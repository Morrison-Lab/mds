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del w:id="1" w:author="PR Preview" w:date="2026-01-01T00:00:00Z">
        <w:r>
          <w:delText xml:space="preserve">Last modified: 2026-10-18 16:43:42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23:22:12 (PDT)</w:t>
        </w:r>
      </w:ins>
    </w:p>
    <w:bookmarkStart w:id="73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w:r>
              <w:t xml:space="preserve">$\mathord{\smash[b]{\underset{\raise.3ex\hbox{$\scriptstyle\sim$}}{z}}\vphantom{z}}$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$\mathord{\smash[b]{\underset{\raise.3ex\hbox{$\scriptstyle\sim$}}{z}}\vphantom{z}} + \mathord{\smash[b]{\underset{\raise.3ex\hbox{$\scriptstyle\sim$}}{h}}\vphantom{h}}$</w:t>
            </w:r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f(\mathord{\smash[b]{\underset{\raise.3ex\hbox{$\scriptstyle\sim$}}{z}}\vphantom{z}})$</w:t>
      </w:r>
      <w:r>
        <w:t xml:space="preserve"> </w:t>
      </w:r>
      <w:r>
        <w:t xml:space="preserve">means the gradient evaluated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\mathord{\smash[b]{\underset{\raise.3ex\hbox{$\scriptstyle\sim$}}{z}}\vphantom{z}}$</w:t>
      </w:r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[2]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at which the gradient exists and</w:t>
      </w:r>
    </w:p>
    <w:p>
      <w:pPr>
        <w:pStyle w:val="BodyText"/>
      </w:pPr>
      <w:r>
        <w:t xml:space="preserve">$$
    \frac{\partial}{\partial \mathord{\smash[b]{\underset{\raise.3ex\hbox{$\scriptstyle\sim$}}{x}}\vphantom{x}}} f(\mathord{\smash[b]{\underset{\raise.3ex\hbox{$\scriptstyle\sim$}}{z}}\vphantom{z}}) = \mathord{\smash[b]{\underset{\raise.3ex\hbox{$\scriptstyle\sim$}}{0}}\vphantom{0}}_{p \times 1}
    $$</w:t>
      </w:r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x_2^2 - 2 x_1$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w:r>
        <w:t xml:space="preserve">$g_i(t) \stackrel{\text{def}}{=}f(\mathord{\smash[b]{\underset{\raise.3ex\hbox{$\scriptstyle\sim$}}{x}}\vphantom{x}}^* + t\,\mathord{\smash[b]{\underset{\raise.3ex\hbox{$\scriptstyle\sim$}}{e}}\vphantom{e}}_i)$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\mathopen{}\left\lVert(\mathord{\smash[b]{\underset{\raise.3ex\hbox{$\scriptstyle\sim$}}{x}}\vphantom{x}}^* + t\,\mathord{\smash[b]{\underset{\raise.3ex\hbox{$\scriptstyle\sim$}}{e}}\vphantom{e}}_i) - \mathord{\smash[b]{\underset{\raise.3ex\hbox{$\scriptstyle\sim$}}{x}}\vphantom{x}}^*\right\rVert\mathclose{} &amp;= \mathopen{}\left|t\right|\mathclose{}\,\mathopen{}\left\lVert\mathord{\smash[b]{\underset{\raise.3ex\hbox{$\scriptstyle\sim$}}{e}}\vphantom{e}}_i\right\rVert\mathclose{} \\
    &amp;= \mathopen{}\left|t\right|\mathclose{} \\
    &amp;&lt; \delta,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g_i(0) &amp;= f(\mathord{\smash[b]{\underset{\raise.3ex\hbox{$\scriptstyle\sim$}}{x}}\vphantom{x}}^*) \\
    &amp;\le f(\mathord{\smash[b]{\underset{\raise.3ex\hbox{$\scriptstyle\sim$}}{x}}\vphantom{x}}^* + t\,\mathord{\smash[b]{\underset{\raise.3ex\hbox{$\scriptstyle\sim$}}{e}}\vphantom{e}}_i) \\
    &amp;= g_i(t):
    \end{aligned}
    $$</w:t>
      </w:r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w:r>
        <w:t xml:space="preserve">$\frac{\partial}{\partial x_i} f(\mathord{\smash[b]{\underset{\raise.3ex\hbox{$\scriptstyle\sim$}}{x}}\vphantom{x}}^*)$</w:t>
      </w:r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\frac{\partial}{\partial x_i} f(\mathord{\smash[b]{\underset{\raise.3ex\hbox{$\scriptstyle\sim$}}{x}}\vphantom{x}}^*) &amp;= g_i'(0) \\
    &amp;= 0.
    \end{aligned}
    $$</w:t>
      </w:r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w:r>
        <w:t xml:space="preserve">$$
    \begin{aligned}
    f(\mathord{\smash[b]{\underset{\raise.3ex\hbox{$\scriptstyle\sim$}}{x}}\vphantom{x}}) &amp;= (x_1 - 1)^2 + x_2^2 - 1 \\
    &amp;\ge -1 \\
    &amp;= f(1, 0).
    \end{aligned}
    $$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w:r>
        <w:t xml:space="preserve">$f(\mathord{\smash[b]{\underset{\raise.3ex\hbox{$\scriptstyle\sim$}}{x}}\vphantom{x}}) = x_1^2 - x_2^2$</w:t>
      </w:r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w:r>
        <w:t xml:space="preserve">$$
    \begin{aligned}
    f(0, t) &amp;= -t^2 \\
    &amp;&lt; 0 \\
    &amp;= f(\mathord{\smash[b]{\underset{\raise.3ex\hbox{$\scriptstyle\sim$}}{0}}\vphantom{0}})
    \end{aligned}
    $$</w:t>
      </w:r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$\mathord{\smash[b]{\underset{\raise.3ex\hbox{$\scriptstyle\sim$}}{\beta}}\vphantom{\beta}}= {(\beta_{0}, \beta_{1})}^{\top}$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w:r>
        <w:t xml:space="preserve">$$
    f(\mathord{\smash[b]{\underset{\raise.3ex\hbox{$\scriptstyle\sim$}}{\beta}}\vphantom{\beta}}) = \mathopen{}\left\lVert\mathord{\smash[b]{\underset{\raise.3ex\hbox{$\scriptstyle\sim$}}{y}}\vphantom{y}}- \mathbf{X}\mathord{\smash[b]{\underset{\raise.3ex\hbox{$\scriptstyle\sim$}}{\beta}}\vphantom{\beta}}\right\rVert\mathclose{}^2,
    $$</w:t>
      </w:r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w:r>
        <w:t xml:space="preserve">$-2\,{\mathbf{X}}^{\top}(\mathord{\smash[b]{\underset{\raise.3ex\hbox{$\scriptstyle\sim$}}{y}}\vphantom{y}}- \mathbf{X}\mathord{\smash[b]{\underset{\raise.3ex\hbox{$\scriptstyle\sim$}}{\beta}}\vphantom{\beta}})$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which is the equation</w:t>
      </w:r>
      <w:r>
        <w:t xml:space="preserve"> </w:t>
      </w:r>
      <w:r>
        <w:t xml:space="preserve">${\mathbf{X}}^{\top}\mathbf{X}\mathord{\smash[b]{\underset{\raise.3ex\hbox{$\scriptstyle\sim$}}{\beta}}\vphantom{\beta}}= {\mathbf{X}}^{\top}\mathord{\smash[b]{\underset{\raise.3ex\hbox{$\scriptstyle\sim$}}{y}}\vphantom{y}}$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w:r>
        <w:t xml:space="preserve">$\mathord{\smash[b]{\underset{\raise.3ex\hbox{$\scriptstyle\sim$}}{\beta}}\vphantom{\beta}}= \mathord{\smash[b]{\underset{\raise.3ex\hbox{$\scriptstyle\sim$}}{0}}\vphantom{0}}$</w:t>
      </w:r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del w:id="3" w:author="PR Preview" w:date="2026-01-01T00:00:00Z">
        <w:r>
          <w:rPr>
            <w:rStyle w:val="ImportTok"/>
          </w:rPr>
          <w:delText xml:space="preserve">import</w:delText>
        </w:r>
      </w:del>
      <w:del w:id="4" w:author="PR Preview" w:date="2026-01-01T00:00:00Z">
        <w:r>
          <w:rPr>
            <w:rStyle w:val="NormalTok"/>
          </w:rPr>
          <w:delText xml:space="preserve"> numpy </w:delText>
        </w:r>
      </w:del>
      <w:del w:id="5" w:author="PR Preview" w:date="2026-01-01T00:00:00Z">
        <w:r>
          <w:rPr>
            <w:rStyle w:val="ImportTok"/>
          </w:rPr>
          <w:delText xml:space="preserve">as</w:delText>
        </w:r>
      </w:del>
      <w:del w:id="6" w:author="PR Preview" w:date="2026-01-01T00:00:00Z">
        <w:r>
          <w:rPr>
            <w:rStyle w:val="NormalTok"/>
          </w:rPr>
          <w:delText xml:space="preserve"> np</w:delText>
        </w:r>
      </w:del>
      <w:del w:id="7" w:author="PR Preview" w:date="2026-01-01T00:00:00Z">
        <w:r>
          <w:br/>
        </w:r>
      </w:del>
      <w:del w:id="8" w:author="PR Preview" w:date="2026-01-01T00:00:00Z">
        <w:r>
          <w:rPr>
            <w:rStyle w:val="ImportTok"/>
          </w:rPr>
          <w:delText xml:space="preserve">import</w:delText>
        </w:r>
      </w:del>
      <w:del w:id="9" w:author="PR Preview" w:date="2026-01-01T00:00:00Z">
        <w:r>
          <w:rPr>
            <w:rStyle w:val="NormalTok"/>
          </w:rPr>
          <w:delText xml:space="preserve"> pandas </w:delText>
        </w:r>
      </w:del>
      <w:del w:id="10" w:author="PR Preview" w:date="2026-01-01T00:00:00Z">
        <w:r>
          <w:rPr>
            <w:rStyle w:val="ImportTok"/>
          </w:rPr>
          <w:delText xml:space="preserve">as</w:delText>
        </w:r>
      </w:del>
      <w:del w:id="11" w:author="PR Preview" w:date="2026-01-01T00:00:00Z">
        <w:r>
          <w:rPr>
            <w:rStyle w:val="NormalTok"/>
          </w:rPr>
          <w:delText xml:space="preserve"> pd</w:delText>
        </w:r>
      </w:del>
      <w:del w:id="12" w:author="PR Preview" w:date="2026-01-01T00:00:00Z">
        <w:r>
          <w:br/>
        </w:r>
      </w:del>
      <w:del w:id="13" w:author="PR Preview" w:date="2026-01-01T00:00:00Z">
        <w:r>
          <w:br/>
        </w:r>
      </w:del>
      <w:del w:id="14" w:author="PR Preview" w:date="2026-01-01T00:00:00Z">
        <w:r>
          <w:rPr>
            <w:rStyle w:val="NormalTok"/>
          </w:rPr>
          <w:delText xml:space="preserve">auto </w:delText>
        </w:r>
      </w:del>
      <w:del w:id="15" w:author="PR Preview" w:date="2026-01-01T00:00:00Z">
        <w:r>
          <w:rPr>
            <w:rStyle w:val="OperatorTok"/>
          </w:rPr>
          <w:delText xml:space="preserve">=</w:delText>
        </w:r>
      </w:del>
      <w:del w:id="16" w:author="PR Preview" w:date="2026-01-01T00:00:00Z">
        <w:r>
          <w:rPr>
            <w:rStyle w:val="NormalTok"/>
          </w:rPr>
          <w:delText xml:space="preserve"> pd.read_csv(</w:delText>
        </w:r>
      </w:del>
      <w:del w:id="17" w:author="PR Preview" w:date="2026-01-01T00:00:00Z">
        <w:r>
          <w:rPr>
            <w:rStyle w:val="StringTok"/>
          </w:rPr>
          <w:delText xml:space="preserve">"data/auto.csv"</w:delText>
        </w:r>
      </w:del>
      <w:del w:id="18" w:author="PR Preview" w:date="2026-01-01T00:00:00Z">
        <w:r>
          <w:rPr>
            <w:rStyle w:val="NormalTok"/>
          </w:rPr>
          <w:delText xml:space="preserve">)</w:delText>
        </w:r>
      </w:del>
      <w:del w:id="19" w:author="PR Preview" w:date="2026-01-01T00:00:00Z">
        <w:r>
          <w:br/>
        </w:r>
      </w:del>
      <w:del w:id="20" w:author="PR Preview" w:date="2026-01-01T00:00:00Z">
        <w:r>
          <w:rPr>
            <w:rStyle w:val="NormalTok"/>
          </w:rPr>
          <w:delText xml:space="preserve">y </w:delText>
        </w:r>
      </w:del>
      <w:del w:id="21" w:author="PR Preview" w:date="2026-01-01T00:00:00Z">
        <w:r>
          <w:rPr>
            <w:rStyle w:val="OperatorTok"/>
          </w:rPr>
          <w:delText xml:space="preserve">=</w:delText>
        </w:r>
      </w:del>
      <w:del w:id="22" w:author="PR Preview" w:date="2026-01-01T00:00:00Z">
        <w:r>
          <w:rPr>
            <w:rStyle w:val="NormalTok"/>
          </w:rPr>
          <w:delText xml:space="preserve"> auto[</w:delText>
        </w:r>
      </w:del>
      <w:del w:id="23" w:author="PR Preview" w:date="2026-01-01T00:00:00Z">
        <w:r>
          <w:rPr>
            <w:rStyle w:val="StringTok"/>
          </w:rPr>
          <w:delText xml:space="preserve">"mpg"</w:delText>
        </w:r>
      </w:del>
      <w:del w:id="24" w:author="PR Preview" w:date="2026-01-01T00:00:00Z">
        <w:r>
          <w:rPr>
            <w:rStyle w:val="NormalTok"/>
          </w:rPr>
          <w:delText xml:space="preserve">].to_numpy(dtype</w:delText>
        </w:r>
      </w:del>
      <w:del w:id="25" w:author="PR Preview" w:date="2026-01-01T00:00:00Z">
        <w:r>
          <w:rPr>
            <w:rStyle w:val="OperatorTok"/>
          </w:rPr>
          <w:delText xml:space="preserve">=</w:delText>
        </w:r>
      </w:del>
      <w:del w:id="26" w:author="PR Preview" w:date="2026-01-01T00:00:00Z">
        <w:r>
          <w:rPr>
            <w:rStyle w:val="BuiltInTok"/>
          </w:rPr>
          <w:delText xml:space="preserve">float</w:delText>
        </w:r>
      </w:del>
      <w:del w:id="27" w:author="PR Preview" w:date="2026-01-01T00:00:00Z">
        <w:r>
          <w:rPr>
            <w:rStyle w:val="NormalTok"/>
          </w:rPr>
          <w:delText xml:space="preserve">)</w:delText>
        </w:r>
      </w:del>
      <w:del w:id="28" w:author="PR Preview" w:date="2026-01-01T00:00:00Z">
        <w:r>
          <w:br/>
        </w:r>
      </w:del>
      <w:del w:id="29" w:author="PR Preview" w:date="2026-01-01T00:00:00Z">
        <w:r>
          <w:rPr>
            <w:rStyle w:val="NormalTok"/>
          </w:rPr>
          <w:delText xml:space="preserve">X </w:delText>
        </w:r>
      </w:del>
      <w:del w:id="30" w:author="PR Preview" w:date="2026-01-01T00:00:00Z">
        <w:r>
          <w:rPr>
            <w:rStyle w:val="OperatorTok"/>
          </w:rPr>
          <w:delText xml:space="preserve">=</w:delText>
        </w:r>
      </w:del>
      <w:del w:id="31" w:author="PR Preview" w:date="2026-01-01T00:00:00Z">
        <w:r>
          <w:rPr>
            <w:rStyle w:val="NormalTok"/>
          </w:rPr>
          <w:delText xml:space="preserve"> np.column_stack([np.ones(</w:delText>
        </w:r>
      </w:del>
      <w:del w:id="32" w:author="PR Preview" w:date="2026-01-01T00:00:00Z">
        <w:r>
          <w:rPr>
            <w:rStyle w:val="BuiltInTok"/>
          </w:rPr>
          <w:delText xml:space="preserve">len</w:delText>
        </w:r>
      </w:del>
      <w:del w:id="33" w:author="PR Preview" w:date="2026-01-01T00:00:00Z">
        <w:r>
          <w:rPr>
            <w:rStyle w:val="NormalTok"/>
          </w:rPr>
          <w:delText xml:space="preserve">(auto)), auto[</w:delText>
        </w:r>
      </w:del>
      <w:del w:id="34" w:author="PR Preview" w:date="2026-01-01T00:00:00Z">
        <w:r>
          <w:rPr>
            <w:rStyle w:val="StringTok"/>
          </w:rPr>
          <w:delText xml:space="preserve">"horsepower"</w:delText>
        </w:r>
      </w:del>
      <w:del w:id="35" w:author="PR Preview" w:date="2026-01-01T00:00:00Z">
        <w:r>
          <w:rPr>
            <w:rStyle w:val="NormalTok"/>
          </w:rPr>
          <w:delText xml:space="preserve">].to_numpy(dtype</w:delText>
        </w:r>
      </w:del>
      <w:del w:id="36" w:author="PR Preview" w:date="2026-01-01T00:00:00Z">
        <w:r>
          <w:rPr>
            <w:rStyle w:val="OperatorTok"/>
          </w:rPr>
          <w:delText xml:space="preserve">=</w:delText>
        </w:r>
      </w:del>
      <w:del w:id="37" w:author="PR Preview" w:date="2026-01-01T00:00:00Z">
        <w:r>
          <w:rPr>
            <w:rStyle w:val="BuiltInTok"/>
          </w:rPr>
          <w:delText xml:space="preserve">float</w:delText>
        </w:r>
      </w:del>
      <w:del w:id="38" w:author="PR Preview" w:date="2026-01-01T00:00:00Z">
        <w:r>
          <w:rPr>
            <w:rStyle w:val="NormalTok"/>
          </w:rPr>
          <w:delText xml:space="preserve">)])</w:delText>
        </w:r>
      </w:del>
      <w:del w:id="39" w:author="PR Preview" w:date="2026-01-01T00:00:00Z">
        <w:r>
          <w:br/>
        </w:r>
      </w:del>
      <w:del w:id="40" w:author="PR Preview" w:date="2026-01-01T00:00:00Z">
        <w:r>
          <w:br/>
        </w:r>
      </w:del>
      <w:del w:id="41" w:author="PR Preview" w:date="2026-01-01T00:00:00Z">
        <w:r>
          <w:rPr>
            <w:rStyle w:val="KeywordTok"/>
          </w:rPr>
          <w:delText xml:space="preserve">def</w:delText>
        </w:r>
      </w:del>
      <w:del w:id="42" w:author="PR Preview" w:date="2026-01-01T00:00:00Z">
        <w:r>
          <w:rPr>
            <w:rStyle w:val="NormalTok"/>
          </w:rPr>
          <w:delText xml:space="preserve"> grad(beta):</w:delText>
        </w:r>
      </w:del>
      <w:del w:id="43" w:author="PR Preview" w:date="2026-01-01T00:00:00Z">
        <w:r>
          <w:br/>
        </w:r>
      </w:del>
      <w:del w:id="44" w:author="PR Preview" w:date="2026-01-01T00:00:00Z">
        <w:r>
          <w:rPr>
            <w:rStyle w:val="NormalTok"/>
          </w:rPr>
          <w:delText xml:space="preserve">    </w:delText>
        </w:r>
      </w:del>
      <w:del w:id="45" w:author="PR Preview" w:date="2026-01-01T00:00:00Z">
        <w:r>
          <w:rPr>
            <w:rStyle w:val="ControlFlowTok"/>
          </w:rPr>
          <w:delText xml:space="preserve">return</w:delText>
        </w:r>
      </w:del>
      <w:del w:id="46" w:author="PR Preview" w:date="2026-01-01T00:00:00Z">
        <w:r>
          <w:rPr>
            <w:rStyle w:val="NormalTok"/>
          </w:rPr>
          <w:delText xml:space="preserve"> </w:delText>
        </w:r>
      </w:del>
      <w:del w:id="47" w:author="PR Preview" w:date="2026-01-01T00:00:00Z">
        <w:r>
          <w:rPr>
            <w:rStyle w:val="OperatorTok"/>
          </w:rPr>
          <w:delText xml:space="preserve">-</w:delText>
        </w:r>
      </w:del>
      <w:del w:id="48" w:author="PR Preview" w:date="2026-01-01T00:00:00Z">
        <w:r>
          <w:rPr>
            <w:rStyle w:val="DecValTok"/>
          </w:rPr>
          <w:delText xml:space="preserve">2</w:delText>
        </w:r>
      </w:del>
      <w:del w:id="49" w:author="PR Preview" w:date="2026-01-01T00:00:00Z">
        <w:r>
          <w:rPr>
            <w:rStyle w:val="NormalTok"/>
          </w:rPr>
          <w:delText xml:space="preserve"> </w:delText>
        </w:r>
      </w:del>
      <w:del w:id="50" w:author="PR Preview" w:date="2026-01-01T00:00:00Z">
        <w:r>
          <w:rPr>
            <w:rStyle w:val="OperatorTok"/>
          </w:rPr>
          <w:delText xml:space="preserve">*</w:delText>
        </w:r>
      </w:del>
      <w:del w:id="51" w:author="PR Preview" w:date="2026-01-01T00:00:00Z">
        <w:r>
          <w:rPr>
            <w:rStyle w:val="NormalTok"/>
          </w:rPr>
          <w:delText xml:space="preserve"> X.T </w:delText>
        </w:r>
      </w:del>
      <w:del w:id="52" w:author="PR Preview" w:date="2026-01-01T00:00:00Z">
        <w:r>
          <w:rPr>
            <w:rStyle w:val="OperatorTok"/>
          </w:rPr>
          <w:delText xml:space="preserve">@</w:delText>
        </w:r>
      </w:del>
      <w:del w:id="53" w:author="PR Preview" w:date="2026-01-01T00:00:00Z">
        <w:r>
          <w:rPr>
            <w:rStyle w:val="NormalTok"/>
          </w:rPr>
          <w:delText xml:space="preserve"> (y </w:delText>
        </w:r>
      </w:del>
      <w:del w:id="54" w:author="PR Preview" w:date="2026-01-01T00:00:00Z">
        <w:r>
          <w:rPr>
            <w:rStyle w:val="OperatorTok"/>
          </w:rPr>
          <w:delText xml:space="preserve">-</w:delText>
        </w:r>
      </w:del>
      <w:del w:id="55" w:author="PR Preview" w:date="2026-01-01T00:00:00Z">
        <w:r>
          <w:rPr>
            <w:rStyle w:val="NormalTok"/>
          </w:rPr>
          <w:delText xml:space="preserve"> X </w:delText>
        </w:r>
      </w:del>
      <w:del w:id="56" w:author="PR Preview" w:date="2026-01-01T00:00:00Z">
        <w:r>
          <w:rPr>
            <w:rStyle w:val="OperatorTok"/>
          </w:rPr>
          <w:delText xml:space="preserve">@</w:delText>
        </w:r>
      </w:del>
      <w:del w:id="57" w:author="PR Preview" w:date="2026-01-01T00:00:00Z">
        <w:r>
          <w:rPr>
            <w:rStyle w:val="NormalTok"/>
          </w:rPr>
          <w:delText xml:space="preserve"> beta)</w:delText>
        </w:r>
      </w:del>
      <w:del w:id="58" w:author="PR Preview" w:date="2026-01-01T00:00:00Z">
        <w:r>
          <w:br/>
        </w:r>
      </w:del>
      <w:del w:id="59" w:author="PR Preview" w:date="2026-01-01T00:00:00Z">
        <w:r>
          <w:br/>
        </w:r>
      </w:del>
      <w:del w:id="60" w:author="PR Preview" w:date="2026-01-01T00:00:00Z">
        <w:r>
          <w:rPr>
            <w:rStyle w:val="NormalTok"/>
          </w:rPr>
          <w:delText xml:space="preserve">beta_hat </w:delText>
        </w:r>
      </w:del>
      <w:del w:id="61" w:author="PR Preview" w:date="2026-01-01T00:00:00Z">
        <w:r>
          <w:rPr>
            <w:rStyle w:val="OperatorTok"/>
          </w:rPr>
          <w:delText xml:space="preserve">=</w:delText>
        </w:r>
      </w:del>
      <w:del w:id="62" w:author="PR Preview" w:date="2026-01-01T00:00:00Z">
        <w:r>
          <w:rPr>
            <w:rStyle w:val="NormalTok"/>
          </w:rPr>
          <w:delText xml:space="preserve"> np.linalg.solve(X.T </w:delText>
        </w:r>
      </w:del>
      <w:del w:id="63" w:author="PR Preview" w:date="2026-01-01T00:00:00Z">
        <w:r>
          <w:rPr>
            <w:rStyle w:val="OperatorTok"/>
          </w:rPr>
          <w:delText xml:space="preserve">@</w:delText>
        </w:r>
      </w:del>
      <w:del w:id="64" w:author="PR Preview" w:date="2026-01-01T00:00:00Z">
        <w:r>
          <w:rPr>
            <w:rStyle w:val="NormalTok"/>
          </w:rPr>
          <w:delText xml:space="preserve"> X, X.T </w:delText>
        </w:r>
      </w:del>
      <w:del w:id="65" w:author="PR Preview" w:date="2026-01-01T00:00:00Z">
        <w:r>
          <w:rPr>
            <w:rStyle w:val="OperatorTok"/>
          </w:rPr>
          <w:delText xml:space="preserve">@</w:delText>
        </w:r>
      </w:del>
      <w:del w:id="66" w:author="PR Preview" w:date="2026-01-01T00:00:00Z">
        <w:r>
          <w:rPr>
            <w:rStyle w:val="NormalTok"/>
          </w:rPr>
          <w:delText xml:space="preserve"> y)</w:delText>
        </w:r>
      </w:del>
      <w:del w:id="67" w:author="PR Preview" w:date="2026-01-01T00:00:00Z">
        <w:r>
          <w:br/>
        </w:r>
      </w:del>
      <w:del w:id="68" w:author="PR Preview" w:date="2026-01-01T00:00:00Z">
        <w:r>
          <w:rPr>
            <w:rStyle w:val="NormalTok"/>
          </w:rPr>
          <w:delText xml:space="preserve">grad_hat </w:delText>
        </w:r>
      </w:del>
      <w:del w:id="69" w:author="PR Preview" w:date="2026-01-01T00:00:00Z">
        <w:r>
          <w:rPr>
            <w:rStyle w:val="OperatorTok"/>
          </w:rPr>
          <w:delText xml:space="preserve">=</w:delText>
        </w:r>
      </w:del>
      <w:del w:id="70" w:author="PR Preview" w:date="2026-01-01T00:00:00Z">
        <w:r>
          <w:rPr>
            <w:rStyle w:val="NormalTok"/>
          </w:rPr>
          <w:delText xml:space="preserve"> grad(beta_hat)</w:delText>
        </w:r>
      </w:del>
      <w:del w:id="71" w:author="PR Preview" w:date="2026-01-01T00:00:00Z">
        <w:r>
          <w:br/>
        </w:r>
      </w:del>
      <w:del w:id="72" w:author="PR Preview" w:date="2026-01-01T00:00:00Z">
        <w:r>
          <w:rPr>
            <w:rStyle w:val="NormalTok"/>
          </w:rPr>
          <w:delText xml:space="preserve">grad_zero </w:delText>
        </w:r>
      </w:del>
      <w:del w:id="73" w:author="PR Preview" w:date="2026-01-01T00:00:00Z">
        <w:r>
          <w:rPr>
            <w:rStyle w:val="OperatorTok"/>
          </w:rPr>
          <w:delText xml:space="preserve">=</w:delText>
        </w:r>
      </w:del>
      <w:del w:id="74" w:author="PR Preview" w:date="2026-01-01T00:00:00Z">
        <w:r>
          <w:rPr>
            <w:rStyle w:val="NormalTok"/>
          </w:rPr>
          <w:delText xml:space="preserve"> grad(np.zeros(</w:delText>
        </w:r>
      </w:del>
      <w:del w:id="75" w:author="PR Preview" w:date="2026-01-01T00:00:00Z">
        <w:r>
          <w:rPr>
            <w:rStyle w:val="DecValTok"/>
          </w:rPr>
          <w:delText xml:space="preserve">2</w:delText>
        </w:r>
      </w:del>
      <w:del w:id="76" w:author="PR Preview" w:date="2026-01-01T00:00:00Z">
        <w:r>
          <w:rPr>
            <w:rStyle w:val="NormalTok"/>
          </w:rPr>
          <w:delText xml:space="preserve">))</w:delText>
        </w:r>
      </w:del>
      <w:del w:id="77" w:author="PR Preview" w:date="2026-01-01T00:00:00Z">
        <w:r>
          <w:br/>
        </w:r>
      </w:del>
      <w:del w:id="78" w:author="PR Preview" w:date="2026-01-01T00:00:00Z">
        <w:r>
          <w:br/>
        </w:r>
      </w:del>
      <w:del w:id="79" w:author="PR Preview" w:date="2026-01-01T00:00:00Z">
        <w:r>
          <w:rPr>
            <w:rStyle w:val="NormalTok"/>
          </w:rPr>
          <w:delText xml:space="preserve">pd.DataFrame(</w:delText>
        </w:r>
      </w:del>
      <w:del w:id="80" w:author="PR Preview" w:date="2026-01-01T00:00:00Z">
        <w:r>
          <w:br/>
        </w:r>
      </w:del>
      <w:del w:id="81" w:author="PR Preview" w:date="2026-01-01T00:00:00Z">
        <w:r>
          <w:rPr>
            <w:rStyle w:val="NormalTok"/>
          </w:rPr>
          <w:delText xml:space="preserve">    {</w:delText>
        </w:r>
      </w:del>
      <w:del w:id="82" w:author="PR Preview" w:date="2026-01-01T00:00:00Z">
        <w:r>
          <w:rPr>
            <w:rStyle w:val="StringTok"/>
          </w:rPr>
          <w:delText xml:space="preserve">"beta"</w:delText>
        </w:r>
      </w:del>
      <w:del w:id="83" w:author="PR Preview" w:date="2026-01-01T00:00:00Z">
        <w:r>
          <w:rPr>
            <w:rStyle w:val="NormalTok"/>
          </w:rPr>
          <w:delText xml:space="preserve">: [beta_hat, np.zeros(</w:delText>
        </w:r>
      </w:del>
      <w:del w:id="84" w:author="PR Preview" w:date="2026-01-01T00:00:00Z">
        <w:r>
          <w:rPr>
            <w:rStyle w:val="DecValTok"/>
          </w:rPr>
          <w:delText xml:space="preserve">2</w:delText>
        </w:r>
      </w:del>
      <w:del w:id="85" w:author="PR Preview" w:date="2026-01-01T00:00:00Z">
        <w:r>
          <w:rPr>
            <w:rStyle w:val="NormalTok"/>
          </w:rPr>
          <w:delText xml:space="preserve">)], </w:delText>
        </w:r>
      </w:del>
      <w:del w:id="86" w:author="PR Preview" w:date="2026-01-01T00:00:00Z">
        <w:r>
          <w:rPr>
            <w:rStyle w:val="StringTok"/>
          </w:rPr>
          <w:delText xml:space="preserve">"gradient"</w:delText>
        </w:r>
      </w:del>
      <w:del w:id="87" w:author="PR Preview" w:date="2026-01-01T00:00:00Z">
        <w:r>
          <w:rPr>
            <w:rStyle w:val="NormalTok"/>
          </w:rPr>
          <w:delText xml:space="preserve">: [grad_hat, grad_zero]},</w:delText>
        </w:r>
      </w:del>
      <w:del w:id="88" w:author="PR Preview" w:date="2026-01-01T00:00:00Z">
        <w:r>
          <w:br/>
        </w:r>
      </w:del>
      <w:del w:id="89" w:author="PR Preview" w:date="2026-01-01T00:00:00Z">
        <w:r>
          <w:rPr>
            <w:rStyle w:val="NormalTok"/>
          </w:rPr>
          <w:delText xml:space="preserve">    index</w:delText>
        </w:r>
      </w:del>
      <w:del w:id="90" w:author="PR Preview" w:date="2026-01-01T00:00:00Z">
        <w:r>
          <w:rPr>
            <w:rStyle w:val="OperatorTok"/>
          </w:rPr>
          <w:delText xml:space="preserve">=</w:delText>
        </w:r>
      </w:del>
      <w:del w:id="91" w:author="PR Preview" w:date="2026-01-01T00:00:00Z">
        <w:r>
          <w:rPr>
            <w:rStyle w:val="NormalTok"/>
          </w:rPr>
          <w:delText xml:space="preserve">[</w:delText>
        </w:r>
      </w:del>
      <w:del w:id="92" w:author="PR Preview" w:date="2026-01-01T00:00:00Z">
        <w:r>
          <w:rPr>
            <w:rStyle w:val="StringTok"/>
          </w:rPr>
          <w:delText xml:space="preserve">"solution"</w:delText>
        </w:r>
      </w:del>
      <w:del w:id="93" w:author="PR Preview" w:date="2026-01-01T00:00:00Z">
        <w:r>
          <w:rPr>
            <w:rStyle w:val="NormalTok"/>
          </w:rPr>
          <w:delText xml:space="preserve">, </w:delText>
        </w:r>
      </w:del>
      <w:del w:id="94" w:author="PR Preview" w:date="2026-01-01T00:00:00Z">
        <w:r>
          <w:rPr>
            <w:rStyle w:val="StringTok"/>
          </w:rPr>
          <w:delText xml:space="preserve">"zero vector"</w:delText>
        </w:r>
      </w:del>
      <w:del w:id="95" w:author="PR Preview" w:date="2026-01-01T00:00:00Z">
        <w:r>
          <w:rPr>
            <w:rStyle w:val="NormalTok"/>
          </w:rPr>
          <w:delText xml:space="preserve">],</w:delText>
        </w:r>
      </w:del>
      <w:del w:id="96" w:author="PR Preview" w:date="2026-01-01T00:00:00Z">
        <w:r>
          <w:br/>
        </w:r>
      </w:del>
      <w:del w:id="97" w:author="PR Preview" w:date="2026-01-01T00:00:00Z">
        <w:r>
          <w:rPr>
            <w:rStyle w:val="NormalTok"/>
          </w:rPr>
          <w:delText xml:space="preserve">)</w:delText>
        </w:r>
      </w:del>
      <w:del w:id="98" w:author="PR Preview" w:date="2026-01-01T00:00:00Z">
        <w:r>
          <w:br/>
        </w:r>
      </w:del>
      <w:del w:id="99" w:author="PR Preview" w:date="2026-01-01T00:00:00Z">
        <w:r>
          <w:rPr>
            <w:rStyle w:val="CommentTok"/>
          </w:rPr>
          <w:delText xml:space="preserve">#&gt;                                                   beta                                        gradient</w:delText>
        </w:r>
      </w:del>
      <w:del w:id="100" w:author="PR Preview" w:date="2026-01-01T00:00:00Z">
        <w:r>
          <w:br/>
        </w:r>
      </w:del>
      <w:del w:id="101" w:author="PR Preview" w:date="2026-01-01T00:00:00Z">
        <w:r>
          <w:rPr>
            <w:rStyle w:val="CommentTok"/>
          </w:rPr>
          <w:delText xml:space="preserve">#&gt; solution     [39.935861021170574, -0.1578447333536545]  [1.071498445526231e-11, 1.673470251262188e-10]</w:delText>
        </w:r>
      </w:del>
      <w:del w:id="102" w:author="PR Preview" w:date="2026-01-01T00:00:00Z">
        <w:r>
          <w:br/>
        </w:r>
      </w:del>
      <w:del w:id="103" w:author="PR Preview" w:date="2026-01-01T00:00:00Z">
        <w:r>
          <w:rPr>
            <w:rStyle w:val="CommentTok"/>
          </w:rPr>
          <w:delText xml:space="preserve">#&gt; zero vector                                 [0.0, 0.0]               [-18381.600000000006, -1737437.6]</w:delText>
        </w:r>
      </w:del>
    </w:p>
    <w:p>
      <w:pPr>
        <w:pStyle w:val="SourceCode"/>
      </w:pPr>
      <w:ins w:id="104" w:author="PR Preview" w:date="2026-01-01T00:00:00Z">
        <w:r>
          <w:rPr>
            <w:rStyle w:val="ImportTok"/>
          </w:rPr>
          <w:t xml:space="preserve">import</w:t>
        </w:r>
      </w:ins>
      <w:ins w:id="105" w:author="PR Preview" w:date="2026-01-01T00:00:00Z">
        <w:r>
          <w:rPr>
            <w:rStyle w:val="NormalTok"/>
          </w:rPr>
          <w:t xml:space="preserve"> numpy </w:t>
        </w:r>
      </w:ins>
      <w:ins w:id="106" w:author="PR Preview" w:date="2026-01-01T00:00:00Z">
        <w:r>
          <w:rPr>
            <w:rStyle w:val="ImportTok"/>
          </w:rPr>
          <w:t xml:space="preserve">as</w:t>
        </w:r>
      </w:ins>
      <w:ins w:id="107" w:author="PR Preview" w:date="2026-01-01T00:00:00Z">
        <w:r>
          <w:rPr>
            <w:rStyle w:val="NormalTok"/>
          </w:rPr>
          <w:t xml:space="preserve"> np</w:t>
        </w:r>
      </w:ins>
      <w:ins w:id="108" w:author="PR Preview" w:date="2026-01-01T00:00:00Z">
        <w:r>
          <w:br/>
        </w:r>
      </w:ins>
      <w:ins w:id="109" w:author="PR Preview" w:date="2026-01-01T00:00:00Z">
        <w:r>
          <w:rPr>
            <w:rStyle w:val="ImportTok"/>
          </w:rPr>
          <w:t xml:space="preserve">import</w:t>
        </w:r>
      </w:ins>
      <w:ins w:id="110" w:author="PR Preview" w:date="2026-01-01T00:00:00Z">
        <w:r>
          <w:rPr>
            <w:rStyle w:val="NormalTok"/>
          </w:rPr>
          <w:t xml:space="preserve"> pandas </w:t>
        </w:r>
      </w:ins>
      <w:ins w:id="111" w:author="PR Preview" w:date="2026-01-01T00:00:00Z">
        <w:r>
          <w:rPr>
            <w:rStyle w:val="ImportTok"/>
          </w:rPr>
          <w:t xml:space="preserve">as</w:t>
        </w:r>
      </w:ins>
      <w:ins w:id="112" w:author="PR Preview" w:date="2026-01-01T00:00:00Z">
        <w:r>
          <w:rPr>
            <w:rStyle w:val="NormalTok"/>
          </w:rPr>
          <w:t xml:space="preserve"> pd</w:t>
        </w:r>
      </w:ins>
      <w:ins w:id="113" w:author="PR Preview" w:date="2026-01-01T00:00:00Z">
        <w:r>
          <w:br/>
        </w:r>
      </w:ins>
      <w:ins w:id="114" w:author="PR Preview" w:date="2026-01-01T00:00:00Z">
        <w:r>
          <w:br/>
        </w:r>
      </w:ins>
      <w:ins w:id="115" w:author="PR Preview" w:date="2026-01-01T00:00:00Z">
        <w:r>
          <w:rPr>
            <w:rStyle w:val="NormalTok"/>
          </w:rPr>
          <w:t xml:space="preserve">auto </w:t>
        </w:r>
      </w:ins>
      <w:ins w:id="116" w:author="PR Preview" w:date="2026-01-01T00:00:00Z">
        <w:r>
          <w:rPr>
            <w:rStyle w:val="OperatorTok"/>
          </w:rPr>
          <w:t xml:space="preserve">=</w:t>
        </w:r>
      </w:ins>
      <w:ins w:id="117" w:author="PR Preview" w:date="2026-01-01T00:00:00Z">
        <w:r>
          <w:rPr>
            <w:rStyle w:val="NormalTok"/>
          </w:rPr>
          <w:t xml:space="preserve"> pd.read_csv(</w:t>
        </w:r>
      </w:ins>
      <w:ins w:id="118" w:author="PR Preview" w:date="2026-01-01T00:00:00Z">
        <w:r>
          <w:rPr>
            <w:rStyle w:val="StringTok"/>
          </w:rPr>
          <w:t xml:space="preserve">"data/auto.csv"</w:t>
        </w:r>
      </w:ins>
      <w:ins w:id="119" w:author="PR Preview" w:date="2026-01-01T00:00:00Z">
        <w:r>
          <w:rPr>
            <w:rStyle w:val="NormalTok"/>
          </w:rPr>
          <w:t xml:space="preserve">)</w:t>
        </w:r>
      </w:ins>
      <w:ins w:id="120" w:author="PR Preview" w:date="2026-01-01T00:00:00Z">
        <w:r>
          <w:br/>
        </w:r>
      </w:ins>
      <w:ins w:id="121" w:author="PR Preview" w:date="2026-01-01T00:00:00Z">
        <w:r>
          <w:rPr>
            <w:rStyle w:val="NormalTok"/>
          </w:rPr>
          <w:t xml:space="preserve">y </w:t>
        </w:r>
      </w:ins>
      <w:ins w:id="122" w:author="PR Preview" w:date="2026-01-01T00:00:00Z">
        <w:r>
          <w:rPr>
            <w:rStyle w:val="OperatorTok"/>
          </w:rPr>
          <w:t xml:space="preserve">=</w:t>
        </w:r>
      </w:ins>
      <w:ins w:id="123" w:author="PR Preview" w:date="2026-01-01T00:00:00Z">
        <w:r>
          <w:rPr>
            <w:rStyle w:val="NormalTok"/>
          </w:rPr>
          <w:t xml:space="preserve"> auto[</w:t>
        </w:r>
      </w:ins>
      <w:ins w:id="124" w:author="PR Preview" w:date="2026-01-01T00:00:00Z">
        <w:r>
          <w:rPr>
            <w:rStyle w:val="StringTok"/>
          </w:rPr>
          <w:t xml:space="preserve">"mpg"</w:t>
        </w:r>
      </w:ins>
      <w:ins w:id="125" w:author="PR Preview" w:date="2026-01-01T00:00:00Z">
        <w:r>
          <w:rPr>
            <w:rStyle w:val="NormalTok"/>
          </w:rPr>
          <w:t xml:space="preserve">].to_numpy(dtype</w:t>
        </w:r>
      </w:ins>
      <w:ins w:id="126" w:author="PR Preview" w:date="2026-01-01T00:00:00Z">
        <w:r>
          <w:rPr>
            <w:rStyle w:val="OperatorTok"/>
          </w:rPr>
          <w:t xml:space="preserve">=</w:t>
        </w:r>
      </w:ins>
      <w:ins w:id="127" w:author="PR Preview" w:date="2026-01-01T00:00:00Z">
        <w:r>
          <w:rPr>
            <w:rStyle w:val="BuiltInTok"/>
          </w:rPr>
          <w:t xml:space="preserve">float</w:t>
        </w:r>
      </w:ins>
      <w:ins w:id="128" w:author="PR Preview" w:date="2026-01-01T00:00:00Z">
        <w:r>
          <w:rPr>
            <w:rStyle w:val="NormalTok"/>
          </w:rPr>
          <w:t xml:space="preserve">)</w:t>
        </w:r>
      </w:ins>
      <w:ins w:id="129" w:author="PR Preview" w:date="2026-01-01T00:00:00Z">
        <w:r>
          <w:br/>
        </w:r>
      </w:ins>
      <w:ins w:id="130" w:author="PR Preview" w:date="2026-01-01T00:00:00Z">
        <w:r>
          <w:rPr>
            <w:rStyle w:val="NormalTok"/>
          </w:rPr>
          <w:t xml:space="preserve">X </w:t>
        </w:r>
      </w:ins>
      <w:ins w:id="131" w:author="PR Preview" w:date="2026-01-01T00:00:00Z">
        <w:r>
          <w:rPr>
            <w:rStyle w:val="OperatorTok"/>
          </w:rPr>
          <w:t xml:space="preserve">=</w:t>
        </w:r>
      </w:ins>
      <w:ins w:id="132" w:author="PR Preview" w:date="2026-01-01T00:00:00Z">
        <w:r>
          <w:rPr>
            <w:rStyle w:val="NormalTok"/>
          </w:rPr>
          <w:t xml:space="preserve"> np.column_stack([np.ones(</w:t>
        </w:r>
      </w:ins>
      <w:ins w:id="133" w:author="PR Preview" w:date="2026-01-01T00:00:00Z">
        <w:r>
          <w:rPr>
            <w:rStyle w:val="BuiltInTok"/>
          </w:rPr>
          <w:t xml:space="preserve">len</w:t>
        </w:r>
      </w:ins>
      <w:ins w:id="134" w:author="PR Preview" w:date="2026-01-01T00:00:00Z">
        <w:r>
          <w:rPr>
            <w:rStyle w:val="NormalTok"/>
          </w:rPr>
          <w:t xml:space="preserve">(auto)), auto[</w:t>
        </w:r>
      </w:ins>
      <w:ins w:id="135" w:author="PR Preview" w:date="2026-01-01T00:00:00Z">
        <w:r>
          <w:rPr>
            <w:rStyle w:val="StringTok"/>
          </w:rPr>
          <w:t xml:space="preserve">"horsepower"</w:t>
        </w:r>
      </w:ins>
      <w:ins w:id="136" w:author="PR Preview" w:date="2026-01-01T00:00:00Z">
        <w:r>
          <w:rPr>
            <w:rStyle w:val="NormalTok"/>
          </w:rPr>
          <w:t xml:space="preserve">].to_numpy(dtype</w:t>
        </w:r>
      </w:ins>
      <w:ins w:id="137" w:author="PR Preview" w:date="2026-01-01T00:00:00Z">
        <w:r>
          <w:rPr>
            <w:rStyle w:val="OperatorTok"/>
          </w:rPr>
          <w:t xml:space="preserve">=</w:t>
        </w:r>
      </w:ins>
      <w:ins w:id="138" w:author="PR Preview" w:date="2026-01-01T00:00:00Z">
        <w:r>
          <w:rPr>
            <w:rStyle w:val="BuiltInTok"/>
          </w:rPr>
          <w:t xml:space="preserve">float</w:t>
        </w:r>
      </w:ins>
      <w:ins w:id="139" w:author="PR Preview" w:date="2026-01-01T00:00:00Z">
        <w:r>
          <w:rPr>
            <w:rStyle w:val="NormalTok"/>
          </w:rPr>
          <w:t xml:space="preserve">)])</w:t>
        </w:r>
      </w:ins>
      <w:ins w:id="140" w:author="PR Preview" w:date="2026-01-01T00:00:00Z">
        <w:r>
          <w:br/>
        </w:r>
      </w:ins>
      <w:ins w:id="141" w:author="PR Preview" w:date="2026-01-01T00:00:00Z">
        <w:r>
          <w:br/>
        </w:r>
      </w:ins>
      <w:ins w:id="142" w:author="PR Preview" w:date="2026-01-01T00:00:00Z">
        <w:r>
          <w:rPr>
            <w:rStyle w:val="KeywordTok"/>
          </w:rPr>
          <w:t xml:space="preserve">def</w:t>
        </w:r>
      </w:ins>
      <w:ins w:id="143" w:author="PR Preview" w:date="2026-01-01T00:00:00Z">
        <w:r>
          <w:rPr>
            <w:rStyle w:val="NormalTok"/>
          </w:rPr>
          <w:t xml:space="preserve"> grad(beta):</w:t>
        </w:r>
      </w:ins>
      <w:ins w:id="144" w:author="PR Preview" w:date="2026-01-01T00:00:00Z">
        <w:r>
          <w:br/>
        </w:r>
      </w:ins>
      <w:ins w:id="145" w:author="PR Preview" w:date="2026-01-01T00:00:00Z">
        <w:r>
          <w:rPr>
            <w:rStyle w:val="NormalTok"/>
          </w:rPr>
          <w:t xml:space="preserve">    </w:t>
        </w:r>
      </w:ins>
      <w:ins w:id="146" w:author="PR Preview" w:date="2026-01-01T00:00:00Z">
        <w:r>
          <w:rPr>
            <w:rStyle w:val="ControlFlowTok"/>
          </w:rPr>
          <w:t xml:space="preserve">return</w:t>
        </w:r>
      </w:ins>
      <w:ins w:id="147" w:author="PR Preview" w:date="2026-01-01T00:00:00Z">
        <w:r>
          <w:rPr>
            <w:rStyle w:val="NormalTok"/>
          </w:rPr>
          <w:t xml:space="preserve"> </w:t>
        </w:r>
      </w:ins>
      <w:ins w:id="148" w:author="PR Preview" w:date="2026-01-01T00:00:00Z">
        <w:r>
          <w:rPr>
            <w:rStyle w:val="OperatorTok"/>
          </w:rPr>
          <w:t xml:space="preserve">-</w:t>
        </w:r>
      </w:ins>
      <w:ins w:id="149" w:author="PR Preview" w:date="2026-01-01T00:00:00Z">
        <w:r>
          <w:rPr>
            <w:rStyle w:val="DecValTok"/>
          </w:rPr>
          <w:t xml:space="preserve">2</w:t>
        </w:r>
      </w:ins>
      <w:ins w:id="150" w:author="PR Preview" w:date="2026-01-01T00:00:00Z">
        <w:r>
          <w:rPr>
            <w:rStyle w:val="NormalTok"/>
          </w:rPr>
          <w:t xml:space="preserve"> </w:t>
        </w:r>
      </w:ins>
      <w:ins w:id="151" w:author="PR Preview" w:date="2026-01-01T00:00:00Z">
        <w:r>
          <w:rPr>
            <w:rStyle w:val="OperatorTok"/>
          </w:rPr>
          <w:t xml:space="preserve">*</w:t>
        </w:r>
      </w:ins>
      <w:ins w:id="152" w:author="PR Preview" w:date="2026-01-01T00:00:00Z">
        <w:r>
          <w:rPr>
            <w:rStyle w:val="NormalTok"/>
          </w:rPr>
          <w:t xml:space="preserve"> X.T </w:t>
        </w:r>
      </w:ins>
      <w:ins w:id="153" w:author="PR Preview" w:date="2026-01-01T00:00:00Z">
        <w:r>
          <w:rPr>
            <w:rStyle w:val="OperatorTok"/>
          </w:rPr>
          <w:t xml:space="preserve">@</w:t>
        </w:r>
      </w:ins>
      <w:ins w:id="154" w:author="PR Preview" w:date="2026-01-01T00:00:00Z">
        <w:r>
          <w:rPr>
            <w:rStyle w:val="NormalTok"/>
          </w:rPr>
          <w:t xml:space="preserve"> (y </w:t>
        </w:r>
      </w:ins>
      <w:ins w:id="155" w:author="PR Preview" w:date="2026-01-01T00:00:00Z">
        <w:r>
          <w:rPr>
            <w:rStyle w:val="OperatorTok"/>
          </w:rPr>
          <w:t xml:space="preserve">-</w:t>
        </w:r>
      </w:ins>
      <w:ins w:id="156" w:author="PR Preview" w:date="2026-01-01T00:00:00Z">
        <w:r>
          <w:rPr>
            <w:rStyle w:val="NormalTok"/>
          </w:rPr>
          <w:t xml:space="preserve"> X </w:t>
        </w:r>
      </w:ins>
      <w:ins w:id="157" w:author="PR Preview" w:date="2026-01-01T00:00:00Z">
        <w:r>
          <w:rPr>
            <w:rStyle w:val="OperatorTok"/>
          </w:rPr>
          <w:t xml:space="preserve">@</w:t>
        </w:r>
      </w:ins>
      <w:ins w:id="158" w:author="PR Preview" w:date="2026-01-01T00:00:00Z">
        <w:r>
          <w:rPr>
            <w:rStyle w:val="NormalTok"/>
          </w:rPr>
          <w:t xml:space="preserve"> beta)</w:t>
        </w:r>
      </w:ins>
      <w:ins w:id="159" w:author="PR Preview" w:date="2026-01-01T00:00:00Z">
        <w:r>
          <w:br/>
        </w:r>
      </w:ins>
      <w:ins w:id="160" w:author="PR Preview" w:date="2026-01-01T00:00:00Z">
        <w:r>
          <w:br/>
        </w:r>
      </w:ins>
      <w:ins w:id="161" w:author="PR Preview" w:date="2026-01-01T00:00:00Z">
        <w:r>
          <w:rPr>
            <w:rStyle w:val="NormalTok"/>
          </w:rPr>
          <w:t xml:space="preserve">beta_hat </w:t>
        </w:r>
      </w:ins>
      <w:ins w:id="162" w:author="PR Preview" w:date="2026-01-01T00:00:00Z">
        <w:r>
          <w:rPr>
            <w:rStyle w:val="OperatorTok"/>
          </w:rPr>
          <w:t xml:space="preserve">=</w:t>
        </w:r>
      </w:ins>
      <w:ins w:id="163" w:author="PR Preview" w:date="2026-01-01T00:00:00Z">
        <w:r>
          <w:rPr>
            <w:rStyle w:val="NormalTok"/>
          </w:rPr>
          <w:t xml:space="preserve"> np.linalg.solve(X.T </w:t>
        </w:r>
      </w:ins>
      <w:ins w:id="164" w:author="PR Preview" w:date="2026-01-01T00:00:00Z">
        <w:r>
          <w:rPr>
            <w:rStyle w:val="OperatorTok"/>
          </w:rPr>
          <w:t xml:space="preserve">@</w:t>
        </w:r>
      </w:ins>
      <w:ins w:id="165" w:author="PR Preview" w:date="2026-01-01T00:00:00Z">
        <w:r>
          <w:rPr>
            <w:rStyle w:val="NormalTok"/>
          </w:rPr>
          <w:t xml:space="preserve"> X, X.T </w:t>
        </w:r>
      </w:ins>
      <w:ins w:id="166" w:author="PR Preview" w:date="2026-01-01T00:00:00Z">
        <w:r>
          <w:rPr>
            <w:rStyle w:val="OperatorTok"/>
          </w:rPr>
          <w:t xml:space="preserve">@</w:t>
        </w:r>
      </w:ins>
      <w:ins w:id="167" w:author="PR Preview" w:date="2026-01-01T00:00:00Z">
        <w:r>
          <w:rPr>
            <w:rStyle w:val="NormalTok"/>
          </w:rPr>
          <w:t xml:space="preserve"> y)</w:t>
        </w:r>
      </w:ins>
      <w:ins w:id="168" w:author="PR Preview" w:date="2026-01-01T00:00:00Z">
        <w:r>
          <w:br/>
        </w:r>
      </w:ins>
      <w:ins w:id="169" w:author="PR Preview" w:date="2026-01-01T00:00:00Z">
        <w:r>
          <w:rPr>
            <w:rStyle w:val="NormalTok"/>
          </w:rPr>
          <w:t xml:space="preserve">grad_hat </w:t>
        </w:r>
      </w:ins>
      <w:ins w:id="170" w:author="PR Preview" w:date="2026-01-01T00:00:00Z">
        <w:r>
          <w:rPr>
            <w:rStyle w:val="OperatorTok"/>
          </w:rPr>
          <w:t xml:space="preserve">=</w:t>
        </w:r>
      </w:ins>
      <w:ins w:id="171" w:author="PR Preview" w:date="2026-01-01T00:00:00Z">
        <w:r>
          <w:rPr>
            <w:rStyle w:val="NormalTok"/>
          </w:rPr>
          <w:t xml:space="preserve"> grad(beta_hat)</w:t>
        </w:r>
      </w:ins>
      <w:ins w:id="172" w:author="PR Preview" w:date="2026-01-01T00:00:00Z">
        <w:r>
          <w:br/>
        </w:r>
      </w:ins>
      <w:ins w:id="173" w:author="PR Preview" w:date="2026-01-01T00:00:00Z">
        <w:r>
          <w:rPr>
            <w:rStyle w:val="NormalTok"/>
          </w:rPr>
          <w:t xml:space="preserve">grad_zero </w:t>
        </w:r>
      </w:ins>
      <w:ins w:id="174" w:author="PR Preview" w:date="2026-01-01T00:00:00Z">
        <w:r>
          <w:rPr>
            <w:rStyle w:val="OperatorTok"/>
          </w:rPr>
          <w:t xml:space="preserve">=</w:t>
        </w:r>
      </w:ins>
      <w:ins w:id="175" w:author="PR Preview" w:date="2026-01-01T00:00:00Z">
        <w:r>
          <w:rPr>
            <w:rStyle w:val="NormalTok"/>
          </w:rPr>
          <w:t xml:space="preserve"> grad(np.zeros(</w:t>
        </w:r>
      </w:ins>
      <w:ins w:id="176" w:author="PR Preview" w:date="2026-01-01T00:00:00Z">
        <w:r>
          <w:rPr>
            <w:rStyle w:val="DecValTok"/>
          </w:rPr>
          <w:t xml:space="preserve">2</w:t>
        </w:r>
      </w:ins>
      <w:ins w:id="177" w:author="PR Preview" w:date="2026-01-01T00:00:00Z">
        <w:r>
          <w:rPr>
            <w:rStyle w:val="NormalTok"/>
          </w:rPr>
          <w:t xml:space="preserve">))</w:t>
        </w:r>
      </w:ins>
      <w:ins w:id="178" w:author="PR Preview" w:date="2026-01-01T00:00:00Z">
        <w:r>
          <w:br/>
        </w:r>
      </w:ins>
      <w:ins w:id="179" w:author="PR Preview" w:date="2026-01-01T00:00:00Z">
        <w:r>
          <w:br/>
        </w:r>
      </w:ins>
      <w:ins w:id="180" w:author="PR Preview" w:date="2026-01-01T00:00:00Z">
        <w:r>
          <w:rPr>
            <w:rStyle w:val="NormalTok"/>
          </w:rPr>
          <w:t xml:space="preserve">pd.DataFrame(</w:t>
        </w:r>
      </w:ins>
      <w:ins w:id="181" w:author="PR Preview" w:date="2026-01-01T00:00:00Z">
        <w:r>
          <w:br/>
        </w:r>
      </w:ins>
      <w:ins w:id="182" w:author="PR Preview" w:date="2026-01-01T00:00:00Z">
        <w:r>
          <w:rPr>
            <w:rStyle w:val="NormalTok"/>
          </w:rPr>
          <w:t xml:space="preserve">    {</w:t>
        </w:r>
      </w:ins>
      <w:ins w:id="183" w:author="PR Preview" w:date="2026-01-01T00:00:00Z">
        <w:r>
          <w:rPr>
            <w:rStyle w:val="StringTok"/>
          </w:rPr>
          <w:t xml:space="preserve">"beta"</w:t>
        </w:r>
      </w:ins>
      <w:ins w:id="184" w:author="PR Preview" w:date="2026-01-01T00:00:00Z">
        <w:r>
          <w:rPr>
            <w:rStyle w:val="NormalTok"/>
          </w:rPr>
          <w:t xml:space="preserve">: [beta_hat, np.zeros(</w:t>
        </w:r>
      </w:ins>
      <w:ins w:id="185" w:author="PR Preview" w:date="2026-01-01T00:00:00Z">
        <w:r>
          <w:rPr>
            <w:rStyle w:val="DecValTok"/>
          </w:rPr>
          <w:t xml:space="preserve">2</w:t>
        </w:r>
      </w:ins>
      <w:ins w:id="186" w:author="PR Preview" w:date="2026-01-01T00:00:00Z">
        <w:r>
          <w:rPr>
            <w:rStyle w:val="NormalTok"/>
          </w:rPr>
          <w:t xml:space="preserve">)], </w:t>
        </w:r>
      </w:ins>
      <w:ins w:id="187" w:author="PR Preview" w:date="2026-01-01T00:00:00Z">
        <w:r>
          <w:rPr>
            <w:rStyle w:val="StringTok"/>
          </w:rPr>
          <w:t xml:space="preserve">"gradient"</w:t>
        </w:r>
      </w:ins>
      <w:ins w:id="188" w:author="PR Preview" w:date="2026-01-01T00:00:00Z">
        <w:r>
          <w:rPr>
            <w:rStyle w:val="NormalTok"/>
          </w:rPr>
          <w:t xml:space="preserve">: [grad_hat, grad_zero]},</w:t>
        </w:r>
      </w:ins>
      <w:ins w:id="189" w:author="PR Preview" w:date="2026-01-01T00:00:00Z">
        <w:r>
          <w:br/>
        </w:r>
      </w:ins>
      <w:ins w:id="190" w:author="PR Preview" w:date="2026-01-01T00:00:00Z">
        <w:r>
          <w:rPr>
            <w:rStyle w:val="NormalTok"/>
          </w:rPr>
          <w:t xml:space="preserve">    index</w:t>
        </w:r>
      </w:ins>
      <w:ins w:id="191" w:author="PR Preview" w:date="2026-01-01T00:00:00Z">
        <w:r>
          <w:rPr>
            <w:rStyle w:val="OperatorTok"/>
          </w:rPr>
          <w:t xml:space="preserve">=</w:t>
        </w:r>
      </w:ins>
      <w:ins w:id="192" w:author="PR Preview" w:date="2026-01-01T00:00:00Z">
        <w:r>
          <w:rPr>
            <w:rStyle w:val="NormalTok"/>
          </w:rPr>
          <w:t xml:space="preserve">[</w:t>
        </w:r>
      </w:ins>
      <w:ins w:id="193" w:author="PR Preview" w:date="2026-01-01T00:00:00Z">
        <w:r>
          <w:rPr>
            <w:rStyle w:val="StringTok"/>
          </w:rPr>
          <w:t xml:space="preserve">"solution"</w:t>
        </w:r>
      </w:ins>
      <w:ins w:id="194" w:author="PR Preview" w:date="2026-01-01T00:00:00Z">
        <w:r>
          <w:rPr>
            <w:rStyle w:val="NormalTok"/>
          </w:rPr>
          <w:t xml:space="preserve">, </w:t>
        </w:r>
      </w:ins>
      <w:ins w:id="195" w:author="PR Preview" w:date="2026-01-01T00:00:00Z">
        <w:r>
          <w:rPr>
            <w:rStyle w:val="StringTok"/>
          </w:rPr>
          <w:t xml:space="preserve">"zero vector"</w:t>
        </w:r>
      </w:ins>
      <w:ins w:id="196" w:author="PR Preview" w:date="2026-01-01T00:00:00Z">
        <w:r>
          <w:rPr>
            <w:rStyle w:val="NormalTok"/>
          </w:rPr>
          <w:t xml:space="preserve">],</w:t>
        </w:r>
      </w:ins>
      <w:ins w:id="197" w:author="PR Preview" w:date="2026-01-01T00:00:00Z">
        <w:r>
          <w:br/>
        </w:r>
      </w:ins>
      <w:ins w:id="198" w:author="PR Preview" w:date="2026-01-01T00:00:00Z">
        <w:r>
          <w:rPr>
            <w:rStyle w:val="NormalTok"/>
          </w:rPr>
          <w:t xml:space="preserve">)</w:t>
        </w:r>
      </w:ins>
      <w:ins w:id="199" w:author="PR Preview" w:date="2026-01-01T00:00:00Z">
        <w:r>
          <w:br/>
        </w:r>
      </w:ins>
      <w:ins w:id="200" w:author="PR Preview" w:date="2026-01-01T00:00:00Z">
        <w:r>
          <w:rPr>
            <w:rStyle w:val="CommentTok"/>
          </w:rPr>
          <w:t xml:space="preserve">#&gt;                                                   beta                                        gradient</w:t>
        </w:r>
      </w:ins>
      <w:ins w:id="201" w:author="PR Preview" w:date="2026-01-01T00:00:00Z">
        <w:r>
          <w:br/>
        </w:r>
      </w:ins>
      <w:ins w:id="202" w:author="PR Preview" w:date="2026-01-01T00:00:00Z">
        <w:r>
          <w:rPr>
            <w:rStyle w:val="CommentTok"/>
          </w:rPr>
          <w:t xml:space="preserve">#&gt; solution     [39.93586102117057, -0.15784473335365445]  [9.471534667682135e-12, 6.662048690486699e-11]</w:t>
        </w:r>
      </w:ins>
      <w:ins w:id="203" w:author="PR Preview" w:date="2026-01-01T00:00:00Z">
        <w:r>
          <w:br/>
        </w:r>
      </w:ins>
      <w:ins w:id="204" w:author="PR Preview" w:date="2026-01-01T00:00:00Z">
        <w:r>
          <w:rPr>
            <w:rStyle w:val="CommentTok"/>
          </w:rPr>
          <w:t xml:space="preserve">#&gt; zero vector                                 [0.0, 0.0]               [-18381.600000000006, -1737437.6]</w:t>
        </w:r>
      </w:ins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del w:id="205" w:author="PR Preview" w:date="2026-01-01T00:00:00Z">
        <w:r>
          <w:rPr>
            <w:rStyle w:val="NormalTok"/>
          </w:rPr>
          <w:delText xml:space="preserve">auto </w:delText>
        </w:r>
      </w:del>
      <w:del w:id="206" w:author="PR Preview" w:date="2026-01-01T00:00:00Z">
        <w:r>
          <w:rPr>
            <w:rStyle w:val="OtherTok"/>
          </w:rPr>
          <w:delText xml:space="preserve">&lt;-</w:delText>
        </w:r>
      </w:del>
      <w:del w:id="207" w:author="PR Preview" w:date="2026-01-01T00:00:00Z">
        <w:r>
          <w:rPr>
            <w:rStyle w:val="NormalTok"/>
          </w:rPr>
          <w:delText xml:space="preserve"> </w:delText>
        </w:r>
      </w:del>
      <w:del w:id="208" w:author="PR Preview" w:date="2026-01-01T00:00:00Z">
        <w:r>
          <w:rPr>
            <w:rStyle w:val="FunctionTok"/>
          </w:rPr>
          <w:delText xml:space="preserve">read.csv</w:delText>
        </w:r>
      </w:del>
      <w:del w:id="209" w:author="PR Preview" w:date="2026-01-01T00:00:00Z">
        <w:r>
          <w:rPr>
            <w:rStyle w:val="NormalTok"/>
          </w:rPr>
          <w:delText xml:space="preserve">(</w:delText>
        </w:r>
      </w:del>
      <w:del w:id="210" w:author="PR Preview" w:date="2026-01-01T00:00:00Z">
        <w:r>
          <w:rPr>
            <w:rStyle w:val="StringTok"/>
          </w:rPr>
          <w:delText xml:space="preserve">"data/auto.csv"</w:delText>
        </w:r>
      </w:del>
      <w:del w:id="211" w:author="PR Preview" w:date="2026-01-01T00:00:00Z">
        <w:r>
          <w:rPr>
            <w:rStyle w:val="NormalTok"/>
          </w:rPr>
          <w:delText xml:space="preserve">)</w:delText>
        </w:r>
      </w:del>
      <w:del w:id="212" w:author="PR Preview" w:date="2026-01-01T00:00:00Z">
        <w:r>
          <w:br/>
        </w:r>
      </w:del>
      <w:del w:id="213" w:author="PR Preview" w:date="2026-01-01T00:00:00Z">
        <w:r>
          <w:rPr>
            <w:rStyle w:val="NormalTok"/>
          </w:rPr>
          <w:delText xml:space="preserve">y </w:delText>
        </w:r>
      </w:del>
      <w:del w:id="214" w:author="PR Preview" w:date="2026-01-01T00:00:00Z">
        <w:r>
          <w:rPr>
            <w:rStyle w:val="OtherTok"/>
          </w:rPr>
          <w:delText xml:space="preserve">&lt;-</w:delText>
        </w:r>
      </w:del>
      <w:del w:id="215" w:author="PR Preview" w:date="2026-01-01T00:00:00Z">
        <w:r>
          <w:rPr>
            <w:rStyle w:val="NormalTok"/>
          </w:rPr>
          <w:delText xml:space="preserve"> auto</w:delText>
        </w:r>
      </w:del>
      <w:del w:id="216" w:author="PR Preview" w:date="2026-01-01T00:00:00Z">
        <w:r>
          <w:rPr>
            <w:rStyle w:val="SpecialCharTok"/>
          </w:rPr>
          <w:delText xml:space="preserve">$</w:delText>
        </w:r>
      </w:del>
      <w:del w:id="217" w:author="PR Preview" w:date="2026-01-01T00:00:00Z">
        <w:r>
          <w:rPr>
            <w:rStyle w:val="NormalTok"/>
          </w:rPr>
          <w:delText xml:space="preserve">mpg</w:delText>
        </w:r>
      </w:del>
      <w:del w:id="218" w:author="PR Preview" w:date="2026-01-01T00:00:00Z">
        <w:r>
          <w:br/>
        </w:r>
      </w:del>
      <w:del w:id="219" w:author="PR Preview" w:date="2026-01-01T00:00:00Z">
        <w:r>
          <w:rPr>
            <w:rStyle w:val="NormalTok"/>
          </w:rPr>
          <w:delText xml:space="preserve">X </w:delText>
        </w:r>
      </w:del>
      <w:del w:id="220" w:author="PR Preview" w:date="2026-01-01T00:00:00Z">
        <w:r>
          <w:rPr>
            <w:rStyle w:val="OtherTok"/>
          </w:rPr>
          <w:delText xml:space="preserve">&lt;-</w:delText>
        </w:r>
      </w:del>
      <w:del w:id="221" w:author="PR Preview" w:date="2026-01-01T00:00:00Z">
        <w:r>
          <w:rPr>
            <w:rStyle w:val="NormalTok"/>
          </w:rPr>
          <w:delText xml:space="preserve"> </w:delText>
        </w:r>
      </w:del>
      <w:del w:id="222" w:author="PR Preview" w:date="2026-01-01T00:00:00Z">
        <w:r>
          <w:rPr>
            <w:rStyle w:val="FunctionTok"/>
          </w:rPr>
          <w:delText xml:space="preserve">cbind</w:delText>
        </w:r>
      </w:del>
      <w:del w:id="223" w:author="PR Preview" w:date="2026-01-01T00:00:00Z">
        <w:r>
          <w:rPr>
            <w:rStyle w:val="NormalTok"/>
          </w:rPr>
          <w:delText xml:space="preserve">(</w:delText>
        </w:r>
      </w:del>
      <w:del w:id="224" w:author="PR Preview" w:date="2026-01-01T00:00:00Z">
        <w:r>
          <w:rPr>
            <w:rStyle w:val="DecValTok"/>
          </w:rPr>
          <w:delText xml:space="preserve">1</w:delText>
        </w:r>
      </w:del>
      <w:del w:id="225" w:author="PR Preview" w:date="2026-01-01T00:00:00Z">
        <w:r>
          <w:rPr>
            <w:rStyle w:val="NormalTok"/>
          </w:rPr>
          <w:delText xml:space="preserve">, auto</w:delText>
        </w:r>
      </w:del>
      <w:del w:id="226" w:author="PR Preview" w:date="2026-01-01T00:00:00Z">
        <w:r>
          <w:rPr>
            <w:rStyle w:val="SpecialCharTok"/>
          </w:rPr>
          <w:delText xml:space="preserve">$</w:delText>
        </w:r>
      </w:del>
      <w:del w:id="227" w:author="PR Preview" w:date="2026-01-01T00:00:00Z">
        <w:r>
          <w:rPr>
            <w:rStyle w:val="NormalTok"/>
          </w:rPr>
          <w:delText xml:space="preserve">horsepower)</w:delText>
        </w:r>
      </w:del>
      <w:del w:id="228" w:author="PR Preview" w:date="2026-01-01T00:00:00Z">
        <w:r>
          <w:br/>
        </w:r>
      </w:del>
      <w:del w:id="229" w:author="PR Preview" w:date="2026-01-01T00:00:00Z">
        <w:r>
          <w:br/>
        </w:r>
      </w:del>
      <w:del w:id="230" w:author="PR Preview" w:date="2026-01-01T00:00:00Z">
        <w:r>
          <w:rPr>
            <w:rStyle w:val="NormalTok"/>
          </w:rPr>
          <w:delText xml:space="preserve">grad </w:delText>
        </w:r>
      </w:del>
      <w:del w:id="231" w:author="PR Preview" w:date="2026-01-01T00:00:00Z">
        <w:r>
          <w:rPr>
            <w:rStyle w:val="OtherTok"/>
          </w:rPr>
          <w:delText xml:space="preserve">&lt;-</w:delText>
        </w:r>
      </w:del>
      <w:del w:id="232" w:author="PR Preview" w:date="2026-01-01T00:00:00Z">
        <w:r>
          <w:rPr>
            <w:rStyle w:val="NormalTok"/>
          </w:rPr>
          <w:delText xml:space="preserve"> </w:delText>
        </w:r>
      </w:del>
      <w:del w:id="233" w:author="PR Preview" w:date="2026-01-01T00:00:00Z">
        <w:r>
          <w:rPr>
            <w:rStyle w:val="ControlFlowTok"/>
          </w:rPr>
          <w:delText xml:space="preserve">function</w:delText>
        </w:r>
      </w:del>
      <w:del w:id="234" w:author="PR Preview" w:date="2026-01-01T00:00:00Z">
        <w:r>
          <w:rPr>
            <w:rStyle w:val="NormalTok"/>
          </w:rPr>
          <w:delText xml:space="preserve">(beta) </w:delText>
        </w:r>
      </w:del>
      <w:del w:id="235" w:author="PR Preview" w:date="2026-01-01T00:00:00Z">
        <w:r>
          <w:rPr>
            <w:rStyle w:val="SpecialCharTok"/>
          </w:rPr>
          <w:delText xml:space="preserve">-</w:delText>
        </w:r>
      </w:del>
      <w:del w:id="236" w:author="PR Preview" w:date="2026-01-01T00:00:00Z">
        <w:r>
          <w:rPr>
            <w:rStyle w:val="DecValTok"/>
          </w:rPr>
          <w:delText xml:space="preserve">2</w:delText>
        </w:r>
      </w:del>
      <w:del w:id="237" w:author="PR Preview" w:date="2026-01-01T00:00:00Z">
        <w:r>
          <w:rPr>
            <w:rStyle w:val="NormalTok"/>
          </w:rPr>
          <w:delText xml:space="preserve"> </w:delText>
        </w:r>
      </w:del>
      <w:del w:id="238" w:author="PR Preview" w:date="2026-01-01T00:00:00Z">
        <w:r>
          <w:rPr>
            <w:rStyle w:val="SpecialCharTok"/>
          </w:rPr>
          <w:delText xml:space="preserve">*</w:delText>
        </w:r>
      </w:del>
      <w:del w:id="239" w:author="PR Preview" w:date="2026-01-01T00:00:00Z">
        <w:r>
          <w:rPr>
            <w:rStyle w:val="NormalTok"/>
          </w:rPr>
          <w:delText xml:space="preserve"> </w:delText>
        </w:r>
      </w:del>
      <w:del w:id="240" w:author="PR Preview" w:date="2026-01-01T00:00:00Z">
        <w:r>
          <w:rPr>
            <w:rStyle w:val="FunctionTok"/>
          </w:rPr>
          <w:delText xml:space="preserve">t</w:delText>
        </w:r>
      </w:del>
      <w:del w:id="241" w:author="PR Preview" w:date="2026-01-01T00:00:00Z">
        <w:r>
          <w:rPr>
            <w:rStyle w:val="NormalTok"/>
          </w:rPr>
          <w:delText xml:space="preserve">(X) </w:delText>
        </w:r>
      </w:del>
      <w:del w:id="242" w:author="PR Preview" w:date="2026-01-01T00:00:00Z">
        <w:r>
          <w:rPr>
            <w:rStyle w:val="SpecialCharTok"/>
          </w:rPr>
          <w:delText xml:space="preserve">%*%</w:delText>
        </w:r>
      </w:del>
      <w:del w:id="243" w:author="PR Preview" w:date="2026-01-01T00:00:00Z">
        <w:r>
          <w:rPr>
            <w:rStyle w:val="NormalTok"/>
          </w:rPr>
          <w:delText xml:space="preserve"> (y </w:delText>
        </w:r>
      </w:del>
      <w:del w:id="244" w:author="PR Preview" w:date="2026-01-01T00:00:00Z">
        <w:r>
          <w:rPr>
            <w:rStyle w:val="SpecialCharTok"/>
          </w:rPr>
          <w:delText xml:space="preserve">-</w:delText>
        </w:r>
      </w:del>
      <w:del w:id="245" w:author="PR Preview" w:date="2026-01-01T00:00:00Z">
        <w:r>
          <w:rPr>
            <w:rStyle w:val="NormalTok"/>
          </w:rPr>
          <w:delText xml:space="preserve"> X </w:delText>
        </w:r>
      </w:del>
      <w:del w:id="246" w:author="PR Preview" w:date="2026-01-01T00:00:00Z">
        <w:r>
          <w:rPr>
            <w:rStyle w:val="SpecialCharTok"/>
          </w:rPr>
          <w:delText xml:space="preserve">%*%</w:delText>
        </w:r>
      </w:del>
      <w:del w:id="247" w:author="PR Preview" w:date="2026-01-01T00:00:00Z">
        <w:r>
          <w:rPr>
            <w:rStyle w:val="NormalTok"/>
          </w:rPr>
          <w:delText xml:space="preserve"> beta)</w:delText>
        </w:r>
      </w:del>
      <w:del w:id="248" w:author="PR Preview" w:date="2026-01-01T00:00:00Z">
        <w:r>
          <w:br/>
        </w:r>
      </w:del>
      <w:del w:id="249" w:author="PR Preview" w:date="2026-01-01T00:00:00Z">
        <w:r>
          <w:br/>
        </w:r>
      </w:del>
      <w:del w:id="250" w:author="PR Preview" w:date="2026-01-01T00:00:00Z">
        <w:r>
          <w:rPr>
            <w:rStyle w:val="NormalTok"/>
          </w:rPr>
          <w:delText xml:space="preserve">beta_hat </w:delText>
        </w:r>
      </w:del>
      <w:del w:id="251" w:author="PR Preview" w:date="2026-01-01T00:00:00Z">
        <w:r>
          <w:rPr>
            <w:rStyle w:val="OtherTok"/>
          </w:rPr>
          <w:delText xml:space="preserve">&lt;-</w:delText>
        </w:r>
      </w:del>
      <w:del w:id="252" w:author="PR Preview" w:date="2026-01-01T00:00:00Z">
        <w:r>
          <w:rPr>
            <w:rStyle w:val="NormalTok"/>
          </w:rPr>
          <w:delText xml:space="preserve"> </w:delText>
        </w:r>
      </w:del>
      <w:del w:id="253" w:author="PR Preview" w:date="2026-01-01T00:00:00Z">
        <w:r>
          <w:rPr>
            <w:rStyle w:val="FunctionTok"/>
          </w:rPr>
          <w:delText xml:space="preserve">solve</w:delText>
        </w:r>
      </w:del>
      <w:del w:id="254" w:author="PR Preview" w:date="2026-01-01T00:00:00Z">
        <w:r>
          <w:rPr>
            <w:rStyle w:val="NormalTok"/>
          </w:rPr>
          <w:delText xml:space="preserve">(</w:delText>
        </w:r>
      </w:del>
      <w:del w:id="255" w:author="PR Preview" w:date="2026-01-01T00:00:00Z">
        <w:r>
          <w:rPr>
            <w:rStyle w:val="FunctionTok"/>
          </w:rPr>
          <w:delText xml:space="preserve">t</w:delText>
        </w:r>
      </w:del>
      <w:del w:id="256" w:author="PR Preview" w:date="2026-01-01T00:00:00Z">
        <w:r>
          <w:rPr>
            <w:rStyle w:val="NormalTok"/>
          </w:rPr>
          <w:delText xml:space="preserve">(X) </w:delText>
        </w:r>
      </w:del>
      <w:del w:id="257" w:author="PR Preview" w:date="2026-01-01T00:00:00Z">
        <w:r>
          <w:rPr>
            <w:rStyle w:val="SpecialCharTok"/>
          </w:rPr>
          <w:delText xml:space="preserve">%*%</w:delText>
        </w:r>
      </w:del>
      <w:del w:id="258" w:author="PR Preview" w:date="2026-01-01T00:00:00Z">
        <w:r>
          <w:rPr>
            <w:rStyle w:val="NormalTok"/>
          </w:rPr>
          <w:delText xml:space="preserve"> X, </w:delText>
        </w:r>
      </w:del>
      <w:del w:id="259" w:author="PR Preview" w:date="2026-01-01T00:00:00Z">
        <w:r>
          <w:rPr>
            <w:rStyle w:val="FunctionTok"/>
          </w:rPr>
          <w:delText xml:space="preserve">t</w:delText>
        </w:r>
      </w:del>
      <w:del w:id="260" w:author="PR Preview" w:date="2026-01-01T00:00:00Z">
        <w:r>
          <w:rPr>
            <w:rStyle w:val="NormalTok"/>
          </w:rPr>
          <w:delText xml:space="preserve">(X) </w:delText>
        </w:r>
      </w:del>
      <w:del w:id="261" w:author="PR Preview" w:date="2026-01-01T00:00:00Z">
        <w:r>
          <w:rPr>
            <w:rStyle w:val="SpecialCharTok"/>
          </w:rPr>
          <w:delText xml:space="preserve">%*%</w:delText>
        </w:r>
      </w:del>
      <w:del w:id="262" w:author="PR Preview" w:date="2026-01-01T00:00:00Z">
        <w:r>
          <w:rPr>
            <w:rStyle w:val="NormalTok"/>
          </w:rPr>
          <w:delText xml:space="preserve"> y)</w:delText>
        </w:r>
      </w:del>
      <w:del w:id="263" w:author="PR Preview" w:date="2026-01-01T00:00:00Z">
        <w:r>
          <w:br/>
        </w:r>
      </w:del>
      <w:del w:id="264" w:author="PR Preview" w:date="2026-01-01T00:00:00Z">
        <w:r>
          <w:rPr>
            <w:rStyle w:val="NormalTok"/>
          </w:rPr>
          <w:delText xml:space="preserve">grad_hat </w:delText>
        </w:r>
      </w:del>
      <w:del w:id="265" w:author="PR Preview" w:date="2026-01-01T00:00:00Z">
        <w:r>
          <w:rPr>
            <w:rStyle w:val="OtherTok"/>
          </w:rPr>
          <w:delText xml:space="preserve">&lt;-</w:delText>
        </w:r>
      </w:del>
      <w:del w:id="266" w:author="PR Preview" w:date="2026-01-01T00:00:00Z">
        <w:r>
          <w:rPr>
            <w:rStyle w:val="NormalTok"/>
          </w:rPr>
          <w:delText xml:space="preserve"> </w:delText>
        </w:r>
      </w:del>
      <w:del w:id="267" w:author="PR Preview" w:date="2026-01-01T00:00:00Z">
        <w:r>
          <w:rPr>
            <w:rStyle w:val="FunctionTok"/>
          </w:rPr>
          <w:delText xml:space="preserve">grad</w:delText>
        </w:r>
      </w:del>
      <w:del w:id="268" w:author="PR Preview" w:date="2026-01-01T00:00:00Z">
        <w:r>
          <w:rPr>
            <w:rStyle w:val="NormalTok"/>
          </w:rPr>
          <w:delText xml:space="preserve">(beta_hat)</w:delText>
        </w:r>
      </w:del>
      <w:del w:id="269" w:author="PR Preview" w:date="2026-01-01T00:00:00Z">
        <w:r>
          <w:br/>
        </w:r>
      </w:del>
      <w:del w:id="270" w:author="PR Preview" w:date="2026-01-01T00:00:00Z">
        <w:r>
          <w:rPr>
            <w:rStyle w:val="NormalTok"/>
          </w:rPr>
          <w:delText xml:space="preserve">grad_zero </w:delText>
        </w:r>
      </w:del>
      <w:del w:id="271" w:author="PR Preview" w:date="2026-01-01T00:00:00Z">
        <w:r>
          <w:rPr>
            <w:rStyle w:val="OtherTok"/>
          </w:rPr>
          <w:delText xml:space="preserve">&lt;-</w:delText>
        </w:r>
      </w:del>
      <w:del w:id="272" w:author="PR Preview" w:date="2026-01-01T00:00:00Z">
        <w:r>
          <w:rPr>
            <w:rStyle w:val="NormalTok"/>
          </w:rPr>
          <w:delText xml:space="preserve"> </w:delText>
        </w:r>
      </w:del>
      <w:del w:id="273" w:author="PR Preview" w:date="2026-01-01T00:00:00Z">
        <w:r>
          <w:rPr>
            <w:rStyle w:val="FunctionTok"/>
          </w:rPr>
          <w:delText xml:space="preserve">grad</w:delText>
        </w:r>
      </w:del>
      <w:del w:id="274" w:author="PR Preview" w:date="2026-01-01T00:00:00Z">
        <w:r>
          <w:rPr>
            <w:rStyle w:val="NormalTok"/>
          </w:rPr>
          <w:delText xml:space="preserve">(</w:delText>
        </w:r>
      </w:del>
      <w:del w:id="275" w:author="PR Preview" w:date="2026-01-01T00:00:00Z">
        <w:r>
          <w:rPr>
            <w:rStyle w:val="FunctionTok"/>
          </w:rPr>
          <w:delText xml:space="preserve">c</w:delText>
        </w:r>
      </w:del>
      <w:del w:id="276" w:author="PR Preview" w:date="2026-01-01T00:00:00Z">
        <w:r>
          <w:rPr>
            <w:rStyle w:val="NormalTok"/>
          </w:rPr>
          <w:delText xml:space="preserve">(</w:delText>
        </w:r>
      </w:del>
      <w:del w:id="277" w:author="PR Preview" w:date="2026-01-01T00:00:00Z">
        <w:r>
          <w:rPr>
            <w:rStyle w:val="DecValTok"/>
          </w:rPr>
          <w:delText xml:space="preserve">0</w:delText>
        </w:r>
      </w:del>
      <w:del w:id="278" w:author="PR Preview" w:date="2026-01-01T00:00:00Z">
        <w:r>
          <w:rPr>
            <w:rStyle w:val="NormalTok"/>
          </w:rPr>
          <w:delText xml:space="preserve">, </w:delText>
        </w:r>
      </w:del>
      <w:del w:id="279" w:author="PR Preview" w:date="2026-01-01T00:00:00Z">
        <w:r>
          <w:rPr>
            <w:rStyle w:val="DecValTok"/>
          </w:rPr>
          <w:delText xml:space="preserve">0</w:delText>
        </w:r>
      </w:del>
      <w:del w:id="280" w:author="PR Preview" w:date="2026-01-01T00:00:00Z">
        <w:r>
          <w:rPr>
            <w:rStyle w:val="NormalTok"/>
          </w:rPr>
          <w:delText xml:space="preserve">))</w:delText>
        </w:r>
      </w:del>
      <w:del w:id="281" w:author="PR Preview" w:date="2026-01-01T00:00:00Z">
        <w:r>
          <w:br/>
        </w:r>
      </w:del>
      <w:del w:id="282" w:author="PR Preview" w:date="2026-01-01T00:00:00Z">
        <w:r>
          <w:br/>
        </w:r>
      </w:del>
      <w:del w:id="283" w:author="PR Preview" w:date="2026-01-01T00:00:00Z">
        <w:r>
          <w:rPr>
            <w:rStyle w:val="FunctionTok"/>
          </w:rPr>
          <w:delText xml:space="preserve">list</w:delText>
        </w:r>
      </w:del>
      <w:del w:id="284" w:author="PR Preview" w:date="2026-01-01T00:00:00Z">
        <w:r>
          <w:rPr>
            <w:rStyle w:val="NormalTok"/>
          </w:rPr>
          <w:delText xml:space="preserve">(</w:delText>
        </w:r>
      </w:del>
      <w:del w:id="285" w:author="PR Preview" w:date="2026-01-01T00:00:00Z">
        <w:r>
          <w:br/>
        </w:r>
      </w:del>
      <w:del w:id="286" w:author="PR Preview" w:date="2026-01-01T00:00:00Z">
        <w:r>
          <w:rPr>
            <w:rStyle w:val="NormalTok"/>
          </w:rPr>
          <w:delText xml:space="preserve">  </w:delText>
        </w:r>
      </w:del>
      <w:del w:id="287" w:author="PR Preview" w:date="2026-01-01T00:00:00Z">
        <w:r>
          <w:rPr>
            <w:rStyle w:val="AttributeTok"/>
          </w:rPr>
          <w:delText xml:space="preserve">solution =</w:delText>
        </w:r>
      </w:del>
      <w:del w:id="288" w:author="PR Preview" w:date="2026-01-01T00:00:00Z">
        <w:r>
          <w:rPr>
            <w:rStyle w:val="NormalTok"/>
          </w:rPr>
          <w:delText xml:space="preserve"> </w:delText>
        </w:r>
      </w:del>
      <w:del w:id="289" w:author="PR Preview" w:date="2026-01-01T00:00:00Z">
        <w:r>
          <w:rPr>
            <w:rStyle w:val="FunctionTok"/>
          </w:rPr>
          <w:delText xml:space="preserve">list</w:delText>
        </w:r>
      </w:del>
      <w:del w:id="290" w:author="PR Preview" w:date="2026-01-01T00:00:00Z">
        <w:r>
          <w:rPr>
            <w:rStyle w:val="NormalTok"/>
          </w:rPr>
          <w:delText xml:space="preserve">(</w:delText>
        </w:r>
      </w:del>
      <w:del w:id="291" w:author="PR Preview" w:date="2026-01-01T00:00:00Z">
        <w:r>
          <w:rPr>
            <w:rStyle w:val="AttributeTok"/>
          </w:rPr>
          <w:delText xml:space="preserve">beta =</w:delText>
        </w:r>
      </w:del>
      <w:del w:id="292" w:author="PR Preview" w:date="2026-01-01T00:00:00Z">
        <w:r>
          <w:rPr>
            <w:rStyle w:val="NormalTok"/>
          </w:rPr>
          <w:delText xml:space="preserve"> </w:delText>
        </w:r>
      </w:del>
      <w:del w:id="293" w:author="PR Preview" w:date="2026-01-01T00:00:00Z">
        <w:r>
          <w:rPr>
            <w:rStyle w:val="FunctionTok"/>
          </w:rPr>
          <w:delText xml:space="preserve">c</w:delText>
        </w:r>
      </w:del>
      <w:del w:id="294" w:author="PR Preview" w:date="2026-01-01T00:00:00Z">
        <w:r>
          <w:rPr>
            <w:rStyle w:val="NormalTok"/>
          </w:rPr>
          <w:delText xml:space="preserve">(beta_hat), </w:delText>
        </w:r>
      </w:del>
      <w:del w:id="295" w:author="PR Preview" w:date="2026-01-01T00:00:00Z">
        <w:r>
          <w:rPr>
            <w:rStyle w:val="AttributeTok"/>
          </w:rPr>
          <w:delText xml:space="preserve">gradient =</w:delText>
        </w:r>
      </w:del>
      <w:del w:id="296" w:author="PR Preview" w:date="2026-01-01T00:00:00Z">
        <w:r>
          <w:rPr>
            <w:rStyle w:val="NormalTok"/>
          </w:rPr>
          <w:delText xml:space="preserve"> </w:delText>
        </w:r>
      </w:del>
      <w:del w:id="297" w:author="PR Preview" w:date="2026-01-01T00:00:00Z">
        <w:r>
          <w:rPr>
            <w:rStyle w:val="FunctionTok"/>
          </w:rPr>
          <w:delText xml:space="preserve">c</w:delText>
        </w:r>
      </w:del>
      <w:del w:id="298" w:author="PR Preview" w:date="2026-01-01T00:00:00Z">
        <w:r>
          <w:rPr>
            <w:rStyle w:val="NormalTok"/>
          </w:rPr>
          <w:delText xml:space="preserve">(grad_hat)),</w:delText>
        </w:r>
      </w:del>
      <w:del w:id="299" w:author="PR Preview" w:date="2026-01-01T00:00:00Z">
        <w:r>
          <w:br/>
        </w:r>
      </w:del>
      <w:del w:id="300" w:author="PR Preview" w:date="2026-01-01T00:00:00Z">
        <w:r>
          <w:rPr>
            <w:rStyle w:val="NormalTok"/>
          </w:rPr>
          <w:delText xml:space="preserve">  </w:delText>
        </w:r>
      </w:del>
      <w:del w:id="301" w:author="PR Preview" w:date="2026-01-01T00:00:00Z">
        <w:r>
          <w:rPr>
            <w:rStyle w:val="AttributeTok"/>
          </w:rPr>
          <w:delText xml:space="preserve">zero_vector =</w:delText>
        </w:r>
      </w:del>
      <w:del w:id="302" w:author="PR Preview" w:date="2026-01-01T00:00:00Z">
        <w:r>
          <w:rPr>
            <w:rStyle w:val="NormalTok"/>
          </w:rPr>
          <w:delText xml:space="preserve"> </w:delText>
        </w:r>
      </w:del>
      <w:del w:id="303" w:author="PR Preview" w:date="2026-01-01T00:00:00Z">
        <w:r>
          <w:rPr>
            <w:rStyle w:val="FunctionTok"/>
          </w:rPr>
          <w:delText xml:space="preserve">list</w:delText>
        </w:r>
      </w:del>
      <w:del w:id="304" w:author="PR Preview" w:date="2026-01-01T00:00:00Z">
        <w:r>
          <w:rPr>
            <w:rStyle w:val="NormalTok"/>
          </w:rPr>
          <w:delText xml:space="preserve">(</w:delText>
        </w:r>
      </w:del>
      <w:del w:id="305" w:author="PR Preview" w:date="2026-01-01T00:00:00Z">
        <w:r>
          <w:rPr>
            <w:rStyle w:val="AttributeTok"/>
          </w:rPr>
          <w:delText xml:space="preserve">beta =</w:delText>
        </w:r>
      </w:del>
      <w:del w:id="306" w:author="PR Preview" w:date="2026-01-01T00:00:00Z">
        <w:r>
          <w:rPr>
            <w:rStyle w:val="NormalTok"/>
          </w:rPr>
          <w:delText xml:space="preserve"> </w:delText>
        </w:r>
      </w:del>
      <w:del w:id="307" w:author="PR Preview" w:date="2026-01-01T00:00:00Z">
        <w:r>
          <w:rPr>
            <w:rStyle w:val="FunctionTok"/>
          </w:rPr>
          <w:delText xml:space="preserve">c</w:delText>
        </w:r>
      </w:del>
      <w:del w:id="308" w:author="PR Preview" w:date="2026-01-01T00:00:00Z">
        <w:r>
          <w:rPr>
            <w:rStyle w:val="NormalTok"/>
          </w:rPr>
          <w:delText xml:space="preserve">(</w:delText>
        </w:r>
      </w:del>
      <w:del w:id="309" w:author="PR Preview" w:date="2026-01-01T00:00:00Z">
        <w:r>
          <w:rPr>
            <w:rStyle w:val="DecValTok"/>
          </w:rPr>
          <w:delText xml:space="preserve">0</w:delText>
        </w:r>
      </w:del>
      <w:del w:id="310" w:author="PR Preview" w:date="2026-01-01T00:00:00Z">
        <w:r>
          <w:rPr>
            <w:rStyle w:val="NormalTok"/>
          </w:rPr>
          <w:delText xml:space="preserve">, </w:delText>
        </w:r>
      </w:del>
      <w:del w:id="311" w:author="PR Preview" w:date="2026-01-01T00:00:00Z">
        <w:r>
          <w:rPr>
            <w:rStyle w:val="DecValTok"/>
          </w:rPr>
          <w:delText xml:space="preserve">0</w:delText>
        </w:r>
      </w:del>
      <w:del w:id="312" w:author="PR Preview" w:date="2026-01-01T00:00:00Z">
        <w:r>
          <w:rPr>
            <w:rStyle w:val="NormalTok"/>
          </w:rPr>
          <w:delText xml:space="preserve">), </w:delText>
        </w:r>
      </w:del>
      <w:del w:id="313" w:author="PR Preview" w:date="2026-01-01T00:00:00Z">
        <w:r>
          <w:rPr>
            <w:rStyle w:val="AttributeTok"/>
          </w:rPr>
          <w:delText xml:space="preserve">gradient =</w:delText>
        </w:r>
      </w:del>
      <w:del w:id="314" w:author="PR Preview" w:date="2026-01-01T00:00:00Z">
        <w:r>
          <w:rPr>
            <w:rStyle w:val="NormalTok"/>
          </w:rPr>
          <w:delText xml:space="preserve"> </w:delText>
        </w:r>
      </w:del>
      <w:del w:id="315" w:author="PR Preview" w:date="2026-01-01T00:00:00Z">
        <w:r>
          <w:rPr>
            <w:rStyle w:val="FunctionTok"/>
          </w:rPr>
          <w:delText xml:space="preserve">c</w:delText>
        </w:r>
      </w:del>
      <w:del w:id="316" w:author="PR Preview" w:date="2026-01-01T00:00:00Z">
        <w:r>
          <w:rPr>
            <w:rStyle w:val="NormalTok"/>
          </w:rPr>
          <w:delText xml:space="preserve">(grad_zero))</w:delText>
        </w:r>
      </w:del>
      <w:del w:id="317" w:author="PR Preview" w:date="2026-01-01T00:00:00Z">
        <w:r>
          <w:br/>
        </w:r>
      </w:del>
      <w:del w:id="318" w:author="PR Preview" w:date="2026-01-01T00:00:00Z">
        <w:r>
          <w:rPr>
            <w:rStyle w:val="NormalTok"/>
          </w:rPr>
          <w:delText xml:space="preserve">)</w:delText>
        </w:r>
      </w:del>
      <w:del w:id="319" w:author="PR Preview" w:date="2026-01-01T00:00:00Z">
        <w:r>
          <w:br/>
        </w:r>
      </w:del>
      <w:del w:id="320" w:author="PR Preview" w:date="2026-01-01T00:00:00Z">
        <w:r>
          <w:rPr>
            <w:rStyle w:val="CommentTok"/>
          </w:rPr>
          <w:delText xml:space="preserve">#&gt; $solution</w:delText>
        </w:r>
      </w:del>
      <w:del w:id="321" w:author="PR Preview" w:date="2026-01-01T00:00:00Z">
        <w:r>
          <w:br/>
        </w:r>
      </w:del>
      <w:del w:id="322" w:author="PR Preview" w:date="2026-01-01T00:00:00Z">
        <w:r>
          <w:rPr>
            <w:rStyle w:val="CommentTok"/>
          </w:rPr>
          <w:delText xml:space="preserve">#&gt; $solution$beta</w:delText>
        </w:r>
      </w:del>
      <w:del w:id="323" w:author="PR Preview" w:date="2026-01-01T00:00:00Z">
        <w:r>
          <w:br/>
        </w:r>
      </w:del>
      <w:del w:id="324" w:author="PR Preview" w:date="2026-01-01T00:00:00Z">
        <w:r>
          <w:rPr>
            <w:rStyle w:val="CommentTok"/>
          </w:rPr>
          <w:delText xml:space="preserve">#&gt; [1] 39.9358610 -0.1578447</w:delText>
        </w:r>
      </w:del>
      <w:del w:id="325" w:author="PR Preview" w:date="2026-01-01T00:00:00Z">
        <w:r>
          <w:br/>
        </w:r>
      </w:del>
      <w:del w:id="326" w:author="PR Preview" w:date="2026-01-01T00:00:00Z">
        <w:r>
          <w:rPr>
            <w:rStyle w:val="CommentTok"/>
          </w:rPr>
          <w:delText xml:space="preserve">#&gt; </w:delText>
        </w:r>
      </w:del>
      <w:del w:id="327" w:author="PR Preview" w:date="2026-01-01T00:00:00Z">
        <w:r>
          <w:br/>
        </w:r>
      </w:del>
      <w:del w:id="328" w:author="PR Preview" w:date="2026-01-01T00:00:00Z">
        <w:r>
          <w:rPr>
            <w:rStyle w:val="CommentTok"/>
          </w:rPr>
          <w:delText xml:space="preserve">#&gt; $solution$gradient</w:delText>
        </w:r>
      </w:del>
      <w:del w:id="329" w:author="PR Preview" w:date="2026-01-01T00:00:00Z">
        <w:r>
          <w:br/>
        </w:r>
      </w:del>
      <w:del w:id="330" w:author="PR Preview" w:date="2026-01-01T00:00:00Z">
        <w:r>
          <w:rPr>
            <w:rStyle w:val="CommentTok"/>
          </w:rPr>
          <w:delText xml:space="preserve">#&gt; [1] 1.071498e-11 1.673470e-10</w:delText>
        </w:r>
      </w:del>
      <w:del w:id="331" w:author="PR Preview" w:date="2026-01-01T00:00:00Z">
        <w:r>
          <w:br/>
        </w:r>
      </w:del>
      <w:del w:id="332" w:author="PR Preview" w:date="2026-01-01T00:00:00Z">
        <w:r>
          <w:rPr>
            <w:rStyle w:val="CommentTok"/>
          </w:rPr>
          <w:delText xml:space="preserve">#&gt; </w:delText>
        </w:r>
      </w:del>
      <w:del w:id="333" w:author="PR Preview" w:date="2026-01-01T00:00:00Z">
        <w:r>
          <w:br/>
        </w:r>
      </w:del>
      <w:del w:id="334" w:author="PR Preview" w:date="2026-01-01T00:00:00Z">
        <w:r>
          <w:rPr>
            <w:rStyle w:val="CommentTok"/>
          </w:rPr>
          <w:delText xml:space="preserve">#&gt; </w:delText>
        </w:r>
      </w:del>
      <w:del w:id="335" w:author="PR Preview" w:date="2026-01-01T00:00:00Z">
        <w:r>
          <w:br/>
        </w:r>
      </w:del>
      <w:del w:id="336" w:author="PR Preview" w:date="2026-01-01T00:00:00Z">
        <w:r>
          <w:rPr>
            <w:rStyle w:val="CommentTok"/>
          </w:rPr>
          <w:delText xml:space="preserve">#&gt; $zero_vector</w:delText>
        </w:r>
      </w:del>
      <w:del w:id="337" w:author="PR Preview" w:date="2026-01-01T00:00:00Z">
        <w:r>
          <w:br/>
        </w:r>
      </w:del>
      <w:del w:id="338" w:author="PR Preview" w:date="2026-01-01T00:00:00Z">
        <w:r>
          <w:rPr>
            <w:rStyle w:val="CommentTok"/>
          </w:rPr>
          <w:delText xml:space="preserve">#&gt; $zero_vector$beta</w:delText>
        </w:r>
      </w:del>
      <w:del w:id="339" w:author="PR Preview" w:date="2026-01-01T00:00:00Z">
        <w:r>
          <w:br/>
        </w:r>
      </w:del>
      <w:del w:id="340" w:author="PR Preview" w:date="2026-01-01T00:00:00Z">
        <w:r>
          <w:rPr>
            <w:rStyle w:val="CommentTok"/>
          </w:rPr>
          <w:delText xml:space="preserve">#&gt; [1] 0 0</w:delText>
        </w:r>
      </w:del>
      <w:del w:id="341" w:author="PR Preview" w:date="2026-01-01T00:00:00Z">
        <w:r>
          <w:br/>
        </w:r>
      </w:del>
      <w:del w:id="342" w:author="PR Preview" w:date="2026-01-01T00:00:00Z">
        <w:r>
          <w:rPr>
            <w:rStyle w:val="CommentTok"/>
          </w:rPr>
          <w:delText xml:space="preserve">#&gt; </w:delText>
        </w:r>
      </w:del>
      <w:del w:id="343" w:author="PR Preview" w:date="2026-01-01T00:00:00Z">
        <w:r>
          <w:br/>
        </w:r>
      </w:del>
      <w:del w:id="344" w:author="PR Preview" w:date="2026-01-01T00:00:00Z">
        <w:r>
          <w:rPr>
            <w:rStyle w:val="CommentTok"/>
          </w:rPr>
          <w:delText xml:space="preserve">#&gt; $zero_vector$gradient</w:delText>
        </w:r>
      </w:del>
      <w:del w:id="345" w:author="PR Preview" w:date="2026-01-01T00:00:00Z">
        <w:r>
          <w:br/>
        </w:r>
      </w:del>
      <w:del w:id="346" w:author="PR Preview" w:date="2026-01-01T00:00:00Z">
        <w:r>
          <w:rPr>
            <w:rStyle w:val="CommentTok"/>
          </w:rPr>
          <w:delText xml:space="preserve">#&gt; [1]   -18381.6 -1737437.6</w:delText>
        </w:r>
      </w:del>
    </w:p>
    <w:p>
      <w:pPr>
        <w:pStyle w:val="SourceCode"/>
      </w:pPr>
      <w:ins w:id="347" w:author="PR Preview" w:date="2026-01-01T00:00:00Z">
        <w:r>
          <w:rPr>
            <w:rStyle w:val="NormalTok"/>
          </w:rPr>
          <w:t xml:space="preserve">auto </w:t>
        </w:r>
      </w:ins>
      <w:ins w:id="348" w:author="PR Preview" w:date="2026-01-01T00:00:00Z">
        <w:r>
          <w:rPr>
            <w:rStyle w:val="OtherTok"/>
          </w:rPr>
          <w:t xml:space="preserve">&lt;-</w:t>
        </w:r>
      </w:ins>
      <w:ins w:id="349" w:author="PR Preview" w:date="2026-01-01T00:00:00Z">
        <w:r>
          <w:rPr>
            <w:rStyle w:val="NormalTok"/>
          </w:rPr>
          <w:t xml:space="preserve"> </w:t>
        </w:r>
      </w:ins>
      <w:ins w:id="350" w:author="PR Preview" w:date="2026-01-01T00:00:00Z">
        <w:r>
          <w:rPr>
            <w:rStyle w:val="FunctionTok"/>
          </w:rPr>
          <w:t xml:space="preserve">read.csv</w:t>
        </w:r>
      </w:ins>
      <w:ins w:id="351" w:author="PR Preview" w:date="2026-01-01T00:00:00Z">
        <w:r>
          <w:rPr>
            <w:rStyle w:val="NormalTok"/>
          </w:rPr>
          <w:t xml:space="preserve">(</w:t>
        </w:r>
      </w:ins>
      <w:ins w:id="352" w:author="PR Preview" w:date="2026-01-01T00:00:00Z">
        <w:r>
          <w:rPr>
            <w:rStyle w:val="StringTok"/>
          </w:rPr>
          <w:t xml:space="preserve">"data/auto.csv"</w:t>
        </w:r>
      </w:ins>
      <w:ins w:id="353" w:author="PR Preview" w:date="2026-01-01T00:00:00Z">
        <w:r>
          <w:rPr>
            <w:rStyle w:val="NormalTok"/>
          </w:rPr>
          <w:t xml:space="preserve">)</w:t>
        </w:r>
      </w:ins>
      <w:ins w:id="354" w:author="PR Preview" w:date="2026-01-01T00:00:00Z">
        <w:r>
          <w:br/>
        </w:r>
      </w:ins>
      <w:ins w:id="355" w:author="PR Preview" w:date="2026-01-01T00:00:00Z">
        <w:r>
          <w:rPr>
            <w:rStyle w:val="NormalTok"/>
          </w:rPr>
          <w:t xml:space="preserve">y </w:t>
        </w:r>
      </w:ins>
      <w:ins w:id="356" w:author="PR Preview" w:date="2026-01-01T00:00:00Z">
        <w:r>
          <w:rPr>
            <w:rStyle w:val="OtherTok"/>
          </w:rPr>
          <w:t xml:space="preserve">&lt;-</w:t>
        </w:r>
      </w:ins>
      <w:ins w:id="357" w:author="PR Preview" w:date="2026-01-01T00:00:00Z">
        <w:r>
          <w:rPr>
            <w:rStyle w:val="NormalTok"/>
          </w:rPr>
          <w:t xml:space="preserve"> auto</w:t>
        </w:r>
      </w:ins>
      <w:ins w:id="358" w:author="PR Preview" w:date="2026-01-01T00:00:00Z">
        <w:r>
          <w:rPr>
            <w:rStyle w:val="SpecialCharTok"/>
          </w:rPr>
          <w:t xml:space="preserve">$</w:t>
        </w:r>
      </w:ins>
      <w:ins w:id="359" w:author="PR Preview" w:date="2026-01-01T00:00:00Z">
        <w:r>
          <w:rPr>
            <w:rStyle w:val="NormalTok"/>
          </w:rPr>
          <w:t xml:space="preserve">mpg</w:t>
        </w:r>
      </w:ins>
      <w:ins w:id="360" w:author="PR Preview" w:date="2026-01-01T00:00:00Z">
        <w:r>
          <w:br/>
        </w:r>
      </w:ins>
      <w:ins w:id="361" w:author="PR Preview" w:date="2026-01-01T00:00:00Z">
        <w:r>
          <w:rPr>
            <w:rStyle w:val="NormalTok"/>
          </w:rPr>
          <w:t xml:space="preserve">X </w:t>
        </w:r>
      </w:ins>
      <w:ins w:id="362" w:author="PR Preview" w:date="2026-01-01T00:00:00Z">
        <w:r>
          <w:rPr>
            <w:rStyle w:val="OtherTok"/>
          </w:rPr>
          <w:t xml:space="preserve">&lt;-</w:t>
        </w:r>
      </w:ins>
      <w:ins w:id="363" w:author="PR Preview" w:date="2026-01-01T00:00:00Z">
        <w:r>
          <w:rPr>
            <w:rStyle w:val="NormalTok"/>
          </w:rPr>
          <w:t xml:space="preserve"> </w:t>
        </w:r>
      </w:ins>
      <w:ins w:id="364" w:author="PR Preview" w:date="2026-01-01T00:00:00Z">
        <w:r>
          <w:rPr>
            <w:rStyle w:val="FunctionTok"/>
          </w:rPr>
          <w:t xml:space="preserve">cbind</w:t>
        </w:r>
      </w:ins>
      <w:ins w:id="365" w:author="PR Preview" w:date="2026-01-01T00:00:00Z">
        <w:r>
          <w:rPr>
            <w:rStyle w:val="NormalTok"/>
          </w:rPr>
          <w:t xml:space="preserve">(</w:t>
        </w:r>
      </w:ins>
      <w:ins w:id="366" w:author="PR Preview" w:date="2026-01-01T00:00:00Z">
        <w:r>
          <w:rPr>
            <w:rStyle w:val="DecValTok"/>
          </w:rPr>
          <w:t xml:space="preserve">1</w:t>
        </w:r>
      </w:ins>
      <w:ins w:id="367" w:author="PR Preview" w:date="2026-01-01T00:00:00Z">
        <w:r>
          <w:rPr>
            <w:rStyle w:val="NormalTok"/>
          </w:rPr>
          <w:t xml:space="preserve">, auto</w:t>
        </w:r>
      </w:ins>
      <w:ins w:id="368" w:author="PR Preview" w:date="2026-01-01T00:00:00Z">
        <w:r>
          <w:rPr>
            <w:rStyle w:val="SpecialCharTok"/>
          </w:rPr>
          <w:t xml:space="preserve">$</w:t>
        </w:r>
      </w:ins>
      <w:ins w:id="369" w:author="PR Preview" w:date="2026-01-01T00:00:00Z">
        <w:r>
          <w:rPr>
            <w:rStyle w:val="NormalTok"/>
          </w:rPr>
          <w:t xml:space="preserve">horsepower)</w:t>
        </w:r>
      </w:ins>
      <w:ins w:id="370" w:author="PR Preview" w:date="2026-01-01T00:00:00Z">
        <w:r>
          <w:br/>
        </w:r>
      </w:ins>
      <w:ins w:id="371" w:author="PR Preview" w:date="2026-01-01T00:00:00Z">
        <w:r>
          <w:br/>
        </w:r>
      </w:ins>
      <w:ins w:id="372" w:author="PR Preview" w:date="2026-01-01T00:00:00Z">
        <w:r>
          <w:rPr>
            <w:rStyle w:val="NormalTok"/>
          </w:rPr>
          <w:t xml:space="preserve">grad </w:t>
        </w:r>
      </w:ins>
      <w:ins w:id="373" w:author="PR Preview" w:date="2026-01-01T00:00:00Z">
        <w:r>
          <w:rPr>
            <w:rStyle w:val="OtherTok"/>
          </w:rPr>
          <w:t xml:space="preserve">&lt;-</w:t>
        </w:r>
      </w:ins>
      <w:ins w:id="374" w:author="PR Preview" w:date="2026-01-01T00:00:00Z">
        <w:r>
          <w:rPr>
            <w:rStyle w:val="NormalTok"/>
          </w:rPr>
          <w:t xml:space="preserve"> </w:t>
        </w:r>
      </w:ins>
      <w:ins w:id="375" w:author="PR Preview" w:date="2026-01-01T00:00:00Z">
        <w:r>
          <w:rPr>
            <w:rStyle w:val="ControlFlowTok"/>
          </w:rPr>
          <w:t xml:space="preserve">function</w:t>
        </w:r>
      </w:ins>
      <w:ins w:id="376" w:author="PR Preview" w:date="2026-01-01T00:00:00Z">
        <w:r>
          <w:rPr>
            <w:rStyle w:val="NormalTok"/>
          </w:rPr>
          <w:t xml:space="preserve">(beta) </w:t>
        </w:r>
      </w:ins>
      <w:ins w:id="377" w:author="PR Preview" w:date="2026-01-01T00:00:00Z">
        <w:r>
          <w:rPr>
            <w:rStyle w:val="SpecialCharTok"/>
          </w:rPr>
          <w:t xml:space="preserve">-</w:t>
        </w:r>
      </w:ins>
      <w:ins w:id="378" w:author="PR Preview" w:date="2026-01-01T00:00:00Z">
        <w:r>
          <w:rPr>
            <w:rStyle w:val="DecValTok"/>
          </w:rPr>
          <w:t xml:space="preserve">2</w:t>
        </w:r>
      </w:ins>
      <w:ins w:id="379" w:author="PR Preview" w:date="2026-01-01T00:00:00Z">
        <w:r>
          <w:rPr>
            <w:rStyle w:val="NormalTok"/>
          </w:rPr>
          <w:t xml:space="preserve"> </w:t>
        </w:r>
      </w:ins>
      <w:ins w:id="380" w:author="PR Preview" w:date="2026-01-01T00:00:00Z">
        <w:r>
          <w:rPr>
            <w:rStyle w:val="SpecialCharTok"/>
          </w:rPr>
          <w:t xml:space="preserve">*</w:t>
        </w:r>
      </w:ins>
      <w:ins w:id="381" w:author="PR Preview" w:date="2026-01-01T00:00:00Z">
        <w:r>
          <w:rPr>
            <w:rStyle w:val="NormalTok"/>
          </w:rPr>
          <w:t xml:space="preserve"> </w:t>
        </w:r>
      </w:ins>
      <w:ins w:id="382" w:author="PR Preview" w:date="2026-01-01T00:00:00Z">
        <w:r>
          <w:rPr>
            <w:rStyle w:val="FunctionTok"/>
          </w:rPr>
          <w:t xml:space="preserve">t</w:t>
        </w:r>
      </w:ins>
      <w:ins w:id="383" w:author="PR Preview" w:date="2026-01-01T00:00:00Z">
        <w:r>
          <w:rPr>
            <w:rStyle w:val="NormalTok"/>
          </w:rPr>
          <w:t xml:space="preserve">(X) </w:t>
        </w:r>
      </w:ins>
      <w:ins w:id="384" w:author="PR Preview" w:date="2026-01-01T00:00:00Z">
        <w:r>
          <w:rPr>
            <w:rStyle w:val="SpecialCharTok"/>
          </w:rPr>
          <w:t xml:space="preserve">%*%</w:t>
        </w:r>
      </w:ins>
      <w:ins w:id="385" w:author="PR Preview" w:date="2026-01-01T00:00:00Z">
        <w:r>
          <w:rPr>
            <w:rStyle w:val="NormalTok"/>
          </w:rPr>
          <w:t xml:space="preserve"> (y </w:t>
        </w:r>
      </w:ins>
      <w:ins w:id="386" w:author="PR Preview" w:date="2026-01-01T00:00:00Z">
        <w:r>
          <w:rPr>
            <w:rStyle w:val="SpecialCharTok"/>
          </w:rPr>
          <w:t xml:space="preserve">-</w:t>
        </w:r>
      </w:ins>
      <w:ins w:id="387" w:author="PR Preview" w:date="2026-01-01T00:00:00Z">
        <w:r>
          <w:rPr>
            <w:rStyle w:val="NormalTok"/>
          </w:rPr>
          <w:t xml:space="preserve"> X </w:t>
        </w:r>
      </w:ins>
      <w:ins w:id="388" w:author="PR Preview" w:date="2026-01-01T00:00:00Z">
        <w:r>
          <w:rPr>
            <w:rStyle w:val="SpecialCharTok"/>
          </w:rPr>
          <w:t xml:space="preserve">%*%</w:t>
        </w:r>
      </w:ins>
      <w:ins w:id="389" w:author="PR Preview" w:date="2026-01-01T00:00:00Z">
        <w:r>
          <w:rPr>
            <w:rStyle w:val="NormalTok"/>
          </w:rPr>
          <w:t xml:space="preserve"> beta)</w:t>
        </w:r>
      </w:ins>
      <w:ins w:id="390" w:author="PR Preview" w:date="2026-01-01T00:00:00Z">
        <w:r>
          <w:br/>
        </w:r>
      </w:ins>
      <w:ins w:id="391" w:author="PR Preview" w:date="2026-01-01T00:00:00Z">
        <w:r>
          <w:br/>
        </w:r>
      </w:ins>
      <w:ins w:id="392" w:author="PR Preview" w:date="2026-01-01T00:00:00Z">
        <w:r>
          <w:rPr>
            <w:rStyle w:val="NormalTok"/>
          </w:rPr>
          <w:t xml:space="preserve">beta_hat </w:t>
        </w:r>
      </w:ins>
      <w:ins w:id="393" w:author="PR Preview" w:date="2026-01-01T00:00:00Z">
        <w:r>
          <w:rPr>
            <w:rStyle w:val="OtherTok"/>
          </w:rPr>
          <w:t xml:space="preserve">&lt;-</w:t>
        </w:r>
      </w:ins>
      <w:ins w:id="394" w:author="PR Preview" w:date="2026-01-01T00:00:00Z">
        <w:r>
          <w:rPr>
            <w:rStyle w:val="NormalTok"/>
          </w:rPr>
          <w:t xml:space="preserve"> </w:t>
        </w:r>
      </w:ins>
      <w:ins w:id="395" w:author="PR Preview" w:date="2026-01-01T00:00:00Z">
        <w:r>
          <w:rPr>
            <w:rStyle w:val="FunctionTok"/>
          </w:rPr>
          <w:t xml:space="preserve">solve</w:t>
        </w:r>
      </w:ins>
      <w:ins w:id="396" w:author="PR Preview" w:date="2026-01-01T00:00:00Z">
        <w:r>
          <w:rPr>
            <w:rStyle w:val="NormalTok"/>
          </w:rPr>
          <w:t xml:space="preserve">(</w:t>
        </w:r>
      </w:ins>
      <w:ins w:id="397" w:author="PR Preview" w:date="2026-01-01T00:00:00Z">
        <w:r>
          <w:rPr>
            <w:rStyle w:val="FunctionTok"/>
          </w:rPr>
          <w:t xml:space="preserve">t</w:t>
        </w:r>
      </w:ins>
      <w:ins w:id="398" w:author="PR Preview" w:date="2026-01-01T00:00:00Z">
        <w:r>
          <w:rPr>
            <w:rStyle w:val="NormalTok"/>
          </w:rPr>
          <w:t xml:space="preserve">(X) </w:t>
        </w:r>
      </w:ins>
      <w:ins w:id="399" w:author="PR Preview" w:date="2026-01-01T00:00:00Z">
        <w:r>
          <w:rPr>
            <w:rStyle w:val="SpecialCharTok"/>
          </w:rPr>
          <w:t xml:space="preserve">%*%</w:t>
        </w:r>
      </w:ins>
      <w:ins w:id="400" w:author="PR Preview" w:date="2026-01-01T00:00:00Z">
        <w:r>
          <w:rPr>
            <w:rStyle w:val="NormalTok"/>
          </w:rPr>
          <w:t xml:space="preserve"> X, </w:t>
        </w:r>
      </w:ins>
      <w:ins w:id="401" w:author="PR Preview" w:date="2026-01-01T00:00:00Z">
        <w:r>
          <w:rPr>
            <w:rStyle w:val="FunctionTok"/>
          </w:rPr>
          <w:t xml:space="preserve">t</w:t>
        </w:r>
      </w:ins>
      <w:ins w:id="402" w:author="PR Preview" w:date="2026-01-01T00:00:00Z">
        <w:r>
          <w:rPr>
            <w:rStyle w:val="NormalTok"/>
          </w:rPr>
          <w:t xml:space="preserve">(X) </w:t>
        </w:r>
      </w:ins>
      <w:ins w:id="403" w:author="PR Preview" w:date="2026-01-01T00:00:00Z">
        <w:r>
          <w:rPr>
            <w:rStyle w:val="SpecialCharTok"/>
          </w:rPr>
          <w:t xml:space="preserve">%*%</w:t>
        </w:r>
      </w:ins>
      <w:ins w:id="404" w:author="PR Preview" w:date="2026-01-01T00:00:00Z">
        <w:r>
          <w:rPr>
            <w:rStyle w:val="NormalTok"/>
          </w:rPr>
          <w:t xml:space="preserve"> y)</w:t>
        </w:r>
      </w:ins>
      <w:ins w:id="405" w:author="PR Preview" w:date="2026-01-01T00:00:00Z">
        <w:r>
          <w:br/>
        </w:r>
      </w:ins>
      <w:ins w:id="406" w:author="PR Preview" w:date="2026-01-01T00:00:00Z">
        <w:r>
          <w:rPr>
            <w:rStyle w:val="NormalTok"/>
          </w:rPr>
          <w:t xml:space="preserve">grad_hat </w:t>
        </w:r>
      </w:ins>
      <w:ins w:id="407" w:author="PR Preview" w:date="2026-01-01T00:00:00Z">
        <w:r>
          <w:rPr>
            <w:rStyle w:val="OtherTok"/>
          </w:rPr>
          <w:t xml:space="preserve">&lt;-</w:t>
        </w:r>
      </w:ins>
      <w:ins w:id="408" w:author="PR Preview" w:date="2026-01-01T00:00:00Z">
        <w:r>
          <w:rPr>
            <w:rStyle w:val="NormalTok"/>
          </w:rPr>
          <w:t xml:space="preserve"> </w:t>
        </w:r>
      </w:ins>
      <w:ins w:id="409" w:author="PR Preview" w:date="2026-01-01T00:00:00Z">
        <w:r>
          <w:rPr>
            <w:rStyle w:val="FunctionTok"/>
          </w:rPr>
          <w:t xml:space="preserve">grad</w:t>
        </w:r>
      </w:ins>
      <w:ins w:id="410" w:author="PR Preview" w:date="2026-01-01T00:00:00Z">
        <w:r>
          <w:rPr>
            <w:rStyle w:val="NormalTok"/>
          </w:rPr>
          <w:t xml:space="preserve">(beta_hat)</w:t>
        </w:r>
      </w:ins>
      <w:ins w:id="411" w:author="PR Preview" w:date="2026-01-01T00:00:00Z">
        <w:r>
          <w:br/>
        </w:r>
      </w:ins>
      <w:ins w:id="412" w:author="PR Preview" w:date="2026-01-01T00:00:00Z">
        <w:r>
          <w:rPr>
            <w:rStyle w:val="NormalTok"/>
          </w:rPr>
          <w:t xml:space="preserve">grad_zero </w:t>
        </w:r>
      </w:ins>
      <w:ins w:id="413" w:author="PR Preview" w:date="2026-01-01T00:00:00Z">
        <w:r>
          <w:rPr>
            <w:rStyle w:val="OtherTok"/>
          </w:rPr>
          <w:t xml:space="preserve">&lt;-</w:t>
        </w:r>
      </w:ins>
      <w:ins w:id="414" w:author="PR Preview" w:date="2026-01-01T00:00:00Z">
        <w:r>
          <w:rPr>
            <w:rStyle w:val="NormalTok"/>
          </w:rPr>
          <w:t xml:space="preserve"> </w:t>
        </w:r>
      </w:ins>
      <w:ins w:id="415" w:author="PR Preview" w:date="2026-01-01T00:00:00Z">
        <w:r>
          <w:rPr>
            <w:rStyle w:val="FunctionTok"/>
          </w:rPr>
          <w:t xml:space="preserve">grad</w:t>
        </w:r>
      </w:ins>
      <w:ins w:id="416" w:author="PR Preview" w:date="2026-01-01T00:00:00Z">
        <w:r>
          <w:rPr>
            <w:rStyle w:val="NormalTok"/>
          </w:rPr>
          <w:t xml:space="preserve">(</w:t>
        </w:r>
      </w:ins>
      <w:ins w:id="417" w:author="PR Preview" w:date="2026-01-01T00:00:00Z">
        <w:r>
          <w:rPr>
            <w:rStyle w:val="FunctionTok"/>
          </w:rPr>
          <w:t xml:space="preserve">c</w:t>
        </w:r>
      </w:ins>
      <w:ins w:id="418" w:author="PR Preview" w:date="2026-01-01T00:00:00Z">
        <w:r>
          <w:rPr>
            <w:rStyle w:val="NormalTok"/>
          </w:rPr>
          <w:t xml:space="preserve">(</w:t>
        </w:r>
      </w:ins>
      <w:ins w:id="419" w:author="PR Preview" w:date="2026-01-01T00:00:00Z">
        <w:r>
          <w:rPr>
            <w:rStyle w:val="DecValTok"/>
          </w:rPr>
          <w:t xml:space="preserve">0</w:t>
        </w:r>
      </w:ins>
      <w:ins w:id="420" w:author="PR Preview" w:date="2026-01-01T00:00:00Z">
        <w:r>
          <w:rPr>
            <w:rStyle w:val="NormalTok"/>
          </w:rPr>
          <w:t xml:space="preserve">, </w:t>
        </w:r>
      </w:ins>
      <w:ins w:id="421" w:author="PR Preview" w:date="2026-01-01T00:00:00Z">
        <w:r>
          <w:rPr>
            <w:rStyle w:val="DecValTok"/>
          </w:rPr>
          <w:t xml:space="preserve">0</w:t>
        </w:r>
      </w:ins>
      <w:ins w:id="422" w:author="PR Preview" w:date="2026-01-01T00:00:00Z">
        <w:r>
          <w:rPr>
            <w:rStyle w:val="NormalTok"/>
          </w:rPr>
          <w:t xml:space="preserve">))</w:t>
        </w:r>
      </w:ins>
      <w:ins w:id="423" w:author="PR Preview" w:date="2026-01-01T00:00:00Z">
        <w:r>
          <w:br/>
        </w:r>
      </w:ins>
      <w:ins w:id="424" w:author="PR Preview" w:date="2026-01-01T00:00:00Z">
        <w:r>
          <w:br/>
        </w:r>
      </w:ins>
      <w:ins w:id="425" w:author="PR Preview" w:date="2026-01-01T00:00:00Z">
        <w:r>
          <w:rPr>
            <w:rStyle w:val="FunctionTok"/>
          </w:rPr>
          <w:t xml:space="preserve">list</w:t>
        </w:r>
      </w:ins>
      <w:ins w:id="426" w:author="PR Preview" w:date="2026-01-01T00:00:00Z">
        <w:r>
          <w:rPr>
            <w:rStyle w:val="NormalTok"/>
          </w:rPr>
          <w:t xml:space="preserve">(</w:t>
        </w:r>
      </w:ins>
      <w:ins w:id="427" w:author="PR Preview" w:date="2026-01-01T00:00:00Z">
        <w:r>
          <w:br/>
        </w:r>
      </w:ins>
      <w:ins w:id="428" w:author="PR Preview" w:date="2026-01-01T00:00:00Z">
        <w:r>
          <w:rPr>
            <w:rStyle w:val="NormalTok"/>
          </w:rPr>
          <w:t xml:space="preserve">  </w:t>
        </w:r>
      </w:ins>
      <w:ins w:id="429" w:author="PR Preview" w:date="2026-01-01T00:00:00Z">
        <w:r>
          <w:rPr>
            <w:rStyle w:val="AttributeTok"/>
          </w:rPr>
          <w:t xml:space="preserve">solution =</w:t>
        </w:r>
      </w:ins>
      <w:ins w:id="430" w:author="PR Preview" w:date="2026-01-01T00:00:00Z">
        <w:r>
          <w:rPr>
            <w:rStyle w:val="NormalTok"/>
          </w:rPr>
          <w:t xml:space="preserve"> </w:t>
        </w:r>
      </w:ins>
      <w:ins w:id="431" w:author="PR Preview" w:date="2026-01-01T00:00:00Z">
        <w:r>
          <w:rPr>
            <w:rStyle w:val="FunctionTok"/>
          </w:rPr>
          <w:t xml:space="preserve">list</w:t>
        </w:r>
      </w:ins>
      <w:ins w:id="432" w:author="PR Preview" w:date="2026-01-01T00:00:00Z">
        <w:r>
          <w:rPr>
            <w:rStyle w:val="NormalTok"/>
          </w:rPr>
          <w:t xml:space="preserve">(</w:t>
        </w:r>
      </w:ins>
      <w:ins w:id="433" w:author="PR Preview" w:date="2026-01-01T00:00:00Z">
        <w:r>
          <w:rPr>
            <w:rStyle w:val="AttributeTok"/>
          </w:rPr>
          <w:t xml:space="preserve">beta =</w:t>
        </w:r>
      </w:ins>
      <w:ins w:id="434" w:author="PR Preview" w:date="2026-01-01T00:00:00Z">
        <w:r>
          <w:rPr>
            <w:rStyle w:val="NormalTok"/>
          </w:rPr>
          <w:t xml:space="preserve"> </w:t>
        </w:r>
      </w:ins>
      <w:ins w:id="435" w:author="PR Preview" w:date="2026-01-01T00:00:00Z">
        <w:r>
          <w:rPr>
            <w:rStyle w:val="FunctionTok"/>
          </w:rPr>
          <w:t xml:space="preserve">c</w:t>
        </w:r>
      </w:ins>
      <w:ins w:id="436" w:author="PR Preview" w:date="2026-01-01T00:00:00Z">
        <w:r>
          <w:rPr>
            <w:rStyle w:val="NormalTok"/>
          </w:rPr>
          <w:t xml:space="preserve">(beta_hat), </w:t>
        </w:r>
      </w:ins>
      <w:ins w:id="437" w:author="PR Preview" w:date="2026-01-01T00:00:00Z">
        <w:r>
          <w:rPr>
            <w:rStyle w:val="AttributeTok"/>
          </w:rPr>
          <w:t xml:space="preserve">gradient =</w:t>
        </w:r>
      </w:ins>
      <w:ins w:id="438" w:author="PR Preview" w:date="2026-01-01T00:00:00Z">
        <w:r>
          <w:rPr>
            <w:rStyle w:val="NormalTok"/>
          </w:rPr>
          <w:t xml:space="preserve"> </w:t>
        </w:r>
      </w:ins>
      <w:ins w:id="439" w:author="PR Preview" w:date="2026-01-01T00:00:00Z">
        <w:r>
          <w:rPr>
            <w:rStyle w:val="FunctionTok"/>
          </w:rPr>
          <w:t xml:space="preserve">c</w:t>
        </w:r>
      </w:ins>
      <w:ins w:id="440" w:author="PR Preview" w:date="2026-01-01T00:00:00Z">
        <w:r>
          <w:rPr>
            <w:rStyle w:val="NormalTok"/>
          </w:rPr>
          <w:t xml:space="preserve">(grad_hat)),</w:t>
        </w:r>
      </w:ins>
      <w:ins w:id="441" w:author="PR Preview" w:date="2026-01-01T00:00:00Z">
        <w:r>
          <w:br/>
        </w:r>
      </w:ins>
      <w:ins w:id="442" w:author="PR Preview" w:date="2026-01-01T00:00:00Z">
        <w:r>
          <w:rPr>
            <w:rStyle w:val="NormalTok"/>
          </w:rPr>
          <w:t xml:space="preserve">  </w:t>
        </w:r>
      </w:ins>
      <w:ins w:id="443" w:author="PR Preview" w:date="2026-01-01T00:00:00Z">
        <w:r>
          <w:rPr>
            <w:rStyle w:val="AttributeTok"/>
          </w:rPr>
          <w:t xml:space="preserve">zero_vector =</w:t>
        </w:r>
      </w:ins>
      <w:ins w:id="444" w:author="PR Preview" w:date="2026-01-01T00:00:00Z">
        <w:r>
          <w:rPr>
            <w:rStyle w:val="NormalTok"/>
          </w:rPr>
          <w:t xml:space="preserve"> </w:t>
        </w:r>
      </w:ins>
      <w:ins w:id="445" w:author="PR Preview" w:date="2026-01-01T00:00:00Z">
        <w:r>
          <w:rPr>
            <w:rStyle w:val="FunctionTok"/>
          </w:rPr>
          <w:t xml:space="preserve">list</w:t>
        </w:r>
      </w:ins>
      <w:ins w:id="446" w:author="PR Preview" w:date="2026-01-01T00:00:00Z">
        <w:r>
          <w:rPr>
            <w:rStyle w:val="NormalTok"/>
          </w:rPr>
          <w:t xml:space="preserve">(</w:t>
        </w:r>
      </w:ins>
      <w:ins w:id="447" w:author="PR Preview" w:date="2026-01-01T00:00:00Z">
        <w:r>
          <w:rPr>
            <w:rStyle w:val="AttributeTok"/>
          </w:rPr>
          <w:t xml:space="preserve">beta =</w:t>
        </w:r>
      </w:ins>
      <w:ins w:id="448" w:author="PR Preview" w:date="2026-01-01T00:00:00Z">
        <w:r>
          <w:rPr>
            <w:rStyle w:val="NormalTok"/>
          </w:rPr>
          <w:t xml:space="preserve"> </w:t>
        </w:r>
      </w:ins>
      <w:ins w:id="449" w:author="PR Preview" w:date="2026-01-01T00:00:00Z">
        <w:r>
          <w:rPr>
            <w:rStyle w:val="FunctionTok"/>
          </w:rPr>
          <w:t xml:space="preserve">c</w:t>
        </w:r>
      </w:ins>
      <w:ins w:id="450" w:author="PR Preview" w:date="2026-01-01T00:00:00Z">
        <w:r>
          <w:rPr>
            <w:rStyle w:val="NormalTok"/>
          </w:rPr>
          <w:t xml:space="preserve">(</w:t>
        </w:r>
      </w:ins>
      <w:ins w:id="451" w:author="PR Preview" w:date="2026-01-01T00:00:00Z">
        <w:r>
          <w:rPr>
            <w:rStyle w:val="DecValTok"/>
          </w:rPr>
          <w:t xml:space="preserve">0</w:t>
        </w:r>
      </w:ins>
      <w:ins w:id="452" w:author="PR Preview" w:date="2026-01-01T00:00:00Z">
        <w:r>
          <w:rPr>
            <w:rStyle w:val="NormalTok"/>
          </w:rPr>
          <w:t xml:space="preserve">, </w:t>
        </w:r>
      </w:ins>
      <w:ins w:id="453" w:author="PR Preview" w:date="2026-01-01T00:00:00Z">
        <w:r>
          <w:rPr>
            <w:rStyle w:val="DecValTok"/>
          </w:rPr>
          <w:t xml:space="preserve">0</w:t>
        </w:r>
      </w:ins>
      <w:ins w:id="454" w:author="PR Preview" w:date="2026-01-01T00:00:00Z">
        <w:r>
          <w:rPr>
            <w:rStyle w:val="NormalTok"/>
          </w:rPr>
          <w:t xml:space="preserve">), </w:t>
        </w:r>
      </w:ins>
      <w:ins w:id="455" w:author="PR Preview" w:date="2026-01-01T00:00:00Z">
        <w:r>
          <w:rPr>
            <w:rStyle w:val="AttributeTok"/>
          </w:rPr>
          <w:t xml:space="preserve">gradient =</w:t>
        </w:r>
      </w:ins>
      <w:ins w:id="456" w:author="PR Preview" w:date="2026-01-01T00:00:00Z">
        <w:r>
          <w:rPr>
            <w:rStyle w:val="NormalTok"/>
          </w:rPr>
          <w:t xml:space="preserve"> </w:t>
        </w:r>
      </w:ins>
      <w:ins w:id="457" w:author="PR Preview" w:date="2026-01-01T00:00:00Z">
        <w:r>
          <w:rPr>
            <w:rStyle w:val="FunctionTok"/>
          </w:rPr>
          <w:t xml:space="preserve">c</w:t>
        </w:r>
      </w:ins>
      <w:ins w:id="458" w:author="PR Preview" w:date="2026-01-01T00:00:00Z">
        <w:r>
          <w:rPr>
            <w:rStyle w:val="NormalTok"/>
          </w:rPr>
          <w:t xml:space="preserve">(grad_zero))</w:t>
        </w:r>
      </w:ins>
      <w:ins w:id="459" w:author="PR Preview" w:date="2026-01-01T00:00:00Z">
        <w:r>
          <w:br/>
        </w:r>
      </w:ins>
      <w:ins w:id="460" w:author="PR Preview" w:date="2026-01-01T00:00:00Z">
        <w:r>
          <w:rPr>
            <w:rStyle w:val="NormalTok"/>
          </w:rPr>
          <w:t xml:space="preserve">)</w:t>
        </w:r>
      </w:ins>
      <w:ins w:id="461" w:author="PR Preview" w:date="2026-01-01T00:00:00Z">
        <w:r>
          <w:br/>
        </w:r>
      </w:ins>
      <w:ins w:id="462" w:author="PR Preview" w:date="2026-01-01T00:00:00Z">
        <w:r>
          <w:rPr>
            <w:rStyle w:val="CommentTok"/>
          </w:rPr>
          <w:t xml:space="preserve">#&gt; $solution</w:t>
        </w:r>
      </w:ins>
      <w:ins w:id="463" w:author="PR Preview" w:date="2026-01-01T00:00:00Z">
        <w:r>
          <w:br/>
        </w:r>
      </w:ins>
      <w:ins w:id="464" w:author="PR Preview" w:date="2026-01-01T00:00:00Z">
        <w:r>
          <w:rPr>
            <w:rStyle w:val="CommentTok"/>
          </w:rPr>
          <w:t xml:space="preserve">#&gt; $solution$beta</w:t>
        </w:r>
      </w:ins>
      <w:ins w:id="465" w:author="PR Preview" w:date="2026-01-01T00:00:00Z">
        <w:r>
          <w:br/>
        </w:r>
      </w:ins>
      <w:ins w:id="466" w:author="PR Preview" w:date="2026-01-01T00:00:00Z">
        <w:r>
          <w:rPr>
            <w:rStyle w:val="CommentTok"/>
          </w:rPr>
          <w:t xml:space="preserve">#&gt; [1] 39.9358610 -0.1578447</w:t>
        </w:r>
      </w:ins>
      <w:ins w:id="467" w:author="PR Preview" w:date="2026-01-01T00:00:00Z">
        <w:r>
          <w:br/>
        </w:r>
      </w:ins>
      <w:ins w:id="468" w:author="PR Preview" w:date="2026-01-01T00:00:00Z">
        <w:r>
          <w:rPr>
            <w:rStyle w:val="CommentTok"/>
          </w:rPr>
          <w:t xml:space="preserve">#&gt; </w:t>
        </w:r>
      </w:ins>
      <w:ins w:id="469" w:author="PR Preview" w:date="2026-01-01T00:00:00Z">
        <w:r>
          <w:br/>
        </w:r>
      </w:ins>
      <w:ins w:id="470" w:author="PR Preview" w:date="2026-01-01T00:00:00Z">
        <w:r>
          <w:rPr>
            <w:rStyle w:val="CommentTok"/>
          </w:rPr>
          <w:t xml:space="preserve">#&gt; $solution$gradient</w:t>
        </w:r>
      </w:ins>
      <w:ins w:id="471" w:author="PR Preview" w:date="2026-01-01T00:00:00Z">
        <w:r>
          <w:br/>
        </w:r>
      </w:ins>
      <w:ins w:id="472" w:author="PR Preview" w:date="2026-01-01T00:00:00Z">
        <w:r>
          <w:rPr>
            <w:rStyle w:val="CommentTok"/>
          </w:rPr>
          <w:t xml:space="preserve">#&gt; [1] 9.471535e-12 6.662049e-11</w:t>
        </w:r>
      </w:ins>
      <w:ins w:id="473" w:author="PR Preview" w:date="2026-01-01T00:00:00Z">
        <w:r>
          <w:br/>
        </w:r>
      </w:ins>
      <w:ins w:id="474" w:author="PR Preview" w:date="2026-01-01T00:00:00Z">
        <w:r>
          <w:rPr>
            <w:rStyle w:val="CommentTok"/>
          </w:rPr>
          <w:t xml:space="preserve">#&gt; </w:t>
        </w:r>
      </w:ins>
      <w:ins w:id="475" w:author="PR Preview" w:date="2026-01-01T00:00:00Z">
        <w:r>
          <w:br/>
        </w:r>
      </w:ins>
      <w:ins w:id="476" w:author="PR Preview" w:date="2026-01-01T00:00:00Z">
        <w:r>
          <w:rPr>
            <w:rStyle w:val="CommentTok"/>
          </w:rPr>
          <w:t xml:space="preserve">#&gt; </w:t>
        </w:r>
      </w:ins>
      <w:ins w:id="477" w:author="PR Preview" w:date="2026-01-01T00:00:00Z">
        <w:r>
          <w:br/>
        </w:r>
      </w:ins>
      <w:ins w:id="478" w:author="PR Preview" w:date="2026-01-01T00:00:00Z">
        <w:r>
          <w:rPr>
            <w:rStyle w:val="CommentTok"/>
          </w:rPr>
          <w:t xml:space="preserve">#&gt; $zero_vector</w:t>
        </w:r>
      </w:ins>
      <w:ins w:id="479" w:author="PR Preview" w:date="2026-01-01T00:00:00Z">
        <w:r>
          <w:br/>
        </w:r>
      </w:ins>
      <w:ins w:id="480" w:author="PR Preview" w:date="2026-01-01T00:00:00Z">
        <w:r>
          <w:rPr>
            <w:rStyle w:val="CommentTok"/>
          </w:rPr>
          <w:t xml:space="preserve">#&gt; $zero_vector$beta</w:t>
        </w:r>
      </w:ins>
      <w:ins w:id="481" w:author="PR Preview" w:date="2026-01-01T00:00:00Z">
        <w:r>
          <w:br/>
        </w:r>
      </w:ins>
      <w:ins w:id="482" w:author="PR Preview" w:date="2026-01-01T00:00:00Z">
        <w:r>
          <w:rPr>
            <w:rStyle w:val="CommentTok"/>
          </w:rPr>
          <w:t xml:space="preserve">#&gt; [1] 0 0</w:t>
        </w:r>
      </w:ins>
      <w:ins w:id="483" w:author="PR Preview" w:date="2026-01-01T00:00:00Z">
        <w:r>
          <w:br/>
        </w:r>
      </w:ins>
      <w:ins w:id="484" w:author="PR Preview" w:date="2026-01-01T00:00:00Z">
        <w:r>
          <w:rPr>
            <w:rStyle w:val="CommentTok"/>
          </w:rPr>
          <w:t xml:space="preserve">#&gt; </w:t>
        </w:r>
      </w:ins>
      <w:ins w:id="485" w:author="PR Preview" w:date="2026-01-01T00:00:00Z">
        <w:r>
          <w:br/>
        </w:r>
      </w:ins>
      <w:ins w:id="486" w:author="PR Preview" w:date="2026-01-01T00:00:00Z">
        <w:r>
          <w:rPr>
            <w:rStyle w:val="CommentTok"/>
          </w:rPr>
          <w:t xml:space="preserve">#&gt; $zero_vector$gradient</w:t>
        </w:r>
      </w:ins>
      <w:ins w:id="487" w:author="PR Preview" w:date="2026-01-01T00:00:00Z">
        <w:r>
          <w:br/>
        </w:r>
      </w:ins>
      <w:ins w:id="488" w:author="PR Preview" w:date="2026-01-01T00:00:00Z">
        <w:r>
          <w:rPr>
            <w:rStyle w:val="CommentTok"/>
          </w:rPr>
          <w:t xml:space="preserve">#&gt; [1]   -18381.6 -1737437.6</w:t>
        </w:r>
      </w:ins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del w:id="489" w:author="PR Preview" w:date="2026-01-01T00:00:00Z">
        <w:r>
          <w:delText xml:space="preserve">The solution is an intercept of 39.9</w:delText>
        </w:r>
      </w:del>
      <w:del w:id="490" w:author="PR Preview" w:date="2026-01-01T00:00:00Z">
        <w:r>
          <w:delText xml:space="preserve"> </w:delText>
        </w:r>
      </w:del>
      <w:del w:id="491" w:author="PR Preview" w:date="2026-01-01T00:00:00Z">
        <w:r>
          <w:delText xml:space="preserve">miles per gallon and a slope of -0.158</w:delText>
        </w:r>
      </w:del>
      <w:del w:id="492" w:author="PR Preview" w:date="2026-01-01T00:00:00Z">
        <w:r>
          <w:delText xml:space="preserve"> </w:delText>
        </w:r>
      </w:del>
      <w:del w:id="493" w:author="PR Preview" w:date="2026-01-01T00:00:00Z">
        <w:r>
          <w:delText xml:space="preserve">miles per gallon per unit of horsepower.</w:delText>
        </w:r>
      </w:del>
      <w:del w:id="494" w:author="PR Preview" w:date="2026-01-01T00:00:00Z">
        <w:r>
          <w:delText xml:space="preserve"> </w:delText>
        </w:r>
      </w:del>
      <w:del w:id="495" w:author="PR Preview" w:date="2026-01-01T00:00:00Z">
        <w:r>
          <w:delText xml:space="preserve">The largest entry of the gradient there is</w:delText>
        </w:r>
      </w:del>
      <w:del w:id="496" w:author="PR Preview" w:date="2026-01-01T00:00:00Z">
        <w:r>
          <w:delText xml:space="preserve"> </w:delText>
        </w:r>
      </w:del>
      <w:del w:id="497" w:author="PR Preview" w:date="2026-01-01T00:00:00Z">
        <w:r>
          <w:delText xml:space="preserve">1.7e-10,</w:delText>
        </w:r>
      </w:del>
      <w:del w:id="498" w:author="PR Preview" w:date="2026-01-01T00:00:00Z">
        <w:r>
          <w:delText xml:space="preserve"> </w:delText>
        </w:r>
      </w:del>
      <w:del w:id="499" w:author="PR Preview" w:date="2026-01-01T00:00:00Z">
        <w:r>
          <w:delText xml:space="preserve">zero up to rounding error,</w:delText>
        </w:r>
      </w:del>
      <w:del w:id="500" w:author="PR Preview" w:date="2026-01-01T00:00:00Z">
        <w:r>
          <w:delText xml:space="preserve"> </w:delText>
        </w:r>
      </w:del>
      <w:del w:id="501" w:author="PR Preview" w:date="2026-01-01T00:00:00Z">
        <w:r>
          <w:delText xml:space="preserve">against 1,737,438</w:delText>
        </w:r>
      </w:del>
      <w:del w:id="502" w:author="PR Preview" w:date="2026-01-01T00:00:00Z">
        <w:r>
          <w:delText xml:space="preserve"> </w:delText>
        </w:r>
      </w:del>
      <w:del w:id="503" w:author="PR Preview" w:date="2026-01-01T00:00:00Z">
        <w:r>
          <w:delText xml:space="preserve">at the zero vector.</w:delText>
        </w:r>
      </w:del>
      <w:del w:id="504" w:author="PR Preview" w:date="2026-01-01T00:00:00Z">
        <w:r>
          <w:delText xml:space="preserve"> </w:delText>
        </w:r>
      </w:del>
      <w:del w:id="505" w:author="PR Preview" w:date="2026-01-01T00:00:00Z">
        <w:r>
          <w:delText xml:space="preserve">So the solution is a stationary point (</w:delText>
        </w:r>
      </w:del>
      <w:hyperlink w:anchor="def-stationary-point">
        <w:del w:id="506" w:author="PR Preview" w:date="2026-01-01T00:00:00Z">
          <w:r>
            <w:rPr>
              <w:rStyle w:val="Hyperlink"/>
            </w:rPr>
            <w:delText xml:space="preserve">Definition 1</w:delText>
          </w:r>
        </w:del>
      </w:hyperlink>
      <w:del w:id="507" w:author="PR Preview" w:date="2026-01-01T00:00:00Z">
        <w:r>
          <w:delText xml:space="preserve">),</w:delText>
        </w:r>
      </w:del>
      <w:del w:id="508" w:author="PR Preview" w:date="2026-01-01T00:00:00Z">
        <w:r>
          <w:delText xml:space="preserve"> </w:delText>
        </w:r>
      </w:del>
      <w:del w:id="509" w:author="PR Preview" w:date="2026-01-01T00:00:00Z">
        <w:r>
          <w:delText xml:space="preserve">and the zero vector is not.</w:delText>
        </w:r>
      </w:del>
      <w:del w:id="510" w:author="PR Preview" w:date="2026-01-01T00:00:00Z">
        <w:r>
          <w:delText xml:space="preserve"> </w:delText>
        </w:r>
      </w:del>
      <w:del w:id="511" w:author="PR Preview" w:date="2026-01-01T00:00:00Z">
        <w:r>
          <w:delText xml:space="preserve">The library fits above agree with the solution of that equation.</w:delText>
        </w:r>
      </w:del>
    </w:p>
    <w:p>
      <w:pPr>
        <w:pStyle w:val="FirstParagraph"/>
      </w:pPr>
      <w:ins w:id="512" w:author="PR Preview" w:date="2026-01-01T00:00:00Z">
        <w:r>
          <w:t xml:space="preserve">The solution is an intercept of 39.9</w:t>
        </w:r>
      </w:ins>
      <w:ins w:id="513" w:author="PR Preview" w:date="2026-01-01T00:00:00Z">
        <w:r>
          <w:t xml:space="preserve"> </w:t>
        </w:r>
      </w:ins>
      <w:ins w:id="514" w:author="PR Preview" w:date="2026-01-01T00:00:00Z">
        <w:r>
          <w:t xml:space="preserve">miles per gallon and a slope of -0.158</w:t>
        </w:r>
      </w:ins>
      <w:ins w:id="515" w:author="PR Preview" w:date="2026-01-01T00:00:00Z">
        <w:r>
          <w:t xml:space="preserve"> </w:t>
        </w:r>
      </w:ins>
      <w:ins w:id="516" w:author="PR Preview" w:date="2026-01-01T00:00:00Z">
        <w:r>
          <w:t xml:space="preserve">miles per gallon per unit of horsepower.</w:t>
        </w:r>
      </w:ins>
      <w:ins w:id="517" w:author="PR Preview" w:date="2026-01-01T00:00:00Z">
        <w:r>
          <w:t xml:space="preserve"> </w:t>
        </w:r>
      </w:ins>
      <w:ins w:id="518" w:author="PR Preview" w:date="2026-01-01T00:00:00Z">
        <w:r>
          <w:t xml:space="preserve">The largest entry of the gradient there is</w:t>
        </w:r>
      </w:ins>
      <w:ins w:id="519" w:author="PR Preview" w:date="2026-01-01T00:00:00Z">
        <w:r>
          <w:t xml:space="preserve"> </w:t>
        </w:r>
      </w:ins>
      <w:ins w:id="520" w:author="PR Preview" w:date="2026-01-01T00:00:00Z">
        <w:r>
          <w:t xml:space="preserve">6.7e-11,</w:t>
        </w:r>
      </w:ins>
      <w:ins w:id="521" w:author="PR Preview" w:date="2026-01-01T00:00:00Z">
        <w:r>
          <w:t xml:space="preserve"> </w:t>
        </w:r>
      </w:ins>
      <w:ins w:id="522" w:author="PR Preview" w:date="2026-01-01T00:00:00Z">
        <w:r>
          <w:t xml:space="preserve">zero up to rounding error,</w:t>
        </w:r>
      </w:ins>
      <w:ins w:id="523" w:author="PR Preview" w:date="2026-01-01T00:00:00Z">
        <w:r>
          <w:t xml:space="preserve"> </w:t>
        </w:r>
      </w:ins>
      <w:ins w:id="524" w:author="PR Preview" w:date="2026-01-01T00:00:00Z">
        <w:r>
          <w:t xml:space="preserve">against 1,737,438</w:t>
        </w:r>
      </w:ins>
      <w:ins w:id="525" w:author="PR Preview" w:date="2026-01-01T00:00:00Z">
        <w:r>
          <w:t xml:space="preserve"> </w:t>
        </w:r>
      </w:ins>
      <w:ins w:id="526" w:author="PR Preview" w:date="2026-01-01T00:00:00Z">
        <w:r>
          <w:t xml:space="preserve">at the zero vector.</w:t>
        </w:r>
      </w:ins>
      <w:ins w:id="527" w:author="PR Preview" w:date="2026-01-01T00:00:00Z">
        <w:r>
          <w:t xml:space="preserve"> </w:t>
        </w:r>
      </w:ins>
      <w:ins w:id="528" w:author="PR Preview" w:date="2026-01-01T00:00:00Z">
        <w:r>
          <w:t xml:space="preserve">So the solution is a stationary point (</w:t>
        </w:r>
      </w:ins>
      <w:hyperlink w:anchor="def-stationary-point">
        <w:ins w:id="529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530" w:author="PR Preview" w:date="2026-01-01T00:00:00Z">
        <w:r>
          <w:t xml:space="preserve">),</w:t>
        </w:r>
      </w:ins>
      <w:ins w:id="531" w:author="PR Preview" w:date="2026-01-01T00:00:00Z">
        <w:r>
          <w:t xml:space="preserve"> </w:t>
        </w:r>
      </w:ins>
      <w:ins w:id="532" w:author="PR Preview" w:date="2026-01-01T00:00:00Z">
        <w:r>
          <w:t xml:space="preserve">and the zero vector is not.</w:t>
        </w:r>
      </w:ins>
      <w:ins w:id="533" w:author="PR Preview" w:date="2026-01-01T00:00:00Z">
        <w:r>
          <w:t xml:space="preserve"> </w:t>
        </w:r>
      </w:ins>
      <w:ins w:id="534" w:author="PR Preview" w:date="2026-01-01T00:00:00Z">
        <w:r>
          <w:t xml:space="preserve">The library fits above agree with the solution of that equation.</w:t>
        </w:r>
      </w:ins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[4], Theorem 5.15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$\mathord{\smash[b]{\underset{\raise.3ex\hbox{$\scriptstyle\sim$}}{z}}\vphantom{z}}, \mathord{\smash[b]{\underset{\raise.3ex\hbox{$\scriptstyle\sim$}}{h}}\vphantom{h}} \in \mathbb{R}^p$</w:t>
      </w:r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[3]</w:t>
      </w:r>
    </w:p>
    <w:p>
      <w:pPr>
        <w:pStyle w:val="BodyText"/>
      </w:pPr>
      <w:r>
        <w:t xml:space="preserve">$$
    f(\mathord{\smash[b]{\underset{\raise.3ex\hbox{$\scriptstyle\sim$}}{z}}\vphantom{z}} + \mathord{\smash[b]{\underset{\raise.3ex\hbox{$\scriptstyle\sim$}}{h}}\vphantom{h}})
    = f(\mathord{\smash[b]{\underset{\raise.3ex\hbox{$\scriptstyle\sim$}}{z}}\vphantom{z}})
    + {\mathopen{}\left(\frac{\partial}{\partial \mathord{\smash[b]{\underset{\raise.3ex\hbox{$\scriptstyle\sim$}}{x}}\vphantom{x}}} f(\mathord{\smash[b]{\underset{\raise.3ex\hbox{$\scriptstyle\sim$}}{z}}\vphantom{z}})\right)\mathclose{}}^{\top} \mathord{\smash[b]{\underset{\raise.3ex\hbox{$\scriptstyle\sim$}}{h}}\vphantom{h}}
   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\tau\mathord{\smash[b]{\underset{\raise.3ex\hbox{$\scriptstyle\sim$}}{h}}\vphantom{h}})\,\mathord{\smash[b]{\underset{\raise.3ex\hbox{$\scriptstyle\sim$}}{h}}\vphantom{h}}.
    $$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$g(t) \stackrel{\text{def}}{=}f(\mathord{\smash[b]{\underset{\raise.3ex\hbox{$\scriptstyle\sim$}}{z}}\vphantom{z}} + t \mathord{\smash[b]{\underset{\raise.3ex\hbox{$\scriptstyle\sim$}}{h}}\vphantom{h}})$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$\mathord{\smash[b]{\underset{\raise.3ex\hbox{$\scriptstyle\sim$}}{h}}\vphantom{h}}$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w:r>
        <w:t xml:space="preserve">$\mathord{\smash[b]{\underset{\raise.3ex\hbox{$\scriptstyle\sim$}}{y}}\vphantom{y}}(t) = \mathord{\smash[b]{\underset{\raise.3ex\hbox{$\scriptstyle\sim$}}{z}}\vphantom{z}} + t \mathord{\smash[b]{\underset{\raise.3ex\hbox{$\scriptstyle\sim$}}{h}}\vphantom{h}}$</w:t>
      </w:r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${\mathord{\smash[b]{\underset{\raise.3ex\hbox{$\scriptstyle\sim$}}{h}}\vphantom{h}}}^{\top}$</w:t>
      </w:r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w:r>
        <w:t xml:space="preserve">$\mathord{\smash[b]{\underset{\raise.3ex\hbox{$\scriptstyle\sim$}}{y}}\vphantom{y}}(t) = \mathord{\smash[b]{\underset{\raise.3ex\hbox{$\scriptstyle\sim$}}{z}}\vphantom{z}} + t \mathord{\smash[b]{\underset{\raise.3ex\hbox{$\scriptstyle\sim$}}{h}}\vphantom{h}}$</w:t>
      </w:r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w:r>
        <w:t xml:space="preserve">$$
    \begin{aligned}
    g'(t)
    &amp;= {\mathord{\smash[b]{\underset{\raise.3ex\hbox{$\scriptstyle\sim$}}{h}}\vphantom{h}}}^{\top}\,\frac{\partial}{\partial \mathord{\smash[b]{\underset{\raise.3ex\hbox{$\scriptstyle\sim$}}{x}}\vphantom{x}}} f(\mathord{\smash[b]{\underset{\raise.3ex\hbox{$\scriptstyle\sim$}}{z}}\vphantom{z}} + t \mathord{\smash[b]{\underset{\raise.3ex\hbox{$\scriptstyle\sim$}}{h}}\vphantom{h}})
    &amp;&amp; \text{(vector chain rule)}
    \\
    &amp;= \sum_{j=1}^ph_j\,\frac{\partial}{\partial x_j} f(\mathord{\smash[b]{\underset{\raise.3ex\hbox{$\scriptstyle\sim$}}{z}}\vphantom{z}} + t \mathord{\smash[b]{\underset{\raise.3ex\hbox{$\scriptstyle\sim$}}{h}}\vphantom{h}}).
    &amp;&amp; \text{(matrix product)}
    \end{aligned}
    $$</w:t>
      </w:r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$t \mapsto \mathord{\smash[b]{\underset{\raise.3ex\hbox{$\scriptstyle\sim$}}{z}}\vphantom{z}} + t \mathord{\smash[b]{\underset{\raise.3ex\hbox{$\scriptstyle\sim$}}{h}}\vphantom{h}}$</w:t>
      </w:r>
      <w:r>
        <w:t xml:space="preserve"> </w:t>
      </w:r>
      <w:r>
        <w:t xml:space="preserve">is continuous, since</w:t>
      </w:r>
      <w:r>
        <w:t xml:space="preserve"> </w:t>
      </w:r>
      <w:r>
        <w:t xml:space="preserve">$\mathopen{}\left\lVert(\mathord{\smash[b]{\underset{\raise.3ex\hbox{$\scriptstyle\sim$}}{z}}\vphantom{z}} + s \mathord{\smash[b]{\underset{\raise.3ex\hbox{$\scriptstyle\sim$}}{h}}\vphantom{h}}) - (\mathord{\smash[b]{\underset{\raise.3ex\hbox{$\scriptstyle\sim$}}{z}}\vphantom{z}} + t \mathord{\smash[b]{\underset{\raise.3ex\hbox{$\scriptstyle\sim$}}{h}}\vphantom{h}})\right\rVert\mathclose{} = \mathopen{}\left|s - t\right|\mathclose{}\,\mathopen{}\left\lVert\mathord{\smash[b]{\underset{\raise.3ex\hbox{$\scriptstyle\sim$}}{h}}\vphantom{h}}\right\rVert\mathclose{}$</w:t>
      </w:r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w:r>
        <w:t xml:space="preserve">$\frac{\partial}{\partial t} \mathopen{}\left[\frac{\partial}{\partial x_j} f(\mathord{\smash[b]{\underset{\raise.3ex\hbox{$\scriptstyle\sim$}}{z}}\vphantom{z}} + t \mathord{\smash[b]{\underset{\raise.3ex\hbox{$\scriptstyle\sim$}}{h}}\vphantom{h}})\right]\mathclose{} = \sum_{i=1}^ph_i\,\frac{\partial}{\partial x_i} \mathopen{}\left(\frac{\partial}{\partial x_j} f(\mathord{\smash[b]{\underset{\raise.3ex\hbox{$\scriptstyle\sim$}}{z}}\vphantom{z}} + t \mathord{\smash[b]{\underset{\raise.3ex\hbox{$\scriptstyle\sim$}}{h}}\vphantom{h}})\right)\mathclose{}$</w:t>
      </w:r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g''(t)
    &amp;= \sum_{j=1}^ph_j \sum_{i=1}^ph_i\,\frac{\partial}{\partial x_i} \mathopen{}\left(\frac{\partial}{\partial x_j} f(\mathord{\smash[b]{\underset{\raise.3ex\hbox{$\scriptstyle\sim$}}{z}}\vphantom{z}} + t \mathord{\smash[b]{\underset{\raise.3ex\hbox{$\scriptstyle\sim$}}{h}}\vphantom{h}})\right)\mathclose{}
    &amp;&amp; \text{(differentiate each term of } g'(t) \text{)}
    \\
    &amp;= \sum_{i=1}^p\sum_{j=1}^ph_i\,\mathopen{}\left[\mathbf{H}_f(\mathord{\smash[b]{\underset{\raise.3ex\hbox{$\scriptstyle\sim$}}{z}}\vphantom{z}} + t \mathord{\smash[b]{\underset{\raise.3ex\hbox{$\scriptstyle\sim$}}{h}}\vphantom{h}})\right]\mathclose{}_{ij}\,h_j
    &amp;&amp; \text{(definition of the Hessian; reorder the finite sums)}
    \\
    &amp;= {\mathord{\smash[b]{\underset{\raise.3ex\hbox{$\scriptstyle\sim$}}{h}}\vphantom{h}}}^{\top}\,\mathbf{H}_f(\mathord{\smash[b]{\underset{\raise.3ex\hbox{$\scriptstyle\sim$}}{z}}\vphantom{z}} + t \mathord{\smash[b]{\underset{\raise.3ex\hbox{$\scriptstyle\sim$}}{h}}\vphantom{h}})\,\mathord{\smash[b]{\underset{\raise.3ex\hbox{$\scriptstyle\sim$}}{h}}\vphantom{h}}.
    &amp;&amp; \text{(matrix product)}
    \end{aligned}
    $$</w:t>
      </w:r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f(\mathord{\smash[b]{\underset{\raise.3ex\hbox{$\scriptstyle\sim$}}{z}}\vphantom{z}} + \mathord{\smash[b]{\underset{\raise.3ex\hbox{$\scriptstyle\sim$}}{h}}\vphantom{h}})
    &amp;= g(1)
    &amp;&amp; \text{(definition of } g \text{)}
    \\
    &amp;= g(0) + g'(0)\,(1 - 0) + \frac{1}{2}\,g''(\tau)\,(1 - 0)^2
    &amp;&amp; \text{(}\text{Theorem~3}\text{, with } a = 0, b = 1 \text{)}
    \\
    &amp;= g(0) + g'(0) + \frac{1}{2}\,g''(\tau)
    &amp;&amp; \text{(} 1 - 0 = 1 \text{)}
    \\
    &amp;= f(\mathord{\smash[b]{\underset{\raise.3ex\hbox{$\scriptstyle\sim$}}{z}}\vphantom{z}}) + {\mathord{\smash[b]{\underset{\raise.3ex\hbox{$\scriptstyle\sim$}}{h}}\vphantom{h}}}^{\top}\,\frac{\partial}{\partial \mathord{\smash[b]{\underset{\raise.3ex\hbox{$\scriptstyle\sim$}}{x}}\vphantom{x}}} f(\mathord{\smash[b]{\underset{\raise.3ex\hbox{$\scriptstyle\sim$}}{z}}\vphantom{z}})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
    &amp;&amp; \text{(substitute } g(0), g'(0), g''(\tau) \text{)}
    \\
    &amp;= f(\mathord{\smash[b]{\underset{\raise.3ex\hbox{$\scriptstyle\sim$}}{z}}\vphantom{z}}) + {\mathopen{}\left(\frac{\partial}{\partial \mathord{\smash[b]{\underset{\raise.3ex\hbox{$\scriptstyle\sim$}}{x}}\vphantom{x}}} f(\mathord{\smash[b]{\underset{\raise.3ex\hbox{$\scriptstyle\sim$}}{z}}\vphantom{z}})\right)\mathclose{}}^{\top} \mathord{\smash[b]{\underset{\raise.3ex\hbox{$\scriptstyle\sim$}}{h}}\vphantom{h}}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\tau\mathord{\smash[b]{\underset{\raise.3ex\hbox{$\scriptstyle\sim$}}{h}}\vphantom{h}})\,\mathord{\smash[b]{\underset{\raise.3ex\hbox{$\scriptstyle\sim$}}{h}}\vphantom{h}}.
    &amp;&amp; \text{(a } 1 \times 1 \text{ matrix equals its transpose)}
    \end{aligned}
    $$</w:t>
      </w:r>
    </w:p>
    <w:bookmarkStart w:id="49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w:r>
        <w:t xml:space="preserve">$2 \mathbf{S} \mathord{\smash[b]{\underset{\raise.3ex\hbox{$\scriptstyle\sim$}}{x}}\vphantom{x}}$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w:r>
        <w:t xml:space="preserve">$$
    \begin{aligned}
    f(\mathord{\smash[b]{\underset{\raise.3ex\hbox{$\scriptstyle\sim$}}{z}}\vphantom{z}} + \mathord{\smash[b]{\underset{\raise.3ex\hbox{$\scriptstyle\sim$}}{h}}\vphantom{h}})
    &amp;= {\mathord{\smash[b]{\underset{\raise.3ex\hbox{$\scriptstyle\sim$}}{z}}\vphantom{z}}}^{\top} \mathbf{S} \mathord{\smash[b]{\underset{\raise.3ex\hbox{$\scriptstyle\sim$}}{z}}\vphantom{z}} + {(2 \mathbf{S} \mathord{\smash[b]{\underset{\raise.3ex\hbox{$\scriptstyle\sim$}}{z}}\vphantom{z}})}^{\top} \mathord{\smash[b]{\underset{\raise.3ex\hbox{$\scriptstyle\sim$}}{h}}\vphantom{h}} + \frac{1}{2}\,{\mathord{\smash[b]{\underset{\raise.3ex\hbox{$\scriptstyle\sim$}}{h}}\vphantom{h}}}^{\top} (2 \mathbf{S}) \mathord{\smash[b]{\underset{\raise.3ex\hbox{$\scriptstyle\sim$}}{h}}\vphantom{h}} \\
    &amp;= {\mathord{\smash[b]{\underset{\raise.3ex\hbox{$\scriptstyle\sim$}}{z}}\vphantom{z}}}^{\top} \mathbf{S} \mathord{\smash[b]{\underset{\raise.3ex\hbox{$\scriptstyle\sim$}}{z}}\vphantom{z}} + 2\,{\mathord{\smash[b]{\underset{\raise.3ex\hbox{$\scriptstyle\sim$}}{z}}\vphantom{z}}}^{\top}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\mathord{\smash[b]{\underset{\raise.3ex\hbox{$\scriptstyle\sim$}}{h}}\vphantom{h}},
    \end{aligned}
    $$</w:t>
      </w:r>
    </w:p>
    <w:p>
      <w:pPr>
        <w:pStyle w:val="FirstParagraph"/>
      </w:pPr>
      <w:r>
        <w:t xml:space="preserve">using</w:t>
      </w:r>
    </w:p>
    <w:p>
      <w:pPr>
        <w:pStyle w:val="BodyText"/>
      </w:pPr>
      <w:r>
        <w:t xml:space="preserve">$$
    \begin{aligned}
    {(2 \mathbf{S} \mathord{\smash[b]{\underset{\raise.3ex\hbox{$\scriptstyle\sim$}}{z}}\vphantom{z}})}^{\top} &amp;= 2\,{\mathord{\smash[b]{\underset{\raise.3ex\hbox{$\scriptstyle\sim$}}{z}}\vphantom{z}}}^{\top}\,{\mathbf{S}}^{\top} \\
    &amp;= 2\,{\mathord{\smash[b]{\underset{\raise.3ex\hbox{$\scriptstyle\sim$}}{z}}\vphantom{z}}}^{\top} \mathbf{S}.
    \end{aligned}
    $$</w:t>
      </w:r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w:r>
        <w:t xml:space="preserve">$$
    \begin{aligned}
    {(\mathord{\smash[b]{\underset{\raise.3ex\hbox{$\scriptstyle\sim$}}{z}}\vphantom{z}} + \mathord{\smash[b]{\underset{\raise.3ex\hbox{$\scriptstyle\sim$}}{h}}\vphantom{h}})}^{\top} \mathbf{S} (\mathord{\smash[b]{\underset{\raise.3ex\hbox{$\scriptstyle\sim$}}{z}}\vphantom{z}} + \mathord{\smash[b]{\underset{\raise.3ex\hbox{$\scriptstyle\sim$}}{h}}\vphantom{h}})
    &amp;= {\mathord{\smash[b]{\underset{\raise.3ex\hbox{$\scriptstyle\sim$}}{z}}\vphantom{z}}}^{\top} \mathbf{S} \mathord{\smash[b]{\underset{\raise.3ex\hbox{$\scriptstyle\sim$}}{z}}\vphantom{z}} + 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\mathord{\smash[b]{\underset{\raise.3ex\hbox{$\scriptstyle\sim$}}{z}}\vphantom{z}} + {\mathord{\smash[b]{\underset{\raise.3ex\hbox{$\scriptstyle\sim$}}{h}}\vphantom{h}}}^{\top} \mathbf{S} \mathord{\smash[b]{\underset{\raise.3ex\hbox{$\scriptstyle\sim$}}{h}}\vphantom{h}}
    &amp;&amp; \text{(distribute)}
    \\
    &amp;= {\mathord{\smash[b]{\underset{\raise.3ex\hbox{$\scriptstyle\sim$}}{z}}\vphantom{z}}}^{\top} \mathbf{S} \mathord{\smash[b]{\underset{\raise.3ex\hbox{$\scriptstyle\sim$}}{z}}\vphantom{z}} + 2\,{\mathord{\smash[b]{\underset{\raise.3ex\hbox{$\scriptstyle\sim$}}{z}}\vphantom{z}}}^{\top}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\mathord{\smash[b]{\underset{\raise.3ex\hbox{$\scriptstyle\sim$}}{h}}\vphantom{h}}.
    &amp;&amp; \text{(} {\mathord{\smash[b]{\underset{\raise.3ex\hbox{$\scriptstyle\sim$}}{h}}\vphantom{h}}}^{\top} \mathbf{S} \mathord{\smash[b]{\underset{\raise.3ex\hbox{$\scriptstyle\sim$}}{z}}\vphantom{z}} = {({\mathord{\smash[b]{\underset{\raise.3ex\hbox{$\scriptstyle\sim$}}{h}}\vphantom{h}}}^{\top} \mathbf{S} \mathord{\smash[b]{\underset{\raise.3ex\hbox{$\scriptstyle\sim$}}{z}}\vphantom{z}})}^{\top} \text{, which equals } {\mathord{\smash[b]{\underset{\raise.3ex\hbox{$\scriptstyle\sim$}}{z}}\vphantom{z}}}^{\top} \mathbf{S} \mathord{\smash[b]{\underset{\raise.3ex\hbox{$\scriptstyle\sim$}}{h}}\vphantom{h}} \text{)}
    \end{aligned}
    $$</w:t>
      </w:r>
    </w:p>
    <w:bookmarkEnd w:id="49"/>
    <w:bookmarkStart w:id="50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\mathord{\smash[b]{\underset{\raise.3ex\hbox{$\scriptstyle\sim$}}{x}}\vphantom{x}}^*$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.</w:t>
      </w:r>
    </w:p>
    <w:bookmarkEnd w:id="50"/>
    <w:bookmarkStart w:id="51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 </w:t>
      </w:r>
      <w:r>
        <w:t xml:space="preserve">has</w:t>
      </w:r>
      <w:r>
        <w:t xml:space="preserve"> </w:t>
      </w:r>
      <w:r>
        <w:t xml:space="preserve">$f(\mathord{\smash[b]{\underset{\raise.3ex\hbox{$\scriptstyle\sim$}}{x}}\vphantom{x}}^*) \le f(\mathord{\smash[b]{\underset{\raise.3ex\hbox{$\scriptstyle\sim$}}{x}}\vphantom{x}})$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never holds.</w:t>
      </w:r>
    </w:p>
    <w:bookmarkEnd w:id="51"/>
    <w:bookmarkStart w:id="53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${\mathord{\smash[b]{\underset{\raise.3ex\hbox{$\scriptstyle\sim$}}{h}}\vphantom{h}}}^{\top} \mathbf{A} \mathord{\smash[b]{\underset{\raise.3ex\hbox{$\scriptstyle\sim$}}{h}}\vphantom{h}} \ge \lambda_{\min}\,\mathopen{}\left\lVert\mathord{\smash[b]{\underset{\raise.3ex\hbox{$\scriptstyle\sim$}}{h}}\vphantom{h}}\right\rVert\mathclose{}^2$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$\mathord{\smash[b]{\underset{\raise.3ex\hbox{$\scriptstyle\sim$}}{h}}\vphantom{h}} \in \mathbb{R}^p$</w:t>
      </w:r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\stackrel{\text{def}}{=}{\mathbf{Q}}^{\top} \mathord{\smash[b]{\underset{\raise.3ex\hbox{$\scriptstyle\sim$}}{h}}\vphantom{h}}$</w:t>
      </w:r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\mathbf{A} \mathord{\smash[b]{\underset{\raise.3ex\hbox{$\scriptstyle\sim$}}{h}}\vphantom{h}}
    &amp;= {\mathord{\smash[b]{\underset{\raise.3ex\hbox{$\scriptstyle\sim$}}{h}}\vphantom{h}}}^{\top} \mathbf{Q} \mathbf{\Lambda} {\mathbf{Q}}^{\top} \mathord{\smash[b]{\underset{\raise.3ex\hbox{$\scriptstyle\sim$}}{h}}\vphantom{h}}
    &amp;&amp; \text{(substitute the eigendecomposition)}
    \\
    &amp;= {\mathord{\smash[b]{\underset{\raise.3ex\hbox{$\scriptstyle\sim$}}{y}}\vphantom{y}}}^{\top} \mathbf{\Lambda} \mathord{\smash[b]{\underset{\raise.3ex\hbox{$\scriptstyle\sim$}}{y}}\vphantom{y}}
    &amp;&amp; \text{(} {\mathord{\smash[b]{\underset{\raise.3ex\hbox{$\scriptstyle\sim$}}{h}}\vphantom{h}}}^{\top} \mathbf{Q} = {({\mathbf{Q}}^{\top} \mathord{\smash[b]{\underset{\raise.3ex\hbox{$\scriptstyle\sim$}}{h}}\vphantom{h}})}^{\top} \text{, transpose of a product)}
    \\
    &amp;= \sum_{i=1}^p\lambda_i\,y_i^2
    &amp;&amp; \text{(} \mathbf{\Lambda} \text{ is diagonal)}
    \\
    &amp;\ge \sum_{i=1}^p\lambda_{\min}\,y_i^2
    &amp;&amp; \text{(} \lambda_i \ge \lambda_{\min} \text{ and } y_i^2 \ge 0 \text{)}
    \\
    &amp;= \lambda_{\min}\,\mathopen{}\left\lVert\mathord{\smash[b]{\underset{\raise.3ex\hbox{$\scriptstyle\sim$}}{y}}\vphantom{y}}\right\rVert\mathclose{}^2
    &amp;&amp; \text{(the squared length is the sum of squares)}
    \\
    &amp;= \lambda_{\min}\,\mathopen{}\left\lVert\mathord{\smash[b]{\underset{\raise.3ex\hbox{$\scriptstyle\sim$}}{h}}\vphantom{h}}\right\rVert\mathclose{}^2.
    &amp;&amp; \text{(orthogonal matrices preserve length)}
    \end{aligned}
    $$</w:t>
      </w:r>
    </w:p>
    <w:p>
      <w:pPr>
        <w:pStyle w:val="FirstParagraph"/>
      </w:pPr>
      <w:r>
        <w:t xml:space="preserve">The second step is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6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9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$\mathord{\smash[b]{\underset{\raise.3ex\hbox{$\scriptstyle\sim$}}{h}}\vphantom{h}} = {(1, 0)}^{\top}$</w:t>
      </w:r>
      <w:r>
        <w:t xml:space="preserve">,</w:t>
      </w:r>
      <w:r>
        <w:t xml:space="preserve"> </w:t>
      </w:r>
      <w:r>
        <w:t xml:space="preserve">${\mathord{\smash[b]{\underset{\raise.3ex\hbox{$\scriptstyle\sim$}}{h}}\vphantom{h}}}^{\top} \mathbf{A} \mathord{\smash[b]{\underset{\raise.3ex\hbox{$\scriptstyle\sim$}}{h}}\vphantom{h}} = 2 \ge 1 \cdot 1$</w:t>
      </w:r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$\mathord{\smash[b]{\underset{\raise.3ex\hbox{$\scriptstyle\sim$}}{h}}\vphantom{h}} 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\mathbf{A} \mathord{\smash[b]{\underset{\raise.3ex\hbox{$\scriptstyle\sim$}}{h}}\vphantom{h}} &amp;= 2 - 1 - 1 + 2 \\
    &amp;= 2 \\
    &amp;= 1 \cdot 2:
    \end{aligned}
    $$</w:t>
      </w:r>
    </w:p>
    <w:p>
      <w:pPr>
        <w:pStyle w:val="FirstParagraph"/>
      </w:pPr>
      <w:r>
        <w:t xml:space="preserve">the bound holds with equality, since this</w:t>
      </w:r>
      <w:r>
        <w:t xml:space="preserve"> </w:t>
      </w:r>
      <w:r>
        <w:t xml:space="preserve">$\mathord{\smash[b]{\underset{\raise.3ex\hbox{$\scriptstyle\sim$}}{h}}\vphantom{h}}$</w:t>
      </w:r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9"/>
    <w:bookmarkStart w:id="60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$\mathopen{}\left|{\mathord{\smash[b]{\underset{\raise.3ex\hbox{$\scriptstyle\sim$}}{h}}\vphantom{h}}}^{\top} \mathbf{E} \mathord{\smash[b]{\underset{\raise.3ex\hbox{$\scriptstyle\sim$}}{h}}\vphantom{h}}\right|\mathclose{} \le p\,m\,\mathopen{}\left\lVert\mathord{\smash[b]{\underset{\raise.3ex\hbox{$\scriptstyle\sim$}}{h}}\vphantom{h}}\right\rVert\mathclose{}^2$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$\mathord{\smash[b]{\underset{\raise.3ex\hbox{$\scriptstyle\sim$}}{h}}\vphantom{h}} \in \mathbb{R}^p$</w:t>
      </w:r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 \stackrel{\text{def}}{=}{(\mathopen{}\left|h_1\right|\mathclose{}, \ldots, \mathopen{}\left|h_p\right|\mathclose{})}^{\top}$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$\mathord{\smash[b]{\underset{\raise.3ex\hbox{$\scriptstyle\sim$}}{1}}\vphantom{1}} \stackrel{\text{def}}{=}{(1, \ldots, 1)}^{\top}$</w:t>
      </w:r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w:r>
        <w:t xml:space="preserve">$$
    \begin{aligned}
    \mathopen{}\left|{\mathord{\smash[b]{\underset{\raise.3ex\hbox{$\scriptstyle\sim$}}{h}}\vphantom{h}}}^{\top} \mathbf{E} \mathord{\smash[b]{\underset{\raise.3ex\hbox{$\scriptstyle\sim$}}{h}}\vphantom{h}}\right|\mathclose{}
    &amp;= \mathopen{}\left|\sum_{i=1}^p\sum_{j=1}^ph_i\,e_{ij}\,h_j\right|\mathclose{}
    &amp;&amp; \text{(matrix product)}
    \\
    &amp;\le \sum_{i=1}^p\sum_{j=1}^p\mathopen{}\left|h_i\right|\mathclose{}\,\mathopen{}\left|e_{ij}\right|\mathclose{}\,\mathopen{}\left|h_j\right|\mathclose{}
    &amp;&amp; \text{(triangle inequality for numbers)}
    \\
    &amp;\le m \sum_{i=1}^p\sum_{j=1}^p\mathopen{}\left|h_i\right|\mathclose{}\,\mathopen{}\left|h_j\right|\mathclose{}
    &amp;&amp; \text{(} \mathopen{}\left|e_{ij}\right|\mathclose{} \le m \text{)}
    \\
    &amp;= m\,\mathopen{}\left(\sum_{i=1}^p\mathopen{}\left|h_i\right|\mathclose{}\right)\mathclose{}^2
    &amp;&amp; \text{(the double sum factors)}
    \\
    &amp;= m\,(\mathord{\smash[b]{\underset{\raise.3ex\hbox{$\scriptstyle\sim$}}{1}}\vphantom{1}} \cdot \mathord{\smash[b]{\underset{\raise.3ex\hbox{$\scriptstyle\sim$}}{a}}\vphantom{a}})^2
    &amp;&amp; \text{(dot product)}
    \\
    &amp;\le m\,\mathopen{}\left\lVert\mathord{\smash[b]{\underset{\raise.3ex\hbox{$\scriptstyle\sim$}}{1}}\vphantom{1}}\right\rVert\mathclose{}^2\,\mathopen{}\left\lVert\mathord{\smash[b]{\underset{\raise.3ex\hbox{$\scriptstyle\sim$}}{a}}\vphantom{a}}\right\rVert\mathclose{}^2
    &amp;&amp; \text{(Cauchy-Schwarz, squared)}
    \\
    &amp;= m\,p\,\mathopen{}\left\lVert\mathord{\smash[b]{\underset{\raise.3ex\hbox{$\scriptstyle\sim$}}{h}}\vphantom{h}}\right\rVert\mathclose{}^2.
    &amp;&amp; \text{(} \mathopen{}\left\lVert\mathord{\smash[b]{\underset{\raise.3ex\hbox{$\scriptstyle\sim$}}{1}}\vphantom{1}}\right\rVert\mathclose{}^2 = p \text{ and } \mathopen{}\left\lVert\mathord{\smash[b]{\underset{\raise.3ex\hbox{$\scriptstyle\sim$}}{a}}\vphantom{a}}\right\rVert\mathclose{}^2 = \textstyle\sum_i h_i^2 \text{, which equals } \mathopen{}\left\lVert\mathord{\smash[b]{\underset{\raise.3ex\hbox{$\scriptstyle\sim$}}{h}}\vphantom{h}}\right\rVert\mathclose{}^2 \text{)}
    \end{aligned}
    $$</w:t>
      </w:r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3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$\mathord{\smash[b]{\underset{\raise.3ex\hbox{$\scriptstyle\sim$}}{h}}\vphantom{h}} = {(1, 1)}^{\top}$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$\mathopen{}\left\lVert\mathord{\smash[b]{\underset{\raise.3ex\hbox{$\scriptstyle\sim$}}{h}}\vphantom{h}}\right\rVert\mathclose{}^2 = 2$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\mathbf{E} \mathord{\smash[b]{\underset{\raise.3ex\hbox{$\scriptstyle\sim$}}{h}}\vphantom{h}} &amp;= 0.1 - 0.2 - 0.2 + 0.1 \\
    &amp;= -0.2,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5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$\mathbf{H}_f(\mathord{\smash[b]{\underset{\raise.3ex\hbox{$\scriptstyle\sim$}}{x}}\vphantom{x}}^*)$</w:t>
      </w:r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$\mathbf{H}_f(\mathord{\smash[b]{\underset{\raise.3ex\hbox{$\scriptstyle\sim$}}{x}}\vphantom{x}}^*)$</w:t>
      </w:r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$\mathopen{}\left|\mathopen{}\left[\mathbf{H}_f(\mathord{\smash[b]{\underset{\raise.3ex\hbox{$\scriptstyle\sim$}}{y}}\vphantom{y}})\right]\mathclose{}_{ij} - \mathopen{}\left[\mathbf{H}_f(\mathord{\smash[b]{\underset{\raise.3ex\hbox{$\scriptstyle\sim$}}{x}}\vphantom{x}}^*)\right]\mathclose{}_{ij}\right|\mathclose{} &lt; \lambda/ (2p)$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\mathord{\smash[b]{\underset{\raise.3ex\hbox{$\scriptstyle\sim$}}{x}}\vphantom{x}}^*\right\rVert\mathclose{} &lt; \delta_{ij}$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w:r>
        <w:t xml:space="preserve">$0 &lt; \mathopen{}\left\lVert\mathord{\smash[b]{\underset{\raise.3ex\hbox{$\scriptstyle\sim$}}{h}}\vphantom{h}}\right\rVert\mathclose{} &lt; \delta$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$\mathord{\smash[b]{\underset{\raise.3ex\hbox{$\scriptstyle\sim$}}{y}}\vphantom{y}}\stackrel{\text{def}}{=}\mathord{\smash[b]{\underset{\raise.3ex\hbox{$\scriptstyle\sim$}}{x}}\vphantom{x}}^* + \tau\mathord{\smash[b]{\underset{\raise.3ex\hbox{$\scriptstyle\sim$}}{h}}\vphantom{h}}$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$\mathbf{E} \stackrel{\text{def}}{=}\mathbf{H}_f(\mathord{\smash[b]{\underset{\raise.3ex\hbox{$\scriptstyle\sim$}}{y}}\vphantom{y}}) - \mathbf{H}_f(\mathord{\smash[b]{\underset{\raise.3ex\hbox{$\scriptstyle\sim$}}{x}}\vphantom{x}}^*)$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\mathord{\smash[b]{\underset{\raise.3ex\hbox{$\scriptstyle\sim$}}{x}}\vphantom{x}}^*\right\rVert\mathclose{} = \tau\,\mathopen{}\left\lVert\mathord{\smash[b]{\underset{\raise.3ex\hbox{$\scriptstyle\sim$}}{h}}\vphantom{h}}\right\rVert\mathclose{} &lt; \delta$</w:t>
      </w:r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\begin{aligned}
    f(\mathord{\smash[b]{\underset{\raise.3ex\hbox{$\scriptstyle\sim$}}{x}}\vphantom{x}}^* + \mathord{\smash[b]{\underset{\raise.3ex\hbox{$\scriptstyle\sim$}}{h}}\vphantom{h}}) - f(\mathord{\smash[b]{\underset{\raise.3ex\hbox{$\scriptstyle\sim$}}{x}}\vphantom{x}}^*)
    &amp;= {\mathopen{}\left(\frac{\partial}{\partial \mathord{\smash[b]{\underset{\raise.3ex\hbox{$\scriptstyle\sim$}}{x}}\vphantom{x}}} f(\mathord{\smash[b]{\underset{\raise.3ex\hbox{$\scriptstyle\sim$}}{x}}\vphantom{x}}^*)\right)\mathclose{}}^{\top} \mathord{\smash[b]{\underset{\raise.3ex\hbox{$\scriptstyle\sim$}}{h}}\vphantom{h}} + \frac{1}{2}\,{\mathord{\smash[b]{\underset{\raise.3ex\hbox{$\scriptstyle\sim$}}{h}}\vphantom{h}}}^{\top}\,\mathbf{H}_f(\mathord{\smash[b]{\underset{\raise.3ex\hbox{$\scriptstyle\sim$}}{y}}\vphantom{y}})\,\mathord{\smash[b]{\underset{\raise.3ex\hbox{$\scriptstyle\sim$}}{h}}\vphantom{h}}
    &amp;&amp; \text{(}\text{Theorem~4}\text{)}
    \\
    &amp;= \frac{1}{2}\,{\mathord{\smash[b]{\underset{\raise.3ex\hbox{$\scriptstyle\sim$}}{h}}\vphantom{h}}}^{\top}\,\mathbf{H}_f(\mathord{\smash[b]{\underset{\raise.3ex\hbox{$\scriptstyle\sim$}}{y}}\vphantom{y}})\,\mathord{\smash[b]{\underset{\raise.3ex\hbox{$\scriptstyle\sim$}}{h}}\vphantom{h}}
    &amp;&amp; \text{(} \mathord{\smash[b]{\underset{\raise.3ex\hbox{$\scriptstyle\sim$}}{x}}\vphantom{x}}^* \text{ is stationary)}
    \\
    &amp;= \frac{1}{2}\,{\mathord{\smash[b]{\underset{\raise.3ex\hbox{$\scriptstyle\sim$}}{h}}\vphantom{h}}}^{\top}\,\mathbf{H}_f(\mathord{\smash[b]{\underset{\raise.3ex\hbox{$\scriptstyle\sim$}}{x}}\vphantom{x}}^*)\,\mathord{\smash[b]{\underset{\raise.3ex\hbox{$\scriptstyle\sim$}}{h}}\vphantom{h}} + \frac{1}{2}\,{\mathord{\smash[b]{\underset{\raise.3ex\hbox{$\scriptstyle\sim$}}{h}}\vphantom{h}}}^{\top}\,\mathbf{E}\,\mathord{\smash[b]{\underset{\raise.3ex\hbox{$\scriptstyle\sim$}}{h}}\vphantom{h}}
    &amp;&amp; \text{(} \mathbf{H}_f(\mathord{\smash[b]{\underset{\raise.3ex\hbox{$\scriptstyle\sim$}}{y}}\vphantom{y}}) = \mathbf{H}_f(\mathord{\smash[b]{\underset{\raise.3ex\hbox{$\scriptstyle\sim$}}{x}}\vphantom{x}}^*) + \mathbf{E} \text{; distribute)}
    \\
    &amp;\ge \frac{1}{2}\,\lambda\,\mathopen{}\left\lVert\mathord{\smash[b]{\underset{\raise.3ex\hbox{$\scriptstyle\sim$}}{h}}\vphantom{h}}\right\rVert\mathclose{}^2 + \frac{1}{2}\,{\mathord{\smash[b]{\underset{\raise.3ex\hbox{$\scriptstyle\sim$}}{h}}\vphantom{h}}}^{\top}\,\mathbf{E}\,\mathord{\smash[b]{\underset{\raise.3ex\hbox{$\scriptstyle\sim$}}{h}}\vphantom{h}}
    &amp;&amp; \text{(}\text{Lemma~1}\text{)}
    \\
    &amp;\ge \frac{1}{2}\,\lambda\,\mathopen{}\left\lVert\mathord{\smash[b]{\underset{\raise.3ex\hbox{$\scriptstyle\sim$}}{h}}\vphantom{h}}\right\rVert\mathclose{}^2 - \frac{1}{2}\,\mathopen{}\left|{\mathord{\smash[b]{\underset{\raise.3ex\hbox{$\scriptstyle\sim$}}{h}}\vphantom{h}}}^{\top}\,\mathbf{E}\,\mathord{\smash[b]{\underset{\raise.3ex\hbox{$\scriptstyle\sim$}}{h}}\vphantom{h}}\right|\mathclose{}
    &amp;&amp; \text{(a number is at least minus its absolute value)}
    \\
    &amp;\ge \frac{1}{2}\,\lambda\,\mathopen{}\left\lVert\mathord{\smash[b]{\underset{\raise.3ex\hbox{$\scriptstyle\sim$}}{h}}\vphantom{h}}\right\rVert\mathclose{}^2 - \frac{1}{2}\,p\,\frac{\lambda}{2p}\,\mathopen{}\left\lVert\mathord{\smash[b]{\underset{\raise.3ex\hbox{$\scriptstyle\sim$}}{h}}\vphantom{h}}\right\rVert\mathclose{}^2
    &amp;&amp; \text{(}\text{Lemma~2}\text{, } m = \lambda/ (2p) \text{)}
    \\
    &amp;= \frac{\lambda}{4}\,\mathopen{}\left\lVert\mathord{\smash[b]{\underset{\raise.3ex\hbox{$\scriptstyle\sim$}}{h}}\vphantom{h}}\right\rVert\mathclose{}^2
    &amp;&amp; \text{(arithmetic)}
    \\
    &amp;&gt; 0.
    &amp;&amp; \text{(} \lambda&gt; 0 \text{ and } \mathord{\smash[b]{\underset{\raise.3ex\hbox{$\scriptstyle\sim$}}{h}}\vphantom{h}} \ne \mathord{\smash[b]{\underset{\raise.3ex\hbox{$\scriptstyle\sim$}}{0}}\vphantom{0}}\text{)}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whenever</w:t>
      </w:r>
      <w:r>
        <w:t xml:space="preserve"> </w:t>
      </w:r>
      <w:r>
        <w:t xml:space="preserve">$0 &lt; 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 </w:t>
      </w:r>
      <w:r>
        <w:t xml:space="preserve">(take</w:t>
      </w:r>
      <w:r>
        <w:t xml:space="preserve"> </w:t>
      </w:r>
      <w:r>
        <w:t xml:space="preserve">$\mathord{\smash[b]{\underset{\raise.3ex\hbox{$\scriptstyle\sim$}}{h}}\vphantom{h}} = \mathord{\smash[b]{\underset{\raise.3ex\hbox{$\scriptstyle\sim$}}{x}}\vphantom{x}}- \mathord{\smash[b]{\underset{\raise.3ex\hbox{$\scriptstyle\sim$}}{x}}\vphantom{x}}^*$</w:t>
      </w:r>
      <w:r>
        <w:t xml:space="preserve">).</w:t>
      </w:r>
    </w:p>
    <w:bookmarkStart w:id="67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w:r>
        <w:t xml:space="preserve">$$
    \begin{aligned}
    \mathbf{H}_f(\mathord{\smash[b]{\underset{\raise.3ex\hbox{$\scriptstyle\sim$}}{x}}\vphantom{x}}) &amp;= \begin{bmatrix} 2 &amp; 0 \\ 0 &amp; 2 \end{bmatrix} \\
    &amp;= 2 \mathbf{I}_2,
    \end{aligned}
    $$</w:t>
      </w:r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x_1^2 - x_2^2$</w:t>
      </w:r>
      <w:r>
        <w:t xml:space="preserve"> </w:t>
      </w:r>
      <w:r>
        <w:t xml:space="preserve">has the stationary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7"/>
    <w:bookmarkStart w:id="68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w:r>
        <w:t xml:space="preserve">$f(\mathord{\smash[b]{\underset{\raise.3ex\hbox{$\scriptstyle\sim$}}{x}}\vphantom{x}}) = x_1^2 + x_2^4$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x_1^2 - x_2^4$</w:t>
      </w:r>
      <w:r>
        <w:t xml:space="preserve"> </w:t>
      </w:r>
      <w:r>
        <w:t xml:space="preserve">both have gradient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$f(\mathord{\smash[b]{\underset{\raise.3ex\hbox{$\scriptstyle\sim$}}{x}}\vphantom{x}}) &gt; 0 = f(\mathord{\smash[b]{\underset{\raise.3ex\hbox{$\scriptstyle\sim$}}{0}}\vphantom{0}})$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w:r>
        <w:t xml:space="preserve">$$
    \begin{aligned}
    g(0, t) &amp;= -t^4 \\
    &amp;&lt; 0 \\
    &amp;= g(\mathord{\smash[b]{\underset{\raise.3ex\hbox{$\scriptstyle\sim$}}{0}}\vphantom{0}})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8"/>
    <w:bookmarkStart w:id="69" w:name="def-local-maximizer"/>
    <w:p>
      <w:pPr>
        <w:pStyle w:val="BodyText"/>
      </w:pPr>
      <w:r>
        <w:rPr>
          <w:b/>
          <w:bCs/>
        </w:rPr>
        <w:t xml:space="preserve">Definition 3 (Local maximizer)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$\mathord{\smash[b]{\underset{\raise.3ex\hbox{$\scriptstyle\sim$}}{x}}\vphantom{x}}^* \in \mathbb{R}^p$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maximizer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$f(\mathord{\smash[b]{\underset{\raise.3ex\hbox{$\scriptstyle\sim$}}{x}}\vphantom{x}}^*) \ge f(\mathord{\smash[b]{\underset{\raise.3ex\hbox{$\scriptstyle\sim$}}{x}}\vphantom{x}})$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.</w:t>
      </w:r>
    </w:p>
    <w:bookmarkEnd w:id="69"/>
    <w:bookmarkStart w:id="70" w:name="exm-local-maximizer"/>
    <w:p>
      <w:pPr>
        <w:pStyle w:val="BodyText"/>
      </w:pPr>
      <w:r>
        <w:rPr>
          <w:b/>
          <w:bCs/>
        </w:rPr>
        <w:t xml:space="preserve">Example 12 (A local maximizer)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local maximizer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70"/>
    <w:bookmarkStart w:id="71" w:name="def-saddle-point"/>
    <w:p>
      <w:pPr>
        <w:pStyle w:val="BodyText"/>
      </w:pPr>
      <w:r>
        <w:rPr>
          <w:b/>
          <w:bCs/>
        </w:rPr>
        <w:t xml:space="preserve">Definition 4 (Saddle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onary-point">
        <w:r>
          <w:rPr>
            <w:rStyle w:val="Hyperlink"/>
          </w:rPr>
          <w:t xml:space="preserve">stationary point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</w:t>
      </w:r>
      <w:r>
        <w:t xml:space="preserve"> </w:t>
      </w:r>
      <w:r>
        <w:t xml:space="preserve">neither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nor a</w:t>
      </w:r>
      <w:r>
        <w:t xml:space="preserve"> </w:t>
      </w:r>
      <w:hyperlink w:anchor="def-local-maximizer">
        <w:r>
          <w:rPr>
            <w:rStyle w:val="Hyperlink"/>
          </w:rPr>
          <w:t xml:space="preserve">local maximizer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saddle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[5]</w:t>
      </w:r>
      <w:r>
        <w:t xml:space="preserve">.</w:t>
      </w:r>
    </w:p>
    <w:bookmarkEnd w:id="71"/>
    <w:bookmarkStart w:id="72" w:name="exm-saddle-point"/>
    <w:p>
      <w:pPr>
        <w:pStyle w:val="BodyText"/>
      </w:pPr>
      <w:r>
        <w:rPr>
          <w:b/>
          <w:bCs/>
        </w:rPr>
        <w:t xml:space="preserve">Example 13 (A saddle point)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x_1^2 - x_2^2$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\mathord{\smash[b]{\underset{\raise.3ex\hbox{$\scriptstyle\sim$}}{0}}\vphantom{0}}_{2 \times 1}$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is a stationary point.</w:t>
      </w:r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w:r>
        <w:t xml:space="preserve">$$
    \begin{aligned}
    f(t, 0)
    &amp;= t^2
    &amp;&amp; \text{(substitute)}
    \\
    &amp;&gt; 0
    &amp;&amp; \text{(} t \ne 0 \text{)}
    \\
    &amp;= f(\mathord{\smash[b]{\underset{\raise.3ex\hbox{$\scriptstyle\sim$}}{0}}\vphantom{0}}_{2 \times 1}),
    &amp;&amp; \text{(substitute)}
    \\
    f(0, t)
    &amp;= -t^2
    &amp;&amp; \text{(substitute)}
    \\
    &amp;&lt; 0
    &amp;&amp; \text{(} t \ne 0 \text{)}
    \\
    &amp;= f(\mathord{\smash[b]{\underset{\raise.3ex\hbox{$\scriptstyle\sim$}}{0}}\vphantom{0}}_{2 \times 1}).
    &amp;&amp; \text{(substitute)}
    \end{aligned}
    $$</w:t>
      </w:r>
    </w:p>
    <w:p>
      <w:pPr>
        <w:pStyle w:val="FirstParagraph"/>
      </w:pPr>
      <w:r>
        <w:t xml:space="preserve">So every ball around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contains a point with a larger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point with a smaller one.</w:t>
      </w:r>
      <w:r>
        <w:t xml:space="preserve"> </w:t>
      </w:r>
      <w:r>
        <w:t xml:space="preserve">Hence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is neither a local minimizer nor a local maximizer,</w:t>
      </w:r>
      <w:r>
        <w:t xml:space="preserve"> </w:t>
      </w:r>
      <w:r>
        <w:t xml:space="preserve">and it is a saddle point.</w:t>
      </w:r>
    </w:p>
    <w:bookmarkEnd w:id="72"/>
    <w:bookmarkEnd w:id="73"/>
    <w:bookmarkStart w:id="114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6" w:name="def-convex-set"/>
    <w:p>
      <w:pPr>
        <w:pStyle w:val="FirstParagraph"/>
      </w:pPr>
      <w:r>
        <w:rPr>
          <w:b/>
          <w:bCs/>
        </w:rPr>
        <w:t xml:space="preserve">Definition 5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  <w:r>
        <w:t xml:space="preserve"> </w:t>
      </w:r>
      <w:r>
        <w:t xml:space="preserve">[6]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K$</w:t>
      </w:r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\mathord{\smash[b]{\underset{\raise.3ex\hbox{$\scriptstyle\sim$}}{y}}\vphantom{y}}$</w:t>
      </w:r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6"/>
    <w:bookmarkStart w:id="80" w:name="exm-convex-set"/>
    <w:p>
      <w:pPr>
        <w:pStyle w:val="BodyText"/>
      </w:pPr>
      <w:r>
        <w:rPr>
          <w:b/>
          <w:bCs/>
        </w:rPr>
        <w:t xml:space="preserve">Example 14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7">
        <w:r>
          <w:rPr>
            <w:rStyle w:val="Hyperlink"/>
          </w:rPr>
          <w:t xml:space="preserve">closed ball</w:t>
        </w:r>
      </w:hyperlink>
      <w:r>
        <w:t xml:space="preserve">)</w:t>
      </w:r>
      <w:r>
        <w:t xml:space="preserve"> </w:t>
      </w:r>
      <w:r>
        <w:t xml:space="preserve">$B = \mathopen{}\left\{\mathord{\smash[b]{\underset{\raise.3ex\hbox{$\scriptstyle\sim$}}{x}}\vphantom{x}}: \mathopen{}\left\lVert\mathord{\smash[b]{\underset{\raise.3ex\hbox{$\scriptstyle\sim$}}{x}}\vphantom{x}}\right\rVert\mathclose{} \le r\right\}\mathclose{}$</w:t>
      </w:r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B$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 t \mathord{\smash[b]{\underset{\raise.3ex\hbox{$\scriptstyle\sim$}}{x}}\vphantom{x}}+ (1 - t) \mathord{\smash[b]{\underset{\raise.3ex\hbox{$\scriptstyle\sim$}}{y}}\vphantom{y}}\right\rVert\mathclose{}
    &amp;\le \mathopen{}\left\lVert t \mathord{\smash[b]{\underset{\raise.3ex\hbox{$\scriptstyle\sim$}}{x}}\vphantom{x}}\right\rVert\mathclose{} + \mathopen{}\left\lVert(1 - t) \mathord{\smash[b]{\underset{\raise.3ex\hbox{$\scriptstyle\sim$}}{y}}\vphantom{y}}\right\rVert\mathclose{}
    &amp;&amp; \text{(triangle inequality)}
    \\
    &amp;= t\,\mathopen{}\left\lVert\mathord{\smash[b]{\underset{\raise.3ex\hbox{$\scriptstyle\sim$}}{x}}\vphantom{x}}\right\rVert\mathclose{} + (1 - t)\,\mathopen{}\left\lVert\mathord{\smash[b]{\underset{\raise.3ex\hbox{$\scriptstyle\sim$}}{y}}\vphantom{y}}\right\rVert\mathclose{}
    &amp;&amp; \text{(norm of a multiple; } t, 1 - t \ge 0 \text{)}
    \\
    &amp;\le t\,r + (1 - t)\,r
    &amp;&amp; \text{(} \mathord{\smash[b]{\underset{\raise.3ex\hbox{$\scriptstyle\sim$}}{x}}\vphantom{x}}, \mathord{\smash[b]{\underset{\raise.3ex\hbox{$\scriptstyle\sim$}}{y}}\vphantom{y}}\in B \text{)}
    \\
    &amp;= r.
    &amp;&amp; \text{(arithmetic)}
    \end{aligned}
    $$</w:t>
      </w:r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8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9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80"/>
    <w:bookmarkStart w:id="81" w:name="exm-not-convex-set"/>
    <w:p>
      <w:pPr>
        <w:pStyle w:val="FirstParagraph"/>
      </w:pPr>
      <w:r>
        <w:rPr>
          <w:b/>
          <w:bCs/>
        </w:rPr>
        <w:t xml:space="preserve">Example 15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81"/>
    <w:bookmarkStart w:id="82" w:name="def-half-space"/>
    <w:p>
      <w:pPr>
        <w:pStyle w:val="BodyText"/>
      </w:pPr>
      <w:r>
        <w:rPr>
          <w:b/>
          <w:bCs/>
        </w:rPr>
        <w:t xml:space="preserve">Definition 6 (Half-space)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 \in \mathbb{R}^p$</w:t>
      </w:r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w:r>
        <w:t xml:space="preserve">$\mathopen{}\left\{\mathord{\smash[b]{\underset{\raise.3ex\hbox{$\scriptstyle\sim$}}{x}}\vphantom{x}}\in \mathbb{R}^p : \mathord{\smash[b]{\underset{\raise.3ex\hbox{$\scriptstyle\sim$}}{a}}\vphantom{a}} \cdot \mathord{\smash[b]{\underset{\raise.3ex\hbox{$\scriptstyle\sim$}}{x}}\vphantom{x}} \ge c\right\}\mathclose{}$</w:t>
      </w:r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w:r>
        <w:t xml:space="preserve">$\mathopen{}\left\{\mathord{\smash[b]{\underset{\raise.3ex\hbox{$\scriptstyle\sim$}}{x}}\vphantom{x}}: \mathord{\smash[b]{\underset{\raise.3ex\hbox{$\scriptstyle\sim$}}{a}}\vphantom{a}} \cdot \mathord{\smash[b]{\underset{\raise.3ex\hbox{$\scriptstyle\sim$}}{x}}\vphantom{x}} = c\right\}\mathclose{}$</w:t>
      </w:r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82"/>
    <w:bookmarkStart w:id="83" w:name="exm-half-space"/>
    <w:p>
      <w:pPr>
        <w:pStyle w:val="BodyText"/>
      </w:pPr>
      <w:r>
        <w:rPr>
          <w:b/>
          <w:bCs/>
        </w:rPr>
        <w:t xml:space="preserve">Example 16 (The right half-plane)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 = {(1, 0)}^{\top}$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w:r>
        <w:t xml:space="preserve">$\mathopen{}\left\{\mathord{\smash[b]{\underset{\raise.3ex\hbox{$\scriptstyle\sim$}}{x}}\vphantom{x}}\in \mathbb{R}^2 : x_1 \ge 0\right\}\mathclose{}$</w:t>
      </w:r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83"/>
    <w:bookmarkStart w:id="84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K_1 \cap K_2$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K_1$</w:t>
      </w:r>
      <w:r>
        <w:t xml:space="preserve">, so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K_1$</w:t>
      </w:r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K_2$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K_1 \cap K_2$</w:t>
      </w:r>
      <w:r>
        <w:t xml:space="preserve">.</w:t>
      </w:r>
    </w:p>
    <w:bookmarkStart w:id="86" w:name="exm-convex-intersection"/>
    <w:p>
      <w:pPr>
        <w:pStyle w:val="BodyText"/>
      </w:pPr>
      <w:r>
        <w:rPr>
          <w:b/>
          <w:bCs/>
        </w:rPr>
        <w:t xml:space="preserve">Example 17 (Intersecting a ball with a half-plane)</w:t>
      </w:r>
      <w:r>
        <w:t xml:space="preserve"> </w:t>
      </w:r>
      <w:r>
        <w:t xml:space="preserve">The closed unit ball (</w:t>
      </w:r>
      <w:hyperlink r:id="rId85">
        <w:r>
          <w:rPr>
            <w:rStyle w:val="Hyperlink"/>
          </w:rPr>
          <w:t xml:space="preserve">unit 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14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$\mathopen{}\left\{\mathord{\smash[b]{\underset{\raise.3ex\hbox{$\scriptstyle\sim$}}{x}}\vphantom{x}}: x_1 \ge 0\right\}\mathclose{}$</w:t>
      </w:r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w:r>
        <w:t xml:space="preserve">$\mathopen{}\left\{\mathord{\smash[b]{\underset{\raise.3ex\hbox{$\scriptstyle\sim$}}{x}}\vphantom{x}}: \mathopen{}\left\lVert\mathord{\smash[b]{\underset{\raise.3ex\hbox{$\scriptstyle\sim$}}{x}}\vphantom{x}}\right\rVert\mathclose{} \le 1,\ x_1 \ge 0\right\}\mathclose{}$</w:t>
      </w:r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86"/>
    <w:bookmarkStart w:id="87" w:name="def-strictly-convex"/>
    <w:p>
      <w:pPr>
        <w:pStyle w:val="BodyText"/>
      </w:pPr>
      <w:r>
        <w:rPr>
          <w:b/>
          <w:bCs/>
        </w:rPr>
        <w:t xml:space="preserve">Definition 7 (Strictly convex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 &lt; t f(\mathord{\smash[b]{\underset{\raise.3ex\hbox{$\scriptstyle\sim$}}{x}}\vphantom{x}}) + (1 - t) f(\mathord{\smash[b]{\underset{\raise.3ex\hbox{$\scriptstyle\sim$}}{y}}\vphantom{y}})$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7"/>
    <w:bookmarkStart w:id="89" w:name="def-concave"/>
    <w:p>
      <w:pPr>
        <w:pStyle w:val="BodyText"/>
      </w:pPr>
      <w:r>
        <w:rPr>
          <w:b/>
          <w:bCs/>
        </w:rPr>
        <w:t xml:space="preserve">Definition 8 (Concave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.</w:t>
      </w:r>
    </w:p>
    <w:bookmarkEnd w:id="89"/>
    <w:bookmarkStart w:id="90" w:name="def-strictly-concave"/>
    <w:p>
      <w:pPr>
        <w:pStyle w:val="BodyText"/>
      </w:pPr>
      <w:r>
        <w:rPr>
          <w:b/>
          <w:bCs/>
        </w:rPr>
        <w:t xml:space="preserve">Definition 9 (Strictly 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90"/>
    <w:bookmarkStart w:id="91" w:name="exm-strictly-convex"/>
    <w:p>
      <w:pPr>
        <w:pStyle w:val="BodyText"/>
      </w:pPr>
      <w:r>
        <w:rPr>
          <w:b/>
          <w:bCs/>
        </w:rPr>
        <w:t xml:space="preserve">Example 18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91"/>
    <w:bookmarkStart w:id="92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$f(\mathord{\smash[b]{\underset{\raise.3ex\hbox{$\scriptstyle\sim$}}{x}}\vphantom{x}}) \stackrel{\text{def}}{=}\max\mathopen{}\left\{f_1(\mathord{\smash[b]{\underset{\raise.3ex\hbox{$\scriptstyle\sim$}}{x}}\vphantom{x}}), f_2(\mathord{\smash[b]{\underset{\raise.3ex\hbox{$\scriptstyle\sim$}}{x}}\vphantom{x}})\right\}\mathclose{}$</w:t>
      </w:r>
      <w:r>
        <w:t xml:space="preserve"> </w:t>
      </w:r>
      <w:r>
        <w:t xml:space="preserve">is convex.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w:r>
        <w:t xml:space="preserve">$$
    \begin{aligned}
    f_i(t \mathord{\smash[b]{\underset{\raise.3ex\hbox{$\scriptstyle\sim$}}{x}}\vphantom{x}}+ (1 - t) \mathord{\smash[b]{\underset{\raise.3ex\hbox{$\scriptstyle\sim$}}{y}}\vphantom{y}})
    &amp;\le t f_i(\mathord{\smash[b]{\underset{\raise.3ex\hbox{$\scriptstyle\sim$}}{x}}\vphantom{x}}) + (1 - t) f_i(\mathord{\smash[b]{\underset{\raise.3ex\hbox{$\scriptstyle\sim$}}{y}}\vphantom{y}})
    &amp;&amp; \text{(} f_i \text{ is convex)}
    \\
    &amp;\le t f(\mathord{\smash[b]{\underset{\raise.3ex\hbox{$\scriptstyle\sim$}}{x}}\vphantom{x}}) + (1 - t) f(\mathord{\smash[b]{\underset{\raise.3ex\hbox{$\scriptstyle\sim$}}{y}}\vphantom{y}}).
    &amp;&amp; \text{(} f_i \le f \text{, and } t, 1 - t \ge 0 \text{)}
    \end{aligned}
    $$</w:t>
      </w:r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\mathord{\smash[b]{\underset{\raise.3ex\hbox{$\scriptstyle\sim$}}{y}}\vphantom{y}}$</w:t>
      </w:r>
      <w:r>
        <w:t xml:space="preserve"> </w:t>
      </w:r>
      <w:r>
        <w:t xml:space="preserve">are at most</w:t>
      </w:r>
      <w:r>
        <w:t xml:space="preserve"> </w:t>
      </w:r>
      <w:r>
        <w:t xml:space="preserve">$t f(\mathord{\smash[b]{\underset{\raise.3ex\hbox{$\scriptstyle\sim$}}{x}}\vphantom{x}}) + (1 - t) f(\mathord{\smash[b]{\underset{\raise.3ex\hbox{$\scriptstyle\sim$}}{y}}\vphantom{y}})$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\mathord{\smash[b]{\underset{\raise.3ex\hbox{$\scriptstyle\sim$}}{y}}\vphantom{y}})$</w:t>
      </w:r>
      <w:r>
        <w:t xml:space="preserve"> </w:t>
      </w:r>
      <w:r>
        <w:t xml:space="preserve">is too.</w:t>
      </w:r>
    </w:p>
    <w:bookmarkStart w:id="93" w:name="exm-convex-max"/>
    <w:p>
      <w:pPr>
        <w:pStyle w:val="BodyText"/>
      </w:pPr>
      <w:r>
        <w:rPr>
          <w:b/>
          <w:bCs/>
        </w:rPr>
        <w:t xml:space="preserve">Example 19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3"/>
    <w:bookmarkStart w:id="95" w:name="def-epigraph"/>
    <w:p>
      <w:pPr>
        <w:pStyle w:val="FirstParagraph"/>
      </w:pPr>
      <w:r>
        <w:rPr>
          <w:b/>
          <w:bCs/>
        </w:rPr>
        <w:t xml:space="preserve">Definition 10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94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w:r>
        <w:t xml:space="preserve">$$
    \operatorname{epi} f \stackrel{\text{def}}{=}\mathopen{}\left\{(\mathord{\smash[b]{\underset{\raise.3ex\hbox{$\scriptstyle\sim$}}{x}}\vphantom{x}}, s) : \mathord{\smash[b]{\underset{\raise.3ex\hbox{$\scriptstyle\sim$}}{x}}\vphantom{x}}\in \mathbb{R}^p,\ s \in \mathbb{R},\ f(\mathord{\smash[b]{\underset{\raise.3ex\hbox{$\scriptstyle\sim$}}{x}}\vphantom{x}}) \le s\right\}\mathclose{}.
    $$</w:t>
      </w:r>
    </w:p>
    <w:p>
      <w:pPr>
        <w:pStyle w:val="FirstParagraph"/>
      </w:pPr>
      <w:r>
        <w:t xml:space="preserve">A pair</w:t>
      </w:r>
      <w:r>
        <w:t xml:space="preserve"> </w:t>
      </w:r>
      <w:r>
        <w:t xml:space="preserve">$(\mathord{\smash[b]{\underset{\raise.3ex\hbox{$\scriptstyle\sim$}}{x}}\vphantom{x}}, s)$</w:t>
      </w:r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95"/>
    <w:bookmarkStart w:id="96" w:name="exm-def-epigraph"/>
    <w:p>
      <w:pPr>
        <w:pStyle w:val="BodyText"/>
      </w:pPr>
      <w:r>
        <w:rPr>
          <w:b/>
          <w:bCs/>
        </w:rPr>
        <w:t xml:space="preserve">Example 20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96"/>
    <w:bookmarkStart w:id="97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10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w:r>
        <w:t xml:space="preserve">$(\mathord{\smash[b]{\underset{\raise.3ex\hbox{$\scriptstyle\sim$}}{x}}\vphantom{x}}, f(\mathord{\smash[b]{\underset{\raise.3ex\hbox{$\scriptstyle\sim$}}{x}}\vphantom{x}}))$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$(\mathord{\smash[b]{\underset{\raise.3ex\hbox{$\scriptstyle\sim$}}{y}}\vphantom{y}}, f(\mathord{\smash[b]{\underset{\raise.3ex\hbox{$\scriptstyle\sim$}}{y}}\vphantom{y}}))$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$f(\mathord{\smash[b]{\underset{\raise.3ex\hbox{$\scriptstyle\sim$}}{x}}\vphantom{x}}) \le 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$f(\mathord{\smash[b]{\underset{\raise.3ex\hbox{$\scriptstyle\sim$}}{y}}\vphantom{y}}) \le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w:r>
        <w:t xml:space="preserve">$$
    t\,(\mathord{\smash[b]{\underset{\raise.3ex\hbox{$\scriptstyle\sim$}}{x}}\vphantom{x}}, f(\mathord{\smash[b]{\underset{\raise.3ex\hbox{$\scriptstyle\sim$}}{x}}\vphantom{x}})) + (1 - t)\,(\mathord{\smash[b]{\underset{\raise.3ex\hbox{$\scriptstyle\sim$}}{y}}\vphantom{y}}, f(\mathord{\smash[b]{\underset{\raise.3ex\hbox{$\scriptstyle\sim$}}{y}}\vphantom{y}})) = \mathopen{}\left(t \mathord{\smash[b]{\underset{\raise.3ex\hbox{$\scriptstyle\sim$}}{x}}\vphantom{x}}+ (1 - t) \mathord{\smash[b]{\underset{\raise.3ex\hbox{$\scriptstyle\sim$}}{y}}\vphantom{y}},\ t f(\mathord{\smash[b]{\underset{\raise.3ex\hbox{$\scriptstyle\sim$}}{x}}\vphantom{x}}) + (1 - t) f(\mathord{\smash[b]{\underset{\raise.3ex\hbox{$\scriptstyle\sim$}}{y}}\vphantom{y}})\right)\mathclose{},
    $$</w:t>
      </w:r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that membership means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 \le t f(\mathord{\smash[b]{\underset{\raise.3ex\hbox{$\scriptstyle\sim$}}{x}}\vphantom{x}}) + (1 - t) f(\mathord{\smash[b]{\underset{\raise.3ex\hbox{$\scriptstyle\sim$}}{y}}\vphantom{y}})$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w:r>
        <w:t xml:space="preserve">$(\mathord{\smash[b]{\underset{\raise.3ex\hbox{$\scriptstyle\sim$}}{x}}\vphantom{x}}, s)$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$(\mathord{\smash[b]{\underset{\raise.3ex\hbox{$\scriptstyle\sim$}}{y}}\vphantom{y}}, u)$</w:t>
      </w:r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w:r>
        <w:t xml:space="preserve">$f(\mathord{\smash[b]{\underset{\raise.3ex\hbox{$\scriptstyle\sim$}}{x}}\vphantom{x}}) \le s$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$f(\mathord{\smash[b]{\underset{\raise.3ex\hbox{$\scriptstyle\sim$}}{y}}\vphantom{y}}) \le u$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w:r>
        <w:t xml:space="preserve">$$
    \begin{aligned}
    f(t \mathord{\smash[b]{\underset{\raise.3ex\hbox{$\scriptstyle\sim$}}{x}}\vphantom{x}}+ (1 - t) \mathord{\smash[b]{\underset{\raise.3ex\hbox{$\scriptstyle\sim$}}{y}}\vphantom{y}})
    &amp;\le t f(\mathord{\smash[b]{\underset{\raise.3ex\hbox{$\scriptstyle\sim$}}{x}}\vphantom{x}}) + (1 - t) f(\mathord{\smash[b]{\underset{\raise.3ex\hbox{$\scriptstyle\sim$}}{y}}\vphantom{y}})
    &amp;&amp; \text{(} f \text{ is convex)}
    \\
    &amp;\le t s + (1 - t) u,
    &amp;&amp; \text{(} f(\mathord{\smash[b]{\underset{\raise.3ex\hbox{$\scriptstyle\sim$}}{x}}\vphantom{x}}) \le s \text{, } f(\mathord{\smash[b]{\underset{\raise.3ex\hbox{$\scriptstyle\sim$}}{y}}\vphantom{y}}) \le u \text{, and } t, 1 - t \ge 0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$t\,(\mathord{\smash[b]{\underset{\raise.3ex\hbox{$\scriptstyle\sim$}}{x}}\vphantom{x}}, s) + (1 - t)\,(\mathord{\smash[b]{\underset{\raise.3ex\hbox{$\scriptstyle\sim$}}{y}}\vphantom{y}}, u) = (t \mathord{\smash[b]{\underset{\raise.3ex\hbox{$\scriptstyle\sim$}}{x}}\vphantom{x}}+ (1 - t) \mathord{\smash[b]{\underset{\raise.3ex\hbox{$\scriptstyle\sim$}}{y}}\vphantom{y}},\ t s + (1 - t) u)$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8" w:name="exm-epigraph"/>
    <w:p>
      <w:pPr>
        <w:pStyle w:val="BodyText"/>
      </w:pPr>
      <w:r>
        <w:rPr>
          <w:b/>
          <w:bCs/>
        </w:rPr>
        <w:t xml:space="preserve">Example 21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8"/>
    <w:bookmarkStart w:id="99" w:name="def-tangent-plane"/>
    <w:p>
      <w:pPr>
        <w:pStyle w:val="FirstParagraph"/>
      </w:pPr>
      <w:r>
        <w:rPr>
          <w:b/>
          <w:bCs/>
        </w:rPr>
        <w:t xml:space="preserve">Definition 11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[8]</w:t>
      </w:r>
      <w:r>
        <w:t xml:space="preserve"> </w:t>
      </w:r>
      <w:r>
        <w:t xml:space="preserve">to the</w:t>
      </w:r>
      <w:r>
        <w:t xml:space="preserve"> </w:t>
      </w:r>
      <w:hyperlink r:id="rId9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graph of the function</w:t>
      </w:r>
    </w:p>
    <w:p>
      <w:pPr>
        <w:pStyle w:val="BodyText"/>
      </w:pPr>
      <w:r>
        <w:t xml:space="preserve">$$
    \mathord{\smash[b]{\underset{\raise.3ex\hbox{$\scriptstyle\sim$}}{x}}\vphantom{x}}\mapsto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\mathord{\smash[b]{\underset{\raise.3ex\hbox{$\scriptstyle\sim$}}{y}}\vphantom{y}}),
    $$</w:t>
      </w:r>
    </w:p>
    <w:p>
      <w:pPr>
        <w:pStyle w:val="FirstParagraph"/>
      </w:pPr>
      <w:r>
        <w:t xml:space="preserve">which takes the value</w:t>
      </w:r>
      <w:r>
        <w:t xml:space="preserve"> </w:t>
      </w:r>
      <w:r>
        <w:t xml:space="preserve">$f(\mathord{\smash[b]{\underset{\raise.3ex\hbox{$\scriptstyle\sim$}}{y}}\vphantom{y}})$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9"/>
    <w:bookmarkStart w:id="100" w:name="exm-tangent-plane"/>
    <w:p>
      <w:pPr>
        <w:pStyle w:val="BodyText"/>
      </w:pPr>
      <w:r>
        <w:rPr>
          <w:b/>
          <w:bCs/>
        </w:rPr>
        <w:t xml:space="preserve">Example 22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$\mathord{\smash[b]{\underset{\raise.3ex\hbox{$\scriptstyle\sim$}}{y}}\vphantom{y}}= {(1, 1)}^{\top}$</w:t>
      </w:r>
      <w:r>
        <w:t xml:space="preserve">,</w:t>
      </w:r>
      <w:r>
        <w:t xml:space="preserve"> </w:t>
      </w:r>
      <w:r>
        <w:t xml:space="preserve">$f(\mathord{\smash[b]{\underset{\raise.3ex\hbox{$\scriptstyle\sim$}}{y}}\vphantom{y}}) = 2$</w:t>
      </w:r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w:r>
        <w:t xml:space="preserve">$$
    \begin{aligned}
    s
    &amp;= 2 + 2\,(x_1 - 1) + 2\,(x_2 - 1)
    &amp;&amp; \text{(substitute } f(\mathord{\smash[b]{\underset{\raise.3ex\hbox{$\scriptstyle\sim$}}{y}}\vphantom{y}}) \text{ and the gradient)}
    \\
    &amp;= 2 + 2 x_1 - 2 + 2 x_2 - 2
    &amp;&amp; \text{(distribute)}
    \\
    &amp;= 2 x_1 + 2 x_2 - 2.
    &amp;&amp; \text{(} 2 - 2 - 2 = -2 \text{)}
    \end{aligned}
    $$</w:t>
      </w:r>
    </w:p>
    <w:bookmarkEnd w:id="100"/>
    <w:bookmarkStart w:id="102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101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02"/>
    <w:bookmarkStart w:id="104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103" w:name="eq-supporting-hyperplane"/>
      <w:r>
        <w:t xml:space="preserve">$$
    f(\mathord{\smash[b]{\underset{\raise.3ex\hbox{$\scriptstyle\sim$}}{x}}\vphantom{x}}) \ge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
    \qquad \text{for all } \mathord{\smash[b]{\underset{\raise.3ex\hbox{$\scriptstyle\sim$}}{x}}\vphantom{x}}, \mathord{\smash[b]{\underset{\raise.3ex\hbox{$\scriptstyle\sim$}}{y}}\vphantom{y}}\in \mathbb{R}^p:
     \qquad(1)$$</w:t>
      </w:r>
      <w:bookmarkEnd w:id="103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11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 let</w:t>
      </w:r>
      <w:r>
        <w:t xml:space="preserve"> </w:t>
      </w:r>
      <w:r>
        <w:t xml:space="preserve">$\mathord{\smash[b]{\underset{\raise.3ex\hbox{$\scriptstyle\sim$}}{d}}\vphantom{d}} \stackrel{\text{def}}{=}\mathord{\smash[b]{\underset{\raise.3ex\hbox{$\scriptstyle\sim$}}{x}}\vphantom{x}}-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$g(t) \stackrel{\text{def}}{=}f(\mathord{\smash[b]{\underset{\raise.3ex\hbox{$\scriptstyle\sim$}}{y}}\vphantom{y}}+ t \mathord{\smash[b]{\underset{\raise.3ex\hbox{$\scriptstyle\sim$}}{d}}\vphantom{d}})$</w:t>
      </w:r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w:r>
        <w:t xml:space="preserve">$t \mapsto \mathord{\smash[b]{\underset{\raise.3ex\hbox{$\scriptstyle\sim$}}{y}}\vphantom{y}}+ t \mathord{\smash[b]{\underset{\raise.3ex\hbox{$\scriptstyle\sim$}}{d}}\vphantom{d}}$</w:t>
      </w:r>
      <w:r>
        <w:t xml:space="preserve"> </w:t>
      </w:r>
      <w:r>
        <w:t xml:space="preserve">has derivative</w:t>
      </w:r>
      <w:r>
        <w:t xml:space="preserve"> </w:t>
      </w:r>
      <w:r>
        <w:t xml:space="preserve">${\mathord{\smash[b]{\underset{\raise.3ex\hbox{$\scriptstyle\sim$}}{d}}\vphantom{d}}}^{\top}$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w:r>
        <w:t xml:space="preserve">$$
    \begin{aligned}
    g'(0)
    &amp;= {\mathord{\smash[b]{\underset{\raise.3ex\hbox{$\scriptstyle\sim$}}{d}}\vphantom{d}}}^{\top}\,\frac{\partial}{\partial \mathord{\smash[b]{\underset{\raise.3ex\hbox{$\scriptstyle\sim$}}{x}}\vphantom{x}}} f(\mathord{\smash[b]{\underset{\raise.3ex\hbox{$\scriptstyle\sim$}}{y}}\vphantom{y}})
    &amp;&amp; \text{(vector chain rule)}
    \\
    &amp;= {\mathopen{}\left(\frac{\partial}{\partial \mathord{\smash[b]{\underset{\raise.3ex\hbox{$\scriptstyle\sim$}}{x}}\vphantom{x}}} f(\mathord{\smash[b]{\underset{\raise.3ex\hbox{$\scriptstyle\sim$}}{y}}\vphantom{y}})\right)\mathclose{}}^{\top} \mathord{\smash[b]{\underset{\raise.3ex\hbox{$\scriptstyle\sim$}}{d}}\vphantom{d}}.
    &amp;&amp; \text{(a } 1 \times 1 \text{ matrix equals its transpose)}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$\mathord{\smash[b]{\underset{\raise.3ex\hbox{$\scriptstyle\sim$}}{y}}\vphantom{y}}+ t \mathord{\smash[b]{\underset{\raise.3ex\hbox{$\scriptstyle\sim$}}{d}}\vphantom{d}} = t \mathord{\smash[b]{\underset{\raise.3ex\hbox{$\scriptstyle\sim$}}{x}}\vphantom{x}}+ (1 - t) \mathord{\smash[b]{\underset{\raise.3ex\hbox{$\scriptstyle\sim$}}{y}}\vphantom{y}}$</w:t>
      </w:r>
      <w:r>
        <w:t xml:space="preserve">, so</w:t>
      </w:r>
    </w:p>
    <w:p>
      <w:pPr>
        <w:pStyle w:val="BodyText"/>
      </w:pPr>
      <w:r>
        <w:t xml:space="preserve">$$
    \begin{aligned}
    g(t) - g(0)
    &amp;= f(t \mathord{\smash[b]{\underset{\raise.3ex\hbox{$\scriptstyle\sim$}}{x}}\vphantom{x}}+ (1 - t) \mathord{\smash[b]{\underset{\raise.3ex\hbox{$\scriptstyle\sim$}}{y}}\vphantom{y}}) - f(\mathord{\smash[b]{\underset{\raise.3ex\hbox{$\scriptstyle\sim$}}{y}}\vphantom{y}})
    &amp;&amp; \text{(definition of } g \text{)}
    \\
    &amp;\le t f(\mathord{\smash[b]{\underset{\raise.3ex\hbox{$\scriptstyle\sim$}}{x}}\vphantom{x}}) + (1 - t) f(\mathord{\smash[b]{\underset{\raise.3ex\hbox{$\scriptstyle\sim$}}{y}}\vphantom{y}}) - f(\mathord{\smash[b]{\underset{\raise.3ex\hbox{$\scriptstyle\sim$}}{y}}\vphantom{y}})
    &amp;&amp; \text{(} f \text{ is convex)}
    \\
    &amp;= t\,(f(\mathord{\smash[b]{\underset{\raise.3ex\hbox{$\scriptstyle\sim$}}{x}}\vphantom{x}}) - f(\mathord{\smash[b]{\underset{\raise.3ex\hbox{$\scriptstyle\sim$}}{y}}\vphantom{y}})),
    &amp;&amp; \text{(collect terms)}
    \end{aligned}
    $$</w:t>
      </w:r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$\dfrac{g(t) - g(0)}{t} \le f(\mathord{\smash[b]{\underset{\raise.3ex\hbox{$\scriptstyle\sim$}}{x}}\vphantom{x}}) -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w:r>
        <w:t xml:space="preserve">$f(\mathord{\smash[b]{\underset{\raise.3ex\hbox{$\scriptstyle\sim$}}{x}}\vphantom{x}}) - f(\mathord{\smash[b]{\underset{\raise.3ex\hbox{$\scriptstyle\sim$}}{y}}\vphantom{y}})$</w:t>
      </w:r>
      <w:r>
        <w:t xml:space="preserve"> </w:t>
      </w:r>
      <w:r>
        <w:t xml:space="preserve">is at most</w:t>
      </w:r>
      <w:r>
        <w:t xml:space="preserve"> </w:t>
      </w:r>
      <w:r>
        <w:t xml:space="preserve">$f(\mathord{\smash[b]{\underset{\raise.3ex\hbox{$\scriptstyle\sim$}}{x}}\vphantom{x}}) -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 \le f(\mathord{\smash[b]{\underset{\raise.3ex\hbox{$\scriptstyle\sim$}}{x}}\vphantom{x}}) - f(\mathord{\smash[b]{\underset{\raise.3ex\hbox{$\scriptstyle\sim$}}{y}}\vphantom{y}})$</w:t>
      </w:r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$\mathord{\smash[b]{\underset{\raise.3ex\hbox{$\scriptstyle\sim$}}{z}}\vphantom{z}} \stackrel{\text{def}}{=}t \mathord{\smash[b]{\underset{\raise.3ex\hbox{$\scriptstyle\sim$}}{x}}\vphantom{x}}+ (1 - t)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f(\mathord{\smash[b]{\underset{\raise.3ex\hbox{$\scriptstyle\sim$}}{z}}\vphantom{z}})$</w:t>
      </w:r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, once toward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once toward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</w:p>
    <w:p>
      <w:pPr>
        <w:pStyle w:val="BodyText"/>
      </w:pPr>
      <w:r>
        <w:t xml:space="preserve">$$
    f(\mathord{\smash[b]{\underset{\raise.3ex\hbox{$\scriptstyle\sim$}}{x}}\vphantom{x}}) \ge f(\mathord{\smash[b]{\underset{\raise.3ex\hbox{$\scriptstyle\sim$}}{z}}\vphantom{z}}) + {\mathord{\smash[b]{\underset{\raise.3ex\hbox{$\scriptstyle\sim$}}{g}}\vphantom{g}}}^{\top} (\mathord{\smash[b]{\underset{\raise.3ex\hbox{$\scriptstyle\sim$}}{x}}\vphantom{x}}- \mathord{\smash[b]{\underset{\raise.3ex\hbox{$\scriptstyle\sim$}}{z}}\vphantom{z}}),
    \qquad
    f(\mathord{\smash[b]{\underset{\raise.3ex\hbox{$\scriptstyle\sim$}}{y}}\vphantom{y}}) \ge f(\mathord{\smash[b]{\underset{\raise.3ex\hbox{$\scriptstyle\sim$}}{z}}\vphantom{z}}) + {\mathord{\smash[b]{\underset{\raise.3ex\hbox{$\scriptstyle\sim$}}{g}}\vphantom{g}}}^{\top} (\mathord{\smash[b]{\underset{\raise.3ex\hbox{$\scriptstyle\sim$}}{y}}\vphantom{y}}- \mathord{\smash[b]{\underset{\raise.3ex\hbox{$\scriptstyle\sim$}}{z}}\vphantom{z}}).
    $$</w:t>
      </w:r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w:r>
        <w:t xml:space="preserve">$$
    \begin{aligned}
    t f(\mathord{\smash[b]{\underset{\raise.3ex\hbox{$\scriptstyle\sim$}}{x}}\vphantom{x}}) + (1 - t) f(\mathord{\smash[b]{\underset{\raise.3ex\hbox{$\scriptstyle\sim$}}{y}}\vphantom{y}})
    &amp;\ge t \mathopen{}\left(f(\mathord{\smash[b]{\underset{\raise.3ex\hbox{$\scriptstyle\sim$}}{z}}\vphantom{z}}) + {\mathord{\smash[b]{\underset{\raise.3ex\hbox{$\scriptstyle\sim$}}{g}}\vphantom{g}}}^{\top} (\mathord{\smash[b]{\underset{\raise.3ex\hbox{$\scriptstyle\sim$}}{x}}\vphantom{x}}- \mathord{\smash[b]{\underset{\raise.3ex\hbox{$\scriptstyle\sim$}}{z}}\vphantom{z}})\right)\mathclose{} + (1 - t) \mathopen{}\left(f(\mathord{\smash[b]{\underset{\raise.3ex\hbox{$\scriptstyle\sim$}}{z}}\vphantom{z}}) + {\mathord{\smash[b]{\underset{\raise.3ex\hbox{$\scriptstyle\sim$}}{g}}\vphantom{g}}}^{\top} (\mathord{\smash[b]{\underset{\raise.3ex\hbox{$\scriptstyle\sim$}}{y}}\vphantom{y}}- \mathord{\smash[b]{\underset{\raise.3ex\hbox{$\scriptstyle\sim$}}{z}}\vphantom{z}})\right)\mathclose{}
    &amp;&amp; \text{(multiply by } t, 1 - t \ge 0 \text{ and add)}
    \\
    &amp;= (t + (1 - t))\,f(\mathord{\smash[b]{\underset{\raise.3ex\hbox{$\scriptstyle\sim$}}{z}}\vphantom{z}}) + t\,{\mathord{\smash[b]{\underset{\raise.3ex\hbox{$\scriptstyle\sim$}}{g}}\vphantom{g}}}^{\top} (\mathord{\smash[b]{\underset{\raise.3ex\hbox{$\scriptstyle\sim$}}{x}}\vphantom{x}}- \mathord{\smash[b]{\underset{\raise.3ex\hbox{$\scriptstyle\sim$}}{z}}\vphantom{z}}) + (1 - t)\,{\mathord{\smash[b]{\underset{\raise.3ex\hbox{$\scriptstyle\sim$}}{g}}\vphantom{g}}}^{\top} (\mathord{\smash[b]{\underset{\raise.3ex\hbox{$\scriptstyle\sim$}}{y}}\vphantom{y}}- \mathord{\smash[b]{\underset{\raise.3ex\hbox{$\scriptstyle\sim$}}{z}}\vphantom{z}})
    &amp;&amp; \text{(distribute } t \text{ and } 1 - t \text{)}
    \\
    &amp;= f(\mathord{\smash[b]{\underset{\raise.3ex\hbox{$\scriptstyle\sim$}}{z}}\vphantom{z}}) + t\,{\mathord{\smash[b]{\underset{\raise.3ex\hbox{$\scriptstyle\sim$}}{g}}\vphantom{g}}}^{\top} (\mathord{\smash[b]{\underset{\raise.3ex\hbox{$\scriptstyle\sim$}}{x}}\vphantom{x}}- \mathord{\smash[b]{\underset{\raise.3ex\hbox{$\scriptstyle\sim$}}{z}}\vphantom{z}}) + (1 - t)\,{\mathord{\smash[b]{\underset{\raise.3ex\hbox{$\scriptstyle\sim$}}{g}}\vphantom{g}}}^{\top} (\mathord{\smash[b]{\underset{\raise.3ex\hbox{$\scriptstyle\sim$}}{y}}\vphantom{y}}- \mathord{\smash[b]{\underset{\raise.3ex\hbox{$\scriptstyle\sim$}}{z}}\vphantom{z}})
    &amp;&amp; \text{(} t + (1 - t) = 1 \text{)}
    \\
    &amp;= f(\mathord{\smash[b]{\underset{\raise.3ex\hbox{$\scriptstyle\sim$}}{z}}\vphantom{z}}) + {\mathord{\smash[b]{\underset{\raise.3ex\hbox{$\scriptstyle\sim$}}{g}}\vphantom{g}}}^{\top} \mathopen{}\left(t (\mathord{\smash[b]{\underset{\raise.3ex\hbox{$\scriptstyle\sim$}}{x}}\vphantom{x}}- \mathord{\smash[b]{\underset{\raise.3ex\hbox{$\scriptstyle\sim$}}{z}}\vphantom{z}}) + (1 - t) (\mathord{\smash[b]{\underset{\raise.3ex\hbox{$\scriptstyle\sim$}}{y}}\vphantom{y}}- \mathord{\smash[b]{\underset{\raise.3ex\hbox{$\scriptstyle\sim$}}{z}}\vphantom{z}})\right)\mathclose{}
    &amp;&amp; \text{(factor out } {\mathord{\smash[b]{\underset{\raise.3ex\hbox{$\scriptstyle\sim$}}{g}}\vphantom{g}}}^{\top} \text{; matrix products distribute)}
    \\
    &amp;= f(\mathord{\smash[b]{\underset{\raise.3ex\hbox{$\scriptstyle\sim$}}{z}}\vphantom{z}}) + {\mathord{\smash[b]{\underset{\raise.3ex\hbox{$\scriptstyle\sim$}}{g}}\vphantom{g}}}^{\top} \mathopen{}\left(t \mathord{\smash[b]{\underset{\raise.3ex\hbox{$\scriptstyle\sim$}}{x}}\vphantom{x}}+ (1 - t) \mathord{\smash[b]{\underset{\raise.3ex\hbox{$\scriptstyle\sim$}}{y}}\vphantom{y}}- \mathord{\smash[b]{\underset{\raise.3ex\hbox{$\scriptstyle\sim$}}{z}}\vphantom{z}}\right)\mathclose{}
    &amp;&amp; \text{(collect terms)}
    \\
    &amp;= f(\mathord{\smash[b]{\underset{\raise.3ex\hbox{$\scriptstyle\sim$}}{z}}\vphantom{z}}).
    &amp;&amp; \text{(definition of } \mathord{\smash[b]{\underset{\raise.3ex\hbox{$\scriptstyle\sim$}}{z}}\vphantom{z}} \text{)}
    \end{aligned}
    $$</w:t>
      </w:r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8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w:r>
        <w:t xml:space="preserve">$\mathord{\smash[b]{\underset{\raise.3ex\hbox{$\scriptstyle\sim$}}{z}}\vphantom{z}}$</w:t>
      </w:r>
      <w:r>
        <w:t xml:space="preserve"> </w:t>
      </w:r>
      <w:r>
        <w:t xml:space="preserve">differs from both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\mathord{\smash[b]{\underset{\raise.3ex\hbox{$\scriptstyle\sim$}}{z}}\vphantom{z}} = (1 - t)(\mathord{\smash[b]{\underset{\raise.3ex\hbox{$\scriptstyle\sim$}}{x}}\vphantom{x}}- \mathord{\smash[b]{\underset{\raise.3ex\hbox{$\scriptstyle\sim$}}{y}}\vphantom{y}})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\mathord{\smash[b]{\underset{\raise.3ex\hbox{$\scriptstyle\sim$}}{z}}\vphantom{z}} = t (\mathord{\smash[b]{\underset{\raise.3ex\hbox{$\scriptstyle\sim$}}{y}}\vphantom{y}}- \mathord{\smash[b]{\underset{\raise.3ex\hbox{$\scriptstyle\sim$}}{x}}\vphantom{x}}) \ne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105" w:name="exm-convex-first-order"/>
    <w:p>
      <w:pPr>
        <w:pStyle w:val="FirstParagraph"/>
      </w:pPr>
      <w:r>
        <w:rPr>
          <w:b/>
          <w:bCs/>
        </w:rPr>
        <w:t xml:space="preserve">Example 23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05"/>
    <w:bookmarkStart w:id="107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hyperlink r:id="rId106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$\mathord{\smash[b]{\underset{\raise.3ex\hbox{$\scriptstyle\sim$}}{h}}\vphantom{h}} = 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w:r>
        <w:t xml:space="preserve">$\mathord{\smash[b]{\underset{\raise.3ex\hbox{$\scriptstyle\sim$}}{w}}\vphantom{w}} \stackrel{\text{def}}{=}\mathord{\smash[b]{\underset{\raise.3ex\hbox{$\scriptstyle\sim$}}{y}}\vphantom{y}}+ \tau(\mathord{\smash[b]{\underset{\raise.3ex\hbox{$\scriptstyle\sim$}}{x}}\vphantom{x}}- \mathord{\smash[b]{\underset{\raise.3ex\hbox{$\scriptstyle\sim$}}{y}}\vphantom{y}})$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&amp;=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 + \frac{1}{2}\,{(\mathord{\smash[b]{\underset{\raise.3ex\hbox{$\scriptstyle\sim$}}{x}}\vphantom{x}}- \mathord{\smash[b]{\underset{\raise.3ex\hbox{$\scriptstyle\sim$}}{y}}\vphantom{y}})}^{\top}\,\mathbf{H}_f(\mathord{\smash[b]{\underset{\raise.3ex\hbox{$\scriptstyle\sim$}}{w}}\vphantom{w}})\,(\mathord{\smash[b]{\underset{\raise.3ex\hbox{$\scriptstyle\sim$}}{x}}\vphantom{x}}- \mathord{\smash[b]{\underset{\raise.3ex\hbox{$\scriptstyle\sim$}}{y}}\vphantom{y}})
    &amp;&amp; \text{(}\text{Theorem~4}\text{)}
    \\
    &amp;\ge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\mathord{\smash[b]{\underset{\raise.3ex\hbox{$\scriptstyle\sim$}}{y}}\vphantom{y}}).
    &amp;&amp; \text{(} \mathbf{H}_f(\mathord{\smash[b]{\underset{\raise.3ex\hbox{$\scriptstyle\sim$}}{w}}\vphantom{w}}) \text{ is positive semidefinite)}
    \end{aligned}
    $$</w:t>
      </w:r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8" w:name="exm-convex-hessian"/>
    <w:p>
      <w:pPr>
        <w:pStyle w:val="BodyText"/>
      </w:pPr>
      <w:r>
        <w:rPr>
          <w:b/>
          <w:bCs/>
        </w:rPr>
        <w:t xml:space="preserve">Example 24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\mathbf{A} \mathord{\smash[b]{\underset{\raise.3ex\hbox{$\scriptstyle\sim$}}{x}}\vphantom{x}}$</w:t>
      </w:r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w:r>
        <w:t xml:space="preserve">${\mathord{\smash[b]{\underset{\raise.3ex\hbox{$\scriptstyle\sim$}}{h}}\vphantom{h}}}^{\top} (2 \mathbf{A}) \mathord{\smash[b]{\underset{\raise.3ex\hbox{$\scriptstyle\sim$}}{h}}\vphantom{h}} = 2\,{\mathord{\smash[b]{\underset{\raise.3ex\hbox{$\scriptstyle\sim$}}{h}}\vphantom{h}}}^{\top} \mathbf{A} \mathord{\smash[b]{\underset{\raise.3ex\hbox{$\scriptstyle\sim$}}{h}}\vphantom{h}} \ge 0$</w:t>
      </w:r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w:r>
        <w:t xml:space="preserve">$$
    \begin{aligned}
    {\mathord{\smash[b]{\underset{\raise.3ex\hbox{$\scriptstyle\sim$}}{h}}\vphantom{h}}}^{\top}\,\mathbf{H}_f(\mathord{\smash[b]{\underset{\raise.3ex\hbox{$\scriptstyle\sim$}}{x}}\vphantom{x}})\,\mathord{\smash[b]{\underset{\raise.3ex\hbox{$\scriptstyle\sim$}}{h}}\vphantom{h}}
    &amp;= e^{u} (4 h_1^2 + 4 h_1 h_2 + h_2^2) \\
    &amp;= e^{u} (2 h_1 + h_2)^2 \\
    &amp;\ge 0,
    \end{aligned}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w:r>
        <w:t xml:space="preserve">$\mathord{\smash[b]{\underset{\raise.3ex\hbox{$\scriptstyle\sim$}}{h}}\vphantom{h}} = {(1, -2)}^{\top}$</w:t>
      </w:r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$\mathord{\smash[b]{\underset{\raise.3ex\hbox{$\scriptstyle\sim$}}{x}}\vphantom{x}}= t\,{(1, -2)}^{\top}$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8"/>
    <w:bookmarkStart w:id="110" w:name="exm-convex-hessian-not-necessary"/>
    <w:p>
      <w:pPr>
        <w:pStyle w:val="FirstParagraph"/>
      </w:pPr>
      <w:r>
        <w:rPr>
          <w:b/>
          <w:bCs/>
        </w:rPr>
        <w:t xml:space="preserve">Example 25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9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0"/>
    <w:bookmarkStart w:id="112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11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&amp;\ge f(\mathord{\smash[b]{\underset{\raise.3ex\hbox{$\scriptstyle\sim$}}{x}}\vphantom{x}}^*) + {\mathopen{}\left(\frac{\partial}{\partial \mathord{\smash[b]{\underset{\raise.3ex\hbox{$\scriptstyle\sim$}}{x}}\vphantom{x}}} f(\mathord{\smash[b]{\underset{\raise.3ex\hbox{$\scriptstyle\sim$}}{x}}\vphantom{x}}^*)\right)\mathclose{}}^{\top} (\mathord{\smash[b]{\underset{\raise.3ex\hbox{$\scriptstyle\sim$}}{x}}\vphantom{x}}- \mathord{\smash[b]{\underset{\raise.3ex\hbox{$\scriptstyle\sim$}}{x}}\vphantom{x}}^*)
    &amp;&amp; \text{(}\text{Equation~1}\text{ with } \mathord{\smash[b]{\underset{\raise.3ex\hbox{$\scriptstyle\sim$}}{y}}\vphantom{y}}= \mathord{\smash[b]{\underset{\raise.3ex\hbox{$\scriptstyle\sim$}}{x}}\vphantom{x}}^* \text{)}
    \\
    &amp;= f(\mathord{\smash[b]{\underset{\raise.3ex\hbox{$\scriptstyle\sim$}}{x}}\vphantom{x}}^*) + {\mathord{\smash[b]{\underset{\raise.3ex\hbox{$\scriptstyle\sim$}}{0}}\vphantom{0}}}^{\top} (\mathord{\smash[b]{\underset{\raise.3ex\hbox{$\scriptstyle\sim$}}{x}}\vphantom{x}}- \mathord{\smash[b]{\underset{\raise.3ex\hbox{$\scriptstyle\sim$}}{x}}\vphantom{x}}^*)
    &amp;&amp; \text{(} \mathord{\smash[b]{\underset{\raise.3ex\hbox{$\scriptstyle\sim$}}{x}}\vphantom{x}}^* \text{ is stationary)}
    \\
    &amp;= f(\mathord{\smash[b]{\underset{\raise.3ex\hbox{$\scriptstyle\sim$}}{x}}\vphantom{x}}^*).
    &amp;&amp; \text{(} \mathord{\smash[b]{\underset{\raise.3ex\hbox{$\scriptstyle\sim$}}{0}}\vphantom{0}} \cdot \mathord{\smash[b]{\underset{\raise.3ex\hbox{$\scriptstyle\sim$}}{v}}\vphantom{v}} = 0 \text{)}
    \end{aligned}
    $$</w:t>
      </w:r>
    </w:p>
    <w:bookmarkStart w:id="113" w:name="exm-convex-stationary"/>
    <w:p>
      <w:pPr>
        <w:pStyle w:val="FirstParagraph"/>
      </w:pPr>
      <w:r>
        <w:rPr>
          <w:b/>
          <w:bCs/>
        </w:rPr>
        <w:t xml:space="preserve">Example 26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24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13"/>
    <w:bookmarkEnd w:id="114"/>
    <w:bookmarkStart w:id="143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w:r>
              <w:t xml:space="preserve">$\mathord{\smash[b]{\underset{\raise.3ex\hbox{$\scriptstyle\sim$}}{x}}\vphantom{x}}$</w:t>
            </w:r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17" w:name="def-feasible-set"/>
    <w:p>
      <w:pPr>
        <w:pStyle w:val="FirstParagraph"/>
      </w:pPr>
      <w:r>
        <w:rPr>
          <w:b/>
          <w:bCs/>
        </w:rPr>
        <w:t xml:space="preserve">Definition 12 (Feasible set)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[9]</w:t>
      </w:r>
      <w:r>
        <w:t xml:space="preserve"> </w:t>
      </w:r>
      <w:r>
        <w:t xml:space="preserve">and its points are feasible.</w:t>
      </w:r>
    </w:p>
    <w:bookmarkEnd w:id="117"/>
    <w:bookmarkStart w:id="118" w:name="def-constraints"/>
    <w:p>
      <w:pPr>
        <w:pStyle w:val="BodyText"/>
      </w:pPr>
      <w:r>
        <w:rPr>
          <w:b/>
          <w:bCs/>
        </w:rPr>
        <w:t xml:space="preserve">Definition 13 (Constraints)</w:t>
      </w:r>
      <w:r>
        <w:t xml:space="preserve"> </w:t>
      </w:r>
      <w:r>
        <w:t xml:space="preserve">When the feasible set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18"/>
    <w:bookmarkStart w:id="119" w:name="exm-feasible-set"/>
    <w:p>
      <w:pPr>
        <w:pStyle w:val="BodyText"/>
      </w:pPr>
      <w:r>
        <w:rPr>
          <w:b/>
          <w:bCs/>
        </w:rPr>
        <w:t xml:space="preserve">Example 27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w:r>
        <w:t xml:space="preserve">$\mathopen{}\left\{\mathord{\smash[b]{\underset{\raise.3ex\hbox{$\scriptstyle\sim$}}{x}}\vphantom{x}}\in \mathbb{R}^2 : 3 x_1 + 4 x_2 = 5\right\}\mathclose{}$</w:t>
      </w:r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$\mathord{\smash[b]{\underset{\raise.3ex\hbox{$\scriptstyle\sim$}}{0}}\vphantom{0}}$</w:t>
      </w:r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9"/>
    <w:bookmarkStart w:id="120" w:name="def-objective-function"/>
    <w:p>
      <w:pPr>
        <w:pStyle w:val="BodyText"/>
      </w:pPr>
      <w:r>
        <w:rPr>
          <w:b/>
          <w:bCs/>
        </w:rPr>
        <w:t xml:space="preserve">Definition 14 (Objective function (objective))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</w:p>
    <w:bookmarkEnd w:id="120"/>
    <w:bookmarkStart w:id="121" w:name="def-minimizer-over-feasible-set"/>
    <w:p>
      <w:pPr>
        <w:pStyle w:val="BodyText"/>
      </w:pPr>
      <w:r>
        <w:rPr>
          <w:b/>
          <w:bCs/>
        </w:rPr>
        <w:t xml:space="preserve">Definition 15 (Minimizer over a feasible set)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$f(\mathord{\smash[b]{\underset{\raise.3ex\hbox{$\scriptstyle\sim$}}{x}}\vphantom{x}}^*) \le f(\mathord{\smash[b]{\underset{\raise.3ex\hbox{$\scriptstyle\sim$}}{x}}\vphantom{x}})$</w:t>
      </w:r>
      <w:r>
        <w:t xml:space="preserve"> </w:t>
      </w:r>
      <w:r>
        <w:t xml:space="preserve">for every feasible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11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</w:p>
    <w:bookmarkEnd w:id="121"/>
    <w:bookmarkStart w:id="122" w:name="def-minimization-problem"/>
    <w:p>
      <w:pPr>
        <w:pStyle w:val="BodyText"/>
      </w:pPr>
      <w:r>
        <w:rPr>
          <w:b/>
          <w:bCs/>
        </w:rPr>
        <w:t xml:space="preserve">Definition 16 (Minimization problem)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minimization problem</w:t>
      </w:r>
      <w:r>
        <w:t xml:space="preserve"> </w:t>
      </w:r>
      <w:r>
        <w:t xml:space="preserve">[10]</w:t>
      </w:r>
      <w:r>
        <w:t xml:space="preserve"> </w:t>
      </w:r>
      <w:r>
        <w:t xml:space="preserve">is to find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inimizer-over-feasible-set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 (</w:t>
      </w:r>
      <w:hyperlink w:anchor="def-constraints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subject to them.</w:t>
      </w:r>
    </w:p>
    <w:bookmarkEnd w:id="122"/>
    <w:bookmarkStart w:id="123" w:name="exm-minimization-problem"/>
    <w:p>
      <w:pPr>
        <w:pStyle w:val="BodyText"/>
      </w:pPr>
      <w:r>
        <w:rPr>
          <w:b/>
          <w:bCs/>
        </w:rPr>
        <w:t xml:space="preserve">Example 28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27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$\mathord{\smash[b]{\underset{\raise.3ex\hbox{$\scriptstyle\sim$}}{0}}\vphantom{0}}$</w:t>
      </w:r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w:r>
        <w:t xml:space="preserve">$f(\mathord{\smash[b]{\underset{\raise.3ex\hbox{$\scriptstyle\sim$}}{0}}\vphantom{0}}) = 0$</w:t>
      </w:r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23"/>
    <w:p>
      <w:pPr>
        <w:pStyle w:val="BodyText"/>
      </w:pPr>
      <w:r>
        <w:t xml:space="preserve">Here the objective (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) is a quadratic</w:t>
      </w:r>
      <w:r>
        <w:t xml:space="preserve"> </w:t>
      </w:r>
      <w:r>
        <w:t xml:space="preserve">$\tfrac{1}{2}\,{\mathord{\smash[b]{\underset{\raise.3ex\hbox{$\scriptstyle\sim$}}{x}}\vphantom{x}}}^{\top}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constraints">
        <w:r>
          <w:rPr>
            <w:rStyle w:val="Hyperlink"/>
          </w:rPr>
          <w:t xml:space="preserve">Definition 13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t xml:space="preserve">$\mathord{\smash[b]{\underset{\raise.3ex\hbox{$\scriptstyle\sim$}}{0}}\vphantom{0}}_{p \times 1}$</w:t>
      </w:r>
      <w:r>
        <w:t xml:space="preserve"> </w:t>
      </w:r>
      <w:r>
        <w:t xml:space="preserve">(its gradient is</w:t>
      </w:r>
      <w:r>
        <w:t xml:space="preserve"> </w:t>
      </w:r>
      <w:r>
        <w:t xml:space="preserve">$\mathbf{S} \mathord{\smash[b]{\underset{\raise.3ex\hbox{$\scriptstyle\sim$}}{x}}\vphantom{x}}$</w:t>
      </w:r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 then found among the stationary points of a new function of the extended set of unknowns.</w:t>
      </w:r>
    </w:p>
    <w:bookmarkStart w:id="124" w:name="def-lagrangian"/>
    <w:p>
      <w:pPr>
        <w:pStyle w:val="BodyText"/>
      </w:pPr>
      <w:r>
        <w:rPr>
          <w:b/>
          <w:bCs/>
        </w:rPr>
        <w:t xml:space="preserve">Definition 17 (Lagrangian)</w:t>
      </w:r>
      <w:r>
        <w:t xml:space="preserve"> </w:t>
      </w:r>
      <w:r>
        <w:t xml:space="preserve">For the problem of minimizing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over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subject to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[11]</w:t>
      </w:r>
      <w:r>
        <w:t xml:space="preserve"> </w:t>
      </w:r>
      <w:r>
        <w:t xml:space="preserve">is the function of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$\mathord{\smash[b]{\underset{\raise.3ex\hbox{$\scriptstyle\sim$}}{\lambda}}\vphantom{\lambda}}\in \mathbb{R}^m$</w:t>
      </w:r>
    </w:p>
    <w:p>
      <w:pPr>
        <w:pStyle w:val="BodyText"/>
      </w:pPr>
      <w:r>
        <w:t xml:space="preserve">$$
    L(\mathord{\smash[b]{\underset{\raise.3ex\hbox{$\scriptstyle\sim$}}{x}}\vphantom{x}}, \mathord{\smash[b]{\underset{\raise.3ex\hbox{$\scriptstyle\sim$}}{\lambda}}\vphantom{\lambda}}) \stackrel{\text{def}}{=}f(\mathord{\smash[b]{\underset{\raise.3ex\hbox{$\scriptstyle\sim$}}{x}}\vphantom{x}}) + {\mathord{\smash[b]{\underset{\raise.3ex\hbox{$\scriptstyle\sim$}}{\lambda}}\vphantom{\lambda}}}^{\top} \mathopen{}\left({\mathbf{A}}^{\top} \mathord{\smash[b]{\underset{\raise.3ex\hbox{$\scriptstyle\sim$}}{x}}\vphantom{x}}- \mathord{\smash[b]{\underset{\raise.3ex\hbox{$\scriptstyle\sim$}}{b}}\vphantom{b}}\right)\mathclose{}.
    $$</w:t>
      </w:r>
    </w:p>
    <w:bookmarkEnd w:id="124"/>
    <w:bookmarkStart w:id="125" w:name="def-lagrange-multipliers"/>
    <w:p>
      <w:pPr>
        <w:pStyle w:val="FirstParagraph"/>
      </w:pPr>
      <w:r>
        <w:rPr>
          <w:b/>
          <w:bCs/>
        </w:rPr>
        <w:t xml:space="preserve">Definition 18 (Lagrange multipliers)</w:t>
      </w:r>
      <w:r>
        <w:t xml:space="preserve"> </w:t>
      </w:r>
      <w:r>
        <w:t xml:space="preserve">In the Lagrangian</w:t>
      </w:r>
      <w:r>
        <w:t xml:space="preserve"> </w:t>
      </w:r>
      <w:r>
        <w:t xml:space="preserve">$L(\mathord{\smash[b]{\underset{\raise.3ex\hbox{$\scriptstyle\sim$}}{x}}\vphantom{x}}, \mathord{\smash[b]{\underset{\raise.3ex\hbox{$\scriptstyle\sim$}}{\lambda}}\vphantom{\lambda}})$</w:t>
      </w:r>
      <w:r>
        <w:t xml:space="preserve"> </w:t>
      </w:r>
      <w:r>
        <w:t xml:space="preserve">(</w:t>
      </w:r>
      <w:hyperlink w:anchor="def-lagrangian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 entries of</w:t>
      </w:r>
      <w:r>
        <w:t xml:space="preserve"> </w:t>
      </w:r>
      <w:r>
        <w:t xml:space="preserve">$\mathord{\smash[b]{\underset{\raise.3ex\hbox{$\scriptstyle\sim$}}{\lambda}}\vphantom{\lambda}}$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 </w:t>
      </w:r>
      <w:r>
        <w:t xml:space="preserve">[11]</w:t>
      </w:r>
      <w:r>
        <w:t xml:space="preserve">, one per constraint.</w:t>
      </w:r>
    </w:p>
    <w:bookmarkEnd w:id="125"/>
    <w:bookmarkStart w:id="129" w:name="exm-lagrangian"/>
    <w:p>
      <w:pPr>
        <w:pStyle w:val="BodyText"/>
      </w:pPr>
      <w:r>
        <w:rPr>
          <w:b/>
          <w:bCs/>
        </w:rPr>
        <w:t xml:space="preserve">Example 29 (The gradients of the Lagrangian of a quadratic)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${\mathord{\smash[b]{\underset{\raise.3ex\hbox{$\scriptstyle\sim$}}{\lambda}}\vphantom{\lambda}}}^{\top} {\mathbf{A}}^{\top} = {(\mathbf{A} \mathord{\smash[b]{\underset{\raise.3ex\hbox{$\scriptstyle\sim$}}{\lambda}}\vphantom{\lambda}})}^{\top}$</w:t>
      </w:r>
      <w:r>
        <w:t xml:space="preserve">, so</w:t>
      </w:r>
    </w:p>
    <w:p>
      <w:pPr>
        <w:pStyle w:val="BodyText"/>
      </w:pPr>
      <w:r>
        <w:t xml:space="preserve">$$
    \begin{aligned}
    L(\mathord{\smash[b]{\underset{\raise.3ex\hbox{$\scriptstyle\sim$}}{x}}\vphantom{x}}, \mathord{\smash[b]{\underset{\raise.3ex\hbox{$\scriptstyle\sim$}}{\lambda}}\vphantom{\lambda}})
    &amp;= \tfrac{1}{2}\,{\mathord{\smash[b]{\underset{\raise.3ex\hbox{$\scriptstyle\sim$}}{x}}\vphantom{x}}}^{\top} \mathbf{S} \mathord{\smash[b]{\underset{\raise.3ex\hbox{$\scriptstyle\sim$}}{x}}\vphantom{x}} + {\mathord{\smash[b]{\underset{\raise.3ex\hbox{$\scriptstyle\sim$}}{\lambda}}\vphantom{\lambda}}}^{\top} {\mathbf{A}}^{\top} \mathord{\smash[b]{\underset{\raise.3ex\hbox{$\scriptstyle\sim$}}{x}}\vphantom{x}}- {\mathord{\smash[b]{\underset{\raise.3ex\hbox{$\scriptstyle\sim$}}{\lambda}}\vphantom{\lambda}}}^{\top} \mathord{\smash[b]{\underset{\raise.3ex\hbox{$\scriptstyle\sim$}}{b}}\vphantom{b}}
    &amp;&amp; \text{(distribute)}
    \\
    &amp;= \tfrac{1}{2}\,{\mathord{\smash[b]{\underset{\raise.3ex\hbox{$\scriptstyle\sim$}}{x}}\vphantom{x}}}^{\top} \mathbf{S} \mathord{\smash[b]{\underset{\raise.3ex\hbox{$\scriptstyle\sim$}}{x}}\vphantom{x}} + {(\mathbf{A} \mathord{\smash[b]{\underset{\raise.3ex\hbox{$\scriptstyle\sim$}}{\lambda}}\vphantom{\lambda}})}^{\top} \mathord{\smash[b]{\underset{\raise.3ex\hbox{$\scriptstyle\sim$}}{x}}\vphantom{x}}- {\mathord{\smash[b]{\underset{\raise.3ex\hbox{$\scriptstyle\sim$}}{\lambda}}\vphantom{\lambda}}}^{\top} \mathord{\smash[b]{\underset{\raise.3ex\hbox{$\scriptstyle\sim$}}{b}}\vphantom{b}},
    &amp;&amp; \text{(transpose of a product)}
    \end{aligned}
    $$</w:t>
      </w:r>
    </w:p>
    <w:p>
      <w:pPr>
        <w:pStyle w:val="FirstParagraph"/>
      </w:pPr>
      <w:r>
        <w:t xml:space="preserve">and, since</w:t>
      </w:r>
      <w:r>
        <w:t xml:space="preserve"> </w:t>
      </w:r>
      <w:r>
        <w:t xml:space="preserve">${\mathord{\smash[b]{\underset{\raise.3ex\hbox{$\scriptstyle\sim$}}{\lambda}}\vphantom{\lambda}}}^{\top} \mathopen{}\left({\mathbf{A}}^{\top} \mathord{\smash[b]{\underset{\raise.3ex\hbox{$\scriptstyle\sim$}}{x}}\vphantom{x}}- \mathord{\smash[b]{\underset{\raise.3ex\hbox{$\scriptstyle\sim$}}{b}}\vphantom{b}}\right)\mathclose{}$</w:t>
      </w:r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w:r>
        <w:t xml:space="preserve">$$
    L(\mathord{\smash[b]{\underset{\raise.3ex\hbox{$\scriptstyle\sim$}}{x}}\vphantom{x}}, \mathord{\smash[b]{\underset{\raise.3ex\hbox{$\scriptstyle\sim$}}{\lambda}}\vphantom{\lambda}}) = \tfrac{1}{2}\,{\mathord{\smash[b]{\underset{\raise.3ex\hbox{$\scriptstyle\sim$}}{x}}\vphantom{x}}}^{\top} \mathbf{S} \mathord{\smash[b]{\underset{\raise.3ex\hbox{$\scriptstyle\sim$}}{x}}\vphantom{x}} + {\mathopen{}\left({\mathbf{A}}^{\top} \mathord{\smash[b]{\underset{\raise.3ex\hbox{$\scriptstyle\sim$}}{x}}\vphantom{x}}- \mathord{\smash[b]{\underset{\raise.3ex\hbox{$\scriptstyle\sim$}}{b}}\vphantom{b}}\right)\mathclose{}}^{\top} \mathord{\smash[b]{\underset{\raise.3ex\hbox{$\scriptstyle\sim$}}{\lambda}}\vphantom{\lambda}}.
    $$</w:t>
      </w:r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26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w:r>
        <w:t xml:space="preserve">$\mathbf{A} \mathord{\smash[b]{\underset{\raise.3ex\hbox{$\scriptstyle\sim$}}{\lambda}}\vphantom{\lambda}}$</w:t>
      </w:r>
      <w:r>
        <w:t xml:space="preserve"> </w:t>
      </w:r>
      <w:r>
        <w:t xml:space="preserve">is constant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27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w:r>
        <w:t xml:space="preserve">$$
    \begin{aligned}
    \frac{\partial}{\partial \mathord{\smash[b]{\underset{\raise.3ex\hbox{$\scriptstyle\sim$}}{x}}\vphantom{x}}} L(\mathord{\smash[b]{\underset{\raise.3ex\hbox{$\scriptstyle\sim$}}{x}}\vphantom{x}}, \mathord{\smash[b]{\underset{\raise.3ex\hbox{$\scriptstyle\sim$}}{\lambda}}\vphantom{\lambda}})
    &amp;= \tfrac{1}{2}\,\frac{\partial}{\partial \mathord{\smash[b]{\underset{\raise.3ex\hbox{$\scriptstyle\sim$}}{x}}\vphantom{x}}} \mathopen{}\left({\mathord{\smash[b]{\underset{\raise.3ex\hbox{$\scriptstyle\sim$}}{x}}\vphantom{x}}}^{\top} \mathbf{S} \mathord{\smash[b]{\underset{\raise.3ex\hbox{$\scriptstyle\sim$}}{x}}\vphantom{x}}\right)\mathclose{} + \frac{\partial}{\partial \mathord{\smash[b]{\underset{\raise.3ex\hbox{$\scriptstyle\sim$}}{x}}\vphantom{x}}} \mathopen{}\left({(\mathbf{A} \mathord{\smash[b]{\underset{\raise.3ex\hbox{$\scriptstyle\sim$}}{\lambda}}\vphantom{\lambda}})}^{\top} \mathord{\smash[b]{\underset{\raise.3ex\hbox{$\scriptstyle\sim$}}{x}}\vphantom{x}}\right)\mathclose{} - \frac{\partial}{\partial \mathord{\smash[b]{\underset{\raise.3ex\hbox{$\scriptstyle\sim$}}{x}}\vphantom{x}}} \mathopen{}\left({\mathord{\smash[b]{\underset{\raise.3ex\hbox{$\scriptstyle\sim$}}{\lambda}}\vphantom{\lambda}}}^{\top} \mathord{\smash[b]{\underset{\raise.3ex\hbox{$\scriptstyle\sim$}}{b}}\vphantom{b}}\right)\mathclose{}
    &amp;&amp; \text{(sum and constant multiple)}
    \\
    &amp;= \tfrac{1}{2} \mathopen{}\left(2 \mathbf{S} \mathord{\smash[b]{\underset{\raise.3ex\hbox{$\scriptstyle\sim$}}{x}}\vphantom{x}}\right)\mathclose{} + \mathbf{A} \mathord{\smash[b]{\underset{\raise.3ex\hbox{$\scriptstyle\sim$}}{\lambda}}\vphantom{\lambda}}- \mathord{\smash[b]{\underset{\raise.3ex\hbox{$\scriptstyle\sim$}}{0}}\vphantom{0}}_{p \times 1}
    &amp;&amp; \text{(the three derivatives)}
    \\
    &amp;= \mathbf{S} \mathord{\smash[b]{\underset{\raise.3ex\hbox{$\scriptstyle\sim$}}{x}}\vphantom{x}}+ \mathbf{A} \mathord{\smash[b]{\underset{\raise.3ex\hbox{$\scriptstyle\sim$}}{\lambda}}\vphantom{\lambda}}.
    &amp;&amp; \text{(simplify)}
    \end{aligned}
    $$</w:t>
      </w:r>
    </w:p>
    <w:p>
      <w:pPr>
        <w:pStyle w:val="FirstParagraph"/>
      </w:pPr>
      <w:r>
        <w:t xml:space="preserve">Using the second form, in which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${\mathbf{A}}^{\top} \mathord{\smash[b]{\underset{\raise.3ex\hbox{$\scriptstyle\sim$}}{x}}\vphantom{x}}- \mathord{\smash[b]{\underset{\raise.3ex\hbox{$\scriptstyle\sim$}}{b}}\vphantom{b}}$</w:t>
      </w:r>
      <w:r>
        <w:t xml:space="preserve"> </w:t>
      </w:r>
      <w:r>
        <w:t xml:space="preserve">are constant in</w:t>
      </w:r>
      <w:r>
        <w:t xml:space="preserve"> </w:t>
      </w:r>
      <w:r>
        <w:t xml:space="preserve">$\mathord{\smash[b]{\underset{\raise.3ex\hbox{$\scriptstyle\sim$}}{\lambda}}\vphantom{\lambda}}$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26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w:r>
        <w:t xml:space="preserve">$$
    \begin{aligned}
    \frac{\partial}{\partial \mathord{\smash[b]{\underset{\raise.3ex\hbox{$\scriptstyle\sim$}}{\lambda}}\vphantom{\lambda}}} L(\mathord{\smash[b]{\underset{\raise.3ex\hbox{$\scriptstyle\sim$}}{x}}\vphantom{x}}, \mathord{\smash[b]{\underset{\raise.3ex\hbox{$\scriptstyle\sim$}}{\lambda}}\vphantom{\lambda}})
    &amp;= \frac{\partial}{\partial \mathord{\smash[b]{\underset{\raise.3ex\hbox{$\scriptstyle\sim$}}{\lambda}}\vphantom{\lambda}}} f(\mathord{\smash[b]{\underset{\raise.3ex\hbox{$\scriptstyle\sim$}}{x}}\vphantom{x}}) + \frac{\partial}{\partial \mathord{\smash[b]{\underset{\raise.3ex\hbox{$\scriptstyle\sim$}}{\lambda}}\vphantom{\lambda}}} \mathopen{}\left({\mathopen{}\left({\mathbf{A}}^{\top} \mathord{\smash[b]{\underset{\raise.3ex\hbox{$\scriptstyle\sim$}}{x}}\vphantom{x}}- \mathord{\smash[b]{\underset{\raise.3ex\hbox{$\scriptstyle\sim$}}{b}}\vphantom{b}}\right)\mathclose{}}^{\top} \mathord{\smash[b]{\underset{\raise.3ex\hbox{$\scriptstyle\sim$}}{\lambda}}\vphantom{\lambda}}\right)\mathclose{}
    &amp;&amp; \text{(sum)}
    \\
    &amp;= \mathord{\smash[b]{\underset{\raise.3ex\hbox{$\scriptstyle\sim$}}{0}}\vphantom{0}}_{m \times 1} + \mathopen{}\left({\mathbf{A}}^{\top} \mathord{\smash[b]{\underset{\raise.3ex\hbox{$\scriptstyle\sim$}}{x}}\vphantom{x}}- \mathord{\smash[b]{\underset{\raise.3ex\hbox{$\scriptstyle\sim$}}{b}}\vphantom{b}}\right)\mathclose{}
    &amp;&amp; \text{(the two derivatives)}
    \\
    &amp;= {\mathbf{A}}^{\top} \mathord{\smash[b]{\underset{\raise.3ex\hbox{$\scriptstyle\sim$}}{x}}\vphantom{x}}- \mathord{\smash[b]{\underset{\raise.3ex\hbox{$\scriptstyle\sim$}}{b}}\vphantom{b}}.
    &amp;&amp; \text{(simplify)}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$(\mathord{\smash[b]{\underset{\raise.3ex\hbox{$\scriptstyle\sim$}}{x}}\vphantom{x}}, \mathord{\smash[b]{\underset{\raise.3ex\hbox{$\scriptstyle\sim$}}{\lambda}}\vphantom{\lambda}})$</w:t>
      </w:r>
      <w:r>
        <w:t xml:space="preserve"> </w:t>
      </w:r>
      <w:r>
        <w:t xml:space="preserve">makes the gradients equal</w:t>
      </w:r>
      <w:r>
        <w:t xml:space="preserve"> </w:t>
      </w:r>
      <w:r>
        <w:t xml:space="preserve">$\mathord{\smash[b]{\underset{\raise.3ex\hbox{$\scriptstyle\sim$}}{0}}\vphantom{0}}_{p \times 1}$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$\mathord{\smash[b]{\underset{\raise.3ex\hbox{$\scriptstyle\sim$}}{0}}\vphantom{0}}_{m \times 1}$</w:t>
      </w:r>
      <w:r>
        <w:t xml:space="preserve"> </w:t>
      </w:r>
      <w:r>
        <w:t xml:space="preserve">exactly when</w:t>
      </w:r>
    </w:p>
    <w:p>
      <w:pPr>
        <w:pStyle w:val="BodyText"/>
      </w:pPr>
      <w:bookmarkStart w:id="128" w:name="eq-kkt"/>
      <w:r>
        <w:t xml:space="preserve">$$
    \mathbf{S} \mathord{\smash[b]{\underset{\raise.3ex\hbox{$\scriptstyle\sim$}}{x}}\vphantom{x}}+ \mathbf{A} \mathord{\smash[b]{\underset{\raise.3ex\hbox{$\scriptstyle\sim$}}{\lambda}}\vphantom{\lambda}}= \mathord{\smash[b]{\underset{\raise.3ex\hbox{$\scriptstyle\sim$}}{0}}\vphantom{0}}_{p \times 1}
    \quad \text{and} \quad
    {\mathbf{A}}^{\top} \mathord{\smash[b]{\underset{\raise.3ex\hbox{$\scriptstyle\sim$}}{x}}\vphantom{x}}= \mathord{\smash[b]{\underset{\raise.3ex\hbox{$\scriptstyle\sim$}}{b}}\vphantom{b}},
    \qquad\text{that is,}\qquad
    \underbrace{\begin{bmatrix} \mathbf{S} &amp; \mathbf{A} \\ {\mathbf{A}}^{\top} &amp; \mathord{\smash[b]{\underset{\raise.3ex\hbox{$\scriptstyle\sim$}}{0}}\vphantom{0}}_{m \times m} \end{bmatrix}}_{(p + m) \times (p + m)}
    \underbrace{\begin{bmatrix} \mathord{\smash[b]{\underset{\raise.3ex\hbox{$\scriptstyle\sim$}}{x}}\vphantom{x}}\\ \mathord{\smash[b]{\underset{\raise.3ex\hbox{$\scriptstyle\sim$}}{\lambda}}\vphantom{\lambda}}\end{bmatrix}}_{(p + m) \times 1}
    = \underbrace{\begin{bmatrix} \mathord{\smash[b]{\underset{\raise.3ex\hbox{$\scriptstyle\sim$}}{0}}\vphantom{0}}_{p \times 1} \\ \mathord{\smash[b]{\underset{\raise.3ex\hbox{$\scriptstyle\sim$}}{b}}\vphantom{b}} \end{bmatrix}}_{(p + m) \times 1},
     \qquad(2)$$</w:t>
      </w:r>
      <w:bookmarkEnd w:id="128"/>
    </w:p>
    <w:p>
      <w:pPr>
        <w:pStyle w:val="FirstParagraph"/>
      </w:pPr>
      <w:r>
        <w:t xml:space="preserve">the second equation being the constraint itself.</w:t>
      </w:r>
    </w:p>
    <w:bookmarkEnd w:id="129"/>
    <w:bookmarkStart w:id="131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30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with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 namely</w:t>
      </w:r>
    </w:p>
    <w:p>
      <w:pPr>
        <w:pStyle w:val="BodyText"/>
      </w:pPr>
      <w:r>
        <w:t xml:space="preserve">$$
    \mathord{\smash[b]{\underset{\raise.3ex\hbox{$\scriptstyle\sim$}}{x}}\vphantom{x}}^* = \mathbf{S}^{-1} \mathbf{A} \mathbf{M}^{-1} \mathord{\smash[b]{\underset{\raise.3ex\hbox{$\scriptstyle\sim$}}{b}}\vphantom{b}}.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$\mathord{\smash[b]{\underset{\raise.3ex\hbox{$\scriptstyle\sim$}}{\lambda}}\vphantom{\lambda}}^* \stackrel{\text{def}}{=}-\mathbf{M}^{-1}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w:r>
        <w:t xml:space="preserve">$(\mathord{\smash[b]{\underset{\raise.3ex\hbox{$\scriptstyle\sim$}}{x}}\vphantom{x}}^*, \mathord{\smash[b]{\underset{\raise.3ex\hbox{$\scriptstyle\sim$}}{\lambda}}\vphantom{\lambda}}^*)$</w:t>
      </w:r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w:r>
        <w:t xml:space="preserve">$f(\mathord{\smash[b]{\underset{\raise.3ex\hbox{$\scriptstyle\sim$}}{x}}\vphantom{x}}^*) = \tfrac{1}{2}\,{\mathord{\smash[b]{\underset{\raise.3ex\hbox{$\scriptstyle\sim$}}{b}}\vphantom{b}}}^{\top} \mathbf{M}^{-1} \mathord{\smash[b]{\underset{\raise.3ex\hbox{$\scriptstyle\sim$}}{b}}\vphantom{b}}$</w:t>
      </w:r>
      <w:r>
        <w:t xml:space="preserve">.</w:t>
      </w:r>
    </w:p>
    <w:bookmarkEnd w:id="1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w:r>
        <w:rPr>
          <w:b/>
          <w:bCs/>
        </w:rPr>
        <w:t xml:space="preserve">$\mathord{\smash[b]{\underset{\raise.3ex\hbox{$\scriptstyle\sim$}}{x}}\vphantom{x}}^*$</w:t>
      </w:r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w:r>
        <w:t xml:space="preserve">$$
    \begin{aligned}
    {\mathbf{A}}^{\top} \mathord{\smash[b]{\underset{\raise.3ex\hbox{$\scriptstyle\sim$}}{x}}\vphantom{x}}^*
    &amp;= {\mathbf{A}}^{\top} \mathbf{S}^{-1} \mathbf{A} \mathbf{M}^{-1} \mathord{\smash[b]{\underset{\raise.3ex\hbox{$\scriptstyle\sim$}}{b}}\vphantom{b}}
    &amp;&amp; \text{(substitute } \mathord{\smash[b]{\underset{\raise.3ex\hbox{$\scriptstyle\sim$}}{x}}\vphantom{x}}^* \text{)}
    \\
    &amp;= \mathbf{M} \mathbf{M}^{-1} \mathord{\smash[b]{\underset{\raise.3ex\hbox{$\scriptstyle\sim$}}{b}}\vphantom{b}}
    &amp;&amp; \text{(definition of } \mathbf{M} \text{)}
    \\
    &amp;= \mathord{\smash[b]{\underset{\raise.3ex\hbox{$\scriptstyle\sim$}}{b}}\vphantom{b}},
    &amp;&amp; \text{(} \mathbf{M} \mathbf{M}^{-1} = \mathbf{I}_m \text{)}
    \\
    \mathbf{S} \mathord{\smash[b]{\underset{\raise.3ex\hbox{$\scriptstyle\sim$}}{x}}\vphantom{x}}^* + \mathbf{A} \mathord{\smash[b]{\underset{\raise.3ex\hbox{$\scriptstyle\sim$}}{\lambda}}\vphantom{\lambda}}^*
    &amp;= \mathbf{S} \mathbf{S}^{-1} \mathbf{A} \mathbf{M}^{-1} \mathord{\smash[b]{\underset{\raise.3ex\hbox{$\scriptstyle\sim$}}{b}}\vphantom{b}} - \mathbf{A} \mathbf{M}^{-1} \mathord{\smash[b]{\underset{\raise.3ex\hbox{$\scriptstyle\sim$}}{b}}\vphantom{b}}
    &amp;&amp; \text{(substitute } \mathord{\smash[b]{\underset{\raise.3ex\hbox{$\scriptstyle\sim$}}{x}}\vphantom{x}}^* \text{ and } \mathord{\smash[b]{\underset{\raise.3ex\hbox{$\scriptstyle\sim$}}{\lambda}}\vphantom{\lambda}}^* \text{)}
    \\
    &amp;= \mathbf{A} \mathbf{M}^{-1} \mathord{\smash[b]{\underset{\raise.3ex\hbox{$\scriptstyle\sim$}}{b}}\vphantom{b}} - \mathbf{A} \mathbf{M}^{-1} \mathord{\smash[b]{\underset{\raise.3ex\hbox{$\scriptstyle\sim$}}{b}}\vphantom{b}}
    &amp;&amp; \text{(} \mathbf{S} \mathbf{S}^{-1} = \mathbf{I}_p \text{)}
    \\
    &amp;= \mathord{\smash[b]{\underset{\raise.3ex\hbox{$\scriptstyle\sim$}}{0}}\vphantom{0}}_{p \times 1}.
    &amp;&amp; \text{(subtract)}
    \end{aligned}
    $$</w:t>
      </w:r>
    </w:p>
    <w:p>
      <w:pPr>
        <w:pStyle w:val="FirstParagraph"/>
      </w:pPr>
      <w:r>
        <w:rPr>
          <w:b/>
          <w:bCs/>
        </w:rPr>
        <w:t xml:space="preserve">$\mathord{\smash[b]{\underset{\raise.3ex\hbox{$\scriptstyle\sim$}}{x}}\vphantom{x}}^*$</w:t>
      </w:r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satisfy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 and let</w:t>
      </w:r>
      <w:r>
        <w:t xml:space="preserve"> </w:t>
      </w:r>
      <w:r>
        <w:t xml:space="preserve">$\mathord{\smash[b]{\underset{\raise.3ex\hbox{$\scriptstyle\sim$}}{d}}\vphantom{d}} \stackrel{\text{def}}{=}\mathord{\smash[b]{\underset{\raise.3ex\hbox{$\scriptstyle\sim$}}{x}}\vphantom{x}}- \mathord{\smash[b]{\underset{\raise.3ex\hbox{$\scriptstyle\sim$}}{x}}\vphantom{x}}^*$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{\mathbf{A}}^{\top} \mathord{\smash[b]{\underset{\raise.3ex\hbox{$\scriptstyle\sim$}}{d}}\vphantom{d}} &amp;= {\mathbf{A}}^{\top} \mathord{\smash[b]{\underset{\raise.3ex\hbox{$\scriptstyle\sim$}}{x}}\vphantom{x}}- {\mathbf{A}}^{\top} \mathord{\smash[b]{\underset{\raise.3ex\hbox{$\scriptstyle\sim$}}{x}}\vphantom{x}}^* \\
    &amp;= \mathord{\smash[b]{\underset{\raise.3ex\hbox{$\scriptstyle\sim$}}{b}}\vphantom{b}} - \mathord{\smash[b]{\underset{\raise.3ex\hbox{$\scriptstyle\sim$}}{b}}\vphantom{b}} \\
    &amp;= \mathord{\smash[b]{\underset{\raise.3ex\hbox{$\scriptstyle\sim$}}{0}}\vphantom{0}}_{m \times 1}
    \end{aligned}
    $$</w:t>
      </w:r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w:r>
        <w:t xml:space="preserve">$$
    \begin{aligned}
    {\mathord{\smash[b]{\underset{\raise.3ex\hbox{$\scriptstyle\sim$}}{d}}\vphantom{d}}}^{\top} \mathbf{S} \mathord{\smash[b]{\underset{\raise.3ex\hbox{$\scriptstyle\sim$}}{x}}\vphantom{x}}^*
    &amp;= {\mathord{\smash[b]{\underset{\raise.3ex\hbox{$\scriptstyle\sim$}}{d}}\vphantom{d}}}^{\top} \mathbf{S} \mathbf{S}^{-1} \mathbf{A} \mathbf{M}^{-1} \mathord{\smash[b]{\underset{\raise.3ex\hbox{$\scriptstyle\sim$}}{b}}\vphantom{b}}
    &amp;&amp; \text{(substitute } \mathord{\smash[b]{\underset{\raise.3ex\hbox{$\scriptstyle\sim$}}{x}}\vphantom{x}}^* \text{)}
    \\
    &amp;= {\mathord{\smash[b]{\underset{\raise.3ex\hbox{$\scriptstyle\sim$}}{d}}\vphantom{d}}}^{\top} \mathbf{A} \mathbf{M}^{-1} \mathord{\smash[b]{\underset{\raise.3ex\hbox{$\scriptstyle\sim$}}{b}}\vphantom{b}}
    &amp;&amp; \text{(} \mathbf{S} \mathbf{S}^{-1} = \mathbf{I}_p \text{)}
    \\
    &amp;= {({\mathbf{A}}^{\top} \mathord{\smash[b]{\underset{\raise.3ex\hbox{$\scriptstyle\sim$}}{d}}\vphantom{d}})}^{\top} \mathbf{M}^{-1} \mathord{\smash[b]{\underset{\raise.3ex\hbox{$\scriptstyle\sim$}}{b}}\vphantom{b}}
    &amp;&amp; \text{(transpose of a product; } {({\mathbf{A}}^{\top})}^{\top} = \mathbf{A} \text{)}
    \\
    &amp;= {\mathord{\smash[b]{\underset{\raise.3ex\hbox{$\scriptstyle\sim$}}{0}}\vphantom{0}}_{m \times 1}}^{\top} \mathbf{M}^{-1} \mathord{\smash[b]{\underset{\raise.3ex\hbox{$\scriptstyle\sim$}}{b}}\vphantom{b}}
    &amp;&amp; \text{(} {\mathbf{A}}^{\top} \mathord{\smash[b]{\underset{\raise.3ex\hbox{$\scriptstyle\sim$}}{d}}\vphantom{d}} = \mathord{\smash[b]{\underset{\raise.3ex\hbox{$\scriptstyle\sim$}}{0}}\vphantom{0}}_{m \times 1} \text{)}
    \\
    &amp;= 0.
    &amp;&amp; \text{(a product with a zero factor is zero)}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f(\mathord{\smash[b]{\underset{\raise.3ex\hbox{$\scriptstyle\sim$}}{x}}\vphantom{x}})
    &amp;= \tfrac{1}{2}\,{(\mathord{\smash[b]{\underset{\raise.3ex\hbox{$\scriptstyle\sim$}}{x}}\vphantom{x}}^* + \mathord{\smash[b]{\underset{\raise.3ex\hbox{$\scriptstyle\sim$}}{d}}\vphantom{d}})}^{\top} \mathbf{S} (\mathord{\smash[b]{\underset{\raise.3ex\hbox{$\scriptstyle\sim$}}{x}}\vphantom{x}}^* + \mathord{\smash[b]{\underset{\raise.3ex\hbox{$\scriptstyle\sim$}}{d}}\vphantom{d}})
    &amp;&amp; \text{(} \mathord{\smash[b]{\underset{\raise.3ex\hbox{$\scriptstyle\sim$}}{x}}\vphantom{x}}= \mathord{\smash[b]{\underset{\raise.3ex\hbox{$\scriptstyle\sim$}}{x}}\vphantom{x}}^* + \mathord{\smash[b]{\underset{\raise.3ex\hbox{$\scriptstyle\sim$}}{d}}\vphantom{d}} \text{)}
    \\
    &amp;= \tfrac{1}{2} \mathopen{}\left({\mathord{\smash[b]{\underset{\raise.3ex\hbox{$\scriptstyle\sim$}}{x}}\vphantom{x}}^*{}}^{\top} + {\mathord{\smash[b]{\underset{\raise.3ex\hbox{$\scriptstyle\sim$}}{d}}\vphantom{d}}}^{\top}\right)\mathclose{} \mathbf{S} (\mathord{\smash[b]{\underset{\raise.3ex\hbox{$\scriptstyle\sim$}}{x}}\vphantom{x}}^* + \mathord{\smash[b]{\underset{\raise.3ex\hbox{$\scriptstyle\sim$}}{d}}\vphantom{d}})
    &amp;&amp; \text{(the transpose of a sum is the sum of the transposes)}
    \\
    &amp;= \tfrac{1}{2} \mathopen{}\left({\mathord{\smash[b]{\underset{\raise.3ex\hbox{$\scriptstyle\sim$}}{x}}\vphantom{x}}^*{}}^{\top} \mathbf{S} \mathord{\smash[b]{\underset{\raise.3ex\hbox{$\scriptstyle\sim$}}{x}}\vphantom{x}}^* + {\mathord{\smash[b]{\underset{\raise.3ex\hbox{$\scriptstyle\sim$}}{x}}\vphantom{x}}^*{}}^{\top} \mathbf{S} \mathord{\smash[b]{\underset{\raise.3ex\hbox{$\scriptstyle\sim$}}{d}}\vphantom{d}} + 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\text{(distribute)}
    \\
    &amp;= \tfrac{1}{2} \mathopen{}\left({\mathord{\smash[b]{\underset{\raise.3ex\hbox{$\scriptstyle\sim$}}{x}}\vphantom{x}}^*{}}^{\top} \mathbf{S} \mathord{\smash[b]{\underset{\raise.3ex\hbox{$\scriptstyle\sim$}}{x}}\vphantom{x}}^* + {\mathord{\smash[b]{\underset{\raise.3ex\hbox{$\scriptstyle\sim$}}{d}}\vphantom{d}}}^{\top} {\mathbf{S}}^{\top} \mathord{\smash[b]{\underset{\raise.3ex\hbox{$\scriptstyle\sim$}}{x}}\vphantom{x}}^* + 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\text{(} 1 \times 1 \text{: } {\mathord{\smash[b]{\underset{\raise.3ex\hbox{$\scriptstyle\sim$}}{x}}\vphantom{x}}^*{}}^{\top} \mathbf{S} \mathord{\smash[b]{\underset{\raise.3ex\hbox{$\scriptstyle\sim$}}{d}}\vphantom{d}} = {({\mathord{\smash[b]{\underset{\raise.3ex\hbox{$\scriptstyle\sim$}}{x}}\vphantom{x}}^*{}}^{\top} \mathbf{S} \mathord{\smash[b]{\underset{\raise.3ex\hbox{$\scriptstyle\sim$}}{d}}\vphantom{d}})}^{\top} \text{; transpose of a product)}
    \\
    &amp;= \tfrac{1}{2} \mathopen{}\left({\mathord{\smash[b]{\underset{\raise.3ex\hbox{$\scriptstyle\sim$}}{x}}\vphantom{x}}^*{}}^{\top} \mathbf{S} \mathord{\smash[b]{\underset{\raise.3ex\hbox{$\scriptstyle\sim$}}{x}}\vphantom{x}}^* + 2\,{\mathord{\smash[b]{\underset{\raise.3ex\hbox{$\scriptstyle\sim$}}{d}}\vphantom{d}}}^{\top}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\text{(} {\mathbf{S}}^{\top} = \mathbf{S} \text{; combine)}
    \\
    &amp;= \tfrac{1}{2}\,{\mathord{\smash[b]{\underset{\raise.3ex\hbox{$\scriptstyle\sim$}}{x}}\vphantom{x}}^*{}}^{\top} \mathbf{S} \mathord{\smash[b]{\underset{\raise.3ex\hbox{$\scriptstyle\sim$}}{x}}\vphantom{x}}^* + {\mathord{\smash[b]{\underset{\raise.3ex\hbox{$\scriptstyle\sim$}}{d}}\vphantom{d}}}^{\top} \mathbf{S} \mathord{\smash[b]{\underset{\raise.3ex\hbox{$\scriptstyle\sim$}}{x}}\vphantom{x}}^* + \tfrac{1}{2}\,{\mathord{\smash[b]{\underset{\raise.3ex\hbox{$\scriptstyle\sim$}}{d}}\vphantom{d}}}^{\top} \mathbf{S} \mathord{\smash[b]{\underset{\raise.3ex\hbox{$\scriptstyle\sim$}}{d}}\vphantom{d}}
    &amp;&amp; \text{(distribute } \tfrac{1}{2} \text{)}
    \\
    &amp;= f(\mathord{\smash[b]{\underset{\raise.3ex\hbox{$\scriptstyle\sim$}}{x}}\vphantom{x}}^*) + \tfrac{1}{2}\,{\mathord{\smash[b]{\underset{\raise.3ex\hbox{$\scriptstyle\sim$}}{d}}\vphantom{d}}}^{\top} \mathbf{S} \mathord{\smash[b]{\underset{\raise.3ex\hbox{$\scriptstyle\sim$}}{d}}\vphantom{d}}
    &amp;&amp; \text{(the cross term is } 0 \text{)}
    \\
    &amp;\ge f(\mathord{\smash[b]{\underset{\raise.3ex\hbox{$\scriptstyle\sim$}}{x}}\vphantom{x}}^*),
    &amp;&amp; \text{(} \mathbf{S} \text{ is positive definite)}
    \end{aligned}
    $$</w:t>
      </w:r>
    </w:p>
    <w:p>
      <w:pPr>
        <w:pStyle w:val="FirstParagraph"/>
      </w:pPr>
      <w:r>
        <w:t xml:space="preserve">with equality only when</w:t>
      </w:r>
      <w:r>
        <w:t xml:space="preserve"> </w:t>
      </w:r>
      <w:r>
        <w:t xml:space="preserve">$\mathord{\smash[b]{\underset{\raise.3ex\hbox{$\scriptstyle\sim$}}{d}}\vphantom{d}} = \mathord{\smash[b]{\underset{\raise.3ex\hbox{$\scriptstyle\sim$}}{0}}\vphantom{0}}_{p \times 1}$</w:t>
      </w:r>
      <w:r>
        <w:t xml:space="preserve">, that is,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\mathord{\smash[b]{\underset{\raise.3ex\hbox{$\scriptstyle\sim$}}{x}}\vphantom{x}}^*$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w:r>
        <w:t xml:space="preserve">$$
    \begin{aligned}
    f(\mathord{\smash[b]{\underset{\raise.3ex\hbox{$\scriptstyle\sim$}}{x}}\vphantom{x}}^*)
    &amp;= \tfrac{1}{2}\,{(\mathbf{S}^{-1} \mathbf{A} \mathbf{M}^{-1} \mathord{\smash[b]{\underset{\raise.3ex\hbox{$\scriptstyle\sim$}}{b}}\vphantom{b}})}^{\top} \mathbf{S} \mathbf{S}^{-1} \mathbf{A} \mathbf{M}^{-1} \mathord{\smash[b]{\underset{\raise.3ex\hbox{$\scriptstyle\sim$}}{b}}\vphantom{b}}
    &amp;&amp; \text{(substitute } \mathord{\smash[b]{\underset{\raise.3ex\hbox{$\scriptstyle\sim$}}{x}}\vphantom{x}}^* \text{)}
    \\
    &amp;= \tfrac{1}{2}\,{\mathord{\smash[b]{\underset{\raise.3ex\hbox{$\scriptstyle\sim$}}{b}}\vphantom{b}}}^{\top}\,{(\mathbf{M}^{-1})}^{\top}\,{\mathbf{A}}^{\top}\,{(\mathbf{S}^{-1})}^{\top}\,\mathbf{S} \mathbf{S}^{-1} \mathbf{A} \mathbf{M}^{-1} \mathord{\smash[b]{\underset{\raise.3ex\hbox{$\scriptstyle\sim$}}{b}}\vphantom{b}}
    &amp;&amp; \text{(transpose of a product, applied repeatedly)}
    \\
    &amp;= \tfrac{1}{2}\,{\mathord{\smash[b]{\underset{\raise.3ex\hbox{$\scriptstyle\sim$}}{b}}\vphantom{b}}}^{\top} \mathbf{M}^{-1} {\mathbf{A}}^{\top} \mathbf{S}^{-1} \mathbf{S} \mathbf{S}^{-1} \mathbf{A} \mathbf{M}^{-1} \mathord{\smash[b]{\underset{\raise.3ex\hbox{$\scriptstyle\sim$}}{b}}\vphantom{b}}
    &amp;&amp; \text{(} \mathbf{S}^{-1} \text{ and } \mathbf{M}^{-1} \text{ are symmetric)}
    \\
    &amp;= \tfrac{1}{2}\,{\mathord{\smash[b]{\underset{\raise.3ex\hbox{$\scriptstyle\sim$}}{b}}\vphantom{b}}}^{\top} \mathbf{M}^{-1} {\mathbf{A}}^{\top} \mathbf{S}^{-1} \mathbf{A} \mathbf{M}^{-1} \mathord{\smash[b]{\underset{\raise.3ex\hbox{$\scriptstyle\sim$}}{b}}\vphantom{b}}
    &amp;&amp; \text{(} \mathbf{S}^{-1} \mathbf{S} = \mathbf{I}_p \text{)}
    \\
    &amp;= \tfrac{1}{2}\,{\mathord{\smash[b]{\underset{\raise.3ex\hbox{$\scriptstyle\sim$}}{b}}\vphantom{b}}}^{\top} \mathbf{M}^{-1} \mathbf{M} \mathbf{M}^{-1} \mathord{\smash[b]{\underset{\raise.3ex\hbox{$\scriptstyle\sim$}}{b}}\vphantom{b}}
    &amp;&amp; \text{(definition of } \mathbf{M} \text{)}
    \\
    &amp;= \tfrac{1}{2}\,{\mathord{\smash[b]{\underset{\raise.3ex\hbox{$\scriptstyle\sim$}}{b}}\vphantom{b}}}^{\top} \mathbf{M}^{-1} \mathord{\smash[b]{\underset{\raise.3ex\hbox{$\scriptstyle\sim$}}{b}}\vphantom{b}}.
    &amp;&amp; \text{(} \mathbf{M}^{-1} \mathbf{M} = \mathbf{I}_m \text{)}
    \end{aligned}
    $$</w:t>
      </w:r>
    </w:p>
    <w:bookmarkStart w:id="135" w:name="exm-qp-equality"/>
    <w:p>
      <w:pPr>
        <w:pStyle w:val="FirstParagraph"/>
      </w:pPr>
      <w:r>
        <w:rPr>
          <w:b/>
          <w:bCs/>
        </w:rPr>
        <w:t xml:space="preserve">Example 30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$x_1^2 + x_2^2 = \tfrac{1}{2}\,{\mathord{\smash[b]{\underset{\raise.3ex\hbox{$\scriptstyle\sim$}}{x}}\vphantom{x}}}^{\top} (2 \mathbf{I}_2)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$\mathord{\smash[b]{\underset{\raise.3ex\hbox{$\scriptstyle\sim$}}{b}}\vphantom{b}} = [5]$</w:t>
      </w:r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w:r>
        <w:t xml:space="preserve">$$
    \begin{aligned}
    \mathbf{M}
    &amp;= {\mathbf{A}}^{\top}\,\tfrac{1}{2} \mathbf{I}_2\,\mathbf{A} \\
    &amp;= \tfrac{1}{2}\,(3^2 + 4^2) \\
    &amp;= \tfrac{25}{2},
    \\
    \mathord{\smash[b]{\underset{\raise.3ex\hbox{$\scriptstyle\sim$}}{x}}\vphantom{x}}^*
    &amp;= \tfrac{1}{2} \mathbf{I}_2 \begin{bmatrix} 3 \\ 4 \end{bmatrix} \mathopen{}\left(\tfrac{2}{25}\right)\mathclose{} (5) \\
    &amp;= \tfrac{5}{25} \begin{bmatrix} 3 \\ 4 \end{bmatrix} \\
    &amp;= \begin{bmatrix} 0.6 \\ 0.8 \end{bmatrix},
    \\
    \mathord{\smash[b]{\underset{\raise.3ex\hbox{$\scriptstyle\sim$}}{\lambda}}\vphantom{\lambda}}^*
    &amp;= -\mathopen{}\left(\tfrac{2}{25}\right)\mathclose{} (5) \\
    &amp;= -0.4,
    \\
    f(\mathord{\smash[b]{\underset{\raise.3ex\hbox{$\scriptstyle\sim$}}{x}}\vphantom{x}}^*)
    &amp;= \tfrac{1}{2} (5) \mathopen{}\left(\tfrac{2}{25}\right)\mathclose{} (5) \\
    &amp;= 1.
    \end{aligned}
    $$</w:t>
      </w:r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w:r>
        <w:t xml:space="preserve">$$
    \begin{aligned}
    \mathbf{S} \mathord{\smash[b]{\underset{\raise.3ex\hbox{$\scriptstyle\sim$}}{x}}\vphantom{x}}^* + \mathbf{A} \mathord{\smash[b]{\underset{\raise.3ex\hbox{$\scriptstyle\sim$}}{\lambda}}\vphantom{\lambda}}^* &amp;= {(1.2, 1.6)}^{\top} + {(3, 4)}^{\top} (-0.4) \\
    &amp;= {(1.2, 1.6)}^{\top} - {(1.2, 1.6)}^{\top} \\
    &amp;= \mathord{\smash[b]{\underset{\raise.3ex\hbox{$\scriptstyle\sim$}}{0}}\vphantom{0}}_{2 \times 1};
    \end{aligned}
    $$</w:t>
      </w:r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35"/>
    <w:bookmarkStart w:id="137" w:name="exm-qp-equality-fails"/>
    <w:p>
      <w:pPr>
        <w:pStyle w:val="BodyText"/>
      </w:pPr>
      <w:r>
        <w:rPr>
          <w:b/>
          <w:bCs/>
        </w:rPr>
        <w:t xml:space="preserve">Example 31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$\mathord{\smash[b]{\underset{\raise.3ex\hbox{$\scriptstyle\sim$}}{b}}\vphantom{b}} = [1]$</w:t>
      </w:r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w:r>
        <w:t xml:space="preserve">$\mathbf{M} {(1, -1)}^{\top} = \mathord{\smash[b]{\underset{\raise.3ex\hbox{$\scriptstyle\sim$}}{0}}\vphantom{0}}_{2 \times 1}$</w:t>
      </w:r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37"/>
    <w:bookmarkStart w:id="139" w:name="def-sensitivity"/>
    <w:p>
      <w:pPr>
        <w:pStyle w:val="FirstParagraph"/>
      </w:pPr>
      <w:r>
        <w:rPr>
          <w:b/>
          <w:bCs/>
        </w:rPr>
        <w:t xml:space="preserve">Definition 19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$f^*(\mathord{\smash[b]{\underset{\raise.3ex\hbox{$\scriptstyle\sim$}}{b}}\vphantom{b}})$</w:t>
      </w:r>
      <w:r>
        <w:t xml:space="preserve"> </w:t>
      </w:r>
      <w:r>
        <w:t xml:space="preserve">be its minimum value, as a function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w:r>
        <w:t xml:space="preserve">$\frac{\partial}{\partial \mathord{\smash[b]{\underset{\raise.3ex\hbox{$\scriptstyle\sim$}}{b}}\vphantom{b}}} f^*(\mathord{\smash[b]{\underset{\raise.3ex\hbox{$\scriptstyle\sim$}}{b}}\vphantom{b}})$</w:t>
      </w:r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38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39"/>
    <w:bookmarkStart w:id="140" w:name="exm-sensitivity"/>
    <w:p>
      <w:pPr>
        <w:pStyle w:val="BodyText"/>
      </w:pPr>
      <w:r>
        <w:rPr>
          <w:b/>
          <w:bCs/>
        </w:rPr>
        <w:t xml:space="preserve">Example 32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40"/>
    <w:bookmarkStart w:id="141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$f^*(\mathord{\smash[b]{\underset{\raise.3ex\hbox{$\scriptstyle\sim$}}{b}}\vphantom{b}}) = \tfrac{1}{2}\,{\mathord{\smash[b]{\underset{\raise.3ex\hbox{$\scriptstyle\sim$}}{b}}\vphantom{b}}}^{\top} \mathbf{M}^{-1} \mathord{\smash[b]{\underset{\raise.3ex\hbox{$\scriptstyle\sim$}}{b}}\vphantom{b}}$</w:t>
      </w:r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19</w:t>
        </w:r>
      </w:hyperlink>
      <w:r>
        <w:t xml:space="preserve">) is</w:t>
      </w:r>
    </w:p>
    <w:p>
      <w:pPr>
        <w:pStyle w:val="BodyText"/>
      </w:pPr>
      <w:r>
        <w:t xml:space="preserve">$$
    \begin{aligned}
    \frac{\partial}{\partial \mathord{\smash[b]{\underset{\raise.3ex\hbox{$\scriptstyle\sim$}}{b}}\vphantom{b}}} f^*(\mathord{\smash[b]{\underset{\raise.3ex\hbox{$\scriptstyle\sim$}}{b}}\vphantom{b}})
    &amp;= \mathbf{M}^{-1} \mathord{\smash[b]{\underset{\raise.3ex\hbox{$\scriptstyle\sim$}}{b}}\vphantom{b}} \\
    &amp;= -\mathord{\smash[b]{\underset{\raise.3ex\hbox{$\scriptstyle\sim$}}{\lambda}}\vphantom{\lambda}}^*.
    \end{aligned}
    $$</w:t>
      </w:r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\mathord{\smash[b]{\underset{\raise.3ex\hbox{$\scriptstyle\sim$}}{b}}\vphantom{b}}} f^*(\mathord{\smash[b]{\underset{\raise.3ex\hbox{$\scriptstyle\sim$}}{b}}\vphantom{b}})
    &amp;= \tfrac{1}{2}\,\frac{\partial}{\partial \mathord{\smash[b]{\underset{\raise.3ex\hbox{$\scriptstyle\sim$}}{b}}\vphantom{b}}} \mathopen{}\left({\mathord{\smash[b]{\underset{\raise.3ex\hbox{$\scriptstyle\sim$}}{b}}\vphantom{b}}}^{\top} \mathbf{M}^{-1} \mathord{\smash[b]{\underset{\raise.3ex\hbox{$\scriptstyle\sim$}}{b}}\vphantom{b}}\right)\mathclose{}
    &amp;&amp; \text{(constant multiple)}
    \\
    &amp;= \tfrac{1}{2} \mathopen{}\left(2 \mathbf{M}^{-1} \mathord{\smash[b]{\underset{\raise.3ex\hbox{$\scriptstyle\sim$}}{b}}\vphantom{b}}\right)\mathclose{}
    &amp;&amp; \text{(derivative of a quadratic form)}
    \\
    &amp;= \mathbf{M}^{-1} \mathord{\smash[b]{\underset{\raise.3ex\hbox{$\scriptstyle\sim$}}{b}}\vphantom{b}}
    &amp;&amp; \text{(simplify)}
    \\
    &amp;= -\mathord{\smash[b]{\underset{\raise.3ex\hbox{$\scriptstyle\sim$}}{\lambda}}\vphantom{\lambda}}^*.
    &amp;&amp; \text{(definition of } \mathord{\smash[b]{\underset{\raise.3ex\hbox{$\scriptstyle\sim$}}{\lambda}}\vphantom{\lambda}}^* \text{)}
    \end{aligned}
    $$</w:t>
      </w:r>
    </w:p>
    <w:bookmarkStart w:id="142" w:name="exm-qp-sensitivity"/>
    <w:p>
      <w:pPr>
        <w:pStyle w:val="FirstParagraph"/>
      </w:pPr>
      <w:r>
        <w:rPr>
          <w:b/>
          <w:bCs/>
        </w:rPr>
        <w:t xml:space="preserve">Example 33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42"/>
    <w:bookmarkEnd w:id="143"/>
    <w:bookmarkStart w:id="184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w:r>
              <w:t xml:space="preserve">$\mathord{\smash[b]{\underset{\raise.3ex\hbox{$\scriptstyle\sim$}}{x}}\vphantom{x}}^{(1)}$</w:t>
            </w:r>
            <w:r>
              <w:t xml:space="preserve"> </w:t>
            </w:r>
            <w:r>
              <w:t xml:space="preserve">has</w:t>
            </w:r>
            <w:r>
              <w:t xml:space="preserve"> </w:t>
            </w:r>
            <w:r>
              <w:t xml:space="preserve">$\mathord{\smash[b]{\underset{\raise.3ex\hbox{$\scriptstyle\sim$}}{x}}\vphantom{x}}^{(1)}$</w:t>
            </w:r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w:r>
              <w:t xml:space="preserve">$\mathord{\smash[b]{\underset{\raise.3ex\hbox{$\scriptstyle\sim$}}{x}}\vphantom{x}}^{(0)}$</w:t>
            </w:r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46" w:name="def-iterative-method"/>
    <w:p>
      <w:pPr>
        <w:pStyle w:val="FirstParagraph"/>
      </w:pPr>
      <w:r>
        <w:rPr>
          <w:b/>
          <w:bCs/>
        </w:rPr>
        <w:t xml:space="preserve">Definition 20 (Iterative method)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[12]</w:t>
      </w:r>
      <w:r>
        <w:t xml:space="preserve"> </w:t>
      </w:r>
      <w:r>
        <w:t xml:space="preserve">starts from a point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and computes</w:t>
      </w:r>
      <w:r>
        <w:t xml:space="preserve"> </w:t>
      </w:r>
      <w:r>
        <w:t xml:space="preserve">$\mathord{\smash[b]{\underset{\raise.3ex\hbox{$\scriptstyle\sim$}}{x}}\vphantom{x}}^{(t+1)}$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46"/>
    <w:bookmarkStart w:id="147" w:name="def-iterate"/>
    <w:p>
      <w:pPr>
        <w:pStyle w:val="BodyText"/>
      </w:pPr>
      <w:r>
        <w:rPr>
          <w:b/>
          <w:bCs/>
        </w:rPr>
        <w:t xml:space="preserve">Definition 21 (Iterate)</w:t>
      </w:r>
      <w:r>
        <w:t xml:space="preserve"> </w:t>
      </w:r>
      <w:r>
        <w:t xml:space="preserve">In an iterative method (</w:t>
      </w:r>
      <w:hyperlink w:anchor="def-iterative-method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 points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</w:p>
    <w:bookmarkEnd w:id="147"/>
    <w:bookmarkStart w:id="148" w:name="def-iterate-error"/>
    <w:p>
      <w:pPr>
        <w:pStyle w:val="BodyText"/>
      </w:pPr>
      <w:r>
        <w:rPr>
          <w:b/>
          <w:bCs/>
        </w:rPr>
        <w:t xml:space="preserve">Definition 22 (Error of an iterate)</w:t>
      </w:r>
      <w:r>
        <w:t xml:space="preserve"> </w:t>
      </w:r>
      <w:r>
        <w:t xml:space="preserve">For a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that an iterative method (</w:t>
      </w:r>
      <w:hyperlink w:anchor="def-iterative-method">
        <w:r>
          <w:rPr>
            <w:rStyle w:val="Hyperlink"/>
          </w:rPr>
          <w:t xml:space="preserve">Definition 20</w:t>
        </w:r>
      </w:hyperlink>
      <w:r>
        <w:t xml:space="preserve">) is meant to reach,</w:t>
      </w:r>
      <w:r>
        <w:t xml:space="preserve"> </w:t>
      </w:r>
      <w:r>
        <w:t xml:space="preserve">$\mathopen{}\left\lVert\mathord{\smash[b]{\underset{\raise.3ex\hbox{$\scriptstyle\sim$}}{x}}\vphantom{x}}^{(t)} - \mathord{\smash[b]{\underset{\raise.3ex\hbox{$\scriptstyle\sim$}}{x}}\vphantom{x}}^*\right\rVert\mathclose{}$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(</w:t>
      </w:r>
      <w:hyperlink w:anchor="def-iterate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48"/>
    <w:bookmarkStart w:id="151" w:name="def-vector-sequence-limit"/>
    <w:p>
      <w:pPr>
        <w:pStyle w:val="BodyText"/>
      </w:pPr>
      <w:r>
        <w:rPr>
          <w:b/>
          <w:bCs/>
        </w:rPr>
        <w:t xml:space="preserve">Definition 23 (Convergence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49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$\mathord{\smash[b]{\underset{\raise.3ex\hbox{$\scriptstyle\sim$}}{x}}\vphantom{x}}^{(0)}, \mathord{\smash[b]{\underset{\raise.3ex\hbox{$\scriptstyle\sim$}}{x}}\vphantom{x}}^{(1)}, \ldots$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$\mathord{\smash[b]{\underset{\raise.3ex\hbox{$\scriptstyle\sim$}}{x}}\vphantom{x}}^* \in \mathbb{R}^p$</w:t>
      </w:r>
      <w:r>
        <w:t xml:space="preserve"> </w:t>
      </w:r>
      <w:r>
        <w:t xml:space="preserve">if the sequence of distances</w:t>
      </w:r>
      <w:r>
        <w:t xml:space="preserve"> </w:t>
      </w:r>
      <w:r>
        <w:t xml:space="preserve">$\mathopen{}\left\lVert\mathord{\smash[b]{\underset{\raise.3ex\hbox{$\scriptstyle\sim$}}{x}}\vphantom{x}}^{(t)} - \mathord{\smash[b]{\underset{\raise.3ex\hbox{$\scriptstyle\sim$}}{x}}\vphantom{x}}^*\right\rVert\mathclose{}$</w:t>
      </w:r>
      <w:r>
        <w:t xml:space="preserve"> </w:t>
      </w:r>
      <w:hyperlink r:id="rId150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51"/>
    <w:bookmarkStart w:id="152" w:name="exm-vector-sequence-limit"/>
    <w:p>
      <w:pPr>
        <w:pStyle w:val="BodyText"/>
      </w:pPr>
      <w:r>
        <w:rPr>
          <w:b/>
          <w:bCs/>
        </w:rPr>
        <w:t xml:space="preserve">Example 34 (Halving a vector)</w:t>
      </w:r>
      <w:r>
        <w:t xml:space="preserve"> </w:t>
      </w:r>
      <w:r>
        <w:t xml:space="preserve">The iterative method</w:t>
      </w:r>
      <w:r>
        <w:t xml:space="preserve"> </w:t>
      </w:r>
      <w:r>
        <w:t xml:space="preserve">$\mathord{\smash[b]{\underset{\raise.3ex\hbox{$\scriptstyle\sim$}}{x}}\vphantom{x}}^{(t+1)} = \tfrac{1}{2}\,\mathord{\smash[b]{\underset{\raise.3ex\hbox{$\scriptstyle\sim$}}{x}}\vphantom{x}}^{(t)}$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{(4, 2)}^{\top}$</w:t>
      </w:r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w:r>
        <w:t xml:space="preserve">$\mathord{\smash[b]{\underset{\raise.3ex\hbox{$\scriptstyle\sim$}}{x}}\vphantom{x}}^{(t)} = 2^{-t}\,{(4, 2)}^{\top}$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$\mathord{\smash[b]{\underset{\raise.3ex\hbox{$\scriptstyle\sim$}}{x}}\vphantom{x}}^* = \mathord{\smash[b]{\underset{\raise.3ex\hbox{$\scriptstyle\sim$}}{0}}\vphantom{0}}$</w:t>
      </w:r>
      <w:r>
        <w:t xml:space="preserve">, the error of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\mathopen{}\left\lVert 2^{-t}\,{(4, 2)}^{\top} - \mathord{\smash[b]{\underset{\raise.3ex\hbox{$\scriptstyle\sim$}}{0}}\vphantom{0}}\right\rVert\mathclose{}
    &amp;= 2^{-t}\,\mathopen{}\left\lVert{(4, 2)}^{\top}\right\rVert\mathclose{}
    &amp;&amp; \text{(norm of a multiple)}
    \\
    &amp;= 2^{-t} \sqrt{20},
    &amp;&amp; \text{(} 4^2 + 2^2 = 20 \text{)}
    \end{aligned}
    $$</w:t>
      </w:r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52"/>
    <w:bookmarkStart w:id="153" w:name="def-newton-method"/>
    <w:p>
      <w:pPr>
        <w:pStyle w:val="BodyText"/>
      </w:pPr>
      <w:r>
        <w:rPr>
          <w:b/>
          <w:bCs/>
        </w:rPr>
        <w:t xml:space="preserve">Definition 24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[13]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w:r>
        <w:t xml:space="preserve">$\mathbf{H}_f(\mathord{\smash[b]{\underset{\raise.3ex\hbox{$\scriptstyle\sim$}}{x}}\vphantom{x}}^{(t)})$</w:t>
      </w:r>
      <w:r>
        <w:t xml:space="preserve"> </w:t>
      </w:r>
      <w:r>
        <w:t xml:space="preserve">is invertible,</w:t>
      </w:r>
    </w:p>
    <w:p>
      <w:pPr>
        <w:pStyle w:val="BodyText"/>
      </w:pPr>
      <w:r>
        <w:t xml:space="preserve">$$
    \mathord{\smash[b]{\underset{\raise.3ex\hbox{$\scriptstyle\sim$}}{x}}\vphantom{x}}^{(t+1)} \stackrel{\text{def}}{=}\mathord{\smash[b]{\underset{\raise.3ex\hbox{$\scriptstyle\sim$}}{x}}\vphantom{x}}^{(t)} - \mathopen{}\left[\mathbf{H}_f(\mathord{\smash[b]{\underset{\raise.3ex\hbox{$\scriptstyle\sim$}}{x}}\vphantom{x}}^{(t)})\right]\mathclose{}^{-1} \frac{\partial}{\partial \mathord{\smash[b]{\underset{\raise.3ex\hbox{$\scriptstyle\sim$}}{x}}\vphantom{x}}} f(\mathord{\smash[b]{\underset{\raise.3ex\hbox{$\scriptstyle\sim$}}{x}}\vphantom{x}}^{(t)}).
    $$</w:t>
      </w:r>
    </w:p>
    <w:bookmarkEnd w:id="153"/>
    <w:bookmarkStart w:id="154" w:name="def-newton-step"/>
    <w:p>
      <w:pPr>
        <w:pStyle w:val="FirstParagraph"/>
      </w:pPr>
      <w:r>
        <w:rPr>
          <w:b/>
          <w:bCs/>
        </w:rPr>
        <w:t xml:space="preserve">Definition 25 (Newton step)</w:t>
      </w:r>
      <w:r>
        <w:t xml:space="preserve"> </w:t>
      </w:r>
      <w:r>
        <w:t xml:space="preserve">In Newton’s method (</w:t>
      </w:r>
      <w:hyperlink w:anchor="def-newton-method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 vector</w:t>
      </w:r>
      <w:r>
        <w:t xml:space="preserve"> </w:t>
      </w:r>
      <w:r>
        <w:t xml:space="preserve">$-\mathopen{}\left[\mathbf{H}_f(\mathord{\smash[b]{\underset{\raise.3ex\hbox{$\scriptstyle\sim$}}{x}}\vphantom{x}}^{(t)})\right]\mathclose{}^{-1} \frac{\partial}{\partial \mathord{\smash[b]{\underset{\raise.3ex\hbox{$\scriptstyle\sim$}}{x}}\vphantom{x}}} f(\mathord{\smash[b]{\underset{\raise.3ex\hbox{$\scriptstyle\sim$}}{x}}\vphantom{x}}^{(t)})$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.</w:t>
      </w:r>
    </w:p>
    <w:bookmarkEnd w:id="154"/>
    <w:bookmarkStart w:id="155" w:name="exm-newton-method"/>
    <w:p>
      <w:pPr>
        <w:pStyle w:val="BodyText"/>
      </w:pPr>
      <w:r>
        <w:rPr>
          <w:b/>
          <w:bCs/>
        </w:rPr>
        <w:t xml:space="preserve">Example 35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e">
        <w:r>
          <w:rPr>
            <w:rStyle w:val="Hyperlink"/>
          </w:rPr>
          <w:t xml:space="preserve">Definition 21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55"/>
    <w:bookmarkStart w:id="156" w:name="def-quadratic-model"/>
    <w:p>
      <w:pPr>
        <w:pStyle w:val="BodyText"/>
      </w:pPr>
      <w:r>
        <w:rPr>
          <w:b/>
          <w:bCs/>
        </w:rPr>
        <w:t xml:space="preserve">Definition 26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$\mathbf{H} \stackrel{\text{def}}{=}\mathbf{H}_f(\mathord{\smash[b]{\underset{\raise.3ex\hbox{$\scriptstyle\sim$}}{x}}\vphantom{x}})$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function of a step</w:t>
      </w:r>
      <w:r>
        <w:t xml:space="preserve"> </w:t>
      </w:r>
      <w:r>
        <w:t xml:space="preserve">$\mathord{\smash[b]{\underset{\raise.3ex\hbox{$\scriptstyle\sim$}}{\delta}}\vphantom{\delta}}\in \mathbb{R}^p$</w:t>
      </w:r>
    </w:p>
    <w:p>
      <w:pPr>
        <w:pStyle w:val="BodyText"/>
      </w:pPr>
      <w:r>
        <w:t xml:space="preserve">$$
    q(\mathord{\smash[b]{\underset{\raise.3ex\hbox{$\scriptstyle\sim$}}{\delta}}\vphantom{\delta}}) \stackrel{\text{def}}{=}f(\mathord{\smash[b]{\underset{\raise.3ex\hbox{$\scriptstyle\sim$}}{x}}\vphantom{x}}) + \mathord{\smash[b]{\underset{\raise.3ex\hbox{$\scriptstyle\sim$}}{g}}\vphantom{g}} \cdot \mathord{\smash[b]{\underset{\raise.3ex\hbox{$\scriptstyle\sim$}}{\delta}}\vphantom{\delta}} + \tfrac{1}{2}\,{\mathord{\smash[b]{\underset{\raise.3ex\hbox{$\scriptstyle\sim$}}{\delta}}\vphantom{\delta}}}^{\top} \mathbf{H} \mathord{\smash[b]{\underset{\raise.3ex\hbox{$\scriptstyle\sim$}}{\delta}}\vphantom{\delta}},
    $$</w:t>
      </w:r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156"/>
    <w:bookmarkStart w:id="157" w:name="exm-quadratic-model"/>
    <w:p>
      <w:pPr>
        <w:pStyle w:val="BodyText"/>
      </w:pPr>
      <w:r>
        <w:rPr>
          <w:b/>
          <w:bCs/>
        </w:rPr>
        <w:t xml:space="preserve">Example 36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\tfrac{1}{2} (x_1^2 + 3 x_2^2)$</w:t>
      </w:r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equals</w:t>
      </w:r>
      <w:r>
        <w:t xml:space="preserve"> </w:t>
      </w:r>
      <w:r>
        <w:t xml:space="preserve">$f(\mathord{\smash[b]{\underset{\raise.3ex\hbox{$\scriptstyle\sim$}}{x}}\vphantom{x}}+ \mathord{\smash[b]{\underset{\raise.3ex\hbox{$\scriptstyle\sim$}}{\delta}}\vphantom{\delta}})$</w:t>
      </w:r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57"/>
    <w:bookmarkStart w:id="158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w:r>
        <w:t xml:space="preserve">$f(\mathord{\smash[b]{\underset{\raise.3ex\hbox{$\scriptstyle\sim$}}{x}}\vphantom{x}}+ \mathord{\smash[b]{\underset{\raise.3ex\hbox{$\scriptstyle\sim$}}{\delta}}\vphantom{\delta}})$</w:t>
      </w:r>
      <w:r>
        <w:t xml:space="preserve"> </w:t>
      </w:r>
      <w:r>
        <w:t xml:space="preserve">equals the expression for</w:t>
      </w:r>
      <w:r>
        <w:t xml:space="preserve"> </w:t>
      </w:r>
      <w:r>
        <w:t xml:space="preserve">$q(\mathord{\smash[b]{\underset{\raise.3ex\hbox{$\scriptstyle\sim$}}{\delta}}\vphantom{\delta}})$</w:t>
      </w:r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\mathord{\smash[b]{\underset{\raise.3ex\hbox{$\scriptstyle\sim$}}{\delta}}\vphantom{\delta}}$</w:t>
      </w:r>
      <w:r>
        <w:t xml:space="preserve">.</w:t>
      </w:r>
    </w:p>
    <w:bookmarkEnd w:id="158"/>
    <w:bookmarkStart w:id="159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w:r>
        <w:t xml:space="preserve">$\mathbf{H} = \mathbf{H}_f(\mathord{\smash[b]{\underset{\raise.3ex\hbox{$\scriptstyle\sim$}}{x}}\vphantom{x}})$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w:r>
        <w:t xml:space="preserve">$\mathord{\smash[b]{\underset{\raise.3ex\hbox{$\scriptstyle\sim$}}{\delta}}\vphantom{\delta}}^* = -\mathbf{H}^{-1} \mathord{\smash[b]{\underset{\raise.3ex\hbox{$\scriptstyle\sim$}}{g}}\vphantom{g}}$</w:t>
      </w:r>
      <w:r>
        <w:t xml:space="preserve">.</w:t>
      </w:r>
    </w:p>
    <w:bookmarkEnd w:id="1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32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$\mathord{\smash[b]{\underset{\raise.3ex\hbox{$\scriptstyle\sim$}}{\delta}}\vphantom{\delta}}^*$</w:t>
      </w:r>
      <w:r>
        <w:t xml:space="preserve"> </w:t>
      </w:r>
      <w:r>
        <w:t xml:space="preserve">exists and</w:t>
      </w:r>
      <w:r>
        <w:t xml:space="preserve"> </w:t>
      </w:r>
      <w:r>
        <w:t xml:space="preserve">$\mathbf{H} \mathord{\smash[b]{\underset{\raise.3ex\hbox{$\scriptstyle\sim$}}{\delta}}\vphantom{\delta}}^* = -\mathord{\smash[b]{\underset{\raise.3ex\hbox{$\scriptstyle\sim$}}{g}}\vphantom{g}}$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$\mathord{\smash[b]{\underset{\raise.3ex\hbox{$\scriptstyle\sim$}}{d}}\vphantom{d}} \in \mathbb{R}^p$</w:t>
      </w:r>
      <w:r>
        <w:t xml:space="preserve">, first</w:t>
      </w:r>
    </w:p>
    <w:p>
      <w:pPr>
        <w:pStyle w:val="BodyText"/>
      </w:pPr>
      <w:r>
        <w:t xml:space="preserve">$$
    \begin{aligned}
    {\mathord{\smash[b]{\underset{\raise.3ex\hbox{$\scriptstyle\sim$}}{d}}\vphantom{d}}}^{\top} \mathbf{H} \mathord{\smash[b]{\underset{\raise.3ex\hbox{$\scriptstyle\sim$}}{\delta}}\vphantom{\delta}}^*
    &amp;= -\mathord{\smash[b]{\underset{\raise.3ex\hbox{$\scriptstyle\sim$}}{d}}\vphantom{d}} \cdot \mathord{\smash[b]{\underset{\raise.3ex\hbox{$\scriptstyle\sim$}}{g}}\vphantom{g}}
    &amp;&amp; \text{(} \mathbf{H} \mathord{\smash[b]{\underset{\raise.3ex\hbox{$\scriptstyle\sim$}}{\delta}}\vphantom{\delta}}^* = -\mathord{\smash[b]{\underset{\raise.3ex\hbox{$\scriptstyle\sim$}}{g}}\vphantom{g}} \text{)}
    \\
    &amp;= -\mathord{\smash[b]{\underset{\raise.3ex\hbox{$\scriptstyle\sim$}}{g}}\vphantom{g}} \cdot \mathord{\smash[b]{\underset{\raise.3ex\hbox{$\scriptstyle\sim$}}{d}}\vphantom{d}},
    &amp;&amp; \text{(a } 1 \times 1 \text{ matrix equals its transpose)}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${\mathord{\smash[b]{\underset{\raise.3ex\hbox{$\scriptstyle\sim$}}{\delta}}\vphantom{\delta}}^*{}}^{\top} \mathbf{H} \mathord{\smash[b]{\underset{\raise.3ex\hbox{$\scriptstyle\sim$}}{d}}\vphantom{d}} = {\mathord{\smash[b]{\underset{\raise.3ex\hbox{$\scriptstyle\sim$}}{d}}\vphantom{d}}}^{\top} \mathbf{H} \mathord{\smash[b]{\underset{\raise.3ex\hbox{$\scriptstyle\sim$}}{\delta}}\vphantom{\delta}}^*$</w:t>
      </w:r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w:r>
        <w:t xml:space="preserve">$$
    \begin{aligned}
    q(\mathord{\smash[b]{\underset{\raise.3ex\hbox{$\scriptstyle\sim$}}{\delta}}\vphantom{\delta}}^* + \mathord{\smash[b]{\underset{\raise.3ex\hbox{$\scriptstyle\sim$}}{d}}\vphantom{d}})
    &amp;= f(\mathord{\smash[b]{\underset{\raise.3ex\hbox{$\scriptstyle\sim$}}{x}}\vphantom{x}}) + \mathord{\smash[b]{\underset{\raise.3ex\hbox{$\scriptstyle\sim$}}{g}}\vphantom{g}} \cdot (\mathord{\smash[b]{\underset{\raise.3ex\hbox{$\scriptstyle\sim$}}{\delta}}\vphantom{\delta}}^* + \mathord{\smash[b]{\underset{\raise.3ex\hbox{$\scriptstyle\sim$}}{d}}\vphantom{d}}) +\tfrac{1}{2}\,{(\mathord{\smash[b]{\underset{\raise.3ex\hbox{$\scriptstyle\sim$}}{\delta}}\vphantom{\delta}}^* + \mathord{\smash[b]{\underset{\raise.3ex\hbox{$\scriptstyle\sim$}}{d}}\vphantom{d}})}^{\top} \mathbf{H} (\mathord{\smash[b]{\underset{\raise.3ex\hbox{$\scriptstyle\sim$}}{\delta}}\vphantom{\delta}}^* + \mathord{\smash[b]{\underset{\raise.3ex\hbox{$\scriptstyle\sim$}}{d}}\vphantom{d}})
    &amp;&amp; \text{(definition of } q \text{)}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\mathord{\smash[b]{\underset{\raise.3ex\hbox{$\scriptstyle\sim$}}{g}}\vphantom{g}} \cdot \mathord{\smash[b]{\underset{\raise.3ex\hbox{$\scriptstyle\sim$}}{d}}\vphantom{d}}
    + \tfrac{1}{2} \mathopen{}\left({\mathord{\smash[b]{\underset{\raise.3ex\hbox{$\scriptstyle\sim$}}{\delta}}\vphantom{\delta}}^*{}}^{\top} \mathbf{H} \mathord{\smash[b]{\underset{\raise.3ex\hbox{$\scriptstyle\sim$}}{\delta}}\vphantom{\delta}}^* + {\mathord{\smash[b]{\underset{\raise.3ex\hbox{$\scriptstyle\sim$}}{\delta}}\vphantom{\delta}}^*{}}^{\top} \mathbf{H} \mathord{\smash[b]{\underset{\raise.3ex\hbox{$\scriptstyle\sim$}}{d}}\vphantom{d}} + {\mathord{\smash[b]{\underset{\raise.3ex\hbox{$\scriptstyle\sim$}}{d}}\vphantom{d}}}^{\top} \mathbf{H} \mathord{\smash[b]{\underset{\raise.3ex\hbox{$\scriptstyle\sim$}}{\delta}}\vphantom{\delta}}^* + {\mathord{\smash[b]{\underset{\raise.3ex\hbox{$\scriptstyle\sim$}}{d}}\vphantom{d}}}^{\top} \mathbf{H} \mathord{\smash[b]{\underset{\raise.3ex\hbox{$\scriptstyle\sim$}}{d}}\vphantom{d}}\right)\mathclose{}
    &amp;&amp; \text{(distribute)}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\mathord{\smash[b]{\underset{\raise.3ex\hbox{$\scriptstyle\sim$}}{g}}\vphantom{g}} \cdot \mathord{\smash[b]{\underset{\raise.3ex\hbox{$\scriptstyle\sim$}}{d}}\vphantom{d}}
    + \tfrac{1}{2}\,{\mathord{\smash[b]{\underset{\raise.3ex\hbox{$\scriptstyle\sim$}}{\delta}}\vphantom{\delta}}^*{}}^{\top} \mathbf{H} \mathord{\smash[b]{\underset{\raise.3ex\hbox{$\scriptstyle\sim$}}{\delta}}\vphantom{\delta}}^* - \mathord{\smash[b]{\underset{\raise.3ex\hbox{$\scriptstyle\sim$}}{g}}\vphantom{g}} \cdot \mathord{\smash[b]{\underset{\raise.3ex\hbox{$\scriptstyle\sim$}}{d}}\vphantom{d}} + \tfrac{1}{2}\,{\mathord{\smash[b]{\underset{\raise.3ex\hbox{$\scriptstyle\sim$}}{d}}\vphantom{d}}}^{\top} \mathbf{H} \mathord{\smash[b]{\underset{\raise.3ex\hbox{$\scriptstyle\sim$}}{d}}\vphantom{d}}
    &amp;&amp; \text{(both cross terms equal } -\mathord{\smash[b]{\underset{\raise.3ex\hbox{$\scriptstyle\sim$}}{g}}\vphantom{g}} \cdot \mathord{\smash[b]{\underset{\raise.3ex\hbox{$\scriptstyle\sim$}}{d}}\vphantom{d}} \text{)}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\tfrac{1}{2}\,{\mathord{\smash[b]{\underset{\raise.3ex\hbox{$\scriptstyle\sim$}}{\delta}}\vphantom{\delta}}^*{}}^{\top} \mathbf{H} \mathord{\smash[b]{\underset{\raise.3ex\hbox{$\scriptstyle\sim$}}{\delta}}\vphantom{\delta}}^* + \tfrac{1}{2}\,{\mathord{\smash[b]{\underset{\raise.3ex\hbox{$\scriptstyle\sim$}}{d}}\vphantom{d}}}^{\top} \mathbf{H} \mathord{\smash[b]{\underset{\raise.3ex\hbox{$\scriptstyle\sim$}}{d}}\vphantom{d}}
    &amp;&amp; \text{(cancel } \mathord{\smash[b]{\underset{\raise.3ex\hbox{$\scriptstyle\sim$}}{g}}\vphantom{g}} \cdot \mathord{\smash[b]{\underset{\raise.3ex\hbox{$\scriptstyle\sim$}}{d}}\vphantom{d}} \text{)}
    \\
    &amp;= q(\mathord{\smash[b]{\underset{\raise.3ex\hbox{$\scriptstyle\sim$}}{\delta}}\vphantom{\delta}}^*) + \tfrac{1}{2}\,{\mathord{\smash[b]{\underset{\raise.3ex\hbox{$\scriptstyle\sim$}}{d}}\vphantom{d}}}^{\top} \mathbf{H} \mathord{\smash[b]{\underset{\raise.3ex\hbox{$\scriptstyle\sim$}}{d}}\vphantom{d}},
    &amp;&amp; \text{(definition of } q \text{)}
    \end{aligned}
    $$</w:t>
      </w:r>
    </w:p>
    <w:p>
      <w:pPr>
        <w:pStyle w:val="FirstParagraph"/>
      </w:pPr>
      <w:r>
        <w:t xml:space="preserve">which is greater than</w:t>
      </w:r>
      <w:r>
        <w:t xml:space="preserve"> </w:t>
      </w:r>
      <w:r>
        <w:t xml:space="preserve">$q(\mathord{\smash[b]{\underset{\raise.3ex\hbox{$\scriptstyle\sim$}}{\delta}}\vphantom{\delta}}^*)$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$\mathord{\smash[b]{\underset{\raise.3ex\hbox{$\scriptstyle\sim$}}{d}}\vphantom{d}} \ne \mathord{\smash[b]{\underset{\raise.3ex\hbox{$\scriptstyle\sim$}}{0}}\vphantom{0}}_{p \times 1}$</w:t>
      </w:r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60" w:name="exm-newton-model"/>
    <w:p>
      <w:pPr>
        <w:pStyle w:val="BodyText"/>
      </w:pPr>
      <w:r>
        <w:rPr>
          <w:b/>
          <w:bCs/>
        </w:rPr>
        <w:t xml:space="preserve">Example 37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36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35</w:t>
        </w:r>
      </w:hyperlink>
      <w:r>
        <w:t xml:space="preserve">).</w:t>
      </w:r>
    </w:p>
    <w:bookmarkEnd w:id="160"/>
    <w:bookmarkStart w:id="161" w:name="def-quadratic-convergence"/>
    <w:p>
      <w:pPr>
        <w:pStyle w:val="BodyText"/>
      </w:pPr>
      <w:r>
        <w:rPr>
          <w:b/>
          <w:bCs/>
        </w:rPr>
        <w:t xml:space="preserve">Definition 27 (Quadratic convergence)</w:t>
      </w:r>
      <w:r>
        <w:t xml:space="preserve"> </w:t>
      </w:r>
      <w:r>
        <w:t xml:space="preserve">A</w:t>
      </w:r>
      <w:r>
        <w:t xml:space="preserve"> </w:t>
      </w:r>
      <w:hyperlink r:id="rId149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$\mathord{\smash[b]{\underset{\raise.3ex\hbox{$\scriptstyle\sim$}}{x}}\vphantom{x}}^{(0)}, \mathord{\smash[b]{\underset{\raise.3ex\hbox{$\scriptstyle\sim$}}{x}}\vphantom{x}}^{(1)}, \ldots$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23</w:t>
        </w:r>
      </w:hyperlink>
      <w:r>
        <w:t xml:space="preserve">) to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[14]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\mathopen{}\left\lVert\mathord{\smash[b]{\underset{\raise.3ex\hbox{$\scriptstyle\sim$}}{x}}\vphantom{x}}^{(t+1)} - \mathord{\smash[b]{\underset{\raise.3ex\hbox{$\scriptstyle\sim$}}{x}}\vphantom{x}}^*\right\rVert\mathclose{} \le C\,\mathopen{}\left\lVert\mathord{\smash[b]{\underset{\raise.3ex\hbox{$\scriptstyle\sim$}}{x}}\vphantom{x}}^{(t)} - \mathord{\smash[b]{\underset{\raise.3ex\hbox{$\scriptstyle\sim$}}{x}}\vphantom{x}}^*\right\rVert\mathclose{}^2
    \qquad \text{for every } t.
    $$</w:t>
      </w:r>
    </w:p>
    <w:bookmarkEnd w:id="161"/>
    <w:bookmarkStart w:id="162" w:name="exm-not-quadratic-convergence"/>
    <w:p>
      <w:pPr>
        <w:pStyle w:val="FirstParagraph"/>
      </w:pPr>
      <w:r>
        <w:rPr>
          <w:b/>
          <w:bCs/>
        </w:rPr>
        <w:t xml:space="preserve">Example 38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62"/>
    <w:bookmarkStart w:id="163" w:name="exm-newton-convergence"/>
    <w:p>
      <w:pPr>
        <w:pStyle w:val="BodyText"/>
      </w:pPr>
      <w:r>
        <w:rPr>
          <w:b/>
          <w:bCs/>
        </w:rPr>
        <w:t xml:space="preserve">Example 39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27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[1]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63"/>
    <w:bookmarkStart w:id="164" w:name="exm-newton-maximum"/>
    <w:p>
      <w:pPr>
        <w:pStyle w:val="BodyText"/>
      </w:pPr>
      <w:r>
        <w:rPr>
          <w:b/>
          <w:bCs/>
        </w:rPr>
        <w:t xml:space="preserve">Example 40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64"/>
    <w:bookmarkStart w:id="165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$\mathord{\smash[b]{\underset{\raise.3ex\hbox{$\scriptstyle\sim$}}{c}}\vphantom{c}} \in \mathbb{R}^p$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 - \mathord{\smash[b]{\underset{\raise.3ex\hbox{$\scriptstyle\sim$}}{c}}\vphantom{c}} \cdot 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, Newton’s method (</w:t>
      </w:r>
      <w:hyperlink w:anchor="def-newton-method">
        <w:r>
          <w:rPr>
            <w:rStyle w:val="Hyperlink"/>
          </w:rPr>
          <w:t xml:space="preserve">Definition 24</w:t>
        </w:r>
      </w:hyperlink>
      <w:r>
        <w:t xml:space="preserve">) gives</w:t>
      </w:r>
      <w:r>
        <w:t xml:space="preserve"> </w:t>
      </w:r>
      <w:r>
        <w:t xml:space="preserve">$\mathord{\smash[b]{\underset{\raise.3ex\hbox{$\scriptstyle\sim$}}{x}}\vphantom{x}}^{(1)} = \mathbf{S}^{-1}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w:r>
        <w:t xml:space="preserve">$\tfrac{1}{2}\,{\mathord{\smash[b]{\underset{\raise.3ex\hbox{$\scriptstyle\sim$}}{x}}\vphantom{x}}}^{\top}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hyperlink r:id="rId126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$\mathord{\smash[b]{\underset{\raise.3ex\hbox{$\scriptstyle\sim$}}{c}}\vphantom{c}} \cdot 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\frac{\partial}{\partial \mathord{\smash[b]{\underset{\raise.3ex\hbox{$\scriptstyle\sim$}}{x}}\vphantom{x}}} f(\mathord{\smash[b]{\underset{\raise.3ex\hbox{$\scriptstyle\sim$}}{x}}\vphantom{x}}) &amp;= \tfrac{1}{2} (2 \mathbf{S} \mathord{\smash[b]{\underset{\raise.3ex\hbox{$\scriptstyle\sim$}}{x}}\vphantom{x}}) - \mathord{\smash[b]{\underset{\raise.3ex\hbox{$\scriptstyle\sim$}}{c}}\vphantom{c}} \\
    &amp;= \mathbf{S} \mathord{\smash[b]{\underset{\raise.3ex\hbox{$\scriptstyle\sim$}}{x}}\vphantom{x}}- \mathord{\smash[b]{\underset{\raise.3ex\hbox{$\scriptstyle\sim$}}{c}}\vphantom{c}};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w:r>
        <w:t xml:space="preserve">$-\mathord{\smash[b]{\underset{\raise.3ex\hbox{$\scriptstyle\sim$}}{c}}\vphantom{c}}$</w:t>
      </w:r>
      <w:r>
        <w:t xml:space="preserve"> </w:t>
      </w:r>
      <w:r>
        <w:t xml:space="preserve">of the linear term is constant (</w:t>
      </w:r>
      <w:hyperlink r:id="rId127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w:r>
        <w:t xml:space="preserve">$\mathbf{H}_f(\mathord{\smash[b]{\underset{\raise.3ex\hbox{$\scriptstyle\sim$}}{x}}\vphantom{x}}) = \mathbf{S}$</w:t>
      </w:r>
      <w:r>
        <w:t xml:space="preserve">,</w:t>
      </w:r>
      <w:r>
        <w:t xml:space="preserve"> </w:t>
      </w:r>
      <w:r>
        <w:t xml:space="preserve">which is invertible (</w:t>
      </w:r>
      <w:hyperlink r:id="rId132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\mathord{\smash[b]{\underset{\raise.3ex\hbox{$\scriptstyle\sim$}}{x}}\vphantom{x}}^{(1)}
    &amp;= \mathord{\smash[b]{\underset{\raise.3ex\hbox{$\scriptstyle\sim$}}{x}}\vphantom{x}}^{(0)} - \mathbf{S}^{-1} (\mathbf{S} \mathord{\smash[b]{\underset{\raise.3ex\hbox{$\scriptstyle\sim$}}{x}}\vphantom{x}}^{(0)} - \mathord{\smash[b]{\underset{\raise.3ex\hbox{$\scriptstyle\sim$}}{c}}\vphantom{c}})
    &amp;&amp; \text{(definition of Newton's method)}
    \\
    &amp;= \mathord{\smash[b]{\underset{\raise.3ex\hbox{$\scriptstyle\sim$}}{x}}\vphantom{x}}^{(0)} - \mathbf{S}^{-1} \mathbf{S} \mathord{\smash[b]{\underset{\raise.3ex\hbox{$\scriptstyle\sim$}}{x}}\vphantom{x}}^{(0)} + \mathbf{S}^{-1} \mathord{\smash[b]{\underset{\raise.3ex\hbox{$\scriptstyle\sim$}}{c}}\vphantom{c}}
    &amp;&amp; \text{(distribute)}
    \\
    &amp;= \mathord{\smash[b]{\underset{\raise.3ex\hbox{$\scriptstyle\sim$}}{x}}\vphantom{x}}^{(0)} - \mathord{\smash[b]{\underset{\raise.3ex\hbox{$\scriptstyle\sim$}}{x}}\vphantom{x}}^{(0)} + \mathbf{S}^{-1} \mathord{\smash[b]{\underset{\raise.3ex\hbox{$\scriptstyle\sim$}}{c}}\vphantom{c}}
    &amp;&amp; \text{(} \mathbf{S}^{-1} \mathbf{S} = \mathbf{I}_p \text{)}
    \\
    &amp;= \mathbf{S}^{-1} \mathord{\smash[b]{\underset{\raise.3ex\hbox{$\scriptstyle\sim$}}{c}}\vphantom{c}}.
    &amp;&amp; \text{(cancel)}
    \end{aligned}
    $$</w:t>
      </w:r>
    </w:p>
    <w:p>
      <w:pPr>
        <w:pStyle w:val="FirstParagraph"/>
      </w:pPr>
      <w:r>
        <w:t xml:space="preserve">The gradient at</w:t>
      </w:r>
      <w:r>
        <w:t xml:space="preserve"> </w:t>
      </w:r>
      <w:r>
        <w:t xml:space="preserve">$\mathbf{S}^{-1} \mathord{\smash[b]{\underset{\raise.3ex\hbox{$\scriptstyle\sim$}}{c}}\vphantom{c}}$</w:t>
      </w:r>
      <w:r>
        <w:t xml:space="preserve"> </w:t>
      </w:r>
      <w:r>
        <w:t xml:space="preserve">is</w:t>
      </w:r>
      <w:r>
        <w:t xml:space="preserve"> </w:t>
      </w:r>
      <w:r>
        <w:t xml:space="preserve">$\mathbf{S} \mathbf{S}^{-1} \mathord{\smash[b]{\underset{\raise.3ex\hbox{$\scriptstyle\sim$}}{c}}\vphantom{c}} - \mathord{\smash[b]{\underset{\raise.3ex\hbox{$\scriptstyle\sim$}}{c}}\vphantom{c}} =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w:r>
        <w:t xml:space="preserve">$\mathbf{S}^{-1} \mathord{\smash[b]{\underset{\raise.3ex\hbox{$\scriptstyle\sim$}}{c}}\vphantom{c}}$</w:t>
      </w:r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66" w:name="exm-newton-quadratic"/>
    <w:p>
      <w:pPr>
        <w:pStyle w:val="BodyText"/>
      </w:pPr>
      <w:r>
        <w:rPr>
          <w:b/>
          <w:bCs/>
        </w:rPr>
        <w:t xml:space="preserve">Example 41 (One step to the minimizer)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 (x_1^2 + 3 x_2^2)$</w:t>
      </w:r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\mathord{\smash[b]{\underset{\raise.3ex\hbox{$\scriptstyle\sim$}}{0}}\vphantom{0}}_{2 \times 1}$</w:t>
      </w:r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{(3, 1)}^{\top}$</w:t>
      </w:r>
      <w:r>
        <w:t xml:space="preserve"> </w:t>
      </w:r>
      <w:r>
        <w:t xml:space="preserve">the gradient is</w:t>
      </w:r>
      <w:r>
        <w:t xml:space="preserve"> </w:t>
      </w:r>
      <w:r>
        <w:t xml:space="preserve">$\mathbf{S} \mathord{\smash[b]{\underset{\raise.3ex\hbox{$\scriptstyle\sim$}}{x}}\vphantom{x}}^{(0)} = {(3, 3)}^{\top}$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\mathord{\smash[b]{\underset{\raise.3ex\hbox{$\scriptstyle\sim$}}{x}}\vphantom{x}}^{(1)} &amp;= {(3, 1)}^{\top} - {(3, 1)}^{\top} \\
    &amp;= \mathord{\smash[b]{\underset{\raise.3ex\hbox{$\scriptstyle\sim$}}{0}}\vphantom{0}}_{2 \times 1},
    \end{aligned}
    $$</w:t>
      </w:r>
    </w:p>
    <w:p>
      <w:pPr>
        <w:pStyle w:val="FirstParagraph"/>
      </w:pPr>
      <w:r>
        <w:t xml:space="preserve">the minimizer.</w:t>
      </w:r>
    </w:p>
    <w:bookmarkEnd w:id="166"/>
    <w:bookmarkStart w:id="167" w:name="def-gradient-descent"/>
    <w:p>
      <w:pPr>
        <w:pStyle w:val="BodyText"/>
      </w:pPr>
      <w:r>
        <w:rPr>
          <w:b/>
          <w:bCs/>
        </w:rPr>
        <w:t xml:space="preserve">Definition 28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[15]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\mathord{\smash[b]{\underset{\raise.3ex\hbox{$\scriptstyle\sim$}}{x}}\vphantom{x}}^{(t+1)} \stackrel{\text{def}}{=}\mathord{\smash[b]{\underset{\raise.3ex\hbox{$\scriptstyle\sim$}}{x}}\vphantom{x}}^{(t)} - s^{(t)}\,\frac{\partial}{\partial \mathord{\smash[b]{\underset{\raise.3ex\hbox{$\scriptstyle\sim$}}{x}}\vphantom{x}}} f(\mathord{\smash[b]{\underset{\raise.3ex\hbox{$\scriptstyle\sim$}}{x}}\vphantom{x}}^{(t)}).
    $$</w:t>
      </w:r>
    </w:p>
    <w:bookmarkEnd w:id="167"/>
    <w:bookmarkStart w:id="168" w:name="exm-gradient-descent"/>
    <w:p>
      <w:pPr>
        <w:pStyle w:val="FirstParagraph"/>
      </w:pPr>
      <w:r>
        <w:rPr>
          <w:b/>
          <w:bCs/>
        </w:rPr>
        <w:t xml:space="preserve">Example 42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68"/>
    <w:bookmarkStart w:id="169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28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24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69"/>
    <w:bookmarkStart w:id="170" w:name="def-line-search"/>
    <w:p>
      <w:pPr>
        <w:pStyle w:val="BodyText"/>
      </w:pPr>
      <w:r>
        <w:rPr>
          <w:b/>
          <w:bCs/>
        </w:rPr>
        <w:t xml:space="preserve">Definition 29 (Line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28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[16]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w:r>
        <w:t xml:space="preserve">$\mathopen{}\left\{\mathord{\smash[b]{\underset{\raise.3ex\hbox{$\scriptstyle\sim$}}{x}}\vphantom{x}}^{(t)} - s\,\frac{\partial}{\partial \mathord{\smash[b]{\underset{\raise.3ex\hbox{$\scriptstyle\sim$}}{x}}\vphantom{x}}} f(\mathord{\smash[b]{\underset{\raise.3ex\hbox{$\scriptstyle\sim$}}{x}}\vphantom{x}}^{(t)}) : s &gt; 0\right\}\mathclose{}$</w:t>
      </w:r>
      <w:r>
        <w:t xml:space="preserve">.</w:t>
      </w:r>
    </w:p>
    <w:bookmarkEnd w:id="170"/>
    <w:bookmarkStart w:id="171" w:name="def-exact-line-search"/>
    <w:p>
      <w:pPr>
        <w:pStyle w:val="BodyText"/>
      </w:pPr>
      <w:r>
        <w:rPr>
          <w:b/>
          <w:bCs/>
        </w:rPr>
        <w:t xml:space="preserve">Definition 30 (Exact line search)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(</w:t>
      </w:r>
      <w:hyperlink w:anchor="def-line-search">
        <w:r>
          <w:rPr>
            <w:rStyle w:val="Hyperlink"/>
          </w:rPr>
          <w:t xml:space="preserve">Definition 29</w:t>
        </w:r>
      </w:hyperlink>
      <w:r>
        <w:t xml:space="preserve">)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w:r>
        <w:t xml:space="preserve">$f(\mathord{\smash[b]{\underset{\raise.3ex\hbox{$\scriptstyle\sim$}}{x}}\vphantom{x}}^{(t)} - s\,\frac{\partial}{\partial \mathord{\smash[b]{\underset{\raise.3ex\hbox{$\scriptstyle\sim$}}{x}}\vphantom{x}}} f(\mathord{\smash[b]{\underset{\raise.3ex\hbox{$\scriptstyle\sim$}}{x}}\vphantom{x}}^{(t)}))$</w:t>
      </w:r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71"/>
    <w:bookmarkStart w:id="172" w:name="exm-line-search"/>
    <w:p>
      <w:pPr>
        <w:pStyle w:val="BodyText"/>
      </w:pPr>
      <w:r>
        <w:rPr>
          <w:b/>
          <w:bCs/>
        </w:rPr>
        <w:t xml:space="preserve">Example 43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72"/>
    <w:bookmarkStart w:id="174" w:name="def-descent-direction"/>
    <w:p>
      <w:pPr>
        <w:pStyle w:val="BodyText"/>
      </w:pPr>
      <w:r>
        <w:rPr>
          <w:b/>
          <w:bCs/>
        </w:rPr>
        <w:t xml:space="preserve">Definition 31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(</w:t>
      </w:r>
      <w:hyperlink r:id="rId173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$\mathord{\smash[b]{\underset{\raise.3ex\hbox{$\scriptstyle\sim$}}{g}}\vphantom{g}} \cdot \mathord{\smash[b]{\underset{\raise.3ex\hbox{$\scriptstyle\sim$}}{d}}\vphantom{d}} &lt; 0$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w:r>
        <w:t xml:space="preserve">$\mathord{\smash[b]{\underset{\raise.3ex\hbox{$\scriptstyle\sim$}}{g}}\vphantom{g}} \ne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$-\mathord{\smash[b]{\underset{\raise.3ex\hbox{$\scriptstyle\sim$}}{g}}\vphantom{g}}$</w:t>
      </w:r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$\mathord{\smash[b]{\underset{\raise.3ex\hbox{$\scriptstyle\sim$}}{g}}\vphantom{g}} \cdot (-\mathord{\smash[b]{\underset{\raise.3ex\hbox{$\scriptstyle\sim$}}{g}}\vphantom{g}}) =-\mathopen{}\left\lVert\mathord{\smash[b]{\underset{\raise.3ex\hbox{$\scriptstyle\sim$}}{g}}\vphantom{g}}\right\rVert\mathclose{}^2 &lt; 0$</w:t>
      </w:r>
      <w:r>
        <w:t xml:space="preserve">.</w:t>
      </w:r>
    </w:p>
    <w:bookmarkEnd w:id="174"/>
    <w:bookmarkStart w:id="175" w:name="exm-descent-directions"/>
    <w:p>
      <w:pPr>
        <w:pStyle w:val="BodyText"/>
      </w:pPr>
      <w:r>
        <w:rPr>
          <w:b/>
          <w:bCs/>
        </w:rPr>
        <w:t xml:space="preserve">Example 44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{(1, 0)}^{\top}$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\mathord{\smash[b]{\underset{\raise.3ex\hbox{$\scriptstyle\sim$}}{g}}\vphantom{g}} &amp;= {(2 x_1,\ 2 x_2)}^{\top} \\
    &amp;= {(2, 0)}^{\top}.
    \end{aligned}
    $$</w:t>
      </w:r>
    </w:p>
    <w:p>
      <w:pPr>
        <w:numPr>
          <w:ilvl w:val="0"/>
          <w:numId w:val="1022"/>
        </w:numPr>
      </w:pPr>
      <w:r>
        <w:t xml:space="preserve">$\mathord{\smash[b]{\underset{\raise.3ex\hbox{$\scriptstyle\sim$}}{d}}\vphantom{d}} = {(-1, 1)}^{\top}$</w:t>
      </w:r>
      <w:r>
        <w:t xml:space="preserve"> </w:t>
      </w:r>
      <w:r>
        <w:t xml:space="preserve">is a descent direction:</w:t>
      </w:r>
    </w:p>
    <w:p>
      <w:pPr>
        <w:pStyle w:val="BodyText"/>
      </w:pPr>
      <w:r>
        <w:t xml:space="preserve">$$
    \begin{aligned}
    \mathord{\smash[b]{\underset{\raise.3ex\hbox{$\scriptstyle\sim$}}{g}}\vphantom{g}} \cdot \mathord{\smash[b]{\underset{\raise.3ex\hbox{$\scriptstyle\sim$}}{d}}\vphantom{d}} &amp;= -2 + 0 \\
    &amp;= -2 \\
    &amp;&lt; 0.
    \end{aligned}
    $$</w:t>
      </w:r>
    </w:p>
    <w:p>
      <w:pPr>
        <w:numPr>
          <w:ilvl w:val="0"/>
          <w:numId w:val="1022"/>
        </w:numPr>
      </w:pPr>
      <w:r>
        <w:t xml:space="preserve">$\mathord{\smash[b]{\underset{\raise.3ex\hbox{$\scriptstyle\sim$}}{d}}\vphantom{d}} = {(0, 1)}^{\top}$</w:t>
      </w:r>
      <w:r>
        <w:t xml:space="preserve"> </w:t>
      </w:r>
      <w:r>
        <w:t xml:space="preserve">is not:</w:t>
      </w:r>
      <w:r>
        <w:t xml:space="preserve"> </w:t>
      </w:r>
      <w:r>
        <w:t xml:space="preserve">$\mathord{\smash[b]{\underset{\raise.3ex\hbox{$\scriptstyle\sim$}}{g}}\vphantom{g}} \cdot \mathord{\smash[b]{\underset{\raise.3ex\hbox{$\scriptstyle\sim$}}{d}}\vphantom{d}} = 0$</w:t>
      </w:r>
      <w:r>
        <w:t xml:space="preserve">.</w:t>
      </w:r>
    </w:p>
    <w:p>
      <w:pPr>
        <w:numPr>
          <w:ilvl w:val="0"/>
          <w:numId w:val="1022"/>
        </w:numPr>
      </w:pPr>
      <w:r>
        <w:t xml:space="preserve">$-\mathord{\smash[b]{\underset{\raise.3ex\hbox{$\scriptstyle\sim$}}{g}}\vphantom{g}} = {(-2, 0)}^{\top}$</w:t>
      </w:r>
      <w:r>
        <w:t xml:space="preserve"> </w:t>
      </w:r>
      <w:r>
        <w:t xml:space="preserve">is:</w:t>
      </w:r>
      <w:r>
        <w:t xml:space="preserve"> </w:t>
      </w:r>
      <w:r>
        <w:t xml:space="preserve">$\mathord{\smash[b]{\underset{\raise.3ex\hbox{$\scriptstyle\sim$}}{g}}\vphantom{g}} \cdot (-\mathord{\smash[b]{\underset{\raise.3ex\hbox{$\scriptstyle\sim$}}{g}}\vphantom{g}}) = -4 &lt; 0$</w:t>
      </w:r>
      <w:r>
        <w:t xml:space="preserve">.</w:t>
      </w:r>
    </w:p>
    <w:bookmarkEnd w:id="175"/>
    <w:bookmarkStart w:id="176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be a point with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 \ne \mathord{\smash[b]{\underset{\raise.3ex\hbox{$\scriptstyle\sim$}}{0}}\vphantom{0}}_{p \times 1}$</w:t>
      </w:r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$f(\mathord{\smash[b]{\underset{\raise.3ex\hbox{$\scriptstyle\sim$}}{x}}\vphantom{x}}- s \mathord{\smash[b]{\underset{\raise.3ex\hbox{$\scriptstyle\sim$}}{g}}\vphantom{g}}) &lt; f(\mathord{\smash[b]{\underset{\raise.3ex\hbox{$\scriptstyle\sim$}}{x}}\vphantom{x}})$</w:t>
      </w:r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w:r>
        <w:t xml:space="preserve">$-\mathord{\smash[b]{\underset{\raise.3ex\hbox{$\scriptstyle\sim$}}{g}}\vphantom{g}}$</w:t>
      </w:r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31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$h(s) \stackrel{\text{def}}{=}f(\mathord{\smash[b]{\underset{\raise.3ex\hbox{$\scriptstyle\sim$}}{x}}\vphantom{x}}- s \mathord{\smash[b]{\underset{\raise.3ex\hbox{$\scriptstyle\sim$}}{g}}\vphantom{g}})$</w:t>
      </w:r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w:r>
        <w:t xml:space="preserve">$s \mapsto \mathord{\smash[b]{\underset{\raise.3ex\hbox{$\scriptstyle\sim$}}{x}}\vphantom{x}}- s \mathord{\smash[b]{\underset{\raise.3ex\hbox{$\scriptstyle\sim$}}{g}}\vphantom{g}}$</w:t>
      </w:r>
      <w:r>
        <w:t xml:space="preserve"> </w:t>
      </w:r>
      <w:r>
        <w:t xml:space="preserve">has derivative</w:t>
      </w:r>
      <w:r>
        <w:t xml:space="preserve"> </w:t>
      </w:r>
      <w:r>
        <w:t xml:space="preserve">$-{\mathord{\smash[b]{\underset{\raise.3ex\hbox{$\scriptstyle\sim$}}{g}}\vphantom{g}}}^{\top}$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w:r>
        <w:t xml:space="preserve">$$
    \begin{aligned}
    h'(s)
    &amp;= -{\mathord{\smash[b]{\underset{\raise.3ex\hbox{$\scriptstyle\sim$}}{g}}\vphantom{g}}}^{\top}\,\frac{\partial}{\partial \mathord{\smash[b]{\underset{\raise.3ex\hbox{$\scriptstyle\sim$}}{x}}\vphantom{x}}} f(\mathord{\smash[b]{\underset{\raise.3ex\hbox{$\scriptstyle\sim$}}{x}}\vphantom{x}}- s \mathord{\smash[b]{\underset{\raise.3ex\hbox{$\scriptstyle\sim$}}{g}}\vphantom{g}}),
    &amp;&amp; \text{(chain rule)}
    \\
    h'(0)
    &amp;= -{\mathord{\smash[b]{\underset{\raise.3ex\hbox{$\scriptstyle\sim$}}{g}}\vphantom{g}}}^{\top}\,\frac{\partial}{\partial \mathord{\smash[b]{\underset{\raise.3ex\hbox{$\scriptstyle\sim$}}{x}}\vphantom{x}}} f(\mathord{\smash[b]{\underset{\raise.3ex\hbox{$\scriptstyle\sim$}}{x}}\vphantom{x}})
    &amp;&amp; \text{(set } s = 0 \text{)}
    \\
    &amp;= -\mathord{\smash[b]{\underset{\raise.3ex\hbox{$\scriptstyle\sim$}}{g}}\vphantom{g}} \cdot \mathord{\smash[b]{\underset{\raise.3ex\hbox{$\scriptstyle\sim$}}{g}}\vphantom{g}}
    &amp;&amp; \text{(definition of } \mathord{\smash[b]{\underset{\raise.3ex\hbox{$\scriptstyle\sim$}}{g}}\vphantom{g}} \text{)}
    \\
    &amp;= -\mathopen{}\left\lVert\mathord{\smash[b]{\underset{\raise.3ex\hbox{$\scriptstyle\sim$}}{g}}\vphantom{g}}\right\rVert\mathclose{}^2
    &amp;&amp; \text{(squared length)}
    \\
    &amp;&lt; 0.
    &amp;&amp; \text{(} \mathord{\smash[b]{\underset{\raise.3ex\hbox{$\scriptstyle\sim$}}{g}}\vphantom{g}} \ne \mathord{\smash[b]{\underset{\raise.3ex\hbox{$\scriptstyle\sim$}}{0}}\vphantom{0}}_{p \times 1} \text{)}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w:r>
        <w:t xml:space="preserve">$f(\mathord{\smash[b]{\underset{\raise.3ex\hbox{$\scriptstyle\sim$}}{x}}\vphantom{x}}- s \mathord{\smash[b]{\underset{\raise.3ex\hbox{$\scriptstyle\sim$}}{g}}\vphantom{g}}) &lt; f(\mathord{\smash[b]{\underset{\raise.3ex\hbox{$\scriptstyle\sim$}}{x}}\vphantom{x}})$</w:t>
      </w:r>
      <w:r>
        <w:t xml:space="preserve">.</w:t>
      </w:r>
    </w:p>
    <w:bookmarkStart w:id="177" w:name="exm-descent-direction"/>
    <w:p>
      <w:pPr>
        <w:pStyle w:val="BodyText"/>
      </w:pPr>
      <w:r>
        <w:rPr>
          <w:b/>
          <w:bCs/>
        </w:rPr>
        <w:t xml:space="preserve">Example 45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77"/>
    <w:bookmarkStart w:id="179" w:name="exm-gd-zigzag"/>
    <w:p>
      <w:pPr>
        <w:pStyle w:val="BodyText"/>
      </w:pPr>
      <w:r>
        <w:rPr>
          <w:b/>
          <w:bCs/>
        </w:rPr>
        <w:t xml:space="preserve">Example 46 (Gradient descent zigzags)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 (x_1^2 + b\,x_2^2)$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f(\mathord{\smash[b]{\underset{\raise.3ex\hbox{$\scriptstyle\sim$}}{x}}\vphantom{x}}) = {(x_1,\ b x_2)}^{\top}$</w:t>
      </w:r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exact-line-search">
        <w:r>
          <w:rPr>
            <w:rStyle w:val="Hyperlink"/>
          </w:rPr>
          <w:t xml:space="preserve">Definition 30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\mathord{\smash[b]{\underset{\raise.3ex\hbox{$\scriptstyle\sim$}}{0}}\vphantom{0}}_{2 \times 1}$</w:t>
      </w:r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{(b, 1)}^{\top}$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w:r>
        <w:t xml:space="preserve">$$
    \begin{aligned}
    1 - s^{(0)}
    &amp;= \frac{1 + b - 2}{1 + b} \\
    &amp;= r,
    &amp;&amp; \text{(common denominator)}
    \\
    1 - b\,s^{(0)}
    &amp;= \frac{1 + b - 2b}{1 + b} \\
    &amp;= -r,
    &amp;&amp; \text{(common denominator)}
    \\
    \mathord{\smash[b]{\underset{\raise.3ex\hbox{$\scriptstyle\sim$}}{x}}\vphantom{x}}^{(1)}
    &amp;= {\mathopen{}\left(r\,b,\ -r \cdot 1\right)\mathclose{}}^{\top} \\
    &amp;= r\,{(b, -1)}^{\top}.
    &amp;&amp; \text{(the gradient step from } {(b, 1)}^{\top} \text{)}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78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$\mathord{\smash[b]{\underset{\raise.3ex\hbox{$\scriptstyle\sim$}}{x}}\vphantom{x}}^{(1)}$</w:t>
      </w:r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$\mathord{\smash[b]{\underset{\raise.3ex\hbox{$\scriptstyle\sim$}}{x}}\vphantom{x}}^{(t)} = {(c\,b,\ \pm c)}^{\top}$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w:r>
        <w:t xml:space="preserve">$$
    \begin{aligned}
    \mathord{\smash[b]{\underset{\raise.3ex\hbox{$\scriptstyle\sim$}}{x}}\vphantom{x}}^{(t)}
    &amp;= {\mathopen{}\left(b\,r^t,\ (-r)^t\right)\mathclose{}}^{\top}, \\
    f(\mathord{\smash[b]{\underset{\raise.3ex\hbox{$\scriptstyle\sim$}}{x}}\vphantom{x}}^{(t)})
    &amp;= \tfrac{1}{2} (b^2 + b)\,r^{2t} \\
    &amp;= r^{2t} f(\mathord{\smash[b]{\underset{\raise.3ex\hbox{$\scriptstyle\sim$}}{x}}\vphantom{x}}^{(0)}).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w:r>
        <w:t xml:space="preserve">$\mathord{\smash[b]{\underset{\raise.3ex\hbox{$\scriptstyle\sim$}}{x}}\vphantom{x}}^{(1)} = {(1.5, -0.5)}^{\top}$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$\mathord{\smash[b]{\underset{\raise.3ex\hbox{$\scriptstyle\sim$}}{x}}\vphantom{x}}^{(2)} = {(0.75, 0.25)}^{\top}$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79"/>
    <w:bookmarkStart w:id="180" w:name="def-armijo-condition"/>
    <w:p>
      <w:pPr>
        <w:pStyle w:val="FirstParagraph"/>
      </w:pPr>
      <w:r>
        <w:rPr>
          <w:b/>
          <w:bCs/>
        </w:rPr>
        <w:t xml:space="preserve">Definition 32 (Armijo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 and let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.</w:t>
      </w:r>
      <w:r>
        <w:t xml:space="preserve"> </w:t>
      </w:r>
      <w:r>
        <w:t xml:space="preserve">A step length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 the</w:t>
      </w:r>
      <w:r>
        <w:t xml:space="preserve"> </w:t>
      </w:r>
      <w:r>
        <w:rPr>
          <w:b/>
          <w:bCs/>
        </w:rPr>
        <w:t xml:space="preserve">Armijo condition</w:t>
      </w:r>
      <w:r>
        <w:t xml:space="preserve"> </w:t>
      </w:r>
      <w:r>
        <w:t xml:space="preserve">[17]</w:t>
      </w:r>
      <w:r>
        <w:t xml:space="preserve"> </w:t>
      </w:r>
      <w:r>
        <w:t xml:space="preserve">with constant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</w:t>
      </w:r>
    </w:p>
    <w:p>
      <w:pPr>
        <w:pStyle w:val="BodyText"/>
      </w:pPr>
      <w:r>
        <w:t xml:space="preserve">$$
    f(\mathord{\smash[b]{\underset{\raise.3ex\hbox{$\scriptstyle\sim$}}{x}}\vphantom{x}}- s \mathord{\smash[b]{\underset{\raise.3ex\hbox{$\scriptstyle\sim$}}{g}}\vphantom{g}}) \le f(\mathord{\smash[b]{\underset{\raise.3ex\hbox{$\scriptstyle\sim$}}{x}}\vphantom{x}}) - c\, s\, \mathopen{}\left\lVert\mathord{\smash[b]{\underset{\raise.3ex\hbox{$\scriptstyle\sim$}}{g}}\vphantom{g}}\right\rVert\mathclose{}^2.
    $$</w:t>
      </w:r>
    </w:p>
    <w:bookmarkEnd w:id="180"/>
    <w:bookmarkStart w:id="181" w:name="exm-armijo-condition"/>
    <w:p>
      <w:pPr>
        <w:pStyle w:val="FirstParagraph"/>
      </w:pPr>
      <w:r>
        <w:rPr>
          <w:b/>
          <w:bCs/>
        </w:rPr>
        <w:t xml:space="preserve">Example 47 (The Armijo condition on a parabola)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condition on a step length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t> </m:t>
              </m:r>
              <m:r>
                <m:t>s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g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4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16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16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12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satisfies the condition: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≤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does not: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4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1"/>
    <w:bookmarkStart w:id="182" w:name="def-backtracking-line-search"/>
    <w:p>
      <w:pPr>
        <w:pStyle w:val="BodyText"/>
      </w:pPr>
      <w:r>
        <w:rPr>
          <w:b/>
          <w:bCs/>
        </w:rPr>
        <w:t xml:space="preserve">Definition 33 (Backtracking line search)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an initial step length,</w:t>
      </w:r>
      <w:r>
        <w:t xml:space="preserve"> </w:t>
      </w:r>
      <m:oMath>
        <m:r>
          <m:t>β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 shrink factor, 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Backtracking line search</w:t>
      </w:r>
      <w:r>
        <w:t xml:space="preserve"> </w:t>
      </w:r>
      <w:r>
        <w:t xml:space="preserve">[17]</w:t>
      </w:r>
      <w:r>
        <w:t xml:space="preserve"> </w:t>
      </w:r>
      <w:r>
        <w:t xml:space="preserve">is the</w:t>
      </w:r>
      <w:r>
        <w:t xml:space="preserve"> </w:t>
      </w:r>
      <w:hyperlink w:anchor="def-line-search">
        <w:r>
          <w:rPr>
            <w:rStyle w:val="Hyperlink"/>
          </w:rPr>
          <w:t xml:space="preserve">line search</w:t>
        </w:r>
      </w:hyperlink>
      <w:r>
        <w:t xml:space="preserve"> </w:t>
      </w:r>
      <w:r>
        <w:t xml:space="preserve">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be the largest of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β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p>
          <m:e>
            <m:r>
              <m:t>β</m:t>
            </m:r>
          </m:e>
          <m:sup>
            <m:r>
              <m:t>2</m:t>
            </m:r>
          </m:sup>
        </m:sSup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 the</w:t>
      </w:r>
      <w:r>
        <w:t xml:space="preserve"> </w:t>
      </w:r>
      <w:hyperlink w:anchor="def-armijo-condition">
        <w:r>
          <w:rPr>
            <w:rStyle w:val="Hyperlink"/>
          </w:rPr>
          <w:t xml:space="preserve">Armijo condition</w:t>
        </w:r>
      </w:hyperlink>
      <w:r>
        <w:t xml:space="preserve"> </w:t>
      </w:r>
      <w:r>
        <w:t xml:space="preserve">with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.</w:t>
      </w:r>
    </w:p>
    <w:bookmarkEnd w:id="182"/>
    <w:bookmarkStart w:id="183" w:name="exm-backtracking-line-search"/>
    <w:p>
      <w:pPr>
        <w:pStyle w:val="BodyText"/>
      </w:pPr>
      <w:r>
        <w:rPr>
          <w:b/>
          <w:bCs/>
        </w:rPr>
        <w:t xml:space="preserve">Example 48 (Backtracking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Armijo condition holds exactly when</w:t>
      </w:r>
      <w:r>
        <w:t xml:space="preserve"> </w:t>
      </w:r>
      <m:oMath>
        <m:r>
          <m:t>s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(</w:t>
      </w:r>
      <w:hyperlink w:anchor="exm-armijo-condition">
        <w:r>
          <w:rPr>
            <w:rStyle w:val="Hyperlink"/>
          </w:rPr>
          <w:t xml:space="preserve">Example 47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the trial step lengths 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The first,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, exceeds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 is rejected.</w:t>
      </w:r>
      <w:r>
        <w:t xml:space="preserve"> </w:t>
      </w:r>
      <w:r>
        <w:t xml:space="preserve">The second,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is at most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 is accepted.</w:t>
      </w:r>
      <w:r>
        <w:t xml:space="preserve"> </w:t>
      </w:r>
      <w:r>
        <w:t xml:space="preserve">So backtracking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after two evaluations of</w:t>
      </w:r>
      <w:r>
        <w:t xml:space="preserve"> </w:t>
      </w:r>
      <m:oMath>
        <m:r>
          <m:t>f</m:t>
        </m:r>
      </m:oMath>
      <w:r>
        <w:t xml:space="preserve">.</w:t>
      </w:r>
    </w:p>
    <w:bookmarkEnd w:id="183"/>
    <w:bookmarkEnd w:id="184"/>
    <w:bookmarkStart w:id="188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[18]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[19]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85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86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8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88"/>
    <w:bookmarkStart w:id="226" w:name="references"/>
    <w:p>
      <w:pPr>
        <w:pStyle w:val="Heading2"/>
      </w:pPr>
      <w:r>
        <w:t xml:space="preserve">References</w:t>
      </w:r>
    </w:p>
    <w:bookmarkStart w:id="225" w:name="refs"/>
    <w:bookmarkStart w:id="189" w:name="ref-zhou2024opti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“Optimization and multivariate calculus.”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86">
        <w:r>
          <w:rPr>
            <w:rStyle w:val="Hyperlink"/>
          </w:rPr>
          <w:t xml:space="preserve">https://ucla-biostat-216.github.io/2024fall/slides/13-optim/13-optim.html</w:t>
        </w:r>
      </w:hyperlink>
    </w:p>
    <w:bookmarkEnd w:id="189"/>
    <w:bookmarkStart w:id="191" w:name="Xa9ec915cd94511c84068c1cc8483385b59fa41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“Fermat’s theorem (stationary points)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https://en.wikipedia.org/wiki/Fermat%27s_theorem_(stationary_points)</w:t>
        </w:r>
      </w:hyperlink>
    </w:p>
    <w:bookmarkEnd w:id="191"/>
    <w:bookmarkStart w:id="193" w:name="ref-wikipedia_taylors_theorem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“Taylor’s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https://en.wikipedia.org/wiki/Taylor%27s_theorem</w:t>
        </w:r>
      </w:hyperlink>
    </w:p>
    <w:bookmarkEnd w:id="193"/>
    <w:bookmarkStart w:id="194" w:name="ref-rudin1976principle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94"/>
    <w:bookmarkStart w:id="196" w:name="ref-wikipedia_saddle_poin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“Saddle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https://en.wikipedia.org/wiki/Saddle_point</w:t>
        </w:r>
      </w:hyperlink>
    </w:p>
    <w:bookmarkEnd w:id="196"/>
    <w:bookmarkStart w:id="198" w:name="ref-wikipedia_convex_se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https://en.wikipedia.org/wiki/Convex_set</w:t>
        </w:r>
      </w:hyperlink>
    </w:p>
    <w:bookmarkEnd w:id="198"/>
    <w:bookmarkStart w:id="200" w:name="ref-wikipedia_epigraph_mathematic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“Epigraph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9">
        <w:r>
          <w:rPr>
            <w:rStyle w:val="Hyperlink"/>
          </w:rPr>
          <w:t xml:space="preserve">https://en.wikipedia.org/wiki/Epigraph_(mathematics)</w:t>
        </w:r>
      </w:hyperlink>
    </w:p>
    <w:bookmarkEnd w:id="200"/>
    <w:bookmarkStart w:id="202" w:name="ref-wikipedia_tangent_spa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“Tangent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1">
        <w:r>
          <w:rPr>
            <w:rStyle w:val="Hyperlink"/>
          </w:rPr>
          <w:t xml:space="preserve">https://en.wikipedia.org/wiki/Tangent_space</w:t>
        </w:r>
      </w:hyperlink>
    </w:p>
    <w:bookmarkEnd w:id="202"/>
    <w:bookmarkStart w:id="204" w:name="ref-wikipedia_feasible_reg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“Feasible region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3">
        <w:r>
          <w:rPr>
            <w:rStyle w:val="Hyperlink"/>
          </w:rPr>
          <w:t xml:space="preserve">https://en.wikipedia.org/wiki/Feasible_region</w:t>
        </w:r>
      </w:hyperlink>
    </w:p>
    <w:bookmarkEnd w:id="204"/>
    <w:bookmarkStart w:id="206" w:name="ref-wikipedia_mathematical_optimiza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optimization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5">
        <w:r>
          <w:rPr>
            <w:rStyle w:val="Hyperlink"/>
          </w:rPr>
          <w:t xml:space="preserve">https://en.wikipedia.org/wiki/Mathematical_optimization</w:t>
        </w:r>
      </w:hyperlink>
    </w:p>
    <w:bookmarkEnd w:id="206"/>
    <w:bookmarkStart w:id="208" w:name="ref-wikipedia_lagrange_multiplier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“Lagrange multiplier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7">
        <w:r>
          <w:rPr>
            <w:rStyle w:val="Hyperlink"/>
          </w:rPr>
          <w:t xml:space="preserve">https://en.wikipedia.org/wiki/Lagrange_multiplier</w:t>
        </w:r>
      </w:hyperlink>
    </w:p>
    <w:bookmarkEnd w:id="208"/>
    <w:bookmarkStart w:id="210" w:name="ref-wikipedia_iterative_method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“Iterative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9">
        <w:r>
          <w:rPr>
            <w:rStyle w:val="Hyperlink"/>
          </w:rPr>
          <w:t xml:space="preserve">https://en.wikipedia.org/wiki/Iterative_method</w:t>
        </w:r>
      </w:hyperlink>
    </w:p>
    <w:bookmarkEnd w:id="210"/>
    <w:bookmarkStart w:id="212" w:name="X826716f95b92c7764e59e7e3dd738a1aac56654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“Newton’s method in optimization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https://en.wikipedia.org/wiki/Newton%27s_method_in_optimization</w:t>
        </w:r>
      </w:hyperlink>
    </w:p>
    <w:bookmarkEnd w:id="212"/>
    <w:bookmarkStart w:id="214" w:name="ref-wikipedia_rate_of_convergenc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“Rate of convergence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3">
        <w:r>
          <w:rPr>
            <w:rStyle w:val="Hyperlink"/>
          </w:rPr>
          <w:t xml:space="preserve">https://en.wikipedia.org/wiki/Rate_of_convergence</w:t>
        </w:r>
      </w:hyperlink>
    </w:p>
    <w:bookmarkEnd w:id="214"/>
    <w:bookmarkStart w:id="216" w:name="ref-wikipedia_gradient_descen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“Gradient descent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5">
        <w:r>
          <w:rPr>
            <w:rStyle w:val="Hyperlink"/>
          </w:rPr>
          <w:t xml:space="preserve">https://en.wikipedia.org/wiki/Gradient_descent</w:t>
        </w:r>
      </w:hyperlink>
    </w:p>
    <w:bookmarkEnd w:id="216"/>
    <w:bookmarkStart w:id="218" w:name="ref-wikipedia_line_search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search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7">
        <w:r>
          <w:rPr>
            <w:rStyle w:val="Hyperlink"/>
          </w:rPr>
          <w:t xml:space="preserve">https://en.wikipedia.org/wiki/Line_search</w:t>
        </w:r>
      </w:hyperlink>
    </w:p>
    <w:bookmarkEnd w:id="218"/>
    <w:bookmarkStart w:id="220" w:name="ref-wikipedia_backtracking_line_search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“Backtracking line search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9">
        <w:r>
          <w:rPr>
            <w:rStyle w:val="Hyperlink"/>
          </w:rPr>
          <w:t xml:space="preserve">https://en.wikipedia.org/wiki/Backtracking_line_search</w:t>
        </w:r>
      </w:hyperlink>
    </w:p>
    <w:bookmarkEnd w:id="220"/>
    <w:bookmarkStart w:id="222" w:name="ref-boyd2004convex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Press, 2004. doi:</w:t>
      </w:r>
      <w:r>
        <w:t xml:space="preserve"> </w:t>
      </w:r>
      <w:hyperlink r:id="rId221">
        <w:r>
          <w:rPr>
            <w:rStyle w:val="Hyperlink"/>
          </w:rPr>
          <w:t xml:space="preserve">10.1017/CBO9780511804441</w:t>
        </w:r>
      </w:hyperlink>
      <w:r>
        <w:t xml:space="preserve">.</w:t>
      </w:r>
    </w:p>
    <w:bookmarkEnd w:id="222"/>
    <w:bookmarkStart w:id="224" w:name="ref-nocedal2006numerical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J. Nocedal and S. J. Wright,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, 2nd ed. in Springer series in operations research and financial engineering. Springer, 2006. doi:</w:t>
      </w:r>
      <w:r>
        <w:t xml:space="preserve"> </w:t>
      </w:r>
      <w:hyperlink r:id="rId223">
        <w:r>
          <w:rPr>
            <w:rStyle w:val="Hyperlink"/>
          </w:rPr>
          <w:t xml:space="preserve">10.1007/978-0-387-40065-5</w:t>
        </w:r>
      </w:hyperlink>
      <w:r>
        <w:t xml:space="preserve">.</w:t>
      </w:r>
    </w:p>
    <w:bookmarkEnd w:id="224"/>
    <w:bookmarkEnd w:id="225"/>
    <w:bookmarkEnd w:id="2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11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150" Type="http://schemas.openxmlformats.org/officeDocument/2006/relationships/hyperlink" Target="algebra-exponentials.html#def-convergent-sequence" TargetMode="External"/><Relationship Id="rId38" Type="http://schemas.openxmlformats.org/officeDocument/2006/relationships/hyperlink" Target="algebra-exponentials.html#def-natural-log" TargetMode="External"/><Relationship Id="rId88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101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94" Type="http://schemas.openxmlformats.org/officeDocument/2006/relationships/hyperlink" Target="functions.qmd#def-graph" TargetMode="External"/><Relationship Id="rId42" Type="http://schemas.openxmlformats.org/officeDocument/2006/relationships/hyperlink" Target="functions.qmd#def-inner-function" TargetMode="External"/><Relationship Id="rId149" Type="http://schemas.openxmlformats.org/officeDocument/2006/relationships/hyperlink" Target="functions.qmd#def-sequence" TargetMode="External"/><Relationship Id="rId33" Type="http://schemas.openxmlformats.org/officeDocument/2006/relationships/hyperlink" Target="https://cran.r-project.org/package=ISLR2" TargetMode="External"/><Relationship Id="rId223" Type="http://schemas.openxmlformats.org/officeDocument/2006/relationships/hyperlink" Target="https://doi.org/10.1007/978-0-387-40065-5" TargetMode="External"/><Relationship Id="rId221" Type="http://schemas.openxmlformats.org/officeDocument/2006/relationships/hyperlink" Target="https://doi.org/10.1017/CBO9780511804441" TargetMode="External"/><Relationship Id="rId219" Type="http://schemas.openxmlformats.org/officeDocument/2006/relationships/hyperlink" Target="https://en.wikipedia.org/wiki/Backtracking_line_search" TargetMode="External"/><Relationship Id="rId197" Type="http://schemas.openxmlformats.org/officeDocument/2006/relationships/hyperlink" Target="https://en.wikipedia.org/wiki/Convex_set" TargetMode="External"/><Relationship Id="rId199" Type="http://schemas.openxmlformats.org/officeDocument/2006/relationships/hyperlink" Target="https://en.wikipedia.org/wiki/Epigraph_(mathematics)" TargetMode="External"/><Relationship Id="rId203" Type="http://schemas.openxmlformats.org/officeDocument/2006/relationships/hyperlink" Target="https://en.wikipedia.org/wiki/Feasible_region" TargetMode="External"/><Relationship Id="rId190" Type="http://schemas.openxmlformats.org/officeDocument/2006/relationships/hyperlink" Target="https://en.wikipedia.org/wiki/Fermat%27s_theorem_(stationary_points)" TargetMode="External"/><Relationship Id="rId215" Type="http://schemas.openxmlformats.org/officeDocument/2006/relationships/hyperlink" Target="https://en.wikipedia.org/wiki/Gradient_descent" TargetMode="External"/><Relationship Id="rId209" Type="http://schemas.openxmlformats.org/officeDocument/2006/relationships/hyperlink" Target="https://en.wikipedia.org/wiki/Iterative_method" TargetMode="External"/><Relationship Id="rId207" Type="http://schemas.openxmlformats.org/officeDocument/2006/relationships/hyperlink" Target="https://en.wikipedia.org/wiki/Lagrange_multiplier" TargetMode="External"/><Relationship Id="rId217" Type="http://schemas.openxmlformats.org/officeDocument/2006/relationships/hyperlink" Target="https://en.wikipedia.org/wiki/Line_search" TargetMode="External"/><Relationship Id="rId205" Type="http://schemas.openxmlformats.org/officeDocument/2006/relationships/hyperlink" Target="https://en.wikipedia.org/wiki/Mathematical_optimization" TargetMode="External"/><Relationship Id="rId211" Type="http://schemas.openxmlformats.org/officeDocument/2006/relationships/hyperlink" Target="https://en.wikipedia.org/wiki/Newton%27s_method_in_optimization" TargetMode="External"/><Relationship Id="rId213" Type="http://schemas.openxmlformats.org/officeDocument/2006/relationships/hyperlink" Target="https://en.wikipedia.org/wiki/Rate_of_convergence" TargetMode="External"/><Relationship Id="rId195" Type="http://schemas.openxmlformats.org/officeDocument/2006/relationships/hyperlink" Target="https://en.wikipedia.org/wiki/Saddle_point" TargetMode="External"/><Relationship Id="rId201" Type="http://schemas.openxmlformats.org/officeDocument/2006/relationships/hyperlink" Target="https://en.wikipedia.org/wiki/Tangent_space" TargetMode="External"/><Relationship Id="rId192" Type="http://schemas.openxmlformats.org/officeDocument/2006/relationships/hyperlink" Target="https://en.wikipedia.org/wiki/Taylor%27s_theorem" TargetMode="External"/><Relationship Id="rId185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86" Type="http://schemas.openxmlformats.org/officeDocument/2006/relationships/hyperlink" Target="https://ucla-biostat-216.github.io/2024fall/slides/13-optim/13-optim.html" TargetMode="External"/><Relationship Id="rId187" Type="http://schemas.openxmlformats.org/officeDocument/2006/relationships/hyperlink" Target="https://www.youtube.com/playlist?list=PLZHQObOWTQDNU6R1_67000Dx_ZCJB-3pi" TargetMode="External"/><Relationship Id="rId136" Type="http://schemas.openxmlformats.org/officeDocument/2006/relationships/hyperlink" Target="linear-algebra-diagonalization.html#thm-invertible-rank" TargetMode="External"/><Relationship Id="rId133" Type="http://schemas.openxmlformats.org/officeDocument/2006/relationships/hyperlink" Target="linear-algebra-diagonalization.html#thm-pd-operations" TargetMode="External"/><Relationship Id="rId62" Type="http://schemas.openxmlformats.org/officeDocument/2006/relationships/hyperlink" Target="linear-algebra-inner-products.html#thm-cauchy-schwarz" TargetMode="External"/><Relationship Id="rId79" Type="http://schemas.openxmlformats.org/officeDocument/2006/relationships/hyperlink" Target="linear-algebra-inner-products.html#thm-norm-properties" TargetMode="External"/><Relationship Id="rId78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5" Type="http://schemas.openxmlformats.org/officeDocument/2006/relationships/hyperlink" Target="linear-algebra-matrices.html#thm-transpose-product" TargetMode="External"/><Relationship Id="rId134" Type="http://schemas.openxmlformats.org/officeDocument/2006/relationships/hyperlink" Target="linear-algebra-special-matrices.html#cor-inverse-symmetric" TargetMode="External"/><Relationship Id="rId52" Type="http://schemas.openxmlformats.org/officeDocument/2006/relationships/hyperlink" Target="linear-algebra-special-matrices.html#def-eigendecomposition" TargetMode="External"/><Relationship Id="rId109" Type="http://schemas.openxmlformats.org/officeDocument/2006/relationships/hyperlink" Target="linear-algebra-special-matrices.html#def-invertible-matrix" TargetMode="External"/><Relationship Id="rId57" Type="http://schemas.openxmlformats.org/officeDocument/2006/relationships/hyperlink" Target="linear-algebra-special-matrices.html#def-orthogonal-matrix" TargetMode="External"/><Relationship Id="rId64" Type="http://schemas.openxmlformats.org/officeDocument/2006/relationships/hyperlink" Target="linear-algebra-special-matrices.html#def-positive-definite" TargetMode="External"/><Relationship Id="rId106" Type="http://schemas.openxmlformats.org/officeDocument/2006/relationships/hyperlink" Target="linear-algebra-special-matrices.html#def-positive-semidefinite" TargetMode="External"/><Relationship Id="rId58" Type="http://schemas.openxmlformats.org/officeDocument/2006/relationships/hyperlink" Target="linear-algebra-special-matrices.html#exm-eigenvalue" TargetMode="External"/><Relationship Id="rId66" Type="http://schemas.openxmlformats.org/officeDocument/2006/relationships/hyperlink" Target="linear-algebra-special-matrices.html#thm-definite-eigenvalues" TargetMode="External"/><Relationship Id="rId56" Type="http://schemas.openxmlformats.org/officeDocument/2006/relationships/hyperlink" Target="linear-algebra-special-matrices.html#thm-orthogonal-norm" TargetMode="External"/><Relationship Id="rId132" Type="http://schemas.openxmlformats.org/officeDocument/2006/relationships/hyperlink" Target="linear-algebra-special-matrices.html#thm-pd-inverse" TargetMode="External"/><Relationship Id="rId54" Type="http://schemas.openxmlformats.org/officeDocument/2006/relationships/hyperlink" Target="linear-algebra-special-matrices.html#thm-spectral" TargetMode="External"/><Relationship Id="rId130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1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umber-systems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78" Type="http://schemas.openxmlformats.org/officeDocument/2006/relationships/hyperlink" Target="proof-writing.qmd#def-proof-by-induction" TargetMode="External"/><Relationship Id="rId19" Type="http://schemas.openxmlformats.org/officeDocument/2006/relationships/hyperlink" Target="sets.qmd#def-open-interval" TargetMode="External"/><Relationship Id="rId126" Type="http://schemas.openxmlformats.org/officeDocument/2006/relationships/hyperlink" Target="vector-calculus.qmd#cor-deriv-lincom-tp" TargetMode="External"/><Relationship Id="rId47" Type="http://schemas.openxmlformats.org/officeDocument/2006/relationships/hyperlink" Target="vector-calculus.qmd#cor-quadratic-form-symmetric" TargetMode="External"/><Relationship Id="rId77" Type="http://schemas.openxmlformats.org/officeDocument/2006/relationships/hyperlink" Target="vector-calculus.qmd#def-closed-ball" TargetMode="External"/><Relationship Id="rId127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on" TargetMode="External"/><Relationship Id="rId46" Type="http://schemas.openxmlformats.org/officeDocument/2006/relationships/hyperlink" Target="vector-calculus.qmd#def-continuous-several" TargetMode="External"/><Relationship Id="rId173" Type="http://schemas.openxmlformats.org/officeDocument/2006/relationships/hyperlink" Target="vector-calculus.qmd#def-direction" TargetMode="External"/><Relationship Id="rId138" Type="http://schemas.openxmlformats.org/officeDocument/2006/relationships/hyperlink" Target="vector-calculus.qmd#def-partial-derivative" TargetMode="External"/><Relationship Id="rId85" Type="http://schemas.openxmlformats.org/officeDocument/2006/relationships/hyperlink" Target="vector-calculus.qmd#def-unit-ball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8" Type="http://schemas.openxmlformats.org/officeDocument/2006/relationships/hyperlink" Target="vector-calculus.qmd#thm-hessian-quadratic" TargetMode="External"/></Relationships>
</file>

<file path=word/_rels/footnotes.xml.rels><?xml version='1.0' encoding='UTF-8' standalone='yes'?>
<Relationships xmlns="http://schemas.openxmlformats.org/package/2006/relationships"><Relationship Id="rId111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150" Type="http://schemas.openxmlformats.org/officeDocument/2006/relationships/hyperlink" Target="algebra-exponentials.html#def-convergent-sequence" TargetMode="External"/><Relationship Id="rId38" Type="http://schemas.openxmlformats.org/officeDocument/2006/relationships/hyperlink" Target="algebra-exponentials.html#def-natural-log" TargetMode="External"/><Relationship Id="rId88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101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94" Type="http://schemas.openxmlformats.org/officeDocument/2006/relationships/hyperlink" Target="functions.qmd#def-graph" TargetMode="External"/><Relationship Id="rId42" Type="http://schemas.openxmlformats.org/officeDocument/2006/relationships/hyperlink" Target="functions.qmd#def-inner-function" TargetMode="External"/><Relationship Id="rId149" Type="http://schemas.openxmlformats.org/officeDocument/2006/relationships/hyperlink" Target="functions.qmd#def-sequence" TargetMode="External"/><Relationship Id="rId33" Type="http://schemas.openxmlformats.org/officeDocument/2006/relationships/hyperlink" Target="https://cran.r-project.org/package=ISLR2" TargetMode="External"/><Relationship Id="rId223" Type="http://schemas.openxmlformats.org/officeDocument/2006/relationships/hyperlink" Target="https://doi.org/10.1007/978-0-387-40065-5" TargetMode="External"/><Relationship Id="rId221" Type="http://schemas.openxmlformats.org/officeDocument/2006/relationships/hyperlink" Target="https://doi.org/10.1017/CBO9780511804441" TargetMode="External"/><Relationship Id="rId219" Type="http://schemas.openxmlformats.org/officeDocument/2006/relationships/hyperlink" Target="https://en.wikipedia.org/wiki/Backtracking_line_search" TargetMode="External"/><Relationship Id="rId197" Type="http://schemas.openxmlformats.org/officeDocument/2006/relationships/hyperlink" Target="https://en.wikipedia.org/wiki/Convex_set" TargetMode="External"/><Relationship Id="rId199" Type="http://schemas.openxmlformats.org/officeDocument/2006/relationships/hyperlink" Target="https://en.wikipedia.org/wiki/Epigraph_(mathematics)" TargetMode="External"/><Relationship Id="rId203" Type="http://schemas.openxmlformats.org/officeDocument/2006/relationships/hyperlink" Target="https://en.wikipedia.org/wiki/Feasible_region" TargetMode="External"/><Relationship Id="rId190" Type="http://schemas.openxmlformats.org/officeDocument/2006/relationships/hyperlink" Target="https://en.wikipedia.org/wiki/Fermat%27s_theorem_(stationary_points)" TargetMode="External"/><Relationship Id="rId215" Type="http://schemas.openxmlformats.org/officeDocument/2006/relationships/hyperlink" Target="https://en.wikipedia.org/wiki/Gradient_descent" TargetMode="External"/><Relationship Id="rId209" Type="http://schemas.openxmlformats.org/officeDocument/2006/relationships/hyperlink" Target="https://en.wikipedia.org/wiki/Iterative_method" TargetMode="External"/><Relationship Id="rId207" Type="http://schemas.openxmlformats.org/officeDocument/2006/relationships/hyperlink" Target="https://en.wikipedia.org/wiki/Lagrange_multiplier" TargetMode="External"/><Relationship Id="rId217" Type="http://schemas.openxmlformats.org/officeDocument/2006/relationships/hyperlink" Target="https://en.wikipedia.org/wiki/Line_search" TargetMode="External"/><Relationship Id="rId205" Type="http://schemas.openxmlformats.org/officeDocument/2006/relationships/hyperlink" Target="https://en.wikipedia.org/wiki/Mathematical_optimization" TargetMode="External"/><Relationship Id="rId211" Type="http://schemas.openxmlformats.org/officeDocument/2006/relationships/hyperlink" Target="https://en.wikipedia.org/wiki/Newton%27s_method_in_optimization" TargetMode="External"/><Relationship Id="rId213" Type="http://schemas.openxmlformats.org/officeDocument/2006/relationships/hyperlink" Target="https://en.wikipedia.org/wiki/Rate_of_convergence" TargetMode="External"/><Relationship Id="rId195" Type="http://schemas.openxmlformats.org/officeDocument/2006/relationships/hyperlink" Target="https://en.wikipedia.org/wiki/Saddle_point" TargetMode="External"/><Relationship Id="rId201" Type="http://schemas.openxmlformats.org/officeDocument/2006/relationships/hyperlink" Target="https://en.wikipedia.org/wiki/Tangent_space" TargetMode="External"/><Relationship Id="rId192" Type="http://schemas.openxmlformats.org/officeDocument/2006/relationships/hyperlink" Target="https://en.wikipedia.org/wiki/Taylor%27s_theorem" TargetMode="External"/><Relationship Id="rId185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86" Type="http://schemas.openxmlformats.org/officeDocument/2006/relationships/hyperlink" Target="https://ucla-biostat-216.github.io/2024fall/slides/13-optim/13-optim.html" TargetMode="External"/><Relationship Id="rId187" Type="http://schemas.openxmlformats.org/officeDocument/2006/relationships/hyperlink" Target="https://www.youtube.com/playlist?list=PLZHQObOWTQDNU6R1_67000Dx_ZCJB-3pi" TargetMode="External"/><Relationship Id="rId136" Type="http://schemas.openxmlformats.org/officeDocument/2006/relationships/hyperlink" Target="linear-algebra-diagonalization.html#thm-invertible-rank" TargetMode="External"/><Relationship Id="rId133" Type="http://schemas.openxmlformats.org/officeDocument/2006/relationships/hyperlink" Target="linear-algebra-diagonalization.html#thm-pd-operations" TargetMode="External"/><Relationship Id="rId62" Type="http://schemas.openxmlformats.org/officeDocument/2006/relationships/hyperlink" Target="linear-algebra-inner-products.html#thm-cauchy-schwarz" TargetMode="External"/><Relationship Id="rId79" Type="http://schemas.openxmlformats.org/officeDocument/2006/relationships/hyperlink" Target="linear-algebra-inner-products.html#thm-norm-properties" TargetMode="External"/><Relationship Id="rId78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5" Type="http://schemas.openxmlformats.org/officeDocument/2006/relationships/hyperlink" Target="linear-algebra-matrices.html#thm-transpose-product" TargetMode="External"/><Relationship Id="rId134" Type="http://schemas.openxmlformats.org/officeDocument/2006/relationships/hyperlink" Target="linear-algebra-special-matrices.html#cor-inverse-symmetric" TargetMode="External"/><Relationship Id="rId52" Type="http://schemas.openxmlformats.org/officeDocument/2006/relationships/hyperlink" Target="linear-algebra-special-matrices.html#def-eigendecomposition" TargetMode="External"/><Relationship Id="rId109" Type="http://schemas.openxmlformats.org/officeDocument/2006/relationships/hyperlink" Target="linear-algebra-special-matrices.html#def-invertible-matrix" TargetMode="External"/><Relationship Id="rId57" Type="http://schemas.openxmlformats.org/officeDocument/2006/relationships/hyperlink" Target="linear-algebra-special-matrices.html#def-orthogonal-matrix" TargetMode="External"/><Relationship Id="rId64" Type="http://schemas.openxmlformats.org/officeDocument/2006/relationships/hyperlink" Target="linear-algebra-special-matrices.html#def-positive-definite" TargetMode="External"/><Relationship Id="rId106" Type="http://schemas.openxmlformats.org/officeDocument/2006/relationships/hyperlink" Target="linear-algebra-special-matrices.html#def-positive-semidefinite" TargetMode="External"/><Relationship Id="rId58" Type="http://schemas.openxmlformats.org/officeDocument/2006/relationships/hyperlink" Target="linear-algebra-special-matrices.html#exm-eigenvalue" TargetMode="External"/><Relationship Id="rId66" Type="http://schemas.openxmlformats.org/officeDocument/2006/relationships/hyperlink" Target="linear-algebra-special-matrices.html#thm-definite-eigenvalues" TargetMode="External"/><Relationship Id="rId56" Type="http://schemas.openxmlformats.org/officeDocument/2006/relationships/hyperlink" Target="linear-algebra-special-matrices.html#thm-orthogonal-norm" TargetMode="External"/><Relationship Id="rId132" Type="http://schemas.openxmlformats.org/officeDocument/2006/relationships/hyperlink" Target="linear-algebra-special-matrices.html#thm-pd-inverse" TargetMode="External"/><Relationship Id="rId54" Type="http://schemas.openxmlformats.org/officeDocument/2006/relationships/hyperlink" Target="linear-algebra-special-matrices.html#thm-spectral" TargetMode="External"/><Relationship Id="rId130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1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umber-systems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78" Type="http://schemas.openxmlformats.org/officeDocument/2006/relationships/hyperlink" Target="proof-writing.qmd#def-proof-by-induction" TargetMode="External"/><Relationship Id="rId19" Type="http://schemas.openxmlformats.org/officeDocument/2006/relationships/hyperlink" Target="sets.qmd#def-open-interval" TargetMode="External"/><Relationship Id="rId126" Type="http://schemas.openxmlformats.org/officeDocument/2006/relationships/hyperlink" Target="vector-calculus.qmd#cor-deriv-lincom-tp" TargetMode="External"/><Relationship Id="rId47" Type="http://schemas.openxmlformats.org/officeDocument/2006/relationships/hyperlink" Target="vector-calculus.qmd#cor-quadratic-form-symmetric" TargetMode="External"/><Relationship Id="rId77" Type="http://schemas.openxmlformats.org/officeDocument/2006/relationships/hyperlink" Target="vector-calculus.qmd#def-closed-ball" TargetMode="External"/><Relationship Id="rId127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on" TargetMode="External"/><Relationship Id="rId46" Type="http://schemas.openxmlformats.org/officeDocument/2006/relationships/hyperlink" Target="vector-calculus.qmd#def-continuous-several" TargetMode="External"/><Relationship Id="rId173" Type="http://schemas.openxmlformats.org/officeDocument/2006/relationships/hyperlink" Target="vector-calculus.qmd#def-direction" TargetMode="External"/><Relationship Id="rId138" Type="http://schemas.openxmlformats.org/officeDocument/2006/relationships/hyperlink" Target="vector-calculus.qmd#def-partial-derivative" TargetMode="External"/><Relationship Id="rId85" Type="http://schemas.openxmlformats.org/officeDocument/2006/relationships/hyperlink" Target="vector-calculus.qmd#def-unit-ball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8" Type="http://schemas.openxmlformats.org/officeDocument/2006/relationships/hyperlink" Target="vector-calculus.qmd#thm-hessian-quadra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2026-10-19T07:34:45Z</dcterms:created>
  <dcterms:modified xsi:type="dcterms:W3CDTF">2026-10-19T07:34:45Z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23:22:12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resources">
    <vt:lpwstr/>
  </property>
  <property fmtid="{D5CDD505-2E9C-101B-9397-08002B2CF9AE}" pid="20" name="toc-title">
    <vt:lpwstr>Table of contents</vt:lpwstr>
  </property>
</Properties>
</file>