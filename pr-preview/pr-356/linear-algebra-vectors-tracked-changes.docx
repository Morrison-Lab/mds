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94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ins w:id="3" w:author="PR Preview" w:date="2026-01-01T00:00:00Z">
        <w:r>
          <w:rPr>
            <w:i/>
            <w:iCs/>
          </w:rPr>
          <w:t xml:space="preserve">Remark 2</w:t>
        </w:r>
      </w:ins>
      <w:ins w:id="4" w:author="PR Preview" w:date="2026-01-01T00:00:00Z">
        <w:r>
          <w:t xml:space="preserve"> (Why the vector mark sits under the symbol). </w:t>
        </w:r>
      </w:ins>
      <w:ins w:id="5" w:author="PR Preview" w:date="2026-01-01T00:00:00Z">
        <w:r>
          <w:t xml:space="preserve">In these notes, the mark that shows a symbol is a vector is a tilde under the letter, as in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$\mathord{\smash[b]{\underset{\raise.3ex\hbox{$\scriptstyle\sim$}}{x}}\vphantom{x}}$</w:t>
        </w:r>
      </w:ins>
      <w:ins w:id="8" w:author="PR Preview" w:date="2026-01-01T00:00:00Z">
        <w:r>
          <w:t xml:space="preserve">.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Many books instead use a bold letter or an arrow over the letter.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We chose a mark underneath because bold letters are hard to write by hand on a board,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and because the space above a letter is already used by the hat that marks an estimated value, as in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$\hat{\mathord{\smash[b]{\underset{\raise.3ex\hbox{$\scriptstyle\sim$}}{\beta}}\vphantom{\beta}}}$</w:t>
        </w:r>
      </w:ins>
      <w:ins w:id="17" w:author="PR Preview" w:date="2026-01-01T00:00:00Z">
        <w:r>
          <w:t xml:space="preserve">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</w:t>
        </w:r>
      </w:ins>
      <w:ins w:id="20" w:author="PR Preview" w:date="2026-01-01T00:00:00Z">
        <w:r>
          <w:t xml:space="preserve"> </w:t>
        </w:r>
      </w:ins>
      <w:hyperlink r:id="rId14">
        <w:ins w:id="21" w:author="PR Preview" w:date="2026-01-01T00:00:00Z">
          <w:r>
            <w:rPr>
              <w:rStyle w:val="Hyperlink"/>
            </w:rPr>
            <w:t xml:space="preserve">notation choices page</w:t>
          </w:r>
        </w:ins>
      </w:hyperlink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gives the full reasons and an example of an estimated vector.</w:t>
        </w:r>
      </w:ins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del w:id="24" w:author="PR Preview" w:date="2026-01-01T00:00:00Z">
        <w:r>
          <w:rPr>
            <w:i/>
            <w:iCs/>
          </w:rPr>
          <w:delText xml:space="preserve">Remark 2</w:delText>
        </w:r>
      </w:del>
      <w:del w:id="25" w:author="PR Preview" w:date="2026-01-01T00:00:00Z">
        <w:r>
          <w:delText xml:space="preserve"> (Reading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$\mathord{\smash[b]{\underset{\raise.3ex\hbox{$\scriptstyle\sim$}}{x}}\vphantom{x}}\in \mathbb{R}^p$</w:delText>
        </w:r>
      </w:del>
      <w:del w:id="28" w:author="PR Preview" w:date="2026-01-01T00:00:00Z">
        <w:r>
          <w:delText xml:space="preserve">). </w:delText>
        </w:r>
      </w:del>
      <w:del w:id="29" w:author="PR Preview" w:date="2026-01-01T00:00:00Z">
        <w:r>
          <w:delText xml:space="preserve">Writing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$\mathord{\smash[b]{\underset{\raise.3ex\hbox{$\scriptstyle\sim$}}{x}}\vphantom{x}}\in \mathbb{R}^p$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says, in one symbol,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that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$\mathord{\smash[b]{\underset{\raise.3ex\hbox{$\scriptstyle\sim$}}{x}}\vphantom{x}}$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is a column vector with</w:delText>
        </w:r>
      </w:del>
      <w:del w:id="40" w:author="PR Preview" w:date="2026-01-01T00:00:00Z">
        <w:r>
          <w:delText xml:space="preserve"> </w:delText>
        </w:r>
      </w:del>
      <m:oMath>
        <m:r>
          <m:t>p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real entries.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For example,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6" w:author="PR Preview" w:date="2026-01-01T00:00:00Z">
        <w:r>
          <w:delText xml:space="preserve">.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The vector</w:delText>
        </w:r>
      </w:del>
      <w:del w:id="4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is not in</w:delText>
        </w:r>
      </w:del>
      <w:del w:id="5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53" w:author="PR Preview" w:date="2026-01-01T00:00:00Z">
        <w:r>
          <w:delText xml:space="preserve">, because it has only</w:delText>
        </w:r>
      </w:del>
      <w:del w:id="54" w:author="PR Preview" w:date="2026-01-01T00:00:00Z">
        <w:r>
          <w:delText xml:space="preserve"> </w:delText>
        </w:r>
      </w:del>
      <m:oMath>
        <m:r>
          <m:t>2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entries;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it is in</w:delText>
        </w:r>
      </w:del>
      <w:del w:id="5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60" w:author="PR Preview" w:date="2026-01-01T00:00:00Z">
        <w:r>
          <w:delText xml:space="preserve">.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In</w:delText>
        </w:r>
      </w:del>
      <w:del w:id="63" w:author="PR Preview" w:date="2026-01-01T00:00:00Z">
        <w:r>
          <w:delText xml:space="preserve"> </w:delText>
        </w:r>
      </w:del>
      <w:hyperlink w:anchor="exr-list-as-vector">
        <w:del w:id="64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65" w:author="PR Preview" w:date="2026-01-01T00:00:00Z">
        <w:r>
          <w:delText xml:space="preserve">,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$\mathord{\smash[b]{\underset{\raise.3ex\hbox{$\scriptstyle\sim$}}{x}}\vphantom{x}}\in \mathbb{R}^3$</w:delText>
        </w:r>
      </w:del>
      <w:del w:id="68" w:author="PR Preview" w:date="2026-01-01T00:00:00Z">
        <w:r>
          <w:delText xml:space="preserve">.</w:delText>
        </w:r>
      </w:del>
    </w:p>
    <w:p>
      <w:pPr>
        <w:pStyle w:val="BodyText"/>
      </w:pPr>
      <w:ins w:id="69" w:author="PR Preview" w:date="2026-01-01T00:00:00Z">
        <w:r>
          <w:rPr>
            <w:i/>
            <w:iCs/>
          </w:rPr>
          <w:t xml:space="preserve">Remark 3</w:t>
        </w:r>
      </w:ins>
      <w:ins w:id="70" w:author="PR Preview" w:date="2026-01-01T00:00:00Z">
        <w:r>
          <w:t xml:space="preserve"> (Reading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$\mathord{\smash[b]{\underset{\raise.3ex\hbox{$\scriptstyle\sim$}}{x}}\vphantom{x}}\in \mathbb{R}^p$</w:t>
        </w:r>
      </w:ins>
      <w:ins w:id="73" w:author="PR Preview" w:date="2026-01-01T00:00:00Z">
        <w:r>
          <w:t xml:space="preserve">). </w:t>
        </w:r>
      </w:ins>
      <w:ins w:id="74" w:author="PR Preview" w:date="2026-01-01T00:00:00Z">
        <w:r>
          <w:t xml:space="preserve">Writing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$\mathord{\smash[b]{\underset{\raise.3ex\hbox{$\scriptstyle\sim$}}{x}}\vphantom{x}}\in \mathbb{R}^p$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says, in one symbol,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that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$\mathord{\smash[b]{\underset{\raise.3ex\hbox{$\scriptstyle\sim$}}{x}}\vphantom{x}}$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is a column vector with</w:t>
        </w:r>
      </w:ins>
      <w:ins w:id="85" w:author="PR Preview" w:date="2026-01-01T00:00:00Z">
        <w:r>
          <w:t xml:space="preserve"> </w:t>
        </w:r>
      </w:ins>
      <m:oMath>
        <m:r>
          <m:t>p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real entries.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For example,</w:t>
        </w:r>
      </w:ins>
      <w:ins w:id="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1" w:author="PR Preview" w:date="2026-01-01T00:00:00Z">
        <w:r>
          <w:t xml:space="preserve">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The vector</w:t>
        </w:r>
      </w:ins>
      <w:ins w:id="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is not in</w:t>
        </w:r>
      </w:ins>
      <w:ins w:id="9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8" w:author="PR Preview" w:date="2026-01-01T00:00:00Z">
        <w:r>
          <w:t xml:space="preserve">, because it has only</w:t>
        </w:r>
      </w:ins>
      <w:ins w:id="99" w:author="PR Preview" w:date="2026-01-01T00:00:00Z">
        <w:r>
          <w:t xml:space="preserve"> </w:t>
        </w:r>
      </w:ins>
      <m:oMath>
        <m:r>
          <m:t>2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entries;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it is in</w:t>
        </w:r>
      </w:ins>
      <w:ins w:id="10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05" w:author="PR Preview" w:date="2026-01-01T00:00:00Z">
        <w:r>
          <w:t xml:space="preserve">.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In</w:t>
        </w:r>
      </w:ins>
      <w:ins w:id="108" w:author="PR Preview" w:date="2026-01-01T00:00:00Z">
        <w:r>
          <w:t xml:space="preserve"> </w:t>
        </w:r>
      </w:ins>
      <w:hyperlink w:anchor="exr-list-as-vector">
        <w:ins w:id="10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10" w:author="PR Preview" w:date="2026-01-01T00:00:00Z">
        <w:r>
          <w:t xml:space="preserve">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$\mathord{\smash[b]{\underset{\raise.3ex\hbox{$\scriptstyle\sim$}}{x}}\vphantom{x}}\in \mathbb{R}^3$</w:t>
        </w:r>
      </w:ins>
      <w:ins w:id="113" w:author="PR Preview" w:date="2026-01-01T00:00:00Z">
        <w:r>
          <w:t xml:space="preserve">.</w:t>
        </w:r>
      </w:ins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del w:id="114" w:author="PR Preview" w:date="2026-01-01T00:00:00Z">
        <w:r>
          <w:rPr>
            <w:i/>
            <w:iCs/>
          </w:rPr>
          <w:delText xml:space="preserve">Remark 3</w:delText>
        </w:r>
      </w:del>
      <w:del w:id="115" w:author="PR Preview" w:date="2026-01-01T00:00:00Z">
        <w:r>
          <w:delText xml:space="preserve"> (The dot product is a linear combination). </w:delText>
        </w:r>
      </w:del>
      <w:del w:id="116" w:author="PR Preview" w:date="2026-01-01T00:00:00Z">
        <w:r>
          <w:delText xml:space="preserve">The dot product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$\mathord{\smash[b]{\underset{\raise.3ex\hbox{$\scriptstyle\sim$}}{x}}\vphantom{x}}\cdot \mathord{\smash[b]{\underset{\raise.3ex\hbox{$\scriptstyle\sim$}}{y}}\vphantom{y}}$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is a linear combination (</w:delText>
        </w:r>
      </w:del>
      <w:hyperlink w:anchor="def-linear-combination">
        <w:del w:id="121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22" w:author="PR Preview" w:date="2026-01-01T00:00:00Z">
        <w:r>
          <w:delText xml:space="preserve">)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of the entries of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$\mathord{\smash[b]{\underset{\raise.3ex\hbox{$\scriptstyle\sim$}}{y}}\vphantom{y}}$</w:delText>
        </w:r>
      </w:del>
      <w:del w:id="127" w:author="PR Preview" w:date="2026-01-01T00:00:00Z">
        <w:r>
          <w:delText xml:space="preserve">, with coefficients</w:delText>
        </w:r>
      </w:del>
      <w:del w:id="12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del w:id="129" w:author="PR Preview" w:date="2026-01-01T00:00:00Z">
        <w:r>
          <w:delText xml:space="preserve">.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In</w:delText>
        </w:r>
      </w:del>
      <w:del w:id="132" w:author="PR Preview" w:date="2026-01-01T00:00:00Z">
        <w:r>
          <w:delText xml:space="preserve"> </w:delText>
        </w:r>
      </w:del>
      <w:hyperlink w:anchor="exm-dot-product">
        <w:del w:id="133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34" w:author="PR Preview" w:date="2026-01-01T00:00:00Z">
        <w:r>
          <w:delText xml:space="preserve">,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$\mathord{\smash[b]{\underset{\raise.3ex\hbox{$\scriptstyle\sim$}}{x}}\vphantom{x}}\cdot \mathord{\smash[b]{\underset{\raise.3ex\hbox{$\scriptstyle\sim$}}{y}}\vphantom{y}}= 1 \cdot 4 + 2 \cdot 5 + 3 \cdot 6$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is the linear combination of</w:delText>
        </w:r>
      </w:del>
      <w:del w:id="139" w:author="PR Preview" w:date="2026-01-01T00:00:00Z">
        <w:r>
          <w:delText xml:space="preserve"> </w:delText>
        </w:r>
      </w:del>
      <m:oMath>
        <m:r>
          <m:t>4</m:t>
        </m:r>
      </m:oMath>
      <w:del w:id="140" w:author="PR Preview" w:date="2026-01-01T00:00:00Z">
        <w:r>
          <w:delText xml:space="preserve">,</w:delText>
        </w:r>
      </w:del>
      <w:del w:id="141" w:author="PR Preview" w:date="2026-01-01T00:00:00Z">
        <w:r>
          <w:delText xml:space="preserve"> </w:delText>
        </w:r>
      </w:del>
      <m:oMath>
        <m:r>
          <m:t>5</m:t>
        </m:r>
      </m:oMath>
      <w:del w:id="142" w:author="PR Preview" w:date="2026-01-01T00:00:00Z">
        <w:r>
          <w:delText xml:space="preserve">, and</w:delText>
        </w:r>
      </w:del>
      <w:del w:id="143" w:author="PR Preview" w:date="2026-01-01T00:00:00Z">
        <w:r>
          <w:delText xml:space="preserve"> </w:delText>
        </w:r>
      </w:del>
      <m:oMath>
        <m:r>
          <m:t>6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with coefficients</w:delText>
        </w:r>
      </w:del>
      <w:del w:id="146" w:author="PR Preview" w:date="2026-01-01T00:00:00Z">
        <w:r>
          <w:delText xml:space="preserve"> </w:delText>
        </w:r>
      </w:del>
      <m:oMath>
        <m:r>
          <m:t>1</m:t>
        </m:r>
      </m:oMath>
      <w:del w:id="147" w:author="PR Preview" w:date="2026-01-01T00:00:00Z">
        <w:r>
          <w:delText xml:space="preserve">,</w:delText>
        </w:r>
      </w:del>
      <w:del w:id="148" w:author="PR Preview" w:date="2026-01-01T00:00:00Z">
        <w:r>
          <w:delText xml:space="preserve"> </w:delText>
        </w:r>
      </w:del>
      <m:oMath>
        <m:r>
          <m:t>2</m:t>
        </m:r>
      </m:oMath>
      <w:del w:id="149" w:author="PR Preview" w:date="2026-01-01T00:00:00Z">
        <w:r>
          <w:delText xml:space="preserve">, and</w:delText>
        </w:r>
      </w:del>
      <w:del w:id="150" w:author="PR Preview" w:date="2026-01-01T00:00:00Z">
        <w:r>
          <w:delText xml:space="preserve"> </w:delText>
        </w:r>
      </w:del>
      <m:oMath>
        <m:r>
          <m:t>3</m:t>
        </m:r>
      </m:oMath>
      <w:del w:id="151" w:author="PR Preview" w:date="2026-01-01T00:00:00Z">
        <w:r>
          <w:delText xml:space="preserve">.</w:delText>
        </w:r>
      </w:del>
    </w:p>
    <w:p>
      <w:pPr>
        <w:pStyle w:val="BodyText"/>
      </w:pPr>
      <w:ins w:id="152" w:author="PR Preview" w:date="2026-01-01T00:00:00Z">
        <w:r>
          <w:rPr>
            <w:i/>
            <w:iCs/>
          </w:rPr>
          <w:t xml:space="preserve">Remark 4</w:t>
        </w:r>
      </w:ins>
      <w:ins w:id="153" w:author="PR Preview" w:date="2026-01-01T00:00:00Z">
        <w:r>
          <w:t xml:space="preserve"> (The dot product is a linear combination). </w:t>
        </w:r>
      </w:ins>
      <w:ins w:id="154" w:author="PR Preview" w:date="2026-01-01T00:00:00Z">
        <w:r>
          <w:t xml:space="preserve">The dot product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$\mathord{\smash[b]{\underset{\raise.3ex\hbox{$\scriptstyle\sim$}}{x}}\vphantom{x}}\cdot \mathord{\smash[b]{\underset{\raise.3ex\hbox{$\scriptstyle\sim$}}{y}}\vphantom{y}}$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is a linear combination (</w:t>
        </w:r>
      </w:ins>
      <w:hyperlink w:anchor="def-linear-combination">
        <w:ins w:id="15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60" w:author="PR Preview" w:date="2026-01-01T00:00:00Z">
        <w:r>
          <w:t xml:space="preserve">)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of the entries of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$\mathord{\smash[b]{\underset{\raise.3ex\hbox{$\scriptstyle\sim$}}{y}}\vphantom{y}}$</w:t>
        </w:r>
      </w:ins>
      <w:ins w:id="165" w:author="PR Preview" w:date="2026-01-01T00:00:00Z">
        <w:r>
          <w:t xml:space="preserve">, with coefficients</w:t>
        </w:r>
      </w:ins>
      <w:ins w:id="16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ins w:id="167" w:author="PR Preview" w:date="2026-01-01T00:00:00Z">
        <w:r>
          <w:t xml:space="preserve">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In</w:t>
        </w:r>
      </w:ins>
      <w:ins w:id="170" w:author="PR Preview" w:date="2026-01-01T00:00:00Z">
        <w:r>
          <w:t xml:space="preserve"> </w:t>
        </w:r>
      </w:ins>
      <w:hyperlink w:anchor="exm-dot-product">
        <w:ins w:id="171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72" w:author="PR Preview" w:date="2026-01-01T00:00:00Z">
        <w:r>
          <w:t xml:space="preserve">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$\mathord{\smash[b]{\underset{\raise.3ex\hbox{$\scriptstyle\sim$}}{x}}\vphantom{x}}\cdot \mathord{\smash[b]{\underset{\raise.3ex\hbox{$\scriptstyle\sim$}}{y}}\vphantom{y}}= 1 \cdot 4 + 2 \cdot 5 + 3 \cdot 6$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is the linear combination of</w:t>
        </w:r>
      </w:ins>
      <w:ins w:id="177" w:author="PR Preview" w:date="2026-01-01T00:00:00Z">
        <w:r>
          <w:t xml:space="preserve"> </w:t>
        </w:r>
      </w:ins>
      <m:oMath>
        <m:r>
          <m:t>4</m:t>
        </m:r>
      </m:oMath>
      <w:ins w:id="178" w:author="PR Preview" w:date="2026-01-01T00:00:00Z">
        <w:r>
          <w:t xml:space="preserve">,</w:t>
        </w:r>
      </w:ins>
      <w:ins w:id="179" w:author="PR Preview" w:date="2026-01-01T00:00:00Z">
        <w:r>
          <w:t xml:space="preserve"> </w:t>
        </w:r>
      </w:ins>
      <m:oMath>
        <m:r>
          <m:t>5</m:t>
        </m:r>
      </m:oMath>
      <w:ins w:id="180" w:author="PR Preview" w:date="2026-01-01T00:00:00Z">
        <w:r>
          <w:t xml:space="preserve">, and</w:t>
        </w:r>
      </w:ins>
      <w:ins w:id="181" w:author="PR Preview" w:date="2026-01-01T00:00:00Z">
        <w:r>
          <w:t xml:space="preserve"> </w:t>
        </w:r>
      </w:ins>
      <m:oMath>
        <m:r>
          <m:t>6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with coefficients</w:t>
        </w:r>
      </w:ins>
      <w:ins w:id="184" w:author="PR Preview" w:date="2026-01-01T00:00:00Z">
        <w:r>
          <w:t xml:space="preserve"> </w:t>
        </w:r>
      </w:ins>
      <m:oMath>
        <m:r>
          <m:t>1</m:t>
        </m:r>
      </m:oMath>
      <w:ins w:id="185" w:author="PR Preview" w:date="2026-01-01T00:00:00Z">
        <w:r>
          <w:t xml:space="preserve">,</w:t>
        </w:r>
      </w:ins>
      <w:ins w:id="186" w:author="PR Preview" w:date="2026-01-01T00:00:00Z">
        <w:r>
          <w:t xml:space="preserve"> </w:t>
        </w:r>
      </w:ins>
      <m:oMath>
        <m:r>
          <m:t>2</m:t>
        </m:r>
      </m:oMath>
      <w:ins w:id="187" w:author="PR Preview" w:date="2026-01-01T00:00:00Z">
        <w:r>
          <w:t xml:space="preserve">, and</w:t>
        </w:r>
      </w:ins>
      <w:ins w:id="188" w:author="PR Preview" w:date="2026-01-01T00:00:00Z">
        <w:r>
          <w:t xml:space="preserve"> </w:t>
        </w:r>
      </w:ins>
      <m:oMath>
        <m:r>
          <m:t>3</m:t>
        </m:r>
      </m:oMath>
      <w:ins w:id="189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del w:id="190" w:author="PR Preview" w:date="2026-01-01T00:00:00Z">
        <w:r>
          <w:rPr>
            <w:i/>
            <w:iCs/>
          </w:rPr>
          <w:delText xml:space="preserve">Remark 4</w:delText>
        </w:r>
      </w:del>
      <w:del w:id="191" w:author="PR Preview" w:date="2026-01-01T00:00:00Z">
        <w:r>
          <w:delText xml:space="preserve"> (The zero vector is the additive identity). </w:delText>
        </w:r>
      </w:del>
      <w:del w:id="192" w:author="PR Preview" w:date="2026-01-01T00:00:00Z">
        <w:r>
          <w:delText xml:space="preserve">Adding the zero vector to a vector leaves it unchanged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(</w:delText>
        </w:r>
      </w:del>
      <w:hyperlink w:anchor="def-vector-addition">
        <w:del w:id="195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96" w:author="PR Preview" w:date="2026-01-01T00:00:00Z">
        <w:r>
          <w:delText xml:space="preserve">):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$\mathord{\smash[b]{\underset{\raise.3ex\hbox{$\scriptstyle\sim$}}{x}}\vphantom{x}}+ \mathord{\smash[b]{\underset{\raise.3ex\hbox{$\scriptstyle\sim$}}{0}}\vphantom{0}}= \mathord{\smash[b]{\underset{\raise.3ex\hbox{$\scriptstyle\sim$}}{x}}\vphantom{x}}$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for any vector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$\mathord{\smash[b]{\underset{\raise.3ex\hbox{$\scriptstyle\sim$}}{x}}\vphantom{x}}$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of the same length,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so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$\mathord{\smash[b]{\underset{\raise.3ex\hbox{$\scriptstyle\sim$}}{0}}\vphantom{0}}$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is the</w:delText>
        </w:r>
      </w:del>
      <w:del w:id="211" w:author="PR Preview" w:date="2026-01-01T00:00:00Z">
        <w:r>
          <w:delText xml:space="preserve"> </w:delText>
        </w:r>
      </w:del>
      <w:hyperlink r:id="rId43">
        <w:del w:id="212" w:author="PR Preview" w:date="2026-01-01T00:00:00Z">
          <w:r>
            <w:rPr>
              <w:rStyle w:val="Hyperlink"/>
            </w:rPr>
            <w:delText xml:space="preserve">identity element</w:delText>
          </w:r>
        </w:del>
      </w:hyperlink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for vector addition.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For example,</w:delText>
        </w:r>
      </w:del>
    </w:p>
    <w:p>
      <w:pPr>
        <w:pStyle w:val="FirstParagraph"/>
      </w:pPr>
      <w:ins w:id="217" w:author="PR Preview" w:date="2026-01-01T00:00:00Z">
        <w:r>
          <w:rPr>
            <w:i/>
            <w:iCs/>
          </w:rPr>
          <w:t xml:space="preserve">Remark 5</w:t>
        </w:r>
      </w:ins>
      <w:ins w:id="218" w:author="PR Preview" w:date="2026-01-01T00:00:00Z">
        <w:r>
          <w:t xml:space="preserve"> (The zero vector is the additive identity). </w:t>
        </w:r>
      </w:ins>
      <w:ins w:id="219" w:author="PR Preview" w:date="2026-01-01T00:00:00Z">
        <w:r>
          <w:t xml:space="preserve">Adding the zero vector to a vector leaves it unchanged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(</w:t>
        </w:r>
      </w:ins>
      <w:hyperlink w:anchor="def-vector-addition">
        <w:ins w:id="22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23" w:author="PR Preview" w:date="2026-01-01T00:00:00Z">
        <w:r>
          <w:t xml:space="preserve">):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for any vector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$\mathord{\smash[b]{\underset{\raise.3ex\hbox{$\scriptstyle\sim$}}{x}}\vphantom{x}}$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of the same length,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so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$\mathord{\smash[b]{\underset{\raise.3ex\hbox{$\scriptstyle\sim$}}{0}}\vphantom{0}}$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is the</w:t>
        </w:r>
      </w:ins>
      <w:ins w:id="238" w:author="PR Preview" w:date="2026-01-01T00:00:00Z">
        <w:r>
          <w:t xml:space="preserve"> </w:t>
        </w:r>
      </w:ins>
      <w:hyperlink r:id="rId43">
        <w:ins w:id="239" w:author="PR Preview" w:date="2026-01-01T00:00:00Z">
          <w:r>
            <w:rPr>
              <w:rStyle w:val="Hyperlink"/>
            </w:rPr>
            <w:t xml:space="preserve">identity element</w:t>
          </w:r>
        </w:ins>
      </w:hyperlink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for vector addition.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del w:id="244" w:author="PR Preview" w:date="2026-01-01T00:00:00Z">
        <w:r>
          <w:rPr>
            <w:i/>
            <w:iCs/>
          </w:rPr>
          <w:delText xml:space="preserve">Remark 5</w:delText>
        </w:r>
      </w:del>
      <w:del w:id="245" w:author="PR Preview" w:date="2026-01-01T00:00:00Z">
        <w:r>
          <w:delText xml:space="preserve"> (The sample mean estimates the population mean). </w:delText>
        </w:r>
      </w:del>
      <w:del w:id="246" w:author="PR Preview" w:date="2026-01-01T00:00:00Z">
        <w:r>
          <w:delText xml:space="preserve">When the numbers are observed data values,</w:delText>
        </w:r>
      </w:del>
      <w:del w:id="247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is also called the sample mean,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an estimator of the</w:delText>
        </w:r>
      </w:del>
      <w:del w:id="252" w:author="PR Preview" w:date="2026-01-01T00:00:00Z">
        <w:r>
          <w:delText xml:space="preserve"> </w:delText>
        </w:r>
      </w:del>
      <w:hyperlink r:id="rId48">
        <w:del w:id="253" w:author="PR Preview" w:date="2026-01-01T00:00:00Z">
          <w:r>
            <w:rPr>
              <w:rStyle w:val="Hyperlink"/>
            </w:rPr>
            <w:delText xml:space="preserve">population mean</w:delText>
          </w:r>
        </w:del>
      </w:hyperlink>
      <w:del w:id="254" w:author="PR Preview" w:date="2026-01-01T00:00:00Z">
        <w:r>
          <w:delText xml:space="preserve">.</w:delText>
        </w:r>
      </w:del>
    </w:p>
    <w:p>
      <w:pPr>
        <w:pStyle w:val="FirstParagraph"/>
      </w:pPr>
      <w:ins w:id="255" w:author="PR Preview" w:date="2026-01-01T00:00:00Z">
        <w:r>
          <w:rPr>
            <w:i/>
            <w:iCs/>
          </w:rPr>
          <w:t xml:space="preserve">Remark 6</w:t>
        </w:r>
      </w:ins>
      <w:ins w:id="256" w:author="PR Preview" w:date="2026-01-01T00:00:00Z">
        <w:r>
          <w:t xml:space="preserve"> (The sample mean estimates the population mean). </w:t>
        </w:r>
      </w:ins>
      <w:ins w:id="257" w:author="PR Preview" w:date="2026-01-01T00:00:00Z">
        <w:r>
          <w:t xml:space="preserve">When the numbers are observed data values,</w:t>
        </w:r>
      </w:ins>
      <w:ins w:id="25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is also called the sample mean,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an estimator of the</w:t>
        </w:r>
      </w:ins>
      <w:ins w:id="263" w:author="PR Preview" w:date="2026-01-01T00:00:00Z">
        <w:r>
          <w:t xml:space="preserve"> </w:t>
        </w:r>
      </w:ins>
      <w:hyperlink r:id="rId48">
        <w:ins w:id="264" w:author="PR Preview" w:date="2026-01-01T00:00:00Z">
          <w:r>
            <w:rPr>
              <w:rStyle w:val="Hyperlink"/>
            </w:rPr>
            <w:t xml:space="preserve">population mean</w:t>
          </w:r>
        </w:ins>
      </w:hyperlink>
      <w:ins w:id="265" w:author="PR Preview" w:date="2026-01-01T00:00:00Z">
        <w:r>
          <w:t xml:space="preserve">.</w:t>
        </w:r>
      </w:ins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del w:id="266" w:author="PR Preview" w:date="2026-01-01T00:00:00Z">
        <w:r>
          <w:rPr>
            <w:i/>
            <w:iCs/>
          </w:rPr>
          <w:delText xml:space="preserve">Remark 6</w:delText>
        </w:r>
      </w:del>
      <w:del w:id="267" w:author="PR Preview" w:date="2026-01-01T00:00:00Z">
        <w:r>
          <w:delText xml:space="preserve"> (The ones vector sums the entries). </w:delText>
        </w:r>
      </w:del>
      <w:del w:id="268" w:author="PR Preview" w:date="2026-01-01T00:00:00Z">
        <w:r>
          <w:delText xml:space="preserve">The dot product (</w:delText>
        </w:r>
      </w:del>
      <w:hyperlink w:anchor="def-dot-product">
        <w:del w:id="269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70" w:author="PR Preview" w:date="2026-01-01T00:00:00Z">
        <w:r>
          <w:delText xml:space="preserve">) of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$\mathord{\smash[b]{\underset{\raise.3ex\hbox{$\scriptstyle\sim$}}{1}}\vphantom{1}}$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with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$\mathord{\smash[b]{\underset{\raise.3ex\hbox{$\scriptstyle\sim$}}{x}}\vphantom{x}}$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is the sum of the entries of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$\mathord{\smash[b]{\underset{\raise.3ex\hbox{$\scriptstyle\sim$}}{x}}\vphantom{x}}$</w:delText>
        </w:r>
      </w:del>
      <w:del w:id="281" w:author="PR Preview" w:date="2026-01-01T00:00:00Z">
        <w:r>
          <w:delText xml:space="preserve">:</w:delText>
        </w:r>
      </w:del>
    </w:p>
    <w:p>
      <w:pPr>
        <w:pStyle w:val="FirstParagraph"/>
      </w:pPr>
      <w:ins w:id="282" w:author="PR Preview" w:date="2026-01-01T00:00:00Z">
        <w:r>
          <w:rPr>
            <w:i/>
            <w:iCs/>
          </w:rPr>
          <w:t xml:space="preserve">Remark 7</w:t>
        </w:r>
      </w:ins>
      <w:ins w:id="283" w:author="PR Preview" w:date="2026-01-01T00:00:00Z">
        <w:r>
          <w:t xml:space="preserve"> (The ones vector sums the entries). </w:t>
        </w:r>
      </w:ins>
      <w:ins w:id="284" w:author="PR Preview" w:date="2026-01-01T00:00:00Z">
        <w:r>
          <w:t xml:space="preserve">The dot product (</w:t>
        </w:r>
      </w:ins>
      <w:hyperlink w:anchor="def-dot-product">
        <w:ins w:id="28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86" w:author="PR Preview" w:date="2026-01-01T00:00:00Z">
        <w:r>
          <w:t xml:space="preserve">) of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$\mathord{\smash[b]{\underset{\raise.3ex\hbox{$\scriptstyle\sim$}}{1}}\vphantom{1}}$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with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$\mathord{\smash[b]{\underset{\raise.3ex\hbox{$\scriptstyle\sim$}}{x}}\vphantom{x}}$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is the sum of the entries of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$\mathord{\smash[b]{\underset{\raise.3ex\hbox{$\scriptstyle\sim$}}{x}}\vphantom{x}}$</w:t>
        </w:r>
      </w:ins>
      <w:ins w:id="297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del w:id="298" w:author="PR Preview" w:date="2026-01-01T00:00:00Z">
        <w:r>
          <w:rPr>
            <w:i/>
            <w:iCs/>
          </w:rPr>
          <w:delText xml:space="preserve">Remark 7</w:delText>
        </w:r>
      </w:del>
      <w:del w:id="299" w:author="PR Preview" w:date="2026-01-01T00:00:00Z">
        <w:r>
          <w:delText xml:space="preserve"> (Indicator vectors build every vector). </w:delText>
        </w:r>
      </w:del>
      <w:del w:id="300" w:author="PR Preview" w:date="2026-01-01T00:00:00Z">
        <w:r>
          <w:delText xml:space="preserve">For</w:delText>
        </w:r>
      </w:del>
      <w:del w:id="30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302" w:author="PR Preview" w:date="2026-01-01T00:00:00Z">
        <w:r>
          <w:delText xml:space="preserve">, the indicator vectors are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$\mathord{\smash[b]{\underset{\raise.3ex\hbox{$\scriptstyle\sim$}}{e}}\vphantom{e}}_1 = (1, 0, 0)$</w:delText>
        </w:r>
      </w:del>
      <w:del w:id="305" w:author="PR Preview" w:date="2026-01-01T00:00:00Z">
        <w:r>
          <w:delText xml:space="preserve">,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$\mathord{\smash[b]{\underset{\raise.3ex\hbox{$\scriptstyle\sim$}}{e}}\vphantom{e}}_2 = (0, 1, 0)$</w:delText>
        </w:r>
      </w:del>
      <w:del w:id="308" w:author="PR Preview" w:date="2026-01-01T00:00:00Z">
        <w:r>
          <w:delText xml:space="preserve">, and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$\mathord{\smash[b]{\underset{\raise.3ex\hbox{$\scriptstyle\sim$}}{e}}\vphantom{e}}_3 = (0, 0, 1)$</w:delText>
        </w:r>
      </w:del>
      <w:del w:id="311" w:author="PR Preview" w:date="2026-01-01T00:00:00Z">
        <w:r>
          <w:delText xml:space="preserve">.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Every vector of length</w:delText>
        </w:r>
      </w:del>
      <w:del w:id="314" w:author="PR Preview" w:date="2026-01-01T00:00:00Z">
        <w:r>
          <w:delText xml:space="preserve"> </w:delText>
        </w:r>
      </w:del>
      <m:oMath>
        <m:r>
          <m:t>3</m:t>
        </m:r>
      </m:oMath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is a weighted sum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of them,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with weights equal to its entries;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for example,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delText>
        </w:r>
      </w:del>
      <w:del w:id="327" w:author="PR Preview" w:date="2026-01-01T00:00:00Z">
        <w:r>
          <w:delText xml:space="preserve">.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No other weights work: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entry</w:delText>
        </w:r>
      </w:del>
      <w:del w:id="332" w:author="PR Preview" w:date="2026-01-01T00:00:00Z">
        <w:r>
          <w:delText xml:space="preserve"> </w:delText>
        </w:r>
      </w:del>
      <m:oMath>
        <m:r>
          <m:t>j</m:t>
        </m:r>
      </m:oMath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of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is</w:delText>
        </w:r>
      </w:del>
      <w:del w:id="33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</m:oMath>
      <w:del w:id="340" w:author="PR Preview" w:date="2026-01-01T00:00:00Z">
        <w:r>
          <w:delText xml:space="preserve">,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so each weight</w:delText>
        </w:r>
      </w:del>
      <w:del w:id="34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</m:oMath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must equal entry</w:delText>
        </w:r>
      </w:del>
      <w:del w:id="346" w:author="PR Preview" w:date="2026-01-01T00:00:00Z">
        <w:r>
          <w:delText xml:space="preserve"> </w:delText>
        </w:r>
      </w:del>
      <m:oMath>
        <m:r>
          <m:t>j</m:t>
        </m:r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of the vector.</w:delText>
        </w:r>
      </w:del>
    </w:p>
    <w:p>
      <w:pPr>
        <w:pStyle w:val="FirstParagraph"/>
      </w:pPr>
      <w:ins w:id="349" w:author="PR Preview" w:date="2026-01-01T00:00:00Z">
        <w:r>
          <w:rPr>
            <w:i/>
            <w:iCs/>
          </w:rPr>
          <w:t xml:space="preserve">Remark 8</w:t>
        </w:r>
      </w:ins>
      <w:ins w:id="350" w:author="PR Preview" w:date="2026-01-01T00:00:00Z">
        <w:r>
          <w:t xml:space="preserve"> (Indicator vectors build every vector). </w:t>
        </w:r>
      </w:ins>
      <w:ins w:id="351" w:author="PR Preview" w:date="2026-01-01T00:00:00Z">
        <w:r>
          <w:t xml:space="preserve">For</w:t>
        </w:r>
      </w:ins>
      <w:ins w:id="35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353" w:author="PR Preview" w:date="2026-01-01T00:00:00Z">
        <w:r>
          <w:t xml:space="preserve">, the indicator vectors are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$\mathord{\smash[b]{\underset{\raise.3ex\hbox{$\scriptstyle\sim$}}{e}}\vphantom{e}}_1 = (1, 0, 0)$</w:t>
        </w:r>
      </w:ins>
      <w:ins w:id="356" w:author="PR Preview" w:date="2026-01-01T00:00:00Z">
        <w:r>
          <w:t xml:space="preserve">,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$\mathord{\smash[b]{\underset{\raise.3ex\hbox{$\scriptstyle\sim$}}{e}}\vphantom{e}}_2 = (0, 1, 0)$</w:t>
        </w:r>
      </w:ins>
      <w:ins w:id="359" w:author="PR Preview" w:date="2026-01-01T00:00:00Z">
        <w:r>
          <w:t xml:space="preserve">, and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$\mathord{\smash[b]{\underset{\raise.3ex\hbox{$\scriptstyle\sim$}}{e}}\vphantom{e}}_3 = (0, 0, 1)$</w:t>
        </w:r>
      </w:ins>
      <w:ins w:id="362" w:author="PR Preview" w:date="2026-01-01T00:00:00Z">
        <w:r>
          <w:t xml:space="preserve">.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Every vector of length</w:t>
        </w:r>
      </w:ins>
      <w:ins w:id="365" w:author="PR Preview" w:date="2026-01-01T00:00:00Z">
        <w:r>
          <w:t xml:space="preserve"> </w:t>
        </w:r>
      </w:ins>
      <m:oMath>
        <m:r>
          <m:t>3</m:t>
        </m:r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is a weighted sum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of them,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with weights equal to its entries;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for example,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  </w:r>
      </w:ins>
      <w:ins w:id="378" w:author="PR Preview" w:date="2026-01-01T00:00:00Z">
        <w:r>
          <w:t xml:space="preserve">.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No other weights work: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entry</w:t>
        </w:r>
      </w:ins>
      <w:ins w:id="383" w:author="PR Preview" w:date="2026-01-01T00:00:00Z">
        <w:r>
          <w:t xml:space="preserve"> </w:t>
        </w:r>
      </w:ins>
      <m:oMath>
        <m:r>
          <m:t>j</m:t>
        </m:r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of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is</w:t>
        </w:r>
      </w:ins>
      <w:ins w:id="39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391" w:author="PR Preview" w:date="2026-01-01T00:00:00Z">
        <w:r>
          <w:t xml:space="preserve">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so each weight</w:t>
        </w:r>
      </w:ins>
      <w:ins w:id="39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must equal entry</w:t>
        </w:r>
      </w:ins>
      <w:ins w:id="397" w:author="PR Preview" w:date="2026-01-01T00:00:00Z">
        <w:r>
          <w:t xml:space="preserve"> </w:t>
        </w:r>
      </w:ins>
      <m:oMath>
        <m:r>
          <m:t>j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of the vector.</w:t>
        </w:r>
      </w:ins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93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del w:id="400" w:author="PR Preview" w:date="2026-01-01T00:00:00Z">
        <w:r>
          <w:rPr>
            <w:i/>
            <w:iCs/>
          </w:rPr>
          <w:delText xml:space="preserve">Remark 8</w:delText>
        </w:r>
      </w:del>
      <w:del w:id="401" w:author="PR Preview" w:date="2026-01-01T00:00:00Z">
        <w:r>
          <w:delText xml:space="preserve"> (Orthogonal means perpendicular). </w:delText>
        </w:r>
      </w:del>
      <w:del w:id="402" w:author="PR Preview" w:date="2026-01-01T00:00:00Z">
        <w:r>
          <w:delText xml:space="preserve">Orthogonality extends the geometric idea of perpendicular lines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to vectors with any number of entries.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In the plane,</w:delText>
        </w:r>
      </w:del>
      <w:del w:id="40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and</w:delText>
        </w:r>
      </w:del>
      <w:del w:id="4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are perpendicular,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and their dot product is</w:delText>
        </w:r>
      </w:del>
      <w:del w:id="41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416" w:author="PR Preview" w:date="2026-01-01T00:00:00Z">
        <w:r>
          <w:delText xml:space="preserve">.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The same test works in</w:delText>
        </w:r>
      </w:del>
      <w:del w:id="41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20" w:author="PR Preview" w:date="2026-01-01T00:00:00Z">
        <w:r>
          <w:delText xml:space="preserve">, where pictures are harder to draw:</w:delText>
        </w:r>
      </w:del>
    </w:p>
    <w:p>
      <w:pPr>
        <w:pStyle w:val="FirstParagraph"/>
      </w:pPr>
      <w:ins w:id="421" w:author="PR Preview" w:date="2026-01-01T00:00:00Z">
        <w:r>
          <w:rPr>
            <w:i/>
            <w:iCs/>
          </w:rPr>
          <w:t xml:space="preserve">Remark 9</w:t>
        </w:r>
      </w:ins>
      <w:ins w:id="422" w:author="PR Preview" w:date="2026-01-01T00:00:00Z">
        <w:r>
          <w:t xml:space="preserve"> (Orthogonal means perpendicular). </w:t>
        </w:r>
      </w:ins>
      <w:ins w:id="423" w:author="PR Preview" w:date="2026-01-01T00:00:00Z">
        <w:r>
          <w:t xml:space="preserve">Orthogonality extends the geometric idea of perpendicular lines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to vectors with any number of entries.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In the plane,</w:t>
        </w:r>
      </w:ins>
      <w:ins w:id="4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and</w:t>
        </w:r>
      </w:ins>
      <w:ins w:id="4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are perpendicular,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and their dot product is</w:t>
        </w:r>
      </w:ins>
      <w:ins w:id="43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437" w:author="PR Preview" w:date="2026-01-01T00:00:00Z">
        <w:r>
          <w:t xml:space="preserve">.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The same test works in</w:t>
        </w:r>
      </w:ins>
      <w:ins w:id="44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41" w:author="PR Preview" w:date="2026-01-01T00:00:00Z">
        <w:r>
          <w:t xml:space="preserve">, where pictures are harder to draw: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del w:id="442" w:author="PR Preview" w:date="2026-01-01T00:00:00Z">
        <w:r>
          <w:rPr>
            <w:i/>
            <w:iCs/>
          </w:rPr>
          <w:delText xml:space="preserve">Remark 9</w:delText>
        </w:r>
      </w:del>
      <w:del w:id="443" w:author="PR Preview" w:date="2026-01-01T00:00:00Z">
        <w:r>
          <w:delText xml:space="preserve"> (Distance from the origin). </w:delText>
        </w:r>
      </w:del>
      <w:del w:id="444" w:author="PR Preview" w:date="2026-01-01T00:00:00Z">
        <w:r>
          <w:delText xml:space="preserve">The distance from the origin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$\mathord{\smash[b]{\underset{\raise.3ex\hbox{$\scriptstyle\sim$}}{0}}\vphantom{0}}$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to a vector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$\mathord{\smash[b]{\underset{\raise.3ex\hbox{$\scriptstyle\sim$}}{x}}\vphantom{x}}$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is the norm of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$\mathord{\smash[b]{\underset{\raise.3ex\hbox{$\scriptstyle\sim$}}{x}}\vphantom{x}}$</w:delText>
        </w:r>
      </w:del>
      <w:del w:id="455" w:author="PR Preview" w:date="2026-01-01T00:00:00Z">
        <w:r>
          <w:delText xml:space="preserve">:</w:delText>
        </w:r>
      </w:del>
    </w:p>
    <w:p>
      <w:pPr>
        <w:pStyle w:val="FirstParagraph"/>
      </w:pPr>
      <w:ins w:id="456" w:author="PR Preview" w:date="2026-01-01T00:00:00Z">
        <w:r>
          <w:rPr>
            <w:i/>
            <w:iCs/>
          </w:rPr>
          <w:t xml:space="preserve">Remark 10</w:t>
        </w:r>
      </w:ins>
      <w:ins w:id="457" w:author="PR Preview" w:date="2026-01-01T00:00:00Z">
        <w:r>
          <w:t xml:space="preserve"> (Distance from the origin). </w:t>
        </w:r>
      </w:ins>
      <w:ins w:id="458" w:author="PR Preview" w:date="2026-01-01T00:00:00Z">
        <w:r>
          <w:t xml:space="preserve">The distance from the origin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$\mathord{\smash[b]{\underset{\raise.3ex\hbox{$\scriptstyle\sim$}}{0}}\vphantom{0}}$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to a vector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$\mathord{\smash[b]{\underset{\raise.3ex\hbox{$\scriptstyle\sim$}}{x}}\vphantom{x}}$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is the norm of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$\mathord{\smash[b]{\underset{\raise.3ex\hbox{$\scriptstyle\sim$}}{x}}\vphantom{x}}$</w:t>
        </w:r>
      </w:ins>
      <w:ins w:id="469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2" w:name="refs"/>
    <w:bookmarkStart w:id="8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5"/>
    <w:bookmarkStart w:id="87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6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7"/>
    <w:bookmarkStart w:id="8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91"/>
    <w:bookmarkEnd w:id="92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4" Type="http://schemas.openxmlformats.org/officeDocument/2006/relationships/hyperlink" Target="https://doi.org/10.1201/9781315182780" TargetMode="External"/><Relationship Id="rId33" Type="http://schemas.openxmlformats.org/officeDocument/2006/relationships/hyperlink" Target="https://en.wikipedia.org/wiki/Dot_product#Dyadics_and_matrices" TargetMode="External"/><Relationship Id="rId32" Type="http://schemas.openxmlformats.org/officeDocument/2006/relationships/hyperlink" Target="https://en.wikipedia.org/wiki/Linear_combination" TargetMode="External"/><Relationship Id="rId88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86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4" Type="http://schemas.openxmlformats.org/officeDocument/2006/relationships/hyperlink" Target="https://doi.org/10.1201/9781315182780" TargetMode="External"/><Relationship Id="rId33" Type="http://schemas.openxmlformats.org/officeDocument/2006/relationships/hyperlink" Target="https://en.wikipedia.org/wiki/Dot_product#Dyadics_and_matrices" TargetMode="External"/><Relationship Id="rId32" Type="http://schemas.openxmlformats.org/officeDocument/2006/relationships/hyperlink" Target="https://en.wikipedia.org/wiki/Linear_combination" TargetMode="External"/><Relationship Id="rId88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86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2026-10-17T18:34:40Z</dcterms:created>
  <dcterms:modified xsi:type="dcterms:W3CDTF">2026-10-17T18:34:40Z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