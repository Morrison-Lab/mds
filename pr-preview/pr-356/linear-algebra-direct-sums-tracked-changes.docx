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del w:id="3" w:author="PR Preview" w:date="2026-01-01T00:00:00Z">
        <w:r>
          <w:delText xml:space="preserve">That set is</w:delText>
        </w:r>
      </w:del>
      <w:del w:id="4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5" w:author="PR Preview" w:date="2026-01-01T00:00:00Z">
        <w:r>
          <w:delText xml:space="preserve">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 subspace by</w:delText>
        </w:r>
      </w:del>
      <w:del w:id="8" w:author="PR Preview" w:date="2026-01-01T00:00:00Z">
        <w:r>
          <w:delText xml:space="preserve"> </w:delText>
        </w:r>
      </w:del>
      <w:hyperlink r:id="rId55">
        <w:del w:id="9" w:author="PR Preview" w:date="2026-01-01T00:00:00Z">
          <w:r>
            <w:rPr>
              <w:rStyle w:val="Hyperlink"/>
            </w:rPr>
            <w:delText xml:space="preserve">Theorem 2 in Subspaces and Rank</w:delText>
          </w:r>
        </w:del>
      </w:hyperlink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as</w:delText>
        </w:r>
      </w:del>
      <w:del w:id="13" w:author="PR Preview" w:date="2026-01-01T00:00:00Z">
        <w:r>
          <w:delText xml:space="preserve"> </w:delText>
        </w:r>
      </w:del>
      <w:hyperlink w:anchor="thm-orthogonal-complement-subspace">
        <w:del w:id="14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says it must be.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It contains</w:delText>
        </w:r>
      </w:del>
      <w:del w:id="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0" w:author="PR Preview" w:date="2026-01-01T00:00:00Z">
        <w:r>
          <w:delText xml:space="preserve">, the vector</w:delText>
        </w:r>
      </w:del>
      <w:del w:id="21" w:author="PR Preview" w:date="2026-01-01T00:00:00Z">
        <w:r>
          <w:delText xml:space="preserve"> </w:delText>
        </w:r>
      </w:del>
      <w:hyperlink r:id="rId56">
        <w:del w:id="22" w:author="PR Preview" w:date="2026-01-01T00:00:00Z">
          <w:r>
            <w:rPr>
              <w:rStyle w:val="Hyperlink"/>
            </w:rPr>
            <w:delText xml:space="preserve">Remark 8 in Vectors</w:delText>
          </w:r>
        </w:del>
      </w:hyperlink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found perpendicular to</w:delText>
        </w:r>
      </w:del>
      <w:del w:id="2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6" w:author="PR Preview" w:date="2026-01-01T00:00:00Z">
        <w:r>
          <w:delText xml:space="preserve">.</w:delText>
        </w:r>
      </w:del>
    </w:p>
    <w:p>
      <w:pPr>
        <w:pStyle w:val="FirstParagraph"/>
      </w:pPr>
      <w:ins w:id="27" w:author="PR Preview" w:date="2026-01-01T00:00:00Z">
        <w:r>
          <w:t xml:space="preserve">That set is</w:t>
        </w:r>
      </w:ins>
      <w:ins w:id="28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9" w:author="PR Preview" w:date="2026-01-01T00:00:00Z">
        <w:r>
          <w:t xml:space="preserve">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 subspace by</w:t>
        </w:r>
      </w:ins>
      <w:ins w:id="32" w:author="PR Preview" w:date="2026-01-01T00:00:00Z">
        <w:r>
          <w:t xml:space="preserve"> </w:t>
        </w:r>
      </w:ins>
      <w:hyperlink r:id="rId55">
        <w:ins w:id="33" w:author="PR Preview" w:date="2026-01-01T00:00:00Z">
          <w:r>
            <w:rPr>
              <w:rStyle w:val="Hyperlink"/>
            </w:rPr>
            <w:t xml:space="preserve">Theorem 2 in Subspaces and Rank</w:t>
          </w:r>
        </w:ins>
      </w:hyperlink>
      <w:ins w:id="34" w:author="PR Preview" w:date="2026-01-01T00:00:00Z">
        <w:r>
          <w:t xml:space="preserve">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as</w:t>
        </w:r>
      </w:ins>
      <w:ins w:id="37" w:author="PR Preview" w:date="2026-01-01T00:00:00Z">
        <w:r>
          <w:t xml:space="preserve"> </w:t>
        </w:r>
      </w:ins>
      <w:hyperlink w:anchor="thm-orthogonal-complement-subspace">
        <w:ins w:id="38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says it must be.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It contains</w:t>
        </w:r>
      </w:ins>
      <w:ins w:id="4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4" w:author="PR Preview" w:date="2026-01-01T00:00:00Z">
        <w:r>
          <w:t xml:space="preserve">, the vector</w:t>
        </w:r>
      </w:ins>
      <w:ins w:id="45" w:author="PR Preview" w:date="2026-01-01T00:00:00Z">
        <w:r>
          <w:t xml:space="preserve"> </w:t>
        </w:r>
      </w:ins>
      <w:hyperlink r:id="rId56">
        <w:ins w:id="46" w:author="PR Preview" w:date="2026-01-01T00:00:00Z">
          <w:r>
            <w:rPr>
              <w:rStyle w:val="Hyperlink"/>
            </w:rPr>
            <w:t xml:space="preserve">Remark 9 in Vectors</w:t>
          </w:r>
        </w:ins>
      </w:hyperlink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found perpendicular to</w:t>
        </w:r>
      </w:ins>
      <w:ins w:id="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0" w:author="PR Preview" w:date="2026-01-01T00:00:00Z">
        <w:r>
          <w:t xml:space="preserve">.</w:t>
        </w:r>
      </w:ins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2026-10-17T18:22:38Z</dcterms:created>
  <dcterms:modified xsi:type="dcterms:W3CDTF">2026-10-17T18:22:38Z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