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Matrices</w:t>
      </w:r>
    </w:p>
    <w:p>
      <w:pPr>
        <w:pStyle w:val="Date"/>
      </w:pPr>
      <w:del w:id="1" w:author="PR Preview" w:date="2026-01-01T00:00:00Z">
        <w:r>
          <w:delText xml:space="preserve">Last modified: 2026-10-17 07:35:34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10:45:11 (PDT)</w:t>
        </w:r>
      </w:ins>
    </w:p>
    <w:bookmarkStart w:id="127" w:name="matrices"/>
    <w:p>
      <w:pPr>
        <w:pStyle w:val="Heading2"/>
      </w:pPr>
      <w:r>
        <w:t xml:space="preserve">1 Matrices</w:t>
      </w:r>
    </w:p>
    <w:bookmarkStart w:id="9" w:name="def-matrix"/>
    <w:p>
      <w:pPr>
        <w:pStyle w:val="FirstParagraph"/>
      </w:pPr>
      <w:r>
        <w:rPr>
          <w:b/>
          <w:bCs/>
        </w:rPr>
        <w:t xml:space="preserve">Definition 1 (Matrix)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matrix</w:t>
      </w:r>
      <w:r>
        <w:t xml:space="preserve"> </w:t>
      </w:r>
      <w:r>
        <w:t xml:space="preserve">of dimensions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is a rectangular array of</w:t>
      </w:r>
      <w:r>
        <w:t xml:space="preserve"> </w:t>
      </w:r>
      <m:oMath>
        <m:r>
          <m:t>m</m:t>
        </m:r>
        <m:r>
          <m:rPr>
            <m:sty m:val="p"/>
          </m:rPr>
          <m:t>⋅</m:t>
        </m:r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w:r>
        <w:t xml:space="preserve">arranged in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  <m:r>
                          <m:t>n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</m:t>
                        </m:r>
                        <m:r>
                          <m:t>n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n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9"/>
    <w:bookmarkStart w:id="10" w:name="rem-matrix-entries"/>
    <w:p>
      <w:pPr>
        <w:pStyle w:val="FirstParagraph"/>
      </w:pPr>
      <w:r>
        <w:rPr>
          <w:i/>
          <w:iCs/>
        </w:rPr>
        <w:t xml:space="preserve">Remark 1</w:t>
      </w:r>
      <w:r>
        <w:t xml:space="preserve"> (Matrix entries, and vectors as matrices). </w:t>
      </w:r>
      <w:r>
        <w:t xml:space="preserve">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For example, for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4</m:t>
                    </m:r>
                  </m:e>
                  <m:e>
                    <m:r>
                      <m:t>5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>
        <m:sSub>
          <m:e>
            <m:r>
              <m:t>a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pStyle w:val="BodyText"/>
      </w:pPr>
      <w:r>
        <w:t xml:space="preserve">A column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a row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For example, the column vector</w:t>
      </w:r>
      <w:r>
        <w:t xml:space="preserve"> </w:t>
      </w:r>
      <m:oMath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the row vector</w:t>
      </w:r>
      <w:r>
        <w:t xml:space="preserve"> </w:t>
      </w:r>
      <m:oMath>
        <m:r>
          <m:rPr>
            <m:sty m:val="p"/>
          </m:rPr>
          <m:t>[</m:t>
        </m:r>
        <m:r>
          <m:t>7</m:t>
        </m:r>
        <m:r>
          <m:rPr>
            <m:sty m:val="p"/>
          </m:rPr>
          <m:t>,</m:t>
        </m:r>
        <m:r>
          <m:t> </m:t>
        </m:r>
        <m:r>
          <m:t>8</m:t>
        </m:r>
        <m:r>
          <m:rPr>
            <m:sty m:val="p"/>
          </m:rPr>
          <m:t>]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</w:t>
      </w:r>
    </w:p>
    <w:bookmarkEnd w:id="10"/>
    <w:bookmarkStart w:id="11" w:name="def-tensor"/>
    <w:p>
      <w:pPr>
        <w:pStyle w:val="BodyText"/>
      </w:pPr>
      <w:r>
        <w:rPr>
          <w:b/>
          <w:bCs/>
        </w:rPr>
        <w:t xml:space="preserve">Definition 2 (Tensor)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tensor</w:t>
      </w:r>
      <w:r>
        <w:t xml:space="preserve"> </w:t>
      </w:r>
      <w:r>
        <w:t xml:space="preserve">of order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an array of numbers</w:t>
      </w:r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A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sSub>
                    <m:e>
                      <m:r>
                        <m:t>i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i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⋯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t>k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i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n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 </m:t>
          </m:r>
          <m:sSub>
            <m:e>
              <m:r>
                <m:t>i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n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its dimensions are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n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11"/>
    <w:bookmarkStart w:id="12" w:name="exm-tensor"/>
    <w:p>
      <w:pPr>
        <w:pStyle w:val="BodyText"/>
      </w:pPr>
      <w:r>
        <w:rPr>
          <w:b/>
          <w:bCs/>
        </w:rPr>
        <w:t xml:space="preserve">Example 1 (Vectors, matrices and images as tensors)</w:t>
      </w:r>
      <w:r>
        <w:t xml:space="preserve"> </w:t>
      </w:r>
      <w:r>
        <w:t xml:space="preserve">A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tensor of order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hyperlink w:anchor="def-matrix">
        <w:r>
          <w:rPr>
            <w:rStyle w:val="Hyperlink"/>
          </w:rPr>
          <w:t xml:space="preserve">matrix</w:t>
        </w:r>
      </w:hyperlink>
      <w:r>
        <w:t xml:space="preserve"> </w:t>
      </w:r>
      <w:r>
        <w:t xml:space="preserve">is a tensor of order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</m:oMath>
      <w:r>
        <w:t xml:space="preserve"> </w:t>
      </w:r>
      <w:r>
        <w:t xml:space="preserve">grayscale image is a matrix:</w:t>
      </w:r>
      <w:r>
        <w:t xml:space="preserve"> </w:t>
      </w:r>
      <w:r>
        <w:t xml:space="preserve">the entry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brightness of the pixel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</m:oMath>
      <w:r>
        <w:t xml:space="preserve"> </w:t>
      </w:r>
      <w:r>
        <w:t xml:space="preserve">color image stores three numbers per pixel (red, green, blue),</w:t>
      </w:r>
      <w:r>
        <w:t xml:space="preserve"> </w:t>
      </w:r>
      <w:r>
        <w:t xml:space="preserve">so it is an order-3 tensor with dimensions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  <m:r>
          <m:rPr>
            <m:sty m:val="p"/>
          </m:rPr>
          <m:t>×</m:t>
        </m:r>
        <m:r>
          <m:t>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  <m:r>
              <m:t>c</m:t>
            </m:r>
          </m:sub>
        </m:sSub>
      </m:oMath>
      <w:r>
        <w:t xml:space="preserve"> </w:t>
      </w:r>
      <w:r>
        <w:t xml:space="preserve">is the value of color channel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at the pixel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It has</w:t>
      </w:r>
      <w:r>
        <w:t xml:space="preserve"> </w:t>
      </w:r>
      <m:oMath>
        <m:r>
          <m:t>28</m:t>
        </m:r>
        <m:r>
          <m:rPr>
            <m:sty m:val="p"/>
          </m:rPr>
          <m:t>⋅</m:t>
        </m:r>
        <m:r>
          <m:t>28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2352</m:t>
        </m:r>
      </m:oMath>
      <w:r>
        <w:t xml:space="preserve"> </w:t>
      </w:r>
      <w:r>
        <w:t xml:space="preserve">entries.</w:t>
      </w:r>
    </w:p>
    <w:bookmarkEnd w:id="12"/>
    <w:bookmarkStart w:id="15" w:name="sec-matrix-transpose"/>
    <w:p>
      <w:pPr>
        <w:pStyle w:val="Heading3"/>
      </w:pPr>
      <w:r>
        <w:t xml:space="preserve">1.1 Matrix transpose</w:t>
      </w:r>
    </w:p>
    <w:bookmarkStart w:id="13" w:name="def-matrix-transpose"/>
    <w:p>
      <w:pPr>
        <w:pStyle w:val="FirstParagraph"/>
      </w:pPr>
      <w:r>
        <w:rPr>
          <w:b/>
          <w:bCs/>
        </w:rPr>
        <w:t xml:space="preserve">Definition 3 (Matrix transpose)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transpose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obtained by</w:t>
      </w:r>
      <w:r>
        <w:t xml:space="preserve"> </w:t>
      </w:r>
      <w:r>
        <w:t xml:space="preserve">swapping the rows and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j</m:t>
              </m:r>
              <m:r>
                <m:t>i</m:t>
              </m:r>
            </m:sub>
          </m:sSub>
        </m:oMath>
      </m:oMathPara>
    </w:p>
    <w:bookmarkEnd w:id="13"/>
    <w:bookmarkStart w:id="14" w:name="exm-matrix-transpose"/>
    <w:p>
      <w:pPr>
        <w:pStyle w:val="FirstParagraph"/>
      </w:pPr>
      <w:r>
        <w:rPr>
          <w:b/>
          <w:bCs/>
        </w:rPr>
        <w:t xml:space="preserve">Example 2 (Transposing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4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 For instance,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 the transpose is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14"/>
    <w:bookmarkEnd w:id="15"/>
    <w:bookmarkStart w:id="26" w:name="matrix-addition"/>
    <w:p>
      <w:pPr>
        <w:pStyle w:val="Heading3"/>
      </w:pPr>
      <w:r>
        <w:t xml:space="preserve">1.2 Matrix addition</w:t>
      </w:r>
    </w:p>
    <w:bookmarkStart w:id="16" w:name="def-zero-matrix"/>
    <w:p>
      <w:pPr>
        <w:pStyle w:val="FirstParagraph"/>
      </w:pPr>
      <w:r>
        <w:rPr>
          <w:b/>
          <w:bCs/>
        </w:rPr>
        <w:t xml:space="preserve">Definition 4 (Zero matrix)</w:t>
      </w:r>
      <w:r>
        <w:t xml:space="preserve"> </w:t>
      </w:r>
      <w:r>
        <w:t xml:space="preserve">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rPr>
          <w:b/>
          <w:bCs/>
        </w:rPr>
        <w:t xml:space="preserve">zero matrix</w:t>
      </w:r>
      <w:r>
        <w:t xml:space="preserve"> </w:t>
      </w:r>
      <m:oMath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"/>
          </m:rPr>
          <m:t>0</m:t>
        </m:r>
      </m:oMath>
      <w:r>
        <w:t xml:space="preserve"> </w:t>
      </w:r>
      <w:r>
        <w:t xml:space="preserve">when dimensions are clear from context)</w:t>
      </w:r>
      <w:r>
        <w:t xml:space="preserve"> </w:t>
      </w:r>
      <w:r>
        <w:t xml:space="preserve">has all entries equal to zero: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bookmarkEnd w:id="16"/>
    <w:bookmarkStart w:id="17" w:name="exm-zero-matrix"/>
    <w:p>
      <w:pPr>
        <w:pStyle w:val="FirstParagraph"/>
      </w:pPr>
      <w:r>
        <w:rPr>
          <w:b/>
          <w:bCs/>
        </w:rPr>
        <w:t xml:space="preserve">Example 3 (Zero matrices of two shapes)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0</m:t>
              </m:r>
            </m:e>
            <m:sub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3</m:t>
              </m:r>
              <m:r>
                <m:rPr>
                  <m:sty m:val="p"/>
                </m:rPr>
                <m:t>×</m:t>
              </m:r>
              <m:r>
                <m:t>2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have all entries</w:t>
      </w:r>
      <w:r>
        <w:t xml:space="preserve"> </w:t>
      </w:r>
      <m:oMath>
        <m:r>
          <m:t>0</m:t>
        </m:r>
      </m:oMath>
      <w:r>
        <w:t xml:space="preserve">, but one 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and the other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, so they are different matrices.</w:t>
      </w:r>
    </w:p>
    <w:bookmarkEnd w:id="17"/>
    <w:bookmarkStart w:id="18" w:name="def-matrix-addition"/>
    <w:p>
      <w:pPr>
        <w:pStyle w:val="BodyText"/>
      </w:pPr>
      <w:r>
        <w:rPr>
          <w:b/>
          <w:bCs/>
        </w:rPr>
        <w:t xml:space="preserve">Definition 5 (Matrix addition)</w:t>
      </w:r>
      <w:r>
        <w:t xml:space="preserve"> </w:t>
      </w:r>
      <w:r>
        <w:t xml:space="preserve">Two 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of the same dimensions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can be added element-wise; their</w:t>
      </w:r>
      <w:r>
        <w:t xml:space="preserve"> </w:t>
      </w:r>
      <w:r>
        <w:rPr>
          <w:b/>
          <w:bCs/>
        </w:rPr>
        <w:t xml:space="preserve">matrix sum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+</m:t>
          </m:r>
          <m:sSub>
            <m:e>
              <m:r>
                <m:t>b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18"/>
    <w:bookmarkStart w:id="19" w:name="exm-matrix-addition"/>
    <w:p>
      <w:pPr>
        <w:pStyle w:val="FirstParagraph"/>
      </w:pPr>
      <w:r>
        <w:rPr>
          <w:b/>
          <w:bCs/>
        </w:rPr>
        <w:t xml:space="preserve">Example 4 (Adding matrices, and a sum that is not defined)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and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cannot be added:</w:t>
      </w:r>
      <w:r>
        <w:t xml:space="preserve"> </w:t>
      </w:r>
      <w:r>
        <w:t xml:space="preserve">they do not have the same dimensions, so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of the sum would have no first term.</w:t>
      </w:r>
    </w:p>
    <w:bookmarkEnd w:id="19"/>
    <w:bookmarkStart w:id="21" w:name="thm-matadd-commutative"/>
    <w:p>
      <w:pPr>
        <w:pStyle w:val="BodyText"/>
      </w:pPr>
      <w:r>
        <w:rPr>
          <w:b/>
          <w:bCs/>
        </w:rPr>
        <w:t xml:space="preserve">Theorem 1 (Matrix addition is commutative)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matrix addition is</w:t>
      </w:r>
      <w:r>
        <w:t xml:space="preserve"> </w:t>
      </w:r>
      <w:hyperlink r:id="rId20">
        <w:r>
          <w:rPr>
            <w:rStyle w:val="Hyperlink"/>
          </w:rPr>
          <w:t xml:space="preserve">commutative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A</m:t>
          </m:r>
        </m:oMath>
      </m:oMathPara>
    </w:p>
    <w:bookmarkEnd w:id="21"/>
    <w:bookmarkStart w:id="23" w:name="thm-matadd-assoc"/>
    <w:p>
      <w:pPr>
        <w:pStyle w:val="FirstParagraph"/>
      </w:pPr>
      <w:r>
        <w:rPr>
          <w:b/>
          <w:bCs/>
        </w:rPr>
        <w:t xml:space="preserve">Theorem 2 (Matrix addition is associative)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 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matrix addition is</w:t>
      </w:r>
      <w:r>
        <w:t xml:space="preserve"> </w:t>
      </w:r>
      <w:hyperlink r:id="rId22">
        <w:r>
          <w:rPr>
            <w:rStyle w:val="Hyperlink"/>
          </w:rPr>
          <w:t xml:space="preserve">associative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)</m:t>
          </m:r>
        </m:oMath>
      </m:oMathPara>
    </w:p>
    <w:bookmarkEnd w:id="23"/>
    <w:bookmarkStart w:id="24" w:name="thm-matadd-identity"/>
    <w:p>
      <w:pPr>
        <w:pStyle w:val="FirstParagraph"/>
      </w:pPr>
      <w:r>
        <w:rPr>
          <w:b/>
          <w:bCs/>
        </w:rPr>
        <w:t xml:space="preserve">Theorem 3 (Zero matrix is the additive identity)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24"/>
    <w:bookmarkStart w:id="25" w:name="thm-matadd-inverse"/>
    <w:p>
      <w:pPr>
        <w:pStyle w:val="FirstParagraph"/>
      </w:pPr>
      <w:r>
        <w:rPr>
          <w:b/>
          <w:bCs/>
        </w:rPr>
        <w:t xml:space="preserve">Theorem 4 (Additive inverse)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bi"/>
          </m:rPr>
          <m:t>A</m:t>
        </m:r>
      </m:oMath>
      <w:r>
        <w:t xml:space="preserve"> </w:t>
      </w:r>
      <w:r>
        <w:t xml:space="preserve">(defined by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) 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</m:oMath>
      </m:oMathPara>
    </w:p>
    <w:bookmarkEnd w:id="25"/>
    <w:bookmarkEnd w:id="26"/>
    <w:bookmarkStart w:id="29" w:name="scalar-multiplication"/>
    <w:p>
      <w:pPr>
        <w:pStyle w:val="Heading3"/>
      </w:pPr>
      <w:r>
        <w:t xml:space="preserve">1.3 Scalar multiplication</w:t>
      </w:r>
    </w:p>
    <w:bookmarkStart w:id="27" w:name="def-scalar-mult"/>
    <w:p>
      <w:pPr>
        <w:pStyle w:val="FirstParagraph"/>
      </w:pPr>
      <w:r>
        <w:rPr>
          <w:b/>
          <w:bCs/>
        </w:rPr>
        <w:t xml:space="preserve">Definition 6 (Scalar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scalar multiple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by a scalar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c</m:t>
          </m:r>
          <m:r>
            <m:rPr>
              <m:sty m:val="bi"/>
            </m:rPr>
            <m:t>A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⋅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27"/>
    <w:bookmarkStart w:id="28" w:name="exm-scalar-mult"/>
    <w:p>
      <w:pPr>
        <w:pStyle w:val="FirstParagraph"/>
      </w:pPr>
      <w:r>
        <w:rPr>
          <w:b/>
          <w:bCs/>
        </w:rPr>
        <w:t xml:space="preserve">Example 5 (A scalar multiple)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End w:id="29"/>
    <w:bookmarkStart w:id="39" w:name="matrix-multiplication"/>
    <w:p>
      <w:pPr>
        <w:pStyle w:val="Heading3"/>
      </w:pPr>
      <w:r>
        <w:t xml:space="preserve">1.4 Matrix multiplication</w:t>
      </w:r>
    </w:p>
    <w:bookmarkStart w:id="30" w:name="def-matrix-mult"/>
    <w:p>
      <w:pPr>
        <w:pStyle w:val="FirstParagraph"/>
      </w:pPr>
      <w:r>
        <w:rPr>
          <w:b/>
          <w:bCs/>
        </w:rPr>
        <w:t xml:space="preserve">Definition 7 (Matrix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with entries: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s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</m:e>
          </m:nary>
          <m:r>
            <m:t> </m:t>
          </m:r>
          <m:sSub>
            <m:e>
              <m:r>
                <m:t>b</m:t>
              </m:r>
            </m:e>
            <m:sub>
              <m:r>
                <m:t>s</m:t>
              </m:r>
              <m:r>
                <m:t>j</m:t>
              </m:r>
            </m:sub>
          </m:sSub>
        </m:oMath>
      </m:oMathPara>
    </w:p>
    <w:bookmarkEnd w:id="30"/>
    <w:bookmarkStart w:id="31" w:name="rem-matmul-not-commutative"/>
    <w:p>
      <w:pPr>
        <w:pStyle w:val="FirstParagraph"/>
      </w:pPr>
      <w:r>
        <w:rPr>
          <w:i/>
          <w:iCs/>
        </w:rPr>
        <w:t xml:space="preserve">Remark 2</w:t>
      </w:r>
      <w:r>
        <w:t xml:space="preserve"> (Matrix multiplication is not commutative).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 </w:t>
      </w:r>
      <w:r>
        <w:t xml:space="preserve">are both defined,</w:t>
      </w:r>
      <w:r>
        <w:t xml:space="preserve"> </w:t>
      </w:r>
      <w:r>
        <w:t xml:space="preserve">they are usually different.</w:t>
      </w:r>
      <w:r>
        <w:t xml:space="preserve"> </w:t>
      </w:r>
      <w:r>
        <w:t xml:space="preserve">For example, with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≠</m:t>
        </m:r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.</w:t>
      </w:r>
    </w:p>
    <w:bookmarkEnd w:id="31"/>
    <w:bookmarkStart w:id="32" w:name="exm-dot-product-matmul"/>
    <w:p>
      <w:pPr>
        <w:pStyle w:val="BodyText"/>
      </w:pPr>
      <w:r>
        <w:rPr>
          <w:b/>
          <w:bCs/>
        </w:rPr>
        <w:t xml:space="preserve">Example 6 (Dot product as matrix multiplication)</w:t>
      </w:r>
      <w:r>
        <w:t xml:space="preserve"> </w:t>
      </w:r>
      <w:r>
        <w:t xml:space="preserve">The dot product of two column vectors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can be written as a matrix product of the row vector</w:t>
      </w:r>
      <w:r>
        <w:t xml:space="preserve"> </w:t>
      </w:r>
      <w:r>
        <w:t xml:space="preserve">${\mathord{\smash[b]{\underset{\raise.3ex\hbox{$\scriptstyle\sim$}}{x}}\vphantom{x}}}^{\top}$</w:t>
      </w:r>
      <w:r>
        <w:t xml:space="preserve"> </w:t>
      </w:r>
      <w:r>
        <w:t xml:space="preserve">with the column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\mathord{\smash[b]{\underset{\raise.3ex\hbox{$\scriptstyle\sim$}}{x}}\vphantom{x}}\cdot \mathord{\smash[b]{\underset{\raise.3ex\hbox{$\scriptstyle\sim$}}{\beta}}\vphantom{\beta}}
    &amp;= {\mathord{\smash[b]{\underset{\raise.3ex\hbox{$\scriptstyle\sim$}}{x}}\vphantom{x}}}^{\top}\, \mathord{\smash[b]{\underset{\raise.3ex\hbox{$\scriptstyle\sim$}}{\beta}}\vphantom{\beta}}
    \\ &amp;= [x_1,\; x_2,\; \ldots,\; x_p]
    \begin{bmatrix}
    \beta_{1} \\
    \beta_{2} \\
    \vdots \\
    \beta_{p}
    \end{bmatrix}
    \\ &amp;=
    x_1\beta_{1} + x_2\beta_{2} + \cdots + x_p \beta_{p}
    \end{aligned}
    $$</w:t>
      </w:r>
    </w:p>
    <w:bookmarkEnd w:id="32"/>
    <w:bookmarkStart w:id="33" w:name="thm-matmul-assoc"/>
    <w:p>
      <w:pPr>
        <w:pStyle w:val="FirstParagraph"/>
      </w:pPr>
      <w:r>
        <w:rPr>
          <w:b/>
          <w:bCs/>
        </w:rPr>
        <w:t xml:space="preserve">Theorem 5 (Matrix multiplication is associative)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and an</w:t>
      </w:r>
      <w:r>
        <w:t xml:space="preserve"> </w:t>
      </w:r>
      <m:oMath>
        <m:r>
          <m:t>l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bi"/>
                    </m:rPr>
                    <m:t>C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bookmarkEnd w:id="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side, from</w:t>
      </w:r>
      <w:r>
        <w:t xml:space="preserve"> </w:t>
      </w:r>
      <w:hyperlink w:anchor="def-matrix-mult">
        <w:r>
          <w:rPr>
            <w:rStyle w:val="Hyperlink"/>
          </w:rPr>
          <w:t xml:space="preserve">Definition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bi"/>
                    </m:rPr>
                    <m:t>C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l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t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t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l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sSub>
                <m:e>
                  <m:r>
                    <m:t>c</m:t>
                  </m:r>
                </m:e>
                <m:sub>
                  <m:r>
                    <m:t>t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s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l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t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t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and swap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s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5" w:name="thm-matmul-distrib"/>
    <w:p>
      <w:pPr>
        <w:pStyle w:val="FirstParagraph"/>
      </w:pPr>
      <w:r>
        <w:rPr>
          <w:b/>
          <w:bCs/>
        </w:rPr>
        <w:t xml:space="preserve">Theorem 6 (Matrix multiplication is distributive over addition)</w:t>
      </w:r>
      <w:r>
        <w:t xml:space="preserve"> </w:t>
      </w:r>
      <w:r>
        <w:t xml:space="preserve">Matrix multiplication</w:t>
      </w:r>
      <w:r>
        <w:t xml:space="preserve"> </w:t>
      </w:r>
      <w:hyperlink r:id="rId34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 from the left and from the right.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A</m:t>
          </m:r>
          <m:r>
            <m:rPr>
              <m:sty m:val="bi"/>
            </m:rPr>
            <m:t>C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bi"/>
            </m:rPr>
            <m:t>C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bi"/>
            </m:rPr>
            <m:t>C</m:t>
          </m:r>
        </m:oMath>
      </m:oMathPara>
    </w:p>
    <w:bookmarkEnd w:id="35"/>
    <w:bookmarkStart w:id="36" w:name="exr-shape-rule"/>
    <w:p>
      <w:pPr>
        <w:pStyle w:val="FirstParagraph"/>
      </w:pPr>
      <w:r>
        <w:rPr>
          <w:b/>
          <w:bCs/>
        </w:rPr>
        <w:t xml:space="preserve">Exercise 1 (Which of these products are defined?)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3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, and let</w:t>
      </w:r>
      <w:r>
        <w:t xml:space="preserve"> </w:t>
      </w:r>
      <w:r>
        <w:t xml:space="preserve">$\mathord{\smash[b]{\underset{\raise.3ex\hbox{$\scriptstyle\sim$}}{x}}\vphantom{x}}\in \mathbb{R}^3$</w:t>
      </w:r>
      <w:r>
        <w:t xml:space="preserve">.</w:t>
      </w:r>
      <w:r>
        <w:t xml:space="preserve"> </w:t>
      </w:r>
      <w:r>
        <w:t xml:space="preserve">For each expression, say whether it is defined,</w:t>
      </w:r>
      <w:r>
        <w:t xml:space="preserve"> </w:t>
      </w:r>
      <w:r>
        <w:t xml:space="preserve">and if so give the shape of the result: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w:r>
        <w:t xml:space="preserve">$\mathbf{A} \mathord{\smash[b]{\underset{\raise.3ex\hbox{$\scriptstyle\sim$}}{x}}\vphantom{x}}$</w:t>
      </w:r>
      <w:r>
        <w:t xml:space="preserve">​</w:t>
      </w:r>
    </w:p>
    <w:p>
      <w:pPr>
        <w:pStyle w:val="Compact"/>
        <w:numPr>
          <w:ilvl w:val="0"/>
          <w:numId w:val="1001"/>
        </w:numPr>
      </w:pPr>
      <w:r>
        <w:t xml:space="preserve">$\mathord{\smash[b]{\underset{\raise.3ex\hbox{$\scriptstyle\sim$}}{x}}\vphantom{x}}^{\top} \mathord{\smash[b]{\underset{\raise.3ex\hbox{$\scriptstyle\sim$}}{x}}\vphantom{x}}$</w:t>
      </w:r>
      <w:r>
        <w:t xml:space="preserve">​</w:t>
      </w:r>
    </w:p>
    <w:p>
      <w:pPr>
        <w:pStyle w:val="Compact"/>
        <w:numPr>
          <w:ilvl w:val="0"/>
          <w:numId w:val="1001"/>
        </w:numPr>
      </w:pPr>
      <w:r>
        <w:t xml:space="preserve">$\mathord{\smash[b]{\underset{\raise.3ex\hbox{$\scriptstyle\sim$}}{x}}\vphantom{x}}\mathord{\smash[b]{\underset{\raise.3ex\hbox{$\scriptstyle\sim$}}{x}}\vphantom{x}}^{\top}$</w:t>
      </w:r>
      <w:r>
        <w:t xml:space="preserve">​</w:t>
      </w:r>
    </w:p>
    <w:bookmarkEnd w:id="36"/>
    <w:bookmarkStart w:id="38" w:name="sol-shape-rul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 the same rule settles every case.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. The inner pair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, so it is</w:t>
      </w:r>
      <w:r>
        <w:t xml:space="preserve"> </w:t>
      </w:r>
      <w:r>
        <w:t xml:space="preserve">defined, and the result is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. The inner pair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, which do</w:t>
      </w:r>
      <w:r>
        <w:t xml:space="preserve"> </w:t>
      </w:r>
      <w:r>
        <w:t xml:space="preserve">not match, so it is</w:t>
      </w:r>
      <w:r>
        <w:t xml:space="preserve"> </w:t>
      </w:r>
      <w:r>
        <w:rPr>
          <w:b/>
          <w:bCs/>
        </w:rPr>
        <w:t xml:space="preserve">not defined</w:t>
      </w:r>
      <w:r>
        <w:t xml:space="preserve">.</w:t>
      </w:r>
      <w:r>
        <w:t xml:space="preserve"> </w:t>
      </w:r>
      <w:r>
        <w:t xml:space="preserve">Matrix multiplication is not commutative, and this is the blunt form of</w:t>
      </w:r>
      <w:r>
        <w:t xml:space="preserve"> </w:t>
      </w:r>
      <w:r>
        <w:t xml:space="preserve">that: swapping the order can leave an expression that means nothing.</w:t>
      </w:r>
    </w:p>
    <w:p>
      <w:pPr>
        <w:pStyle w:val="Compact"/>
        <w:numPr>
          <w:ilvl w:val="0"/>
          <w:numId w:val="1002"/>
        </w:numPr>
      </w:pPr>
      <w:r>
        <w:t xml:space="preserve">$\mathbf{A} \mathord{\smash[b]{\underset{\raise.3ex\hbox{$\scriptstyle\sim$}}{x}}\vphantom{x}}$</w:t>
      </w:r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4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$\mathord{\smash[b]{\underset{\raise.3ex\hbox{$\scriptstyle\sim$}}{x}}\vphantom{x}}^{\top} \mathord{\smash[b]{\underset{\raise.3ex\hbox{$\scriptstyle\sim$}}{x}}\vphantom{x}}$</w:t>
      </w:r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— a single number.</w:t>
      </w:r>
      <w:r>
        <w:t xml:space="preserve"> </w:t>
      </w:r>
      <w:r>
        <w:t xml:space="preserve">The product is the inner product of</w:t>
      </w:r>
      <w:r>
        <w:t xml:space="preserve"> </w:t>
      </w:r>
      <w:hyperlink r:id="rId37">
        <w:r>
          <w:rPr>
            <w:rStyle w:val="Hyperlink"/>
          </w:rPr>
          <w:t xml:space="preserve">Equation 1 in Vectors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$\mathord{\smash[b]{\underset{\raise.3ex\hbox{$\scriptstyle\sim$}}{x}}\vphantom{x}}\mathord{\smash[b]{\underset{\raise.3ex\hbox{$\scriptstyle\sim$}}{x}}\vphantom{x}}^{\top}$</w:t>
      </w:r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— a matrix.</w:t>
      </w:r>
    </w:p>
    <w:p>
      <w:pPr>
        <w:pStyle w:val="FirstParagraph"/>
      </w:pPr>
      <w:r>
        <w:t xml:space="preserve">The last two use the same two vectors and differ only in order,</w:t>
      </w:r>
      <w:r>
        <w:t xml:space="preserve"> </w:t>
      </w:r>
      <w:r>
        <w:t xml:space="preserve">and they return objects of different kinds.</w:t>
      </w:r>
      <w:r>
        <w:t xml:space="preserve"> </w:t>
      </w:r>
      <w:r>
        <w:t xml:space="preserve">Reading a transpose as decoration rather than as a shape change is the</w:t>
      </w:r>
      <w:r>
        <w:t xml:space="preserve"> </w:t>
      </w:r>
      <w:r>
        <w:t xml:space="preserve">commonest way to lose track of an expression.</w:t>
      </w:r>
    </w:p>
    <w:bookmarkEnd w:id="38"/>
    <w:bookmarkEnd w:id="39"/>
    <w:bookmarkStart w:id="51" w:name="square-and-identity-matrices"/>
    <w:p>
      <w:pPr>
        <w:pStyle w:val="Heading3"/>
      </w:pPr>
      <w:r>
        <w:t xml:space="preserve">1.5 Square and identity matrices</w:t>
      </w:r>
    </w:p>
    <w:bookmarkStart w:id="40" w:name="def-square-matrix"/>
    <w:p>
      <w:pPr>
        <w:pStyle w:val="FirstParagraph"/>
      </w:pPr>
      <w:r>
        <w:rPr>
          <w:b/>
          <w:bCs/>
        </w:rPr>
        <w:t xml:space="preserve">Definition 8 (Square matrix)</w:t>
      </w:r>
      <w:r>
        <w:t xml:space="preserve"> </w:t>
      </w:r>
      <w:r>
        <w:t xml:space="preserve">A matrix is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if it has the same number of rows as columns.</w:t>
      </w:r>
    </w:p>
    <w:bookmarkEnd w:id="40"/>
    <w:bookmarkStart w:id="41" w:name="exm-square-matrix"/>
    <w:p>
      <w:pPr>
        <w:pStyle w:val="BodyText"/>
      </w:pPr>
      <w:r>
        <w:rPr>
          <w:b/>
          <w:bCs/>
        </w:rPr>
        <w:t xml:space="preserve">Example 7 (Square and not square)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is square (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columns);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is not (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columns).</w:t>
      </w:r>
    </w:p>
    <w:bookmarkEnd w:id="41"/>
    <w:bookmarkStart w:id="42" w:name="def-main-diagonal"/>
    <w:p>
      <w:pPr>
        <w:pStyle w:val="BodyText"/>
      </w:pPr>
      <w:r>
        <w:rPr>
          <w:b/>
          <w:bCs/>
        </w:rPr>
        <w:t xml:space="preserve">Definition 9 (Main diagonal)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main diagonal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 list of its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smaller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</w:p>
    <w:bookmarkEnd w:id="42"/>
    <w:bookmarkStart w:id="43" w:name="def-diagonal-entry"/>
    <w:p>
      <w:pPr>
        <w:pStyle w:val="BodyText"/>
      </w:pPr>
      <w:r>
        <w:rPr>
          <w:b/>
          <w:bCs/>
        </w:rPr>
        <w:t xml:space="preserve">Definition 10 (Diagonal entry)</w:t>
      </w:r>
      <w:r>
        <w:t xml:space="preserve"> </w:t>
      </w:r>
      <w:r>
        <w:t xml:space="preserve">The entries on the main diagonal (</w:t>
      </w:r>
      <w:hyperlink w:anchor="def-main-diagonal">
        <w:r>
          <w:rPr>
            <w:rStyle w:val="Hyperlink"/>
          </w:rPr>
          <w:t xml:space="preserve">Definition 9</w:t>
        </w:r>
      </w:hyperlink>
      <w:r>
        <w:t xml:space="preserve">) 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diagonal entries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43"/>
    <w:bookmarkStart w:id="44" w:name="def-off-diagonal-entry"/>
    <w:p>
      <w:pPr>
        <w:pStyle w:val="BodyText"/>
      </w:pPr>
      <w:r>
        <w:rPr>
          <w:b/>
          <w:bCs/>
        </w:rPr>
        <w:t xml:space="preserve">Definition 11 (Off-diagonal entry)</w:t>
      </w:r>
      <w:r>
        <w:t xml:space="preserve"> </w:t>
      </w:r>
      <w:r>
        <w:t xml:space="preserve">In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main diagonal (</w:t>
      </w:r>
      <w:hyperlink w:anchor="def-main-diagonal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every entry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off-diagonal entry</w:t>
      </w:r>
      <w:r>
        <w:t xml:space="preserve">.</w:t>
      </w:r>
    </w:p>
    <w:bookmarkEnd w:id="44"/>
    <w:bookmarkStart w:id="45" w:name="exm-main-diagonal"/>
    <w:p>
      <w:pPr>
        <w:pStyle w:val="BodyText"/>
      </w:pPr>
      <w:r>
        <w:rPr>
          <w:b/>
          <w:bCs/>
        </w:rPr>
        <w:t xml:space="preserve">Example 8 (Diagonal entries of a square and a non-square matrix)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diagonal entries are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the off-diagonal entries are</w:t>
      </w:r>
      <w:r>
        <w:t xml:space="preserve"> </w:t>
      </w:r>
      <m:oMath>
        <m:sSub>
          <m:e>
            <m:r>
              <m:t>a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 diagonal entries are</w:t>
      </w:r>
      <w:r>
        <w:t xml:space="preserve"> </w:t>
      </w:r>
      <m:oMath>
        <m:sSub>
          <m:e>
            <m:r>
              <m:t>b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;</w:t>
      </w:r>
      <w:r>
        <w:t xml:space="preserve"> </w:t>
      </w:r>
      <w:r>
        <w:t xml:space="preserve">the other four entries,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6</m:t>
        </m:r>
      </m:oMath>
      <w:r>
        <w:t xml:space="preserve">, are off-diagonal.</w:t>
      </w:r>
    </w:p>
    <w:bookmarkEnd w:id="45"/>
    <w:bookmarkStart w:id="46" w:name="def-identity-matrix"/>
    <w:p>
      <w:pPr>
        <w:pStyle w:val="FirstParagraph"/>
      </w:pPr>
      <w:r>
        <w:rPr>
          <w:b/>
          <w:bCs/>
        </w:rPr>
        <w:t xml:space="preserve">Definition 12 (Identity matrix)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rPr>
          <w:b/>
          <w:bCs/>
        </w:rPr>
        <w:t xml:space="preserve">identity 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i"/>
          </m:rPr>
          <m:t>I</m:t>
        </m:r>
      </m:oMath>
      <w:r>
        <w:t xml:space="preserve"> </w:t>
      </w:r>
      <w:r>
        <w:t xml:space="preserve">when the size is clear from context)</w:t>
      </w:r>
      <w:r>
        <w:t xml:space="preserve"> </w:t>
      </w:r>
      <w:r>
        <w:t xml:space="preserve">has ones on the</w:t>
      </w:r>
      <w:r>
        <w:t xml:space="preserve"> </w:t>
      </w:r>
      <w:hyperlink w:anchor="def-main-diagonal">
        <w:r>
          <w:rPr>
            <w:rStyle w:val="Hyperlink"/>
          </w:rPr>
          <w:t xml:space="preserve">main diagonal</w:t>
        </w:r>
      </w:hyperlink>
      <w:r>
        <w:t xml:space="preserve"> </w:t>
      </w:r>
      <w:r>
        <w:t xml:space="preserve">and zeros elsewhere: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bookmarkEnd w:id="46"/>
    <w:bookmarkStart w:id="47" w:name="exm-identity-matrix"/>
    <w:p>
      <w:pPr>
        <w:pStyle w:val="FirstParagraph"/>
      </w:pPr>
      <w:r>
        <w:rPr>
          <w:b/>
          <w:bCs/>
        </w:rPr>
        <w:t xml:space="preserve">Example 9 (The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identity)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I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so, for instance,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7"/>
    <w:bookmarkStart w:id="49" w:name="rem-identity-matrix-kronecker-delta"/>
    <w:p>
      <w:pPr>
        <w:pStyle w:val="BodyText"/>
      </w:pPr>
      <w:r>
        <w:rPr>
          <w:i/>
          <w:iCs/>
        </w:rPr>
        <w:t xml:space="preserve">Remark 3</w:t>
      </w:r>
      <w:r>
        <w:t xml:space="preserve"> (The identity matrix and the Kronecker delta). </w:t>
      </w:r>
      <w:r>
        <w:t xml:space="preserve">The entries of the identity matrix are given by the</w:t>
      </w:r>
      <w:r>
        <w:t xml:space="preserve"> </w:t>
      </w:r>
      <w:hyperlink r:id="rId48">
        <w:r>
          <w:rPr>
            <w:rStyle w:val="Hyperlink"/>
          </w:rPr>
          <w:t xml:space="preserve">Kronecker delta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</w:p>
    <w:bookmarkEnd w:id="49"/>
    <w:bookmarkStart w:id="50" w:name="thm-identity"/>
    <w:p>
      <w:pPr>
        <w:pStyle w:val="BodyText"/>
      </w:pPr>
      <w:r>
        <w:rPr>
          <w:b/>
          <w:bCs/>
        </w:rPr>
        <w:t xml:space="preserve">Theorem 7 (Identity matrix is a multiplicative identity)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t> 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I</m:t>
              </m:r>
            </m:e>
            <m:sub>
              <m:r>
                <m:t>m</m:t>
              </m:r>
            </m:sub>
          </m:sSub>
          <m:r>
            <m:t> 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50"/>
    <w:bookmarkEnd w:id="51"/>
    <w:bookmarkStart w:id="57" w:name="matrix-vector-multiplication"/>
    <w:p>
      <w:pPr>
        <w:pStyle w:val="Heading3"/>
      </w:pPr>
      <w:r>
        <w:t xml:space="preserve">1.6 Matrix-vector multiplication</w:t>
      </w:r>
    </w:p>
    <w:bookmarkStart w:id="52" w:name="def-matvec-mult"/>
    <w:p>
      <w:pPr>
        <w:pStyle w:val="FirstParagraph"/>
      </w:pPr>
      <w:r>
        <w:rPr>
          <w:b/>
          <w:bCs/>
        </w:rPr>
        <w:t xml:space="preserve">Definition 13 (Matrix-vector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matrix-vector product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</w:t>
      </w:r>
      <w:r>
        <w:t xml:space="preserve"> </w:t>
      </w:r>
      <w:r>
        <w:t xml:space="preserve">$\mathbf{A}\mathord{\smash[b]{\underset{\raise.3ex\hbox{$\scriptstyle\sim$}}{x}}\vphantom{x}}$</w:t>
      </w:r>
      <w:r>
        <w:t xml:space="preserve"> </w:t>
      </w:r>
      <w:r>
        <w:t xml:space="preserve">with entries:</w:t>
      </w:r>
    </w:p>
    <w:p>
      <w:pPr>
        <w:pStyle w:val="BodyText"/>
      </w:pPr>
      <w:r>
        <w:t xml:space="preserve">$$(\mathbf{A}\mathord{\smash[b]{\underset{\raise.3ex\hbox{$\scriptstyle\sim$}}{x}}\vphantom{x}})_i = \sum_{j=1}^pa_{ij}\, x_j$$</w:t>
      </w:r>
    </w:p>
    <w:bookmarkEnd w:id="52"/>
    <w:bookmarkStart w:id="54" w:name="rem-matvec-row-dot-products"/>
    <w:p>
      <w:pPr>
        <w:pStyle w:val="FirstParagraph"/>
      </w:pPr>
      <w:r>
        <w:rPr>
          <w:i/>
          <w:iCs/>
        </w:rPr>
        <w:t xml:space="preserve">Remark 4</w:t>
      </w:r>
      <w:r>
        <w:t xml:space="preserve"> (Each entry is a dot product). </w:t>
      </w:r>
      <w:r>
        <w:t xml:space="preserve">Matrix-vector multiplication extends the dot product (</w:t>
      </w:r>
      <w:hyperlink r:id="rId53">
        <w:r>
          <w:rPr>
            <w:rStyle w:val="Hyperlink"/>
          </w:rPr>
          <w:t xml:space="preserve">Definition 8 in Vectors</w:t>
        </w:r>
      </w:hyperlink>
      <w:r>
        <w:t xml:space="preserve">):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$\mathbf{A}\mathord{\smash[b]{\underset{\raise.3ex\hbox{$\scriptstyle\sim$}}{x}}\vphantom{x}}$</w:t>
      </w:r>
      <w:r>
        <w:t xml:space="preserve"> </w:t>
      </w:r>
      <w:r>
        <w:t xml:space="preserve">is the dot product of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54"/>
    <w:bookmarkStart w:id="55" w:name="def-linear-system"/>
    <w:p>
      <w:pPr>
        <w:pStyle w:val="FirstParagraph"/>
      </w:pPr>
      <w:r>
        <w:rPr>
          <w:b/>
          <w:bCs/>
        </w:rPr>
        <w:t xml:space="preserve">Definition 14 (Linear system (system of linear equations))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system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system of linear equations</w:t>
      </w:r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equations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unknowns is an equation</w:t>
      </w:r>
      <w:r>
        <w:t xml:space="preserve"> </w:t>
      </w:r>
      <w:r>
        <w:t xml:space="preserve">$\mathbf{A} \mathord{\smash[b]{\underset{\raise.3ex\hbox{$\scriptstyle\sim$}}{x}}\vphantom{x}}= \mathord{\smash[b]{\underset{\raise.3ex\hbox{$\scriptstyle\sim$}}{b}}\vphantom{b}}$</w:t>
      </w:r>
      <w:r>
        <w:t xml:space="preserve"> </w:t>
      </w:r>
      <w:r>
        <w:t xml:space="preserve">in which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the vector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 </w:t>
      </w:r>
      <w:r>
        <w:t xml:space="preserve">are given.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solution</w:t>
      </w:r>
      <w:r>
        <w:t xml:space="preserve"> </w:t>
      </w:r>
      <w:r>
        <w:t xml:space="preserve">of the system is a vector</w:t>
      </w:r>
      <w:r>
        <w:t xml:space="preserve"> </w:t>
      </w:r>
      <w:r>
        <w:t xml:space="preserve">$\mathord{\smash[b]{\underset{\raise.3ex\hbox{$\scriptstyle\sim$}}{x}}\vphantom{x}}\in \mathbb{R}^n$</w:t>
      </w:r>
      <w:r>
        <w:t xml:space="preserve"> </w:t>
      </w:r>
      <w:r>
        <w:t xml:space="preserve">for which</w:t>
      </w:r>
      <w:r>
        <w:t xml:space="preserve"> </w:t>
      </w:r>
      <w:r>
        <w:t xml:space="preserve">$\mathbf{A} \mathord{\smash[b]{\underset{\raise.3ex\hbox{$\scriptstyle\sim$}}{x}}\vphantom{x}}= \mathord{\smash[b]{\underset{\raise.3ex\hbox{$\scriptstyle\sim$}}{b}}\vphantom{b}}$</w:t>
      </w:r>
      <w:r>
        <w:t xml:space="preserve"> </w:t>
      </w:r>
      <w:r>
        <w:t xml:space="preserve">holds.</w:t>
      </w:r>
    </w:p>
    <w:bookmarkEnd w:id="55"/>
    <w:bookmarkStart w:id="56" w:name="exm-linear-system"/>
    <w:p>
      <w:pPr>
        <w:pStyle w:val="BodyText"/>
      </w:pPr>
      <w:r>
        <w:rPr>
          <w:b/>
          <w:bCs/>
        </w:rPr>
        <w:t xml:space="preserve">Example 10 (Two equations in two unknowns)</w:t>
      </w:r>
      <w:r>
        <w:t xml:space="preserve"> </w:t>
      </w:r>
      <w:r>
        <w:t xml:space="preserve">By</w:t>
      </w:r>
      <w:r>
        <w:t xml:space="preserve"> </w:t>
      </w:r>
      <w:hyperlink w:anchor="def-matvec-mult">
        <w:r>
          <w:rPr>
            <w:rStyle w:val="Hyperlink"/>
          </w:rPr>
          <w:t xml:space="preserve">Definition 13</w:t>
        </w:r>
      </w:hyperlink>
      <w:r>
        <w:t xml:space="preserve">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$\mathbf{A} \mathord{\smash[b]{\underset{\raise.3ex\hbox{$\scriptstyle\sim$}}{x}}\vphantom{x}}= \mathord{\smash[b]{\underset{\raise.3ex\hbox{$\scriptstyle\sim$}}{b}}\vphantom{b}}$</w:t>
      </w:r>
      <w:r>
        <w:t xml:space="preserve"> </w:t>
      </w:r>
      <w:r>
        <w:t xml:space="preserve">is the equation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1</m:t>
            </m:r>
          </m:sub>
        </m:sSub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i</m:t>
            </m:r>
            <m:r>
              <m:t>n</m:t>
            </m:r>
          </m:sub>
        </m:sSub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two equations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form the linear system</w:t>
      </w:r>
      <w:r>
        <w:t xml:space="preserve"> </w:t>
      </w:r>
      <w:r>
        <w:t xml:space="preserve">$\begin{bmatrix} 1 &amp; 2 \\ 3 &amp; 4 \end{bmatrix} \mathord{\smash[b]{\underset{\raise.3ex\hbox{$\scriptstyle\sim$}}{x}}\vphantom{x}}= \begin{bmatrix} 5 \\ 6 \end{bmatrix}$</w:t>
      </w:r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w:r>
        <w:t xml:space="preserve">$\mathord{\smash[b]{\underset{\raise.3ex\hbox{$\scriptstyle\sim$}}{x}}\vphantom{x}}= (-4, 4.5)$</w:t>
      </w:r>
      <w:r>
        <w:t xml:space="preserve"> </w:t>
      </w:r>
      <w:r>
        <w:t xml:space="preserve">is a solution: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4.5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4.5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4.5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9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18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solution:</w:t>
      </w:r>
      <w:r>
        <w:t xml:space="preserve"> </w:t>
      </w:r>
      <w:r>
        <w:t xml:space="preserve">its first equation holds,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but its second gives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≠</m:t>
        </m:r>
        <m:r>
          <m:t>6</m:t>
        </m:r>
      </m:oMath>
      <w:r>
        <w:t xml:space="preserve">.</w:t>
      </w:r>
    </w:p>
    <w:bookmarkEnd w:id="56"/>
    <w:bookmarkEnd w:id="57"/>
    <w:bookmarkStart w:id="115" w:name="linear-and-affine-maps"/>
    <w:p>
      <w:pPr>
        <w:pStyle w:val="Heading3"/>
      </w:pPr>
      <w:r>
        <w:t xml:space="preserve">1.7 Linear and affine maps</w:t>
      </w:r>
    </w:p>
    <w:bookmarkStart w:id="59" w:name="def-linear-map"/>
    <w:p>
      <w:pPr>
        <w:pStyle w:val="FirstParagraph"/>
      </w:pPr>
      <w:r>
        <w:rPr>
          <w:b/>
          <w:bCs/>
        </w:rPr>
        <w:t xml:space="preserve">Definition 15 (Linear map (linear transformation, linear function))</w:t>
      </w:r>
      <w:r>
        <w:t xml:space="preserve"> </w:t>
      </w:r>
      <w:r>
        <w:t xml:space="preserve">A</w:t>
      </w:r>
      <w:r>
        <w:t xml:space="preserve"> </w:t>
      </w:r>
      <w:hyperlink r:id="rId58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linear map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linear transformation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linear function</w:t>
      </w:r>
      <w:r>
        <w:t xml:space="preserve">)</w:t>
      </w:r>
      <w:r>
        <w:t xml:space="preserve"> </w:t>
      </w:r>
      <w:r>
        <w:t xml:space="preserve">if it preserves vector addition and scalar multiplication: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Compact"/>
        <w:numPr>
          <w:ilvl w:val="0"/>
          <w:numId w:val="1004"/>
        </w:numPr>
      </w:pPr>
      <w:r>
        <w:t xml:space="preserve">$f(\mathord{\smash[b]{\underset{\raise.3ex\hbox{$\scriptstyle\sim$}}{x}}\vphantom{x}}+ \mathord{\smash[b]{\underset{\raise.3ex\hbox{$\scriptstyle\sim$}}{y}}\vphantom{y}}) = f(\mathord{\smash[b]{\underset{\raise.3ex\hbox{$\scriptstyle\sim$}}{x}}\vphantom{x}}) + f(\mathord{\smash[b]{\underset{\raise.3ex\hbox{$\scriptstyle\sim$}}{y}}\vphantom{y}})$</w:t>
      </w:r>
      <w:r>
        <w:t xml:space="preserve"> </w:t>
      </w:r>
      <w:r>
        <w:t xml:space="preserve">(</w:t>
      </w:r>
      <w:r>
        <w:rPr>
          <w:i/>
          <w:iCs/>
        </w:rPr>
        <w:t xml:space="preserve">additivity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t xml:space="preserve">$f(c\mathord{\smash[b]{\underset{\raise.3ex\hbox{$\scriptstyle\sim$}}{x}}\vphantom{x}}) = c f(\mathord{\smash[b]{\underset{\raise.3ex\hbox{$\scriptstyle\sim$}}{x}}\vphantom{x}})$</w:t>
      </w:r>
      <w:r>
        <w:t xml:space="preserve"> </w:t>
      </w:r>
      <w:r>
        <w:t xml:space="preserve">(</w:t>
      </w:r>
      <w:r>
        <w:rPr>
          <w:i/>
          <w:iCs/>
        </w:rPr>
        <w:t xml:space="preserve">homogeneity</w:t>
      </w:r>
      <w:r>
        <w:t xml:space="preserve">)</w:t>
      </w:r>
    </w:p>
    <w:bookmarkEnd w:id="59"/>
    <w:bookmarkStart w:id="60" w:name="exm-linear-map"/>
    <w:p>
      <w:pPr>
        <w:pStyle w:val="FirstParagraph"/>
      </w:pPr>
      <w:r>
        <w:rPr>
          <w:b/>
          <w:bCs/>
        </w:rPr>
        <w:t xml:space="preserve">Example 11 (A linear map, and two functions that are not)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w:r>
        <w:t xml:space="preserve">$f(\mathord{\smash[b]{\underset{\raise.3ex\hbox{$\scriptstyle\sim$}}{x}}\vphantom{x}}) = (2 x_1,\ x_1 + x_2)$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linear. For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\mathbb{R}^2$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w:r>
        <w:t xml:space="preserve">$$
    \begin{aligned}
    f(\mathord{\smash[b]{\underset{\raise.3ex\hbox{$\scriptstyle\sim$}}{x}}\vphantom{x}}+ \mathord{\smash[b]{\underset{\raise.3ex\hbox{$\scriptstyle\sim$}}{y}}\vphantom{y}}) &amp;= (2 (x_1 + y_1),\ (x_1 + y_1) + (x_2 + y_2)) \\
    &amp;= f(\mathord{\smash[b]{\underset{\raise.3ex\hbox{$\scriptstyle\sim$}}{x}}\vphantom{x}}) + f(\mathord{\smash[b]{\underset{\raise.3ex\hbox{$\scriptstyle\sim$}}{y}}\vphantom{y}})
    \end{aligned}
    $$</w:t>
      </w:r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w:r>
        <w:t xml:space="preserve">$$
    \begin{aligned}
    f(c \mathord{\smash[b]{\underset{\raise.3ex\hbox{$\scriptstyle\sim$}}{x}}\vphantom{x}}) &amp;= (2 c x_1,\ c x_1 + c x_2) \\
    &amp;= c f(\mathord{\smash[b]{\underset{\raise.3ex\hbox{$\scriptstyle\sim$}}{x}}\vphantom{x}}).
    \end{aligned}
    $$</w:t>
      </w:r>
    </w:p>
    <w:p>
      <w:pPr>
        <w:numPr>
          <w:ilvl w:val="0"/>
          <w:numId w:val="100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linear: additivity fails,</w:t>
      </w:r>
      <w:r>
        <w:t xml:space="preserve"> </w:t>
      </w:r>
      <w:r>
        <w:t xml:space="preserve">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linear: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t> </m:t>
        </m:r>
        <m:r>
          <m:t>h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c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c</m:t>
        </m:r>
        <m:r>
          <m:t> 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0"/>
    <w:bookmarkStart w:id="61" w:name="def-linear-operator"/>
    <w:p>
      <w:pPr>
        <w:pStyle w:val="FirstParagraph"/>
      </w:pPr>
      <w:r>
        <w:rPr>
          <w:b/>
          <w:bCs/>
        </w:rPr>
        <w:t xml:space="preserve">Definition 16 (Linear operator)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operator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 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 itself,</w:t>
      </w:r>
      <w:r>
        <w:t xml:space="preserve"> </w:t>
      </w:r>
      <w:r>
        <w:t xml:space="preserve">that is, a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whose input and output have the same length.</w:t>
      </w:r>
      <w:r>
        <w:t xml:space="preserve"> </w:t>
      </w:r>
      <w:r>
        <w:t xml:space="preserve">Some authors use</w:t>
      </w:r>
      <w:r>
        <w:t xml:space="preserve"> </w:t>
      </w:r>
      <w:r>
        <w:t xml:space="preserve">“operator”</w:t>
      </w:r>
      <w:r>
        <w:t xml:space="preserve"> </w:t>
      </w:r>
      <w:r>
        <w:t xml:space="preserve">more loosely, for any linear map.</w:t>
      </w:r>
    </w:p>
    <w:bookmarkEnd w:id="61"/>
    <w:bookmarkStart w:id="62" w:name="exm-linear-operator"/>
    <w:p>
      <w:pPr>
        <w:pStyle w:val="BodyText"/>
      </w:pPr>
      <w:r>
        <w:rPr>
          <w:b/>
          <w:bCs/>
        </w:rPr>
        <w:t xml:space="preserve">Example 12 (A linear operator, and a linear map that is not one)</w:t>
      </w:r>
      <w:r>
        <w:t xml:space="preserve"> </w:t>
      </w:r>
      <w:r>
        <w:t xml:space="preserve">The map</w:t>
      </w:r>
      <w:r>
        <w:t xml:space="preserve"> </w:t>
      </w:r>
      <w:r>
        <w:t xml:space="preserve">$f(\mathord{\smash[b]{\underset{\raise.3ex\hbox{$\scriptstyle\sim$}}{x}}\vphantom{x}}) = (2 x_1,\ x_1 + x_2)$</w:t>
      </w:r>
      <w:r>
        <w:t xml:space="preserve"> </w:t>
      </w:r>
      <w:r>
        <w:t xml:space="preserve">from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sends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so it is a linear operator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linear map</w:t>
      </w:r>
      <w:r>
        <w:t xml:space="preserve"> </w:t>
      </w:r>
      <w:r>
        <w:t xml:space="preserve">$g(\mathord{\smash[b]{\underset{\raise.3ex\hbox{$\scriptstyle\sim$}}{x}}\vphantom{x}}) = x_1 + x_2$</w:t>
      </w:r>
      <w:r>
        <w:t xml:space="preserve"> </w:t>
      </w:r>
      <w:r>
        <w:t xml:space="preserve">sends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linear but not an operator:</w:t>
      </w:r>
      <w:r>
        <w:t xml:space="preserve"> </w:t>
      </w:r>
      <w:r>
        <w:t xml:space="preserve">its outputs have length</w:t>
      </w:r>
      <w:r>
        <w:t xml:space="preserve"> </w:t>
      </w:r>
      <m:oMath>
        <m:r>
          <m:t>1</m:t>
        </m:r>
      </m:oMath>
      <w:r>
        <w:t xml:space="preserve">, not</w:t>
      </w:r>
      <w:r>
        <w:t xml:space="preserve"> </w:t>
      </w:r>
      <m:oMath>
        <m:r>
          <m:t>2</m:t>
        </m:r>
      </m:oMath>
      <w:r>
        <w:t xml:space="preserve">.</w:t>
      </w:r>
    </w:p>
    <w:bookmarkEnd w:id="62"/>
    <w:bookmarkStart w:id="63" w:name="thm-linear-map-zero"/>
    <w:p>
      <w:pPr>
        <w:pStyle w:val="BodyText"/>
      </w:pPr>
      <w:r>
        <w:rPr>
          <w:b/>
          <w:bCs/>
        </w:rPr>
        <w:t xml:space="preserve">Theorem 8 (A linear map sends zero to zero)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w:r>
        <w:t xml:space="preserve">$f(\mathord{\smash[b]{\underset{\raise.3ex\hbox{$\scriptstyle\sim$}}{0}}\vphantom{0}}) = \mathord{\smash[b]{\underset{\raise.3ex\hbox{$\scriptstyle\sim$}}{0}}\vphantom{0}}$</w:t>
      </w:r>
      <w:r>
        <w:t xml:space="preserve">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On the left,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the zero vector of length</w:t>
      </w:r>
      <w:r>
        <w:t xml:space="preserve"> </w:t>
      </w:r>
      <m:oMath>
        <m:r>
          <m:t>p</m:t>
        </m:r>
      </m:oMath>
      <w:r>
        <w:t xml:space="preserve">;</w:t>
      </w:r>
      <w:r>
        <w:t xml:space="preserve"> </w:t>
      </w:r>
      <w:r>
        <w:t xml:space="preserve">on the right, it is the zero vector of length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BodyText"/>
      </w:pPr>
      <w:r>
        <w:t xml:space="preserve">$$
    \begin{aligned}
    f(\mathord{\smash[b]{\underset{\raise.3ex\hbox{$\scriptstyle\sim$}}{0}}\vphantom{0}})
    &amp;= f(0 \cdot\mathord{\smash[b]{\underset{\raise.3ex\hbox{$\scriptstyle\sim$}}{0}}\vphantom{0}})
    &amp;&amp; \text{(every entry of } 0 \cdot\mathord{\smash[b]{\underset{\raise.3ex\hbox{$\scriptstyle\sim$}}{0}}\vphantom{0}}\text{ is } 0 \cdot 0 = 0 \text{; }\text{Definition~6}\text{)}
    \\&amp;= 0 \cdot f(\mathord{\smash[b]{\underset{\raise.3ex\hbox{$\scriptstyle\sim$}}{0}}\vphantom{0}})
    &amp;&amp; \text{(homogeneity, with } c = 0 \text{ and } \mathord{\smash[b]{\underset{\raise.3ex\hbox{$\scriptstyle\sim$}}{x}}\vphantom{x}}= \mathord{\smash[b]{\underset{\raise.3ex\hbox{$\scriptstyle\sim$}}{0}}\vphantom{0}}\text{)}
    \\&amp;= \mathord{\smash[b]{\underset{\raise.3ex\hbox{$\scriptstyle\sim$}}{0}}\vphantom{0}}
    &amp;&amp; \text{(every entry of } 0 \cdot f(\mathord{\smash[b]{\underset{\raise.3ex\hbox{$\scriptstyle\sim$}}{0}}\vphantom{0}}) \text{ is } 0 \text{; }\text{Definition~6}\text{)}
    \end{aligned}
    $$</w:t>
      </w:r>
    </w:p>
    <w:bookmarkStart w:id="64" w:name="exm-linear-map-zero"/>
    <w:p>
      <w:pPr>
        <w:pStyle w:val="FirstParagraph"/>
      </w:pPr>
      <w:r>
        <w:rPr>
          <w:b/>
          <w:bCs/>
        </w:rPr>
        <w:t xml:space="preserve">Example 13 (Ruling out linearity at zero)</w:t>
      </w:r>
      <w:r>
        <w:t xml:space="preserve"> </w:t>
      </w:r>
      <w:r>
        <w:t xml:space="preserve">In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is not linear,</w:t>
      </w:r>
      <w:r>
        <w:t xml:space="preserve"> </w:t>
      </w:r>
      <w:r>
        <w:t xml:space="preserve">without checking additivity or homogeneity.</w:t>
      </w:r>
    </w:p>
    <w:p>
      <w:pPr>
        <w:pStyle w:val="BodyText"/>
      </w:pPr>
      <w:r>
        <w:t xml:space="preserve">Sending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to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necessary but not sufficient: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the same example has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is still not linear.</w:t>
      </w:r>
    </w:p>
    <w:bookmarkEnd w:id="64"/>
    <w:bookmarkStart w:id="65" w:name="thm-matrix-map-linear"/>
    <w:p>
      <w:pPr>
        <w:pStyle w:val="BodyText"/>
      </w:pPr>
      <w:r>
        <w:rPr>
          <w:b/>
          <w:bCs/>
        </w:rPr>
        <w:t xml:space="preserve">Theorem 9 (Multiplying by a matrix is a linear map)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defined by</w:t>
      </w:r>
      <w:r>
        <w:t xml:space="preserve"> </w:t>
      </w:r>
      <w:r>
        <w:t xml:space="preserve">$f(\mathord{\smash[b]{\underset{\raise.3ex\hbox{$\scriptstyle\sim$}}{x}}\vphantom{x}}) = \mathbf{A}\mathord{\smash[b]{\underset{\raise.3ex\hbox{$\scriptstyle\sim$}}{x}}\vphantom{x}}$</w:t>
      </w:r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Both conditions are checked one entry at a time.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}</m:t>
        </m:r>
      </m:oMath>
      <w:r>
        <w:t xml:space="preserve">, additivity:</w:t>
      </w:r>
    </w:p>
    <w:p>
      <w:pPr>
        <w:pStyle w:val="BodyText"/>
      </w:pPr>
      <w:r>
        <w:t xml:space="preserve">$$
    \begin{aligned}
    \mathopen{}\left(\mathbf{A}(\mathord{\smash[b]{\underset{\raise.3ex\hbox{$\scriptstyle\sim$}}{x}}\vphantom{x}}+ \mathord{\smash[b]{\underset{\raise.3ex\hbox{$\scriptstyle\sim$}}{y}}\vphantom{y}})\right)\mathclose{}_i
    &amp;= \sum_{j=1}^pa_{ij} (\mathord{\smash[b]{\underset{\raise.3ex\hbox{$\scriptstyle\sim$}}{x}}\vphantom{x}}+ \mathord{\smash[b]{\underset{\raise.3ex\hbox{$\scriptstyle\sim$}}{y}}\vphantom{y}})_j
    &amp;&amp; \text{(}\text{Definition~13}\text{)}
    \\&amp;= \sum_{j=1}^pa_{ij} (x_j + y_j)
    &amp;&amp; \text{(}\text{Definition~7 in Vectors}\text{)}
    \\&amp;= \sum_{j=1}^p(a_{ij} x_j + a_{ij} y_j)
    &amp;&amp; \text{(multiplication distributes over addition)}
    \\&amp;= \sum_{j=1}^pa_{ij} x_j + \sum_{j=1}^pa_{ij} y_j
    &amp;&amp; \text{(a sum of sums splits)}
    \\&amp;= (\mathbf{A}\mathord{\smash[b]{\underset{\raise.3ex\hbox{$\scriptstyle\sim$}}{x}}\vphantom{x}})_i + (\mathbf{A}\mathord{\smash[b]{\underset{\raise.3ex\hbox{$\scriptstyle\sim$}}{y}}\vphantom{y}})_i
    &amp;&amp; \text{(}\text{Definition~13}\text{)}
    \\&amp;= (\mathbf{A}\mathord{\smash[b]{\underset{\raise.3ex\hbox{$\scriptstyle\sim$}}{x}}\vphantom{x}}+ \mathbf{A}\mathord{\smash[b]{\underset{\raise.3ex\hbox{$\scriptstyle\sim$}}{y}}\vphantom{y}})_i
    &amp;&amp; \text{(}\text{Definition~7 in Vectors}\text{)}
    \end{aligned}
    $$</w:t>
      </w:r>
    </w:p>
    <w:p>
      <w:pPr>
        <w:pStyle w:val="FirstParagraph"/>
      </w:pPr>
      <w:r>
        <w:t xml:space="preserve">and homogeneity:</w:t>
      </w:r>
    </w:p>
    <w:p>
      <w:pPr>
        <w:pStyle w:val="BodyText"/>
      </w:pPr>
      <w:r>
        <w:t xml:space="preserve">$$
    \begin{aligned}
    \mathopen{}\left(\mathbf{A}(c\mathord{\smash[b]{\underset{\raise.3ex\hbox{$\scriptstyle\sim$}}{x}}\vphantom{x}})\right)\mathclose{}_i
    &amp;= \sum_{j=1}^pa_{ij} (c\mathord{\smash[b]{\underset{\raise.3ex\hbox{$\scriptstyle\sim$}}{x}}\vphantom{x}})_j
    &amp;&amp; \text{(}\text{Definition~13}\text{)}
    \\&amp;= \sum_{j=1}^pa_{ij}\, c\, x_j
    &amp;&amp; \text{(}\text{Definition~6}\text{)}
    \\&amp;= \sum_{j=1}^pc\, a_{ij} x_j
    &amp;&amp; \text{(products are symmetric)}
    \\&amp;= c \sum_{j=1}^pa_{ij} x_j
    &amp;&amp; \text{(a constant factor comes out of a sum)}
    \\&amp;= c\, (\mathbf{A}\mathord{\smash[b]{\underset{\raise.3ex\hbox{$\scriptstyle\sim$}}{x}}\vphantom{x}})_i
    &amp;&amp; \text{(}\text{Definition~13}\text{)}
    \\&amp;= (c\, \mathbf{A}\mathord{\smash[b]{\underset{\raise.3ex\hbox{$\scriptstyle\sim$}}{x}}\vphantom{x}})_i
    &amp;&amp; \text{(}\text{Definition~6}\text{)}
    \end{aligned}
    $$</w:t>
      </w:r>
    </w:p>
    <w:p>
      <w:pPr>
        <w:pStyle w:val="FirstParagraph"/>
      </w:pPr>
      <w:r>
        <w:t xml:space="preserve">The four algebra rules cited here are on the</w:t>
      </w:r>
      <w:r>
        <w:t xml:space="preserve"> </w:t>
      </w:r>
      <w:hyperlink r:id="rId66">
        <w:r>
          <w:rPr>
            <w:rStyle w:val="Hyperlink"/>
          </w:rPr>
          <w:t xml:space="preserve">algebra page</w:t>
        </w:r>
      </w:hyperlink>
      <w:r>
        <w:t xml:space="preserve">:</w:t>
      </w:r>
      <w:r>
        <w:t xml:space="preserve"> </w:t>
      </w:r>
      <w:hyperlink r:id="rId67">
        <w:r>
          <w:rPr>
            <w:rStyle w:val="Hyperlink"/>
          </w:rPr>
          <w:t xml:space="preserve">distributivity</w:t>
        </w:r>
      </w:hyperlink>
      <w:r>
        <w:t xml:space="preserve">,</w:t>
      </w:r>
      <w:r>
        <w:t xml:space="preserve"> </w:t>
      </w:r>
      <w:hyperlink r:id="rId68">
        <w:r>
          <w:rPr>
            <w:rStyle w:val="Hyperlink"/>
          </w:rPr>
          <w:t xml:space="preserve">a sum of sums</w:t>
        </w:r>
      </w:hyperlink>
      <w:r>
        <w:t xml:space="preserve">,</w:t>
      </w:r>
      <w:r>
        <w:t xml:space="preserve"> </w:t>
      </w:r>
      <w:hyperlink r:id="rId69">
        <w:r>
          <w:rPr>
            <w:rStyle w:val="Hyperlink"/>
          </w:rPr>
          <w:t xml:space="preserve">symmetry of products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70">
        <w:r>
          <w:rPr>
            <w:rStyle w:val="Hyperlink"/>
          </w:rPr>
          <w:t xml:space="preserve">a constant factor</w:t>
        </w:r>
      </w:hyperlink>
      <w:r>
        <w:t xml:space="preserve">.</w:t>
      </w:r>
    </w:p>
    <w:bookmarkStart w:id="71" w:name="thm-linear-map-lincom"/>
    <w:p>
      <w:pPr>
        <w:pStyle w:val="BodyText"/>
      </w:pPr>
      <w:r>
        <w:rPr>
          <w:b/>
          <w:bCs/>
        </w:rPr>
        <w:t xml:space="preserve">Theorem 10 (A linear map preserves linear combinations)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then for any vectors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 \in \mathbb{R}^p$</w:t>
      </w:r>
      <w:r>
        <w:t xml:space="preserve"> </w:t>
      </w:r>
      <w:r>
        <w:t xml:space="preserve">and any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w:r>
        <w:t xml:space="preserve">$$f\mathopen{}\left(\sum_{j=1}^{k} c_j \mathord{\smash[b]{\underset{\raise.3ex\hbox{$\scriptstyle\sim$}}{v}}\vphantom{v}}_j\right)\mathclose{} = \sum_{j=1}^{k} c_j f(\mathord{\smash[b]{\underset{\raise.3ex\hbox{$\scriptstyle\sim$}}{v}}\vphantom{v}}_j)$$</w:t>
      </w:r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72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 the claim</w:t>
      </w:r>
      <w:r>
        <w:t xml:space="preserve"> </w:t>
      </w:r>
      <w:r>
        <w:t xml:space="preserve">$f(c_1 \mathord{\smash[b]{\underset{\raise.3ex\hbox{$\scriptstyle\sim$}}{v}}\vphantom{v}}_1) = c_1 f(\mathord{\smash[b]{\underset{\raise.3ex\hbox{$\scriptstyle\sim$}}{v}}\vphantom{v}}_1)$</w:t>
      </w:r>
      <w:r>
        <w:t xml:space="preserve"> </w:t>
      </w:r>
      <w:r>
        <w:t xml:space="preserve">is homogeneity.</w:t>
      </w:r>
    </w:p>
    <w:p>
      <w:pPr>
        <w:pStyle w:val="BodyText"/>
      </w:pPr>
      <w:r>
        <w:t xml:space="preserve">Suppose the claim holds for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vectors. Then for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:</w:t>
      </w:r>
    </w:p>
    <w:p>
      <w:pPr>
        <w:pStyle w:val="BodyText"/>
      </w:pPr>
      <w:r>
        <w:t xml:space="preserve">$$
    \begin{aligned}
    f\mathopen{}\left(\sum_{j=1}^{k+1} c_j \mathord{\smash[b]{\underset{\raise.3ex\hbox{$\scriptstyle\sim$}}{v}}\vphantom{v}}_j\right)\mathclose{}
    &amp;= f\mathopen{}\left(\sum_{j=1}^{k} c_j \mathord{\smash[b]{\underset{\raise.3ex\hbox{$\scriptstyle\sim$}}{v}}\vphantom{v}}_j + c_{k+1} \mathord{\smash[b]{\underset{\raise.3ex\hbox{$\scriptstyle\sim$}}{v}}\vphantom{v}}_{k+1}\right)\mathclose{}
    &amp;&amp; \text{(split off the last term)}
    \\&amp;= f\mathopen{}\left(\sum_{j=1}^{k} c_j \mathord{\smash[b]{\underset{\raise.3ex\hbox{$\scriptstyle\sim$}}{v}}\vphantom{v}}_j\right)\mathclose{} + f(c_{k+1} \mathord{\smash[b]{\underset{\raise.3ex\hbox{$\scriptstyle\sim$}}{v}}\vphantom{v}}_{k+1})
    &amp;&amp; \text{(additivity)}
    \\&amp;= \sum_{j=1}^{k} c_j f(\mathord{\smash[b]{\underset{\raise.3ex\hbox{$\scriptstyle\sim$}}{v}}\vphantom{v}}_j) + f(c_{k+1} \mathord{\smash[b]{\underset{\raise.3ex\hbox{$\scriptstyle\sim$}}{v}}\vphantom{v}}_{k+1})
    &amp;&amp; \text{(induction hypothesis)}
    \\&amp;= \sum_{j=1}^{k} c_j f(\mathord{\smash[b]{\underset{\raise.3ex\hbox{$\scriptstyle\sim$}}{v}}\vphantom{v}}_j) + c_{k+1} f(\mathord{\smash[b]{\underset{\raise.3ex\hbox{$\scriptstyle\sim$}}{v}}\vphantom{v}}_{k+1})
    &amp;&amp; \text{(homogeneity)}
    \\&amp;= \sum_{j=1}^{k+1} c_j f(\mathord{\smash[b]{\underset{\raise.3ex\hbox{$\scriptstyle\sim$}}{v}}\vphantom{v}}_j)
    &amp;&amp; \text{(join the last term back on)}
    \end{aligned}
    $$</w:t>
      </w:r>
    </w:p>
    <w:bookmarkStart w:id="74" w:name="thm-linear-map-matrix"/>
    <w:p>
      <w:pPr>
        <w:pStyle w:val="FirstParagraph"/>
      </w:pPr>
      <w:r>
        <w:rPr>
          <w:b/>
          <w:bCs/>
        </w:rPr>
        <w:t xml:space="preserve">Theorem 11 (Every linear map is multiplication by a matrix)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then there is exactly one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such that</w:t>
      </w:r>
    </w:p>
    <w:p>
      <w:pPr>
        <w:pStyle w:val="BodyText"/>
      </w:pPr>
      <w:r>
        <w:t xml:space="preserve">$$f(\mathord{\smash[b]{\underset{\raise.3ex\hbox{$\scriptstyle\sim$}}{x}}\vphantom{x}}) = \mathbf{A}\mathord{\smash[b]{\underset{\raise.3ex\hbox{$\scriptstyle\sim$}}{x}}\vphantom{x}}\quad \text{for all } \mathord{\smash[b]{\underset{\raise.3ex\hbox{$\scriptstyle\sim$}}{x}}\vphantom{x}}\in \mathbb{R}^p$$</w:t>
      </w:r>
    </w:p>
    <w:p>
      <w:pPr>
        <w:pStyle w:val="FirstParagraph"/>
      </w:pP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$f(\mathord{\smash[b]{\underset{\raise.3ex\hbox{$\scriptstyle\sim$}}{e}}\vphantom{e}}_j)$</w:t>
      </w:r>
      <w:r>
        <w:t xml:space="preserve">,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</w:t>
      </w:r>
      <w:r>
        <w:t xml:space="preserve"> </w:t>
      </w:r>
      <m:oMath>
        <m:r>
          <m:t>j</m:t>
        </m:r>
      </m:oMath>
      <w:r>
        <w:t xml:space="preserve">th indicator vector (</w:t>
      </w:r>
      <w:hyperlink r:id="rId73">
        <w:r>
          <w:rPr>
            <w:rStyle w:val="Hyperlink"/>
          </w:rPr>
          <w:t xml:space="preserve">Definition 14 in Vectors</w:t>
        </w:r>
      </w:hyperlink>
      <w:r>
        <w:t xml:space="preserve">);</w:t>
      </w:r>
      <w:r>
        <w:t xml:space="preserve"> </w:t>
      </w:r>
      <w:r>
        <w:t xml:space="preserve">that is,</w:t>
      </w:r>
      <w:r>
        <w:t xml:space="preserve"> </w:t>
      </w:r>
      <w:r>
        <w:t xml:space="preserve">$a_{ij} = \mathopen{}\left(f(\mathord{\smash[b]{\underset{\raise.3ex\hbox{$\scriptstyle\sim$}}{e}}\vphantom{e}}_j)\right)\mathclose{}_i$</w:t>
      </w:r>
      <w:r>
        <w:t xml:space="preserve">.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Existence.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w:r>
        <w:t xml:space="preserve">$a_{ij} = \mathopen{}\left(f(\mathord{\smash[b]{\underset{\raise.3ex\hbox{$\scriptstyle\sim$}}{e}}\vphantom{e}}_j)\right)\mathclose{}_i$</w:t>
      </w:r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,</w:t>
      </w:r>
    </w:p>
    <w:p>
      <w:pPr>
        <w:pStyle w:val="BodyText"/>
      </w:pPr>
      <w:r>
        <w:t xml:space="preserve">$$
    \begin{aligned}
    f(\mathord{\smash[b]{\underset{\raise.3ex\hbox{$\scriptstyle\sim$}}{x}}\vphantom{x}})
    &amp;= f\mathopen{}\left(\sum_{j=1}^px_j \mathord{\smash[b]{\underset{\raise.3ex\hbox{$\scriptstyle\sim$}}{e}}\vphantom{e}}_j\right)\mathclose{}
    &amp;&amp; \text{(}\text{Theorem~3 in Vectors}\text{)}
    \\&amp;= \sum_{j=1}^px_j f(\mathord{\smash[b]{\underset{\raise.3ex\hbox{$\scriptstyle\sim$}}{e}}\vphantom{e}}_j)
    &amp;&amp; \text{(}\text{Theorem~10}\text{)}
    \end{aligned}
    $$</w:t>
      </w:r>
    </w:p>
    <w:p>
      <w:pPr>
        <w:pStyle w:val="FirstParagraph"/>
      </w:pPr>
      <w:r>
        <w:t xml:space="preserve">and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that sum is</w:t>
      </w:r>
    </w:p>
    <w:p>
      <w:pPr>
        <w:pStyle w:val="BodyText"/>
      </w:pPr>
      <w:r>
        <w:t xml:space="preserve">$$
    \begin{aligned}
    \mathopen{}\left(\sum_{j=1}^px_j f(\mathord{\smash[b]{\underset{\raise.3ex\hbox{$\scriptstyle\sim$}}{e}}\vphantom{e}}_j)\right)\mathclose{}_i
    &amp;= \sum_{j=1}^px_j \mathopen{}\left(f(\mathord{\smash[b]{\underset{\raise.3ex\hbox{$\scriptstyle\sim$}}{e}}\vphantom{e}}_j)\right)\mathclose{}_i
    &amp;&amp; \text{(}\text{Definition~9 in Vectors}\text{, entry by entry)}
    \\&amp;= \sum_{j=1}^px_j a_{ij}
    &amp;&amp; \text{(definition of } \mathbf{A} \text{)}
    \\&amp;= \sum_{j=1}^pa_{ij} x_j
    &amp;&amp; \text{(products are symmetric)}
    \\&amp;= (\mathbf{A}\mathord{\smash[b]{\underset{\raise.3ex\hbox{$\scriptstyle\sim$}}{x}}\vphantom{x}})_i
    &amp;&amp; \text{(}\text{Definition~13}\text{)}
    \end{aligned}
    $$</w:t>
      </w:r>
    </w:p>
    <w:p>
      <w:pPr>
        <w:pStyle w:val="FirstParagraph"/>
      </w:pPr>
      <w:r>
        <w:rPr>
          <w:b/>
          <w:bCs/>
        </w:rPr>
        <w:t xml:space="preserve">Uniqueness.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</w:t>
      </w:r>
      <w:r>
        <w:t xml:space="preserve"> </w:t>
      </w:r>
      <w:r>
        <w:t xml:space="preserve">$f(\mathord{\smash[b]{\underset{\raise.3ex\hbox{$\scriptstyle\sim$}}{x}}\vphantom{x}}) = \mathbf{B}\mathord{\smash[b]{\underset{\raise.3ex\hbox{$\scriptstyle\sim$}}{x}}\vphantom{x}}$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\mathord{\smash[b]{\underset{\raise.3ex\hbox{$\scriptstyle\sim$}}{e}}\vphantom{e}}_j$</w:t>
      </w:r>
      <w:r>
        <w:t xml:space="preserve">, for each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w:r>
        <w:t xml:space="preserve">$$
    \begin{aligned}
    \mathopen{}\left(f(\mathord{\smash[b]{\underset{\raise.3ex\hbox{$\scriptstyle\sim$}}{e}}\vphantom{e}}_j)\right)\mathclose{}_i
    &amp;= (\mathbf{B}\mathord{\smash[b]{\underset{\raise.3ex\hbox{$\scriptstyle\sim$}}{e}}\vphantom{e}}_j)_i
    &amp;&amp; \text{(assumption on } \mathbf{B} \text{)}
    \\&amp;= \sum_{k=1}^{p} b_{ik} (\mathord{\smash[b]{\underset{\raise.3ex\hbox{$\scriptstyle\sim$}}{e}}\vphantom{e}}_j)_k
    &amp;&amp; \text{(}\text{Definition~13}\text{)}
    \\&amp;= b_{ij} \cdot 1 + \sum_{k \neq j} b_{ik} \cdot 0
    &amp;&amp; \text{(}\text{Definition~14 in Vectors}\text{, splitting off the } k = j \text{ term)}
    \\&amp;= b_{ij} + 0
    &amp;&amp; \text{(times } 1 \text{ changes nothing; times } 0 \text{ gives } 0 \text{)}
    \\&amp;= b_{ij}
    &amp;&amp; \text{(adding } 0 \text{ changes nothing)}
    \end{aligned}
    $$</w:t>
      </w:r>
    </w:p>
    <w:p>
      <w:pPr>
        <w:pStyle w:val="FirstParagraph"/>
      </w:pPr>
      <w:r>
        <w:t xml:space="preserve">So</w:t>
      </w:r>
    </w:p>
    <w:p>
      <w:pPr>
        <w:pStyle w:val="BodyText"/>
      </w:pPr>
      <w:r>
        <w:t xml:space="preserve">$$
    \begin{aligned}
    b_{ij} &amp;= \mathopen{}\left(f(\mathord{\smash[b]{\underset{\raise.3ex\hbox{$\scriptstyle\sim$}}{e}}\vphantom{e}}_j)\right)\mathclose{}_i \\
    &amp;= a_{ij}
    \end{aligned}
    $$</w:t>
      </w:r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75" w:name="def-matrix-of-linear-map"/>
    <w:p>
      <w:pPr>
        <w:pStyle w:val="BodyText"/>
      </w:pPr>
      <w:r>
        <w:rPr>
          <w:b/>
          <w:bCs/>
        </w:rPr>
        <w:t xml:space="preserve">Definition 17 (Matrix of a linear map)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 of</w:t>
      </w:r>
      <w:r>
        <w:t xml:space="preserve"> </w:t>
      </w:r>
      <w:r>
        <w:t xml:space="preserve">a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the unique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$f(\mathord{\smash[b]{\underset{\raise.3ex\hbox{$\scriptstyle\sim$}}{x}}\vphantom{x}}) = \mathbf{A}\mathord{\smash[b]{\underset{\raise.3ex\hbox{$\scriptstyle\sim$}}{x}}\vphantom{x}}$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).</w:t>
      </w:r>
      <w:r>
        <w:t xml:space="preserve"> </w:t>
      </w:r>
      <w:r>
        <w:t xml:space="preserve">Its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$f(\mathord{\smash[b]{\underset{\raise.3ex\hbox{$\scriptstyle\sim$}}{e}}\vphantom{e}}_j)$</w:t>
      </w:r>
      <w:r>
        <w:t xml:space="preserve">.</w:t>
      </w:r>
    </w:p>
    <w:bookmarkEnd w:id="75"/>
    <w:bookmarkStart w:id="76" w:name="exm-linear-map-matrix"/>
    <w:p>
      <w:pPr>
        <w:pStyle w:val="BodyText"/>
      </w:pPr>
      <w:r>
        <w:rPr>
          <w:b/>
          <w:bCs/>
        </w:rPr>
        <w:t xml:space="preserve">Example 14 (Finding the matrix of a linear map)</w:t>
      </w:r>
      <w:r>
        <w:t xml:space="preserve"> </w:t>
      </w:r>
      <w:r>
        <w:t xml:space="preserve">For</w:t>
      </w:r>
      <w:r>
        <w:t xml:space="preserve"> </w:t>
      </w:r>
      <w:r>
        <w:t xml:space="preserve">$f(\mathord{\smash[b]{\underset{\raise.3ex\hbox{$\scriptstyle\sim$}}{x}}\vphantom{x}}) = (2 x_1,\ x_1 + x_2)$</w:t>
      </w:r>
      <w:r>
        <w:t xml:space="preserve"> </w:t>
      </w:r>
      <w:r>
        <w:t xml:space="preserve">from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indicator vectors are</w:t>
      </w:r>
    </w:p>
    <w:p>
      <w:pPr>
        <w:pStyle w:val="BodyText"/>
      </w:pPr>
      <w:r>
        <w:t xml:space="preserve">$$
    f(\mathord{\smash[b]{\underset{\raise.3ex\hbox{$\scriptstyle\sim$}}{e}}\vphantom{e}}_1) = f\mathopen{}\left(\begin{bmatrix}1 \\ 0\end{bmatrix}\right)\mathclose{} = \begin{bmatrix}2 \cdot 1 \\ 1 + 0\end{bmatrix} = \begin{bmatrix}2 \\ 1\end{bmatrix},
    \qquad
    f(\mathord{\smash[b]{\underset{\raise.3ex\hbox{$\scriptstyle\sim$}}{e}}\vphantom{e}}_2) = f\mathopen{}\left(\begin{bmatrix}0 \\ 1\end{bmatrix}\right)\mathclose{} = \begin{bmatrix}2 \cdot 0 \\ 0 + 1\end{bmatrix} = \begin{bmatrix}0 \\ 1\end{bmatrix}
    $$</w:t>
      </w:r>
    </w:p>
    <w:p>
      <w:pPr>
        <w:pStyle w:val="FirstParagraph"/>
      </w:pPr>
      <w:r>
        <w:t xml:space="preserve">and these are the columns of the matrix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matrix-of-linear-map">
        <w:r>
          <w:rPr>
            <w:rStyle w:val="Hyperlink"/>
          </w:rPr>
          <w:t xml:space="preserve">Definition 17</w:t>
        </w:r>
      </w:hyperlink>
      <w:r>
        <w:t xml:space="preserve">):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76"/>
    <w:bookmarkStart w:id="77" w:name="cor-linear-scalar"/>
    <w:p>
      <w:pPr>
        <w:pStyle w:val="BodyText"/>
      </w:pPr>
      <w:r>
        <w:rPr>
          <w:b/>
          <w:bCs/>
        </w:rPr>
        <w:t xml:space="preserve">Corollary 1 (Linear functions from vectors to numbers)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linear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if and only if there is a vector</w:t>
      </w:r>
      <w:r>
        <w:t xml:space="preserve"> </w:t>
      </w:r>
      <w:r>
        <w:t xml:space="preserve">$\mathord{\smash[b]{\underset{\raise.3ex\hbox{$\scriptstyle\sim$}}{w}}\vphantom{w}} \in \mathbb{R}^p$</w:t>
      </w:r>
      <w:r>
        <w:t xml:space="preserve"> </w:t>
      </w:r>
      <w:r>
        <w:t xml:space="preserve">such that</w:t>
      </w:r>
    </w:p>
    <w:p>
      <w:pPr>
        <w:pStyle w:val="BodyText"/>
      </w:pPr>
      <w:r>
        <w:t xml:space="preserve">$$f(\mathord{\smash[b]{\underset{\raise.3ex\hbox{$\scriptstyle\sim$}}{x}}\vphantom{x}}) = \mathord{\smash[b]{\underset{\raise.3ex\hbox{$\scriptstyle\sim$}}{w}}\vphantom{w}} \cdot \mathord{\smash[b]{\underset{\raise.3ex\hbox{$\scriptstyle\sim$}}{x}}\vphantom{x}} \quad \text{for all } \mathord{\smash[b]{\underset{\raise.3ex\hbox{$\scriptstyle\sim$}}{x}}\vphantom{x}}\in \mathbb{R}^p$$</w:t>
      </w:r>
    </w:p>
    <w:p>
      <w:pPr>
        <w:pStyle w:val="FirstParagraph"/>
      </w:pPr>
      <w:r>
        <w:t xml:space="preserve">and then</w:t>
      </w:r>
      <w:r>
        <w:t xml:space="preserve"> </w:t>
      </w:r>
      <w:r>
        <w:t xml:space="preserve">$w_j = f(\mathord{\smash[b]{\underset{\raise.3ex\hbox{$\scriptstyle\sim$}}{e}}\vphantom{e}}_j)$</w:t>
      </w:r>
      <w:r>
        <w:t xml:space="preserve"> </w:t>
      </w:r>
      <w:r>
        <w:t xml:space="preserve">for each</w:t>
      </w:r>
      <w:r>
        <w:t xml:space="preserve"> </w:t>
      </w:r>
      <m:oMath>
        <m:r>
          <m:t>j</m:t>
        </m:r>
      </m:oMath>
      <w:r>
        <w:t xml:space="preserve">.</w:t>
      </w:r>
    </w:p>
    <w:bookmarkEnd w:id="7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linear.</w:t>
      </w:r>
      <w:r>
        <w:t xml:space="preserve"> 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$f(\mathord{\smash[b]{\underset{\raise.3ex\hbox{$\scriptstyle\sim$}}{x}}\vphantom{x}}) = \mathbf{A}\mathord{\smash[b]{\underset{\raise.3ex\hbox{$\scriptstyle\sim$}}{x}}\vphantom{x}}$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$a_{1j} = f(\mathord{\smash[b]{\underset{\raise.3ex\hbox{$\scriptstyle\sim$}}{e}}\vphantom{e}}_j)$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be the vector with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</m:oMath>
      <w:r>
        <w:t xml:space="preserve">, so that</w:t>
      </w:r>
      <w:r>
        <w:t xml:space="preserve"> </w:t>
      </w:r>
      <w:r>
        <w:t xml:space="preserve">$\mathbf{A} = \mathord{\smash[b]{\underset{\raise.3ex\hbox{$\scriptstyle\sim$}}{w}}\vphantom{w}}^{\top}$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f(\mathord{\smash[b]{\underset{\raise.3ex\hbox{$\scriptstyle\sim$}}{x}}\vphantom{x}})
    &amp;= \mathbf{A}\mathord{\smash[b]{\underset{\raise.3ex\hbox{$\scriptstyle\sim$}}{x}}\vphantom{x}}
    &amp;&amp; \text{(}\text{Theorem~11}\text{)}
    \\&amp;= \mathord{\smash[b]{\underset{\raise.3ex\hbox{$\scriptstyle\sim$}}{w}}\vphantom{w}} \cdot \mathord{\smash[b]{\underset{\raise.3ex\hbox{$\scriptstyle\sim$}}{x}}\vphantom{x}}
    &amp;&amp; (\mathbf{A} = \mathord{\smash[b]{\underset{\raise.3ex\hbox{$\scriptstyle\sim$}}{w}}\vphantom{w}}^{\top})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w_j &amp;= a_{1j} \\
    &amp;= f(\mathord{\smash[b]{\underset{\raise.3ex\hbox{$\scriptstyle\sim$}}{e}}\vphantom{e}}_j).
    \end{aligned}
    $$</w:t>
      </w:r>
    </w:p>
    <w:p>
      <w:pPr>
        <w:pStyle w:val="FirstParagraph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w:r>
        <w:rPr>
          <w:b/>
          <w:bCs/>
        </w:rPr>
        <w:t xml:space="preserve">$f(\mathord{\smash[b]{\underset{\raise.3ex\hbox{$\scriptstyle\sim$}}{x}}\vphantom{x}}) = \mathord{\smash[b]{\underset{\raise.3ex\hbox{$\scriptstyle\sim$}}{w}}\vphantom{w}}^{\top} \mathord{\smash[b]{\underset{\raise.3ex\hbox{$\scriptstyle\sim$}}{x}}\vphantom{x}}$</w:t>
      </w:r>
      <w:r>
        <w:rPr>
          <w:b/>
          <w:bCs/>
        </w:rPr>
        <w:t xml:space="preserve">.</w:t>
      </w:r>
      <w:r>
        <w:t xml:space="preserve"> </w:t>
      </w:r>
      <w:r>
        <w:t xml:space="preserve">Here</w:t>
      </w:r>
      <w:r>
        <w:t xml:space="preserve"> </w:t>
      </w:r>
      <w:r>
        <w:t xml:space="preserve">$\mathord{\smash[b]{\underset{\raise.3ex\hbox{$\scriptstyle\sim$}}{w}}\vphantom{w}}^{\top}$</w:t>
      </w:r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.</w:t>
      </w:r>
    </w:p>
    <w:bookmarkStart w:id="78" w:name="exm-linear-scalar"/>
    <w:p>
      <w:pPr>
        <w:pStyle w:val="BodyText"/>
      </w:pPr>
      <w:r>
        <w:rPr>
          <w:b/>
          <w:bCs/>
        </w:rPr>
        <w:t xml:space="preserve">Example 15 (A linear function from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$f(\mathord{\smash[b]{\underset{\raise.3ex\hbox{$\scriptstyle\sim$}}{x}}\vphantom{x}}) = 3 x_1 + 5 x_2$</w:t>
      </w:r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$\mathord{\smash[b]{\underset{\raise.3ex\hbox{$\scriptstyle\sim$}}{w}}\vphantom{w}} = {(3, 5)}^{\top}$</w:t>
      </w:r>
      <w:r>
        <w:t xml:space="preserve">,</w:t>
      </w:r>
      <w:r>
        <w:t xml:space="preserve"> </w:t>
      </w:r>
      <w:r>
        <w:t xml:space="preserve">so it is linear by</w:t>
      </w:r>
      <w:r>
        <w:t xml:space="preserve"> </w:t>
      </w:r>
      <w:hyperlink w:anchor="cor-linear-scalar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The entries of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are the values at the indicator vectors:</w:t>
      </w:r>
    </w:p>
    <w:p>
      <w:pPr>
        <w:pStyle w:val="BodyText"/>
      </w:pPr>
      <w:r>
        <w:t xml:space="preserve">$$
    \begin{aligned}
    f(\mathord{\smash[b]{\underset{\raise.3ex\hbox{$\scriptstyle\sim$}}{e}}\vphantom{e}}_1) &amp;= 3 \cdot 1 + 5 \cdot 0 \\
    &amp;= 3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f(\mathord{\smash[b]{\underset{\raise.3ex\hbox{$\scriptstyle\sim$}}{e}}\vphantom{e}}_2) &amp;= 3 \cdot 0 + 5 \cdot 1 \\
    &amp;= 5.
    \end{aligned}
    $$</w:t>
      </w:r>
    </w:p>
    <w:p>
      <w:pPr>
        <w:pStyle w:val="FirstParagraph"/>
      </w:pPr>
      <w:r>
        <w:t xml:space="preserve">$g(\mathord{\smash[b]{\underset{\raise.3ex\hbox{$\scriptstyle\sim$}}{x}}\vphantom{x}}) = 3 x_1 + 5 x_2 + 1$</w:t>
      </w:r>
      <w:r>
        <w:t xml:space="preserve"> </w:t>
      </w:r>
      <w:r>
        <w:t xml:space="preserve">is not linear,</w:t>
      </w:r>
      <w:r>
        <w:t xml:space="preserve"> </w:t>
      </w:r>
      <w:r>
        <w:t xml:space="preserve">because</w:t>
      </w:r>
      <w:r>
        <w:t xml:space="preserve"> </w:t>
      </w:r>
      <w:r>
        <w:t xml:space="preserve">$g(\mathord{\smash[b]{\underset{\raise.3ex\hbox{$\scriptstyle\sim$}}{0}}\vphantom{0}}) = 1 \neq 0$</w:t>
      </w:r>
      <w:r>
        <w:t xml:space="preserve"> </w:t>
      </w:r>
      <w:r>
        <w:t xml:space="preserve">(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).</w:t>
      </w:r>
    </w:p>
    <w:bookmarkEnd w:id="7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Two chapters of the</w:t>
            </w:r>
            <w:r>
              <w:t xml:space="preserve"> </w:t>
            </w:r>
            <w:hyperlink r:id="rId82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 the results above geometrically: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83">
              <w:r>
                <w:rPr>
                  <w:rStyle w:val="Hyperlink"/>
                </w:rPr>
                <w:t xml:space="preserve">Linear transformations and matrices</w:t>
              </w:r>
            </w:hyperlink>
            <w:r>
              <w:t xml:space="preserve"> </w:t>
            </w:r>
            <w:r>
              <w:t xml:space="preserve">(Chapter 3)</w:t>
            </w:r>
            <w:r>
              <w:t xml:space="preserve"> </w:t>
            </w:r>
            <w:r>
              <w:t xml:space="preserve">shows why a linear map is fixed by where it sends the indicator vectors,</w:t>
            </w:r>
            <w:r>
              <w:t xml:space="preserve"> </w:t>
            </w:r>
            <w:r>
              <w:t xml:space="preserve">which become the columns of its matrix (</w:t>
            </w:r>
            <w:hyperlink w:anchor="def-matrix-of-linear-map">
              <w:r>
                <w:rPr>
                  <w:rStyle w:val="Hyperlink"/>
                </w:rPr>
                <w:t xml:space="preserve">Definition 17</w:t>
              </w:r>
            </w:hyperlink>
            <w:r>
              <w:t xml:space="preserve">).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84">
              <w:r>
                <w:rPr>
                  <w:rStyle w:val="Hyperlink"/>
                </w:rPr>
                <w:t xml:space="preserve">Dot products and duality</w:t>
              </w:r>
            </w:hyperlink>
            <w:r>
              <w:t xml:space="preserve"> </w:t>
            </w:r>
            <w:r>
              <w:t xml:space="preserve">(Chapter 9)</w:t>
            </w:r>
            <w:r>
              <w:t xml:space="preserve"> </w:t>
            </w:r>
            <w:r>
              <w:t xml:space="preserve">shows why every linear map from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R</m:t>
              </m:r>
            </m:oMath>
            <w:r>
              <w:t xml:space="preserve"> </w:t>
            </w:r>
            <w:r>
              <w:t xml:space="preserve">is a dot product</w:t>
            </w:r>
            <w:r>
              <w:t xml:space="preserve"> </w:t>
            </w:r>
            <w:r>
              <w:t xml:space="preserve">with a fixed vector (</w:t>
            </w:r>
            <w:hyperlink w:anchor="cor-linear-scalar">
              <w:r>
                <w:rPr>
                  <w:rStyle w:val="Hyperlink"/>
                </w:rPr>
                <w:t xml:space="preserve">Corollary 1</w:t>
              </w:r>
            </w:hyperlink>
            <w:r>
              <w:t xml:space="preserve">).</w:t>
            </w:r>
          </w:p>
          <w:p/>
        </w:tc>
      </w:tr>
    </w:tbl>
    <w:bookmarkStart w:id="85" w:name="def-translation"/>
    <w:p>
      <w:pPr>
        <w:pStyle w:val="FirstParagraph"/>
      </w:pPr>
      <w:r>
        <w:rPr>
          <w:b/>
          <w:bCs/>
        </w:rPr>
        <w:t xml:space="preserve">Definition 18 (Translation)</w:t>
      </w:r>
      <w:r>
        <w:t xml:space="preserve"> </w:t>
      </w:r>
      <w:r>
        <w:t xml:space="preserve">For a fixed vector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translation</w:t>
      </w:r>
      <w:r>
        <w:t xml:space="preserve"> </w:t>
      </w:r>
      <w:r>
        <w:t xml:space="preserve">by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is the function</w:t>
      </w:r>
      <w:r>
        <w:t xml:space="preserve"> </w:t>
      </w:r>
      <w:r>
        <w:t xml:space="preserve">$t_{\mathord{\smash[b]{\underset{\raise.3ex\hbox{$\scriptstyle\sim$}}{b}}\vphantom{b}}} : \mathbb{R}^m \to \mathbb{R}^m$</w:t>
      </w:r>
      <w:r>
        <w:t xml:space="preserve"> </w:t>
      </w:r>
      <w:r>
        <w:t xml:space="preserve">defined by</w:t>
      </w:r>
    </w:p>
    <w:p>
      <w:pPr>
        <w:pStyle w:val="BodyText"/>
      </w:pPr>
      <w:r>
        <w:t xml:space="preserve">$$t_{\mathord{\smash[b]{\underset{\raise.3ex\hbox{$\scriptstyle\sim$}}{b}}\vphantom{b}}}(\mathord{\smash[b]{\underset{\raise.3ex\hbox{$\scriptstyle\sim$}}{y}}\vphantom{y}}) = \mathord{\smash[b]{\underset{\raise.3ex\hbox{$\scriptstyle\sim$}}{y}}\vphantom{y}}+ \mathord{\smash[b]{\underset{\raise.3ex\hbox{$\scriptstyle\sim$}}{b}}\vphantom{b}}$$</w:t>
      </w:r>
    </w:p>
    <w:bookmarkEnd w:id="85"/>
    <w:bookmarkStart w:id="86" w:name="exm-translation"/>
    <w:p>
      <w:pPr>
        <w:pStyle w:val="FirstParagraph"/>
      </w:pPr>
      <w:r>
        <w:rPr>
          <w:b/>
          <w:bCs/>
        </w:rPr>
        <w:t xml:space="preserve">Example 16 (Translating two points)</w:t>
      </w:r>
      <w:r>
        <w:t xml:space="preserve"> </w:t>
      </w:r>
      <w:r>
        <w:t xml:space="preserve">The translation by</w:t>
      </w:r>
      <w:r>
        <w:t xml:space="preserve"> </w:t>
      </w:r>
      <w:r>
        <w:t xml:space="preserve">$\mathord{\smash[b]{\underset{\raise.3ex\hbox{$\scriptstyle\sim$}}{b}}\vphantom{b}} = {(1, -2)}^{\top}$</w:t>
      </w:r>
      <w:r>
        <w:t xml:space="preserve"> </w:t>
      </w:r>
      <w:r>
        <w:t xml:space="preserve">sends</w:t>
      </w:r>
    </w:p>
    <w:p>
      <w:pPr>
        <w:pStyle w:val="BodyText"/>
      </w:pPr>
      <w:r>
        <w:t xml:space="preserve">$$
    t_{\mathord{\smash[b]{\underset{\raise.3ex\hbox{$\scriptstyle\sim$}}{b}}\vphantom{b}}}\mathopen{}\left(\begin{bmatrix}0 \\ 0\end{bmatrix}\right)\mathclose{} = \begin{bmatrix}0 + 1 \\ 0 + (-2)\end{bmatrix} = \begin{bmatrix}1 \\ -2\end{bmatrix},
    \qquad
    t_{\mathord{\smash[b]{\underset{\raise.3ex\hbox{$\scriptstyle\sim$}}{b}}\vphantom{b}}}\mathopen{}\left(\begin{bmatrix}3 \\ 4\end{bmatrix}\right)\mathclose{} = \begin{bmatrix}3 + 1 \\ 4 + (-2)\end{bmatrix} = \begin{bmatrix}4 \\ 2\end{bmatrix}
    $$</w:t>
      </w:r>
    </w:p>
    <w:p>
      <w:pPr>
        <w:pStyle w:val="FirstParagraph"/>
      </w:pPr>
      <w:r>
        <w:t xml:space="preserve">Both points move one unit right and two units down.</w:t>
      </w:r>
    </w:p>
    <w:bookmarkEnd w:id="86"/>
    <w:bookmarkStart w:id="87" w:name="rem-translation-moves-every-point"/>
    <w:p>
      <w:pPr>
        <w:pStyle w:val="BodyText"/>
      </w:pPr>
      <w:r>
        <w:rPr>
          <w:i/>
          <w:iCs/>
        </w:rPr>
        <w:t xml:space="preserve">Remark 5</w:t>
      </w:r>
      <w:r>
        <w:t xml:space="preserve"> (A translation moves every point by the same vector). </w:t>
      </w:r>
      <w:r>
        <w:t xml:space="preserve">A translation by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moves every point by the same vector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.</w:t>
      </w:r>
    </w:p>
    <w:bookmarkEnd w:id="87"/>
    <w:bookmarkStart w:id="89" w:name="def-affine-map"/>
    <w:p>
      <w:pPr>
        <w:pStyle w:val="BodyText"/>
      </w:pPr>
      <w:r>
        <w:rPr>
          <w:b/>
          <w:bCs/>
        </w:rPr>
        <w:t xml:space="preserve">Definition 19 (Affine map (affine transformation, affine function))</w:t>
      </w:r>
      <w:r>
        <w:t xml:space="preserve"> </w:t>
      </w:r>
      <w:r>
        <w:t xml:space="preserve">A</w:t>
      </w:r>
      <w:r>
        <w:t xml:space="preserve"> </w:t>
      </w:r>
      <w:hyperlink r:id="rId58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affine map</w:t>
      </w:r>
      <w:r>
        <w:t xml:space="preserve"> </w:t>
      </w:r>
      <w:r>
        <w:t xml:space="preserve">(also called an</w:t>
      </w:r>
      <w:r>
        <w:t xml:space="preserve"> </w:t>
      </w:r>
      <w:r>
        <w:rPr>
          <w:b/>
          <w:bCs/>
        </w:rPr>
        <w:t xml:space="preserve">affine transformation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affine function</w:t>
      </w:r>
      <w:r>
        <w:t xml:space="preserve">)</w:t>
      </w:r>
      <w:r>
        <w:t xml:space="preserve"> </w:t>
      </w:r>
      <w:r>
        <w:t xml:space="preserve">if it is a matrix product followed by a translation (</w:t>
      </w:r>
      <w:hyperlink w:anchor="def-translation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(a</w:t>
      </w:r>
      <w:r>
        <w:t xml:space="preserve"> </w:t>
      </w:r>
      <w:hyperlink r:id="rId88">
        <w:r>
          <w:rPr>
            <w:rStyle w:val="Hyperlink"/>
          </w:rPr>
          <w:t xml:space="preserve">composition</w:t>
        </w:r>
      </w:hyperlink>
      <w:r>
        <w:t xml:space="preserve">, with the matrix product as the inner function):</w:t>
      </w:r>
      <w:r>
        <w:t xml:space="preserve"> </w:t>
      </w:r>
      <w:r>
        <w:t xml:space="preserve">there are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 vector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 </w:t>
      </w:r>
      <w:r>
        <w:t xml:space="preserve">such that</w:t>
      </w:r>
    </w:p>
    <w:p>
      <w:pPr>
        <w:pStyle w:val="BodyText"/>
      </w:pPr>
      <w:r>
        <w:t xml:space="preserve">$$
    \begin{aligned}
    f(\mathord{\smash[b]{\underset{\raise.3ex\hbox{$\scriptstyle\sim$}}{x}}\vphantom{x}})
    &amp;= t_{\mathord{\smash[b]{\underset{\raise.3ex\hbox{$\scriptstyle\sim$}}{b}}\vphantom{b}}}(\mathbf{A} \mathord{\smash[b]{\underset{\raise.3ex\hbox{$\scriptstyle\sim$}}{x}}\vphantom{x}}) \\
    &amp;= \mathbf{A} \mathord{\smash[b]{\underset{\raise.3ex\hbox{$\scriptstyle\sim$}}{x}}\vphantom{x}}+ \mathord{\smash[b]{\underset{\raise.3ex\hbox{$\scriptstyle\sim$}}{b}}\vphantom{b}} \quad \text{for all } \mathord{\smash[b]{\underset{\raise.3ex\hbox{$\scriptstyle\sim$}}{x}}\vphantom{x}}\in \mathbb{R}^p
    \end{aligned}
    $$</w:t>
      </w:r>
    </w:p>
    <w:bookmarkEnd w:id="89"/>
    <w:bookmarkStart w:id="90" w:name="def-affine-offset"/>
    <w:p>
      <w:pPr>
        <w:pStyle w:val="FirstParagraph"/>
      </w:pPr>
      <w:r>
        <w:rPr>
          <w:b/>
          <w:bCs/>
        </w:rPr>
        <w:t xml:space="preserve">Definition 20 (Offset (intercept, bias) of an affine map)</w:t>
      </w:r>
      <w:r>
        <w:t xml:space="preserve"> </w:t>
      </w:r>
      <w:r>
        <w:t xml:space="preserve">In</w:t>
      </w:r>
      <w:r>
        <w:t xml:space="preserve"> 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, the vector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offset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(statistics also calls it 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, and machine learning the</w:t>
      </w:r>
      <w:r>
        <w:t xml:space="preserve"> </w:t>
      </w:r>
      <w:r>
        <w:rPr>
          <w:b/>
          <w:bCs/>
        </w:rPr>
        <w:t xml:space="preserve">bias</w:t>
      </w:r>
      <w:r>
        <w:t xml:space="preserve">).</w:t>
      </w:r>
    </w:p>
    <w:bookmarkEnd w:id="90"/>
    <w:bookmarkStart w:id="93" w:name="rem-affine-map-real-valued"/>
    <w:p>
      <w:pPr>
        <w:pStyle w:val="BodyText"/>
      </w:pPr>
      <w:r>
        <w:rPr>
          <w:i/>
          <w:iCs/>
        </w:rPr>
        <w:t xml:space="preserve">Remark 6</w:t>
      </w:r>
      <w:r>
        <w:t xml:space="preserve"> (Real-valued affine maps). </w:t>
      </w:r>
      <w:r>
        <w:t xml:space="preserve">For a real-valued function (</w:t>
      </w:r>
      <w:hyperlink r:id="rId91">
        <w:r>
          <w:rPr>
            <w:rStyle w:val="Hyperlink"/>
          </w:rPr>
          <w:t xml:space="preserve">Definition 4 in Vectors</w:t>
        </w:r>
      </w:hyperlink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single row, written</w:t>
      </w:r>
      <w:r>
        <w:t xml:space="preserve"> </w:t>
      </w:r>
      <w:r>
        <w:t xml:space="preserve">$\mathord{\smash[b]{\underset{\raise.3ex\hbox{$\scriptstyle\sim$}}{w}}\vphantom{w}}^{\top}$</w:t>
      </w:r>
      <w:r>
        <w:t xml:space="preserve">, and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is a single number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so an affine function is a linear function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\mathord{\smash[b]{\underset{\raise.3ex\hbox{$\scriptstyle\sim$}}{x}}\vphantom{x}}$</w:t>
      </w:r>
      <w:r>
        <w:t xml:space="preserve"> </w:t>
      </w:r>
      <w:r>
        <w:t xml:space="preserve">(</w:t>
      </w:r>
      <w:hyperlink w:anchor="cor-linear-scalar">
        <w:r>
          <w:rPr>
            <w:rStyle w:val="Hyperlink"/>
          </w:rPr>
          <w:t xml:space="preserve">Corollary 1</w:t>
        </w:r>
      </w:hyperlink>
      <w:r>
        <w:t xml:space="preserve">)</w:t>
      </w:r>
      <w:r>
        <w:t xml:space="preserve"> </w:t>
      </w:r>
      <w:r>
        <w:t xml:space="preserve">plus an offset:</w:t>
      </w:r>
    </w:p>
    <w:p>
      <w:pPr>
        <w:pStyle w:val="BodyText"/>
      </w:pPr>
      <w:bookmarkStart w:id="92" w:name="eq-linear-scalar"/>
      <w:r>
        <w:t xml:space="preserve">$$f(\mathord{\smash[b]{\underset{\raise.3ex\hbox{$\scriptstyle\sim$}}{x}}\vphantom{x}}) = \mathord{\smash[b]{\underset{\raise.3ex\hbox{$\scriptstyle\sim$}}{w}}\vphantom{w}} \cdot \mathord{\smash[b]{\underset{\raise.3ex\hbox{$\scriptstyle\sim$}}{x}}\vphantom{x}} + b, \qquad \mathord{\smash[b]{\underset{\raise.3ex\hbox{$\scriptstyle\sim$}}{w}}\vphantom{w}} \in \mathbb{R}^p, \quad b \in \mathbb{R} \qquad(1)$$</w:t>
      </w:r>
      <w:bookmarkEnd w:id="92"/>
    </w:p>
    <w:bookmarkEnd w:id="93"/>
    <w:bookmarkStart w:id="94" w:name="def-augmented-vector"/>
    <w:p>
      <w:pPr>
        <w:pStyle w:val="FirstParagraph"/>
      </w:pPr>
      <w:r>
        <w:rPr>
          <w:b/>
          <w:bCs/>
        </w:rPr>
        <w:t xml:space="preserve">Definition 21 (Augmented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augmented vector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is the vector</w:t>
      </w:r>
      <w:r>
        <w:t xml:space="preserve"> </w:t>
      </w:r>
      <w:r>
        <w:t xml:space="preserve">${\mathord{\smash[b]{\underset{\raise.3ex\hbox{$\scriptstyle\sim$}}{x}}\vphantom{x}}}^{\mathrm{aug}} \in \mathbb{R}^{p+1}$</w:t>
      </w:r>
      <w:r>
        <w:t xml:space="preserve"> </w:t>
      </w:r>
      <w:r>
        <w:t xml:space="preserve">formed by placing a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above the entries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{\mathord{\smash[b]{\underset{\raise.3ex\hbox{$\scriptstyle\sim$}}{x}}\vphantom{x}}}^{\mathrm{aug}}
    &amp;= \begin{bmatrix}1 \\ \mathord{\smash[b]{\underset{\raise.3ex\hbox{$\scriptstyle\sim$}}{x}}\vphantom{x}}\end{bmatrix} \\
    &amp;= {(1, x_1, \ldots, x_p)}^{\top}
    \end{aligned}
    $$</w:t>
      </w:r>
    </w:p>
    <w:bookmarkEnd w:id="94"/>
    <w:bookmarkStart w:id="95" w:name="exm-augmented-vector"/>
    <w:p>
      <w:pPr>
        <w:pStyle w:val="FirstParagraph"/>
      </w:pPr>
      <w:r>
        <w:rPr>
          <w:b/>
          <w:bCs/>
        </w:rPr>
        <w:t xml:space="preserve">Example 17 (An affine function as a dot product with an augmented vector)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{(2, 5)}^{\top}$</w:t>
      </w:r>
      <w:r>
        <w:t xml:space="preserve">, the augmented vector is</w:t>
      </w:r>
      <w:r>
        <w:t xml:space="preserve"> </w:t>
      </w:r>
      <w:r>
        <w:t xml:space="preserve">${\mathord{\smash[b]{\underset{\raise.3ex\hbox{$\scriptstyle\sim$}}{x}}\vphantom{x}}}^{\mathrm{aug}} = {(1, 2, 5)}^{\top}$</w:t>
      </w:r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$\mathord{\smash[b]{\underset{\raise.3ex\hbox{$\scriptstyle\sim$}}{w}}\vphantom{w}} = {(3, -1)}^{\top}$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affine function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b$</w:t>
      </w:r>
      <w:r>
        <w:t xml:space="preserve"> </w:t>
      </w:r>
      <w:r>
        <w:t xml:space="preserve">(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) equals</w:t>
      </w:r>
      <w:r>
        <w:t xml:space="preserve"> </w:t>
      </w:r>
      <w:r>
        <w:t xml:space="preserve">the dot product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sSub>
              <m:e>
                <m:r>
                  <m:t>w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w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w:r>
        <w:t xml:space="preserve">${\mathord{\smash[b]{\underset{\raise.3ex\hbox{$\scriptstyle\sim$}}{x}}\vphantom{x}}}^{\mathrm{aug}}$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\mathord{\smash[b]{\underset{\raise.3ex\hbox{$\scriptstyle\sim$}}{w}}\vphantom{w}} \cdot \mathord{\smash[b]{\underset{\raise.3ex\hbox{$\scriptstyle\sim$}}{x}}\vphantom{x}} + b
    &amp;= 3 \cdot 2 + (-1) \cdot 5 + 4 \\
    &amp;= 5, \\
    {(4, 3, -1)}^{\top} \cdot {\mathord{\smash[b]{\underset{\raise.3ex\hbox{$\scriptstyle\sim$}}{x}}\vphantom{x}}}^{\mathrm{aug}}
    &amp;= 4 \cdot 1 + 3 \cdot 2 + (-1) \cdot 5 \\
    &amp;= 5
    \end{aligned}
    $$</w:t>
      </w:r>
    </w:p>
    <w:bookmarkEnd w:id="95"/>
    <w:bookmarkStart w:id="96" w:name="thm-affine-map-zero"/>
    <w:p>
      <w:pPr>
        <w:pStyle w:val="FirstParagraph"/>
      </w:pPr>
      <w:r>
        <w:rPr>
          <w:b/>
          <w:bCs/>
        </w:rPr>
        <w:t xml:space="preserve">Theorem 12 (An affine map sends zero to its offset)</w:t>
      </w:r>
      <w:r>
        <w:t xml:space="preserve"> </w:t>
      </w:r>
      <w:r>
        <w:t xml:space="preserve">An affine map</w:t>
      </w:r>
      <w:r>
        <w:t xml:space="preserve"> </w:t>
      </w:r>
      <w:r>
        <w:t xml:space="preserve">$f(\mathord{\smash[b]{\underset{\raise.3ex\hbox{$\scriptstyle\sim$}}{x}}\vphantom{x}}) = \mathbf{A}\mathord{\smash[b]{\underset{\raise.3ex\hbox{$\scriptstyle\sim$}}{x}}\vphantom{x}}+ \mathord{\smash[b]{\underset{\raise.3ex\hbox{$\scriptstyle\sim$}}{b}}\vphantom{b}}$</w:t>
      </w:r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satisfies</w:t>
      </w:r>
      <w:r>
        <w:t xml:space="preserve"> </w:t>
      </w:r>
      <w:r>
        <w:t xml:space="preserve">$f(\mathord{\smash[b]{\underset{\raise.3ex\hbox{$\scriptstyle\sim$}}{0}}\vphantom{0}}) = \mathord{\smash[b]{\underset{\raise.3ex\hbox{$\scriptstyle\sim$}}{b}}\vphantom{b}}$</w:t>
      </w:r>
      <w:r>
        <w:t xml:space="preserve">.</w:t>
      </w:r>
    </w:p>
    <w:bookmarkEnd w:id="9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First,</w:t>
      </w:r>
      <w:r>
        <w:t xml:space="preserve"> </w:t>
      </w:r>
      <w:r>
        <w:t xml:space="preserve">$\mathbf{A}\mathord{\smash[b]{\underset{\raise.3ex\hbox{$\scriptstyle\sim$}}{0}}\vphantom{0}}= \mathord{\smash[b]{\underset{\raise.3ex\hbox{$\scriptstyle\sim$}}{0}}\vphantom{0}}$</w:t>
      </w:r>
      <w:r>
        <w:t xml:space="preserve">: 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w:r>
        <w:t xml:space="preserve">$$
    \begin{aligned}
    (\mathbf{A}\mathord{\smash[b]{\underset{\raise.3ex\hbox{$\scriptstyle\sim$}}{0}}\vphantom{0}})_i
    &amp;= \sum_{j=1}^pa_{ij} \cdot 0
    &amp;&amp; \text{(}\text{Definition~13}\text{)}
    \\&amp;= \sum_{j=1}^p0
    &amp;&amp; \text{(any number times } 0 \text{ is } 0 \text{)}
    \\&amp;= 0
    &amp;&amp; \text{(a sum of zeros is } 0 \text{)}
    \end{aligned}
    $$</w:t>
      </w:r>
    </w:p>
    <w:p>
      <w:pPr>
        <w:pStyle w:val="FirstParagraph"/>
      </w:pPr>
      <w:r>
        <w:t xml:space="preserve">Then</w:t>
      </w:r>
    </w:p>
    <w:p>
      <w:pPr>
        <w:pStyle w:val="BodyText"/>
      </w:pPr>
      <w:r>
        <w:t xml:space="preserve">$$
    \begin{aligned}
    f(\mathord{\smash[b]{\underset{\raise.3ex\hbox{$\scriptstyle\sim$}}{0}}\vphantom{0}})
    &amp;= \mathbf{A}\mathord{\smash[b]{\underset{\raise.3ex\hbox{$\scriptstyle\sim$}}{0}}\vphantom{0}}+ \mathord{\smash[b]{\underset{\raise.3ex\hbox{$\scriptstyle\sim$}}{b}}\vphantom{b}}
    &amp;&amp; \text{(}\text{Definition~19}\text{)}
    \\&amp;= \mathord{\smash[b]{\underset{\raise.3ex\hbox{$\scriptstyle\sim$}}{0}}\vphantom{0}}+ \mathord{\smash[b]{\underset{\raise.3ex\hbox{$\scriptstyle\sim$}}{b}}\vphantom{b}}
    &amp;&amp; (\mathbf{A}\mathord{\smash[b]{\underset{\raise.3ex\hbox{$\scriptstyle\sim$}}{0}}\vphantom{0}}= \mathord{\smash[b]{\underset{\raise.3ex\hbox{$\scriptstyle\sim$}}{0}}\vphantom{0}})
    \\&amp;= \mathord{\smash[b]{\underset{\raise.3ex\hbox{$\scriptstyle\sim$}}{b}}\vphantom{b}}
    &amp;&amp; \text{(adding } \mathord{\smash[b]{\underset{\raise.3ex\hbox{$\scriptstyle\sim$}}{0}}\vphantom{0}}\text{ changes no entry; }\text{Definition~7 in Vectors}\text{)}
    \end{aligned}
    $$</w:t>
      </w:r>
    </w:p>
    <w:bookmarkStart w:id="97" w:name="thm-affine-linear-iff"/>
    <w:p>
      <w:pPr>
        <w:pStyle w:val="FirstParagraph"/>
      </w:pPr>
      <w:r>
        <w:rPr>
          <w:b/>
          <w:bCs/>
        </w:rPr>
        <w:t xml:space="preserve">Theorem 13 (An affine map is linear exactly when its offset is zero)</w:t>
      </w:r>
      <w:r>
        <w:t xml:space="preserve"> </w:t>
      </w:r>
      <w:r>
        <w:t xml:space="preserve">An affine map</w:t>
      </w:r>
      <w:r>
        <w:t xml:space="preserve"> </w:t>
      </w:r>
      <w:r>
        <w:t xml:space="preserve">$f(\mathord{\smash[b]{\underset{\raise.3ex\hbox{$\scriptstyle\sim$}}{x}}\vphantom{x}}) = \mathbf{A}\mathord{\smash[b]{\underset{\raise.3ex\hbox{$\scriptstyle\sim$}}{x}}\vphantom{x}}+ \mathord{\smash[b]{\underset{\raise.3ex\hbox{$\scriptstyle\sim$}}{b}}\vphantom{b}}$</w:t>
      </w:r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is linear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 if and only if</w:t>
      </w:r>
      <w:r>
        <w:t xml:space="preserve"> </w:t>
      </w:r>
      <w:r>
        <w:t xml:space="preserve">$\mathord{\smash[b]{\underset{\raise.3ex\hbox{$\scriptstyle\sim$}}{b}}\vphantom{b}} = \mathord{\smash[b]{\underset{\raise.3ex\hbox{$\scriptstyle\sim$}}{0}}\vphantom{0}}$</w:t>
      </w:r>
      <w:r>
        <w:t xml:space="preserve">.</w:t>
      </w:r>
    </w:p>
    <w:bookmarkEnd w:id="9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w:r>
        <w:t xml:space="preserve">$\mathord{\smash[b]{\underset{\raise.3ex\hbox{$\scriptstyle\sim$}}{b}}\vphantom{b}} = \mathord{\smash[b]{\underset{\raise.3ex\hbox{$\scriptstyle\sim$}}{0}}\vphantom{0}}$</w:t>
      </w:r>
      <w:r>
        <w:t xml:space="preserve">, then</w:t>
      </w:r>
    </w:p>
    <w:p>
      <w:pPr>
        <w:pStyle w:val="BodyText"/>
      </w:pPr>
      <w:r>
        <w:t xml:space="preserve">$$
    \begin{aligned}
    f(\mathord{\smash[b]{\underset{\raise.3ex\hbox{$\scriptstyle\sim$}}{x}}\vphantom{x}}) &amp;= \mathbf{A}\mathord{\smash[b]{\underset{\raise.3ex\hbox{$\scriptstyle\sim$}}{x}}\vphantom{x}}+ \mathord{\smash[b]{\underset{\raise.3ex\hbox{$\scriptstyle\sim$}}{0}}\vphantom{0}}\\
    &amp;= \mathbf{A}\mathord{\smash[b]{\underset{\raise.3ex\hbox{$\scriptstyle\sim$}}{x}}\vphantom{x}},
    \end{aligned}
    $$</w:t>
      </w:r>
    </w:p>
    <w:p>
      <w:pPr>
        <w:pStyle w:val="FirstParagraph"/>
      </w:pPr>
      <w:r>
        <w:t xml:space="preserve">which is 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linear, then</w:t>
      </w:r>
      <w:r>
        <w:t xml:space="preserve"> </w:t>
      </w:r>
      <w:r>
        <w:t xml:space="preserve">$f(\mathord{\smash[b]{\underset{\raise.3ex\hbox{$\scriptstyle\sim$}}{0}}\vphantom{0}}) = \mathord{\smash[b]{\underset{\raise.3ex\hbox{$\scriptstyle\sim$}}{0}}\vphantom{0}}$</w:t>
      </w:r>
      <w:r>
        <w:t xml:space="preserve"> </w:t>
      </w:r>
      <w:r>
        <w:t xml:space="preserve">by</w:t>
      </w:r>
      <w:r>
        <w:t xml:space="preserve"> 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$f(\mathord{\smash[b]{\underset{\raise.3ex\hbox{$\scriptstyle\sim$}}{0}}\vphantom{0}}) = \mathord{\smash[b]{\underset{\raise.3ex\hbox{$\scriptstyle\sim$}}{b}}\vphantom{b}}$</w:t>
      </w:r>
      <w:r>
        <w:t xml:space="preserve"> </w:t>
      </w:r>
      <w:r>
        <w:t xml:space="preserve">by</w:t>
      </w:r>
      <w:r>
        <w:t xml:space="preserve"> </w:t>
      </w:r>
      <w:hyperlink w:anchor="thm-affine-map-zero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$\mathord{\smash[b]{\underset{\raise.3ex\hbox{$\scriptstyle\sim$}}{b}}\vphantom{b}} = \mathord{\smash[b]{\underset{\raise.3ex\hbox{$\scriptstyle\sim$}}{0}}\vphantom{0}}$</w:t>
      </w:r>
      <w:r>
        <w:t xml:space="preserve">.</w:t>
      </w:r>
    </w:p>
    <w:bookmarkStart w:id="98" w:name="exm-affine-linear-iff"/>
    <w:p>
      <w:pPr>
        <w:pStyle w:val="BodyText"/>
      </w:pPr>
      <w:r>
        <w:rPr>
          <w:b/>
          <w:bCs/>
        </w:rPr>
        <w:t xml:space="preserve">Example 18 (Two affine maps with the same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 the matrix of the linear map in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.</w:t>
      </w:r>
      <w:r>
        <w:t xml:space="preserve"> </w:t>
      </w:r>
      <w:r>
        <w:t xml:space="preserve">$f(\mathord{\smash[b]{\underset{\raise.3ex\hbox{$\scriptstyle\sim$}}{x}}\vphantom{x}}) = \mathbf{A}\mathord{\smash[b]{\underset{\raise.3ex\hbox{$\scriptstyle\sim$}}{x}}\vphantom{x}}$</w:t>
      </w:r>
      <w:r>
        <w:t xml:space="preserve"> </w:t>
      </w:r>
      <w:r>
        <w:t xml:space="preserve">has offset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 so it is linear.</w:t>
      </w:r>
      <w:r>
        <w:t xml:space="preserve"> </w:t>
      </w:r>
      <w:r>
        <w:t xml:space="preserve">$g(\mathord{\smash[b]{\underset{\raise.3ex\hbox{$\scriptstyle\sim$}}{x}}\vphantom{x}}) = \mathbf{A}\mathord{\smash[b]{\underset{\raise.3ex\hbox{$\scriptstyle\sim$}}{x}}\vphantom{x}}+ \begin{bmatrix}1 \\ 0\end{bmatrix}$</w:t>
      </w:r>
      <w:r>
        <w:t xml:space="preserve"> </w:t>
      </w:r>
      <w:r>
        <w:t xml:space="preserve">has offset</w:t>
      </w:r>
      <w:r>
        <w:t xml:space="preserve"> </w:t>
      </w:r>
      <w:r>
        <w:t xml:space="preserve">$\begin{bmatrix}1 \\ 0\end{bmatrix} \neq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affine-linear-iff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it is not linear:</w:t>
      </w:r>
      <w:r>
        <w:t xml:space="preserve"> </w:t>
      </w:r>
      <w:r>
        <w:t xml:space="preserve">indeed</w:t>
      </w:r>
      <w:r>
        <w:t xml:space="preserve"> </w:t>
      </w:r>
      <w:r>
        <w:t xml:space="preserve">$g(\mathord{\smash[b]{\underset{\raise.3ex\hbox{$\scriptstyle\sim$}}{0}}\vphantom{0}}) = \begin{bmatrix}1 \\ 0\end{bmatrix}$</w:t>
      </w:r>
      <w:r>
        <w:t xml:space="preserve">, not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</w:p>
    <w:bookmarkEnd w:id="98"/>
    <w:bookmarkStart w:id="99" w:name="cor-linear-is-affine"/>
    <w:p>
      <w:pPr>
        <w:pStyle w:val="BodyText"/>
      </w:pPr>
      <w:r>
        <w:rPr>
          <w:b/>
          <w:bCs/>
        </w:rPr>
        <w:t xml:space="preserve">Corollary 2 (Every linear map is affine)</w:t>
      </w:r>
      <w:r>
        <w:t xml:space="preserve"> </w:t>
      </w:r>
      <w:r>
        <w:t xml:space="preserve">Every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is an affine map 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 with offset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</w:p>
    <w:bookmarkEnd w:id="9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linear,</w:t>
      </w:r>
      <w:r>
        <w:t xml:space="preserve"> 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</w:p>
    <w:p>
      <w:pPr>
        <w:pStyle w:val="BodyText"/>
      </w:pPr>
      <w:r>
        <w:t xml:space="preserve">$$
    \begin{aligned}
    f(\mathord{\smash[b]{\underset{\raise.3ex\hbox{$\scriptstyle\sim$}}{x}}\vphantom{x}}) &amp;= \mathbf{A}\mathord{\smash[b]{\underset{\raise.3ex\hbox{$\scriptstyle\sim$}}{x}}\vphantom{x}}\\
    &amp;= \mathbf{A}\mathord{\smash[b]{\underset{\raise.3ex\hbox{$\scriptstyle\sim$}}{x}}\vphantom{x}}+ \mathord{\smash[b]{\underset{\raise.3ex\hbox{$\scriptstyle\sim$}}{0}}\vphantom{0}},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$\mathord{\smash[b]{\underset{\raise.3ex\hbox{$\scriptstyle\sim$}}{b}}\vphantom{b}} = \mathord{\smash[b]{\underset{\raise.3ex\hbox{$\scriptstyle\sim$}}{0}}\vphantom{0}}$</w:t>
      </w:r>
      <w:r>
        <w:t xml:space="preserve">.</w:t>
      </w:r>
    </w:p>
    <w:bookmarkStart w:id="100" w:name="thm-affine-map-unique"/>
    <w:p>
      <w:pPr>
        <w:pStyle w:val="BodyText"/>
      </w:pPr>
      <w:r>
        <w:rPr>
          <w:b/>
          <w:bCs/>
        </w:rPr>
        <w:t xml:space="preserve">Theorem 14 (An affine map determines its matrix and offset)</w:t>
      </w:r>
      <w:r>
        <w:t xml:space="preserve"> </w:t>
      </w:r>
      <w:r>
        <w:t xml:space="preserve">If</w:t>
      </w:r>
      <w:r>
        <w:t xml:space="preserve"> </w:t>
      </w:r>
      <w:r>
        <w:t xml:space="preserve">$f(\mathord{\smash[b]{\underset{\raise.3ex\hbox{$\scriptstyle\sim$}}{x}}\vphantom{x}}) = \mathbf{A}\mathord{\smash[b]{\underset{\raise.3ex\hbox{$\scriptstyle\sim$}}{x}}\vphantom{x}}+ \mathord{\smash[b]{\underset{\raise.3ex\hbox{$\scriptstyle\sim$}}{b}}\vphantom{b}}$</w:t>
      </w:r>
      <w:r>
        <w:t xml:space="preserve"> </w:t>
      </w:r>
      <w:r>
        <w:t xml:space="preserve">and</w:t>
      </w:r>
      <w:r>
        <w:t xml:space="preserve"> </w:t>
      </w:r>
      <w:r>
        <w:t xml:space="preserve">$f(\mathord{\smash[b]{\underset{\raise.3ex\hbox{$\scriptstyle\sim$}}{x}}\vphantom{x}}) = \mathbf{A}'\mathord{\smash[b]{\underset{\raise.3ex\hbox{$\scriptstyle\sim$}}{x}}\vphantom{x}}+ \mathord{\smash[b]{\underset{\raise.3ex\hbox{$\scriptstyle\sim$}}{b}}\vphantom{b}}'$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$\mathord{\smash[b]{\underset{\raise.3ex\hbox{$\scriptstyle\sim$}}{b}}\vphantom{b}}' = \mathord{\smash[b]{\underset{\raise.3ex\hbox{$\scriptstyle\sim$}}{b}}\vphantom{b}}$</w:t>
      </w:r>
      <w:r>
        <w:t xml:space="preserve">.</w:t>
      </w:r>
    </w:p>
    <w:bookmarkEnd w:id="10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affine-map-zero">
        <w:r>
          <w:rPr>
            <w:rStyle w:val="Hyperlink"/>
          </w:rPr>
          <w:t xml:space="preserve">Theorem 12</w:t>
        </w:r>
      </w:hyperlink>
      <w:r>
        <w:t xml:space="preserve">, applied to each formula,</w:t>
      </w:r>
    </w:p>
    <w:p>
      <w:pPr>
        <w:pStyle w:val="BodyText"/>
      </w:pPr>
      <w:r>
        <w:t xml:space="preserve">$$
    \begin{aligned}
    \mathord{\smash[b]{\underset{\raise.3ex\hbox{$\scriptstyle\sim$}}{b}}\vphantom{b}} &amp;= f(\mathord{\smash[b]{\underset{\raise.3ex\hbox{$\scriptstyle\sim$}}{0}}\vphantom{0}}) \\
    &amp;= \mathord{\smash[b]{\underset{\raise.3ex\hbox{$\scriptstyle\sim$}}{b}}\vphantom{b}}'.
    \end{aligned}
    $$</w:t>
      </w:r>
    </w:p>
    <w:p>
      <w:pPr>
        <w:pStyle w:val="FirstParagraph"/>
      </w:pPr>
      <w:r>
        <w:t xml:space="preserve">Then</w:t>
      </w:r>
    </w:p>
    <w:p>
      <w:pPr>
        <w:pStyle w:val="BodyText"/>
      </w:pPr>
      <w:r>
        <w:t xml:space="preserve">$$
    \begin{aligned}
    \mathbf{A}\mathord{\smash[b]{\underset{\raise.3ex\hbox{$\scriptstyle\sim$}}{x}}\vphantom{x}}&amp;= f(\mathord{\smash[b]{\underset{\raise.3ex\hbox{$\scriptstyle\sim$}}{x}}\vphantom{x}}) - \mathord{\smash[b]{\underset{\raise.3ex\hbox{$\scriptstyle\sim$}}{b}}\vphantom{b}} \\
    &amp;= \mathbf{A}'\mathord{\smash[b]{\underset{\raise.3ex\hbox{$\scriptstyle\sim$}}{x}}\vphantom{x}}
    \end{aligned}
    $$</w:t>
      </w:r>
    </w:p>
    <w:p>
      <w:pPr>
        <w:pStyle w:val="FirstParagraph"/>
      </w:pPr>
      <w:r>
        <w:t xml:space="preserve">for all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are both matrices (</w:t>
      </w:r>
      <w:hyperlink w:anchor="def-matrix-of-linear-map">
        <w:r>
          <w:rPr>
            <w:rStyle w:val="Hyperlink"/>
          </w:rPr>
          <w:t xml:space="preserve">Definition 17</w:t>
        </w:r>
      </w:hyperlink>
      <w:r>
        <w:t xml:space="preserve">) of the linear map</w:t>
      </w:r>
      <w:r>
        <w:t xml:space="preserve"> </w:t>
      </w:r>
      <w:r>
        <w:t xml:space="preserve">$\mathord{\smash[b]{\underset{\raise.3ex\hbox{$\scriptstyle\sim$}}{x}}\vphantom{x}}\mapsto f(\mathord{\smash[b]{\underset{\raise.3ex\hbox{$\scriptstyle\sim$}}{x}}\vphantom{x}}) - \mathord{\smash[b]{\underset{\raise.3ex\hbox{$\scriptstyle\sim$}}{b}}\vphantom{b}}$</w:t>
      </w:r>
      <w:r>
        <w:t xml:space="preserve"> </w:t>
      </w:r>
      <w:r>
        <w:t xml:space="preserve">(linear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and the uniqueness in</w:t>
      </w:r>
      <w:r>
        <w:t xml:space="preserve"> 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03" w:name="rem-linear-affine-terminology"/>
    <w:p>
      <w:pPr>
        <w:pStyle w:val="BodyText"/>
      </w:pPr>
      <w:r>
        <w:rPr>
          <w:i/>
          <w:iCs/>
        </w:rPr>
        <w:t xml:space="preserve">Remark 7</w:t>
      </w:r>
      <w:r>
        <w:t xml:space="preserve"> (</w:t>
      </w:r>
      <w:r>
        <w:t xml:space="preserve">“Linear”</w:t>
      </w:r>
      <w:r>
        <w:t xml:space="preserve"> </w:t>
      </w:r>
      <w:r>
        <w:t xml:space="preserve">in this site, and in machine learning and statistics). </w:t>
      </w:r>
      <w:r>
        <w:t xml:space="preserve">This site 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only in the sense of</w:t>
      </w:r>
      <w:r>
        <w:t xml:space="preserve"> 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affine-linear-iff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a function with a nonzero offset is affine but not linear.</w:t>
      </w:r>
      <w:r>
        <w:t xml:space="preserve"> </w:t>
      </w:r>
      <w:r>
        <w:t xml:space="preserve">For functions of one variable, this is the same split as</w:t>
      </w:r>
      <w:r>
        <w:t xml:space="preserve"> </w:t>
      </w:r>
      <w:hyperlink r:id="rId101">
        <w:r>
          <w:rPr>
            <w:rStyle w:val="Hyperlink"/>
          </w:rPr>
          <w:t xml:space="preserve">affine</w:t>
        </w:r>
      </w:hyperlink>
      <w:r>
        <w:t xml:space="preserve"> </w:t>
      </w:r>
      <m:oMath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versus</w:t>
      </w:r>
      <w:r>
        <w:t xml:space="preserve"> </w:t>
      </w:r>
      <w:hyperlink r:id="rId102">
        <w:r>
          <w:rPr>
            <w:rStyle w:val="Hyperlink"/>
          </w:rPr>
          <w:t xml:space="preserve">linear</w:t>
        </w:r>
      </w:hyperlink>
      <w:r>
        <w:t xml:space="preserve"> </w:t>
      </w:r>
      <m:oMath>
        <m:r>
          <m:t>a</m:t>
        </m:r>
        <m:r>
          <m:t>x</m:t>
        </m:r>
      </m:oMath>
      <w:r>
        <w:t xml:space="preserve"> </w:t>
      </w:r>
      <w:r>
        <w:t xml:space="preserve">on the algebra page.</w:t>
      </w:r>
      <w:r>
        <w:t xml:space="preserve"> </w:t>
      </w:r>
      <w:r>
        <w:t xml:space="preserve">(The algebra page writes these as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t>x</m:t>
        </m:r>
      </m:oMath>
      <w:r>
        <w:t xml:space="preserve">;</w:t>
      </w:r>
      <w:r>
        <w:t xml:space="preserve"> </w:t>
      </w:r>
      <w:r>
        <w:t xml:space="preserve">here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already names the number of outputs.)</w:t>
      </w:r>
    </w:p>
    <w:p>
      <w:pPr>
        <w:pStyle w:val="BodyText"/>
      </w:pPr>
      <w:r>
        <w:t xml:space="preserve">Machine learning and statistics often call any function of the form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“linear”</w:t>
      </w:r>
      <w:r>
        <w:t xml:space="preserve">,</w:t>
      </w:r>
      <w:r>
        <w:t xml:space="preserve"> </w:t>
      </w:r>
      <w:r>
        <w:t xml:space="preserve">as in a</w:t>
      </w:r>
      <w:r>
        <w:t xml:space="preserve"> </w:t>
      </w:r>
      <w:r>
        <w:rPr>
          <w:i/>
          <w:iCs/>
        </w:rPr>
        <w:t xml:space="preserve">linear model</w:t>
      </w:r>
      <w:r>
        <w:t xml:space="preserve"> </w:t>
      </w:r>
      <w:r>
        <w:t xml:space="preserve">in statistics or a</w:t>
      </w:r>
      <w:r>
        <w:t xml:space="preserve"> </w:t>
      </w:r>
      <w:r>
        <w:rPr>
          <w:i/>
          <w:iCs/>
        </w:rPr>
        <w:t xml:space="preserve">linear layer</w:t>
      </w:r>
      <w:r>
        <w:t xml:space="preserve"> </w:t>
      </w:r>
      <w:r>
        <w:t xml:space="preserve">in a neural network,</w:t>
      </w:r>
      <w:r>
        <w:t xml:space="preserve"> </w:t>
      </w:r>
      <w:r>
        <w:t xml:space="preserve">and call the offset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the bias (machine learning)</w:t>
      </w:r>
      <w:r>
        <w:t xml:space="preserve"> </w:t>
      </w:r>
      <w:r>
        <w:t xml:space="preserve">or the intercept (statistics), as</w:t>
      </w:r>
      <w:r>
        <w:t xml:space="preserve"> 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notes.</w:t>
      </w:r>
      <w:r>
        <w:t xml:space="preserve"> </w:t>
      </w:r>
      <w:r>
        <w:t xml:space="preserve">A model with an intercept is affine in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but linear in its coefficients</w:t>
      </w:r>
      <w:r>
        <w:t xml:space="preserve"> </w:t>
      </w:r>
      <w:r>
        <w:t xml:space="preserve">$(b, \mathord{\smash[b]{\underset{\raise.3ex\hbox{$\scriptstyle\sim$}}{w}}\vphantom{w}})$</w:t>
      </w:r>
      <w:r>
        <w:t xml:space="preserve">,</w:t>
      </w:r>
      <w:r>
        <w:t xml:space="preserve"> </w:t>
      </w:r>
      <w:r>
        <w:t xml:space="preserve">and that is the sense of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</w:t>
      </w:r>
      <w:r>
        <w:t xml:space="preserve"> </w:t>
      </w:r>
      <w:r>
        <w:t xml:space="preserve">“linear model”</w:t>
      </w:r>
      <w:r>
        <w:t xml:space="preserve">:</w:t>
      </w:r>
      <w:r>
        <w:t xml:space="preserve"> </w:t>
      </w:r>
      <w:r>
        <w:t xml:space="preserve">it stays linear in the coefficients even when the inputs are transformed: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w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not affine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but it is linear in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Separately, the affine function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b$</w:t>
      </w:r>
      <w:r>
        <w:t xml:space="preserve"> </w:t>
      </w:r>
      <w:r>
        <w:t xml:space="preserve">is a linear function of the augmented vector</w:t>
      </w:r>
      <w:r>
        <w:t xml:space="preserve"> </w:t>
      </w:r>
      <w:r>
        <w:t xml:space="preserve">${\mathord{\smash[b]{\underset{\raise.3ex\hbox{$\scriptstyle\sim$}}{x}}\vphantom{x}}}^{\mathrm{aug}}$</w:t>
      </w:r>
      <w:r>
        <w:t xml:space="preserve"> </w:t>
      </w:r>
      <w:r>
        <w:t xml:space="preserve">(</w:t>
      </w:r>
      <w:hyperlink w:anchor="def-augmented-vector">
        <w:r>
          <w:rPr>
            <w:rStyle w:val="Hyperlink"/>
          </w:rPr>
          <w:t xml:space="preserve">Definition 21</w:t>
        </w:r>
      </w:hyperlink>
      <w:r>
        <w:t xml:space="preserve">),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the coefficient on its first entry.</w:t>
      </w:r>
    </w:p>
    <w:bookmarkEnd w:id="10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Further reading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Zhou (2024)</w:t>
            </w:r>
            <w:r>
              <w:t xml:space="preserve">, sections 6 (</w:t>
            </w:r>
            <w:r>
              <w:t xml:space="preserve">“Linear functions and operators”</w:t>
            </w:r>
            <w:r>
              <w:t xml:space="preserve">; see</w:t>
            </w:r>
            <w:r>
              <w:t xml:space="preserve"> </w:t>
            </w:r>
            <w:hyperlink w:anchor="def-linear-operator">
              <w:r>
                <w:rPr>
                  <w:rStyle w:val="Hyperlink"/>
                </w:rPr>
                <w:t xml:space="preserve">Definition 16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and 7 (</w:t>
            </w:r>
            <w:r>
              <w:t xml:space="preserve">“Affine functions”</w:t>
            </w:r>
            <w:r>
              <w:t xml:space="preserve">),</w:t>
            </w:r>
            <w:r>
              <w:t xml:space="preserve"> </w:t>
            </w:r>
            <w:r>
              <w:t xml:space="preserve">proves that every linear function is a matrix-vector product</w:t>
            </w:r>
            <w:r>
              <w:t xml:space="preserve"> </w:t>
            </w:r>
            <w:r>
              <w:t xml:space="preserve">by the same route as</w:t>
            </w:r>
            <w:r>
              <w:t xml:space="preserve"> </w:t>
            </w:r>
            <w:hyperlink w:anchor="thm-linear-map-matrix">
              <w:r>
                <w:rPr>
                  <w:rStyle w:val="Hyperlink"/>
                </w:rPr>
                <w:t xml:space="preserve">Theorem 11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and that every affine function has the form</w:t>
            </w:r>
            <w:r>
              <w:t xml:space="preserve"> </w:t>
            </w:r>
            <w:r>
              <w:t xml:space="preserve">$\mathbf{A}\mathord{\smash[b]{\underset{\raise.3ex\hbox{$\scriptstyle\sim$}}{x}}\vphantom{x}}+ \mathord{\smash[b]{\underset{\raise.3ex\hbox{$\scriptstyle\sim$}}{b}}\vphantom{b}}$</w:t>
            </w:r>
            <w:r>
              <w:t xml:space="preserve">.</w:t>
            </w:r>
            <w:r>
              <w:t xml:space="preserve"> </w:t>
            </w:r>
            <w:r>
              <w:t xml:space="preserve">It defines</w:t>
            </w:r>
            <w:r>
              <w:t xml:space="preserve"> </w:t>
            </w:r>
            <w:r>
              <w:t xml:space="preserve">“affine”</w:t>
            </w:r>
            <w:r>
              <w:t xml:space="preserve"> </w:t>
            </w:r>
            <w:r>
              <w:t xml:space="preserve">differently, by</w:t>
            </w:r>
            <w:r>
              <w:t xml:space="preserve"> </w:t>
            </w:r>
            <w:r>
              <w:t xml:space="preserve">$f(\alpha\mathord{\smash[b]{\underset{\raise.3ex\hbox{$\scriptstyle\sim$}}{x}}\vphantom{x}}+ \beta\mathord{\smash[b]{\underset{\raise.3ex\hbox{$\scriptstyle\sim$}}{y}}\vphantom{y}}) = \alpha f(\mathord{\smash[b]{\underset{\raise.3ex\hbox{$\scriptstyle\sim$}}{x}}\vphantom{x}}) + \beta f(\mathord{\smash[b]{\underset{\raise.3ex\hbox{$\scriptstyle\sim$}}{y}}\vphantom{y}})$</w:t>
            </w:r>
            <w:r>
              <w:t xml:space="preserve"> </w:t>
            </w:r>
            <w:r>
              <w:t xml:space="preserve">whenever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shows that this condition holds exactly for the maps</w:t>
            </w:r>
            <w:r>
              <w:t xml:space="preserve"> </w:t>
            </w:r>
            <w:r>
              <w:t xml:space="preserve">$\mathbf{A}\mathord{\smash[b]{\underset{\raise.3ex\hbox{$\scriptstyle\sim$}}{x}}\vphantom{x}}+ \mathord{\smash[b]{\underset{\raise.3ex\hbox{$\scriptstyle\sim$}}{b}}\vphantom{b}}$</w:t>
            </w:r>
            <w:r>
              <w:t xml:space="preserve">,</w:t>
            </w:r>
            <w:r>
              <w:t xml:space="preserve"> </w:t>
            </w:r>
            <w:r>
              <w:t xml:space="preserve">so the two definitions agree.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Boyd and Vandenberghe (2018)</w:t>
            </w:r>
            <w:r>
              <w:t xml:space="preserve">, chapter 2 (</w:t>
            </w:r>
            <w:r>
              <w:t xml:space="preserve">“Linear functions”</w:t>
            </w:r>
            <w:r>
              <w:t xml:space="preserve">),</w:t>
            </w:r>
            <w:r>
              <w:t xml:space="preserve"> </w:t>
            </w:r>
            <w:r>
              <w:t xml:space="preserve">covers the vector-to-number case:</w:t>
            </w:r>
            <w:r>
              <w:t xml:space="preserve"> </w:t>
            </w:r>
            <w:r>
              <w:t xml:space="preserve">linear functions as inner products, affine functions,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106">
              <w:r>
                <w:rPr>
                  <w:rStyle w:val="Hyperlink"/>
                </w:rPr>
                <w:t xml:space="preserve">first-order Taylor approximation</w:t>
              </w:r>
            </w:hyperlink>
            <w:r>
              <w:t xml:space="preserve"> </w:t>
            </w:r>
            <w:r>
              <w:t xml:space="preserve">as an affine function,</w:t>
            </w:r>
            <w:r>
              <w:t xml:space="preserve"> </w:t>
            </w:r>
            <w:r>
              <w:t xml:space="preserve">and the regression model.</w:t>
            </w:r>
            <w:r>
              <w:t xml:space="preserve"> </w:t>
            </w:r>
            <w:r>
              <w:t xml:space="preserve">Section 8.1 (</w:t>
            </w:r>
            <w:r>
              <w:t xml:space="preserve">“Linear and affine functions”</w:t>
            </w:r>
            <w:r>
              <w:t xml:space="preserve">)</w:t>
            </w:r>
            <w:r>
              <w:t xml:space="preserve"> </w:t>
            </w:r>
            <w:r>
              <w:t xml:space="preserve">covers the vector-to-vector case.</w:t>
            </w:r>
            <w:r>
              <w:t xml:space="preserve"> </w:t>
            </w:r>
            <w:r>
              <w:t xml:space="preserve">A free PDF is on the book’s website.</w:t>
            </w:r>
          </w:p>
          <w:p/>
        </w:tc>
      </w:tr>
    </w:tbl>
    <w:bookmarkStart w:id="107" w:name="def-hyperplane"/>
    <w:p>
      <w:pPr>
        <w:pStyle w:val="FirstParagraph"/>
      </w:pPr>
      <w:r>
        <w:rPr>
          <w:b/>
          <w:bCs/>
        </w:rPr>
        <w:t xml:space="preserve">Definition 22 (Hyperplane)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hyperplane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points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satisfying</w:t>
      </w:r>
    </w:p>
    <w:p>
      <w:pPr>
        <w:pStyle w:val="BodyText"/>
      </w:pPr>
      <w:r>
        <w:t xml:space="preserve">$$\mathord{\smash[b]{\underset{\raise.3ex\hbox{$\scriptstyle\sim$}}{w}}\vphantom{w}} \cdot \mathord{\smash[b]{\underset{\raise.3ex\hbox{$\scriptstyle\sim$}}{x}}\vphantom{x}} + b = 0$$</w:t>
      </w:r>
    </w:p>
    <w:p>
      <w:pPr>
        <w:pStyle w:val="FirstParagraph"/>
      </w:pPr>
      <w:r>
        <w:t xml:space="preserve">for some vector</w:t>
      </w:r>
      <w:r>
        <w:t xml:space="preserve"> </w:t>
      </w:r>
      <w:r>
        <w:t xml:space="preserve">$\mathord{\smash[b]{\underset{\raise.3ex\hbox{$\scriptstyle\sim$}}{w}}\vphantom{w}} \in \mathbb{R}^p \setminus \{\mathord{\smash[b]{\underset{\raise.3ex\hbox{$\scriptstyle\sim$}}{0}}\vphantom{0}}\}$</w:t>
      </w:r>
      <w:r>
        <w:t xml:space="preserve"> </w:t>
      </w:r>
      <w:r>
        <w:t xml:space="preserve">and number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The number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offset of the hyperplane.</w:t>
      </w:r>
    </w:p>
    <w:bookmarkEnd w:id="107"/>
    <w:bookmarkStart w:id="108" w:name="def-normal-vector"/>
    <w:p>
      <w:pPr>
        <w:pStyle w:val="BodyText"/>
      </w:pPr>
      <w:r>
        <w:rPr>
          <w:b/>
          <w:bCs/>
        </w:rPr>
        <w:t xml:space="preserve">Definition 23 (Normal vector of a hyperplane)</w:t>
      </w:r>
      <w:r>
        <w:t xml:space="preserve"> </w:t>
      </w:r>
      <w:r>
        <w:t xml:space="preserve">In</w:t>
      </w:r>
      <w:r>
        <w:t xml:space="preserve"> </w:t>
      </w:r>
      <w:hyperlink w:anchor="def-hyperplane">
        <w:r>
          <w:rPr>
            <w:rStyle w:val="Hyperlink"/>
          </w:rPr>
          <w:t xml:space="preserve">Definition 22</w:t>
        </w:r>
      </w:hyperlink>
      <w:r>
        <w:t xml:space="preserve">, the vector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normal vector</w:t>
      </w:r>
      <w:r>
        <w:t xml:space="preserve"> </w:t>
      </w:r>
      <w:r>
        <w:t xml:space="preserve">of the hyperplane.</w:t>
      </w:r>
    </w:p>
    <w:bookmarkEnd w:id="108"/>
    <w:bookmarkStart w:id="109" w:name="exm-hyperplane"/>
    <w:p>
      <w:pPr>
        <w:pStyle w:val="BodyText"/>
      </w:pPr>
      <w:r>
        <w:rPr>
          <w:b/>
          <w:bCs/>
        </w:rPr>
        <w:t xml:space="preserve">Example 19 (A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, and why the normal vector must be nonzero)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With</w:t>
      </w:r>
      <w:r>
        <w:t xml:space="preserve"> </w:t>
      </w:r>
      <w:r>
        <w:t xml:space="preserve">$\mathord{\smash[b]{\underset{\raise.3ex\hbox{$\scriptstyle\sim$}}{w}}\vphantom{w}} = (1, 1)$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hyperplane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line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on it,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, so it lies in the half-space where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 &gt; 0$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With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\mathord{\smash[b]{\underset{\raise.3ex\hbox{$\scriptstyle\sim$}}{0}}\vphantom{0}}$</w:t>
      </w:r>
      <w:r>
        <w:t xml:space="preserve">, the equation reads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no point satisfies it, and 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every point does,</w:t>
      </w:r>
      <w:r>
        <w:t xml:space="preserve"> </w:t>
      </w:r>
      <w:r>
        <w:t xml:space="preserve">so the set is empty or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not a line.</w:t>
      </w:r>
      <w:r>
        <w:t xml:space="preserve"> </w:t>
      </w:r>
      <w:r>
        <w:t xml:space="preserve">That degenerate case is why the definition requires</w:t>
      </w:r>
      <w:r>
        <w:t xml:space="preserve"> </w:t>
      </w:r>
      <w:r>
        <w:t xml:space="preserve">$\mathord{\smash[b]{\underset{\raise.3ex\hbox{$\scriptstyle\sim$}}{w}}\vphantom{w}} \ne \mathord{\smash[b]{\underset{\raise.3ex\hbox{$\scriptstyle\sim$}}{0}}\vphantom{0}}$</w:t>
      </w:r>
      <w:r>
        <w:t xml:space="preserve">.</w:t>
      </w:r>
    </w:p>
    <w:bookmarkEnd w:id="109"/>
    <w:bookmarkStart w:id="110" w:name="exr-write-in-matrix-form"/>
    <w:p>
      <w:pPr>
        <w:pStyle w:val="FirstParagraph"/>
      </w:pPr>
      <w:r>
        <w:rPr>
          <w:b/>
          <w:bCs/>
        </w:rPr>
        <w:t xml:space="preserve">Exercise 2 (Write a rule in matrix form)</w:t>
      </w:r>
      <w:r>
        <w:t xml:space="preserve"> </w:t>
      </w:r>
      <w:r>
        <w:t xml:space="preserve">A clinic scores a patient’s risk from three measurements.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symbol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years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systolic blood pressure</w:t>
            </w:r>
          </w:p>
        </w:tc>
        <w:tc>
          <w:tcPr/>
          <w:p>
            <w:pPr>
              <w:pStyle w:val="Compact"/>
            </w:pPr>
            <w:r>
              <w:t xml:space="preserve">mmHg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body mass index</w:t>
            </w:r>
          </w:p>
        </w:tc>
        <w:tc>
          <w:tcPr/>
          <w:p>
            <w:pPr>
              <w:pStyle w:val="Compact"/>
            </w:pPr>
            <w:r>
              <w:t xml:space="preserve">kg/m</w:t>
            </w:r>
            <m:oMath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oMath>
          </w:p>
        </w:tc>
      </w:tr>
    </w:tbl>
    <w:p>
      <w:pPr>
        <w:pStyle w:val="BodyText"/>
      </w:pPr>
      <w:r>
        <w:t xml:space="preserve">The rule in use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score</m:t>
          </m:r>
          <m:r>
            <m:rPr>
              <m:sty m:val="p"/>
            </m:rPr>
            <m:t>=</m:t>
          </m:r>
          <m:r>
            <m:t>0.4</m:t>
          </m:r>
          <m:r>
            <m:t> 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t>0.2</m:t>
          </m:r>
          <m:r>
            <m:t> 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1.5</m:t>
          </m:r>
          <m:r>
            <m:t> </m:t>
          </m:r>
          <m:sSub>
            <m:e>
              <m:r>
                <m:t>x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r>
            <m:t>30</m:t>
          </m:r>
        </m:oMath>
      </m:oMathPara>
    </w:p>
    <w:p>
      <w:pPr>
        <w:pStyle w:val="FirstParagraph"/>
      </w:pPr>
      <w:r>
        <w:t xml:space="preserve">Write this rule in the form of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naming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explicitly,</w:t>
      </w:r>
      <w:r>
        <w:t xml:space="preserve"> </w:t>
      </w:r>
      <w:r>
        <w:t xml:space="preserve">and give the score for a patient aged</w:t>
      </w:r>
      <w:r>
        <w:t xml:space="preserve"> </w:t>
      </w:r>
      <m:oMath>
        <m:r>
          <m:t>50</m:t>
        </m:r>
      </m:oMath>
      <w:r>
        <w:t xml:space="preserve"> </w:t>
      </w:r>
      <w:r>
        <w:t xml:space="preserve">with blood pressure</w:t>
      </w:r>
      <w:r>
        <w:t xml:space="preserve"> </w:t>
      </w:r>
      <m:oMath>
        <m:r>
          <m:t>130</m:t>
        </m:r>
      </m:oMath>
      <w:r>
        <w:t xml:space="preserve"> </w:t>
      </w:r>
      <w:r>
        <w:t xml:space="preserve">and BMI</w:t>
      </w:r>
      <w:r>
        <w:t xml:space="preserve"> </w:t>
      </w:r>
      <m:oMath>
        <m:r>
          <m:t>28</m:t>
        </m:r>
      </m:oMath>
      <w:r>
        <w:t xml:space="preserve">.</w:t>
      </w:r>
    </w:p>
    <w:bookmarkEnd w:id="110"/>
    <w:bookmarkStart w:id="111" w:name="sol-write-in-matrix-form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Read the coefficients straight off the rule.</w:t>
      </w:r>
      <w:r>
        <w:t xml:space="preserve"> </w:t>
      </w:r>
      <w:r>
        <w:t xml:space="preserve">There are three inputs, so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w:r>
        <w:t xml:space="preserve">$$\mathord{\smash[b]{\underset{\raise.3ex\hbox{$\scriptstyle\sim$}}{w}}\vphantom{w}} = \begin{bmatrix} 0.4 \\ 0.2 \\ 1.5 \end{bmatrix},
    \qquad b = -30$$</w:t>
      </w:r>
    </w:p>
    <w:p>
      <w:pPr>
        <w:pStyle w:val="FirstParagraph"/>
      </w:pPr>
      <w:r>
        <w:t xml:space="preserve">and the rule is</w:t>
      </w:r>
      <w:r>
        <w:t xml:space="preserve"> </w:t>
      </w:r>
      <w:r>
        <w:t xml:space="preserve">$f(\mathord{\smash[b]{\underset{\raise.3ex\hbox{$\scriptstyle\sim$}}{x}}\vphantom{x}}) = \mathord{\smash[b]{\underset{\raise.3ex\hbox{$\scriptstyle\sim$}}{w}}\vphantom{w}}^{\top} \mathord{\smash[b]{\underset{\raise.3ex\hbox{$\scriptstyle\sim$}}{x}}\vphantom{x}}+ b$</w:t>
      </w:r>
      <w:r>
        <w:t xml:space="preserve">.</w:t>
      </w:r>
      <w:r>
        <w:t xml:space="preserve"> </w:t>
      </w:r>
      <w:r>
        <w:t xml:space="preserve">For the patient,</w:t>
      </w:r>
    </w:p>
    <w:p>
      <w:pPr>
        <w:pStyle w:val="BodyText"/>
      </w:pPr>
      <w:r>
        <w:t xml:space="preserve">$$\mathord{\smash[b]{\underset{\raise.3ex\hbox{$\scriptstyle\sim$}}{x}}\vphantom{x}}= \begin{bmatrix} 50 \\ 130 \\ 28 \end{bmatrix}$$</w:t>
      </w:r>
    </w:p>
    <w:p>
      <w:pPr>
        <w:pStyle w:val="FirstParagraph"/>
      </w:pPr>
      <w:r>
        <w:t xml:space="preserve">$$
    \begin{aligned}
    \mathord{\smash[b]{\underset{\raise.3ex\hbox{$\scriptstyle\sim$}}{w}}\vphantom{w}}^{\top} \mathord{\smash[b]{\underset{\raise.3ex\hbox{$\scriptstyle\sim$}}{x}}\vphantom{x}}
    &amp;= (0.4)(50) + (0.2)(130) + (1.5)(28) \\
    &amp;= 20 + 26 + 42 \\
    &amp;= 88
    \end{aligned}
    $$</w:t>
      </w:r>
    </w:p>
    <w:p>
      <w:pPr>
        <w:pStyle w:val="FirstParagraph"/>
      </w:pPr>
      <w:r>
        <w:t xml:space="preserve">$$
    \begin{aligned}
    f(\mathord{\smash[b]{\underset{\raise.3ex\hbox{$\scriptstyle\sim$}}{x}}\vphantom{x}})
    &amp;= 88 - 30 \\
    &amp;= 58
    \end{aligned}
    $$</w:t>
      </w:r>
    </w:p>
    <w:p>
      <w:pPr>
        <w:pStyle w:val="FirstParagraph"/>
      </w:pPr>
      <w:r>
        <w:t xml:space="preserve">Two things are worth noticing.</w:t>
      </w:r>
      <w:r>
        <w:t xml:space="preserve"> </w:t>
      </w:r>
      <w:r>
        <w:t xml:space="preserve">The coefficients are not comparable as they stand:</w:t>
      </w:r>
      <w:r>
        <w:t xml:space="preserve"> </w:t>
      </w:r>
      <m:oMath>
        <m:r>
          <m:t>1.5</m:t>
        </m:r>
      </m:oMath>
      <w:r>
        <w:t xml:space="preserve"> </w:t>
      </w:r>
      <w:r>
        <w:t xml:space="preserve">is the largest</w:t>
      </w:r>
      <w:r>
        <w:t xml:space="preserve"> </w:t>
      </w:r>
      <w:r>
        <w:t xml:space="preserve">number but BMI is measured on the smallest scale,</w:t>
      </w:r>
      <w:r>
        <w:t xml:space="preserve"> </w:t>
      </w:r>
      <w:r>
        <w:t xml:space="preserve">so the weight on a feature says nothing on its own about how much that</w:t>
      </w:r>
      <w:r>
        <w:t xml:space="preserve"> </w:t>
      </w:r>
      <w:r>
        <w:t xml:space="preserve">feature matters.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30</m:t>
        </m:r>
      </m:oMath>
      <w:r>
        <w:t xml:space="preserve"> </w:t>
      </w:r>
      <w:r>
        <w:t xml:space="preserve">is doing real work — without it the score would be</w:t>
      </w:r>
      <w:r>
        <w:t xml:space="preserve"> </w:t>
      </w:r>
      <m:oMath>
        <m:r>
          <m:t>88</m:t>
        </m:r>
      </m:oMath>
      <w:r>
        <w:t xml:space="preserve">,</w:t>
      </w:r>
      <w:r>
        <w:t xml:space="preserve"> </w:t>
      </w:r>
      <w:r>
        <w:t xml:space="preserve">which is a different clinical claim entirely.</w:t>
      </w:r>
    </w:p>
    <w:bookmarkEnd w:id="111"/>
    <w:bookmarkStart w:id="112" w:name="exr-which-are-linear"/>
    <w:p>
      <w:pPr>
        <w:pStyle w:val="BodyText"/>
      </w:pPr>
      <w:r>
        <w:rPr>
          <w:b/>
          <w:bCs/>
        </w:rPr>
        <w:t xml:space="preserve">Exercise 3 (Which of these are affine in</w:t>
      </w:r>
      <w:r>
        <w:rPr>
          <w:b/>
          <w:bCs/>
        </w:rPr>
        <w:t xml:space="preserve"> </w:t>
      </w:r>
      <w:r>
        <w:rPr>
          <w:b/>
          <w:bCs/>
        </w:rPr>
        <w:t xml:space="preserve">$\mathord{\smash[b]{\underset{\raise.3ex\hbox{$\scriptstyle\sim$}}{w}}\vphantom{w}}$</w:t>
      </w:r>
      <w:r>
        <w:rPr>
          <w:b/>
          <w:bCs/>
        </w:rPr>
        <w:t xml:space="preserve">?)</w:t>
      </w:r>
      <w:r>
        <w:t xml:space="preserve"> </w:t>
      </w:r>
      <w:r>
        <w:t xml:space="preserve">Each of the five expressions is a function of the weights</w:t>
      </w:r>
      <w:r>
        <w:t xml:space="preserve"> </w:t>
      </w:r>
      <w:r>
        <w:t xml:space="preserve">$\mathord{\smash[b]{\underset{\raise.3ex\hbox{$\scriptstyle\sim$}}{w}}\vphantom{w}} \in \mathbb{R}^p$</w:t>
      </w:r>
      <w:r>
        <w:t xml:space="preserve">,</w:t>
      </w:r>
      <w:r>
        <w:t xml:space="preserve"> </w:t>
      </w:r>
      <w:r>
        <w:t xml:space="preserve">with the data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Say which ones are affine 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), that is, have the form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— an inner product plus an offset — and which of those are also linear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t xml:space="preserve">$\mathord{\smash[b]{\underset{\raise.3ex\hbox{$\scriptstyle\sim$}}{w}}\vphantom{w}}^{\top} \mathord{\smash[b]{\underset{\raise.3ex\hbox{$\scriptstyle\sim$}}{x}}\vphantom{x}}$</w:t>
      </w:r>
      <w:r>
        <w:t xml:space="preserve">​</w:t>
      </w:r>
    </w:p>
    <w:p>
      <w:pPr>
        <w:pStyle w:val="Compact"/>
        <w:numPr>
          <w:ilvl w:val="0"/>
          <w:numId w:val="1009"/>
        </w:numPr>
      </w:pPr>
      <w:r>
        <w:t xml:space="preserve">$\mathord{\smash[b]{\underset{\raise.3ex\hbox{$\scriptstyle\sim$}}{w}}\vphantom{w}}^{\top} \mathord{\smash[b]{\underset{\raise.3ex\hbox{$\scriptstyle\sim$}}{x}}\vphantom{x}}- y$</w:t>
      </w:r>
      <w:r>
        <w:t xml:space="preserve">​</w:t>
      </w:r>
    </w:p>
    <w:p>
      <w:pPr>
        <w:pStyle w:val="Compact"/>
        <w:numPr>
          <w:ilvl w:val="0"/>
          <w:numId w:val="1009"/>
        </w:numPr>
      </w:pPr>
      <w:r>
        <w:t xml:space="preserve">$(\mathord{\smash[b]{\underset{\raise.3ex\hbox{$\scriptstyle\sim$}}{w}}\vphantom{w}}^{\top} \mathord{\smash[b]{\underset{\raise.3ex\hbox{$\scriptstyle\sim$}}{x}}\vphantom{x}}- y)^2$</w:t>
      </w:r>
      <w:r>
        <w:t xml:space="preserve">​</w:t>
      </w:r>
    </w:p>
    <w:p>
      <w:pPr>
        <w:pStyle w:val="Compact"/>
        <w:numPr>
          <w:ilvl w:val="0"/>
          <w:numId w:val="1009"/>
        </w:numPr>
      </w:pPr>
      <w:r>
        <w:t xml:space="preserve">$\mathopen{}\left\lVert\mathord{\smash[b]{\underset{\raise.3ex\hbox{$\scriptstyle\sim$}}{w}}\vphantom{w}}\right\rVert\mathclose{}_2^2$</w:t>
      </w:r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w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</m:oMath>
      <w:r>
        <w:t xml:space="preserve">​</w:t>
      </w:r>
    </w:p>
    <w:bookmarkEnd w:id="112"/>
    <w:bookmarkStart w:id="114" w:name="sol-which-are-linea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Affine, and linear.</w:t>
      </w:r>
      <w:r>
        <w:t xml:space="preserve"> </w:t>
      </w:r>
      <w:r>
        <w:t xml:space="preserve">It is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which is a linear map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: the matrix</w:t>
      </w:r>
      <w:r>
        <w:t xml:space="preserve"> </w:t>
      </w:r>
      <w:r>
        <w:t xml:space="preserve">${\mathord{\smash[b]{\underset{\raise.3ex\hbox{$\scriptstyle\sim$}}{x}}\vphantom{x}}}^{\top}$</w:t>
      </w:r>
      <w:r>
        <w:t xml:space="preserve"> </w:t>
      </w:r>
      <w:r>
        <w:t xml:space="preserve">times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Affine.</w:t>
      </w:r>
      <w:r>
        <w:t xml:space="preserve"> </w:t>
      </w:r>
      <w:r>
        <w:t xml:space="preserve">Still an inner product plus an offset; here the offset is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y</m:t>
        </m:r>
      </m:oMath>
      <w:r>
        <w:t xml:space="preserve">, which is a constant because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is linear only when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: otherwise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\mathord{\smash[b]{\underset{\raise.3ex\hbox{$\scriptstyle\sim$}}{0}}\vphantom{0}}$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r>
          <m:t>y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and a linear map sends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Not affine.</w:t>
      </w:r>
      <w:r>
        <w:t xml:space="preserve"> </w:t>
      </w:r>
      <w:r>
        <w:t xml:space="preserve">Squaring is not an inner product plus an offset.</w:t>
      </w:r>
      <w:r>
        <w:t xml:space="preserve"> </w:t>
      </w:r>
      <w:r>
        <w:t xml:space="preserve">This expression is the squared error of one observation, and its</w:t>
      </w:r>
      <w:r>
        <w:t xml:space="preserve"> </w:t>
      </w:r>
      <w:r>
        <w:t xml:space="preserve">curvature in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is exactly why fitting a model is an optimization</w:t>
      </w:r>
      <w:r>
        <w:t xml:space="preserve"> </w:t>
      </w:r>
      <w:r>
        <w:t xml:space="preserve">problem rather than a lookup.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Not affine.</w:t>
      </w:r>
      <w:r>
        <w:t xml:space="preserve"> </w:t>
      </w:r>
      <w:r>
        <w:t xml:space="preserve">By</w:t>
      </w:r>
      <w:r>
        <w:t xml:space="preserve"> </w:t>
      </w:r>
      <w:hyperlink r:id="rId113">
        <w:r>
          <w:rPr>
            <w:rStyle w:val="Hyperlink"/>
          </w:rPr>
          <w:t xml:space="preserve">Equation 2 in Vectors</w:t>
        </w:r>
      </w:hyperlink>
      <w:r>
        <w:t xml:space="preserve"> </w:t>
      </w:r>
      <w:r>
        <w:t xml:space="preserve">this is</w:t>
      </w:r>
      <w:r>
        <w:t xml:space="preserve"> </w:t>
      </w:r>
      <w:r>
        <w:t xml:space="preserve">$\mathord{\smash[b]{\underset{\raise.3ex\hbox{$\scriptstyle\sim$}}{w}}\vphantom{w}}^{\top} \mathord{\smash[b]{\underset{\raise.3ex\hbox{$\scriptstyle\sim$}}{w}}\vphantom{w}}$</w:t>
      </w:r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in both slots at once.</w:t>
      </w:r>
      <w:r>
        <w:t xml:space="preserve"> </w:t>
      </w:r>
      <w:r>
        <w:t xml:space="preserve">Hold either slot fixed and it is linear in the other;</w:t>
      </w:r>
      <w:r>
        <w:t xml:space="preserve"> </w:t>
      </w:r>
      <w:r>
        <w:t xml:space="preserve">as a function of the single variable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it is quadratic.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Affine, not linear.</w:t>
      </w:r>
      <w:r>
        <w:t xml:space="preserve"> </w:t>
      </w:r>
      <w:r>
        <w:t xml:space="preserve">It is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with coefficient vector</w:t>
      </w:r>
      <w:r>
        <w:t xml:space="preserve"> </w:t>
      </w:r>
      <w:r>
        <w:t xml:space="preserve">$\mathord{\smash[b]{\underset{\raise.3ex\hbox{$\scriptstyle\sim$}}{a}}\vphantom{a}}= (x_1, 0, \dots, 0)^{\top}$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\mathord{\smash[b]{\underset{\raise.3ex\hbox{$\scriptstyle\sim$}}{0}}\vphantom{0}}$</w:t>
      </w:r>
      <w:r>
        <w:t xml:space="preserve"> </w:t>
      </w:r>
      <w:r>
        <w:t xml:space="preserve">it equals</w:t>
      </w:r>
      <w:r>
        <w:t xml:space="preserve"> </w:t>
      </w:r>
      <m:oMath>
        <m:r>
          <m:t>3</m:t>
        </m:r>
        <m:r>
          <m:rPr>
            <m:sty m:val="p"/>
          </m:rPr>
          <m:t>≠</m:t>
        </m:r>
        <m:r>
          <m:t>0</m:t>
        </m:r>
      </m:oMath>
      <w:r>
        <w:t xml:space="preserve">, so it is not linear (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).</w:t>
      </w:r>
      <w:r>
        <w:t xml:space="preserve"> </w:t>
      </w:r>
      <w:r>
        <w:t xml:space="preserve">The data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untouched —</w:t>
      </w:r>
      <w:r>
        <w:t xml:space="preserve"> </w:t>
      </w:r>
      <w:r>
        <w:t xml:space="preserve">$\mathord{\smash[b]{\underset{\raise.3ex\hbox{$\scriptstyle\sim$}}{a}}\vphantom{a}}$</w:t>
      </w:r>
      <w:r>
        <w:t xml:space="preserve"> </w:t>
      </w:r>
      <w:r>
        <w:t xml:space="preserve">is a new vector built from</w:t>
      </w:r>
      <w:r>
        <w:t xml:space="preserve"> </w:t>
      </w:r>
      <w:r>
        <w:t xml:space="preserve">its first entry.</w:t>
      </w:r>
    </w:p>
    <w:p>
      <w:pPr>
        <w:pStyle w:val="FirstParagraph"/>
      </w:pPr>
      <w:r>
        <w:t xml:space="preserve">Items 1, 2 and 5 are affine and items 3 and 4 are not,</w:t>
      </w:r>
      <w:r>
        <w:t xml:space="preserve"> </w:t>
      </w:r>
      <w:r>
        <w:t xml:space="preserve">which is the split that matters: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can be affine in its weights while the</w:t>
      </w:r>
      <w:r>
        <w:t xml:space="preserve"> </w:t>
      </w:r>
      <w:r>
        <w:rPr>
          <w:i/>
          <w:iCs/>
        </w:rPr>
        <w:t xml:space="preserve">quantity we minimize</w:t>
      </w:r>
      <w:r>
        <w:t xml:space="preserve"> </w:t>
      </w:r>
      <w:r>
        <w:t xml:space="preserve">is</w:t>
      </w:r>
      <w:r>
        <w:t xml:space="preserve"> </w:t>
      </w:r>
      <w:r>
        <w:t xml:space="preserve">not.</w:t>
      </w:r>
      <w:r>
        <w:t xml:space="preserve"> </w:t>
      </w:r>
      <w:r>
        <w:t xml:space="preserve">Squared error and the norm penalty are both curved in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,</w:t>
      </w:r>
      <w:r>
        <w:t xml:space="preserve"> </w:t>
      </w:r>
      <w:r>
        <w:t xml:space="preserve">and that curvature is what makes fitting an optimization problem at all:</w:t>
      </w:r>
      <w:r>
        <w:t xml:space="preserve"> </w:t>
      </w:r>
      <w:r>
        <w:t xml:space="preserve">there is always a downhill direction to follow.</w:t>
      </w:r>
      <w:r>
        <w:t xml:space="preserve"> </w:t>
      </w:r>
      <w:r>
        <w:t xml:space="preserve">Curvature alone does not promise a</w:t>
      </w:r>
      <w:r>
        <w:t xml:space="preserve"> </w:t>
      </w:r>
      <w:r>
        <w:rPr>
          <w:i/>
          <w:iCs/>
        </w:rPr>
        <w:t xml:space="preserve">single</w:t>
      </w:r>
      <w:r>
        <w:t xml:space="preserve"> </w:t>
      </w:r>
      <w:r>
        <w:t xml:space="preserve">answer.</w:t>
      </w:r>
      <w:r>
        <w:t xml:space="preserve"> </w:t>
      </w:r>
      <w:r>
        <w:t xml:space="preserve">The squared error of one observation is completely flat along a whole line of</w:t>
      </w:r>
      <w:r>
        <w:t xml:space="preserve"> </w:t>
      </w:r>
      <w:r>
        <w:t xml:space="preserve">weight vectors, every one of which fits that observation exactly,</w:t>
      </w:r>
      <w:r>
        <w:t xml:space="preserve"> </w:t>
      </w:r>
      <w:r>
        <w:t xml:space="preserve">and pinning down one of them is part of what the norm penalty is added for in</w:t>
      </w:r>
      <w:r>
        <w:t xml:space="preserve"> </w:t>
      </w:r>
      <w:r>
        <w:t xml:space="preserve">week 3.</w:t>
      </w:r>
    </w:p>
    <w:bookmarkEnd w:id="114"/>
    <w:bookmarkEnd w:id="115"/>
    <w:bookmarkStart w:id="126" w:name="transposes-of-sums-and-products"/>
    <w:p>
      <w:pPr>
        <w:pStyle w:val="Heading3"/>
      </w:pPr>
      <w:r>
        <w:t xml:space="preserve">1.8 Transposes of sums and products</w:t>
      </w:r>
    </w:p>
    <w:bookmarkStart w:id="116" w:name="thm-transpose-sum"/>
    <w:p>
      <w:pPr>
        <w:pStyle w:val="FirstParagraph"/>
      </w:pPr>
      <w:r>
        <w:rPr>
          <w:b/>
          <w:bCs/>
        </w:rPr>
        <w:t xml:space="preserve">Theorem 15 (Transpose of a sum)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In particular, for column vectors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of the same length:</w:t>
      </w:r>
    </w:p>
    <w:p>
      <w:pPr>
        <w:pStyle w:val="BodyText"/>
      </w:pPr>
      <w:r>
        <w:t xml:space="preserve">$${(\mathord{\smash[b]{\underset{\raise.3ex\hbox{$\scriptstyle\sim$}}{x}}\vphantom{x}}+ \mathord{\smash[b]{\underset{\raise.3ex\hbox{$\scriptstyle\sim$}}{y}}\vphantom{y}})}^{\top} = {\mathord{\smash[b]{\underset{\raise.3ex\hbox{$\scriptstyle\sim$}}{x}}\vphantom{x}}}^{\top} + {\mathord{\smash[b]{\underset{\raise.3ex\hbox{$\scriptstyle\sim$}}{y}}\vphantom{y}}}^{\top}$$</w:t>
      </w:r>
    </w:p>
    <w:bookmarkEnd w:id="11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addition)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addition)</m:t>
              </m:r>
            </m:e>
          </m:eqArr>
        </m:oMath>
      </m:oMathPara>
    </w:p>
    <w:bookmarkStart w:id="117" w:name="thm-transpose-product"/>
    <w:p>
      <w:pPr>
        <w:pStyle w:val="FirstParagraph"/>
      </w:pPr>
      <w:r>
        <w:rPr>
          <w:b/>
          <w:bCs/>
        </w:rPr>
        <w:t xml:space="preserve">Theorem 16 (Transpose of a product)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k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1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s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transpose; reorder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</m:eqArr>
        </m:oMath>
      </m:oMathPara>
    </w:p>
    <w:bookmarkStart w:id="118" w:name="rem-transpose-product-order"/>
    <w:p>
      <w:pPr>
        <w:pStyle w:val="FirstParagraph"/>
      </w:pPr>
      <w:r>
        <w:rPr>
          <w:i/>
          <w:iCs/>
        </w:rPr>
        <w:t xml:space="preserve">Remark 8</w:t>
      </w:r>
      <w:r>
        <w:t xml:space="preserve"> (The order of the factors reverses). </w:t>
      </w:r>
      <w:r>
        <w:t xml:space="preserve">Transposing a product reverses the order of the factors.</w:t>
      </w:r>
      <w:r>
        <w:t xml:space="preserve"> </w:t>
      </w:r>
      <w:r>
        <w:t xml:space="preserve">Keeping the original order usually gives an undefined product</w:t>
      </w:r>
      <w:r>
        <w:t xml:space="preserve"> </w:t>
      </w:r>
      <w:r>
        <w:t xml:space="preserve">or a different matrix.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 </m:t>
        </m:r>
        <m:r>
          <m:t>2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bi"/>
              </m:rPr>
              <m:t>B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11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3</m:t>
          </m:r>
          <m:r>
            <m:rPr>
              <m:sty m:val="p"/>
            </m:rPr>
            <m:t>,</m:t>
          </m:r>
          <m:r>
            <m:t> </m:t>
          </m:r>
          <m:r>
            <m:t>4</m:t>
          </m:r>
          <m:r>
            <m:rPr>
              <m:sty m:val="p"/>
            </m:rPr>
            <m:t>]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r>
            <m:t>11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[</m:t>
          </m:r>
          <m:r>
            <m:t>3</m:t>
          </m:r>
          <m:r>
            <m:rPr>
              <m:sty m:val="p"/>
            </m:rPr>
            <m:t>,</m:t>
          </m:r>
          <m:r>
            <m:t> </m:t>
          </m:r>
          <m:r>
            <m:t>4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4</m:t>
                    </m:r>
                  </m:e>
                </m:mr>
                <m:mr>
                  <m:e>
                    <m:r>
                      <m:t>6</m:t>
                    </m:r>
                  </m:e>
                  <m:e>
                    <m:r>
                      <m:t>8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If instead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</w:t>
      </w:r>
      <w:r>
        <w:t xml:space="preserve"> </w:t>
      </w:r>
      <w:r>
        <w:t xml:space="preserve">but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</w:t>
      </w:r>
      <w:r>
        <w:t xml:space="preserve"> </w:t>
      </w:r>
      <w:r>
        <w:t xml:space="preserve">which is undefined.</w:t>
      </w:r>
    </w:p>
    <w:bookmarkEnd w:id="118"/>
    <w:bookmarkStart w:id="119" w:name="thm-scalar-transpose"/>
    <w:p>
      <w:pPr>
        <w:pStyle w:val="BodyText"/>
      </w:pPr>
      <w:r>
        <w:rPr>
          <w:b/>
          <w:bCs/>
        </w:rPr>
        <w:t xml:space="preserve">Theorem 17 (A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product equals its own transpose)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are vectors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 then</w:t>
      </w:r>
      <w:r>
        <w:t xml:space="preserve"> </w:t>
      </w:r>
      <w:r>
        <w:t xml:space="preserve">${\mathord{\smash[b]{\underset{\raise.3ex\hbox{$\scriptstyle\sim$}}{u}}\vphantom{u}}}^{\top}\mathbf{M}\mathord{\smash[b]{\underset{\raise.3ex\hbox{$\scriptstyle\sim$}}{v}}\vphantom{v}}$</w:t>
      </w:r>
      <w:r>
        <w:t xml:space="preserve"> </w:t>
      </w:r>
      <w:r>
        <w:t xml:space="preserve">is a number, and</w:t>
      </w:r>
    </w:p>
    <w:p>
      <w:pPr>
        <w:pStyle w:val="BodyText"/>
      </w:pPr>
      <w:r>
        <w:t xml:space="preserve">$$
    {\mathord{\smash[b]{\underset{\raise.3ex\hbox{$\scriptstyle\sim$}}{u}}\vphantom{u}}}^{\top}\mathbf{M}\mathord{\smash[b]{\underset{\raise.3ex\hbox{$\scriptstyle\sim$}}{v}}\vphantom{v}}
    = {\mathord{\smash[b]{\underset{\raise.3ex\hbox{$\scriptstyle\sim$}}{v}}\vphantom{v}}}^{\top}\,{\mathbf{M}}^{\top}\,\mathord{\smash[b]{\underset{\raise.3ex\hbox{$\scriptstyle\sim$}}{u}}\vphantom{u}}.
    $$</w:t>
      </w:r>
    </w:p>
    <w:p>
      <w:pPr>
        <w:pStyle w:val="FirstParagraph"/>
      </w:pPr>
      <w:r>
        <w:t xml:space="preserve">In particular,</w:t>
      </w:r>
      <w:r>
        <w:t xml:space="preserve"> </w:t>
      </w:r>
      <w:r>
        <w:t xml:space="preserve">${\mathord{\smash[b]{\underset{\raise.3ex\hbox{$\scriptstyle\sim$}}{u}}\vphantom{u}}}^{\top}\mathord{\smash[b]{\underset{\raise.3ex\hbox{$\scriptstyle\sim$}}{v}}\vphantom{v}} = {\mathord{\smash[b]{\underset{\raise.3ex\hbox{$\scriptstyle\sim$}}{v}}\vphantom{v}}}^{\top}\mathord{\smash[b]{\underset{\raise.3ex\hbox{$\scriptstyle\sim$}}{u}}\vphantom{u}}$</w:t>
      </w:r>
      <w:r>
        <w:t xml:space="preserve">.</w:t>
      </w:r>
    </w:p>
    <w:bookmarkEnd w:id="1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product</w:t>
      </w:r>
      <w:r>
        <w:t xml:space="preserve"> </w:t>
      </w:r>
      <w:r>
        <w:t xml:space="preserve">${\mathord{\smash[b]{\underset{\raise.3ex\hbox{$\scriptstyle\sim$}}{u}}\vphantom{u}}}^{\top}\mathbf{M}\mathord{\smash[b]{\underset{\raise.3ex\hbox{$\scriptstyle\sim$}}{v}}\vphantom{v}}$</w:t>
      </w:r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 so it 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The transpose of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is itself, so</w:t>
      </w:r>
    </w:p>
    <w:p>
      <w:pPr>
        <w:pStyle w:val="BodyText"/>
      </w:pPr>
      <w:r>
        <w:t xml:space="preserve">$$
    \begin{aligned}
    {\mathord{\smash[b]{\underset{\raise.3ex\hbox{$\scriptstyle\sim$}}{u}}\vphantom{u}}}^{\top}\mathbf{M}\mathord{\smash[b]{\underset{\raise.3ex\hbox{$\scriptstyle\sim$}}{v}}\vphantom{v}}
    &amp;= {\mathopen{}\left({\mathord{\smash[b]{\underset{\raise.3ex\hbox{$\scriptstyle\sim$}}{u}}\vphantom{u}}}^{\top}\mathbf{M}\mathord{\smash[b]{\underset{\raise.3ex\hbox{$\scriptstyle\sim$}}{v}}\vphantom{v}}\right)\mathclose{}}^{\top}
    &amp;&amp; \text{(a } 1 \times 1 \text{ matrix equals its transpose)}
    \\
    &amp;= {\mathord{\smash[b]{\underset{\raise.3ex\hbox{$\scriptstyle\sim$}}{v}}\vphantom{v}}}^{\top}\,{\mathbf{M}}^{\top}\,{\mathopen{}\left({\mathord{\smash[b]{\underset{\raise.3ex\hbox{$\scriptstyle\sim$}}{u}}\vphantom{u}}}^{\top}\right)\mathclose{}}^{\top}
    &amp;&amp; \text{(transpose of a product, twice)}
    \\
    &amp;= {\mathord{\smash[b]{\underset{\raise.3ex\hbox{$\scriptstyle\sim$}}{v}}\vphantom{v}}}^{\top}\,{\mathbf{M}}^{\top}\,\mathord{\smash[b]{\underset{\raise.3ex\hbox{$\scriptstyle\sim$}}{u}}\vphantom{u}}
    &amp;&amp; \text{(transposing twice changes nothing)}
    \end{aligned}
    $$</w:t>
      </w:r>
    </w:p>
    <w:p>
      <w:pPr>
        <w:pStyle w:val="FirstParagraph"/>
      </w:pPr>
      <w:r>
        <w:t xml:space="preserve">The transpose step is</w:t>
      </w:r>
      <w:r>
        <w:t xml:space="preserve"> </w:t>
      </w:r>
      <w:hyperlink w:anchor="thm-transpose-product">
        <w:r>
          <w:rPr>
            <w:rStyle w:val="Hyperlink"/>
          </w:rPr>
          <w:t xml:space="preserve">Theorem 16</w:t>
        </w:r>
      </w:hyperlink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gives the last statement.</w:t>
      </w:r>
    </w:p>
    <w:bookmarkStart w:id="120" w:name="exm-scalar-transpose"/>
    <w:p>
      <w:pPr>
        <w:pStyle w:val="BodyText"/>
      </w:pPr>
      <w:r>
        <w:rPr>
          <w:b/>
          <w:bCs/>
        </w:rPr>
        <w:t xml:space="preserve">Example 20 (Two ways to write the same number)</w:t>
      </w:r>
      <w:r>
        <w:t xml:space="preserve"> </w:t>
      </w:r>
      <w:r>
        <w:t xml:space="preserve">Take</w:t>
      </w:r>
      <w:r>
        <w:t xml:space="preserve"> </w:t>
      </w:r>
      <w:r>
        <w:t xml:space="preserve">$\mathord{\smash[b]{\underset{\raise.3ex\hbox{$\scriptstyle\sim$}}{u}}\vphantom{u}} = (1, 2)$</w:t>
      </w:r>
      <w:r>
        <w:t xml:space="preserve">,</w:t>
      </w:r>
      <w:r>
        <w:t xml:space="preserve"> </w:t>
      </w:r>
      <w:r>
        <w:t xml:space="preserve">$\mathord{\smash[b]{\underset{\raise.3ex\hbox{$\scriptstyle\sim$}}{v}}\vphantom{v}} = (3, -1)$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$\mathbf{M}\mathord{\smash[b]{\underset{\raise.3ex\hbox{$\scriptstyle\sim$}}{v}}\vphantom{v}} = (1, -3)$</w:t>
      </w:r>
      <w:r>
        <w:t xml:space="preserve">, so</w:t>
      </w:r>
    </w:p>
    <w:p>
      <w:pPr>
        <w:pStyle w:val="BodyText"/>
      </w:pPr>
      <w:r>
        <w:t xml:space="preserve">$$
    {\mathord{\smash[b]{\underset{\raise.3ex\hbox{$\scriptstyle\sim$}}{u}}\vphantom{u}}}^{\top}\mathbf{M}\mathord{\smash[b]{\underset{\raise.3ex\hbox{$\scriptstyle\sim$}}{v}}\vphantom{v}} = 1 \cdot 1 + 2 \cdot (-3) = -5.
    $$</w:t>
      </w:r>
    </w:p>
    <w:p>
      <w:pPr>
        <w:pStyle w:val="FirstParagraph"/>
      </w:pPr>
      <w:r>
        <w:t xml:space="preserve">Also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w:r>
        <w:t xml:space="preserve">${\mathbf{M}}^{\top}\mathord{\smash[b]{\underset{\raise.3ex\hbox{$\scriptstyle\sim$}}{u}}\vphantom{u}} = (1, 8)$</w:t>
      </w:r>
      <w:r>
        <w:t xml:space="preserve">, so</w:t>
      </w:r>
    </w:p>
    <w:p>
      <w:pPr>
        <w:pStyle w:val="BodyText"/>
      </w:pPr>
      <w:r>
        <w:t xml:space="preserve">$$
    {\mathord{\smash[b]{\underset{\raise.3ex\hbox{$\scriptstyle\sim$}}{v}}\vphantom{v}}}^{\top}\,{\mathbf{M}}^{\top}\,\mathord{\smash[b]{\underset{\raise.3ex\hbox{$\scriptstyle\sim$}}{u}}\vphantom{u}} = 3 \cdot 1 + (-1) \cdot 8 = -5.
    $$</w:t>
      </w:r>
    </w:p>
    <w:p>
      <w:pPr>
        <w:pStyle w:val="FirstParagraph"/>
      </w:pPr>
      <w:r>
        <w:t xml:space="preserve">The two products are equal, as the theorem says.</w:t>
      </w:r>
      <w:r>
        <w:t xml:space="preserve"> </w:t>
      </w:r>
      <w:r>
        <w:t xml:space="preserve">In least squares, this is why the two cross terms of</w:t>
      </w:r>
      <w:r>
        <w:t xml:space="preserve"> </w:t>
      </w:r>
      <w:r>
        <w:t xml:space="preserve">${(\mathbf{X}\mathord{\smash[b]{\underset{\raise.3ex\hbox{$\scriptstyle\sim$}}{\beta}}\vphantom{\beta}}- \mathord{\smash[b]{\underset{\raise.3ex\hbox{$\scriptstyle\sim$}}{y}}\vphantom{y}})}^{\top}(\mathbf{X}\mathord{\smash[b]{\underset{\raise.3ex\hbox{$\scriptstyle\sim$}}{\beta}}\vphantom{\beta}}- \mathord{\smash[b]{\underset{\raise.3ex\hbox{$\scriptstyle\sim$}}{y}}\vphantom{y}})$</w:t>
      </w:r>
      <w:r>
        <w:t xml:space="preserve"> </w:t>
      </w:r>
      <w:r>
        <w:t xml:space="preserve">are equal and can be combined.</w:t>
      </w:r>
    </w:p>
    <w:bookmarkEnd w:id="120"/>
    <w:bookmarkStart w:id="125" w:name="refs"/>
    <w:bookmarkStart w:id="122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121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122"/>
    <w:bookmarkStart w:id="124" w:name="ref-zhou2024matrix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Matrices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23">
        <w:r>
          <w:rPr>
            <w:rStyle w:val="Hyperlink"/>
          </w:rPr>
          <w:t xml:space="preserve">https://ucla-biostat-216.github.io/2024fall/slides/03-matrix/03-matrix.html</w:t>
        </w:r>
      </w:hyperlink>
      <w:r>
        <w:t xml:space="preserve">.</w:t>
      </w:r>
    </w:p>
    <w:bookmarkEnd w:id="124"/>
    <w:bookmarkEnd w:id="125"/>
    <w:bookmarkEnd w:id="126"/>
    <w:bookmarkEnd w:id="1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79" Type="http://schemas.openxmlformats.org/officeDocument/2006/relationships/image" Target="media/rId79.png"/><Relationship Id="rId101" Type="http://schemas.openxmlformats.org/officeDocument/2006/relationships/hyperlink" Target="algebra-exponentials.html#def-affine-function" TargetMode="External"/><Relationship Id="rId102" Type="http://schemas.openxmlformats.org/officeDocument/2006/relationships/hyperlink" Target="algebra-exponentials.html#def-linear-function" TargetMode="External"/><Relationship Id="rId22" Type="http://schemas.openxmlformats.org/officeDocument/2006/relationships/hyperlink" Target="algebra-sums.html#def-associative" TargetMode="External"/><Relationship Id="rId20" Type="http://schemas.openxmlformats.org/officeDocument/2006/relationships/hyperlink" Target="algebra-sums.html#def-commutative" TargetMode="External"/><Relationship Id="rId34" Type="http://schemas.openxmlformats.org/officeDocument/2006/relationships/hyperlink" Target="algebra-sums.html#def-distributes-over" TargetMode="External"/><Relationship Id="rId67" Type="http://schemas.openxmlformats.org/officeDocument/2006/relationships/hyperlink" Target="algebra-sums.html#thm-mult-distr" TargetMode="External"/><Relationship Id="rId69" Type="http://schemas.openxmlformats.org/officeDocument/2006/relationships/hyperlink" Target="algebra-sums.html#thm-prod-symmetric" TargetMode="External"/><Relationship Id="rId70" Type="http://schemas.openxmlformats.org/officeDocument/2006/relationships/hyperlink" Target="algebra-sums.html#thm-sum-constant-factor" TargetMode="External"/><Relationship Id="rId68" Type="http://schemas.openxmlformats.org/officeDocument/2006/relationships/hyperlink" Target="algebra-sums.html#thm-sum-of-sums" TargetMode="External"/><Relationship Id="rId66" Type="http://schemas.openxmlformats.org/officeDocument/2006/relationships/hyperlink" Target="algebra.qmd" TargetMode="External"/><Relationship Id="rId106" Type="http://schemas.openxmlformats.org/officeDocument/2006/relationships/hyperlink" Target="calculus-derivatives.html#def-linear-approximation" TargetMode="External"/><Relationship Id="rId88" Type="http://schemas.openxmlformats.org/officeDocument/2006/relationships/hyperlink" Target="functions.qmd#def-composition" TargetMode="External"/><Relationship Id="rId58" Type="http://schemas.openxmlformats.org/officeDocument/2006/relationships/hyperlink" Target="functions.qmd#def-function" TargetMode="External"/><Relationship Id="rId121" Type="http://schemas.openxmlformats.org/officeDocument/2006/relationships/hyperlink" Target="https://doi.org/10.1017/9781108583664" TargetMode="External"/><Relationship Id="rId123" Type="http://schemas.openxmlformats.org/officeDocument/2006/relationships/hyperlink" Target="https://ucla-biostat-216.github.io/2024fall/slides/03-matrix/03-matrix.html" TargetMode="External"/><Relationship Id="rId82" Type="http://schemas.openxmlformats.org/officeDocument/2006/relationships/hyperlink" Target="https://www.youtube.com/playlist?list=PLZHQObOWTQDPD3MizzM2xVFitgF8hE_ab" TargetMode="External"/><Relationship Id="rId84" Type="http://schemas.openxmlformats.org/officeDocument/2006/relationships/hyperlink" Target="https://www.youtube.com/watch?v=LyGKycYT2v0" TargetMode="External"/><Relationship Id="rId83" Type="http://schemas.openxmlformats.org/officeDocument/2006/relationships/hyperlink" Target="https://www.youtube.com/watch?v=kYB8IZa5AuE" TargetMode="External"/><Relationship Id="rId48" Type="http://schemas.openxmlformats.org/officeDocument/2006/relationships/hyperlink" Target="indicator-functions.qmd#def-kronecker-delta" TargetMode="External"/><Relationship Id="rId53" Type="http://schemas.openxmlformats.org/officeDocument/2006/relationships/hyperlink" Target="linear-algebra-vectors.html#def-dot-product" TargetMode="External"/><Relationship Id="rId73" Type="http://schemas.openxmlformats.org/officeDocument/2006/relationships/hyperlink" Target="linear-algebra-vectors.html#def-indicator-vector" TargetMode="External"/><Relationship Id="rId91" Type="http://schemas.openxmlformats.org/officeDocument/2006/relationships/hyperlink" Target="linear-algebra-vectors.html#def-real-vector-valued" TargetMode="External"/><Relationship Id="rId37" Type="http://schemas.openxmlformats.org/officeDocument/2006/relationships/hyperlink" Target="linear-algebra-vectors.html#eq-inner-product" TargetMode="External"/><Relationship Id="rId113" Type="http://schemas.openxmlformats.org/officeDocument/2006/relationships/hyperlink" Target="linear-algebra-vectors.html#eq-l2-norm" TargetMode="External"/><Relationship Id="rId72" Type="http://schemas.openxmlformats.org/officeDocument/2006/relationships/hyperlink" Target="proof-writing.qmd#def-proof-by-induction" TargetMode="External"/></Relationships>
</file>

<file path=word/_rels/footnotes.xml.rels><?xml version='1.0' encoding='UTF-8' standalone='yes'?>
<Relationships xmlns="http://schemas.openxmlformats.org/package/2006/relationships"><Relationship Id="rId101" Type="http://schemas.openxmlformats.org/officeDocument/2006/relationships/hyperlink" Target="algebra-exponentials.html#def-affine-function" TargetMode="External"/><Relationship Id="rId102" Type="http://schemas.openxmlformats.org/officeDocument/2006/relationships/hyperlink" Target="algebra-exponentials.html#def-linear-function" TargetMode="External"/><Relationship Id="rId22" Type="http://schemas.openxmlformats.org/officeDocument/2006/relationships/hyperlink" Target="algebra-sums.html#def-associative" TargetMode="External"/><Relationship Id="rId20" Type="http://schemas.openxmlformats.org/officeDocument/2006/relationships/hyperlink" Target="algebra-sums.html#def-commutative" TargetMode="External"/><Relationship Id="rId34" Type="http://schemas.openxmlformats.org/officeDocument/2006/relationships/hyperlink" Target="algebra-sums.html#def-distributes-over" TargetMode="External"/><Relationship Id="rId67" Type="http://schemas.openxmlformats.org/officeDocument/2006/relationships/hyperlink" Target="algebra-sums.html#thm-mult-distr" TargetMode="External"/><Relationship Id="rId69" Type="http://schemas.openxmlformats.org/officeDocument/2006/relationships/hyperlink" Target="algebra-sums.html#thm-prod-symmetric" TargetMode="External"/><Relationship Id="rId70" Type="http://schemas.openxmlformats.org/officeDocument/2006/relationships/hyperlink" Target="algebra-sums.html#thm-sum-constant-factor" TargetMode="External"/><Relationship Id="rId68" Type="http://schemas.openxmlformats.org/officeDocument/2006/relationships/hyperlink" Target="algebra-sums.html#thm-sum-of-sums" TargetMode="External"/><Relationship Id="rId66" Type="http://schemas.openxmlformats.org/officeDocument/2006/relationships/hyperlink" Target="algebra.qmd" TargetMode="External"/><Relationship Id="rId106" Type="http://schemas.openxmlformats.org/officeDocument/2006/relationships/hyperlink" Target="calculus-derivatives.html#def-linear-approximation" TargetMode="External"/><Relationship Id="rId88" Type="http://schemas.openxmlformats.org/officeDocument/2006/relationships/hyperlink" Target="functions.qmd#def-composition" TargetMode="External"/><Relationship Id="rId58" Type="http://schemas.openxmlformats.org/officeDocument/2006/relationships/hyperlink" Target="functions.qmd#def-function" TargetMode="External"/><Relationship Id="rId121" Type="http://schemas.openxmlformats.org/officeDocument/2006/relationships/hyperlink" Target="https://doi.org/10.1017/9781108583664" TargetMode="External"/><Relationship Id="rId123" Type="http://schemas.openxmlformats.org/officeDocument/2006/relationships/hyperlink" Target="https://ucla-biostat-216.github.io/2024fall/slides/03-matrix/03-matrix.html" TargetMode="External"/><Relationship Id="rId82" Type="http://schemas.openxmlformats.org/officeDocument/2006/relationships/hyperlink" Target="https://www.youtube.com/playlist?list=PLZHQObOWTQDPD3MizzM2xVFitgF8hE_ab" TargetMode="External"/><Relationship Id="rId84" Type="http://schemas.openxmlformats.org/officeDocument/2006/relationships/hyperlink" Target="https://www.youtube.com/watch?v=LyGKycYT2v0" TargetMode="External"/><Relationship Id="rId83" Type="http://schemas.openxmlformats.org/officeDocument/2006/relationships/hyperlink" Target="https://www.youtube.com/watch?v=kYB8IZa5AuE" TargetMode="External"/><Relationship Id="rId48" Type="http://schemas.openxmlformats.org/officeDocument/2006/relationships/hyperlink" Target="indicator-functions.qmd#def-kronecker-delta" TargetMode="External"/><Relationship Id="rId53" Type="http://schemas.openxmlformats.org/officeDocument/2006/relationships/hyperlink" Target="linear-algebra-vectors.html#def-dot-product" TargetMode="External"/><Relationship Id="rId73" Type="http://schemas.openxmlformats.org/officeDocument/2006/relationships/hyperlink" Target="linear-algebra-vectors.html#def-indicator-vector" TargetMode="External"/><Relationship Id="rId91" Type="http://schemas.openxmlformats.org/officeDocument/2006/relationships/hyperlink" Target="linear-algebra-vectors.html#def-real-vector-valued" TargetMode="External"/><Relationship Id="rId37" Type="http://schemas.openxmlformats.org/officeDocument/2006/relationships/hyperlink" Target="linear-algebra-vectors.html#eq-inner-product" TargetMode="External"/><Relationship Id="rId113" Type="http://schemas.openxmlformats.org/officeDocument/2006/relationships/hyperlink" Target="linear-algebra-vectors.html#eq-l2-norm" TargetMode="External"/><Relationship Id="rId72" Type="http://schemas.openxmlformats.org/officeDocument/2006/relationships/hyperlink" Target="proof-writing.qmd#def-proof-by-indu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Matrices</dc:title>
  <dc:creator/>
  <cp:keywords/>
  <dcterms:created xsi:type="dcterms:W3CDTF">2026-10-17T18:26:00Z</dcterms:created>
  <dcterms:modified xsi:type="dcterms:W3CDTF">2026-10-17T18:26:00Z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10:45:11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