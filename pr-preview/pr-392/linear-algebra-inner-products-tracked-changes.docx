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6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nonzero vectors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unique number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whose cosine (</w:delText>
        </w:r>
      </w:del>
      <w:hyperlink r:id="rId53">
        <w:del w:id="17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18" w:author="PR Preview" w:date="2026-01-01T00:00:00Z">
        <w:r>
          <w:delText xml:space="preserve">) satisfies</w:delText>
        </w:r>
      </w:del>
    </w:p>
    <w:p>
      <w:pPr>
        <w:pStyle w:val="BodyText"/>
      </w:pPr>
      <w:del w:id="19" w:author="PR Preview" w:date="2026-01-01T00:00:00Z">
        <w:r>
          <w:delTex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FirstParagraph"/>
      </w:pPr>
      <w:del w:id="20" w:author="PR Preview" w:date="2026-01-01T00:00:00Z">
        <w:r>
          <w:rPr>
            <w:i/>
            <w:iCs/>
          </w:rPr>
          <w:delText xml:space="preserve">Remark 4</w:delText>
        </w:r>
      </w:del>
      <w:del w:id="21" w:author="PR Preview" w:date="2026-01-01T00:00:00Z">
        <w:r>
          <w:delText xml:space="preserve"> (Why the angle is well defined). </w:delText>
        </w:r>
      </w:del>
      <w:del w:id="22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2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" w:author="PR Preview" w:date="2026-01-01T00:00:00Z">
        <w:r>
          <w:delText xml:space="preserve">),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by</w:delText>
        </w:r>
      </w:del>
      <w:del w:id="27" w:author="PR Preview" w:date="2026-01-01T00:00:00Z">
        <w:r>
          <w:delText xml:space="preserve"> </w:delText>
        </w:r>
      </w:del>
      <w:hyperlink w:anchor="thm-cauchy-schwarz">
        <w:del w:id="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ratio lies between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r>
          <m:t>1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decreasing from</w:delText>
        </w:r>
      </w:del>
      <w:del w:id="43" w:author="PR Preview" w:date="2026-01-01T00:00:00Z">
        <w:r>
          <w:delText xml:space="preserve"> </w:delText>
        </w:r>
      </w:del>
      <m:oMath>
        <m:r>
          <m:t>1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takes each value in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exactly once (</w:delText>
        </w:r>
      </w:del>
      <w:hyperlink r:id="rId55">
        <w:del w:id="52" w:author="PR Preview" w:date="2026-01-01T00:00:00Z">
          <w:r>
            <w:rPr>
              <w:rStyle w:val="Hyperlink"/>
            </w:rPr>
            <w:delText xml:space="preserve">Theorem 2 in Trigonometry</w:delText>
          </w:r>
        </w:del>
      </w:hyperlink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so there is exactly one such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nonzero vectors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with angle</w:delText>
        </w:r>
      </w:del>
      <w:del w:id="65" w:author="PR Preview" w:date="2026-01-01T00:00:00Z">
        <w:r>
          <w:delText xml:space="preserve"> </w:delText>
        </w:r>
      </w:del>
      <m:oMath>
        <m:r>
          <m:t>θ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</w:delText>
        </w:r>
      </w:del>
      <w:hyperlink w:anchor="def-angle">
        <w:del w:id="6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" w:author="PR Preview" w:date="2026-01-01T00:00:00Z">
        <w:r>
          <w:delText xml:space="preserve">),</w:delText>
        </w:r>
      </w:del>
    </w:p>
    <w:p>
      <w:pPr>
        <w:pStyle w:val="BodyText"/>
      </w:pPr>
      <w:del w:id="70" w:author="PR Preview" w:date="2026-01-01T00:00:00Z">
        <w:r>
          <w:delText xml:space="preserve">$$
    \theta= \frac{\pi}{2}
    \quad\Longleftrightarrow\quad
    \mathord{\smash[b]{\underset{\raise.3ex\hbox{$\scriptstyle\sim$}}{x}}\vphantom{x}} \cdot \mathord{\smash[b]{\underset{\raise.3ex\hbox{$\scriptstyle\sim$}}{y}}\vphantom{y}} = 0,
    $$</w:delText>
        </w:r>
      </w:del>
    </w:p>
    <w:p>
      <w:pPr>
        <w:pStyle w:val="FirstParagraph"/>
      </w:pPr>
      <w:del w:id="71" w:author="PR Preview" w:date="2026-01-01T00:00:00Z">
        <w:r>
          <w:delText xml:space="preserve">so for nonzero vectors, orthogonal (</w:delText>
        </w:r>
      </w:del>
      <w:hyperlink r:id="rId22">
        <w:del w:id="7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73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74" w:author="PR Preview" w:date="2026-01-01T00:00:00Z">
        <w:r>
          <w:rPr>
            <w:i/>
            <w:iCs/>
          </w:rPr>
          <w:delText xml:space="preserve">Proof</w:delText>
        </w:r>
      </w:del>
      <w:del w:id="75" w:author="PR Preview" w:date="2026-01-01T00:00:00Z">
        <w:r>
          <w:delText xml:space="preserve">. </w:delText>
        </w:r>
      </w:del>
      <w:del w:id="76" w:author="PR Preview" w:date="2026-01-01T00:00:00Z">
        <w:r>
          <w:delText xml:space="preserve">Since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(</w:delText>
        </w:r>
      </w:del>
      <w:hyperlink w:anchor="thm-norm-properties">
        <w:del w:id="8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2" w:author="PR Preview" w:date="2026-01-01T00:00:00Z">
        <w:r>
          <w:delText xml:space="preserve">),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exactly when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vanishes only at</w:delText>
        </w:r>
      </w:del>
      <w:del w:id="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13 (Some angles in the plane)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4" w:author="PR Preview" w:date="2026-01-01T00:00:00Z">
        <w:r>
          <w:delText xml:space="preserve">: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06" w:author="PR Preview" w:date="2026-01-01T00:00:00Z">
        <w:r>
          <w:delText xml:space="preserve">, so</w:delText>
        </w:r>
      </w:del>
      <w:del w:id="1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08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" w:author="PR Preview" w:date="2026-01-01T00:00:00Z">
        <w:r>
          <w:delText xml:space="preserve">so</w:delText>
        </w:r>
      </w:del>
      <w:del w:id="1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1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0" w:author="PR Preview" w:date="2026-01-01T00:00:00Z">
        <w:r>
          <w:delText xml:space="preserve">so</w:delText>
        </w:r>
      </w:del>
      <w:del w:id="12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122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$\mathord{\smash[b]{\underset{\raise.3ex\hbox{$\scriptstyle\sim$}}{0}}\vphantom{0}}$</w:delText>
        </w:r>
      </w:del>
      <w:del w:id="127" w:author="PR Preview" w:date="2026-01-01T00:00:00Z">
        <w:r>
          <w:delText xml:space="preserve">: there is no angle,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because the ratio would divide by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$\mathopen{}\left\lVert\mathord{\smash[b]{\underset{\raise.3ex\hbox{$\scriptstyle\sim$}}{0}}\vphantom{0}}\right\rVert\mathclose{} = 0$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cosine similarity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[11]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between two nonzero vectors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7 (Cosine similarity)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cosine similarity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[11]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between two nonzero vectors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14 (Cosine similarity of parallel, orthogonal, and arbitrary vectors)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vectors in</w:delText>
        </w:r>
      </w:del>
      <w:del w:id="1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7" w:author="PR Preview" w:date="2026-01-01T00:00:00Z">
        <w:r>
          <w:delText xml:space="preserve">:</w:delText>
        </w:r>
      </w:del>
    </w:p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13 (Cosine similarity of parallel, orthogonal, and arbitrary vectors)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vectors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:</w:t>
        </w:r>
      </w:ins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4" w:name="def-angle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nonzero vectors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 angle</w:delText>
        </w:r>
      </w:del>
      <w:del w:id="180" w:author="PR Preview" w:date="2026-01-01T00:00:00Z">
        <w:r>
          <w:delText xml:space="preserve"> </w:delText>
        </w:r>
      </w:del>
      <m:oMath>
        <m:r>
          <m:t>θ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between them (</w:delText>
        </w:r>
      </w:del>
      <w:hyperlink w:anchor="def-angle">
        <w:del w:id="1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4" w:author="PR Preview" w:date="2026-01-01T00:00:00Z">
        <w:r>
          <w:delText xml:space="preserve">),</w:delText>
        </w:r>
      </w:del>
    </w:p>
    <w:p>
      <w:pPr>
        <w:pStyle w:val="BodyText"/>
      </w:pPr>
      <w:del w:id="1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\cos\theta.
    $$</w:delText>
        </w:r>
      </w:del>
    </w:p>
    <w:p>
      <w:pPr>
        <w:pStyle w:val="FirstParagraph"/>
      </w:pPr>
      <w:del w:id="186" w:author="PR Preview" w:date="2026-01-01T00:00:00Z">
        <w:r>
          <w:rPr>
            <w:i/>
            <w:iCs/>
          </w:rPr>
          <w:delText xml:space="preserve">Proof</w:delText>
        </w:r>
      </w:del>
      <w:del w:id="187" w:author="PR Preview" w:date="2026-01-01T00:00:00Z">
        <w:r>
          <w:delText xml:space="preserve">. </w:delText>
        </w:r>
      </w:del>
      <w:del w:id="188" w:author="PR Preview" w:date="2026-01-01T00:00:00Z">
        <w:r>
          <w:delText xml:space="preserve">The ratio that</w:delText>
        </w:r>
      </w:del>
      <w:del w:id="189" w:author="PR Preview" w:date="2026-01-01T00:00:00Z">
        <w:r>
          <w:delText xml:space="preserve"> </w:delText>
        </w:r>
      </w:del>
      <w:hyperlink w:anchor="def-angle">
        <w:del w:id="1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sets equal to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the ratio that</w:delText>
        </w:r>
      </w:del>
      <w:del w:id="196" w:author="PR Preview" w:date="2026-01-01T00:00:00Z">
        <w:r>
          <w:delText xml:space="preserve"> </w:delText>
        </w:r>
      </w:del>
      <w:hyperlink w:anchor="def-cosine-similarity">
        <w:del w:id="19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defines as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\mathord{\smash[b]{\underset{\raise.3ex\hbox{$\scriptstyle\sim$}}{y}}\vphantom{y}})$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Definition 8 (Angle between two vectors)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angle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between two nonzero vectors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the unique</w:t>
        </w:r>
      </w:ins>
      <w:ins w:id="214" w:author="PR Preview" w:date="2026-01-01T00:00:00Z">
        <w:r>
          <w:t xml:space="preserve"> </w:t>
        </w:r>
      </w:ins>
      <w:hyperlink r:id="rId52">
        <w:ins w:id="215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21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whose cosine (</w:t>
        </w:r>
      </w:ins>
      <w:hyperlink r:id="rId53">
        <w:ins w:id="219" w:author="PR Preview" w:date="2026-01-01T00:00:00Z">
          <w:r>
            <w:rPr>
              <w:rStyle w:val="Hyperlink"/>
            </w:rPr>
            <w:t xml:space="preserve">Definition 3 in Trigonometry</w:t>
          </w:r>
        </w:ins>
      </w:hyperlink>
      <w:ins w:id="220" w:author="PR Preview" w:date="2026-01-01T00:00:00Z">
        <w:r>
          <w:t xml:space="preserve">) is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</w:t>
        </w:r>
      </w:ins>
      <w:ins w:id="223" w:author="PR Preview" w:date="2026-01-01T00:00:00Z">
        <w:r>
          <w:t xml:space="preserve"> </w:t>
        </w:r>
      </w:ins>
      <w:hyperlink w:anchor="def-cosine-similarity">
        <w:ins w:id="224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of the two vectors:</w:t>
        </w:r>
      </w:ins>
    </w:p>
    <w:p>
      <w:pPr>
        <w:pStyle w:val="BodyText"/>
      </w:pPr>
      <w:ins w:id="227" w:author="PR Preview" w:date="2026-01-01T00:00:00Z">
        <w:r>
          <w:t xml:space="preserve">$$
    \cos\theta= \operatorname{cossim}(\mathord{\smash[b]{\underset{\raise.3ex\hbox{$\scriptstyle\sim$}}{x}}\vphantom{x}}, \mathord{\smash[b]{\underset{\raise.3ex\hbox{$\scriptstyle\sim$}}{y}}\vphantom{y}}).
    $$</w:t>
        </w:r>
      </w:ins>
    </w:p>
    <w:bookmarkEnd w:id="54"/>
    <w:bookmarkStart w:id="56" w:name="rem-angle-well-defined"/>
    <w:p>
      <w:pPr>
        <w:pStyle w:val="FirstParagraph"/>
      </w:pPr>
      <w:ins w:id="228" w:author="PR Preview" w:date="2026-01-01T00:00:00Z">
        <w:r>
          <w:rPr>
            <w:i/>
            <w:iCs/>
          </w:rPr>
          <w:t xml:space="preserve">Remark 4</w:t>
        </w:r>
      </w:ins>
      <w:ins w:id="229" w:author="PR Preview" w:date="2026-01-01T00:00:00Z">
        <w:r>
          <w:t xml:space="preserve"> (Why the angle is well defined). </w:t>
        </w:r>
      </w:ins>
      <w:ins w:id="230" w:author="PR Preview" w:date="2026-01-01T00:00:00Z">
        <w:r>
          <w:t xml:space="preserve">The</w:t>
        </w:r>
      </w:ins>
      <w:ins w:id="231" w:author="PR Preview" w:date="2026-01-01T00:00:00Z">
        <w:r>
          <w:t xml:space="preserve"> </w:t>
        </w:r>
      </w:ins>
      <w:hyperlink w:anchor="def-cosine-similarity">
        <w:ins w:id="232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defined, because both vectors are nonzero (</w:t>
        </w:r>
      </w:ins>
      <w:hyperlink w:anchor="thm-norm-properties">
        <w:ins w:id="23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6" w:author="PR Preview" w:date="2026-01-01T00:00:00Z">
        <w:r>
          <w:t xml:space="preserve">).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By</w:t>
        </w:r>
      </w:ins>
      <w:ins w:id="239" w:author="PR Preview" w:date="2026-01-01T00:00:00Z">
        <w:r>
          <w:t xml:space="preserve"> </w:t>
        </w:r>
      </w:ins>
      <w:hyperlink w:anchor="thm-cauchy-schwarz">
        <w:ins w:id="24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1" w:author="PR Preview" w:date="2026-01-01T00:00:00Z">
        <w:r>
          <w:t xml:space="preserve">, it lies in</w:t>
        </w:r>
      </w:ins>
      <w:ins w:id="2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On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decreasing from</w:t>
        </w:r>
      </w:ins>
      <w:ins w:id="251" w:author="PR Preview" w:date="2026-01-01T00:00:00Z">
        <w:r>
          <w:t xml:space="preserve"> </w:t>
        </w:r>
      </w:ins>
      <m:oMath>
        <m:r>
          <m:t>1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to</w:t>
        </w:r>
      </w:ins>
      <w:ins w:id="25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55" w:author="PR Preview" w:date="2026-01-01T00:00:00Z">
        <w:r>
          <w:t xml:space="preserve">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It hits each point of</w:t>
        </w:r>
      </w:ins>
      <w:ins w:id="2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exactly once (</w:t>
        </w:r>
      </w:ins>
      <w:hyperlink r:id="rId55">
        <w:ins w:id="261" w:author="PR Preview" w:date="2026-01-01T00:00:00Z">
          <w:r>
            <w:rPr>
              <w:rStyle w:val="Hyperlink"/>
            </w:rPr>
            <w:t xml:space="preserve">Theorem 2 in Trigonometry</w:t>
          </w:r>
        </w:ins>
      </w:hyperlink>
      <w:ins w:id="262" w:author="PR Preview" w:date="2026-01-01T00:00:00Z">
        <w:r>
          <w:t xml:space="preserve">),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so there is exactly one such</w:t>
        </w:r>
      </w:ins>
      <w:ins w:id="265" w:author="PR Preview" w:date="2026-01-01T00:00:00Z">
        <w:r>
          <w:t xml:space="preserve"> </w:t>
        </w:r>
      </w:ins>
      <m:oMath>
        <m:r>
          <m:t>θ</m:t>
        </m:r>
      </m:oMath>
      <w:ins w:id="266" w:author="PR Preview" w:date="2026-01-01T00:00:00Z">
        <w:r>
          <w:t xml:space="preserve">.</w:t>
        </w:r>
      </w:ins>
    </w:p>
    <w:bookmarkEnd w:id="56"/>
    <w:bookmarkStart w:id="57" w:name="cor-right-angle-orthogonal"/>
    <w:p>
      <w:pPr>
        <w:pStyle w:val="BodyText"/>
      </w:pPr>
      <w:ins w:id="267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For nonzero vectors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with angle</w:t>
        </w:r>
      </w:ins>
      <w:ins w:id="274" w:author="PR Preview" w:date="2026-01-01T00:00:00Z">
        <w:r>
          <w:t xml:space="preserve"> </w:t>
        </w:r>
      </w:ins>
      <m:oMath>
        <m:r>
          <m:t>θ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(</w:t>
        </w:r>
      </w:ins>
      <w:hyperlink w:anchor="def-angle">
        <w:ins w:id="27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78" w:author="PR Preview" w:date="2026-01-01T00:00:00Z">
        <w:r>
          <w:t xml:space="preserve">),</w:t>
        </w:r>
      </w:ins>
    </w:p>
    <w:p>
      <w:pPr>
        <w:pStyle w:val="BodyText"/>
      </w:pPr>
      <w:ins w:id="279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ins w:id="280" w:author="PR Preview" w:date="2026-01-01T00:00:00Z">
        <w:r>
          <w:t xml:space="preserve">so for nonzero vectors, orthogonal (</w:t>
        </w:r>
      </w:ins>
      <w:hyperlink r:id="rId22">
        <w:ins w:id="281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82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ins w:id="283" w:author="PR Preview" w:date="2026-01-01T00:00:00Z">
        <w:r>
          <w:rPr>
            <w:i/>
            <w:iCs/>
          </w:rPr>
          <w:t xml:space="preserve">Proof</w:t>
        </w:r>
      </w:ins>
      <w:ins w:id="284" w:author="PR Preview" w:date="2026-01-01T00:00:00Z">
        <w:r>
          <w:t xml:space="preserve">. </w:t>
        </w:r>
      </w:ins>
      <w:ins w:id="285" w:author="PR Preview" w:date="2026-01-01T00:00:00Z">
        <w:r>
          <w:t xml:space="preserve">Since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(</w:t>
        </w:r>
      </w:ins>
      <w:hyperlink w:anchor="thm-norm-properties">
        <w:ins w:id="29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1" w:author="PR Preview" w:date="2026-01-01T00:00:00Z">
        <w:r>
          <w:t xml:space="preserve">),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0$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exactly when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</w:t>
        </w:r>
      </w:ins>
      <w:hyperlink w:anchor="def-cosine-similarity">
        <w:ins w:id="30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01" w:author="PR Preview" w:date="2026-01-01T00:00:00Z">
        <w:r>
          <w:t xml:space="preserve">),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so</w:t>
        </w:r>
      </w:ins>
      <w:ins w:id="30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exactly when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309" w:author="PR Preview" w:date="2026-01-01T00:00:00Z">
        <w:r>
          <w:t xml:space="preserve">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On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vanishes only at</w:t>
        </w:r>
      </w:ins>
      <w:ins w:id="31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318" w:author="PR Preview" w:date="2026-01-01T00:00:00Z">
        <w:r>
          <w:t xml:space="preserve">.</w:t>
        </w:r>
      </w:ins>
    </w:p>
    <w:bookmarkStart w:id="58" w:name="exm-angle"/>
    <w:p>
      <w:pPr>
        <w:pStyle w:val="BodyText"/>
      </w:pPr>
      <w:ins w:id="319" w:author="PR Preview" w:date="2026-01-01T00:00:00Z">
        <w:r>
          <w:rPr>
            <w:b/>
            <w:bCs/>
          </w:rPr>
          <w:t xml:space="preserve">Example 14 (Some angles in the plane)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5" w:author="PR Preview" w:date="2026-01-01T00:00:00Z">
        <w:r>
          <w:t xml:space="preserve">: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327" w:author="PR Preview" w:date="2026-01-01T00:00:00Z">
        <w:r>
          <w:t xml:space="preserve">, so</w:t>
        </w:r>
      </w:ins>
      <w:ins w:id="32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329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</w:t>
        </w:r>
      </w:ins>
      <w:ins w:id="3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4" w:author="PR Preview" w:date="2026-01-01T00:00:00Z">
        <w:r>
          <w:t xml:space="preserve">so</w:t>
        </w:r>
      </w:ins>
      <w:ins w:id="33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36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</w:t>
        </w:r>
      </w:ins>
      <w:ins w:id="3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1" w:author="PR Preview" w:date="2026-01-01T00:00:00Z">
        <w:r>
          <w:t xml:space="preserve">so</w:t>
        </w:r>
      </w:ins>
      <w:ins w:id="34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343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and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$\mathord{\smash[b]{\underset{\raise.3ex\hbox{$\scriptstyle\sim$}}{0}}\vphantom{0}}$</w:t>
        </w:r>
      </w:ins>
      <w:ins w:id="348" w:author="PR Preview" w:date="2026-01-01T00:00:00Z">
        <w:r>
          <w:t xml:space="preserve">: there is no angle,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because the ratio would divide by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353" w:author="PR Preview" w:date="2026-01-01T00:00:00Z">
        <w:r>
          <w:t xml:space="preserve">.</w:t>
        </w:r>
      </w:ins>
    </w:p>
    <w:bookmarkEnd w:id="58"/>
    <w:bookmarkStart w:id="59" w:name="X64c41f557e7f698c947bb0d906d626137043d1e"/>
    <w:p>
      <w:pPr>
        <w:pStyle w:val="FirstParagraph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del w:id="354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In a real inner product space (</w:delText>
        </w:r>
      </w:del>
      <w:hyperlink w:anchor="def-inner-product-space">
        <w:del w:id="35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58" w:author="PR Preview" w:date="2026-01-01T00:00:00Z">
        <w:r>
          <w:delText xml:space="preserve">),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 all vectors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$\mathord{\smash[b]{\underset{\raise.3ex\hbox{$\scriptstyle\sim$}}{x}}\vphantom{x}}$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and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$\mathord{\smash[b]{\underset{\raise.3ex\hbox{$\scriptstyle\sim$}}{y}}\vphantom{y}}$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with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delText>
        </w:r>
      </w:del>
      <w:del w:id="371" w:author="PR Preview" w:date="2026-01-01T00:00:00Z">
        <w:r>
          <w:delText xml:space="preserve">,</w:delText>
        </w:r>
      </w:del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Corollary 2 (Cosine similarity of unit vectors is their inner product)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In a real inner product space (</w:t>
        </w:r>
      </w:ins>
      <w:hyperlink w:anchor="def-inner-product-space">
        <w:ins w:id="37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76" w:author="PR Preview" w:date="2026-01-01T00:00:00Z">
        <w:r>
          <w:t xml:space="preserve">),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for all vectors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$\mathord{\smash[b]{\underset{\raise.3ex\hbox{$\scriptstyle\sim$}}{x}}\vphantom{x}}$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$\mathord{\smash[b]{\underset{\raise.3ex\hbox{$\scriptstyle\sim$}}{y}}\vphantom{y}}$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with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389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del w:id="390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Let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be two vectors that are not constant,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with means</w:delText>
        </w:r>
      </w:del>
      <w:del w:id="39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</w:delText>
        </w:r>
      </w:del>
      <w:del w:id="40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03" w:author="PR Preview" w:date="2026-01-01T00:00:00Z">
        <w:r>
          <w:delText xml:space="preserve">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Write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for the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centered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vectors, whose means are zero.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Then the</w:delText>
        </w:r>
      </w:del>
      <w:del w:id="420" w:author="PR Preview" w:date="2026-01-01T00:00:00Z">
        <w:r>
          <w:delText xml:space="preserve"> </w:delText>
        </w:r>
      </w:del>
      <w:hyperlink r:id="rId61">
        <w:del w:id="421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422" w:author="PR Preview" w:date="2026-01-01T00:00:00Z">
        <w:r>
          <w:delText xml:space="preserve"> </w:delText>
        </w:r>
      </w:del>
      <m:oMath>
        <m:r>
          <m:t>r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of the</w:delText>
        </w:r>
      </w:del>
      <w:del w:id="425" w:author="PR Preview" w:date="2026-01-01T00:00:00Z">
        <w:r>
          <w:delText xml:space="preserve"> </w:delText>
        </w:r>
      </w:del>
      <m:oMath>
        <m:r>
          <m:t>n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pairs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is the cosine similarity (</w:delText>
        </w:r>
      </w:del>
      <w:hyperlink w:anchor="def-cosine-similarity">
        <w:del w:id="43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32" w:author="PR Preview" w:date="2026-01-01T00:00:00Z">
        <w:r>
          <w:delText xml:space="preserve">) of the centered vectors:</w:delText>
        </w:r>
      </w:del>
    </w:p>
    <w:p>
      <w:pPr>
        <w:pStyle w:val="FirstParagraph"/>
      </w:pPr>
      <w:ins w:id="433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Let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be two vectors that are not constant,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with means</w:t>
        </w:r>
      </w:ins>
      <w:ins w:id="44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46" w:author="PR Preview" w:date="2026-01-01T00:00:00Z">
        <w:r>
          <w:t xml:space="preserve">.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Write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for the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rPr>
            <w:b/>
            <w:bCs/>
          </w:rPr>
          <w:t xml:space="preserve">centered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vectors, whose means are zero.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Then the</w:t>
        </w:r>
      </w:ins>
      <w:ins w:id="463" w:author="PR Preview" w:date="2026-01-01T00:00:00Z">
        <w:r>
          <w:t xml:space="preserve"> </w:t>
        </w:r>
      </w:ins>
      <w:hyperlink r:id="rId61">
        <w:ins w:id="464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465" w:author="PR Preview" w:date="2026-01-01T00:00:00Z">
        <w:r>
          <w:t xml:space="preserve"> </w:t>
        </w:r>
      </w:ins>
      <m:oMath>
        <m:r>
          <m:t>r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of the</w:t>
        </w:r>
      </w:ins>
      <w:ins w:id="468" w:author="PR Preview" w:date="2026-01-01T00:00:00Z">
        <w:r>
          <w:t xml:space="preserve"> </w:t>
        </w:r>
      </w:ins>
      <m:oMath>
        <m:r>
          <m:t>n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pairs</w:t>
        </w:r>
      </w:ins>
      <w:ins w:id="4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is the cosine similarity (</w:t>
        </w:r>
      </w:ins>
      <w:hyperlink w:anchor="def-cosine-similarity">
        <w:ins w:id="47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75" w:author="PR Preview" w:date="2026-01-01T00:00:00Z">
        <w:r>
          <w:t xml:space="preserve">) of the centered vectors:</w:t>
        </w:r>
      </w:ins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Start w:id="64" w:name="cor-pearson-angle"/>
    <w:p>
      <w:pPr>
        <w:pStyle w:val="BodyText"/>
      </w:pPr>
      <w:ins w:id="476" w:author="PR Preview" w:date="2026-01-01T00:00:00Z">
        <w:r>
          <w:rPr>
            <w:b/>
            <w:bCs/>
          </w:rPr>
          <w:t xml:space="preserve">Corollary 3 (Pearson correlation is the cosine of the angle between the centered vectors)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For the vectors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of</w:t>
        </w:r>
      </w:ins>
      <w:ins w:id="483" w:author="PR Preview" w:date="2026-01-01T00:00:00Z">
        <w:r>
          <w:t xml:space="preserve"> </w:t>
        </w:r>
      </w:ins>
      <w:hyperlink w:anchor="thm-pearson-cosine-centered">
        <w:ins w:id="484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the centered vectors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${\mathord{\smash[b]{\underset{\raise.3ex\hbox{$\scriptstyle\sim$}}{x}}\vphantom{x}}}^{\mathrm{c}}$</w:t>
        </w:r>
      </w:ins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${\mathord{\smash[b]{\underset{\raise.3ex\hbox{$\scriptstyle\sim$}}{y}}\vphantom{y}}}^{\mathrm{c}}$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are nonzero,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so they have an</w:t>
        </w:r>
      </w:ins>
      <w:ins w:id="497" w:author="PR Preview" w:date="2026-01-01T00:00:00Z">
        <w:r>
          <w:t xml:space="preserve"> </w:t>
        </w:r>
      </w:ins>
      <w:hyperlink w:anchor="def-angle">
        <w:ins w:id="498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499" w:author="PR Preview" w:date="2026-01-01T00:00:00Z">
        <w:r>
          <w:t xml:space="preserve"> </w:t>
        </w:r>
      </w:ins>
      <m:oMath>
        <m:r>
          <m:t>θ</m:t>
        </m:r>
      </m:oMath>
      <w:ins w:id="500" w:author="PR Preview" w:date="2026-01-01T00:00:00Z">
        <w:r>
          <w:t xml:space="preserve">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The</w:t>
        </w:r>
      </w:ins>
      <w:ins w:id="503" w:author="PR Preview" w:date="2026-01-01T00:00:00Z">
        <w:r>
          <w:t xml:space="preserve"> </w:t>
        </w:r>
      </w:ins>
      <w:hyperlink r:id="rId61">
        <w:ins w:id="504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05" w:author="PR Preview" w:date="2026-01-01T00:00:00Z">
        <w:r>
          <w:t xml:space="preserve"> </w:t>
        </w:r>
      </w:ins>
      <m:oMath>
        <m:r>
          <m:t>r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ins w:id="508" w:author="PR Preview" w:date="2026-01-01T00:00:00Z">
        <w:r>
          <w:rPr>
            <w:i/>
            <w:iCs/>
          </w:rPr>
          <w:t xml:space="preserve">Proof</w:t>
        </w:r>
      </w:ins>
      <w:ins w:id="509" w:author="PR Preview" w:date="2026-01-01T00:00:00Z">
        <w:r>
          <w:t xml:space="preserve">. </w:t>
        </w:r>
      </w:ins>
      <w:ins w:id="510" w:author="PR Preview" w:date="2026-01-01T00:00:00Z">
        <w:r>
          <w:t xml:space="preserve">By</w:t>
        </w:r>
      </w:ins>
      <w:ins w:id="511" w:author="PR Preview" w:date="2026-01-01T00:00:00Z">
        <w:r>
          <w:t xml:space="preserve"> </w:t>
        </w:r>
      </w:ins>
      <w:hyperlink w:anchor="thm-pearson-cosine-centered">
        <w:ins w:id="51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{\mathord{\smash[b]{\underset{\raise.3ex\hbox{$\scriptstyle\sim$}}{y}}\vphantom{y}}}^{\mathrm{c}})$</w:t>
        </w:r>
      </w:ins>
      <w:ins w:id="516" w:author="PR Preview" w:date="2026-01-01T00:00:00Z">
        <w:r>
          <w:t xml:space="preserve">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By</w:t>
        </w:r>
      </w:ins>
      <w:ins w:id="519" w:author="PR Preview" w:date="2026-01-01T00:00:00Z">
        <w:r>
          <w:t xml:space="preserve"> </w:t>
        </w:r>
      </w:ins>
      <w:hyperlink w:anchor="def-angle">
        <w:ins w:id="52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21" w:author="PR Preview" w:date="2026-01-01T00:00:00Z">
        <w:r>
          <w:t xml:space="preserve">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  </w:r>
      </w:ins>
      <w:ins w:id="524" w:author="PR Preview" w:date="2026-01-01T00:00:00Z">
        <w:r>
          <w:t xml:space="preserve">.</w:t>
        </w:r>
      </w:ins>
    </w:p>
    <w:bookmarkStart w:id="65" w:name="exm-pearson-angle"/>
    <w:p>
      <w:pPr>
        <w:pStyle w:val="BodyText"/>
      </w:pPr>
      <w:ins w:id="525" w:author="PR Preview" w:date="2026-01-01T00:00:00Z">
        <w:r>
          <w:rPr>
            <w:b/>
            <w:bCs/>
          </w:rPr>
          <w:t xml:space="preserve">Example 16 (A correlation of one half is an angle of sixty degrees)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In</w:t>
        </w:r>
      </w:ins>
      <w:ins w:id="528" w:author="PR Preview" w:date="2026-01-01T00:00:00Z">
        <w:r>
          <w:t xml:space="preserve"> </w:t>
        </w:r>
      </w:ins>
      <w:hyperlink w:anchor="exm-pearson-cosine-centered">
        <w:ins w:id="529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for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$\mathord{\smash[b]{\underset{\raise.3ex\hbox{$\scriptstyle\sim$}}{x}}\vphantom{x}}= (1, 2, 3)$</w:t>
        </w:r>
      </w:ins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$\mathord{\smash[b]{\underset{\raise.3ex\hbox{$\scriptstyle\sim$}}{y}}\vphantom{y}}= (1, 3, 2)$</w:t>
        </w:r>
      </w:ins>
      <w:ins w:id="539" w:author="PR Preview" w:date="2026-01-01T00:00:00Z">
        <w:r>
          <w:t xml:space="preserve">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By</w:t>
        </w:r>
      </w:ins>
      <w:ins w:id="542" w:author="PR Preview" w:date="2026-01-01T00:00:00Z">
        <w:r>
          <w:t xml:space="preserve"> </w:t>
        </w:r>
      </w:ins>
      <w:hyperlink w:anchor="cor-pearson-angle">
        <w:ins w:id="543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544" w:author="PR Preview" w:date="2026-01-01T00:00:00Z">
        <w:r>
          <w:t xml:space="preserve">, the</w:t>
        </w:r>
      </w:ins>
      <w:ins w:id="545" w:author="PR Preview" w:date="2026-01-01T00:00:00Z">
        <w:r>
          <w:t xml:space="preserve"> </w:t>
        </w:r>
      </w:ins>
      <w:hyperlink w:anchor="def-angle">
        <w:ins w:id="546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547" w:author="PR Preview" w:date="2026-01-01T00:00:00Z">
        <w:r>
          <w:t xml:space="preserve"> </w:t>
        </w:r>
      </w:ins>
      <m:oMath>
        <m:r>
          <m:t>θ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between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${\mathord{\smash[b]{\underset{\raise.3ex\hbox{$\scriptstyle\sim$}}{x}}\vphantom{x}}}^{\mathrm{c}} = (-1, 0, 1)$</w:t>
        </w:r>
      </w:ins>
      <w:ins w:id="552" w:author="PR Preview" w:date="2026-01-01T00:00:00Z">
        <w:r>
          <w:t xml:space="preserve">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${\mathord{\smash[b]{\underset{\raise.3ex\hbox{$\scriptstyle\sim$}}{y}}\vphantom{y}}}^{\mathrm{c}} = (-1, 1, 0)$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57" w:author="PR Preview" w:date="2026-01-01T00:00:00Z">
        <w:r>
          <w:t xml:space="preserve">so</w:t>
        </w:r>
      </w:ins>
      <w:ins w:id="55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559" w:author="PR Preview" w:date="2026-01-01T00:00:00Z">
        <w:r>
          <w:t xml:space="preserve">.</w:t>
        </w:r>
      </w:ins>
    </w:p>
    <w:bookmarkEnd w:id="65"/>
    <w:bookmarkEnd w:id="66"/>
    <w:bookmarkStart w:id="98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9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0" w:name="exm-dot-linear-sum"/>
    <w:p>
      <w:pPr>
        <w:pStyle w:val="FirstParagraph"/>
      </w:pPr>
      <w:del w:id="560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Let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$\mathord{\smash[b]{\underset{\raise.3ex\hbox{$\scriptstyle\sim$}}{x}}\vphantom{x}} = (1, 2, 3)$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and take the combination</w:delText>
        </w:r>
      </w:del>
      <w:del w:id="567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568" w:author="PR Preview" w:date="2026-01-01T00:00:00Z">
        <w:r>
          <w:delText xml:space="preserve">.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Directly,</w:delText>
        </w:r>
      </w:del>
    </w:p>
    <w:p>
      <w:pPr>
        <w:pStyle w:val="FirstParagraph"/>
      </w:pPr>
      <w:ins w:id="571" w:author="PR Preview" w:date="2026-01-01T00:00:00Z">
        <w:r>
          <w:rPr>
            <w:b/>
            <w:bCs/>
          </w:rPr>
          <w:t xml:space="preserve">Example 17 (Dotting with a combination of three vectors)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Let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$\mathord{\smash[b]{\underset{\raise.3ex\hbox{$\scriptstyle\sim$}}{x}}\vphantom{x}} = (1, 2, 3)$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and take the combination</w:t>
        </w:r>
      </w:ins>
      <w:ins w:id="578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79" w:author="PR Preview" w:date="2026-01-01T00:00:00Z">
        <w:r>
          <w:t xml:space="preserve">.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Directly,</w:t>
        </w:r>
      </w:ins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0"/>
    <w:bookmarkStart w:id="72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3" w:name="exm-orthonormal-independent"/>
    <w:p>
      <w:pPr>
        <w:pStyle w:val="BodyText"/>
      </w:pPr>
      <w:del w:id="582" w:author="PR Preview" w:date="2026-01-01T00:00:00Z">
        <w:r>
          <w:rPr>
            <w:b/>
            <w:bCs/>
          </w:rPr>
          <w:delText xml:space="preserve">Example 17 (Three orthonormal vectors in</w:delText>
        </w:r>
      </w:del>
      <w:del w:id="58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84" w:author="PR Preview" w:date="2026-01-01T00:00:00Z">
        <w:r>
          <w:rPr>
            <w:b/>
            <w:bCs/>
          </w:rPr>
          <w:delText xml:space="preserve">)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Let</w:delText>
        </w:r>
      </w:del>
    </w:p>
    <w:p>
      <w:pPr>
        <w:pStyle w:val="BodyText"/>
      </w:pPr>
      <w:ins w:id="587" w:author="PR Preview" w:date="2026-01-01T00:00:00Z">
        <w:r>
          <w:rPr>
            <w:b/>
            <w:bCs/>
          </w:rPr>
          <w:t xml:space="preserve">Example 18 (Three orthonormal vectors in</w:t>
        </w:r>
      </w:ins>
      <w:ins w:id="5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89" w:author="PR Preview" w:date="2026-01-01T00:00:00Z">
        <w:r>
          <w:rPr>
            <w:b/>
            <w:bCs/>
          </w:rPr>
          <w:t xml:space="preserve">)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3"/>
    <w:bookmarkStart w:id="75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5"/>
    <w:bookmarkStart w:id="79" w:name="exm-orthonormal-basis"/>
    <w:p>
      <w:pPr>
        <w:pStyle w:val="BodyText"/>
      </w:pPr>
      <w:del w:id="592" w:author="PR Preview" w:date="2026-01-01T00:00:00Z">
        <w:r>
          <w:rPr>
            <w:b/>
            <w:bCs/>
          </w:rPr>
          <w:delText xml:space="preserve">Example 18 (Orthonormal bases of</w:delText>
        </w:r>
      </w:del>
      <w:del w:id="59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94" w:author="PR Preview" w:date="2026-01-01T00:00:00Z">
        <w:r>
          <w:rPr>
            <w:b/>
            <w:bCs/>
          </w:rPr>
          <w:delText xml:space="preserve">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 </w:delText>
        </w:r>
      </w:del>
    </w:p>
    <w:p>
      <w:pPr>
        <w:pStyle w:val="BodyText"/>
      </w:pPr>
      <w:ins w:id="597" w:author="PR Preview" w:date="2026-01-01T00:00:00Z">
        <w:r>
          <w:rPr>
            <w:b/>
            <w:bCs/>
          </w:rPr>
          <w:t xml:space="preserve">Example 19 (Orthonormal bases of</w:t>
        </w:r>
      </w:ins>
      <w:ins w:id="59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99" w:author="PR Preview" w:date="2026-01-01T00:00:00Z">
        <w:r>
          <w:rPr>
            <w:b/>
            <w:bCs/>
          </w:rPr>
          <w:t xml:space="preserve">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602" w:author="PR Preview" w:date="2026-01-01T00:00:00Z">
        <w:r>
          <w:delText xml:space="preserve">The vectors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of</w:delText>
        </w:r>
      </w:del>
      <w:del w:id="607" w:author="PR Preview" w:date="2026-01-01T00:00:00Z">
        <w:r>
          <w:delText xml:space="preserve"> </w:delText>
        </w:r>
      </w:del>
      <w:hyperlink w:anchor="exm-orthonormal-independent">
        <w:del w:id="608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are orthonormal and linearly independent,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so they are a basis of their span (</w:delText>
        </w:r>
      </w:del>
      <w:hyperlink r:id="rId74">
        <w:del w:id="613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14" w:author="PR Preview" w:date="2026-01-01T00:00:00Z">
        <w:r>
          <w:delText xml:space="preserve">),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which therefore has dimension</w:delText>
        </w:r>
      </w:del>
      <w:del w:id="617" w:author="PR Preview" w:date="2026-01-01T00:00:00Z">
        <w:r>
          <w:delText xml:space="preserve"> </w:delText>
        </w:r>
      </w:del>
      <m:oMath>
        <m:r>
          <m:t>3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(</w:delText>
        </w:r>
      </w:del>
      <w:hyperlink r:id="rId77">
        <w:del w:id="62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621" w:author="PR Preview" w:date="2026-01-01T00:00:00Z">
        <w:r>
          <w:delText xml:space="preserve">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and is all of</w:delText>
        </w:r>
      </w:del>
      <w:del w:id="6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(</w:delText>
        </w:r>
      </w:del>
      <w:hyperlink r:id="rId78">
        <w:del w:id="62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628" w:author="PR Preview" w:date="2026-01-01T00:00:00Z">
        <w:r>
          <w:delText xml:space="preserve">,</w:delText>
        </w:r>
      </w:del>
      <w:del w:id="629" w:author="PR Preview" w:date="2026-01-01T00:00:00Z">
        <w:r>
          <w:delText xml:space="preserve"> </w:delText>
        </w:r>
      </w:del>
      <w:hyperlink r:id="rId76">
        <w:del w:id="63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631" w:author="PR Preview" w:date="2026-01-01T00:00:00Z">
        <w:r>
          <w:delText xml:space="preserve">).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So they are an orthonormal basis of</w:delText>
        </w:r>
      </w:del>
      <w:del w:id="63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too.</w:delText>
        </w:r>
      </w:del>
    </w:p>
    <w:p>
      <w:pPr>
        <w:pStyle w:val="FirstParagraph"/>
      </w:pPr>
      <w:del w:id="637" w:author="PR Preview" w:date="2026-01-01T00:00:00Z">
        <w:r>
          <w:rPr>
            <w:b/>
            <w:bCs/>
          </w:rPr>
          <w:delText xml:space="preserve">Example 19 (Bases that are not orthonormal, and orthonormal lists that are not bases)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640" w:author="PR Preview" w:date="2026-01-01T00:00:00Z">
        <w:r>
          <w:t xml:space="preserve">The vectors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of</w:t>
        </w:r>
      </w:ins>
      <w:ins w:id="645" w:author="PR Preview" w:date="2026-01-01T00:00:00Z">
        <w:r>
          <w:t xml:space="preserve"> </w:t>
        </w:r>
      </w:ins>
      <w:hyperlink w:anchor="exm-orthonormal-independent">
        <w:ins w:id="64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are orthonormal and linearly independent,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so they are a basis of their span (</w:t>
        </w:r>
      </w:ins>
      <w:hyperlink r:id="rId74">
        <w:ins w:id="65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652" w:author="PR Preview" w:date="2026-01-01T00:00:00Z">
        <w:r>
          <w:t xml:space="preserve">),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which therefore has dimension</w:t>
        </w:r>
      </w:ins>
      <w:ins w:id="655" w:author="PR Preview" w:date="2026-01-01T00:00:00Z">
        <w:r>
          <w:t xml:space="preserve"> </w:t>
        </w:r>
      </w:ins>
      <m:oMath>
        <m:r>
          <m:t>3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(</w:t>
        </w:r>
      </w:ins>
      <w:hyperlink r:id="rId77">
        <w:ins w:id="658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659" w:author="PR Preview" w:date="2026-01-01T00:00:00Z">
        <w:r>
          <w:t xml:space="preserve">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and is all of</w:t>
        </w:r>
      </w:ins>
      <w:ins w:id="6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r:id="rId78">
        <w:ins w:id="66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hyperlink r:id="rId76">
        <w:ins w:id="66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69" w:author="PR Preview" w:date="2026-01-01T00:00:00Z">
        <w:r>
          <w:t xml:space="preserve">).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So they are an orthonormal basis of</w:t>
        </w:r>
      </w:ins>
      <w:ins w:id="6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too.</w:t>
        </w:r>
      </w:ins>
    </w:p>
    <w:bookmarkEnd w:id="79"/>
    <w:bookmarkStart w:id="82" w:name="exm-not-orthonormal-basis"/>
    <w:p>
      <w:pPr>
        <w:pStyle w:val="FirstParagraph"/>
      </w:pPr>
      <w:ins w:id="675" w:author="PR Preview" w:date="2026-01-01T00:00:00Z">
        <w:r>
          <w:rPr>
            <w:b/>
            <w:bCs/>
          </w:rPr>
          <w:t xml:space="preserve">Example 20 (Bases that are not orthonormal, and orthonormal lists that are not bases)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3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4" w:name="exm-orthonormal-expansion"/>
    <w:p>
      <w:pPr>
        <w:pStyle w:val="BodyText"/>
      </w:pPr>
      <w:del w:id="678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With the orthonormal basis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of</w:delText>
        </w:r>
      </w:del>
      <w:del w:id="68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from</w:delText>
        </w:r>
      </w:del>
      <w:del w:id="688" w:author="PR Preview" w:date="2026-01-01T00:00:00Z">
        <w:r>
          <w:delText xml:space="preserve"> </w:delText>
        </w:r>
      </w:del>
      <w:hyperlink w:anchor="exm-orthonormal-basis">
        <w:del w:id="68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$\mathord{\smash[b]{\underset{\raise.3ex\hbox{$\scriptstyle\sim$}}{x}}\vphantom{x}} = (1, 2, 3)$</w:delText>
        </w:r>
      </w:del>
      <w:del w:id="694" w:author="PR Preview" w:date="2026-01-01T00:00:00Z">
        <w:r>
          <w:delText xml:space="preserve">: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$\mathord{\smash[b]{\underset{\raise.3ex\hbox{$\scriptstyle\sim$}}{q}}\vphantom{q}}_1 \cdot \mathord{\smash[b]{\underset{\raise.3ex\hbox{$\scriptstyle\sim$}}{x}}\vphantom{x}} = 3$</w:delText>
        </w:r>
      </w:del>
      <w:del w:id="697" w:author="PR Preview" w:date="2026-01-01T00:00:00Z">
        <w:r>
          <w:delText xml:space="preserve">,</w:delText>
        </w:r>
      </w:del>
    </w:p>
    <w:p>
      <w:pPr>
        <w:pStyle w:val="BodyText"/>
      </w:pPr>
      <w:ins w:id="698" w:author="PR Preview" w:date="2026-01-01T00:00:00Z">
        <w:r>
          <w:rPr>
            <w:b/>
            <w:bCs/>
          </w:rPr>
          <w:t xml:space="preserve">Example 21 (Expanding a vector in an orthonormal basis)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With the orthonormal basis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of</w:t>
        </w:r>
      </w:ins>
      <w:ins w:id="7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from</w:t>
        </w:r>
      </w:ins>
      <w:ins w:id="708" w:author="PR Preview" w:date="2026-01-01T00:00:00Z">
        <w:r>
          <w:t xml:space="preserve"> </w:t>
        </w:r>
      </w:ins>
      <w:hyperlink w:anchor="exm-orthonormal-basis">
        <w:ins w:id="709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and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$\mathord{\smash[b]{\underset{\raise.3ex\hbox{$\scriptstyle\sim$}}{x}}\vphantom{x}} = (1, 2, 3)$</w:t>
        </w:r>
      </w:ins>
      <w:ins w:id="714" w:author="PR Preview" w:date="2026-01-01T00:00:00Z">
        <w:r>
          <w:t xml:space="preserve">: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717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4"/>
    <w:bookmarkStart w:id="85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5"/>
    <w:bookmarkStart w:id="86" w:name="exm-gram-schmidt"/>
    <w:p>
      <w:pPr>
        <w:pStyle w:val="BodyText"/>
      </w:pPr>
      <w:del w:id="718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71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20" w:author="PR Preview" w:date="2026-01-01T00:00:00Z">
        <w:r>
          <w:rPr>
            <w:b/>
            <w:bCs/>
          </w:rPr>
          <w:delText xml:space="preserve">)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Let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$\mathord{\smash[b]{\underset{\raise.3ex\hbox{$\scriptstyle\sim$}}{a}}\vphantom{a}}_1 = (1, 1, 0)$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and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$\mathord{\smash[b]{\underset{\raise.3ex\hbox{$\scriptstyle\sim$}}{a}}\vphantom{a}}_2 = (1, 0, 1)$</w:delText>
        </w:r>
      </w:del>
      <w:del w:id="729" w:author="PR Preview" w:date="2026-01-01T00:00:00Z">
        <w:r>
          <w:delText xml:space="preserve">.</w:delText>
        </w:r>
      </w:del>
    </w:p>
    <w:p>
      <w:pPr>
        <w:pStyle w:val="BodyText"/>
      </w:pPr>
      <w:ins w:id="730" w:author="PR Preview" w:date="2026-01-01T00:00:00Z">
        <w:r>
          <w:rPr>
            <w:b/>
            <w:bCs/>
          </w:rPr>
          <w:t xml:space="preserve">Example 22 (Two steps of Gram-Schmidt in</w:t>
        </w:r>
      </w:ins>
      <w:ins w:id="73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2" w:author="PR Preview" w:date="2026-01-01T00:00:00Z">
        <w:r>
          <w:rPr>
            <w:b/>
            <w:bCs/>
          </w:rPr>
          <w:t xml:space="preserve">)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Let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$\mathord{\smash[b]{\underset{\raise.3ex\hbox{$\scriptstyle\sim$}}{a}}\vphantom{a}}_1 = (1, 1, 0)$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and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$\mathord{\smash[b]{\underset{\raise.3ex\hbox{$\scriptstyle\sim$}}{a}}\vphantom{a}}_2 = (1, 0, 1)$</w:t>
        </w:r>
      </w:ins>
      <w:ins w:id="741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6"/>
    <w:bookmarkStart w:id="87" w:name="exm-gram-schmidt-stops"/>
    <w:p>
      <w:pPr>
        <w:pStyle w:val="FirstParagraph"/>
      </w:pPr>
      <w:del w:id="742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Let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$\mathord{\smash[b]{\underset{\raise.3ex\hbox{$\scriptstyle\sim$}}{a}}\vphantom{a}}_1 = (1, 2)$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and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$\mathord{\smash[b]{\underset{\raise.3ex\hbox{$\scriptstyle\sim$}}{a}}\vphantom{a}}_2 = (2, 4)$</w:delText>
        </w:r>
      </w:del>
      <w:del w:id="751" w:author="PR Preview" w:date="2026-01-01T00:00:00Z">
        <w:r>
          <w:delText xml:space="preserve">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Step 1 gives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$\mathord{\smash[b]{\underset{\raise.3ex\hbox{$\scriptstyle\sim$}}{q}}\vphantom{q}}_1 = \tfrac{1}{\sqrt{5}}\,(1, 2)$</w:delText>
        </w:r>
      </w:del>
      <w:del w:id="756" w:author="PR Preview" w:date="2026-01-01T00:00:00Z">
        <w:r>
          <w:delText xml:space="preserve">.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In step 2,</w:delText>
        </w:r>
      </w:del>
    </w:p>
    <w:p>
      <w:pPr>
        <w:pStyle w:val="FirstParagraph"/>
      </w:pPr>
      <w:ins w:id="759" w:author="PR Preview" w:date="2026-01-01T00:00:00Z">
        <w:r>
          <w:rPr>
            <w:b/>
            <w:bCs/>
          </w:rPr>
          <w:t xml:space="preserve">Example 23 (Gram-Schmidt stops on dependent vectors)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Let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$\mathord{\smash[b]{\underset{\raise.3ex\hbox{$\scriptstyle\sim$}}{a}}\vphantom{a}}_1 = (1, 2)$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$\mathord{\smash[b]{\underset{\raise.3ex\hbox{$\scriptstyle\sim$}}{a}}\vphantom{a}}_2 = (2, 4)$</w:t>
        </w:r>
      </w:ins>
      <w:ins w:id="768" w:author="PR Preview" w:date="2026-01-01T00:00:00Z">
        <w:r>
          <w:t xml:space="preserve">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Step 1 gives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$\mathord{\smash[b]{\underset{\raise.3ex\hbox{$\scriptstyle\sim$}}{q}}\vphantom{q}}_1 = \tfrac{1}{\sqrt{5}}\,(1, 2)$</w:t>
        </w:r>
      </w:ins>
      <w:ins w:id="773" w:author="PR Preview" w:date="2026-01-01T00:00:00Z">
        <w:r>
          <w:t xml:space="preserve">.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In step 2,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7"/>
    <w:bookmarkStart w:id="88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9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1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2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3" w:name="exm-thm-gram-schmidt"/>
    <w:p>
      <w:pPr>
        <w:pStyle w:val="BodyText"/>
      </w:pPr>
      <w:del w:id="776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77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78" w:author="PR Preview" w:date="2026-01-01T00:00:00Z">
        <w:r>
          <w:rPr>
            <w:b/>
            <w:bCs/>
          </w:rPr>
          <w:delText xml:space="preserve">)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Continue</w:delText>
        </w:r>
      </w:del>
      <w:del w:id="781" w:author="PR Preview" w:date="2026-01-01T00:00:00Z">
        <w:r>
          <w:delText xml:space="preserve"> </w:delText>
        </w:r>
      </w:del>
      <w:hyperlink w:anchor="exm-gram-schmidt">
        <w:del w:id="78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with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$\mathord{\smash[b]{\underset{\raise.3ex\hbox{$\scriptstyle\sim$}}{a}}\vphantom{a}}_3 = (0, 1, 1)$</w:delText>
        </w:r>
      </w:del>
      <w:del w:id="787" w:author="PR Preview" w:date="2026-01-01T00:00:00Z">
        <w:r>
          <w:delText xml:space="preserve">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$\mathord{\smash[b]{\underset{\raise.3ex\hbox{$\scriptstyle\sim$}}{q}}\vphantom{q}}_1 \cdot \mathord{\smash[b]{\underset{\raise.3ex\hbox{$\scriptstyle\sim$}}{a}}\vphantom{a}}_3 = \tfrac{1}{\sqrt{2}}$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and</w:delText>
        </w:r>
      </w:del>
    </w:p>
    <w:p>
      <w:pPr>
        <w:pStyle w:val="BodyText"/>
      </w:pPr>
      <w:ins w:id="792" w:author="PR Preview" w:date="2026-01-01T00:00:00Z">
        <w:r>
          <w:rPr>
            <w:b/>
            <w:bCs/>
          </w:rPr>
          <w:t xml:space="preserve">Example 24 (Finishing an orthonormal basis of</w:t>
        </w:r>
      </w:ins>
      <w:ins w:id="79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4" w:author="PR Preview" w:date="2026-01-01T00:00:00Z">
        <w:r>
          <w:rPr>
            <w:b/>
            <w:bCs/>
          </w:rPr>
          <w:t xml:space="preserve">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Continue</w:t>
        </w:r>
      </w:ins>
      <w:ins w:id="797" w:author="PR Preview" w:date="2026-01-01T00:00:00Z">
        <w:r>
          <w:t xml:space="preserve"> </w:t>
        </w:r>
      </w:ins>
      <w:hyperlink w:anchor="exm-gram-schmidt">
        <w:ins w:id="79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with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$\mathord{\smash[b]{\underset{\raise.3ex\hbox{$\scriptstyle\sim$}}{a}}\vphantom{a}}_3 = (0, 1, 1)$</w:t>
        </w:r>
      </w:ins>
      <w:ins w:id="803" w:author="PR Preview" w:date="2026-01-01T00:00:00Z">
        <w:r>
          <w:t xml:space="preserve">.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3"/>
    <w:bookmarkStart w:id="94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7" w:name="exm-orthonormal-basis-exists"/>
    <w:p>
      <w:pPr>
        <w:pStyle w:val="BodyText"/>
      </w:pPr>
      <w:del w:id="808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8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10" w:author="PR Preview" w:date="2026-01-01T00:00:00Z">
        <w:r>
          <w:rPr>
            <w:b/>
            <w:bCs/>
          </w:rPr>
          <w:delText xml:space="preserve">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Start from the unit vector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$\mathord{\smash[b]{\underset{\raise.3ex\hbox{$\scriptstyle\sim$}}{u}}\vphantom{u}}_1 = \tfrac{1}{\sqrt{2}}\,(1, 1, 0)$</w:delText>
        </w:r>
      </w:del>
      <w:del w:id="815" w:author="PR Preview" w:date="2026-01-01T00:00:00Z">
        <w:r>
          <w:delText xml:space="preserve">.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Extend it to a basis of</w:delText>
        </w:r>
      </w:del>
      <w:del w:id="8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as in</w:delText>
        </w:r>
      </w:del>
      <w:del w:id="821" w:author="PR Preview" w:date="2026-01-01T00:00:00Z">
        <w:r>
          <w:delText xml:space="preserve"> </w:delText>
        </w:r>
      </w:del>
      <w:hyperlink r:id="rId96">
        <w:del w:id="822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starting from the empty list: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$\mathord{\smash[b]{\underset{\raise.3ex\hbox{$\scriptstyle\sim$}}{u}}\vphantom{u}}_1$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is not in the span of the empty list,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832" w:author="PR Preview" w:date="2026-01-01T00:00:00Z">
        <w:r>
          <w:delText xml:space="preserve">, because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$\mathopen{}\left\lVert\mathord{\smash[b]{\underset{\raise.3ex\hbox{$\scriptstyle\sim$}}{u}}\vphantom{u}}_1\right\rVert\mathclose{} = 1$</w:delText>
        </w:r>
      </w:del>
      <w:del w:id="835" w:author="PR Preview" w:date="2026-01-01T00:00:00Z">
        <w:r>
          <w:delText xml:space="preserve">;</w:delText>
        </w:r>
      </w:del>
      <w:del w:id="8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is not in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$\operatorname{span}\mathopen{}\left\{\mathord{\smash[b]{\underset{\raise.3ex\hbox{$\scriptstyle\sim$}}{u}}\vphantom{u}}_1\right\}\mathclose{}$</w:delText>
        </w:r>
      </w:del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because every multiple of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$\mathord{\smash[b]{\underset{\raise.3ex\hbox{$\scriptstyle\sim$}}{u}}\vphantom{u}}_1$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has equal first and second entries,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and</w:delText>
        </w:r>
      </w:del>
      <w:del w:id="8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is not in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$\operatorname{span}\mathopen{}\left\{\mathord{\smash[b]{\underset{\raise.3ex\hbox{$\scriptstyle\sim$}}{u}}\vphantom{u}}_1, (1, 0, 0)\right\}\mathclose{}$</w:delText>
        </w:r>
      </w:del>
      <w:del w:id="855" w:author="PR Preview" w:date="2026-01-01T00:00:00Z">
        <w:r>
          <w:delText xml:space="preserve">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because every combination of those two vectors has third entry</w:delText>
        </w:r>
      </w:del>
      <w:del w:id="858" w:author="PR Preview" w:date="2026-01-01T00:00:00Z">
        <w:r>
          <w:delText xml:space="preserve"> </w:delText>
        </w:r>
      </w:del>
      <m:oMath>
        <m:r>
          <m:t>0</m:t>
        </m:r>
      </m:oMath>
      <w:del w:id="859" w:author="PR Preview" w:date="2026-01-01T00:00:00Z">
        <w:r>
          <w:delText xml:space="preserve">.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So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are linearly independent (</w:delText>
        </w:r>
      </w:del>
      <w:hyperlink r:id="rId92">
        <w:del w:id="86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867" w:author="PR Preview" w:date="2026-01-01T00:00:00Z">
        <w:r>
          <w:delText xml:space="preserve">),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and three linearly independent vectors in</w:delText>
        </w:r>
      </w:del>
      <w:del w:id="87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are a basis of it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(they are a basis of their span, which has dimension</w:delText>
        </w:r>
      </w:del>
      <w:del w:id="875" w:author="PR Preview" w:date="2026-01-01T00:00:00Z">
        <w:r>
          <w:delText xml:space="preserve"> </w:delText>
        </w:r>
      </w:del>
      <m:oMath>
        <m:r>
          <m:t>3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(</w:delText>
        </w:r>
      </w:del>
      <w:hyperlink r:id="rId77">
        <w:del w:id="878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879" w:author="PR Preview" w:date="2026-01-01T00:00:00Z">
        <w:r>
          <w:delText xml:space="preserve">)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and so is</w:delText>
        </w:r>
      </w:del>
      <w:del w:id="88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(</w:delText>
        </w:r>
      </w:del>
      <w:hyperlink r:id="rId78">
        <w:del w:id="885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886" w:author="PR Preview" w:date="2026-01-01T00:00:00Z">
        <w:r>
          <w:delText xml:space="preserve">,</w:delText>
        </w:r>
      </w:del>
      <w:del w:id="887" w:author="PR Preview" w:date="2026-01-01T00:00:00Z">
        <w:r>
          <w:delText xml:space="preserve"> </w:delText>
        </w:r>
      </w:del>
      <w:hyperlink r:id="rId76">
        <w:del w:id="88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89" w:author="PR Preview" w:date="2026-01-01T00:00:00Z">
        <w:r>
          <w:delText xml:space="preserve">)).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Gram-Schmidt on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894" w:author="PR Preview" w:date="2026-01-01T00:00:00Z">
        <w:r>
          <w:delText xml:space="preserve">:</w:delText>
        </w:r>
      </w:del>
    </w:p>
    <w:p>
      <w:pPr>
        <w:pStyle w:val="BodyText"/>
      </w:pPr>
      <w:ins w:id="895" w:author="PR Preview" w:date="2026-01-01T00:00:00Z">
        <w:r>
          <w:rPr>
            <w:b/>
            <w:bCs/>
          </w:rPr>
          <w:t xml:space="preserve">Example 25 (Extending one unit vector to an orthonormal basis of</w:t>
        </w:r>
      </w:ins>
      <w:ins w:id="89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97" w:author="PR Preview" w:date="2026-01-01T00:00:00Z">
        <w:r>
          <w:rPr>
            <w:b/>
            <w:bCs/>
          </w:rPr>
          <w:t xml:space="preserve">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Start from the unit vector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902" w:author="PR Preview" w:date="2026-01-01T00:00:00Z">
        <w:r>
          <w:t xml:space="preserve">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Extend it to a basis of</w:t>
        </w:r>
      </w:ins>
      <w:ins w:id="9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as in</w:t>
        </w:r>
      </w:ins>
      <w:ins w:id="908" w:author="PR Preview" w:date="2026-01-01T00:00:00Z">
        <w:r>
          <w:t xml:space="preserve"> </w:t>
        </w:r>
      </w:ins>
      <w:hyperlink r:id="rId96">
        <w:ins w:id="909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starting from the empty list: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$\mathord{\smash[b]{\underset{\raise.3ex\hbox{$\scriptstyle\sim$}}{u}}\vphantom{u}}_1$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 not in the span of the empty list,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919" w:author="PR Preview" w:date="2026-01-01T00:00:00Z">
        <w:r>
          <w:t xml:space="preserve">, because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922" w:author="PR Preview" w:date="2026-01-01T00:00:00Z">
        <w:r>
          <w:t xml:space="preserve">;</w:t>
        </w:r>
      </w:ins>
      <w:ins w:id="9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is not in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928" w:author="PR Preview" w:date="2026-01-01T00:00:00Z">
        <w:r>
          <w:t xml:space="preserve">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because every multiple of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$\mathord{\smash[b]{\underset{\raise.3ex\hbox{$\scriptstyle\sim$}}{u}}\vphantom{u}}_1$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has equal first and second entries,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</w:t>
        </w:r>
      </w:ins>
      <w:ins w:id="9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not in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because every combination of those two vectors has third entry</w:t>
        </w:r>
      </w:ins>
      <w:ins w:id="945" w:author="PR Preview" w:date="2026-01-01T00:00:00Z">
        <w:r>
          <w:t xml:space="preserve"> </w:t>
        </w:r>
      </w:ins>
      <m:oMath>
        <m:r>
          <m:t>0</m:t>
        </m:r>
      </m:oMath>
      <w:ins w:id="946" w:author="PR Preview" w:date="2026-01-01T00:00:00Z">
        <w:r>
          <w:t xml:space="preserve">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So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$\mathord{\smash[b]{\underset{\raise.3ex\hbox{$\scriptstyle\sim$}}{u}}\vphantom{u}}_1, (1, 0, 0), (0, 0, 1)$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are linearly independent (</w:t>
        </w:r>
      </w:ins>
      <w:hyperlink r:id="rId92">
        <w:ins w:id="953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954" w:author="PR Preview" w:date="2026-01-01T00:00:00Z">
        <w:r>
          <w:t xml:space="preserve">),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and three linearly independent vectors in</w:t>
        </w:r>
      </w:ins>
      <w:ins w:id="9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are a basis of it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(they are a basis of their span, which has dimension</w:t>
        </w:r>
      </w:ins>
      <w:ins w:id="962" w:author="PR Preview" w:date="2026-01-01T00:00:00Z">
        <w:r>
          <w:t xml:space="preserve"> </w:t>
        </w:r>
      </w:ins>
      <m:oMath>
        <m:r>
          <m:t>3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</w:t>
        </w:r>
      </w:ins>
      <w:hyperlink r:id="rId77">
        <w:ins w:id="96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966" w:author="PR Preview" w:date="2026-01-01T00:00:00Z">
        <w:r>
          <w:t xml:space="preserve">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and so is</w:t>
        </w:r>
      </w:ins>
      <w:ins w:id="9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(</w:t>
        </w:r>
      </w:ins>
      <w:hyperlink r:id="rId78">
        <w:ins w:id="97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973" w:author="PR Preview" w:date="2026-01-01T00:00:00Z">
        <w:r>
          <w:t xml:space="preserve">,</w:t>
        </w:r>
      </w:ins>
      <w:ins w:id="974" w:author="PR Preview" w:date="2026-01-01T00:00:00Z">
        <w:r>
          <w:t xml:space="preserve"> </w:t>
        </w:r>
      </w:ins>
      <w:hyperlink r:id="rId76">
        <w:ins w:id="97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976" w:author="PR Preview" w:date="2026-01-01T00:00:00Z">
        <w:r>
          <w:t xml:space="preserve">)).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Gram-Schmidt on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$\mathord{\smash[b]{\underset{\raise.3ex\hbox{$\scriptstyle\sim$}}{u}}\vphantom{u}}_1, (1, 0, 0), (0, 0, 1)$</w:t>
        </w:r>
      </w:ins>
      <w:ins w:id="981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del w:id="982" w:author="PR Preview" w:date="2026-01-01T00:00:00Z">
        <w:r>
          <w:delText xml:space="preserve">The result is the orthonormal basis of</w:delText>
        </w:r>
      </w:del>
      <w:del w:id="983" w:author="PR Preview" w:date="2026-01-01T00:00:00Z">
        <w:r>
          <w:delText xml:space="preserve"> </w:delText>
        </w:r>
      </w:del>
      <w:hyperlink w:anchor="exm-orthonormal-basis">
        <w:del w:id="98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985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986" w:author="PR Preview" w:date="2026-01-01T00:00:00Z">
        <w:r>
          <w:t xml:space="preserve">The result is the orthonormal basis of</w:t>
        </w:r>
      </w:ins>
      <w:ins w:id="987" w:author="PR Preview" w:date="2026-01-01T00:00:00Z">
        <w:r>
          <w:t xml:space="preserve"> </w:t>
        </w:r>
      </w:ins>
      <w:hyperlink w:anchor="exm-orthonormal-basis">
        <w:ins w:id="988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989" w:author="PR Preview" w:date="2026-01-01T00:00:00Z">
        <w:r>
          <w:t xml:space="preserve">, in a different order.</w:t>
        </w:r>
      </w:ins>
    </w:p>
    <w:bookmarkEnd w:id="97"/>
    <w:bookmarkEnd w:id="98"/>
    <w:bookmarkStart w:id="136" w:name="outer-product"/>
    <w:p>
      <w:pPr>
        <w:pStyle w:val="Heading2"/>
      </w:pPr>
      <w:r>
        <w:t xml:space="preserve">4 Outer product</w:t>
      </w:r>
    </w:p>
    <w:bookmarkStart w:id="100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9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0"/>
    <w:bookmarkStart w:id="101" w:name="exm-outer-product"/>
    <w:p>
      <w:pPr>
        <w:pStyle w:val="FirstParagraph"/>
      </w:pPr>
      <w:del w:id="990" w:author="PR Preview" w:date="2026-01-01T00:00:00Z">
        <w:r>
          <w:rPr>
            <w:b/>
            <w:bCs/>
          </w:rPr>
          <w:delText xml:space="preserve">Example 25 (An outer product)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For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$\mathord{\smash[b]{\underset{\raise.3ex\hbox{$\scriptstyle\sim$}}{u}}\vphantom{u}} = (1, 2, 3)$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and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$\mathord{\smash[b]{\underset{\raise.3ex\hbox{$\scriptstyle\sim$}}{v}}\vphantom{v}} = (4, 5)$</w:delText>
        </w:r>
      </w:del>
      <w:del w:id="999" w:author="PR Preview" w:date="2026-01-01T00:00:00Z">
        <w:r>
          <w:delText xml:space="preserve">:</w:delText>
        </w:r>
      </w:del>
    </w:p>
    <w:p>
      <w:pPr>
        <w:pStyle w:val="FirstParagraph"/>
      </w:pPr>
      <w:ins w:id="1000" w:author="PR Preview" w:date="2026-01-01T00:00:00Z">
        <w:r>
          <w:rPr>
            <w:b/>
            <w:bCs/>
          </w:rPr>
          <w:t xml:space="preserve">Example 26 (An outer product)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For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$\mathord{\smash[b]{\underset{\raise.3ex\hbox{$\scriptstyle\sim$}}{u}}\vphantom{u}} = (1, 2, 3)$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and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$\mathord{\smash[b]{\underset{\raise.3ex\hbox{$\scriptstyle\sim$}}{v}}\vphantom{v}} = (4, 5)$</w:t>
        </w:r>
      </w:ins>
      <w:ins w:id="100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1"/>
    <w:bookmarkStart w:id="103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del w:id="1010" w:author="PR Preview" w:date="2026-01-01T00:00:00Z">
        <w:r>
          <w:delText xml:space="preserve">For example,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$\mathord{\smash[b]{\underset{\raise.3ex\hbox{$\scriptstyle\sim$}}{u}}\vphantom{u}} = (1, 2, 3)$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$\mathord{\smash[b]{\underset{\raise.3ex\hbox{$\scriptstyle\sim$}}{v}}\vphantom{v}} = (4, 5)$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in</w:delText>
        </w:r>
      </w:del>
      <w:del w:id="1019" w:author="PR Preview" w:date="2026-01-01T00:00:00Z">
        <w:r>
          <w:delText xml:space="preserve"> </w:delText>
        </w:r>
      </w:del>
      <w:hyperlink w:anchor="exm-outer-product">
        <w:del w:id="102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have different lengths,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so they have no dot product,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but their outer product is a</w:delText>
        </w:r>
      </w:del>
      <w:del w:id="102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matrix.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For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$\mathord{\smash[b]{\underset{\raise.3ex\hbox{$\scriptstyle\sim$}}{a}}\vphantom{a}} = (1, 2)$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and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$\mathord{\smash[b]{\underset{\raise.3ex\hbox{$\scriptstyle\sim$}}{b}}\vphantom{b}} = (3, 4)$</w:delText>
        </w:r>
      </w:del>
      <w:del w:id="1038" w:author="PR Preview" w:date="2026-01-01T00:00:00Z">
        <w:r>
          <w:delText xml:space="preserve">,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which have the same length, both products exist:</w:delText>
        </w:r>
      </w:del>
    </w:p>
    <w:p>
      <w:pPr>
        <w:pStyle w:val="BodyText"/>
      </w:pPr>
      <w:ins w:id="1041" w:author="PR Preview" w:date="2026-01-01T00:00:00Z">
        <w:r>
          <w:t xml:space="preserve">For example,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$\mathord{\smash[b]{\underset{\raise.3ex\hbox{$\scriptstyle\sim$}}{u}}\vphantom{u}} = (1, 2, 3)$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$\mathord{\smash[b]{\underset{\raise.3ex\hbox{$\scriptstyle\sim$}}{v}}\vphantom{v}} = (4, 5)$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in</w:t>
        </w:r>
      </w:ins>
      <w:ins w:id="1050" w:author="PR Preview" w:date="2026-01-01T00:00:00Z">
        <w:r>
          <w:t xml:space="preserve"> </w:t>
        </w:r>
      </w:ins>
      <w:hyperlink w:anchor="exm-outer-product">
        <w:ins w:id="1051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have different lengths,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so they have no dot product,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but their outer product is a</w:t>
        </w:r>
      </w:ins>
      <w:ins w:id="105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matrix.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For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$\mathord{\smash[b]{\underset{\raise.3ex\hbox{$\scriptstyle\sim$}}{a}}\vphantom{a}} = (1, 2)$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$\mathord{\smash[b]{\underset{\raise.3ex\hbox{$\scriptstyle\sim$}}{b}}\vphantom{b}} = (3, 4)$</w:t>
        </w:r>
      </w:ins>
      <w:ins w:id="1069" w:author="PR Preview" w:date="2026-01-01T00:00:00Z">
        <w:r>
          <w:t xml:space="preserve">,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3"/>
    <w:bookmarkStart w:id="105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6" w:name="exm-outer-product-rank"/>
    <w:p>
      <w:pPr>
        <w:pStyle w:val="BodyText"/>
      </w:pPr>
      <w:del w:id="1072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In</w:delText>
        </w:r>
      </w:del>
      <w:del w:id="1075" w:author="PR Preview" w:date="2026-01-01T00:00:00Z">
        <w:r>
          <w:delText xml:space="preserve"> </w:delText>
        </w:r>
      </w:del>
      <w:hyperlink w:anchor="exm-outer-product">
        <w:del w:id="1076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077" w:author="PR Preview" w:date="2026-01-01T00:00:00Z">
        <w:r>
          <w:delText xml:space="preserve">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the second column</w:delText>
        </w:r>
      </w:del>
      <w:del w:id="10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of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is</w:delText>
        </w:r>
      </w:del>
      <w:del w:id="108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times the first column</w:delText>
        </w:r>
      </w:del>
      <w:del w:id="10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because the columns are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$v_1 \mathord{\smash[b]{\underset{\raise.3ex\hbox{$\scriptstyle\sim$}}{u}}\vphantom{u}} = 4\mathord{\smash[b]{\underset{\raise.3ex\hbox{$\scriptstyle\sim$}}{u}}\vphantom{u}}$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and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$v_2 \mathord{\smash[b]{\underset{\raise.3ex\hbox{$\scriptstyle\sim$}}{u}}\vphantom{u}} = 5\mathord{\smash[b]{\underset{\raise.3ex\hbox{$\scriptstyle\sim$}}{u}}\vphantom{u}}$</w:delText>
        </w:r>
      </w:del>
      <w:del w:id="1100" w:author="PR Preview" w:date="2026-01-01T00:00:00Z">
        <w:r>
          <w:delText xml:space="preserve">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So the two columns are not linearly independent,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 the</w:delText>
        </w:r>
      </w:del>
      <w:del w:id="110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matrix has rank</w:delText>
        </w:r>
      </w:del>
      <w:del w:id="1108" w:author="PR Preview" w:date="2026-01-01T00:00:00Z">
        <w:r>
          <w:delText xml:space="preserve"> </w:delText>
        </w:r>
      </w:del>
      <m:oMath>
        <m:r>
          <m:t>1</m:t>
        </m:r>
      </m:oMath>
      <w:del w:id="1109" w:author="PR Preview" w:date="2026-01-01T00:00:00Z">
        <w:r>
          <w:delText xml:space="preserve">.</w:delText>
        </w:r>
      </w:del>
    </w:p>
    <w:p>
      <w:pPr>
        <w:pStyle w:val="BodyText"/>
      </w:pPr>
      <w:ins w:id="1110" w:author="PR Preview" w:date="2026-01-01T00:00:00Z">
        <w:r>
          <w:rPr>
            <w:b/>
            <w:bCs/>
          </w:rPr>
          <w:t xml:space="preserve">Example 27 (The rank of an outer product)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In</w:t>
        </w:r>
      </w:ins>
      <w:ins w:id="1113" w:author="PR Preview" w:date="2026-01-01T00:00:00Z">
        <w:r>
          <w:t xml:space="preserve"> </w:t>
        </w:r>
      </w:ins>
      <w:hyperlink w:anchor="exm-outer-product">
        <w:ins w:id="111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115" w:author="PR Preview" w:date="2026-01-01T00:00:00Z">
        <w:r>
          <w:t xml:space="preserve">,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the second column</w:t>
        </w:r>
      </w:ins>
      <w:ins w:id="11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of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is</w:t>
        </w:r>
      </w:ins>
      <w:ins w:id="11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times the first column</w:t>
        </w:r>
      </w:ins>
      <w:ins w:id="11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129" w:author="PR Preview" w:date="2026-01-01T00:00:00Z">
        <w:r>
          <w:t xml:space="preserve">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because the columns are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and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1138" w:author="PR Preview" w:date="2026-01-01T00:00:00Z">
        <w:r>
          <w:t xml:space="preserve">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So the two columns are not linearly independent,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and the</w:t>
        </w:r>
      </w:ins>
      <w:ins w:id="114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matrix has rank</w:t>
        </w:r>
      </w:ins>
      <w:ins w:id="1146" w:author="PR Preview" w:date="2026-01-01T00:00:00Z">
        <w:r>
          <w:t xml:space="preserve"> </w:t>
        </w:r>
      </w:ins>
      <m:oMath>
        <m:r>
          <m:t>1</m:t>
        </m:r>
      </m:oMath>
      <w:ins w:id="1147" w:author="PR Preview" w:date="2026-01-01T00:00:00Z">
        <w:r>
          <w:t xml:space="preserve">.</w:t>
        </w:r>
      </w:ins>
    </w:p>
    <w:bookmarkEnd w:id="106"/>
    <w:bookmarkStart w:id="135" w:name="refs"/>
    <w:bookmarkStart w:id="108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https://en.wikipedia.org/wiki/Inner_product_space</w:t>
        </w:r>
      </w:hyperlink>
    </w:p>
    <w:bookmarkEnd w:id="108"/>
    <w:bookmarkStart w:id="110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9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0"/>
    <w:bookmarkStart w:id="112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2"/>
    <w:bookmarkStart w:id="114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3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4"/>
    <w:bookmarkStart w:id="116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https://en.wikipedia.org/wiki/Pythagorean_theorem</w:t>
        </w:r>
      </w:hyperlink>
    </w:p>
    <w:bookmarkEnd w:id="116"/>
    <w:bookmarkStart w:id="118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https://en.wikipedia.org/wiki/Cauchy%E2%80%93Schwarz_inequality</w:t>
        </w:r>
      </w:hyperlink>
    </w:p>
    <w:bookmarkEnd w:id="118"/>
    <w:bookmarkStart w:id="120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https://en.wikipedia.org/wiki/Norm_(mathematics)</w:t>
        </w:r>
      </w:hyperlink>
    </w:p>
    <w:bookmarkEnd w:id="120"/>
    <w:bookmarkStart w:id="122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https://en.wikipedia.org/wiki/Triangle_inequality</w:t>
        </w:r>
      </w:hyperlink>
    </w:p>
    <w:bookmarkEnd w:id="122"/>
    <w:bookmarkStart w:id="124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https://en.wikipedia.org/wiki/Lp_space</w:t>
        </w:r>
      </w:hyperlink>
    </w:p>
    <w:bookmarkEnd w:id="124"/>
    <w:bookmarkStart w:id="126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https://en.wikipedia.org/wiki/Uniform_norm</w:t>
        </w:r>
      </w:hyperlink>
    </w:p>
    <w:bookmarkEnd w:id="126"/>
    <w:bookmarkStart w:id="128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https://en.wikipedia.org/wiki/Cosine_similarity</w:t>
        </w:r>
      </w:hyperlink>
    </w:p>
    <w:bookmarkEnd w:id="128"/>
    <w:bookmarkStart w:id="130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https://en.wikipedia.org/wiki/Orthonormal_basis</w:t>
        </w:r>
      </w:hyperlink>
    </w:p>
    <w:bookmarkEnd w:id="130"/>
    <w:bookmarkStart w:id="132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https://en.wikipedia.org/wiki/Gram%E2%80%93Schmidt_process</w:t>
        </w:r>
      </w:hyperlink>
    </w:p>
    <w:bookmarkEnd w:id="132"/>
    <w:bookmarkStart w:id="134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https://en.wikipedia.org/wiki/Outer_product</w:t>
        </w:r>
      </w:hyperlink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3" Type="http://schemas.openxmlformats.org/officeDocument/2006/relationships/hyperlink" Target="algebra-trigonometry.html#def-cosine-sine" TargetMode="External"/><Relationship Id="rId55" Type="http://schemas.openxmlformats.org/officeDocument/2006/relationships/hyperlink" Target="algebra-trigonometry.html#thm-cosine-bijection" TargetMode="External"/><Relationship Id="rId109" Type="http://schemas.openxmlformats.org/officeDocument/2006/relationships/hyperlink" Target="https://doi.org/10.1007/978-3-031-41026-0" TargetMode="External"/><Relationship Id="rId117" Type="http://schemas.openxmlformats.org/officeDocument/2006/relationships/hyperlink" Target="https://en.wikipedia.org/wiki/Cauchy%E2%80%93Schwarz_inequality" TargetMode="External"/><Relationship Id="rId127" Type="http://schemas.openxmlformats.org/officeDocument/2006/relationships/hyperlink" Target="https://en.wikipedia.org/wiki/Cosine_similarity" TargetMode="External"/><Relationship Id="rId131" Type="http://schemas.openxmlformats.org/officeDocument/2006/relationships/hyperlink" Target="https://en.wikipedia.org/wiki/Gram%E2%80%93Schmidt_process" TargetMode="External"/><Relationship Id="rId107" Type="http://schemas.openxmlformats.org/officeDocument/2006/relationships/hyperlink" Target="https://en.wikipedia.org/wiki/Inner_product_space" TargetMode="External"/><Relationship Id="rId123" Type="http://schemas.openxmlformats.org/officeDocument/2006/relationships/hyperlink" Target="https://en.wikipedia.org/wiki/Lp_space" TargetMode="External"/><Relationship Id="rId119" Type="http://schemas.openxmlformats.org/officeDocument/2006/relationships/hyperlink" Target="https://en.wikipedia.org/wiki/Norm_(mathematics)" TargetMode="External"/><Relationship Id="rId129" Type="http://schemas.openxmlformats.org/officeDocument/2006/relationships/hyperlink" Target="https://en.wikipedia.org/wiki/Orthonormal_basis" TargetMode="External"/><Relationship Id="rId133" Type="http://schemas.openxmlformats.org/officeDocument/2006/relationships/hyperlink" Target="https://en.wikipedia.org/wiki/Outer_product" TargetMode="External"/><Relationship Id="rId115" Type="http://schemas.openxmlformats.org/officeDocument/2006/relationships/hyperlink" Target="https://en.wikipedia.org/wiki/Pythagorean_theorem" TargetMode="External"/><Relationship Id="rId121" Type="http://schemas.openxmlformats.org/officeDocument/2006/relationships/hyperlink" Target="https://en.wikipedia.org/wiki/Triangle_inequality" TargetMode="External"/><Relationship Id="rId125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3" Type="http://schemas.openxmlformats.org/officeDocument/2006/relationships/hyperlink" Target="https://ucla-biostat-216.github.io/2024fall/slides/02-vector/02-vector.html" TargetMode="External"/><Relationship Id="rId11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9" Type="http://schemas.openxmlformats.org/officeDocument/2006/relationships/hyperlink" Target="linear-algebra-matrices.html#def-matrix-mult" TargetMode="External"/><Relationship Id="rId102" Type="http://schemas.openxmlformats.org/officeDocument/2006/relationships/hyperlink" Target="linear-algebra-matrices.html#exm-dot-product-matmul" TargetMode="External"/><Relationship Id="rId74" Type="http://schemas.openxmlformats.org/officeDocument/2006/relationships/hyperlink" Target="linear-algebra-subspaces.html#def-basis" TargetMode="External"/><Relationship Id="rId77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4" Type="http://schemas.openxmlformats.org/officeDocument/2006/relationships/hyperlink" Target="linear-algebra-subspaces.html#def-rank" TargetMode="External"/><Relationship Id="rId90" Type="http://schemas.openxmlformats.org/officeDocument/2006/relationships/hyperlink" Target="linear-algebra-subspaces.html#def-span" TargetMode="External"/><Relationship Id="rId80" Type="http://schemas.openxmlformats.org/officeDocument/2006/relationships/hyperlink" Target="linear-algebra-subspaces.html#exm-basis" TargetMode="External"/><Relationship Id="rId76" Type="http://schemas.openxmlformats.org/officeDocument/2006/relationships/hyperlink" Target="linear-algebra-subspaces.html#exm-dimension" TargetMode="External"/><Relationship Id="rId96" Type="http://schemas.openxmlformats.org/officeDocument/2006/relationships/hyperlink" Target="linear-algebra-subspaces.html#exm-extend-basis" TargetMode="External"/><Relationship Id="rId81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2" Type="http://schemas.openxmlformats.org/officeDocument/2006/relationships/hyperlink" Target="linear-algebra-subspaces.html#thm-add-outside-span" TargetMode="External"/><Relationship Id="rId95" Type="http://schemas.openxmlformats.org/officeDocument/2006/relationships/hyperlink" Target="linear-algebra-subspaces.html#thm-extend-basis" TargetMode="External"/><Relationship Id="rId91" Type="http://schemas.openxmlformats.org/officeDocument/2006/relationships/hyperlink" Target="linear-algebra-subspaces.html#thm-span-subspace" TargetMode="External"/><Relationship Id="rId78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1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52" Type="http://schemas.openxmlformats.org/officeDocument/2006/relationships/hyperlink" Target="number-systems.qmd#def-real-numbers" TargetMode="External"/><Relationship Id="rId89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3" Type="http://schemas.openxmlformats.org/officeDocument/2006/relationships/hyperlink" Target="algebra-trigonometry.html#def-cosine-sine" TargetMode="External"/><Relationship Id="rId55" Type="http://schemas.openxmlformats.org/officeDocument/2006/relationships/hyperlink" Target="algebra-trigonometry.html#thm-cosine-bijection" TargetMode="External"/><Relationship Id="rId109" Type="http://schemas.openxmlformats.org/officeDocument/2006/relationships/hyperlink" Target="https://doi.org/10.1007/978-3-031-41026-0" TargetMode="External"/><Relationship Id="rId117" Type="http://schemas.openxmlformats.org/officeDocument/2006/relationships/hyperlink" Target="https://en.wikipedia.org/wiki/Cauchy%E2%80%93Schwarz_inequality" TargetMode="External"/><Relationship Id="rId127" Type="http://schemas.openxmlformats.org/officeDocument/2006/relationships/hyperlink" Target="https://en.wikipedia.org/wiki/Cosine_similarity" TargetMode="External"/><Relationship Id="rId131" Type="http://schemas.openxmlformats.org/officeDocument/2006/relationships/hyperlink" Target="https://en.wikipedia.org/wiki/Gram%E2%80%93Schmidt_process" TargetMode="External"/><Relationship Id="rId107" Type="http://schemas.openxmlformats.org/officeDocument/2006/relationships/hyperlink" Target="https://en.wikipedia.org/wiki/Inner_product_space" TargetMode="External"/><Relationship Id="rId123" Type="http://schemas.openxmlformats.org/officeDocument/2006/relationships/hyperlink" Target="https://en.wikipedia.org/wiki/Lp_space" TargetMode="External"/><Relationship Id="rId119" Type="http://schemas.openxmlformats.org/officeDocument/2006/relationships/hyperlink" Target="https://en.wikipedia.org/wiki/Norm_(mathematics)" TargetMode="External"/><Relationship Id="rId129" Type="http://schemas.openxmlformats.org/officeDocument/2006/relationships/hyperlink" Target="https://en.wikipedia.org/wiki/Orthonormal_basis" TargetMode="External"/><Relationship Id="rId133" Type="http://schemas.openxmlformats.org/officeDocument/2006/relationships/hyperlink" Target="https://en.wikipedia.org/wiki/Outer_product" TargetMode="External"/><Relationship Id="rId115" Type="http://schemas.openxmlformats.org/officeDocument/2006/relationships/hyperlink" Target="https://en.wikipedia.org/wiki/Pythagorean_theorem" TargetMode="External"/><Relationship Id="rId121" Type="http://schemas.openxmlformats.org/officeDocument/2006/relationships/hyperlink" Target="https://en.wikipedia.org/wiki/Triangle_inequality" TargetMode="External"/><Relationship Id="rId125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3" Type="http://schemas.openxmlformats.org/officeDocument/2006/relationships/hyperlink" Target="https://ucla-biostat-216.github.io/2024fall/slides/02-vector/02-vector.html" TargetMode="External"/><Relationship Id="rId11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9" Type="http://schemas.openxmlformats.org/officeDocument/2006/relationships/hyperlink" Target="linear-algebra-matrices.html#def-matrix-mult" TargetMode="External"/><Relationship Id="rId102" Type="http://schemas.openxmlformats.org/officeDocument/2006/relationships/hyperlink" Target="linear-algebra-matrices.html#exm-dot-product-matmul" TargetMode="External"/><Relationship Id="rId74" Type="http://schemas.openxmlformats.org/officeDocument/2006/relationships/hyperlink" Target="linear-algebra-subspaces.html#def-basis" TargetMode="External"/><Relationship Id="rId77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4" Type="http://schemas.openxmlformats.org/officeDocument/2006/relationships/hyperlink" Target="linear-algebra-subspaces.html#def-rank" TargetMode="External"/><Relationship Id="rId90" Type="http://schemas.openxmlformats.org/officeDocument/2006/relationships/hyperlink" Target="linear-algebra-subspaces.html#def-span" TargetMode="External"/><Relationship Id="rId80" Type="http://schemas.openxmlformats.org/officeDocument/2006/relationships/hyperlink" Target="linear-algebra-subspaces.html#exm-basis" TargetMode="External"/><Relationship Id="rId76" Type="http://schemas.openxmlformats.org/officeDocument/2006/relationships/hyperlink" Target="linear-algebra-subspaces.html#exm-dimension" TargetMode="External"/><Relationship Id="rId96" Type="http://schemas.openxmlformats.org/officeDocument/2006/relationships/hyperlink" Target="linear-algebra-subspaces.html#exm-extend-basis" TargetMode="External"/><Relationship Id="rId81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2" Type="http://schemas.openxmlformats.org/officeDocument/2006/relationships/hyperlink" Target="linear-algebra-subspaces.html#thm-add-outside-span" TargetMode="External"/><Relationship Id="rId95" Type="http://schemas.openxmlformats.org/officeDocument/2006/relationships/hyperlink" Target="linear-algebra-subspaces.html#thm-extend-basis" TargetMode="External"/><Relationship Id="rId91" Type="http://schemas.openxmlformats.org/officeDocument/2006/relationships/hyperlink" Target="linear-algebra-subspaces.html#thm-span-subspace" TargetMode="External"/><Relationship Id="rId78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1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52" Type="http://schemas.openxmlformats.org/officeDocument/2006/relationships/hyperlink" Target="number-systems.qmd#def-real-numbers" TargetMode="External"/><Relationship Id="rId89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2026-10-18T22:38:58Z</dcterms:created>
  <dcterms:modified xsi:type="dcterms:W3CDTF">2026-10-18T22:38:58Z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