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2026-10-18 13:21:32 (PDT)</w:delText>
        </w:r>
      </w:del>
    </w:p>
    <w:p>
      <w:pPr>
        <w:pStyle w:val="Date"/>
      </w:pPr>
      <w:ins w:id="2" w:author="PR Preview" w:date="2026-01-01T00:00:00Z">
        <w:r>
          <w:t xml:space="preserve">Last modified: 2026-10-18 16:22:07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0">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1">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6"/>
    <w:bookmarkStart w:id="277" w:name="thm-centered-data-rank"/>
    <w:p>
      <w:pPr>
        <w:pStyle w:val="BodyText"/>
      </w:pPr>
      <w:r>
        <w:rPr>
          <w:b/>
          <w:bCs/>
        </w:rPr>
        <w:t xml:space="preserve">Theorem 42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39</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r>
        <w:rPr>
          <w:b/>
          <w:bCs/>
        </w:rPr>
        <w:t xml:space="preserve">Example 72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42</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109</w:t>
        </w:r>
      </w:hyperlink>
      <w:r>
        <w:t xml:space="preserve">.</w:t>
      </w:r>
    </w:p>
    <w:bookmarkStart w:id="280" w:name="exm-sample-covariance-singular"/>
    <w:p>
      <w:pPr>
        <w:pStyle w:val="BodyText"/>
      </w:pPr>
      <w:r>
        <w:rPr>
          <w:b/>
          <w:bCs/>
        </w:rPr>
        <w:t xml:space="preserve">Example 73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r>
        <w:rPr>
          <w:b/>
          <w:bCs/>
        </w:rPr>
        <w:t xml:space="preserve">Example 74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r>
        <w:rPr>
          <w:b/>
          <w:bCs/>
        </w:rPr>
        <w:t xml:space="preserve">Theorem 43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r>
        <w:rPr>
          <w:b/>
          <w:bCs/>
        </w:rPr>
        <w:t xml:space="preserve">Example 75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r>
        <w:rPr>
          <w:b/>
          <w:bCs/>
        </w:rPr>
        <w:t xml:space="preserve">Theorem 44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43</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r>
        <w:rPr>
          <w:b/>
          <w:bCs/>
        </w:rPr>
        <w:t xml:space="preserve">Example 76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43</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75</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r>
        <w:rPr>
          <w:b/>
          <w:bCs/>
        </w:rPr>
        <w:t xml:space="preserve">Example 77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r>
        <w:rPr>
          <w:b/>
          <w:bCs/>
        </w:rPr>
        <w:t xml:space="preserve">Theorem 45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43</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43</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43</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r>
        <w:rPr>
          <w:b/>
          <w:bCs/>
        </w:rPr>
        <w:t xml:space="preserve">Example 78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45</w:t>
        </w:r>
      </w:hyperlink>
      <w:r>
        <w:t xml:space="preserve">).</w:t>
      </w:r>
    </w:p>
    <w:bookmarkEnd w:id="298"/>
    <w:bookmarkStart w:id="299"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75</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45</w:t>
        </w:r>
      </w:hyperlink>
      <w:r>
        <w:t xml:space="preserve">).</w:t>
      </w:r>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r>
        <w:rPr>
          <w:b/>
          <w:bCs/>
        </w:rPr>
        <w:t xml:space="preserve">Example 79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r>
        <w:rPr>
          <w:b/>
          <w:bCs/>
        </w:rPr>
        <w:t xml:space="preserve">Theorem 46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r>
        <w:rPr>
          <w:b/>
          <w:bCs/>
        </w:rPr>
        <w:t xml:space="preserve">Example 80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46</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79</w:t>
        </w:r>
      </w:hyperlink>
      <w:r>
        <w:t xml:space="preserve">.</w:t>
      </w:r>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r>
        <w:rPr>
          <w:b/>
          <w:bCs/>
        </w:rPr>
        <w:t xml:space="preserve">Example 81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9"/>
    <w:bookmarkStart w:id="310" w:name="exm-sum-not-union"/>
    <w:p>
      <w:pPr>
        <w:pStyle w:val="BodyText"/>
      </w:pPr>
      <w:r>
        <w:rPr>
          <w:b/>
          <w:bCs/>
        </w:rPr>
        <w:t xml:space="preserve">Example 82 (The sum is not the union)</w:t>
      </w:r>
      <w:r>
        <w:t xml:space="preserve"> </w:t>
      </w:r>
      <w:r>
        <w:t xml:space="preserve">For the two lines in</w:t>
      </w:r>
      <w:r>
        <w:t xml:space="preserve"> </w:t>
      </w:r>
      <w:hyperlink w:anchor="exm-subspace-sum">
        <w:r>
          <w:rPr>
            <w:rStyle w:val="Hyperlink"/>
          </w:rPr>
          <w:t xml:space="preserve">Example 81</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0"/>
    <w:bookmarkStart w:id="311" w:name="thm-sum-intersection-subspace"/>
    <w:p>
      <w:pPr>
        <w:pStyle w:val="BodyText"/>
      </w:pPr>
      <w:r>
        <w:rPr>
          <w:b/>
          <w:bCs/>
        </w:rPr>
        <w:t xml:space="preserve">Theorem 47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r>
        <w:rPr>
          <w:b/>
          <w:bCs/>
        </w:rPr>
        <w:t xml:space="preserve">Example 83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r>
        <w:rPr>
          <w:b/>
          <w:bCs/>
        </w:rPr>
        <w:t xml:space="preserve">Theorem 48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47</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83</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48</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r>
        <w:rPr>
          <w:i/>
          <w:iCs/>
        </w:rPr>
        <w:t xml:space="preserve">Proof</w:t>
      </w:r>
      <w:r>
        <w:t xml:space="preserve">. </w:t>
      </w:r>
      <w:r>
        <w:t xml:space="preserve">By</w:t>
      </w:r>
      <w:r>
        <w:t xml:space="preserve"> </w:t>
      </w:r>
      <w:hyperlink w:anchor="thm-dim-sum">
        <w:r>
          <w:rPr>
            <w:rStyle w:val="Hyperlink"/>
          </w:rPr>
          <w:t xml:space="preserve">Theorem 48</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7" w:name="exm-dim-subadditive"/>
    <w:p>
      <w:pPr>
        <w:pStyle w:val="BodyText"/>
      </w:pPr>
      <w:r>
        <w:rPr>
          <w:b/>
          <w:bCs/>
        </w:rPr>
        <w:t xml:space="preserve">Example 85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81</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81</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r>
        <w:rPr>
          <w:b/>
          <w:bCs/>
        </w:rPr>
        <w:t xml:space="preserve">Theorem 49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47</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r>
        <w:rPr>
          <w:b/>
          <w:bCs/>
        </w:rPr>
        <w:t xml:space="preserve">Example 86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r>
        <w:rPr>
          <w:b/>
          <w:bCs/>
        </w:rPr>
        <w:t xml:space="preserve">Example 87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r>
        <w:rPr>
          <w:b/>
          <w:bCs/>
        </w:rPr>
        <w:t xml:space="preserve">Example 88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r>
        <w:rPr>
          <w:b/>
          <w:bCs/>
        </w:rPr>
        <w:t xml:space="preserve">Theorem 50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r>
        <w:rPr>
          <w:b/>
          <w:bCs/>
        </w:rPr>
        <w:t xml:space="preserve">Example 89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87</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88</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84</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5"/>
    <w:bookmarkStart w:id="326"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50</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6"/>
    <w:bookmarkStart w:id="327" w:name="exm-projection"/>
    <w:p>
      <w:pPr>
        <w:pStyle w:val="BodyText"/>
      </w:pPr>
      <w:r>
        <w:rPr>
          <w:b/>
          <w:bCs/>
        </w:rPr>
        <w:t xml:space="preserve">Example 90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50</w:t>
        </w:r>
      </w:hyperlink>
      <w:r>
        <w:t xml:space="preserve">).</w:t>
      </w:r>
      <w:r>
        <w:t xml:space="preserve"> </w:t>
      </w:r>
      <w:r>
        <w:t xml:space="preserve">The same vector has a different projection onto the same subspace</w:t>
      </w:r>
      <w:r>
        <w:t xml:space="preserve"> </w:t>
      </w:r>
      <w:r>
        <w:t xml:space="preserve">when the complement changes.</w:t>
      </w:r>
    </w:p>
    <w:bookmarkEnd w:id="327"/>
    <w:bookmarkEnd w:id="328"/>
    <w:bookmarkStart w:id="343" w:name="sec-orthogonal-complements"/>
    <w:p>
      <w:pPr>
        <w:pStyle w:val="Heading2"/>
      </w:pPr>
      <w:r>
        <w:t xml:space="preserve">8 Orthogonal complements</w:t>
      </w:r>
    </w:p>
    <w:bookmarkStart w:id="329" w:name="thm-dot-linear"/>
    <w:p>
      <w:pPr>
        <w:pStyle w:val="FirstParagraph"/>
      </w:pPr>
      <w:r>
        <w:rPr>
          <w:b/>
          <w:bCs/>
        </w:rPr>
        <w:t xml:space="preserve">Theorem 51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r>
        <w:rPr>
          <w:b/>
          <w:bCs/>
        </w:rPr>
        <w:t xml:space="preserve">Example 91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51</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r>
        <w:rPr>
          <w:b/>
          <w:bCs/>
        </w:rPr>
        <w:t xml:space="preserve">Example 92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r>
        <w:rPr>
          <w:b/>
          <w:bCs/>
        </w:rPr>
        <w:t xml:space="preserve">Theorem 52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r>
        <w:rPr>
          <w:b/>
          <w:bCs/>
        </w:rPr>
        <w:t xml:space="preserve">Example 93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52</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5"/>
    <w:bookmarkStart w:id="336" w:name="thm-complement-null-space"/>
    <w:p>
      <w:pPr>
        <w:pStyle w:val="BodyText"/>
      </w:pPr>
      <w:r>
        <w:rPr>
          <w:b/>
          <w:bCs/>
        </w:rPr>
        <w:t xml:space="preserve">Theorem 53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r>
        <w:rPr>
          <w:b/>
          <w:bCs/>
        </w:rPr>
        <w:t xml:space="preserve">Example 94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53</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r>
        <w:rPr>
          <w:b/>
          <w:bCs/>
        </w:rPr>
        <w:t xml:space="preserve">Theorem 54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50</w:t>
        </w:r>
      </w:hyperlink>
      <w:r>
        <w:t xml:space="preserve">).</w:t>
      </w:r>
    </w:p>
    <w:bookmarkEnd w:id="33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47</w:t>
        </w:r>
      </w:hyperlink>
      <w:r>
        <w:t xml:space="preserve">), and</w:t>
      </w:r>
    </w:p>
    <w:p>
      <w:pPr>
        <w:pStyle w:val="BodyText"/>
      </w:pPr>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50</w:t>
        </w:r>
      </w:hyperlink>
      <w:r>
        <w:t xml:space="preserve"> </w:t>
      </w:r>
      <w:r>
        <w:t xml:space="preserve">(statement 1 implies statement 3).</w:t>
      </w:r>
    </w:p>
    <w:bookmarkStart w:id="339" w:name="exm-orthogonal-direct-sum"/>
    <w:p>
      <w:pPr>
        <w:pStyle w:val="BodyText"/>
      </w:pPr>
      <w:r>
        <w:rPr>
          <w:b/>
          <w:bCs/>
        </w:rPr>
        <w:t xml:space="preserve">Example 95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r>
        <w:rPr>
          <w:b/>
          <w:bCs/>
        </w:rPr>
        <w:t xml:space="preserve">Theorem 55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part 2 of</w:t>
      </w:r>
      <w:r>
        <w:t xml:space="preserve"> </w:t>
      </w:r>
      <w:hyperlink w:anchor="thm-orthogonal-direct-sum">
        <w:r>
          <w:rPr>
            <w:rStyle w:val="Hyperlink"/>
          </w:rPr>
          <w:t xml:space="preserve">Theorem 54</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41" w:name="exm-double-complement"/>
    <w:p>
      <w:pPr>
        <w:pStyle w:val="BodyText"/>
      </w:pPr>
      <w:r>
        <w:rPr>
          <w:b/>
          <w:bCs/>
        </w:rPr>
        <w:t xml:space="preserve">Example 96 (Back to the line)</w:t>
      </w:r>
      <w:r>
        <w:t xml:space="preserve"> </w:t>
      </w:r>
      <w:r>
        <w:t xml:space="preserve">In</w:t>
      </w:r>
      <w:r>
        <w:t xml:space="preserve"> </w:t>
      </w:r>
      <w:hyperlink w:anchor="exm-orthogonal-direct-sum">
        <w:r>
          <w:rPr>
            <w:rStyle w:val="Hyperlink"/>
          </w:rPr>
          <w:t xml:space="preserve">Example 95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r>
        <w:rPr>
          <w:b/>
          <w:bCs/>
        </w:rPr>
        <w:t xml:space="preserve">Example 97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55</w:t>
        </w:r>
      </w:hyperlink>
      <w:r>
        <w:t xml:space="preserve"> </w:t>
      </w:r>
      <w:r>
        <w:t xml:space="preserve">needs</w:t>
      </w:r>
      <w:r>
        <w:t xml:space="preserve"> </w:t>
      </w:r>
      <m:oMath>
        <m:r>
          <m:rPr>
            <m:scr m:val="script"/>
            <m:sty m:val="p"/>
          </m:rPr>
          <m:t>S</m:t>
        </m:r>
      </m:oMath>
      <w:r>
        <w:t xml:space="preserve"> </w:t>
      </w:r>
      <w:r>
        <w:t xml:space="preserve">to be a subspace.</w:t>
      </w:r>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r>
        <w:rPr>
          <w:b/>
          <w:bCs/>
        </w:rPr>
        <w:t xml:space="preserve">Theorem 56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53</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r>
        <w:rPr>
          <w:b/>
          <w:bCs/>
        </w:rPr>
        <w:t xml:space="preserve">Example 98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94</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53</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45"/>
    <w:bookmarkEnd w:id="346"/>
    <w:bookmarkStart w:id="358" w:name="sec-inner-products"/>
    <w:p>
      <w:pPr>
        <w:pStyle w:val="Heading2"/>
      </w:pPr>
      <w:r>
        <w:t xml:space="preserve">10 Inner products</w:t>
      </w:r>
    </w:p>
    <w:bookmarkStart w:id="347"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[49]</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r>
        <w:rPr>
          <w:i/>
          <w:iCs/>
        </w:rPr>
        <w:t xml:space="preserve">Remark 22</w:t>
      </w:r>
      <w:r>
        <w:t xml:space="preserve"> (The definition in other sources). </w:t>
      </w:r>
      <w:r>
        <w:t xml:space="preserve">Axler [50],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8"/>
    <w:bookmarkStart w:id="349" w:name="exm-dot-product-inner-product"/>
    <w:p>
      <w:pPr>
        <w:pStyle w:val="BodyText"/>
      </w:pPr>
      <w:r>
        <w:rPr>
          <w:b/>
          <w:bCs/>
        </w:rPr>
        <w:t xml:space="preserve">Example 99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51</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[49]</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0"/>
    <w:bookmarkStart w:id="351" w:name="exm-inner-product-space"/>
    <w:p>
      <w:pPr>
        <w:pStyle w:val="BodyText"/>
      </w:pPr>
      <w:r>
        <w:rPr>
          <w:b/>
          <w:bCs/>
        </w:rPr>
        <w:t xml:space="preserve">Example 100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99</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r>
        <w:rPr>
          <w:b/>
          <w:bCs/>
        </w:rPr>
        <w:t xml:space="preserve">Example 101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[50],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r>
        <w:rPr>
          <w:b/>
          <w:bCs/>
        </w:rPr>
        <w:t xml:space="preserve">Example 102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r>
        <w:rPr>
          <w:b/>
          <w:bCs/>
        </w:rPr>
        <w:t xml:space="preserve">Example 103 (Orthogonality depends on the inner product)</w:t>
      </w:r>
      <w:r>
        <w:t xml:space="preserve"> </w:t>
      </w:r>
      <w:r>
        <w:t xml:space="preserve">Take the weighted inner product of</w:t>
      </w:r>
      <w:r>
        <w:t xml:space="preserve"> </w:t>
      </w:r>
      <w:hyperlink w:anchor="exm-weighted-inner-product">
        <w:r>
          <w:rPr>
            <w:rStyle w:val="Hyperlink"/>
          </w:rPr>
          <w:t xml:space="preserve">Example 101</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99</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r>
        <w:rPr>
          <w:b/>
          <w:bCs/>
        </w:rPr>
        <w:t xml:space="preserve">Theorem 57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r>
        <w:rPr>
          <w:b/>
          <w:bCs/>
        </w:rPr>
        <w:t xml:space="preserve">Example 104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r>
        <w:rPr>
          <w:b/>
          <w:bCs/>
        </w:rPr>
        <w:t xml:space="preserve">Theorem 58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[52]</w:t>
      </w:r>
      <w:r>
        <w:t xml:space="preserve">.</w:t>
      </w:r>
    </w:p>
    <w:bookmarkEnd w:id="363"/>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r>
        <w:rPr>
          <w:b/>
          <w:bCs/>
        </w:rPr>
        <w:t xml:space="preserve">Example 105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r>
        <w:rPr>
          <w:b/>
          <w:bCs/>
        </w:rPr>
        <w:t xml:space="preserve">Theorem 59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57</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6"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57</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57</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7" w:name="exm-cauchy-schwarz"/>
    <w:p>
      <w:pPr>
        <w:pStyle w:val="FirstParagraph"/>
      </w:pPr>
      <w:r>
        <w:rPr>
          <w:b/>
          <w:bCs/>
        </w:rPr>
        <w:t xml:space="preserve">Example 106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r>
        <w:rPr>
          <w:b/>
          <w:bCs/>
        </w:rPr>
        <w:t xml:space="preserve">Theorem 60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57</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9" w:name="exm-triangle-inequality"/>
    <w:p>
      <w:pPr>
        <w:pStyle w:val="BodyText"/>
      </w:pPr>
      <w:r>
        <w:rPr>
          <w:b/>
          <w:bCs/>
        </w:rPr>
        <w:t xml:space="preserve">Example 107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[53]</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r>
        <w:rPr>
          <w:b/>
          <w:bCs/>
        </w:rPr>
        <w:t xml:space="preserve">Example 108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57</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60</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[54]</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r>
        <w:rPr>
          <w:b/>
          <w:bCs/>
        </w:rPr>
        <w:t xml:space="preserve">Example 109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[55]</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r>
        <w:rPr>
          <w:b/>
          <w:bCs/>
        </w:rPr>
        <w:t xml:space="preserve">Theorem 61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r>
        <w:rPr>
          <w:b/>
          <w:bCs/>
        </w:rPr>
        <w:t xml:space="preserve">Example 110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61</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57</w:t>
        </w:r>
      </w:hyperlink>
      <w:r>
        <w:t xml:space="preserve">),</w:t>
      </w:r>
      <w:r>
        <w:t xml:space="preserve"> </w:t>
      </w:r>
      <w:r>
        <w:t xml:space="preserve">and by</w:t>
      </w:r>
      <w:r>
        <w:t xml:space="preserve"> </w:t>
      </w:r>
      <w:hyperlink w:anchor="thm-cauchy-schwarz">
        <w:r>
          <w:rPr>
            <w:rStyle w:val="Hyperlink"/>
          </w:rPr>
          <w:t xml:space="preserve">Theorem 59</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0">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3" w:name="exm-angle"/>
    <w:p>
      <w:pPr>
        <w:pStyle w:val="BodyText"/>
      </w:pPr>
      <w:r>
        <w:rPr>
          <w:b/>
          <w:bCs/>
        </w:rPr>
        <w:t xml:space="preserve">Example 111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[56]</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r>
        <w:rPr>
          <w:b/>
          <w:bCs/>
        </w:rPr>
        <w:t xml:space="preserve">Theorem 62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9">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r>
        <w:rPr>
          <w:b/>
          <w:bCs/>
        </w:rPr>
        <w:t xml:space="preserve">Example 113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r>
        <w:rPr>
          <w:b/>
          <w:bCs/>
        </w:rPr>
        <w:t xml:space="preserve">Theorem 63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r>
        <w:rPr>
          <w:b/>
          <w:bCs/>
        </w:rPr>
        <w:t xml:space="preserve">Example 114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63</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6"/>
    <w:bookmarkStart w:id="397" w:name="thm-orthonormal-independent"/>
    <w:p>
      <w:pPr>
        <w:pStyle w:val="BodyText"/>
      </w:pPr>
      <w:r>
        <w:rPr>
          <w:b/>
          <w:bCs/>
        </w:rPr>
        <w:t xml:space="preserve">Theorem 64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r>
        <w:rPr>
          <w:b/>
          <w:bCs/>
        </w:rPr>
        <w:t xml:space="preserve">Example 115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64</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[57]</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9"/>
    <w:bookmarkStart w:id="400" w:name="exm-orthonormal-basis"/>
    <w:p>
      <w:pPr>
        <w:pStyle w:val="BodyText"/>
      </w:pPr>
      <w:r>
        <w:rPr>
          <w:b/>
          <w:bCs/>
        </w:rPr>
        <w:t xml:space="preserve">Example 116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0"/>
    <w:bookmarkStart w:id="401" w:name="exm-not-orthonormal-basis"/>
    <w:p>
      <w:pPr>
        <w:pStyle w:val="FirstParagraph"/>
      </w:pPr>
      <w:r>
        <w:rPr>
          <w:b/>
          <w:bCs/>
        </w:rPr>
        <w:t xml:space="preserve">Example 117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r>
        <w:rPr>
          <w:b/>
          <w:bCs/>
        </w:rPr>
        <w:t xml:space="preserve">Theorem 65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r>
        <w:rPr>
          <w:b/>
          <w:bCs/>
        </w:rPr>
        <w:t xml:space="preserve">Example 118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116</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65</w:t>
        </w:r>
      </w:hyperlink>
      <w:r>
        <w:t xml:space="preserve"> </w:t>
      </w:r>
      <w:r>
        <w:t xml:space="preserve">says.</w:t>
      </w:r>
    </w:p>
    <w:bookmarkEnd w:id="403"/>
    <w:bookmarkStart w:id="404"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[58]</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r>
        <w:rPr>
          <w:b/>
          <w:bCs/>
        </w:rPr>
        <w:t xml:space="preserve">Example 119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r>
        <w:rPr>
          <w:b/>
          <w:bCs/>
        </w:rPr>
        <w:t xml:space="preserve">Example 120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r>
        <w:rPr>
          <w:b/>
          <w:bCs/>
        </w:rPr>
        <w:t xml:space="preserve">Theorem 66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64</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65</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57</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64</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8" w:name="exm-thm-gram-schmidt"/>
    <w:p>
      <w:pPr>
        <w:pStyle w:val="BodyText"/>
      </w:pPr>
      <w:r>
        <w:rPr>
          <w:b/>
          <w:bCs/>
        </w:rPr>
        <w:t xml:space="preserve">Example 121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119</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66</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64</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66</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r>
        <w:rPr>
          <w:b/>
          <w:bCs/>
        </w:rPr>
        <w:t xml:space="preserve">Example 122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116</w:t>
        </w:r>
      </w:hyperlink>
      <w:r>
        <w:t xml:space="preserve">, in a different order.</w:t>
      </w:r>
    </w:p>
    <w:bookmarkEnd w:id="410"/>
    <w:bookmarkEnd w:id="411"/>
    <w:bookmarkStart w:id="417" w:name="outer-product"/>
    <w:p>
      <w:pPr>
        <w:pStyle w:val="Heading2"/>
      </w:pPr>
      <w:r>
        <w:t xml:space="preserve">13 Outer product</w:t>
      </w:r>
    </w:p>
    <w:bookmarkStart w:id="412"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[59]</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r>
        <w:rPr>
          <w:b/>
          <w:bCs/>
        </w:rPr>
        <w:t xml:space="preserve">Example 123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r>
        <w:rPr>
          <w:b/>
          <w:bCs/>
        </w:rPr>
        <w:t xml:space="preserve">Theorem 67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r>
        <w:rPr>
          <w:b/>
          <w:bCs/>
        </w:rPr>
        <w:t xml:space="preserve">Example 124 (The rank of an outer product)</w:t>
      </w:r>
      <w:r>
        <w:t xml:space="preserve"> </w:t>
      </w:r>
      <w:r>
        <w:t xml:space="preserve">In</w:t>
      </w:r>
      <w:r>
        <w:t xml:space="preserve"> </w:t>
      </w:r>
      <w:hyperlink w:anchor="exm-outer-product">
        <w:r>
          <w:rPr>
            <w:rStyle w:val="Hyperlink"/>
          </w:rPr>
          <w:t xml:space="preserve">Example 123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r>
        <w:rPr>
          <w:b/>
          <w:bCs/>
        </w:rPr>
        <w:t xml:space="preserve">Example 125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r>
        <w:rPr>
          <w:b/>
          <w:bCs/>
        </w:rPr>
        <w:t xml:space="preserve">Example 126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[60]</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r>
        <w:rPr>
          <w:b/>
          <w:bCs/>
        </w:rPr>
        <w:t xml:space="preserve">Example 127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[61]</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r>
        <w:rPr>
          <w:b/>
          <w:bCs/>
        </w:rPr>
        <w:t xml:space="preserve">Example 128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[62]</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r>
        <w:rPr>
          <w:b/>
          <w:bCs/>
        </w:rPr>
        <w:t xml:space="preserve">Example 129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r>
        <w:rPr>
          <w:b/>
          <w:bCs/>
        </w:rPr>
        <w:t xml:space="preserve">Theorem 68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r>
        <w:rPr>
          <w:b/>
          <w:bCs/>
        </w:rPr>
        <w:t xml:space="preserve">Theorem 69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r>
        <w:rPr>
          <w:b/>
          <w:bCs/>
        </w:rPr>
        <w:t xml:space="preserve">Example 130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69</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69</w:t>
        </w:r>
      </w:hyperlink>
      <w:r>
        <w:t xml:space="preserve">.</w:t>
      </w:r>
    </w:p>
    <w:bookmarkStart w:id="436" w:name="exm-inverse-symmetric"/>
    <w:p>
      <w:pPr>
        <w:pStyle w:val="BodyText"/>
      </w:pPr>
      <w:r>
        <w:rPr>
          <w:b/>
          <w:bCs/>
        </w:rPr>
        <w:t xml:space="preserve">Example 131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6"/>
    <w:bookmarkStart w:id="437" w:name="thm-invertible-cancel"/>
    <w:p>
      <w:pPr>
        <w:pStyle w:val="BodyText"/>
      </w:pPr>
      <w:r>
        <w:rPr>
          <w:b/>
          <w:bCs/>
        </w:rPr>
        <w:t xml:space="preserve">Theorem 70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70</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8"/>
    <w:bookmarkStart w:id="439" w:name="exm-invertible-cancel"/>
    <w:p>
      <w:pPr>
        <w:pStyle w:val="BodyText"/>
      </w:pPr>
      <w:r>
        <w:rPr>
          <w:b/>
          <w:bCs/>
        </w:rPr>
        <w:t xml:space="preserve">Example 132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129</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70</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r>
        <w:rPr>
          <w:b/>
          <w:bCs/>
        </w:rPr>
        <w:t xml:space="preserve">Example 133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70</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129</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133</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70</w:t>
        </w:r>
      </w:hyperlink>
      <w:r>
        <w:t xml:space="preserve">).</w:t>
      </w:r>
    </w:p>
    <w:bookmarkEnd w:id="441"/>
    <w:bookmarkStart w:id="442"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[63]</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r>
        <w:rPr>
          <w:b/>
          <w:bCs/>
        </w:rPr>
        <w:t xml:space="preserve">Example 134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r>
        <w:rPr>
          <w:b/>
          <w:bCs/>
        </w:rPr>
        <w:t xml:space="preserve">Example 135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r>
        <w:rPr>
          <w:b/>
          <w:bCs/>
        </w:rPr>
        <w:t xml:space="preserve">Example 136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136</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8"/>
    <w:bookmarkStart w:id="449" w:name="thm-projection-complement"/>
    <w:p>
      <w:pPr>
        <w:pStyle w:val="BodyText"/>
      </w:pPr>
      <w:r>
        <w:rPr>
          <w:b/>
          <w:bCs/>
        </w:rPr>
        <w:t xml:space="preserve">Theorem 71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r>
        <w:rPr>
          <w:b/>
          <w:bCs/>
        </w:rPr>
        <w:t xml:space="preserve">Theorem 72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[64]</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r>
        <w:rPr>
          <w:b/>
          <w:bCs/>
        </w:rPr>
        <w:t xml:space="preserve">Example 137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r>
        <w:rPr>
          <w:b/>
          <w:bCs/>
        </w:rPr>
        <w:t xml:space="preserve">Example 138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r>
        <w:rPr>
          <w:b/>
          <w:bCs/>
        </w:rPr>
        <w:t xml:space="preserve">Theorem 73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r>
        <w:rPr>
          <w:b/>
          <w:bCs/>
        </w:rPr>
        <w:t xml:space="preserve">Example 139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137</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[65]</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r>
        <w:rPr>
          <w:b/>
          <w:bCs/>
        </w:rPr>
        <w:t xml:space="preserve">Theorem 74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r>
        <w:rPr>
          <w:b/>
          <w:bCs/>
        </w:rPr>
        <w:t xml:space="preserve">Example 140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r>
        <w:rPr>
          <w:b/>
          <w:bCs/>
        </w:rPr>
        <w:t xml:space="preserve">Example 141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r>
        <w:rPr>
          <w:b/>
          <w:bCs/>
        </w:rPr>
        <w:t xml:space="preserve">Theorem 75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r>
        <w:rPr>
          <w:b/>
          <w:bCs/>
        </w:rPr>
        <w:t xml:space="preserve">Example 142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141</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[66]</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r>
        <w:rPr>
          <w:b/>
          <w:bCs/>
        </w:rPr>
        <w:t xml:space="preserve">Example 143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r>
        <w:rPr>
          <w:b/>
          <w:bCs/>
        </w:rPr>
        <w:t xml:space="preserve">Theorem 76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r>
        <w:rPr>
          <w:b/>
          <w:bCs/>
        </w:rPr>
        <w:t xml:space="preserve">Example 144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76</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r>
        <w:rPr>
          <w:b/>
          <w:bCs/>
        </w:rPr>
        <w:t xml:space="preserve">Theorem 77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r>
        <w:rPr>
          <w:b/>
          <w:bCs/>
        </w:rPr>
        <w:t xml:space="preserve">Example 145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77</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77</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145</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[67]</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r>
        <w:rPr>
          <w:b/>
          <w:bCs/>
        </w:rPr>
        <w:t xml:space="preserve">Example 146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77</w:t>
        </w:r>
      </w:hyperlink>
      <w:r>
        <w:t xml:space="preserve">.</w:t>
      </w:r>
    </w:p>
    <w:bookmarkEnd w:id="479"/>
    <w:bookmarkStart w:id="480"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77</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146</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r>
        <w:rPr>
          <w:b/>
          <w:bCs/>
        </w:rPr>
        <w:t xml:space="preserve">Theorem 78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146</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146</w:t>
        </w:r>
      </w:hyperlink>
      <w:r>
        <w:t xml:space="preserve">.</w:t>
      </w:r>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r>
        <w:rPr>
          <w:b/>
          <w:bCs/>
        </w:rPr>
        <w:t xml:space="preserve">Example 148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148</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r>
        <w:rPr>
          <w:b/>
          <w:bCs/>
        </w:rPr>
        <w:t xml:space="preserve">Example 149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r>
        <w:rPr>
          <w:b/>
          <w:bCs/>
        </w:rPr>
        <w:t xml:space="preserve">Theorem 79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148</w:t>
        </w:r>
      </w:hyperlink>
      <w:r>
        <w:t xml:space="preserve"> </w:t>
      </w:r>
      <w:r>
        <w:t xml:space="preserve">on its diagonal.</w:t>
      </w:r>
    </w:p>
    <w:bookmarkEnd w:id="495"/>
    <w:bookmarkStart w:id="496"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[68]</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r>
        <w:rPr>
          <w:b/>
          <w:bCs/>
        </w:rPr>
        <w:t xml:space="preserve">Example 150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148</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r>
        <w:rPr>
          <w:b/>
          <w:bCs/>
        </w:rPr>
        <w:t xml:space="preserve">Theorem 80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79</w:t>
        </w:r>
      </w:hyperlink>
      <w:r>
        <w:t xml:space="preserve">),</w:t>
      </w:r>
      <w:r>
        <w:t xml:space="preserve"> </w:t>
      </w:r>
      <w:hyperlink w:anchor="thm-svd">
        <w:r>
          <w:rPr>
            <w:rStyle w:val="Hyperlink"/>
          </w:rPr>
          <w:t xml:space="preserve">Theorem 80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[69]</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80</w:t>
        </w:r>
      </w:hyperlink>
      <w:r>
        <w:t xml:space="preserve">.</w:t>
      </w:r>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r>
        <w:rPr>
          <w:b/>
          <w:bCs/>
        </w:rPr>
        <w:t xml:space="preserve">Example 151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151</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r>
        <w:rPr>
          <w:b/>
          <w:bCs/>
        </w:rPr>
        <w:t xml:space="preserve">Theorem 81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r>
        <w:rPr>
          <w:b/>
          <w:bCs/>
        </w:rPr>
        <w:t xml:space="preserve">Example 152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151</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r>
        <w:rPr>
          <w:i/>
          <w:iCs/>
        </w:rPr>
        <w:t xml:space="preserve">Remark 44</w:t>
      </w:r>
      <w:r>
        <w:t xml:space="preserve"> (Building an SVD from an eigendecomposition). </w:t>
      </w:r>
      <w:hyperlink w:anchor="thm-svd-evd">
        <w:r>
          <w:rPr>
            <w:rStyle w:val="Hyperlink"/>
          </w:rPr>
          <w:t xml:space="preserve">Theorem 81</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152</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151</w:t>
        </w:r>
      </w:hyperlink>
      <w:r>
        <w:t xml:space="preserve">.</w:t>
      </w:r>
    </w:p>
    <w:bookmarkEnd w:id="508"/>
    <w:bookmarkEnd w:id="509"/>
    <w:bookmarkStart w:id="530" w:name="definite-matrices"/>
    <w:p>
      <w:pPr>
        <w:pStyle w:val="Heading2"/>
      </w:pPr>
      <w:r>
        <w:t xml:space="preserve">18 Definite Matrices</w:t>
      </w:r>
    </w:p>
    <w:bookmarkStart w:id="510"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[70]</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r>
        <w:rPr>
          <w:b/>
          <w:bCs/>
        </w:rPr>
        <w:t xml:space="preserve">Example 153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[70]</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r>
        <w:rPr>
          <w:b/>
          <w:bCs/>
        </w:rPr>
        <w:t xml:space="preserve">Example 154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153</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154</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r>
        <w:t xml:space="preserve">See also</w:t>
      </w:r>
      <w:r>
        <w:t xml:space="preserve"> </w:t>
      </w:r>
      <w:r>
        <w:t xml:space="preserve">[70]</w:t>
      </w:r>
      <w:r>
        <w:t xml:space="preserve">.</w:t>
      </w:r>
    </w:p>
    <w:bookmarkStart w:id="515" w:name="thm-definite-eigenvalues"/>
    <w:p>
      <w:pPr>
        <w:pStyle w:val="BodyText"/>
      </w:pPr>
      <w:r>
        <w:rPr>
          <w:b/>
          <w:bCs/>
        </w:rPr>
        <w:t xml:space="preserve">Theorem 82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r>
        <w:rPr>
          <w:b/>
          <w:bCs/>
        </w:rPr>
        <w:t xml:space="preserve">Example 155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154</w:t>
        </w:r>
      </w:hyperlink>
      <w:r>
        <w:t xml:space="preserve"> </w:t>
      </w:r>
      <w:r>
        <w:t xml:space="preserve">found directly.</w:t>
      </w:r>
    </w:p>
    <w:bookmarkEnd w:id="516"/>
    <w:bookmarkStart w:id="517" w:name="thm-pd-inverse"/>
    <w:p>
      <w:pPr>
        <w:pStyle w:val="FirstParagraph"/>
      </w:pPr>
      <w:r>
        <w:rPr>
          <w:b/>
          <w:bCs/>
        </w:rPr>
        <w:t xml:space="preserve">Theorem 83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82</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r>
        <w:rPr>
          <w:b/>
          <w:bCs/>
        </w:rPr>
        <w:t xml:space="preserve">Example 156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150</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[71]</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r>
        <w:rPr>
          <w:b/>
          <w:bCs/>
        </w:rPr>
        <w:t xml:space="preserve">Example 157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154</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r>
        <w:rPr>
          <w:b/>
          <w:bCs/>
        </w:rPr>
        <w:t xml:space="preserve">Example 158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r>
        <w:rPr>
          <w:b/>
          <w:bCs/>
        </w:rPr>
        <w:t xml:space="preserve">Theorem 84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r>
        <w:rPr>
          <w:b/>
          <w:bCs/>
        </w:rPr>
        <w:t xml:space="preserve">Example 159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158</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84</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84</w:t>
        </w:r>
      </w:hyperlink>
      <w:r>
        <w:t xml:space="preserve"> </w:t>
      </w:r>
      <w:r>
        <w:t xml:space="preserve">says.</w:t>
      </w:r>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r>
        <w:rPr>
          <w:i/>
          <w:iCs/>
        </w:rPr>
        <w:t xml:space="preserve">Proof</w:t>
      </w:r>
      <w:r>
        <w:t xml:space="preserve">. </w:t>
      </w:r>
      <w:r>
        <w:t xml:space="preserve">By the spectral theorem (</w:t>
      </w:r>
      <w:hyperlink w:anchor="thm-spectral">
        <w:r>
          <w:rPr>
            <w:rStyle w:val="Hyperlink"/>
          </w:rPr>
          <w:t xml:space="preserve">Theorem 79</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68</w:t>
        </w:r>
      </w:hyperlink>
      <w:r>
        <w:t xml:space="preserve">).</w:t>
      </w:r>
    </w:p>
    <w:bookmarkStart w:id="528" w:name="thm-whitening-inner-product"/>
    <w:p>
      <w:pPr>
        <w:pStyle w:val="BodyText"/>
      </w:pPr>
      <w:r>
        <w:rPr>
          <w:b/>
          <w:bCs/>
        </w:rPr>
        <w:t xml:space="preserve">Theorem 85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83</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85</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[72]</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r>
        <w:rPr>
          <w:b/>
          <w:bCs/>
        </w:rPr>
        <w:t xml:space="preserve">Example 160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160</w:t>
        </w:r>
      </w:hyperlink>
      <w:r>
        <w:t xml:space="preserve">.</w:t>
      </w:r>
    </w:p>
    <w:bookmarkEnd w:id="533"/>
    <w:p>
      <w:pPr>
        <w:pStyle w:val="BodyText"/>
      </w:pPr>
      <w:r>
        <w:t xml:space="preserve">See also</w:t>
      </w:r>
      <w:r>
        <w:t xml:space="preserve"> </w:t>
      </w:r>
      <w:r>
        <w:t xml:space="preserve">[72]</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r>
        <w:rPr>
          <w:b/>
          <w:bCs/>
        </w:rPr>
        <w:t xml:space="preserve">Theorem 86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r>
        <w:rPr>
          <w:b/>
          <w:bCs/>
        </w:rPr>
        <w:t xml:space="preserve">Example 161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8"/>
    <w:bookmarkStart w:id="539" w:name="thm-det-product"/>
    <w:p>
      <w:pPr>
        <w:pStyle w:val="BodyText"/>
      </w:pPr>
      <w:r>
        <w:rPr>
          <w:b/>
          <w:bCs/>
        </w:rPr>
        <w:t xml:space="preserve">Theorem 87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r>
        <w:rPr>
          <w:b/>
          <w:bCs/>
        </w:rPr>
        <w:t xml:space="preserve">Example 162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r>
        <w:rPr>
          <w:i/>
          <w:iCs/>
        </w:rPr>
        <w:t xml:space="preserve">Remark 48</w:t>
      </w:r>
      <w:r>
        <w:t xml:space="preserve"> (An example is not a proof). </w:t>
      </w:r>
      <w:hyperlink w:anchor="exm-det-product">
        <w:r>
          <w:rPr>
            <w:rStyle w:val="Hyperlink"/>
          </w:rPr>
          <w:t xml:space="preserve">Example 162</w:t>
        </w:r>
      </w:hyperlink>
      <w:r>
        <w:t xml:space="preserve"> </w:t>
      </w:r>
      <w:r>
        <w:t xml:space="preserve">checks</w:t>
      </w:r>
      <w:r>
        <w:t xml:space="preserve"> </w:t>
      </w:r>
      <w:hyperlink w:anchor="thm-det-product">
        <w:r>
          <w:rPr>
            <w:rStyle w:val="Hyperlink"/>
          </w:rPr>
          <w:t xml:space="preserve">Theorem 87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1"/>
    <w:p>
      <w:pPr>
        <w:pStyle w:val="BodyText"/>
      </w:pPr>
      <w:r>
        <w:t xml:space="preserve">See also</w:t>
      </w:r>
      <w:r>
        <w:t xml:space="preserve"> </w:t>
      </w:r>
      <w:r>
        <w:t xml:space="preserve">[72]</w:t>
      </w:r>
      <w:r>
        <w:t xml:space="preserve">.</w:t>
      </w:r>
    </w:p>
    <w:bookmarkStart w:id="542" w:name="thm-det-eigenvalues"/>
    <w:p>
      <w:pPr>
        <w:pStyle w:val="BodyText"/>
      </w:pPr>
      <w:r>
        <w:rPr>
          <w:b/>
          <w:bCs/>
        </w:rPr>
        <w:t xml:space="preserve">Theorem 88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87</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86</w:t>
        </w:r>
      </w:hyperlink>
      <w:r>
        <w:t xml:space="preserve"> </w:t>
      </w:r>
      <w:r>
        <w:t xml:space="preserve">and</w:t>
      </w:r>
      <w:r>
        <w:t xml:space="preserve"> </w:t>
      </w:r>
      <w:hyperlink w:anchor="exm-det-diagonal">
        <w:r>
          <w:rPr>
            <w:rStyle w:val="Hyperlink"/>
          </w:rPr>
          <w:t xml:space="preserve">Example 161</w:t>
        </w:r>
      </w:hyperlink>
      <w:r>
        <w:t xml:space="preserve">.</w:t>
      </w:r>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88</w:t>
        </w:r>
      </w:hyperlink>
      <w:r>
        <w:t xml:space="preserve">,</w:t>
      </w:r>
      <w:r>
        <w:t xml:space="preserve"> </w:t>
      </w:r>
      <w:r>
        <w:t xml:space="preserve">is positive.</w:t>
      </w:r>
    </w:p>
    <w:bookmarkStart w:id="544" w:name="exm-det-eigenvalues"/>
    <w:p>
      <w:pPr>
        <w:pStyle w:val="BodyText"/>
      </w:pPr>
      <w:r>
        <w:rPr>
          <w:b/>
          <w:bCs/>
        </w:rPr>
        <w:t xml:space="preserve">Example 163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so</w:t>
      </w:r>
      <w:r>
        <w:t xml:space="preserve"> </w:t>
      </w:r>
      <w:hyperlink w:anchor="thm-det-eigenvalues">
        <w:r>
          <w:rPr>
            <w:rStyle w:val="Hyperlink"/>
          </w:rPr>
          <w:t xml:space="preserve">Theorem 88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160</w:t>
        </w:r>
      </w:hyperlink>
      <w:r>
        <w:t xml:space="preserve">.</w:t>
      </w:r>
    </w:p>
    <w:bookmarkEnd w:id="544"/>
    <w:bookmarkEnd w:id="545"/>
    <w:bookmarkStart w:id="622" w:name="design-matrix"/>
    <w:p>
      <w:pPr>
        <w:pStyle w:val="Heading2"/>
      </w:pPr>
      <w:r>
        <w:t xml:space="preserve">20 Design Matrix</w:t>
      </w:r>
    </w:p>
    <w:bookmarkStart w:id="546"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[73]</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r>
        <w:rPr>
          <w:b/>
          <w:bCs/>
        </w:rPr>
        <w:t xml:space="preserve">Theorem 89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r>
        <w:rPr>
          <w:b/>
          <w:bCs/>
        </w:rPr>
        <w:t xml:space="preserve">Example 164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[74]</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89</w:t>
        </w:r>
      </w:hyperlink>
      <w:r>
        <w:t xml:space="preserve">.</w:t>
      </w:r>
    </w:p>
    <w:bookmarkEnd w:id="550"/>
    <w:bookmarkStart w:id="551" w:name="exm-hat-matrix"/>
    <w:p>
      <w:pPr>
        <w:pStyle w:val="BodyText"/>
      </w:pPr>
      <w:r>
        <w:rPr>
          <w:b/>
          <w:bCs/>
        </w:rPr>
        <w:t xml:space="preserve">Example 165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r>
        <w:rPr>
          <w:b/>
          <w:bCs/>
        </w:rPr>
        <w:t xml:space="preserve">Theorem 90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r>
        <w:rPr>
          <w:b/>
          <w:bCs/>
        </w:rPr>
        <w:t xml:space="preserve">Example 166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165</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90</w:t>
        </w:r>
      </w:hyperlink>
      <w:r>
        <w:t xml:space="preserve"> </w:t>
      </w:r>
      <w:r>
        <w:t xml:space="preserve">says.</w:t>
      </w:r>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165</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7"/>
    <w:bookmarkStart w:id="558" w:name="exm-orthogonal-projection"/>
    <w:p>
      <w:pPr>
        <w:pStyle w:val="BodyText"/>
      </w:pPr>
      <w:r>
        <w:rPr>
          <w:b/>
          <w:bCs/>
        </w:rPr>
        <w:t xml:space="preserve">Example 167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95</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52</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8"/>
    <w:bookmarkStart w:id="559" w:name="exm-not-orthogonal-projection"/>
    <w:p>
      <w:pPr>
        <w:pStyle w:val="BodyText"/>
      </w:pPr>
      <w:r>
        <w:rPr>
          <w:b/>
          <w:bCs/>
        </w:rPr>
        <w:t xml:space="preserve">Example 168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9"/>
    <w:bookmarkStart w:id="560" w:name="thm-closest-point"/>
    <w:p>
      <w:pPr>
        <w:pStyle w:val="BodyText"/>
      </w:pPr>
      <w:r>
        <w:rPr>
          <w:b/>
          <w:bCs/>
        </w:rPr>
        <w:t xml:space="preserve">Theorem 91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57</w:t>
        </w:r>
      </w:hyperlink>
      <w:r>
        <w:t xml:space="preserve">, part 1).</w:t>
      </w:r>
      <w:r>
        <w:t xml:space="preserve"> </w:t>
      </w:r>
      <w:r>
        <w:t xml:space="preserve">Taking nonnegative square roots preserves the inequality.</w:t>
      </w:r>
    </w:p>
    <w:bookmarkStart w:id="561" w:name="exm-closest-point"/>
    <w:p>
      <w:pPr>
        <w:pStyle w:val="BodyText"/>
      </w:pPr>
      <w:r>
        <w:rPr>
          <w:b/>
          <w:bCs/>
        </w:rPr>
        <w:t xml:space="preserve">Example 169 (No point of the line is closer)</w:t>
      </w:r>
      <w:r>
        <w:t xml:space="preserve"> </w:t>
      </w:r>
      <w:r>
        <w:t xml:space="preserve">In</w:t>
      </w:r>
      <w:r>
        <w:t xml:space="preserve"> </w:t>
      </w:r>
      <w:hyperlink w:anchor="exm-orthogonal-projection">
        <w:r>
          <w:rPr>
            <w:rStyle w:val="Hyperlink"/>
          </w:rPr>
          <w:t xml:space="preserve">Example 167</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58</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1"/>
    <w:bookmarkStart w:id="562" w:name="thm-projector-onb"/>
    <w:p>
      <w:pPr>
        <w:pStyle w:val="BodyText"/>
      </w:pPr>
      <w:r>
        <w:rPr>
          <w:b/>
          <w:bCs/>
        </w:rPr>
        <w:t xml:space="preserve">Theorem 92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r>
        <w:rPr>
          <w:b/>
          <w:bCs/>
        </w:rPr>
        <w:t xml:space="preserve">Example 170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167</w:t>
        </w:r>
      </w:hyperlink>
      <w:r>
        <w:t xml:space="preserve">.</w:t>
      </w:r>
    </w:p>
    <w:bookmarkEnd w:id="563"/>
    <w:bookmarkStart w:id="564" w:name="thm-projection-matrix-projects"/>
    <w:p>
      <w:pPr>
        <w:pStyle w:val="BodyText"/>
      </w:pPr>
      <w:r>
        <w:rPr>
          <w:b/>
          <w:bCs/>
        </w:rPr>
        <w:t xml:space="preserve">Theorem 93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r>
        <w:rPr>
          <w:b/>
          <w:bCs/>
        </w:rPr>
        <w:t xml:space="preserve">Example 171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5"/>
    <w:bookmarkStart w:id="566" w:name="thm-hat-matrix-projects"/>
    <w:p>
      <w:pPr>
        <w:pStyle w:val="BodyText"/>
      </w:pPr>
      <w:r>
        <w:rPr>
          <w:b/>
          <w:bCs/>
        </w:rPr>
        <w:t xml:space="preserve">Theorem 94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6"/>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90</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7" w:name="exm-hat-matrix-projects"/>
    <w:p>
      <w:pPr>
        <w:pStyle w:val="BodyText"/>
      </w:pPr>
      <w:r>
        <w:rPr>
          <w:b/>
          <w:bCs/>
        </w:rPr>
        <w:t xml:space="preserve">Example 172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165</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165</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r>
        <w:rPr>
          <w:b/>
          <w:bCs/>
        </w:rPr>
        <w:t xml:space="preserve">Theorem 95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r>
        <w:rPr>
          <w:b/>
          <w:bCs/>
        </w:rPr>
        <w:t xml:space="preserve">Example 173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[76]</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r>
        <w:rPr>
          <w:b/>
          <w:bCs/>
        </w:rPr>
        <w:t xml:space="preserve">Example 174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r>
        <w:rPr>
          <w:b/>
          <w:bCs/>
        </w:rPr>
        <w:t xml:space="preserve">Theorem 96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r>
        <w:rPr>
          <w:b/>
          <w:bCs/>
        </w:rPr>
        <w:t xml:space="preserve">Example 175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174</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96</w:t>
        </w:r>
      </w:hyperlink>
      <w:r>
        <w:t xml:space="preserve"> </w:t>
      </w:r>
      <w:r>
        <w:t xml:space="preserve">it is singular.</w:t>
      </w:r>
    </w:p>
    <w:bookmarkEnd w:id="576"/>
    <w:bookmarkStart w:id="577" w:name="thm-generalized-inverse-solves"/>
    <w:p>
      <w:pPr>
        <w:pStyle w:val="BodyText"/>
      </w:pPr>
      <w:r>
        <w:rPr>
          <w:b/>
          <w:bCs/>
        </w:rPr>
        <w:t xml:space="preserve">Theorem 97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r>
        <w:rPr>
          <w:b/>
          <w:bCs/>
        </w:rPr>
        <w:t xml:space="preserve">Example 176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8"/>
    <w:bookmarkStart w:id="579"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[77]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r>
        <w:rPr>
          <w:b/>
          <w:bCs/>
        </w:rPr>
        <w:t xml:space="preserve">Example 177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174</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0"/>
    <w:bookmarkStart w:id="581" w:name="thm-moore-penrose-generalized-inverse"/>
    <w:p>
      <w:pPr>
        <w:pStyle w:val="BodyText"/>
      </w:pPr>
      <w:r>
        <w:rPr>
          <w:b/>
          <w:bCs/>
        </w:rPr>
        <w:t xml:space="preserve">Theorem 98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r>
        <w:rPr>
          <w:b/>
          <w:bCs/>
        </w:rPr>
        <w:t xml:space="preserve">Example 178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98</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2"/>
    <w:bookmarkStart w:id="583" w:name="thm-moore-penrose-unique"/>
    <w:p>
      <w:pPr>
        <w:pStyle w:val="BodyText"/>
      </w:pPr>
      <w:r>
        <w:rPr>
          <w:b/>
          <w:bCs/>
        </w:rPr>
        <w:t xml:space="preserve">Theorem 99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r>
        <w:rPr>
          <w:b/>
          <w:bCs/>
        </w:rPr>
        <w:t xml:space="preserve">Example 179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177</w:t>
        </w:r>
      </w:hyperlink>
      <w:r>
        <w:t xml:space="preserve">).</w:t>
      </w:r>
      <w:r>
        <w:t xml:space="preserve"> </w:t>
      </w:r>
      <w:r>
        <w:t xml:space="preserve">By</w:t>
      </w:r>
      <w:r>
        <w:t xml:space="preserve"> </w:t>
      </w:r>
      <w:hyperlink w:anchor="thm-moore-penrose-unique">
        <w:r>
          <w:rPr>
            <w:rStyle w:val="Hyperlink"/>
          </w:rPr>
          <w:t xml:space="preserve">Theorem 99</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4"/>
    <w:bookmarkStart w:id="585" w:name="thm-moore-penrose-exists"/>
    <w:p>
      <w:pPr>
        <w:pStyle w:val="BodyText"/>
      </w:pPr>
      <w:r>
        <w:rPr>
          <w:b/>
          <w:bCs/>
        </w:rPr>
        <w:t xml:space="preserve">Theorem 100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99</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46</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r>
        <w:rPr>
          <w:b/>
          <w:bCs/>
        </w:rPr>
        <w:t xml:space="preserve">Example 180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79</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[78]</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7"/>
    <w:bookmarkStart w:id="588" w:name="exm-consistent-system"/>
    <w:p>
      <w:pPr>
        <w:pStyle w:val="BodyText"/>
      </w:pPr>
      <w:r>
        <w:rPr>
          <w:b/>
          <w:bCs/>
        </w:rPr>
        <w:t xml:space="preserve">Example 181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r>
        <w:rPr>
          <w:b/>
          <w:bCs/>
        </w:rPr>
        <w:t xml:space="preserve">Theorem 101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97</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r>
        <w:rPr>
          <w:b/>
          <w:bCs/>
        </w:rPr>
        <w:t xml:space="preserve">Example 182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176</w:t>
        </w:r>
      </w:hyperlink>
      <w:r>
        <w:t xml:space="preserve"> </w:t>
      </w:r>
      <w:r>
        <w:t xml:space="preserve">found directly.</w:t>
      </w:r>
    </w:p>
    <w:bookmarkEnd w:id="590"/>
    <w:bookmarkStart w:id="591" w:name="thm-solution-set"/>
    <w:p>
      <w:pPr>
        <w:pStyle w:val="FirstParagraph"/>
      </w:pPr>
      <w:r>
        <w:rPr>
          <w:b/>
          <w:bCs/>
        </w:rPr>
        <w:t xml:space="preserve">Theorem 102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97</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r>
        <w:rPr>
          <w:b/>
          <w:bCs/>
        </w:rPr>
        <w:t xml:space="preserve">Example 183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101</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102</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4" w:name="exm-solution-unique"/>
    <w:p>
      <w:pPr>
        <w:pStyle w:val="BodyText"/>
      </w:pPr>
      <w:r>
        <w:rPr>
          <w:b/>
          <w:bCs/>
        </w:rPr>
        <w:t xml:space="preserve">Example 184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164</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r>
        <w:rPr>
          <w:b/>
          <w:bCs/>
        </w:rPr>
        <w:t xml:space="preserve">Theorem 103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89</w:t>
        </w:r>
      </w:hyperlink>
      <w:r>
        <w:t xml:space="preserve">,</w:t>
      </w:r>
      <w:r>
        <w:t xml:space="preserve"> </w:t>
      </w:r>
      <w:hyperlink w:anchor="thm-generalized-inverse-invertible">
        <w:r>
          <w:rPr>
            <w:rStyle w:val="Hyperlink"/>
          </w:rPr>
          <w:t xml:space="preserve">Theorem 96</w:t>
        </w:r>
      </w:hyperlink>
      <w:r>
        <w:t xml:space="preserve">),</w:t>
      </w:r>
      <w:r>
        <w:t xml:space="preserve"> </w:t>
      </w:r>
      <w:r>
        <w:t xml:space="preserve">and it gives</w:t>
      </w:r>
      <w:r>
        <w:t xml:space="preserve"> </w:t>
      </w:r>
      <m:oMath>
        <m:r>
          <m:rPr>
            <m:sty m:val="bi"/>
          </m:rPr>
          <m:t>H</m:t>
        </m:r>
      </m:oMath>
      <w:r>
        <w:t xml:space="preserve">.</w:t>
      </w:r>
    </w:p>
    <w:bookmarkStart w:id="596" w:name="exm-projector-generalized-inverse"/>
    <w:p>
      <w:pPr>
        <w:pStyle w:val="BodyText"/>
      </w:pPr>
      <w:r>
        <w:rPr>
          <w:b/>
          <w:bCs/>
        </w:rPr>
        <w:t xml:space="preserve">Example 185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184</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165</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103</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 </w:t>
            </w:r>
            <w:r>
              <w:t xml:space="preserve">and</w:t>
            </w:r>
            <w:r>
              <w:t xml:space="preserve"> </w:t>
            </w:r>
            <w:r>
              <w:t xml:space="preserve">Zhou [79]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[80]</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r>
        <w:rPr>
          <w:b/>
          <w:bCs/>
        </w:rPr>
        <w:t xml:space="preserve">Example 186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r>
        <w:rPr>
          <w:b/>
          <w:bCs/>
        </w:rPr>
        <w:t xml:space="preserve">Theorem 104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r>
        <w:rPr>
          <w:b/>
          <w:bCs/>
        </w:rPr>
        <w:t xml:space="preserve">Example 187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r>
        <w:rPr>
          <w:b/>
          <w:bCs/>
        </w:rPr>
        <w:t xml:space="preserve">Theorem 105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66</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r>
        <w:rPr>
          <w:b/>
          <w:bCs/>
        </w:rPr>
        <w:t xml:space="preserve">Example 188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119</w:t>
        </w:r>
      </w:hyperlink>
      <w:r>
        <w:t xml:space="preserve"> </w:t>
      </w:r>
      <w:r>
        <w:t xml:space="preserve">and</w:t>
      </w:r>
      <w:r>
        <w:t xml:space="preserve"> </w:t>
      </w:r>
      <w:hyperlink w:anchor="exm-thm-gram-schmidt">
        <w:r>
          <w:rPr>
            <w:rStyle w:val="Hyperlink"/>
          </w:rPr>
          <w:t xml:space="preserve">Example 121</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[81]</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r>
        <w:rPr>
          <w:b/>
          <w:bCs/>
        </w:rPr>
        <w:t xml:space="preserve">Example 189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[82]</w:t>
      </w:r>
      <w:r>
        <w:t xml:space="preserve">.</w:t>
      </w:r>
    </w:p>
    <w:bookmarkEnd w:id="610"/>
    <w:bookmarkStart w:id="611" w:name="thm-normal-equations"/>
    <w:p>
      <w:pPr>
        <w:pStyle w:val="BodyText"/>
      </w:pPr>
      <w:r>
        <w:rPr>
          <w:b/>
          <w:bCs/>
        </w:rPr>
        <w:t xml:space="preserve">Theorem 106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91</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91</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r>
        <w:rPr>
          <w:b/>
          <w:bCs/>
        </w:rPr>
        <w:t xml:space="preserve">Example 190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164</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r>
        <w:rPr>
          <w:b/>
          <w:bCs/>
        </w:rPr>
        <w:t xml:space="preserve">Example 191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r>
        <w:rPr>
          <w:b/>
          <w:bCs/>
        </w:rPr>
        <w:t xml:space="preserve">Theorem 107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105</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104</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4"/>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104</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92</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106</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r>
        <w:rPr>
          <w:b/>
          <w:bCs/>
        </w:rPr>
        <w:t xml:space="preserve">Example 192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190</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190</w:t>
        </w:r>
      </w:hyperlink>
      <w:r>
        <w:t xml:space="preserve">.</w:t>
      </w:r>
    </w:p>
    <w:bookmarkEnd w:id="615"/>
    <w:bookmarkStart w:id="616"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[83]</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6"/>
    <w:bookmarkStart w:id="617" w:name="exm-lu"/>
    <w:p>
      <w:pPr>
        <w:pStyle w:val="BodyText"/>
      </w:pPr>
      <w:r>
        <w:rPr>
          <w:b/>
          <w:bCs/>
        </w:rPr>
        <w:t xml:space="preserve">Example 193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7"/>
    <w:bookmarkStart w:id="618" w:name="exm-not-lu"/>
    <w:p>
      <w:pPr>
        <w:pStyle w:val="BodyText"/>
      </w:pPr>
      <w:r>
        <w:rPr>
          <w:b/>
          <w:bCs/>
        </w:rPr>
        <w:t xml:space="preserve">Example 194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r>
        <w:rPr>
          <w:b/>
          <w:bCs/>
        </w:rPr>
        <w:t xml:space="preserve">Theorem 108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104</w:t>
        </w:r>
      </w:hyperlink>
      <w:r>
        <w:t xml:space="preserve">).</w:t>
      </w:r>
    </w:p>
    <w:bookmarkEnd w:id="619"/>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104</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r>
        <w:rPr>
          <w:b/>
          <w:bCs/>
        </w:rPr>
        <w:t xml:space="preserve">Example 195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193</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187</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r>
        <w:rPr>
          <w:b/>
          <w:bCs/>
        </w:rPr>
        <w:t xml:space="preserve">Theorem 109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r>
        <w:rPr>
          <w:b/>
          <w:bCs/>
        </w:rPr>
        <w:t xml:space="preserve">Example 196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129</w:t>
        </w:r>
      </w:hyperlink>
      <w:r>
        <w:t xml:space="preserve"> </w:t>
      </w:r>
      <w:r>
        <w:t xml:space="preserve">found.</w:t>
      </w:r>
    </w:p>
    <w:bookmarkEnd w:id="626"/>
    <w:bookmarkStart w:id="627"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[85]</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r>
        <w:rPr>
          <w:b/>
          <w:bCs/>
        </w:rPr>
        <w:t xml:space="preserve">Example 197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r>
        <w:rPr>
          <w:b/>
          <w:bCs/>
        </w:rPr>
        <w:t xml:space="preserve">Example 198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0"/>
    <w:bookmarkStart w:id="631" w:name="thm-eigenvalue-singular"/>
    <w:p>
      <w:pPr>
        <w:pStyle w:val="BodyText"/>
      </w:pPr>
      <w:r>
        <w:rPr>
          <w:b/>
          <w:bCs/>
        </w:rPr>
        <w:t xml:space="preserve">Theorem 110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32" w:name="exm-eigenvalue-singular"/>
    <w:p>
      <w:pPr>
        <w:pStyle w:val="BodyText"/>
      </w:pPr>
      <w:r>
        <w:rPr>
          <w:b/>
          <w:bCs/>
        </w:rPr>
        <w:t xml:space="preserve">Example 199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109</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2"/>
    <w:bookmarkStart w:id="633" w:name="thm-eigen-shift-power"/>
    <w:p>
      <w:pPr>
        <w:pStyle w:val="BodyText"/>
      </w:pPr>
      <w:r>
        <w:rPr>
          <w:b/>
          <w:bCs/>
        </w:rPr>
        <w:t xml:space="preserve">Theorem 111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r>
        <w:rPr>
          <w:b/>
          <w:bCs/>
        </w:rPr>
        <w:t xml:space="preserve">Example 200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148</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r>
        <w:rPr>
          <w:b/>
          <w:bCs/>
        </w:rPr>
        <w:t xml:space="preserve">Theorem 112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110</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104</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r>
        <w:rPr>
          <w:b/>
          <w:bCs/>
        </w:rPr>
        <w:t xml:space="preserve">Example 201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186</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197</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6"/>
    <w:bookmarkStart w:id="637" w:name="thm-eigen-idempotent-orthogonal"/>
    <w:p>
      <w:pPr>
        <w:pStyle w:val="BodyText"/>
      </w:pPr>
      <w:r>
        <w:rPr>
          <w:b/>
          <w:bCs/>
        </w:rPr>
        <w:t xml:space="preserve">Theorem 113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8" w:name="exm-eigen-idempotent-orthogonal"/>
    <w:p>
      <w:pPr>
        <w:pStyle w:val="BodyText"/>
      </w:pPr>
      <w:r>
        <w:rPr>
          <w:b/>
          <w:bCs/>
        </w:rPr>
        <w:t xml:space="preserve">Example 202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166</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[86]</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r>
        <w:rPr>
          <w:b/>
          <w:bCs/>
        </w:rPr>
        <w:t xml:space="preserve">Example 203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r>
        <w:rPr>
          <w:b/>
          <w:bCs/>
        </w:rPr>
        <w:t xml:space="preserve">Theorem 114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r>
        <w:rPr>
          <w:b/>
          <w:bCs/>
        </w:rPr>
        <w:t xml:space="preserve">Example 204 (Eigenvectors carried across a similarity)</w:t>
      </w:r>
      <w:r>
        <w:t xml:space="preserve"> </w:t>
      </w:r>
      <w:r>
        <w:t xml:space="preserve">In</w:t>
      </w:r>
      <w:r>
        <w:t xml:space="preserve"> </w:t>
      </w:r>
      <w:hyperlink w:anchor="exm-similar">
        <w:r>
          <w:rPr>
            <w:rStyle w:val="Hyperlink"/>
          </w:rPr>
          <w:t xml:space="preserve">Example 203</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148</w:t>
        </w:r>
      </w:hyperlink>
      <w:r>
        <w:t xml:space="preserve">.</w:t>
      </w:r>
    </w:p>
    <w:bookmarkEnd w:id="643"/>
    <w:bookmarkStart w:id="644" w:name="thm-eigenvectors-independent"/>
    <w:p>
      <w:pPr>
        <w:pStyle w:val="BodyText"/>
      </w:pPr>
      <w:r>
        <w:rPr>
          <w:b/>
          <w:bCs/>
        </w:rPr>
        <w:t xml:space="preserve">Theorem 115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r>
        <w:rPr>
          <w:b/>
          <w:bCs/>
        </w:rPr>
        <w:t xml:space="preserve">Example 205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148</w:t>
        </w:r>
      </w:hyperlink>
      <w:r>
        <w:t xml:space="preserve"> </w:t>
      </w:r>
      <w:r>
        <w:t xml:space="preserve">are linearly independent, as</w:t>
      </w:r>
      <w:r>
        <w:t xml:space="preserve"> </w:t>
      </w:r>
      <w:hyperlink w:anchor="thm-eigenvectors-independent">
        <w:r>
          <w:rPr>
            <w:rStyle w:val="Hyperlink"/>
          </w:rPr>
          <w:t xml:space="preserve">Theorem 115</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[87]</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6"/>
    <w:bookmarkStart w:id="647" w:name="exm-diagonalizable"/>
    <w:p>
      <w:pPr>
        <w:pStyle w:val="BodyText"/>
      </w:pPr>
      <w:r>
        <w:rPr>
          <w:b/>
          <w:bCs/>
        </w:rPr>
        <w:t xml:space="preserve">Example 206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203</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112</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114</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197</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r>
        <w:rPr>
          <w:b/>
          <w:bCs/>
        </w:rPr>
        <w:t xml:space="preserve">Theorem 116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95</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r>
        <w:rPr>
          <w:b/>
          <w:bCs/>
        </w:rPr>
        <w:t xml:space="preserve">Example 207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205</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203</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197</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115</w:t>
        </w:r>
      </w:hyperlink>
      <w:r>
        <w:t xml:space="preserve">),</w:t>
      </w:r>
      <w:r>
        <w:t xml:space="preserve"> </w:t>
      </w:r>
      <w:r>
        <w:t xml:space="preserve">so the matrix is diagonalizable (</w:t>
      </w:r>
      <w:hyperlink w:anchor="thm-diagonalizable">
        <w:r>
          <w:rPr>
            <w:rStyle w:val="Hyperlink"/>
          </w:rPr>
          <w:t xml:space="preserve">Theorem 116</w:t>
        </w:r>
      </w:hyperlink>
      <w:r>
        <w:t xml:space="preserve">).</w:t>
      </w:r>
    </w:p>
    <w:bookmarkStart w:id="652" w:name="exm-distinct-diagonalizable"/>
    <w:p>
      <w:pPr>
        <w:pStyle w:val="BodyText"/>
      </w:pPr>
      <w:r>
        <w:rPr>
          <w:b/>
          <w:bCs/>
        </w:rPr>
        <w:t xml:space="preserve">Example 208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201</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112</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2"/>
    <w:bookmarkStart w:id="653" w:name="thm-diagonalizable-powers"/>
    <w:p>
      <w:pPr>
        <w:pStyle w:val="BodyText"/>
      </w:pPr>
      <w:r>
        <w:rPr>
          <w:b/>
          <w:bCs/>
        </w:rPr>
        <w:t xml:space="preserve">Theorem 117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r>
        <w:rPr>
          <w:b/>
          <w:bCs/>
        </w:rPr>
        <w:t xml:space="preserve">Example 209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207</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203</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200</w:t>
        </w:r>
      </w:hyperlink>
      <w:r>
        <w:t xml:space="preserve">.</w:t>
      </w:r>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r>
        <w:rPr>
          <w:b/>
          <w:bCs/>
        </w:rPr>
        <w:t xml:space="preserve">Theorem 118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57</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117</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68</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109</w:t>
        </w:r>
      </w:hyperlink>
      <w:r>
        <w:t xml:space="preserve">,</w:t>
      </w:r>
      <w:r>
        <w:t xml:space="preserve"> </w:t>
      </w:r>
      <w:hyperlink w:anchor="def-rank">
        <w:r>
          <w:rPr>
            <w:rStyle w:val="Hyperlink"/>
          </w:rPr>
          <w:t xml:space="preserve">Definition 44</w:t>
        </w:r>
      </w:hyperlink>
      <w:r>
        <w:t xml:space="preserve">).</w:t>
      </w:r>
    </w:p>
    <w:bookmarkStart w:id="659" w:name="exm-pd-gram"/>
    <w:p>
      <w:pPr>
        <w:pStyle w:val="BodyText"/>
      </w:pPr>
      <w:r>
        <w:rPr>
          <w:b/>
          <w:bCs/>
        </w:rPr>
        <w:t xml:space="preserve">Example 210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153</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154</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9"/>
    <w:bookmarkStart w:id="660" w:name="thm-pd-operations"/>
    <w:p>
      <w:pPr>
        <w:pStyle w:val="FirstParagraph"/>
      </w:pPr>
      <w:r>
        <w:rPr>
          <w:b/>
          <w:bCs/>
        </w:rPr>
        <w:t xml:space="preserve">Theorem 119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p>
    <w:bookmarkStart w:id="661" w:name="exm-pd-operations"/>
    <w:p>
      <w:pPr>
        <w:pStyle w:val="FirstParagraph"/>
      </w:pPr>
      <w:r>
        <w:rPr>
          <w:b/>
          <w:bCs/>
        </w:rPr>
        <w:t xml:space="preserve">Example 211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210</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154</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210</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r>
        <w:rPr>
          <w:b/>
          <w:bCs/>
        </w:rPr>
        <w:t xml:space="preserve">Theorem 120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109</w:t>
        </w:r>
      </w:hyperlink>
      <w:r>
        <w:t xml:space="preserve">.</w:t>
      </w:r>
    </w:p>
    <w:bookmarkStart w:id="663" w:name="exm-pd-invertible"/>
    <w:p>
      <w:pPr>
        <w:pStyle w:val="BodyText"/>
      </w:pPr>
      <w:r>
        <w:rPr>
          <w:b/>
          <w:bCs/>
        </w:rPr>
        <w:t xml:space="preserve">Example 212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3"/>
    <w:bookmarkStart w:id="664" w:name="thm-psd-plus-multiple-identity"/>
    <w:p>
      <w:pPr>
        <w:pStyle w:val="BodyText"/>
      </w:pPr>
      <w:r>
        <w:rPr>
          <w:b/>
          <w:bCs/>
        </w:rPr>
        <w:t xml:space="preserve">Theorem 121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120</w:t>
        </w:r>
      </w:hyperlink>
      <w:r>
        <w:t xml:space="preserve">).</w:t>
      </w:r>
    </w:p>
    <w:bookmarkEnd w:id="664"/>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5" w:name="exm-psd-plus-multiple-identity"/>
    <w:p>
      <w:pPr>
        <w:pStyle w:val="FirstParagraph"/>
      </w:pPr>
      <w:r>
        <w:rPr>
          <w:b/>
          <w:bCs/>
        </w:rPr>
        <w:t xml:space="preserve">Example 213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153</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212</w:t>
        </w:r>
      </w:hyperlink>
      <w:r>
        <w:t xml:space="preserve">.</w:t>
      </w:r>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p>
    <w:bookmarkStart w:id="667" w:name="exm-gram-invertible-iff"/>
    <w:p>
      <w:pPr>
        <w:pStyle w:val="FirstParagraph"/>
      </w:pPr>
      <w:r>
        <w:rPr>
          <w:b/>
          <w:bCs/>
        </w:rPr>
        <w:t xml:space="preserve">Example 214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36</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60</w:t>
        </w:r>
      </w:hyperlink>
      <w:r>
        <w:t xml:space="preserve">).</w:t>
      </w:r>
      <w:r>
        <w:t xml:space="preserve"> </w:t>
      </w:r>
      <w:r>
        <w:t xml:space="preserve">For the full-column-rank matrix of</w:t>
      </w:r>
      <w:r>
        <w:t xml:space="preserve"> </w:t>
      </w:r>
      <w:hyperlink w:anchor="exm-gram-invertible">
        <w:r>
          <w:rPr>
            <w:rStyle w:val="Hyperlink"/>
          </w:rPr>
          <w:t xml:space="preserve">Example 164</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[89]</w:t>
      </w:r>
      <w:r>
        <w:t xml:space="preserve">.</w:t>
      </w:r>
    </w:p>
    <w:bookmarkEnd w:id="668"/>
    <w:bookmarkStart w:id="669" w:name="exm-block-matrix"/>
    <w:p>
      <w:pPr>
        <w:pStyle w:val="BodyText"/>
      </w:pPr>
      <w:r>
        <w:rPr>
          <w:b/>
          <w:bCs/>
        </w:rPr>
        <w:t xml:space="preserve">Example 215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r>
        <w:rPr>
          <w:b/>
          <w:bCs/>
        </w:rPr>
        <w:t xml:space="preserve">Theorem 122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r>
        <w:rPr>
          <w:b/>
          <w:bCs/>
        </w:rPr>
        <w:t xml:space="preserve">Example 216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211</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has them</w:t>
      </w:r>
      <w:r>
        <w:t xml:space="preserve"> </w:t>
      </w:r>
      <w:r>
        <w:t xml:space="preserve">but is not positive definite.</w:t>
      </w:r>
    </w:p>
    <w:bookmarkEnd w:id="672"/>
    <w:bookmarkStart w:id="674" w:name="thm-block-quadratic"/>
    <w:p>
      <w:pPr>
        <w:pStyle w:val="BodyText"/>
      </w:pPr>
      <w:r>
        <w:rPr>
          <w:b/>
          <w:bCs/>
        </w:rPr>
        <w:t xml:space="preserve">Theorem 123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r>
        <w:rPr>
          <w:b/>
          <w:bCs/>
        </w:rPr>
        <w:t xml:space="preserve">Example 217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[90]</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123</w:t>
        </w:r>
      </w:hyperlink>
      <w:r>
        <w:t xml:space="preserve">.</w:t>
      </w:r>
    </w:p>
    <w:bookmarkEnd w:id="676"/>
    <w:bookmarkStart w:id="677" w:name="exm-schur-complement"/>
    <w:p>
      <w:pPr>
        <w:pStyle w:val="BodyText"/>
      </w:pPr>
      <w:r>
        <w:rPr>
          <w:b/>
          <w:bCs/>
        </w:rPr>
        <w:t xml:space="preserve">Example 218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r>
        <w:rPr>
          <w:b/>
          <w:bCs/>
        </w:rPr>
        <w:t xml:space="preserve">Theorem 124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7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123</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122</w:t>
        </w:r>
      </w:hyperlink>
      <w:r>
        <w:t xml:space="preserve">),</w:t>
      </w:r>
      <w:r>
        <w:t xml:space="preserve"> </w:t>
      </w:r>
      <w:r>
        <w:t xml:space="preserve">and invertible (</w:t>
      </w:r>
      <w:hyperlink w:anchor="thm-pd-inverse">
        <w:r>
          <w:rPr>
            <w:rStyle w:val="Hyperlink"/>
          </w:rPr>
          <w:t xml:space="preserve">Theorem 83</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123</w:t>
        </w:r>
      </w:hyperlink>
      <w:r>
        <w:t xml:space="preserve">).</w:t>
      </w:r>
    </w:p>
    <w:bookmarkStart w:id="679" w:name="exm-schur-test"/>
    <w:p>
      <w:pPr>
        <w:pStyle w:val="BodyText"/>
      </w:pPr>
      <w:r>
        <w:rPr>
          <w:b/>
          <w:bCs/>
        </w:rPr>
        <w:t xml:space="preserve">Example 219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218</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154</w:t>
        </w:r>
      </w:hyperlink>
      <w:r>
        <w:t xml:space="preserve"> </w:t>
      </w:r>
      <w:r>
        <w:t xml:space="preserve">found directly.</w:t>
      </w:r>
    </w:p>
    <w:bookmarkEnd w:id="679"/>
    <w:bookmarkStart w:id="680" w:name="thm-cholesky"/>
    <w:p>
      <w:pPr>
        <w:pStyle w:val="FirstParagraph"/>
      </w:pPr>
      <w:r>
        <w:rPr>
          <w:b/>
          <w:bCs/>
        </w:rPr>
        <w:t xml:space="preserve">Theorem 125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[91]</w:t>
      </w:r>
      <w:r>
        <w:t xml:space="preserve"> </w:t>
      </w:r>
      <w:r>
        <w:t xml:space="preserve">of</w:t>
      </w:r>
      <w:r>
        <w:t xml:space="preserve"> </w:t>
      </w:r>
      <m:oMath>
        <m:r>
          <m:rPr>
            <m:sty m:val="bi"/>
          </m:rPr>
          <m:t>A</m:t>
        </m:r>
      </m:oMath>
      <w:r>
        <w:t xml:space="preserve">.</w:t>
      </w:r>
    </w:p>
    <w:bookmarkEnd w:id="68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118</w:t>
        </w:r>
      </w:hyperlink>
      <w:r>
        <w:t xml:space="preserve">, part 2).</w:t>
      </w:r>
    </w:p>
    <w:p>
      <w:pPr>
        <w:pStyle w:val="BodyText"/>
      </w:pPr>
      <w:r>
        <w:rPr>
          <w:b/>
          <w:bCs/>
        </w:rPr>
        <w:t xml:space="preserve">Only if, with uniqueness,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1" w:name="exm-cholesky"/>
    <w:p>
      <w:pPr>
        <w:pStyle w:val="BodyText"/>
      </w:pPr>
      <w:r>
        <w:rPr>
          <w:b/>
          <w:bCs/>
        </w:rPr>
        <w:t xml:space="preserve">Example 220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219</w:t>
        </w:r>
      </w:hyperlink>
      <w:r>
        <w:t xml:space="preserve">).</w:t>
      </w:r>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r>
        <w:rPr>
          <w:b/>
          <w:bCs/>
        </w:rPr>
        <w:t xml:space="preserve">Example 221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[92]</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[50],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r>
        <w:rPr>
          <w:b/>
          <w:bCs/>
        </w:rPr>
        <w:t xml:space="preserve">Example 222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r>
        <w:rPr>
          <w:b/>
          <w:bCs/>
        </w:rPr>
        <w:t xml:space="preserve">Theorem 126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r>
        <w:rPr>
          <w:b/>
          <w:bCs/>
        </w:rPr>
        <w:t xml:space="preserve">Theorem 127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126</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4"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[50],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[50], Proposition 7.9, p. 231</w:t>
      </w:r>
      <w:r>
        <w:t xml:space="preserve">).</w:t>
      </w:r>
    </w:p>
    <w:bookmarkEnd w:id="694"/>
    <w:bookmarkStart w:id="695" w:name="thm-zhz-sum-squares"/>
    <w:p>
      <w:pPr>
        <w:pStyle w:val="BodyText"/>
      </w:pPr>
      <w:r>
        <w:rPr>
          <w:b/>
          <w:bCs/>
        </w:rPr>
        <w:t xml:space="preserve">Theorem 128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r>
        <w:rPr>
          <w:b/>
          <w:bCs/>
        </w:rPr>
        <w:t xml:space="preserve">Example 223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128</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r>
        <w:rPr>
          <w:b/>
          <w:bCs/>
        </w:rPr>
        <w:t xml:space="preserve">Example 224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128</w:t>
        </w:r>
      </w:hyperlink>
      <w:r>
        <w:t xml:space="preserve"> </w:t>
      </w:r>
      <w:r>
        <w:t xml:space="preserve">guarantees.</w:t>
      </w:r>
    </w:p>
    <w:bookmarkEnd w:id="699"/>
    <w:bookmarkStart w:id="70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[93]</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1"/>
    <w:bookmarkStart w:id="702" w:name="exm-hermitian-matrix"/>
    <w:p>
      <w:pPr>
        <w:pStyle w:val="BodyText"/>
      </w:pPr>
      <w:r>
        <w:rPr>
          <w:b/>
          <w:bCs/>
        </w:rPr>
        <w:t xml:space="preserve">Example 225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r>
        <w:rPr>
          <w:b/>
          <w:bCs/>
        </w:rPr>
        <w:t xml:space="preserve">Example 226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[94]</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r>
        <w:rPr>
          <w:b/>
          <w:bCs/>
        </w:rPr>
        <w:t xml:space="preserve">Example 227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r>
        <w:rPr>
          <w:b/>
          <w:bCs/>
        </w:rPr>
        <w:t xml:space="preserve">Theorem 129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r>
        <w:t xml:space="preserve">Strang [95]</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[50]</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[96]</w:t>
      </w:r>
    </w:p>
    <w:p>
      <w:pPr>
        <w:pStyle w:val="Compact"/>
        <w:numPr>
          <w:ilvl w:val="0"/>
          <w:numId w:val="1114"/>
        </w:numPr>
      </w:pPr>
      <w:r>
        <w:t xml:space="preserve">Banerjee and Roy [47]</w:t>
      </w:r>
    </w:p>
    <w:p>
      <w:pPr>
        <w:pStyle w:val="Compact"/>
        <w:numPr>
          <w:ilvl w:val="0"/>
          <w:numId w:val="1114"/>
        </w:numPr>
      </w:pPr>
      <w:r>
        <w:t xml:space="preserve">Searle and Khuri [97]</w:t>
      </w:r>
    </w:p>
    <w:p>
      <w:pPr>
        <w:pStyle w:val="Compact"/>
        <w:numPr>
          <w:ilvl w:val="0"/>
          <w:numId w:val="1114"/>
        </w:numPr>
      </w:pPr>
      <w:r>
        <w:t xml:space="preserve">Petersen and Pedersen [98]</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0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[99]</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1">
        <w:r>
          <w:rPr>
            <w:rStyle w:val="Hyperlink"/>
          </w:rPr>
          <w:t xml:space="preserve">diagonalization</w:t>
        </w:r>
      </w:hyperlink>
      <w:r>
        <w:t xml:space="preserve"> </w:t>
      </w:r>
      <w:r>
        <w:t xml:space="preserve">of a covariance matrix.</w:t>
      </w:r>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1" w:name="references"/>
    <w:p>
      <w:pPr>
        <w:pStyle w:val="Heading2"/>
      </w:pPr>
      <w:r>
        <w:t xml:space="preserve">References</w:t>
      </w:r>
    </w:p>
    <w:bookmarkStart w:id="910"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ref-wikipedia_inner_product_space"/>
    <w:p>
      <w:pPr>
        <w:pStyle w:val="Bibliography"/>
      </w:pPr>
      <w:r>
        <w:t xml:space="preserve">[49]</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https://en.wikipedia.org/wiki/Inner_product_space</w:t>
        </w:r>
      </w:hyperlink>
    </w:p>
    <w:bookmarkEnd w:id="810"/>
    <w:bookmarkStart w:id="812" w:name="ref-axler2024linear"/>
    <w:p>
      <w:pPr>
        <w:pStyle w:val="Bibliography"/>
      </w:pPr>
      <w:r>
        <w:t xml:space="preserve">[50]</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1">
        <w:r>
          <w:rPr>
            <w:rStyle w:val="Hyperlink"/>
          </w:rPr>
          <w:t xml:space="preserve">10.1007/978-3-031-41026-0</w:t>
        </w:r>
      </w:hyperlink>
      <w:r>
        <w:t xml:space="preserve">.</w:t>
      </w:r>
    </w:p>
    <w:bookmarkEnd w:id="812"/>
    <w:bookmarkStart w:id="814" w:name="ref-zhou2024vector"/>
    <w:p>
      <w:pPr>
        <w:pStyle w:val="Bibliography"/>
      </w:pPr>
      <w:r>
        <w:t xml:space="preserve">[51]</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3">
        <w:r>
          <w:rPr>
            <w:rStyle w:val="Hyperlink"/>
          </w:rPr>
          <w:t xml:space="preserve">https://ucla-biostat-216.github.io/2024fall/slides/02-vector/02-vector.html</w:t>
        </w:r>
      </w:hyperlink>
    </w:p>
    <w:bookmarkEnd w:id="814"/>
    <w:bookmarkStart w:id="816" w:name="ref-wikipedia_pythagorean_theorem"/>
    <w:p>
      <w:pPr>
        <w:pStyle w:val="Bibliography"/>
      </w:pPr>
      <w:r>
        <w:t xml:space="preserve">[52]</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https://en.wikipedia.org/wiki/Pythagorean_theorem</w:t>
        </w:r>
      </w:hyperlink>
    </w:p>
    <w:bookmarkEnd w:id="816"/>
    <w:bookmarkStart w:id="818" w:name="ref-wikipedia_norm_mathematics"/>
    <w:p>
      <w:pPr>
        <w:pStyle w:val="Bibliography"/>
      </w:pPr>
      <w:r>
        <w:t xml:space="preserve">[53]</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https://en.wikipedia.org/wiki/Norm_(mathematics)</w:t>
        </w:r>
      </w:hyperlink>
    </w:p>
    <w:bookmarkEnd w:id="818"/>
    <w:bookmarkStart w:id="820" w:name="ref-wikipedia_lp_space"/>
    <w:p>
      <w:pPr>
        <w:pStyle w:val="Bibliography"/>
      </w:pPr>
      <w:r>
        <w:t xml:space="preserve">[54]</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https://en.wikipedia.org/wiki/Lp_space</w:t>
        </w:r>
      </w:hyperlink>
    </w:p>
    <w:bookmarkEnd w:id="820"/>
    <w:bookmarkStart w:id="822" w:name="ref-wikipedia_uniform_norm"/>
    <w:p>
      <w:pPr>
        <w:pStyle w:val="Bibliography"/>
      </w:pPr>
      <w:r>
        <w:t xml:space="preserve">[55]</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https://en.wikipedia.org/wiki/Uniform_norm</w:t>
        </w:r>
      </w:hyperlink>
    </w:p>
    <w:bookmarkEnd w:id="822"/>
    <w:bookmarkStart w:id="824" w:name="ref-wikipedia_cosine_similarity"/>
    <w:p>
      <w:pPr>
        <w:pStyle w:val="Bibliography"/>
      </w:pPr>
      <w:r>
        <w:t xml:space="preserve">[56]</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https://en.wikipedia.org/wiki/Cosine_similarity</w:t>
        </w:r>
      </w:hyperlink>
    </w:p>
    <w:bookmarkEnd w:id="824"/>
    <w:bookmarkStart w:id="826" w:name="ref-wikipedia_orthonormal_basis"/>
    <w:p>
      <w:pPr>
        <w:pStyle w:val="Bibliography"/>
      </w:pPr>
      <w:r>
        <w:t xml:space="preserve">[57]</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https://en.wikipedia.org/wiki/Orthonormal_basis</w:t>
        </w:r>
      </w:hyperlink>
    </w:p>
    <w:bookmarkEnd w:id="826"/>
    <w:bookmarkStart w:id="828" w:name="ref-wikipedia_gram_schmidt_process"/>
    <w:p>
      <w:pPr>
        <w:pStyle w:val="Bibliography"/>
      </w:pPr>
      <w:r>
        <w:t xml:space="preserve">[58]</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https://en.wikipedia.org/wiki/Gram%E2%80%93Schmidt_process</w:t>
        </w:r>
      </w:hyperlink>
    </w:p>
    <w:bookmarkEnd w:id="828"/>
    <w:bookmarkStart w:id="830" w:name="ref-wikipedia_outer_product"/>
    <w:p>
      <w:pPr>
        <w:pStyle w:val="Bibliography"/>
      </w:pPr>
      <w:r>
        <w:t xml:space="preserve">[59]</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https://en.wikipedia.org/wiki/Outer_product</w:t>
        </w:r>
      </w:hyperlink>
    </w:p>
    <w:bookmarkEnd w:id="830"/>
    <w:bookmarkStart w:id="832" w:name="ref-wikipedia_symmetric_matrix"/>
    <w:p>
      <w:pPr>
        <w:pStyle w:val="Bibliography"/>
      </w:pPr>
      <w:r>
        <w:t xml:space="preserve">[60]</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https://en.wikipedia.org/wiki/Symmetric_matrix</w:t>
        </w:r>
      </w:hyperlink>
    </w:p>
    <w:bookmarkEnd w:id="832"/>
    <w:bookmarkStart w:id="834" w:name="ref-wikipedia_diagonal_matrix"/>
    <w:p>
      <w:pPr>
        <w:pStyle w:val="Bibliography"/>
      </w:pPr>
      <w:r>
        <w:t xml:space="preserve">[61]</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https://en.wikipedia.org/wiki/Diagonal_matrix</w:t>
        </w:r>
      </w:hyperlink>
    </w:p>
    <w:bookmarkEnd w:id="834"/>
    <w:bookmarkStart w:id="836" w:name="ref-wikipedia_invertible_matrix"/>
    <w:p>
      <w:pPr>
        <w:pStyle w:val="Bibliography"/>
      </w:pPr>
      <w:r>
        <w:t xml:space="preserve">[62]</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https://en.wikipedia.org/wiki/Invertible_matrix</w:t>
        </w:r>
      </w:hyperlink>
    </w:p>
    <w:bookmarkEnd w:id="836"/>
    <w:bookmarkStart w:id="838" w:name="ref-wikipedia_idempotent_matrix"/>
    <w:p>
      <w:pPr>
        <w:pStyle w:val="Bibliography"/>
      </w:pPr>
      <w:r>
        <w:t xml:space="preserve">[63]</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https://en.wikipedia.org/wiki/Idempotent_matrix</w:t>
        </w:r>
      </w:hyperlink>
    </w:p>
    <w:bookmarkEnd w:id="838"/>
    <w:bookmarkStart w:id="840" w:name="ref-wikipedia_orthogonal_matrix"/>
    <w:p>
      <w:pPr>
        <w:pStyle w:val="Bibliography"/>
      </w:pPr>
      <w:r>
        <w:t xml:space="preserve">[64]</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https://en.wikipedia.org/wiki/Orthogonal_matrix</w:t>
        </w:r>
      </w:hyperlink>
    </w:p>
    <w:bookmarkEnd w:id="840"/>
    <w:bookmarkStart w:id="842" w:name="ref-wikipedia_quadratic_form"/>
    <w:p>
      <w:pPr>
        <w:pStyle w:val="Bibliography"/>
      </w:pPr>
      <w:r>
        <w:t xml:space="preserve">[65]</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https://en.wikipedia.org/wiki/Quadratic_form</w:t>
        </w:r>
      </w:hyperlink>
    </w:p>
    <w:bookmarkEnd w:id="842"/>
    <w:bookmarkStart w:id="844" w:name="ref-wikipedia_trace_linear_algebra"/>
    <w:p>
      <w:pPr>
        <w:pStyle w:val="Bibliography"/>
      </w:pPr>
      <w:r>
        <w:t xml:space="preserve">[66]</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https://en.wikipedia.org/wiki/Trace_(linear_algebra)</w:t>
        </w:r>
      </w:hyperlink>
    </w:p>
    <w:bookmarkEnd w:id="844"/>
    <w:bookmarkStart w:id="846" w:name="ref-wikipedia_frobenius_norm"/>
    <w:p>
      <w:pPr>
        <w:pStyle w:val="Bibliography"/>
      </w:pPr>
      <w:r>
        <w:t xml:space="preserve">[67]</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https://en.wikipedia.org/wiki/Frobenius_norm</w:t>
        </w:r>
      </w:hyperlink>
    </w:p>
    <w:bookmarkEnd w:id="846"/>
    <w:bookmarkStart w:id="848" w:name="Xb43b527953f0eee3a44673cae4da74733136085"/>
    <w:p>
      <w:pPr>
        <w:pStyle w:val="Bibliography"/>
      </w:pPr>
      <w:r>
        <w:t xml:space="preserve">[68]</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https://en.wikipedia.org/wiki/Eigendecomposition_of_a_matrix</w:t>
        </w:r>
      </w:hyperlink>
    </w:p>
    <w:bookmarkEnd w:id="848"/>
    <w:bookmarkStart w:id="850" w:name="X3fcaea5f0d39c316e8eba753e3f1acffa30cc5e"/>
    <w:p>
      <w:pPr>
        <w:pStyle w:val="Bibliography"/>
      </w:pPr>
      <w:r>
        <w:t xml:space="preserve">[69]</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https://en.wikipedia.org/wiki/Singular_value_decomposition</w:t>
        </w:r>
      </w:hyperlink>
    </w:p>
    <w:bookmarkEnd w:id="850"/>
    <w:bookmarkStart w:id="852" w:name="ref-wikipedia_definite_matrix"/>
    <w:p>
      <w:pPr>
        <w:pStyle w:val="Bibliography"/>
      </w:pPr>
      <w:r>
        <w:t xml:space="preserve">[70]</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https://en.wikipedia.org/wiki/Definite_matrix</w:t>
        </w:r>
      </w:hyperlink>
    </w:p>
    <w:bookmarkEnd w:id="852"/>
    <w:bookmarkStart w:id="854" w:name="ref-wikipedia_paraboloid"/>
    <w:p>
      <w:pPr>
        <w:pStyle w:val="Bibliography"/>
      </w:pPr>
      <w:r>
        <w:t xml:space="preserve">[71]</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https://en.wikipedia.org/wiki/Paraboloid</w:t>
        </w:r>
      </w:hyperlink>
    </w:p>
    <w:bookmarkEnd w:id="854"/>
    <w:bookmarkStart w:id="856" w:name="ref-wikipedia_determinant"/>
    <w:p>
      <w:pPr>
        <w:pStyle w:val="Bibliography"/>
      </w:pPr>
      <w:r>
        <w:t xml:space="preserve">[72]</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https://en.wikipedia.org/wiki/Determinant</w:t>
        </w:r>
      </w:hyperlink>
    </w:p>
    <w:bookmarkEnd w:id="856"/>
    <w:bookmarkStart w:id="858" w:name="ref-wikipedia_design_matrix"/>
    <w:p>
      <w:pPr>
        <w:pStyle w:val="Bibliography"/>
      </w:pPr>
      <w:r>
        <w:t xml:space="preserve">[73]</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https://en.wikipedia.org/wiki/Design_matrix</w:t>
        </w:r>
      </w:hyperlink>
    </w:p>
    <w:bookmarkEnd w:id="858"/>
    <w:bookmarkStart w:id="860" w:name="ref-wikipedia_projection_matrix"/>
    <w:p>
      <w:pPr>
        <w:pStyle w:val="Bibliography"/>
      </w:pPr>
      <w:r>
        <w:t xml:space="preserve">[74]</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https://en.wikipedia.org/wiki/Projection_matrix</w:t>
        </w:r>
      </w:hyperlink>
    </w:p>
    <w:bookmarkEnd w:id="860"/>
    <w:bookmarkStart w:id="862" w:name="ref-zhou2024matinv"/>
    <w:p>
      <w:pPr>
        <w:pStyle w:val="Bibliography"/>
      </w:pPr>
      <w:r>
        <w:t xml:space="preserve">[75]</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1">
        <w:r>
          <w:rPr>
            <w:rStyle w:val="Hyperlink"/>
          </w:rPr>
          <w:t xml:space="preserve">https://ucla-biostat-216.github.io/2024fall/slides/07-matinv/07-matinv.html</w:t>
        </w:r>
      </w:hyperlink>
    </w:p>
    <w:bookmarkEnd w:id="862"/>
    <w:bookmarkStart w:id="864" w:name="ref-wikipedia_generalized_inverse"/>
    <w:p>
      <w:pPr>
        <w:pStyle w:val="Bibliography"/>
      </w:pPr>
      <w:r>
        <w:t xml:space="preserve">[76]</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https://en.wikipedia.org/wiki/Generalized_inverse</w:t>
        </w:r>
      </w:hyperlink>
    </w:p>
    <w:bookmarkEnd w:id="864"/>
    <w:bookmarkStart w:id="866" w:name="ref-wikipedia_moore_penrose_inverse"/>
    <w:p>
      <w:pPr>
        <w:pStyle w:val="Bibliography"/>
      </w:pPr>
      <w:r>
        <w:t xml:space="preserve">[77]</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https://en.wikipedia.org/wiki/Moore%E2%80%93Penrose_inverse</w:t>
        </w:r>
      </w:hyperlink>
    </w:p>
    <w:bookmarkEnd w:id="866"/>
    <w:bookmarkStart w:id="868" w:name="X97fe57415e7e267285131d5509dc48aaa6368b8"/>
    <w:p>
      <w:pPr>
        <w:pStyle w:val="Bibliography"/>
      </w:pPr>
      <w:r>
        <w:t xml:space="preserve">[78]</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https://en.wikipedia.org/wiki/Consistent_and_inconsistent_equations</w:t>
        </w:r>
      </w:hyperlink>
    </w:p>
    <w:bookmarkEnd w:id="868"/>
    <w:bookmarkStart w:id="870" w:name="ref-zhou2024ls"/>
    <w:p>
      <w:pPr>
        <w:pStyle w:val="Bibliography"/>
      </w:pPr>
      <w:r>
        <w:t xml:space="preserve">[79]</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https://ucla-biostat-216.github.io/2024fall/slides/08-ls/08-ls.html</w:t>
        </w:r>
      </w:hyperlink>
    </w:p>
    <w:bookmarkEnd w:id="870"/>
    <w:bookmarkStart w:id="872" w:name="ref-wikipedia_triangular_matrix"/>
    <w:p>
      <w:pPr>
        <w:pStyle w:val="Bibliography"/>
      </w:pPr>
      <w:r>
        <w:t xml:space="preserve">[80]</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https://en.wikipedia.org/wiki/Triangular_matrix</w:t>
        </w:r>
      </w:hyperlink>
    </w:p>
    <w:bookmarkEnd w:id="872"/>
    <w:bookmarkStart w:id="874" w:name="ref-wikipedia_least_squares"/>
    <w:p>
      <w:pPr>
        <w:pStyle w:val="Bibliography"/>
      </w:pPr>
      <w:r>
        <w:t xml:space="preserve">[81]</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https://en.wikipedia.org/wiki/Least_squares</w:t>
        </w:r>
      </w:hyperlink>
    </w:p>
    <w:bookmarkEnd w:id="874"/>
    <w:bookmarkStart w:id="876" w:name="ref-wikipedia_normal_equations"/>
    <w:p>
      <w:pPr>
        <w:pStyle w:val="Bibliography"/>
      </w:pPr>
      <w:r>
        <w:t xml:space="preserve">[82]</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https://en.wikipedia.org/wiki/Normal_equations</w:t>
        </w:r>
      </w:hyperlink>
    </w:p>
    <w:bookmarkEnd w:id="876"/>
    <w:bookmarkStart w:id="878" w:name="ref-wikipedia_lu_decomposition"/>
    <w:p>
      <w:pPr>
        <w:pStyle w:val="Bibliography"/>
      </w:pPr>
      <w:r>
        <w:t xml:space="preserve">[83]</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https://en.wikipedia.org/wiki/LU_decomposition</w:t>
        </w:r>
      </w:hyperlink>
    </w:p>
    <w:bookmarkEnd w:id="878"/>
    <w:bookmarkStart w:id="880" w:name="ref-zhou2024eig"/>
    <w:p>
      <w:pPr>
        <w:pStyle w:val="Bibliography"/>
      </w:pPr>
      <w:r>
        <w:t xml:space="preserve">[84]</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79">
        <w:r>
          <w:rPr>
            <w:rStyle w:val="Hyperlink"/>
          </w:rPr>
          <w:t xml:space="preserve">https://ucla-biostat-216.github.io/2024fall/slides/10-eig/10-eig.html</w:t>
        </w:r>
      </w:hyperlink>
    </w:p>
    <w:bookmarkEnd w:id="880"/>
    <w:bookmarkStart w:id="882" w:name="X43312e3e9ce0f6584f41a7e988a70af3618ea26"/>
    <w:p>
      <w:pPr>
        <w:pStyle w:val="Bibliography"/>
      </w:pPr>
      <w:r>
        <w:t xml:space="preserve">[85]</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https://en.wikipedia.org/wiki/Eigenvalues_and_eigenvectors</w:t>
        </w:r>
      </w:hyperlink>
    </w:p>
    <w:bookmarkEnd w:id="882"/>
    <w:bookmarkStart w:id="884" w:name="ref-wikipedia_matrix_similarity"/>
    <w:p>
      <w:pPr>
        <w:pStyle w:val="Bibliography"/>
      </w:pPr>
      <w:r>
        <w:t xml:space="preserve">[86]</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https://en.wikipedia.org/wiki/Matrix_similarity</w:t>
        </w:r>
      </w:hyperlink>
    </w:p>
    <w:bookmarkEnd w:id="884"/>
    <w:bookmarkStart w:id="886" w:name="ref-wikipedia_diagonalizable_matrix"/>
    <w:p>
      <w:pPr>
        <w:pStyle w:val="Bibliography"/>
      </w:pPr>
      <w:r>
        <w:t xml:space="preserve">[87]</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https://en.wikipedia.org/wiki/Diagonalizable_matrix</w:t>
        </w:r>
      </w:hyperlink>
    </w:p>
    <w:bookmarkEnd w:id="886"/>
    <w:bookmarkStart w:id="888" w:name="ref-zhou2024pd"/>
    <w:p>
      <w:pPr>
        <w:pStyle w:val="Bibliography"/>
      </w:pPr>
      <w:r>
        <w:t xml:space="preserve">[88]</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https://ucla-biostat-216.github.io/2024fall/slides/11-pd/11-pd.html</w:t>
        </w:r>
      </w:hyperlink>
    </w:p>
    <w:bookmarkEnd w:id="888"/>
    <w:bookmarkStart w:id="890" w:name="ref-wikipedia_block_matrix"/>
    <w:p>
      <w:pPr>
        <w:pStyle w:val="Bibliography"/>
      </w:pPr>
      <w:r>
        <w:t xml:space="preserve">[89]</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https://en.wikipedia.org/wiki/Block_matrix</w:t>
        </w:r>
      </w:hyperlink>
    </w:p>
    <w:bookmarkEnd w:id="890"/>
    <w:bookmarkStart w:id="892" w:name="ref-wikipedia_schur_complement"/>
    <w:p>
      <w:pPr>
        <w:pStyle w:val="Bibliography"/>
      </w:pPr>
      <w:r>
        <w:t xml:space="preserve">[90]</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https://en.wikipedia.org/wiki/Schur_complement</w:t>
        </w:r>
      </w:hyperlink>
    </w:p>
    <w:bookmarkEnd w:id="892"/>
    <w:bookmarkStart w:id="894" w:name="ref-wikipedia_cholesky_decomposition"/>
    <w:p>
      <w:pPr>
        <w:pStyle w:val="Bibliography"/>
      </w:pPr>
      <w:r>
        <w:t xml:space="preserve">[91]</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https://en.wikipedia.org/wiki/Cholesky_decomposition</w:t>
        </w:r>
      </w:hyperlink>
    </w:p>
    <w:bookmarkEnd w:id="894"/>
    <w:bookmarkStart w:id="896" w:name="ref-wikipedia_conjugate_transpose"/>
    <w:p>
      <w:pPr>
        <w:pStyle w:val="Bibliography"/>
      </w:pPr>
      <w:r>
        <w:t xml:space="preserve">[92]</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https://en.wikipedia.org/wiki/Conjugate_transpose</w:t>
        </w:r>
      </w:hyperlink>
    </w:p>
    <w:bookmarkEnd w:id="896"/>
    <w:bookmarkStart w:id="898" w:name="ref-wikipedia_hermitian_matrix"/>
    <w:p>
      <w:pPr>
        <w:pStyle w:val="Bibliography"/>
      </w:pPr>
      <w:r>
        <w:t xml:space="preserve">[93]</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https://en.wikipedia.org/wiki/Hermitian_matrix</w:t>
        </w:r>
      </w:hyperlink>
    </w:p>
    <w:bookmarkEnd w:id="898"/>
    <w:bookmarkStart w:id="900" w:name="ref-wikipedia_skew_hermitian_matrix"/>
    <w:p>
      <w:pPr>
        <w:pStyle w:val="Bibliography"/>
      </w:pPr>
      <w:r>
        <w:t xml:space="preserve">[94]</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https://en.wikipedia.org/wiki/Skew-Hermitian_matrix</w:t>
        </w:r>
      </w:hyperlink>
    </w:p>
    <w:bookmarkEnd w:id="900"/>
    <w:bookmarkStart w:id="902" w:name="ref-strang2023linear"/>
    <w:p>
      <w:pPr>
        <w:pStyle w:val="Bibliography"/>
      </w:pPr>
      <w:r>
        <w:t xml:space="preserve">[95]</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1">
        <w:r>
          <w:rPr>
            <w:rStyle w:val="Hyperlink"/>
          </w:rPr>
          <w:t xml:space="preserve">https://math.mit.edu/~gs/linearalgebra/</w:t>
        </w:r>
      </w:hyperlink>
    </w:p>
    <w:bookmarkEnd w:id="902"/>
    <w:bookmarkStart w:id="904" w:name="ref-fieller2018basics"/>
    <w:p>
      <w:pPr>
        <w:pStyle w:val="Bibliography"/>
      </w:pPr>
      <w:r>
        <w:t xml:space="preserve">[96]</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03">
        <w:r>
          <w:rPr>
            <w:rStyle w:val="Hyperlink"/>
          </w:rPr>
          <w:t xml:space="preserve">10.1201/9781315370200</w:t>
        </w:r>
      </w:hyperlink>
      <w:r>
        <w:t xml:space="preserve">.</w:t>
      </w:r>
    </w:p>
    <w:bookmarkEnd w:id="904"/>
    <w:bookmarkStart w:id="905" w:name="ref-searle2017matrix"/>
    <w:p>
      <w:pPr>
        <w:pStyle w:val="Bibliography"/>
      </w:pPr>
      <w:r>
        <w:t xml:space="preserve">[97]</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05"/>
    <w:bookmarkStart w:id="907" w:name="ref-petersen2012matrix"/>
    <w:p>
      <w:pPr>
        <w:pStyle w:val="Bibliography"/>
      </w:pPr>
      <w:r>
        <w:t xml:space="preserve">[98]</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06">
        <w:r>
          <w:rPr>
            <w:rStyle w:val="Hyperlink"/>
          </w:rPr>
          <w:t xml:space="preserve">https://www2.imm.dtu.dk/pubdb/edoc/imm3274.pdf</w:t>
        </w:r>
      </w:hyperlink>
    </w:p>
    <w:bookmarkEnd w:id="907"/>
    <w:bookmarkStart w:id="909" w:name="ref-stanford2024ee278notes"/>
    <w:p>
      <w:pPr>
        <w:pStyle w:val="Bibliography"/>
      </w:pPr>
      <w:r>
        <w:t xml:space="preserve">[99]</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08">
        <w:r>
          <w:rPr>
            <w:rStyle w:val="Hyperlink"/>
          </w:rPr>
          <w:t xml:space="preserve">https://web.stanford.edu/class/ee278/lectures.html</w:t>
        </w:r>
      </w:hyperlink>
    </w:p>
    <w:bookmarkEnd w:id="909"/>
    <w:bookmarkEnd w:id="910"/>
    <w:bookmarkEnd w:id="9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8" Type="http://schemas.openxmlformats.org/officeDocument/2006/relationships/image" Target="media/rId198.png"/><Relationship Id="rId76" Type="http://schemas.openxmlformats.org/officeDocument/2006/relationships/image" Target="media/rId76.png"/><Relationship Id="rId294" Type="http://schemas.openxmlformats.org/officeDocument/2006/relationships/image" Target="media/rId294.png"/><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2026-10-19T00:05:43Z</dcterms:created>
  <dcterms:modified xsi:type="dcterms:W3CDTF">2026-10-19T00:05:43Z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16:22:07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