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Functions</w:t>
      </w:r>
    </w:p>
    <w:p>
      <w:pPr>
        <w:pStyle w:val="Date"/>
      </w:pPr>
      <w:del w:id="1" w:author="PR Preview" w:date="2026-01-01T00:00:00Z">
        <w:r>
          <w:delText xml:space="preserve">Last modified: 2026-10-18 13:21:32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14:54:19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Random variables, densities, and measures are functions.</w:t>
      </w:r>
      <w:r>
        <w:t xml:space="preserve"> </w:t>
      </w:r>
      <w:r>
        <w:t xml:space="preserve">This page collects the definitions of functions, sequences, and countable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 functions here go between the sets defined on the</w:t>
      </w:r>
      <w:r>
        <w:t xml:space="preserve"> </w:t>
      </w:r>
      <w:hyperlink r:id="rId9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page.</w:t>
      </w:r>
    </w:p>
    <w:bookmarkStart w:id="54" w:name="functions"/>
    <w:p>
      <w:pPr>
        <w:pStyle w:val="Heading2"/>
      </w:pPr>
      <w:r>
        <w:t xml:space="preserve">1 Functions</w:t>
      </w:r>
    </w:p>
    <w:bookmarkStart w:id="10" w:name="def-function"/>
    <w:p>
      <w:pPr>
        <w:pStyle w:val="FirstParagraph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[1]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0"/>
    <w:bookmarkStart w:id="11" w:name="exm-function"/>
    <w:p>
      <w:pPr>
        <w:pStyle w:val="BodyText"/>
      </w:pPr>
      <w:r>
        <w:rPr>
          <w:b/>
          <w:bCs/>
        </w:rPr>
        <w:t xml:space="preserve">Example 1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11"/>
    <w:bookmarkStart w:id="12" w:name="def-argument"/>
    <w:p>
      <w:pPr>
        <w:pStyle w:val="BodyText"/>
      </w:pPr>
      <w:r>
        <w:rPr>
          <w:b/>
          <w:bCs/>
        </w:rPr>
        <w:t xml:space="preserve">Definition 2 (Argument (input))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an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applied to.</w:t>
      </w:r>
    </w:p>
    <w:bookmarkEnd w:id="12"/>
    <w:bookmarkStart w:id="13" w:name="exm-argument"/>
    <w:p>
      <w:pPr>
        <w:pStyle w:val="BodyText"/>
      </w:pPr>
      <w:r>
        <w:rPr>
          <w:b/>
          <w:bCs/>
        </w:rPr>
        <w:t xml:space="preserve">Example 2 (Arguments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roll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applied to it.</w:t>
      </w:r>
      <w:r>
        <w:t xml:space="preserve"> </w:t>
      </w:r>
      <w:r>
        <w:t xml:space="preserve">The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 it 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3"/>
    <w:bookmarkStart w:id="14" w:name="def-value"/>
    <w:p>
      <w:pPr>
        <w:pStyle w:val="BodyText"/>
      </w:pPr>
      <w:r>
        <w:rPr>
          <w:b/>
          <w:bCs/>
        </w:rPr>
        <w:t xml:space="preserve">Definition 3 (Value (output))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at an</w:t>
      </w:r>
      <w:r>
        <w:t xml:space="preserve"> </w:t>
      </w:r>
      <w:hyperlink w:anchor="def-argument">
        <w:r>
          <w:rPr>
            <w:rStyle w:val="Hyperlink"/>
          </w:rPr>
          <w:t xml:space="preserve">argument</w:t>
        </w:r>
      </w:hyperlink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the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to</w:t>
      </w:r>
      <w:r>
        <w:t xml:space="preserve"> </w:t>
      </w:r>
      <m:oMath>
        <m:r>
          <m:t>a</m:t>
        </m:r>
      </m:oMath>
      <w:r>
        <w:t xml:space="preserve">.</w:t>
      </w:r>
    </w:p>
    <w:bookmarkEnd w:id="14"/>
    <w:bookmarkStart w:id="15" w:name="exm-value"/>
    <w:p>
      <w:pPr>
        <w:pStyle w:val="BodyText"/>
      </w:pPr>
      <w:r>
        <w:rPr>
          <w:b/>
          <w:bCs/>
        </w:rPr>
        <w:t xml:space="preserve">Example 3 (Values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argument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value at the argument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</w:p>
    <w:bookmarkEnd w:id="15"/>
    <w:bookmarkStart w:id="17" w:name="def-relation"/>
    <w:p>
      <w:pPr>
        <w:pStyle w:val="BodyText"/>
      </w:pPr>
      <w:r>
        <w:rPr>
          <w:b/>
          <w:bCs/>
        </w:rPr>
        <w:t xml:space="preserve">Definition 4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6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17"/>
    <w:bookmarkStart w:id="18" w:name="exm-relation"/>
    <w:p>
      <w:pPr>
        <w:pStyle w:val="BodyText"/>
      </w:pPr>
      <w:r>
        <w:rPr>
          <w:b/>
          <w:bCs/>
        </w:rPr>
        <w:t xml:space="preserve">Example 4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18"/>
    <w:bookmarkStart w:id="19" w:name="def-domain"/>
    <w:p>
      <w:pPr>
        <w:pStyle w:val="BodyText"/>
      </w:pPr>
      <w:r>
        <w:rPr>
          <w:b/>
          <w:bCs/>
        </w:rPr>
        <w:t xml:space="preserve">Definition 5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[3]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9"/>
    <w:bookmarkStart w:id="20" w:name="def-codomain"/>
    <w:p>
      <w:pPr>
        <w:pStyle w:val="BodyText"/>
      </w:pPr>
      <w:r>
        <w:rPr>
          <w:b/>
          <w:bCs/>
        </w:rPr>
        <w:t xml:space="preserve">Definition 6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[4]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20"/>
    <w:bookmarkStart w:id="21" w:name="def-image"/>
    <w:p>
      <w:pPr>
        <w:pStyle w:val="BodyText"/>
      </w:pPr>
      <w:r>
        <w:rPr>
          <w:b/>
          <w:bCs/>
        </w:rPr>
        <w:t xml:space="preserve">Definition 7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[5]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21"/>
    <w:bookmarkStart w:id="22" w:name="def-range"/>
    <w:p>
      <w:pPr>
        <w:pStyle w:val="BodyText"/>
      </w:pPr>
      <w:r>
        <w:rPr>
          <w:b/>
          <w:bCs/>
        </w:rPr>
        <w:t xml:space="preserve">Definition 8 (Range)</w:t>
      </w:r>
      <w:r>
        <w:t xml:space="preserve"> </w:t>
      </w:r>
      <w:r>
        <w:t xml:space="preserve">The word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has two conflicting meanings,</w:t>
      </w:r>
      <w:r>
        <w:t xml:space="preserve"> </w:t>
      </w:r>
      <w:r>
        <w:t xml:space="preserve">and sources use one or the other: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p>
      <w:pPr>
        <w:pStyle w:val="FirstParagraph"/>
      </w:pPr>
      <w:r>
        <w:t xml:space="preserve">To avoid the ambiguity, these notes write</w:t>
      </w:r>
      <w:r>
        <w:t xml:space="preserve"> </w:t>
      </w:r>
      <w:r>
        <w:t xml:space="preserve">“image”</w:t>
      </w:r>
      <w:r>
        <w:t xml:space="preserve"> </w:t>
      </w:r>
      <w:r>
        <w:t xml:space="preserve">or</w:t>
      </w:r>
      <w:r>
        <w:t xml:space="preserve"> </w:t>
      </w:r>
      <w:r>
        <w:t xml:space="preserve">“codomain”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recommend that you do too</w:t>
      </w:r>
      <w:r>
        <w:t xml:space="preserve"> </w:t>
      </w:r>
      <w:r>
        <w:t xml:space="preserve">[6]</w:t>
      </w:r>
      <w:r>
        <w:t xml:space="preserve">.</w:t>
      </w:r>
    </w:p>
    <w:bookmarkEnd w:id="22"/>
    <w:bookmarkStart w:id="23" w:name="exm-range"/>
    <w:p>
      <w:pPr>
        <w:pStyle w:val="BodyText"/>
      </w:pPr>
      <w:r>
        <w:rPr>
          <w:b/>
          <w:bCs/>
        </w:rPr>
        <w:t xml:space="preserve">Example 5 (Two ranges of a squaring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 the codomain.</w:t>
      </w:r>
    </w:p>
    <w:bookmarkEnd w:id="23"/>
    <w:bookmarkStart w:id="24" w:name="rem-image-range"/>
    <w:p>
      <w:pPr>
        <w:pStyle w:val="BodyText"/>
      </w:pPr>
      <w:r>
        <w:rPr>
          <w:i/>
          <w:iCs/>
        </w:rPr>
        <w:t xml:space="preserve">Remark 1</w:t>
      </w:r>
      <w:r>
        <w:t xml:space="preserve"> (Image and range). </w:t>
      </w:r>
      <w:r>
        <w:t xml:space="preserve">Many sources call 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the</w:t>
      </w:r>
      <w:r>
        <w:t xml:space="preserve"> </w:t>
      </w:r>
      <w:r>
        <w:t xml:space="preserve">“range”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.</w:t>
      </w:r>
      <w:r>
        <w:t xml:space="preserve"> </w:t>
      </w:r>
      <w:hyperlink w:anchor="def-rang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two meanings and the terms these notes use instead.</w:t>
      </w:r>
    </w:p>
    <w:bookmarkEnd w:id="24"/>
    <w:bookmarkStart w:id="25" w:name="exm-domain-codomain-image"/>
    <w:p>
      <w:pPr>
        <w:pStyle w:val="BodyText"/>
      </w:pPr>
      <w:r>
        <w:rPr>
          <w:b/>
          <w:bCs/>
        </w:rPr>
        <w:t xml:space="preserve">Example 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25"/>
    <w:bookmarkStart w:id="26" w:name="def-graph"/>
    <w:p>
      <w:pPr>
        <w:pStyle w:val="BodyText"/>
      </w:pPr>
      <w:r>
        <w:rPr>
          <w:b/>
          <w:bCs/>
        </w:rPr>
        <w:t xml:space="preserve">Definition 9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[7]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26"/>
    <w:bookmarkStart w:id="27" w:name="exm-graph"/>
    <w:p>
      <w:pPr>
        <w:pStyle w:val="FirstParagraph"/>
      </w:pPr>
      <w:r>
        <w:rPr>
          <w:b/>
          <w:bCs/>
        </w:rPr>
        <w:t xml:space="preserve">Example 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27"/>
    <w:bookmarkStart w:id="28" w:name="rem-graph-real-function"/>
    <w:p>
      <w:pPr>
        <w:pStyle w:val="BodyText"/>
      </w:pPr>
      <w:r>
        <w:rPr>
          <w:i/>
          <w:iCs/>
        </w:rPr>
        <w:t xml:space="preserve">Remark 2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28"/>
    <w:bookmarkStart w:id="29" w:name="rem-function-as-set-of-pairs"/>
    <w:p>
      <w:pPr>
        <w:pStyle w:val="BodyText"/>
      </w:pPr>
      <w:r>
        <w:rPr>
          <w:i/>
          <w:iCs/>
        </w:rPr>
        <w:t xml:space="preserve">Remark 3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[8, Sec. 8], p. 30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29"/>
    <w:bookmarkStart w:id="30" w:name="def-composition"/>
    <w:p>
      <w:pPr>
        <w:pStyle w:val="BodyText"/>
      </w:pPr>
      <w:r>
        <w:rPr>
          <w:b/>
          <w:bCs/>
        </w:rPr>
        <w:t xml:space="preserve">Definition 10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[9]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inner-function"/>
    <w:p>
      <w:pPr>
        <w:pStyle w:val="FirstParagraph"/>
      </w:pPr>
      <w:r>
        <w:rPr>
          <w:b/>
          <w:bCs/>
        </w:rPr>
        <w:t xml:space="preserve">Definition 11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31"/>
    <w:bookmarkStart w:id="32" w:name="def-outer-function"/>
    <w:p>
      <w:pPr>
        <w:pStyle w:val="BodyText"/>
      </w:pPr>
      <w:r>
        <w:rPr>
          <w:b/>
          <w:bCs/>
        </w:rPr>
        <w:t xml:space="preserve">Definition 12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32"/>
    <w:bookmarkStart w:id="33" w:name="exm-composition"/>
    <w:p>
      <w:pPr>
        <w:pStyle w:val="BodyText"/>
      </w:pPr>
      <w:r>
        <w:rPr>
          <w:b/>
          <w:bCs/>
        </w:rPr>
        <w:t xml:space="preserve">Example 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33"/>
    <w:bookmarkStart w:id="34" w:name="def-inverse-function"/>
    <w:p>
      <w:pPr>
        <w:pStyle w:val="BodyText"/>
      </w:pPr>
      <w:r>
        <w:rPr>
          <w:b/>
          <w:bCs/>
        </w:rPr>
        <w:t xml:space="preserve">Definition 13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[10]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34"/>
    <w:bookmarkStart w:id="35" w:name="rem-inverse-not-reciprocal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35"/>
    <w:bookmarkStart w:id="36" w:name="exm-inverse-function"/>
    <w:p>
      <w:pPr>
        <w:pStyle w:val="BodyText"/>
      </w:pPr>
      <w:r>
        <w:rPr>
          <w:b/>
          <w:bCs/>
        </w:rPr>
        <w:t xml:space="preserve">Example 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36"/>
    <w:bookmarkStart w:id="38" w:name="def-elementwise-function"/>
    <w:p>
      <w:pPr>
        <w:pStyle w:val="FirstParagraph"/>
      </w:pPr>
      <w:r>
        <w:rPr>
          <w:b/>
          <w:bCs/>
        </w:rPr>
        <w:t xml:space="preserve">Definition 14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{\mathopen{}\left(x_1, x_2, \ldots, x_n\right)\mathclose{}}^{\top}$</w:t>
      </w:r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$f^{\odot}(\mathord{\smash[b]{\underset{\raise.3ex\hbox{$\scriptstyle\sim$}}{x}}\vphantom{x}})$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f^{\odot}(\mathord{\smash[b]{\underset{\raise.3ex\hbox{$\scriptstyle\sim$}}{x}}\vphantom{x}}) = {\mathopen{}\left(f(x_1), f(x_2), \ldots, f(x_n)\right)\mathclose{}}^{\top}.
    $$</w:t>
      </w:r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r:id="rId37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38"/>
    <w:bookmarkStart w:id="39" w:name="exm-elementwise-function"/>
    <w:p>
      <w:pPr>
        <w:pStyle w:val="BodyText"/>
      </w:pPr>
      <w:r>
        <w:rPr>
          <w:b/>
          <w:bCs/>
        </w:rPr>
        <w:t xml:space="preserve">Example 10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{\mathopen{}\left(-1, 0, 2\right)\mathclose{}}^{\top}$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\operatorname{exp}^{\odot}(\mathord{\smash[b]{\underset{\raise.3ex\hbox{$\scriptstyle\sim$}}{x}}\vphantom{x}}) &amp;= {\mathopen{}\left(e^{-1}, e^{0}, e^{2}\right)\mathclose{}}^{\top}, \\
    \operatorname{expit}^{\odot}(\mathord{\smash[b]{\underset{\raise.3ex\hbox{$\scriptstyle\sim$}}{x}}\vphantom{x}}) &amp;= {\mathopen{}\left(\operatorname{expit}(-1), \operatorname{expit}(0), \operatorname{expit}(2)\right)\mathclose{}}^{\top}.
    \end{aligned}
    $$</w:t>
      </w:r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$\operatorname{exp}^{\odot}(\mathord{\smash[b]{\underset{\raise.3ex\hbox{$\scriptstyle\sim$}}{x}}\vphantom{x}}) \approx$</w:t>
      </w:r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$\operatorname{expit}^{\odot}(\mathord{\smash[b]{\underset{\raise.3ex\hbox{$\scriptstyle\sim$}}{x}}\vphantom{x}}) \approx$</w:t>
      </w:r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same position.</w:t>
      </w:r>
    </w:p>
    <w:bookmarkEnd w:id="39"/>
    <w:bookmarkStart w:id="41" w:name="rem-elementwise-function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08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40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w:r>
        <w:t xml:space="preserve">$f_{\mathord{\smash[b]{\underset{\raise.3ex\hbox{$\scriptstyle\sim$}}{\beta}}\vphantom{\beta}}}$</w:t>
      </w:r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08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41"/>
    <w:bookmarkStart w:id="42" w:name="def-operator"/>
    <w:p>
      <w:pPr>
        <w:pStyle w:val="FirstParagraph"/>
      </w:pPr>
      <w:r>
        <w:rPr>
          <w:b/>
          <w:bCs/>
        </w:rPr>
        <w:t xml:space="preserve">Definition 15 (Operator)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operator</w:t>
      </w:r>
      <w:r>
        <w:t xml:space="preserve"> </w:t>
      </w:r>
      <w:r>
        <w:t xml:space="preserve">[11]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both functions or both vectors.</w:t>
      </w:r>
    </w:p>
    <w:bookmarkEnd w:id="42"/>
    <w:bookmarkStart w:id="43" w:name="exm-operator"/>
    <w:p>
      <w:pPr>
        <w:pStyle w:val="BodyText"/>
      </w:pPr>
      <w:r>
        <w:rPr>
          <w:b/>
          <w:bCs/>
        </w:rPr>
        <w:t xml:space="preserve">Example 11 (The derivative as an operator)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 each differentiable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its derivative function</w:t>
      </w:r>
      <w:r>
        <w:t xml:space="preserve"> </w:t>
      </w:r>
      <m:oMath>
        <m:r>
          <m:t>D</m:t>
        </m:r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an operator, because its arguments and its values are functions.</w:t>
      </w:r>
      <w:r>
        <w:t xml:space="preserve"> </w:t>
      </w:r>
      <w:r>
        <w:t xml:space="preserve">For example,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the function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43"/>
    <w:bookmarkStart w:id="45" w:name="rem-operator"/>
    <w:p>
      <w:pPr>
        <w:pStyle w:val="BodyText"/>
      </w:pPr>
      <w:r>
        <w:rPr>
          <w:i/>
          <w:iCs/>
        </w:rPr>
        <w:t xml:space="preserve">Remark 6</w:t>
      </w:r>
      <w:r>
        <w:t xml:space="preserve"> (Other uses of</w:t>
      </w:r>
      <w:r>
        <w:t xml:space="preserve"> </w:t>
      </w:r>
      <w:r>
        <w:t xml:space="preserve">“operator”</w:t>
      </w:r>
      <w:r>
        <w:t xml:space="preserve">). </w:t>
      </w:r>
      <w:r>
        <w:t xml:space="preserve">Some authors call every function an operator,</w:t>
      </w:r>
      <w:r>
        <w:t xml:space="preserve"> </w:t>
      </w:r>
      <w:r>
        <w:t xml:space="preserve">and others reserve the word for functions whose domain and codomain are the same set,</w:t>
      </w:r>
      <w:r>
        <w:t xml:space="preserve"> </w:t>
      </w:r>
      <w:r>
        <w:t xml:space="preserve">as in the</w:t>
      </w:r>
      <w:r>
        <w:t xml:space="preserve"> </w:t>
      </w:r>
      <w:hyperlink r:id="rId44">
        <w:r>
          <w:rPr>
            <w:rStyle w:val="Hyperlink"/>
          </w:rPr>
          <w:t xml:space="preserve">linear operator</w:t>
        </w:r>
      </w:hyperlink>
      <w:r>
        <w:t xml:space="preserve">.</w:t>
      </w:r>
    </w:p>
    <w:bookmarkEnd w:id="45"/>
    <w:bookmarkStart w:id="46" w:name="def-functional"/>
    <w:p>
      <w:pPr>
        <w:pStyle w:val="BodyText"/>
      </w:pPr>
      <w:r>
        <w:rPr>
          <w:b/>
          <w:bCs/>
        </w:rPr>
        <w:t xml:space="preserve">Definition 16 (Functional)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functional</w:t>
      </w:r>
      <w:r>
        <w:t xml:space="preserve"> </w:t>
      </w:r>
      <w:r>
        <w:t xml:space="preserve">[12]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are functions or vectors</w:t>
      </w:r>
      <w:r>
        <w:t xml:space="preserve"> </w:t>
      </w:r>
      <w:r>
        <w:t xml:space="preserve">and whose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real numbers.</w:t>
      </w:r>
    </w:p>
    <w:bookmarkEnd w:id="46"/>
    <w:bookmarkStart w:id="48" w:name="exm-functional"/>
    <w:p>
      <w:pPr>
        <w:pStyle w:val="BodyText"/>
      </w:pPr>
      <w:r>
        <w:rPr>
          <w:b/>
          <w:bCs/>
        </w:rPr>
        <w:t xml:space="preserve">Example 12 (Evaluation, integration and expectation as functionals)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Evaluation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sends each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definite integral sends each continuous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value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sends each random variable, which is a function,</w:t>
      </w:r>
      <w:r>
        <w:t xml:space="preserve"> </w:t>
      </w:r>
      <w:r>
        <w:t xml:space="preserve">to a real number, its population mean.</w:t>
      </w:r>
    </w:p>
    <w:p>
      <w:pPr>
        <w:pStyle w:val="Compact"/>
        <w:numPr>
          <w:ilvl w:val="0"/>
          <w:numId w:val="1009"/>
        </w:numPr>
      </w:pPr>
      <w:r>
        <w:t xml:space="preserve">Summing the entries sends each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Each takes a function or a vector as its argument and returns a number,</w:t>
      </w:r>
      <w:r>
        <w:t xml:space="preserve"> </w:t>
      </w:r>
      <w:r>
        <w:t xml:space="preserve">so each is a functional.</w:t>
      </w:r>
      <w:r>
        <w:t xml:space="preserve"> </w:t>
      </w:r>
      <w:r>
        <w:t xml:space="preserve">The derivative operator in</w:t>
      </w:r>
      <w:r>
        <w:t xml:space="preserve"> </w:t>
      </w:r>
      <w:hyperlink w:anchor="exm-operator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is not a functional,</w:t>
      </w:r>
      <w:r>
        <w:t xml:space="preserve"> </w:t>
      </w:r>
      <w:r>
        <w:t xml:space="preserve">because its values are functions, not numbers.</w:t>
      </w:r>
    </w:p>
    <w:bookmarkEnd w:id="48"/>
    <w:bookmarkStart w:id="50" w:name="def-sequence"/>
    <w:p>
      <w:pPr>
        <w:pStyle w:val="BodyText"/>
      </w:pPr>
      <w:r>
        <w:rPr>
          <w:b/>
          <w:bCs/>
        </w:rPr>
        <w:t xml:space="preserve">Definition 17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[13]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49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50"/>
    <w:bookmarkStart w:id="51" w:name="def-sequence-term"/>
    <w:p>
      <w:pPr>
        <w:pStyle w:val="BodyText"/>
      </w:pPr>
      <w:r>
        <w:rPr>
          <w:b/>
          <w:bCs/>
        </w:rPr>
        <w:t xml:space="preserve">Definition 18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51"/>
    <w:bookmarkStart w:id="52" w:name="exm-sequence"/>
    <w:p>
      <w:pPr>
        <w:pStyle w:val="BodyText"/>
      </w:pPr>
      <w:r>
        <w:rPr>
          <w:b/>
          <w:bCs/>
        </w:rPr>
        <w:t xml:space="preserve">Example 13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0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52"/>
    <w:bookmarkStart w:id="53" w:name="def-finite-sequence"/>
    <w:p>
      <w:pPr>
        <w:pStyle w:val="FirstParagraph"/>
      </w:pPr>
      <w:r>
        <w:rPr>
          <w:b/>
          <w:bCs/>
        </w:rPr>
        <w:t xml:space="preserve">Definition 19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53"/>
    <w:bookmarkEnd w:id="54"/>
    <w:bookmarkStart w:id="71" w:name="countable-sets"/>
    <w:p>
      <w:pPr>
        <w:pStyle w:val="Heading2"/>
      </w:pPr>
      <w:r>
        <w:t xml:space="preserve">2 Countable sets</w:t>
      </w:r>
    </w:p>
    <w:bookmarkStart w:id="55" w:name="def-finite-set"/>
    <w:p>
      <w:pPr>
        <w:pStyle w:val="FirstParagraph"/>
      </w:pPr>
      <w:r>
        <w:rPr>
          <w:b/>
          <w:bCs/>
        </w:rPr>
        <w:t xml:space="preserve">Definition 20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[14]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55"/>
    <w:bookmarkStart w:id="56" w:name="def-cardinality"/>
    <w:p>
      <w:pPr>
        <w:pStyle w:val="BodyText"/>
      </w:pPr>
      <w:r>
        <w:rPr>
          <w:b/>
          <w:bCs/>
        </w:rPr>
        <w:t xml:space="preserve">Definition 21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[15]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6"/>
    <w:bookmarkStart w:id="59" w:name="rem-cardinality-bars"/>
    <w:p>
      <w:pPr>
        <w:pStyle w:val="BodyText"/>
      </w:pPr>
      <w:r>
        <w:rPr>
          <w:i/>
          <w:iCs/>
        </w:rPr>
        <w:t xml:space="preserve">Remark 7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57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58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59"/>
    <w:bookmarkStart w:id="60" w:name="exm-finite-set"/>
    <w:p>
      <w:pPr>
        <w:pStyle w:val="BodyText"/>
      </w:pPr>
      <w:r>
        <w:rPr>
          <w:b/>
          <w:bCs/>
        </w:rPr>
        <w:t xml:space="preserve">Example 14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60"/>
    <w:bookmarkStart w:id="61" w:name="def-infinite-set"/>
    <w:p>
      <w:pPr>
        <w:pStyle w:val="FirstParagraph"/>
      </w:pPr>
      <w:r>
        <w:rPr>
          <w:b/>
          <w:bCs/>
        </w:rPr>
        <w:t xml:space="preserve">Definition 22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 </w:t>
      </w:r>
      <w:r>
        <w:t xml:space="preserve">[16]</w:t>
      </w:r>
      <w:r>
        <w:t xml:space="preserve">.</w:t>
      </w:r>
    </w:p>
    <w:bookmarkEnd w:id="61"/>
    <w:bookmarkStart w:id="62" w:name="def-countable-set"/>
    <w:p>
      <w:pPr>
        <w:pStyle w:val="BodyText"/>
      </w:pPr>
      <w:r>
        <w:rPr>
          <w:b/>
          <w:bCs/>
        </w:rPr>
        <w:t xml:space="preserve">Definition 23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[17]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62"/>
    <w:bookmarkStart w:id="63" w:name="def-countably-infinite"/>
    <w:p>
      <w:pPr>
        <w:pStyle w:val="BodyText"/>
      </w:pPr>
      <w:r>
        <w:rPr>
          <w:b/>
          <w:bCs/>
        </w:rPr>
        <w:t xml:space="preserve">Definition 24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63"/>
    <w:bookmarkStart w:id="66" w:name="exm-countable-set"/>
    <w:p>
      <w:pPr>
        <w:pStyle w:val="BodyText"/>
      </w:pPr>
      <w:r>
        <w:rPr>
          <w:b/>
          <w:bCs/>
        </w:rPr>
        <w:t xml:space="preserve">Example 15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r:id="rId6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66"/>
    <w:bookmarkStart w:id="67" w:name="thm-interval-uncountable"/>
    <w:p>
      <w:pPr>
        <w:pStyle w:val="FirstParagraph"/>
      </w:pPr>
      <w:r>
        <w:rPr>
          <w:b/>
          <w:bCs/>
        </w:rPr>
        <w:t xml:space="preserve">Theorem 1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67"/>
    <w:bookmarkStart w:id="70" w:name="rem-cantor-diagonal"/>
    <w:p>
      <w:pPr>
        <w:pStyle w:val="BodyText"/>
      </w:pPr>
      <w:r>
        <w:rPr>
          <w:i/>
          <w:iCs/>
        </w:rPr>
        <w:t xml:space="preserve">Remark 8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68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69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[18]</w:t>
      </w:r>
      <w:r>
        <w:t xml:space="preserve">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70"/>
    <w:bookmarkEnd w:id="71"/>
    <w:bookmarkStart w:id="109" w:name="references"/>
    <w:p>
      <w:pPr>
        <w:pStyle w:val="Heading2"/>
      </w:pPr>
      <w:r>
        <w:t xml:space="preserve">References</w:t>
      </w:r>
    </w:p>
    <w:bookmarkStart w:id="108" w:name="refs"/>
    <w:bookmarkStart w:id="73" w:name="ref-wikipedia_function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https://en.wikipedia.org/wiki/Function_(mathematics)</w:t>
        </w:r>
      </w:hyperlink>
    </w:p>
    <w:bookmarkEnd w:id="73"/>
    <w:bookmarkStart w:id="75" w:name="ref-wikipedia_binary_rel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“Binary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https://en.wikipedia.org/wiki/Binary_relation</w:t>
        </w:r>
      </w:hyperlink>
    </w:p>
    <w:bookmarkEnd w:id="75"/>
    <w:bookmarkStart w:id="77" w:name="ref-wikipedia_domain_of_a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“Domain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https://en.wikipedia.org/wiki/Domain_of_a_function</w:t>
        </w:r>
      </w:hyperlink>
    </w:p>
    <w:bookmarkEnd w:id="77"/>
    <w:bookmarkStart w:id="79" w:name="ref-wikipedia_codom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“Codomain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https://en.wikipedia.org/wiki/Codomain</w:t>
        </w:r>
      </w:hyperlink>
    </w:p>
    <w:bookmarkEnd w:id="79"/>
    <w:bookmarkStart w:id="81" w:name="ref-wikipedia_image_mathema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https://en.wikipedia.org/wiki/Image_(mathematics)</w:t>
        </w:r>
      </w:hyperlink>
    </w:p>
    <w:bookmarkEnd w:id="81"/>
    <w:bookmarkStart w:id="83" w:name="ref-wikipedia_range_of_a_f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“Range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https://en.wikipedia.org/wiki/Range_of_a_function</w:t>
        </w:r>
      </w:hyperlink>
    </w:p>
    <w:bookmarkEnd w:id="83"/>
    <w:bookmarkStart w:id="85" w:name="ref-wikipedia_graph_of_a_func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“Graph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https://en.wikipedia.org/wiki/Graph_of_a_function</w:t>
        </w:r>
      </w:hyperlink>
    </w:p>
    <w:bookmarkEnd w:id="85"/>
    <w:bookmarkStart w:id="87" w:name="ref-halmos1974na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P. R. Halmos,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in Undergraduate texts in mathematics. New York: Springer, 1974. doi:</w:t>
      </w:r>
      <w:r>
        <w:t xml:space="preserve"> </w:t>
      </w:r>
      <w:hyperlink r:id="rId86">
        <w:r>
          <w:rPr>
            <w:rStyle w:val="Hyperlink"/>
          </w:rPr>
          <w:t xml:space="preserve">10.1007/978-1-4757-1645-0</w:t>
        </w:r>
      </w:hyperlink>
      <w:r>
        <w:t xml:space="preserve">.</w:t>
      </w:r>
    </w:p>
    <w:bookmarkEnd w:id="87"/>
    <w:bookmarkStart w:id="89" w:name="ref-wikipedia_function_composi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 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https://en.wikipedia.org/wiki/Function_composition</w:t>
        </w:r>
      </w:hyperlink>
    </w:p>
    <w:bookmarkEnd w:id="89"/>
    <w:bookmarkStart w:id="91" w:name="ref-wikipedia_inverse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“Inverse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https://en.wikipedia.org/wiki/Inverse_function</w:t>
        </w:r>
      </w:hyperlink>
    </w:p>
    <w:bookmarkEnd w:id="91"/>
    <w:bookmarkStart w:id="93" w:name="ref-wikipedia_operator_mathematic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“Operator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https://en.wikipedia.org/wiki/Operator_(mathematics)</w:t>
        </w:r>
      </w:hyperlink>
    </w:p>
    <w:bookmarkEnd w:id="93"/>
    <w:bookmarkStart w:id="95" w:name="ref-wikipedia_functional_mathematic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“Functional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https://en.wikipedia.org/wiki/Functional_(mathematics)</w:t>
        </w:r>
      </w:hyperlink>
    </w:p>
    <w:bookmarkEnd w:id="95"/>
    <w:bookmarkStart w:id="97" w:name="ref-wikipedia_sequenc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https://en.wikipedia.org/wiki/Sequence</w:t>
        </w:r>
      </w:hyperlink>
    </w:p>
    <w:bookmarkEnd w:id="97"/>
    <w:bookmarkStart w:id="99" w:name="ref-wikipedia_finite_se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“Finite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https://en.wikipedia.org/wiki/Finite_set</w:t>
        </w:r>
      </w:hyperlink>
    </w:p>
    <w:bookmarkEnd w:id="99"/>
    <w:bookmarkStart w:id="101" w:name="ref-wikipedia_cardinalit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“Cardinality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https://en.wikipedia.org/wiki/Cardinality</w:t>
        </w:r>
      </w:hyperlink>
    </w:p>
    <w:bookmarkEnd w:id="101"/>
    <w:bookmarkStart w:id="103" w:name="ref-wikipedia_infinite_se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“Infinite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https://en.wikipedia.org/wiki/Infinite_set</w:t>
        </w:r>
      </w:hyperlink>
    </w:p>
    <w:bookmarkEnd w:id="103"/>
    <w:bookmarkStart w:id="105" w:name="ref-wikipedia_countable_se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“Countable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https://en.wikipedia.org/wiki/Countable_set</w:t>
        </w:r>
      </w:hyperlink>
    </w:p>
    <w:bookmarkEnd w:id="105"/>
    <w:bookmarkStart w:id="107" w:name="ref-wikipedia_cantors_diagonal_argumen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“Cantor’s diagonal argument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https://en.wikipedia.org/wiki/Cantor%27s_diagonal_argument</w:t>
        </w:r>
      </w:hyperlink>
    </w:p>
    <w:bookmarkEnd w:id="107"/>
    <w:bookmarkEnd w:id="108"/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7" Type="http://schemas.openxmlformats.org/officeDocument/2006/relationships/hyperlink" Target="algebra-basics.html#def-absolute-value" TargetMode="External"/><Relationship Id="rId58" Type="http://schemas.openxmlformats.org/officeDocument/2006/relationships/hyperlink" Target="algebra-complex.html#def-complex-modulus" TargetMode="External"/><Relationship Id="rId86" Type="http://schemas.openxmlformats.org/officeDocument/2006/relationships/hyperlink" Target="https://doi.org/10.1007/978-1-4757-1645-0" TargetMode="External"/><Relationship Id="rId74" Type="http://schemas.openxmlformats.org/officeDocument/2006/relationships/hyperlink" Target="https://en.wikipedia.org/wiki/Binary_relation" TargetMode="External"/><Relationship Id="rId106" Type="http://schemas.openxmlformats.org/officeDocument/2006/relationships/hyperlink" Target="https://en.wikipedia.org/wiki/Cantor%27s_diagonal_argument" TargetMode="External"/><Relationship Id="rId100" Type="http://schemas.openxmlformats.org/officeDocument/2006/relationships/hyperlink" Target="https://en.wikipedia.org/wiki/Cardinality" TargetMode="External"/><Relationship Id="rId78" Type="http://schemas.openxmlformats.org/officeDocument/2006/relationships/hyperlink" Target="https://en.wikipedia.org/wiki/Codomain" TargetMode="External"/><Relationship Id="rId104" Type="http://schemas.openxmlformats.org/officeDocument/2006/relationships/hyperlink" Target="https://en.wikipedia.org/wiki/Countable_set" TargetMode="External"/><Relationship Id="rId76" Type="http://schemas.openxmlformats.org/officeDocument/2006/relationships/hyperlink" Target="https://en.wikipedia.org/wiki/Domain_of_a_function" TargetMode="External"/><Relationship Id="rId98" Type="http://schemas.openxmlformats.org/officeDocument/2006/relationships/hyperlink" Target="https://en.wikipedia.org/wiki/Finite_set" TargetMode="External"/><Relationship Id="rId72" Type="http://schemas.openxmlformats.org/officeDocument/2006/relationships/hyperlink" Target="https://en.wikipedia.org/wiki/Function_(mathematics)" TargetMode="External"/><Relationship Id="rId88" Type="http://schemas.openxmlformats.org/officeDocument/2006/relationships/hyperlink" Target="https://en.wikipedia.org/wiki/Function_composition" TargetMode="External"/><Relationship Id="rId94" Type="http://schemas.openxmlformats.org/officeDocument/2006/relationships/hyperlink" Target="https://en.wikipedia.org/wiki/Functional_(mathematics)" TargetMode="External"/><Relationship Id="rId84" Type="http://schemas.openxmlformats.org/officeDocument/2006/relationships/hyperlink" Target="https://en.wikipedia.org/wiki/Graph_of_a_function" TargetMode="External"/><Relationship Id="rId80" Type="http://schemas.openxmlformats.org/officeDocument/2006/relationships/hyperlink" Target="https://en.wikipedia.org/wiki/Image_(mathematics)" TargetMode="External"/><Relationship Id="rId102" Type="http://schemas.openxmlformats.org/officeDocument/2006/relationships/hyperlink" Target="https://en.wikipedia.org/wiki/Infinite_set" TargetMode="External"/><Relationship Id="rId90" Type="http://schemas.openxmlformats.org/officeDocument/2006/relationships/hyperlink" Target="https://en.wikipedia.org/wiki/Inverse_function" TargetMode="External"/><Relationship Id="rId92" Type="http://schemas.openxmlformats.org/officeDocument/2006/relationships/hyperlink" Target="https://en.wikipedia.org/wiki/Operator_(mathematics)" TargetMode="External"/><Relationship Id="rId82" Type="http://schemas.openxmlformats.org/officeDocument/2006/relationships/hyperlink" Target="https://en.wikipedia.org/wiki/Range_of_a_function" TargetMode="External"/><Relationship Id="rId96" Type="http://schemas.openxmlformats.org/officeDocument/2006/relationships/hyperlink" Target="https://en.wikipedia.org/wiki/Sequence" TargetMode="External"/><Relationship Id="rId47" Type="http://schemas.openxmlformats.org/officeDocument/2006/relationships/hyperlink" Target="https://morrison-lab.github.io/pds/expectation.html#def-expectation" TargetMode="External"/><Relationship Id="rId44" Type="http://schemas.openxmlformats.org/officeDocument/2006/relationships/hyperlink" Target="linear-algebra-matrices.qmd#def-linear-operator" TargetMode="External"/><Relationship Id="rId65" Type="http://schemas.openxmlformats.org/officeDocument/2006/relationships/hyperlink" Target="number-systems.qmd#def-integers" TargetMode="External"/><Relationship Id="rId49" Type="http://schemas.openxmlformats.org/officeDocument/2006/relationships/hyperlink" Target="number-systems.qmd#def-natural-numbers" TargetMode="External"/><Relationship Id="rId64" Type="http://schemas.openxmlformats.org/officeDocument/2006/relationships/hyperlink" Target="number-systems.qmd#def-nonnegative-integers" TargetMode="External"/><Relationship Id="rId69" Type="http://schemas.openxmlformats.org/officeDocument/2006/relationships/hyperlink" Target="number-systems.qmd#def-real-numbers" TargetMode="External"/><Relationship Id="rId68" Type="http://schemas.openxmlformats.org/officeDocument/2006/relationships/hyperlink" Target="proof-writing.qmd#def-proof" TargetMode="External"/><Relationship Id="rId9" Type="http://schemas.openxmlformats.org/officeDocument/2006/relationships/hyperlink" Target="sets.qmd" TargetMode="External"/><Relationship Id="rId37" Type="http://schemas.openxmlformats.org/officeDocument/2006/relationships/hyperlink" Target="sets.qmd#def-cartesian-product" TargetMode="External"/><Relationship Id="rId16" Type="http://schemas.openxmlformats.org/officeDocument/2006/relationships/hyperlink" Target="sets.qmd#def-ordered-pair" TargetMode="External"/><Relationship Id="rId40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57" Type="http://schemas.openxmlformats.org/officeDocument/2006/relationships/hyperlink" Target="algebra-basics.html#def-absolute-value" TargetMode="External"/><Relationship Id="rId58" Type="http://schemas.openxmlformats.org/officeDocument/2006/relationships/hyperlink" Target="algebra-complex.html#def-complex-modulus" TargetMode="External"/><Relationship Id="rId86" Type="http://schemas.openxmlformats.org/officeDocument/2006/relationships/hyperlink" Target="https://doi.org/10.1007/978-1-4757-1645-0" TargetMode="External"/><Relationship Id="rId74" Type="http://schemas.openxmlformats.org/officeDocument/2006/relationships/hyperlink" Target="https://en.wikipedia.org/wiki/Binary_relation" TargetMode="External"/><Relationship Id="rId106" Type="http://schemas.openxmlformats.org/officeDocument/2006/relationships/hyperlink" Target="https://en.wikipedia.org/wiki/Cantor%27s_diagonal_argument" TargetMode="External"/><Relationship Id="rId100" Type="http://schemas.openxmlformats.org/officeDocument/2006/relationships/hyperlink" Target="https://en.wikipedia.org/wiki/Cardinality" TargetMode="External"/><Relationship Id="rId78" Type="http://schemas.openxmlformats.org/officeDocument/2006/relationships/hyperlink" Target="https://en.wikipedia.org/wiki/Codomain" TargetMode="External"/><Relationship Id="rId104" Type="http://schemas.openxmlformats.org/officeDocument/2006/relationships/hyperlink" Target="https://en.wikipedia.org/wiki/Countable_set" TargetMode="External"/><Relationship Id="rId76" Type="http://schemas.openxmlformats.org/officeDocument/2006/relationships/hyperlink" Target="https://en.wikipedia.org/wiki/Domain_of_a_function" TargetMode="External"/><Relationship Id="rId98" Type="http://schemas.openxmlformats.org/officeDocument/2006/relationships/hyperlink" Target="https://en.wikipedia.org/wiki/Finite_set" TargetMode="External"/><Relationship Id="rId72" Type="http://schemas.openxmlformats.org/officeDocument/2006/relationships/hyperlink" Target="https://en.wikipedia.org/wiki/Function_(mathematics)" TargetMode="External"/><Relationship Id="rId88" Type="http://schemas.openxmlformats.org/officeDocument/2006/relationships/hyperlink" Target="https://en.wikipedia.org/wiki/Function_composition" TargetMode="External"/><Relationship Id="rId94" Type="http://schemas.openxmlformats.org/officeDocument/2006/relationships/hyperlink" Target="https://en.wikipedia.org/wiki/Functional_(mathematics)" TargetMode="External"/><Relationship Id="rId84" Type="http://schemas.openxmlformats.org/officeDocument/2006/relationships/hyperlink" Target="https://en.wikipedia.org/wiki/Graph_of_a_function" TargetMode="External"/><Relationship Id="rId80" Type="http://schemas.openxmlformats.org/officeDocument/2006/relationships/hyperlink" Target="https://en.wikipedia.org/wiki/Image_(mathematics)" TargetMode="External"/><Relationship Id="rId102" Type="http://schemas.openxmlformats.org/officeDocument/2006/relationships/hyperlink" Target="https://en.wikipedia.org/wiki/Infinite_set" TargetMode="External"/><Relationship Id="rId90" Type="http://schemas.openxmlformats.org/officeDocument/2006/relationships/hyperlink" Target="https://en.wikipedia.org/wiki/Inverse_function" TargetMode="External"/><Relationship Id="rId92" Type="http://schemas.openxmlformats.org/officeDocument/2006/relationships/hyperlink" Target="https://en.wikipedia.org/wiki/Operator_(mathematics)" TargetMode="External"/><Relationship Id="rId82" Type="http://schemas.openxmlformats.org/officeDocument/2006/relationships/hyperlink" Target="https://en.wikipedia.org/wiki/Range_of_a_function" TargetMode="External"/><Relationship Id="rId96" Type="http://schemas.openxmlformats.org/officeDocument/2006/relationships/hyperlink" Target="https://en.wikipedia.org/wiki/Sequence" TargetMode="External"/><Relationship Id="rId47" Type="http://schemas.openxmlformats.org/officeDocument/2006/relationships/hyperlink" Target="https://morrison-lab.github.io/pds/expectation.html#def-expectation" TargetMode="External"/><Relationship Id="rId44" Type="http://schemas.openxmlformats.org/officeDocument/2006/relationships/hyperlink" Target="linear-algebra-matrices.qmd#def-linear-operator" TargetMode="External"/><Relationship Id="rId65" Type="http://schemas.openxmlformats.org/officeDocument/2006/relationships/hyperlink" Target="number-systems.qmd#def-integers" TargetMode="External"/><Relationship Id="rId49" Type="http://schemas.openxmlformats.org/officeDocument/2006/relationships/hyperlink" Target="number-systems.qmd#def-natural-numbers" TargetMode="External"/><Relationship Id="rId64" Type="http://schemas.openxmlformats.org/officeDocument/2006/relationships/hyperlink" Target="number-systems.qmd#def-nonnegative-integers" TargetMode="External"/><Relationship Id="rId69" Type="http://schemas.openxmlformats.org/officeDocument/2006/relationships/hyperlink" Target="number-systems.qmd#def-real-numbers" TargetMode="External"/><Relationship Id="rId68" Type="http://schemas.openxmlformats.org/officeDocument/2006/relationships/hyperlink" Target="proof-writing.qmd#def-proof" TargetMode="External"/><Relationship Id="rId9" Type="http://schemas.openxmlformats.org/officeDocument/2006/relationships/hyperlink" Target="sets.qmd" TargetMode="External"/><Relationship Id="rId37" Type="http://schemas.openxmlformats.org/officeDocument/2006/relationships/hyperlink" Target="sets.qmd#def-cartesian-product" TargetMode="External"/><Relationship Id="rId16" Type="http://schemas.openxmlformats.org/officeDocument/2006/relationships/hyperlink" Target="sets.qmd#def-ordered-pair" TargetMode="External"/><Relationship Id="rId40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</dc:title>
  <dc:creator/>
  <cp:keywords/>
  <dcterms:created xsi:type="dcterms:W3CDTF">2026-10-18T22:28:02Z</dcterms:created>
  <dcterms:modified xsi:type="dcterms:W3CDTF">2026-10-18T22:28:02Z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14:54:19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