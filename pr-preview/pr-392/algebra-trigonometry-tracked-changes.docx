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16:22:07 (PDT)</w:t>
        </w:r>
      </w:ins>
    </w:p>
    <w:bookmarkStart w:id="38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25" w:name="def-arccosine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Definition 5 (Arccosine)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The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rPr>
            <w:b/>
            <w:bCs/>
          </w:rPr>
          <w:t xml:space="preserve">arccosine</w:t>
        </w:r>
      </w:ins>
      <w:ins w:id="8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is the</w:t>
        </w:r>
      </w:ins>
      <w:ins w:id="11" w:author="PR Preview" w:date="2026-01-01T00:00:00Z">
        <w:r>
          <w:t xml:space="preserve"> </w:t>
        </w:r>
      </w:ins>
      <w:hyperlink r:id="rId24">
        <w:ins w:id="12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that sends each</w:t>
        </w:r>
      </w:ins>
      <w:ins w:id="1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to the one</w:t>
        </w:r>
      </w:ins>
      <w:ins w:id="18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with</w:t>
        </w:r>
      </w:ins>
      <w:ins w:id="21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c</m:t>
        </m:r>
      </m:oMath>
      <w:ins w:id="22" w:author="PR Preview" w:date="2026-01-01T00:00:00Z">
        <w:r>
          <w:t xml:space="preserve">.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By</w:t>
        </w:r>
      </w:ins>
      <w:ins w:id="25" w:author="PR Preview" w:date="2026-01-01T00:00:00Z">
        <w:r>
          <w:t xml:space="preserve"> </w:t>
        </w:r>
      </w:ins>
      <w:hyperlink w:anchor="thm-cosine-bijection">
        <w:ins w:id="26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27" w:author="PR Preview" w:date="2026-01-01T00:00:00Z">
        <w:r>
          <w:t xml:space="preserve">, there is just one such</w:t>
        </w:r>
      </w:ins>
      <w:ins w:id="28" w:author="PR Preview" w:date="2026-01-01T00:00:00Z">
        <w:r>
          <w:t xml:space="preserve"> </w:t>
        </w:r>
      </w:ins>
      <m:oMath>
        <m:r>
          <m:t>θ</m:t>
        </m:r>
      </m:oMath>
      <w:ins w:id="29" w:author="PR Preview" w:date="2026-01-01T00:00:00Z">
        <w:r>
          <w:t xml:space="preserve">.</w:t>
        </w:r>
      </w:ins>
    </w:p>
    <w:bookmarkEnd w:id="25"/>
    <w:bookmarkStart w:id="26" w:name="exm-arccosine"/>
    <w:p>
      <w:pPr>
        <w:pStyle w:val="BodyText"/>
      </w:pPr>
      <w:ins w:id="30" w:author="PR Preview" w:date="2026-01-01T00:00:00Z">
        <w:r>
          <w:rPr>
            <w:b/>
            <w:bCs/>
          </w:rPr>
          <w:t xml:space="preserve">Example 6 (Three arccosines)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33" w:author="PR Preview" w:date="2026-01-01T00:00:00Z">
        <w:r>
          <w:t xml:space="preserve">, because</w:t>
        </w:r>
      </w:ins>
      <w:ins w:id="34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3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ins w:id="36" w:author="PR Preview" w:date="2026-01-01T00:00:00Z">
        <w:r>
          <w:t xml:space="preserve">, because</w:t>
        </w:r>
      </w:ins>
      <w:ins w:id="37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ins w:id="39" w:author="PR Preview" w:date="2026-01-01T00:00:00Z">
        <w:r>
          <w:t xml:space="preserve">, because</w:t>
        </w:r>
      </w:ins>
      <w:ins w:id="40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41" w:author="PR Preview" w:date="2026-01-01T00:00:00Z">
        <w:r>
          <w:t xml:space="preserve">.</w:t>
        </w:r>
      </w:ins>
    </w:p>
    <w:bookmarkEnd w:id="26"/>
    <w:bookmarkStart w:id="37" w:name="refs"/>
    <w:bookmarkStart w:id="28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7">
        <w:r>
          <w:rPr>
            <w:rStyle w:val="Hyperlink"/>
          </w:rPr>
          <w:t xml:space="preserve">https://en.wikipedia.org/wiki/Unit_circle</w:t>
        </w:r>
      </w:hyperlink>
    </w:p>
    <w:bookmarkEnd w:id="28"/>
    <w:bookmarkStart w:id="30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9">
        <w:r>
          <w:rPr>
            <w:rStyle w:val="Hyperlink"/>
          </w:rPr>
          <w:t xml:space="preserve">https://en.wikipedia.org/wiki/Pi</w:t>
        </w:r>
      </w:hyperlink>
    </w:p>
    <w:bookmarkEnd w:id="30"/>
    <w:bookmarkStart w:id="32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">
        <w:r>
          <w:rPr>
            <w:rStyle w:val="Hyperlink"/>
          </w:rPr>
          <w:t xml:space="preserve">https://en.wikipedia.org/wiki/Sine_and_cosine</w:t>
        </w:r>
      </w:hyperlink>
    </w:p>
    <w:bookmarkEnd w:id="32"/>
    <w:bookmarkStart w:id="34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https://en.wikipedia.org/wiki/Trigonometric_functions</w:t>
        </w:r>
      </w:hyperlink>
    </w:p>
    <w:bookmarkEnd w:id="34"/>
    <w:bookmarkStart w:id="36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https://en.wikipedia.org/wiki/Pythagorean_trigonometric_identity</w:t>
        </w:r>
      </w:hyperlink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4" Type="http://schemas.openxmlformats.org/officeDocument/2006/relationships/hyperlink" Target="functions.qmd#def-function" TargetMode="External"/><Relationship Id="rId29" Type="http://schemas.openxmlformats.org/officeDocument/2006/relationships/hyperlink" Target="https://en.wikipedia.org/wiki/Pi" TargetMode="External"/><Relationship Id="rId35" Type="http://schemas.openxmlformats.org/officeDocument/2006/relationships/hyperlink" Target="https://en.wikipedia.org/wiki/Pythagorean_trigonometric_identity" TargetMode="External"/><Relationship Id="rId31" Type="http://schemas.openxmlformats.org/officeDocument/2006/relationships/hyperlink" Target="https://en.wikipedia.org/wiki/Sine_and_cosine" TargetMode="External"/><Relationship Id="rId33" Type="http://schemas.openxmlformats.org/officeDocument/2006/relationships/hyperlink" Target="https://en.wikipedia.org/wiki/Trigonometric_functions" TargetMode="External"/><Relationship Id="rId27" Type="http://schemas.openxmlformats.org/officeDocument/2006/relationships/hyperlink" Target="https://en.wikipedia.org/wiki/Unit_circle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functions.qmd#def-function" TargetMode="External"/><Relationship Id="rId29" Type="http://schemas.openxmlformats.org/officeDocument/2006/relationships/hyperlink" Target="https://en.wikipedia.org/wiki/Pi" TargetMode="External"/><Relationship Id="rId35" Type="http://schemas.openxmlformats.org/officeDocument/2006/relationships/hyperlink" Target="https://en.wikipedia.org/wiki/Pythagorean_trigonometric_identity" TargetMode="External"/><Relationship Id="rId31" Type="http://schemas.openxmlformats.org/officeDocument/2006/relationships/hyperlink" Target="https://en.wikipedia.org/wiki/Sine_and_cosine" TargetMode="External"/><Relationship Id="rId33" Type="http://schemas.openxmlformats.org/officeDocument/2006/relationships/hyperlink" Target="https://en.wikipedia.org/wiki/Trigonometric_functions" TargetMode="External"/><Relationship Id="rId27" Type="http://schemas.openxmlformats.org/officeDocument/2006/relationships/hyperlink" Target="https://en.wikipedia.org/wiki/Unit_circ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2026-10-18T23:32:53Z</dcterms:created>
  <dcterms:modified xsi:type="dcterms:W3CDTF">2026-10-18T23:32:53Z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16:22:07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