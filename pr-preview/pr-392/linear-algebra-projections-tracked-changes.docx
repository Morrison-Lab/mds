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14:54:19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25 (A QR factorization from Gram-Schmidt)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with columns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$\mathord{\smash[b]{\underset{\raise.3ex\hbox{$\scriptstyle\sim$}}{a}}\vphantom{a}}_1 = (1, 1, 0)$</w:delText>
        </w:r>
      </w:del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$\mathord{\smash[b]{\underset{\raise.3ex\hbox{$\scriptstyle\sim$}}{a}}\vphantom{a}}_2 = (1, 0, 1)$</w:delText>
        </w:r>
      </w:del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$\mathord{\smash[b]{\underset{\raise.3ex\hbox{$\scriptstyle\sim$}}{a}}\vphantom{a}}_3 = (0, 1, 1)$</w:delText>
        </w:r>
      </w:del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hyperlink r:id="rId125">
        <w:del w:id="19" w:author="PR Preview" w:date="2026-01-01T00:00:00Z">
          <w:r>
            <w:rPr>
              <w:rStyle w:val="Hyperlink"/>
            </w:rPr>
            <w:delText xml:space="preserve">Example 21 in Inner Products and Orthogonality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</w:delText>
        </w:r>
      </w:del>
      <w:del w:id="22" w:author="PR Preview" w:date="2026-01-01T00:00:00Z">
        <w:r>
          <w:delText xml:space="preserve"> </w:delText>
        </w:r>
      </w:del>
      <w:hyperlink r:id="rId126">
        <w:del w:id="23" w:author="PR Preview" w:date="2026-01-01T00:00:00Z">
          <w:r>
            <w:rPr>
              <w:rStyle w:val="Hyperlink"/>
            </w:rPr>
            <w:delText xml:space="preserve">Example 23 in Inner Products and Orthogonality</w:delText>
          </w:r>
        </w:del>
      </w:hyperlink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found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$\mathord{\smash[b]{\underset{\raise.3ex\hbox{$\scriptstyle\sim$}}{q}}\vphantom{q}}_1 = \tfrac{1}{\sqrt{2}}\,(1, 1, 0)$</w:delText>
        </w:r>
      </w:del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$\mathord{\smash[b]{\underset{\raise.3ex\hbox{$\scriptstyle\sim$}}{q}}\vphantom{q}}_2 = \tfrac{1}{\sqrt{6}}\,(1, -1, 2)$</w:delText>
        </w:r>
      </w:del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$\mathord{\smash[b]{\underset{\raise.3ex\hbox{$\scriptstyle\sim$}}{q}}\vphantom{q}}_3 = \tfrac{1}{\sqrt{3}}\,(-1, 1, 1)$</w:delText>
        </w:r>
      </w:del>
      <w:del w:id="34" w:author="PR Preview" w:date="2026-01-01T00:00:00Z">
        <w:r>
          <w:delText xml:space="preserve">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with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$\mathopen{}\left\lVert\mathord{\smash[b]{\underset{\raise.3ex\hbox{$\scriptstyle\sim$}}{q}}\vphantom{q}}'_1\right\rVert\mathclose{} = \sqrt{2}$</w:delText>
        </w:r>
      </w:del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$\mathopen{}\left\lVert\mathord{\smash[b]{\underset{\raise.3ex\hbox{$\scriptstyle\sim$}}{q}}\vphantom{q}}'_2\right\rVert\mathclose{} = \sqrt{3/2}$</w:delText>
        </w:r>
      </w:del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$\mathopen{}\left\lVert\mathord{\smash[b]{\underset{\raise.3ex\hbox{$\scriptstyle\sim$}}{q}}\vphantom{q}}'_3\right\rVert\mathclose{} = 2/\sqrt{3}$</w:delText>
        </w:r>
      </w:del>
      <w:del w:id="45" w:author="PR Preview" w:date="2026-01-01T00:00:00Z">
        <w:r>
          <w:delText xml:space="preserve">,</w:delText>
        </w:r>
      </w:del>
    </w:p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Example 25 (A QR factorization from Gram-Schmidt)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For</w:t>
        </w:r>
      </w:ins>
      <w:ins w:id="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with columns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$\mathord{\smash[b]{\underset{\raise.3ex\hbox{$\scriptstyle\sim$}}{a}}\vphantom{a}}_1 = (1, 1, 0)$</w:t>
        </w:r>
      </w:ins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$\mathord{\smash[b]{\underset{\raise.3ex\hbox{$\scriptstyle\sim$}}{a}}\vphantom{a}}_2 = (1, 0, 1)$</w:t>
        </w:r>
      </w:ins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$\mathord{\smash[b]{\underset{\raise.3ex\hbox{$\scriptstyle\sim$}}{a}}\vphantom{a}}_3 = (0, 1, 1)$</w:t>
        </w:r>
      </w:ins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w:hyperlink r:id="rId125">
        <w:ins w:id="62" w:author="PR Preview" w:date="2026-01-01T00:00:00Z">
          <w:r>
            <w:rPr>
              <w:rStyle w:val="Hyperlink"/>
            </w:rPr>
            <w:t xml:space="preserve">Example 22 in Inner Products and Orthogonality</w:t>
          </w:r>
        </w:ins>
      </w:hyperlink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</w:t>
        </w:r>
      </w:ins>
      <w:ins w:id="65" w:author="PR Preview" w:date="2026-01-01T00:00:00Z">
        <w:r>
          <w:t xml:space="preserve"> </w:t>
        </w:r>
      </w:ins>
      <w:hyperlink r:id="rId126">
        <w:ins w:id="66" w:author="PR Preview" w:date="2026-01-01T00:00:00Z">
          <w:r>
            <w:rPr>
              <w:rStyle w:val="Hyperlink"/>
            </w:rPr>
            <w:t xml:space="preserve">Example 24 in Inner Products and Orthogonality</w:t>
          </w:r>
        </w:ins>
      </w:hyperlink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found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$\mathord{\smash[b]{\underset{\raise.3ex\hbox{$\scriptstyle\sim$}}{q}}\vphantom{q}}_1 = \tfrac{1}{\sqrt{2}}\,(1, 1, 0)$</w:t>
        </w:r>
      </w:ins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$\mathord{\smash[b]{\underset{\raise.3ex\hbox{$\scriptstyle\sim$}}{q}}\vphantom{q}}_2 = \tfrac{1}{\sqrt{6}}\,(1, -1, 2)$</w:t>
        </w:r>
      </w:ins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$\mathord{\smash[b]{\underset{\raise.3ex\hbox{$\scriptstyle\sim$}}{q}}\vphantom{q}}_3 = \tfrac{1}{\sqrt{3}}\,(-1, 1, 1)$</w:t>
        </w:r>
      </w:ins>
      <w:ins w:id="77" w:author="PR Preview" w:date="2026-01-01T00:00:00Z">
        <w:r>
          <w:t xml:space="preserve">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with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$\mathopen{}\left\lVert\mathord{\smash[b]{\underset{\raise.3ex\hbox{$\scriptstyle\sim$}}{q}}\vphantom{q}}'_1\right\rVert\mathclose{} = \sqrt{2}$</w:t>
        </w:r>
      </w:ins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$\mathopen{}\left\lVert\mathord{\smash[b]{\underset{\raise.3ex\hbox{$\scriptstyle\sim$}}{q}}\vphantom{q}}'_2\right\rVert\mathclose{} = \sqrt{3/2}$</w:t>
        </w:r>
      </w:ins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$\mathopen{}\left\lVert\mathord{\smash[b]{\underset{\raise.3ex\hbox{$\scriptstyle\sim$}}{q}}\vphantom{q}}'_3\right\rVert\mathclose{} = 2/\sqrt{3}$</w:t>
        </w:r>
      </w:ins>
      <w:ins w:id="88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2026-10-18T22:43:00Z</dcterms:created>
  <dcterms:modified xsi:type="dcterms:W3CDTF">2026-10-18T22:43:00Z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