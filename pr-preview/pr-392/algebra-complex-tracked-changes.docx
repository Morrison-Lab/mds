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Numbers</w:t>
      </w:r>
    </w:p>
    <w:p>
      <w:pPr>
        <w:pStyle w:val="Date"/>
      </w:pPr>
      <w:del w:id="1" w:author="PR Preview" w:date="2026-01-01T00:00:00Z">
        <w:r>
          <w:delText xml:space="preserve">Last modified: 2026-10-18 13:21:32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16:22:07 (PDT)</w:t>
        </w:r>
      </w:ins>
    </w:p>
    <w:bookmarkStart w:id="42" w:name="sec-complex-numbers"/>
    <w:p>
      <w:pPr>
        <w:pStyle w:val="Heading2"/>
      </w:pPr>
      <w:r>
        <w:t xml:space="preserve">1 Complex numbers</w:t>
      </w:r>
    </w:p>
    <w:bookmarkStart w:id="12" w:name="def-imaginary-unit"/>
    <w:p>
      <w:pPr>
        <w:pStyle w:val="FirstParagraph"/>
      </w:pPr>
      <w:r>
        <w:rPr>
          <w:b/>
          <w:bCs/>
        </w:rPr>
        <w:t xml:space="preserve">Definition 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[1]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9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10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multiplication</w:t>
      </w:r>
      <w:r>
        <w:t xml:space="preserve"> </w:t>
      </w:r>
      <w:hyperlink r:id="rId11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12"/>
    <w:p>
      <w:pPr>
        <w:pStyle w:val="FirstParagraph"/>
      </w:pPr>
      <w:r>
        <w:t xml:space="preserve">Axler [2], Definition 1.1, p. 2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imaginary-unit-powers"/>
    <w:p>
      <w:pPr>
        <w:pStyle w:val="BodyText"/>
      </w:pPr>
      <w:r>
        <w:rPr>
          <w:b/>
          <w:bCs/>
        </w:rPr>
        <w:t xml:space="preserve">Example 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3"/>
    <w:bookmarkStart w:id="14" w:name="exm-no-real-imaginary-unit"/>
    <w:p>
      <w:pPr>
        <w:pStyle w:val="BodyText"/>
      </w:pPr>
      <w:r>
        <w:rPr>
          <w:b/>
          <w:bCs/>
        </w:rPr>
        <w:t xml:space="preserve">Example 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introduces a new number to solve it.</w:t>
      </w:r>
    </w:p>
    <w:bookmarkEnd w:id="14"/>
    <w:bookmarkStart w:id="15" w:name="thm-negative-imaginary-unit"/>
    <w:p>
      <w:pPr>
        <w:pStyle w:val="BodyText"/>
      </w:pPr>
      <w:r>
        <w:rPr>
          <w:b/>
          <w:bCs/>
        </w:rPr>
        <w:t xml:space="preserve">Theorem 1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16" w:name="exm-negative-imaginary-unit"/>
    <w:p>
      <w:pPr>
        <w:pStyle w:val="FirstParagraph"/>
      </w:pPr>
      <w:r>
        <w:rPr>
          <w:b/>
          <w:bCs/>
        </w:rPr>
        <w:t xml:space="preserve">Example 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say.</w:t>
      </w:r>
    </w:p>
    <w:bookmarkEnd w:id="16"/>
    <w:bookmarkStart w:id="17" w:name="rem-imaginary-unit-choice"/>
    <w:p>
      <w:pPr>
        <w:pStyle w:val="BodyText"/>
      </w:pPr>
      <w:r>
        <w:rPr>
          <w:i/>
          <w:iCs/>
        </w:rPr>
        <w:t xml:space="preserve">Remark 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17"/>
    <w:bookmarkStart w:id="18" w:name="def-complex-number"/>
    <w:p>
      <w:pPr>
        <w:pStyle w:val="BodyText"/>
      </w:pPr>
      <w:r>
        <w:rPr>
          <w:b/>
          <w:bCs/>
        </w:rPr>
        <w:t xml:space="preserve">Definition 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[3]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bookmarkEnd w:id="18"/>
    <w:bookmarkStart w:id="19" w:name="def-real-part"/>
    <w:p>
      <w:pPr>
        <w:pStyle w:val="BodyText"/>
      </w:pPr>
      <w:r>
        <w:rPr>
          <w:b/>
          <w:bCs/>
        </w:rPr>
        <w:t xml:space="preserve">Definition 3 (Real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bookmarkEnd w:id="19"/>
    <w:bookmarkStart w:id="20" w:name="def-imaginary-part"/>
    <w:p>
      <w:pPr>
        <w:pStyle w:val="BodyText"/>
      </w:pPr>
      <w:r>
        <w:rPr>
          <w:b/>
          <w:bCs/>
        </w:rPr>
        <w:t xml:space="preserve">Definition 4 (Imaginary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bookmarkEnd w:id="20"/>
    <w:bookmarkStart w:id="21" w:name="def-complex-equality"/>
    <w:p>
      <w:pPr>
        <w:pStyle w:val="BodyText"/>
      </w:pPr>
      <w:r>
        <w:rPr>
          <w:b/>
          <w:bCs/>
        </w:rPr>
        <w:t xml:space="preserve">Definition 5 (Equal complex numbers)</w:t>
      </w:r>
      <w:r>
        <w:t xml:space="preserve"> </w:t>
      </w:r>
      <w:r>
        <w:t xml:space="preserve">Two complex numbers 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equal</w:t>
      </w:r>
      <w:r>
        <w:t xml:space="preserve"> </w:t>
      </w:r>
      <w:r>
        <w:t xml:space="preserve">exactly when their real parts (</w:t>
      </w:r>
      <w:hyperlink w:anchor="def-real-part">
        <w:r>
          <w:rPr>
            <w:rStyle w:val="Hyperlink"/>
          </w:rPr>
          <w:t xml:space="preserve">Definition 3</w:t>
        </w:r>
      </w:hyperlink>
      <w:r>
        <w:t xml:space="preserve">) are equal and their imaginary parts (</w:t>
      </w:r>
      <w:hyperlink w:anchor="def-imaginary-part">
        <w:r>
          <w:rPr>
            <w:rStyle w:val="Hyperlink"/>
          </w:rPr>
          <w:t xml:space="preserve">Definition 4</w:t>
        </w:r>
      </w:hyperlink>
      <w:r>
        <w:t xml:space="preserve">) are equal.</w:t>
      </w:r>
    </w:p>
    <w:bookmarkEnd w:id="21"/>
    <w:p>
      <w:pPr>
        <w:pStyle w:val="BodyText"/>
      </w:pPr>
      <w:r>
        <w:t xml:space="preserve">Axler [2], Definition 1.1, p. 2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[2], Definition 4.1, p. 120</w:t>
      </w:r>
      <w:r>
        <w:t xml:space="preserve"> </w:t>
      </w:r>
      <w:r>
        <w:t xml:space="preserve">defines the real and imaginary parts.</w:t>
      </w:r>
    </w:p>
    <w:bookmarkStart w:id="22" w:name="exm-complex-number"/>
    <w:p>
      <w:pPr>
        <w:pStyle w:val="BodyText"/>
      </w:pPr>
      <w:r>
        <w:rPr>
          <w:b/>
          <w:bCs/>
        </w:rPr>
        <w:t xml:space="preserve">Example 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2"/>
    <w:bookmarkStart w:id="23" w:name="thm-reals-in-complex"/>
    <w:p>
      <w:pPr>
        <w:pStyle w:val="BodyText"/>
      </w:pPr>
      <w:r>
        <w:rPr>
          <w:b/>
          <w:bCs/>
        </w:rPr>
        <w:t xml:space="preserve">Theorem 2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equality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4" w:name="exm-reals-in-complex"/>
    <w:p>
      <w:pPr>
        <w:pStyle w:val="BodyText"/>
      </w:pPr>
      <w:r>
        <w:rPr>
          <w:b/>
          <w:bCs/>
        </w:rPr>
        <w:t xml:space="preserve">Example 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4"/>
    <w:bookmarkStart w:id="25" w:name="thm-complex-arithmetic"/>
    <w:p>
      <w:pPr>
        <w:pStyle w:val="BodyText"/>
      </w:pPr>
      <w:r>
        <w:rPr>
          <w:b/>
          <w:bCs/>
        </w:rPr>
        <w:t xml:space="preserve">Theorem 3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[2], Definition 1.1, p. 2</w:t>
      </w:r>
      <w:r>
        <w:t xml:space="preserve"> </w:t>
      </w:r>
      <w:r>
        <w:t xml:space="preserve">takes these two formulas as the definitions of addition and multiplication.</w:t>
      </w:r>
    </w:p>
    <w:bookmarkStart w:id="26" w:name="exm-complex-arithmetic"/>
    <w:p>
      <w:pPr>
        <w:pStyle w:val="BodyText"/>
      </w:pPr>
      <w:r>
        <w:rPr>
          <w:b/>
          <w:bCs/>
        </w:rPr>
        <w:t xml:space="preserve">Example 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6"/>
    <w:bookmarkStart w:id="27" w:name="def-complex-conjugate"/>
    <w:p>
      <w:pPr>
        <w:pStyle w:val="FirstParagraph"/>
      </w:pPr>
      <w:r>
        <w:rPr>
          <w:b/>
          <w:bCs/>
        </w:rPr>
        <w:t xml:space="preserve">Definition 6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[4]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t xml:space="preserve">Axler [2], Definition 4.2, p. 120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8" w:name="exm-complex-conjugate"/>
    <w:p>
      <w:pPr>
        <w:pStyle w:val="BodyText"/>
      </w:pPr>
      <w:r>
        <w:rPr>
          <w:b/>
          <w:bCs/>
        </w:rPr>
        <w:t xml:space="preserve">Example 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8"/>
    <w:bookmarkStart w:id="29" w:name="def-complex-modulus"/>
    <w:p>
      <w:pPr>
        <w:pStyle w:val="FirstParagraph"/>
      </w:pPr>
      <w:r>
        <w:rPr>
          <w:b/>
          <w:bCs/>
        </w:rPr>
        <w:t xml:space="preserve">Definition 7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 </w:t>
      </w:r>
      <w:r>
        <w:t xml:space="preserve">[3]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t xml:space="preserve">Axler [2], Definition 4.2, p. 120</w:t>
      </w:r>
      <w:r>
        <w:t xml:space="preserve"> </w:t>
      </w:r>
      <w:r>
        <w:t xml:space="preserve">gives the same definition.</w:t>
      </w:r>
    </w:p>
    <w:bookmarkStart w:id="30" w:name="exm-complex-modulus"/>
    <w:p>
      <w:pPr>
        <w:pStyle w:val="BodyText"/>
      </w:pPr>
      <w:r>
        <w:rPr>
          <w:b/>
          <w:bCs/>
        </w:rPr>
        <w:t xml:space="preserve">Example 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4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0"/>
    <w:bookmarkStart w:id="31" w:name="thm-conj-product"/>
    <w:p>
      <w:pPr>
        <w:pStyle w:val="FirstParagraph"/>
      </w:pPr>
      <w:r>
        <w:rPr>
          <w:b/>
          <w:bCs/>
        </w:rPr>
        <w:t xml:space="preserve">Theorem 4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[2], result 4.4, p. 121</w:t>
      </w:r>
      <w:r>
        <w:t xml:space="preserve"> </w:t>
      </w:r>
      <w:r>
        <w:t xml:space="preserve">lists this identity among the properties of complex numbers.</w:t>
      </w:r>
    </w:p>
    <w:bookmarkStart w:id="32" w:name="exm-conj-product"/>
    <w:p>
      <w:pPr>
        <w:pStyle w:val="BodyText"/>
      </w:pPr>
      <w:r>
        <w:rPr>
          <w:b/>
          <w:bCs/>
        </w:rPr>
        <w:t xml:space="preserve">Example 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2"/>
    <w:bookmarkStart w:id="41" w:name="refs"/>
    <w:bookmarkStart w:id="34" w:name="ref-wikipedia_imaginary_uni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“Imaginary unit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">
        <w:r>
          <w:rPr>
            <w:rStyle w:val="Hyperlink"/>
          </w:rPr>
          <w:t xml:space="preserve">https://en.wikipedia.org/wiki/Imaginary_unit</w:t>
        </w:r>
      </w:hyperlink>
    </w:p>
    <w:bookmarkEnd w:id="34"/>
    <w:bookmarkStart w:id="36" w:name="ref-axler2024linea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Axler,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, 4th ed. in Undergraduate texts in mathematics. Springer, 2024. doi:</w:t>
      </w:r>
      <w:r>
        <w:t xml:space="preserve"> </w:t>
      </w:r>
      <w:hyperlink r:id="rId35">
        <w:r>
          <w:rPr>
            <w:rStyle w:val="Hyperlink"/>
          </w:rPr>
          <w:t xml:space="preserve">10.1007/978-3-031-41026-0</w:t>
        </w:r>
      </w:hyperlink>
      <w:r>
        <w:t xml:space="preserve">.</w:t>
      </w:r>
    </w:p>
    <w:bookmarkEnd w:id="36"/>
    <w:bookmarkStart w:id="38" w:name="ref-wikipedia_complex_numbe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“Complex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">
        <w:r>
          <w:rPr>
            <w:rStyle w:val="Hyperlink"/>
          </w:rPr>
          <w:t xml:space="preserve">https://en.wikipedia.org/wiki/Complex_number</w:t>
        </w:r>
      </w:hyperlink>
    </w:p>
    <w:bookmarkEnd w:id="38"/>
    <w:bookmarkStart w:id="40" w:name="ref-wikipedia_complex_conjugat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“Complex conjugate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">
        <w:r>
          <w:rPr>
            <w:rStyle w:val="Hyperlink"/>
          </w:rPr>
          <w:t xml:space="preserve">https://en.wikipedia.org/wiki/Complex_conjugate</w:t>
        </w:r>
      </w:hyperlink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algebra-sums.html#def-associative" TargetMode="External"/><Relationship Id="rId9" Type="http://schemas.openxmlformats.org/officeDocument/2006/relationships/hyperlink" Target="algebra-sums.html#def-commutative" TargetMode="External"/><Relationship Id="rId11" Type="http://schemas.openxmlformats.org/officeDocument/2006/relationships/hyperlink" Target="algebra-sums.html#def-distributive" TargetMode="External"/><Relationship Id="rId35" Type="http://schemas.openxmlformats.org/officeDocument/2006/relationships/hyperlink" Target="https://doi.org/10.1007/978-3-031-41026-0" TargetMode="External"/><Relationship Id="rId39" Type="http://schemas.openxmlformats.org/officeDocument/2006/relationships/hyperlink" Target="https://en.wikipedia.org/wiki/Complex_conjugate" TargetMode="External"/><Relationship Id="rId37" Type="http://schemas.openxmlformats.org/officeDocument/2006/relationships/hyperlink" Target="https://en.wikipedia.org/wiki/Complex_number" TargetMode="External"/><Relationship Id="rId33" Type="http://schemas.openxmlformats.org/officeDocument/2006/relationships/hyperlink" Target="https://en.wikipedia.org/wiki/Imaginary_unit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algebra-sums.html#def-associative" TargetMode="External"/><Relationship Id="rId9" Type="http://schemas.openxmlformats.org/officeDocument/2006/relationships/hyperlink" Target="algebra-sums.html#def-commutative" TargetMode="External"/><Relationship Id="rId11" Type="http://schemas.openxmlformats.org/officeDocument/2006/relationships/hyperlink" Target="algebra-sums.html#def-distributive" TargetMode="External"/><Relationship Id="rId35" Type="http://schemas.openxmlformats.org/officeDocument/2006/relationships/hyperlink" Target="https://doi.org/10.1007/978-3-031-41026-0" TargetMode="External"/><Relationship Id="rId39" Type="http://schemas.openxmlformats.org/officeDocument/2006/relationships/hyperlink" Target="https://en.wikipedia.org/wiki/Complex_conjugate" TargetMode="External"/><Relationship Id="rId37" Type="http://schemas.openxmlformats.org/officeDocument/2006/relationships/hyperlink" Target="https://en.wikipedia.org/wiki/Complex_number" TargetMode="External"/><Relationship Id="rId33" Type="http://schemas.openxmlformats.org/officeDocument/2006/relationships/hyperlink" Target="https://en.wikipedia.org/wiki/Imaginary_un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</dc:title>
  <dc:creator/>
  <cp:keywords/>
  <dcterms:created xsi:type="dcterms:W3CDTF">2026-10-18T23:28:39Z</dcterms:created>
  <dcterms:modified xsi:type="dcterms:W3CDTF">2026-10-18T23:28:39Z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16:22:07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