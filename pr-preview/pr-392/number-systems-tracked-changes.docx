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Number Systems</w:t>
      </w:r>
    </w:p>
    <w:p>
      <w:pPr>
        <w:pStyle w:val="Date"/>
      </w:pPr>
      <w:del w:id="1" w:author="PR Preview" w:date="2026-01-01T00:00:00Z">
        <w:r>
          <w:delText xml:space="preserve">Last modified: 2026-10-18 13:21:32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14:54:19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count with the integers and natural numbers</w:t>
      </w:r>
      <w:r>
        <w:t xml:space="preserve"> </w:t>
      </w:r>
      <w:r>
        <w:t xml:space="preserve">and measure with the real numbers.</w:t>
      </w:r>
      <w:r>
        <w:t xml:space="preserve"> </w:t>
      </w:r>
      <w:r>
        <w:t xml:space="preserve">This page defines those number systems.</w:t>
      </w:r>
      <w:r>
        <w:t xml:space="preserve"> </w:t>
      </w:r>
      <w:r>
        <w:t xml:space="preserve">It also defines the words that sort their members:</w:t>
      </w:r>
      <w:r>
        <w:t xml:space="preserve"> </w:t>
      </w:r>
      <w:r>
        <w:t xml:space="preserve">even and odd integers, and rational and irrational real numbers.</w:t>
      </w:r>
    </w:p>
    <w:bookmarkStart w:id="25" w:name="sec-notation-naturals"/>
    <w:p>
      <w:pPr>
        <w:pStyle w:val="Heading2"/>
      </w:pPr>
      <w:r>
        <w:t xml:space="preserve">1 Natural numbers</w:t>
      </w:r>
    </w:p>
    <w:bookmarkStart w:id="9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9"/>
    <w:bookmarkStart w:id="10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10"/>
    <w:bookmarkStart w:id="11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[1]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11"/>
    <w:bookmarkStart w:id="12" w:name="def-positive-integer"/>
    <w:p>
      <w:pPr>
        <w:pStyle w:val="BodyText"/>
      </w:pPr>
      <w:r>
        <w:rPr>
          <w:b/>
          <w:bCs/>
        </w:rPr>
        <w:t xml:space="preserve">Definition 2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12"/>
    <w:bookmarkStart w:id="13" w:name="def-negative-integer"/>
    <w:p>
      <w:pPr>
        <w:pStyle w:val="BodyText"/>
      </w:pPr>
      <w:r>
        <w:rPr>
          <w:b/>
          <w:bCs/>
        </w:rPr>
        <w:t xml:space="preserve">Definition 3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13"/>
    <w:bookmarkStart w:id="14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4"/>
    <w:bookmarkStart w:id="15" w:name="def-even-odd"/>
    <w:p>
      <w:pPr>
        <w:pStyle w:val="FirstParagraph"/>
      </w:pPr>
      <w:r>
        <w:rPr>
          <w:b/>
          <w:bCs/>
        </w:rPr>
        <w:t xml:space="preserve">Definition 4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[2]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5"/>
    <w:bookmarkStart w:id="16" w:name="def-odd"/>
    <w:p>
      <w:pPr>
        <w:pStyle w:val="BodyText"/>
      </w:pPr>
      <w:r>
        <w:rPr>
          <w:b/>
          <w:bCs/>
        </w:rPr>
        <w:t xml:space="preserve">Definition 5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[2]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6"/>
    <w:bookmarkStart w:id="1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17"/>
    <w:bookmarkStart w:id="18" w:name="def-natural-numbers"/>
    <w:p>
      <w:pPr>
        <w:pStyle w:val="FirstParagraph"/>
      </w:pPr>
      <w:r>
        <w:rPr>
          <w:b/>
          <w:bCs/>
        </w:rPr>
        <w:t xml:space="preserve">Definition 6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[3]</w:t>
      </w:r>
      <w:r>
        <w:t xml:space="preserve"> </w:t>
      </w:r>
      <w:r>
        <w:t xml:space="preserve">are the positive integers (</w:t>
      </w:r>
      <w:hyperlink w:anchor="def-positive-integer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18"/>
    <w:bookmarkStart w:id="19" w:name="def-nonnegative-integers"/>
    <w:p>
      <w:pPr>
        <w:pStyle w:val="FirstParagraph"/>
      </w:pPr>
      <w:r>
        <w:rPr>
          <w:b/>
          <w:bCs/>
        </w:rPr>
        <w:t xml:space="preserve">Definition 7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6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19"/>
    <w:bookmarkStart w:id="2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25"/>
    <w:bookmarkStart w:id="52" w:name="sec-notation-reals"/>
    <w:p>
      <w:pPr>
        <w:pStyle w:val="Heading2"/>
      </w:pPr>
      <w:r>
        <w:t xml:space="preserve">2 Rational, real, and irrational numbers</w:t>
      </w:r>
    </w:p>
    <w:bookmarkStart w:id="26" w:name="def-rational-numbers"/>
    <w:p>
      <w:pPr>
        <w:pStyle w:val="FirstParagraph"/>
      </w:pPr>
      <w:r>
        <w:rPr>
          <w:b/>
          <w:bCs/>
        </w:rPr>
        <w:t xml:space="preserve">Definition 8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[4]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26"/>
    <w:bookmarkStart w:id="2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7"/>
    <w:bookmarkStart w:id="28" w:name="def-real-numbers"/>
    <w:p>
      <w:pPr>
        <w:pStyle w:val="FirstParagraph"/>
      </w:pPr>
      <w:r>
        <w:rPr>
          <w:b/>
          <w:bCs/>
        </w:rPr>
        <w:t xml:space="preserve">Definition 9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[5]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8"/>
    <w:bookmarkStart w:id="2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[6], Appendix to Chapter 1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"/>
    <w:bookmarkStart w:id="31" w:name="def-irrational-numbers"/>
    <w:p>
      <w:pPr>
        <w:pStyle w:val="FirstParagraph"/>
      </w:pPr>
      <w:r>
        <w:rPr>
          <w:b/>
          <w:bCs/>
        </w:rPr>
        <w:t xml:space="preserve">Definition 10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[7]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31"/>
    <w:bookmarkStart w:id="33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3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[8]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[9]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33"/>
    <w:bookmarkStart w:id="51" w:name="refs"/>
    <w:bookmarkStart w:id="35" w:name="ref-wikipedia_integer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“Integer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">
        <w:r>
          <w:rPr>
            <w:rStyle w:val="Hyperlink"/>
          </w:rPr>
          <w:t xml:space="preserve">https://en.wikipedia.org/wiki/Integer</w:t>
        </w:r>
      </w:hyperlink>
    </w:p>
    <w:bookmarkEnd w:id="35"/>
    <w:bookmarkStart w:id="37" w:name="ref-wikipedia_par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">
        <w:r>
          <w:rPr>
            <w:rStyle w:val="Hyperlink"/>
          </w:rPr>
          <w:t xml:space="preserve">https://en.wikipedia.org/wiki/Parity_(mathematics)</w:t>
        </w:r>
      </w:hyperlink>
    </w:p>
    <w:bookmarkEnd w:id="37"/>
    <w:bookmarkStart w:id="39" w:name="ref-wikipedia_natural_numb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">
        <w:r>
          <w:rPr>
            <w:rStyle w:val="Hyperlink"/>
          </w:rPr>
          <w:t xml:space="preserve">https://en.wikipedia.org/wiki/Natural_number</w:t>
        </w:r>
      </w:hyperlink>
    </w:p>
    <w:bookmarkEnd w:id="39"/>
    <w:bookmarkStart w:id="41" w:name="ref-wikipedia_rational_numbe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“Rational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https://en.wikipedia.org/wiki/Rational_number</w:t>
        </w:r>
      </w:hyperlink>
    </w:p>
    <w:bookmarkEnd w:id="41"/>
    <w:bookmarkStart w:id="43" w:name="ref-wikipedia_real_numbe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">
        <w:r>
          <w:rPr>
            <w:rStyle w:val="Hyperlink"/>
          </w:rPr>
          <w:t xml:space="preserve">https://en.wikipedia.org/wiki/Real_number</w:t>
        </w:r>
      </w:hyperlink>
    </w:p>
    <w:bookmarkEnd w:id="43"/>
    <w:bookmarkStart w:id="44" w:name="ref-rudin1976principl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44"/>
    <w:bookmarkStart w:id="46" w:name="ref-wikipedia_irrational_numbe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“Irrational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https://en.wikipedia.org/wiki/Irrational_number</w:t>
        </w:r>
      </w:hyperlink>
    </w:p>
    <w:bookmarkEnd w:id="46"/>
    <w:bookmarkStart w:id="48" w:name="ref-wikipedia_square_root_of_2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of 2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7">
        <w:r>
          <w:rPr>
            <w:rStyle w:val="Hyperlink"/>
          </w:rPr>
          <w:t xml:space="preserve">https://en.wikipedia.org/wiki/Square_root_of_2</w:t>
        </w:r>
      </w:hyperlink>
    </w:p>
    <w:bookmarkEnd w:id="48"/>
    <w:bookmarkStart w:id="50" w:name="X2c662dceb8d7725560ab90b673a0a1289c21e20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“Proof that pi is irrational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https://en.wikipedia.org/wiki/Proof_that_%CF%80_is_irrational</w:t>
        </w:r>
      </w:hyperlink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32" Type="http://schemas.openxmlformats.org/officeDocument/2006/relationships/hyperlink" Target="algebra-basics.html#def-square-root" TargetMode="External"/><Relationship Id="rId24" Type="http://schemas.openxmlformats.org/officeDocument/2006/relationships/hyperlink" Target="https://en.wikipedia.org/w/index.php?title=Natural_number&amp;oldid=1375965996" TargetMode="External"/><Relationship Id="rId34" Type="http://schemas.openxmlformats.org/officeDocument/2006/relationships/hyperlink" Target="https://en.wikipedia.org/wiki/Integer" TargetMode="External"/><Relationship Id="rId45" Type="http://schemas.openxmlformats.org/officeDocument/2006/relationships/hyperlink" Target="https://en.wikipedia.org/wiki/Irrational_number" TargetMode="External"/><Relationship Id="rId38" Type="http://schemas.openxmlformats.org/officeDocument/2006/relationships/hyperlink" Target="https://en.wikipedia.org/wiki/Natural_number" TargetMode="External"/><Relationship Id="rId36" Type="http://schemas.openxmlformats.org/officeDocument/2006/relationships/hyperlink" Target="https://en.wikipedia.org/wiki/Parity_(mathematics)" TargetMode="External"/><Relationship Id="rId49" Type="http://schemas.openxmlformats.org/officeDocument/2006/relationships/hyperlink" Target="https://en.wikipedia.org/wiki/Proof_that_%CF%80_is_irrational" TargetMode="External"/><Relationship Id="rId40" Type="http://schemas.openxmlformats.org/officeDocument/2006/relationships/hyperlink" Target="https://en.wikipedia.org/wiki/Rational_number" TargetMode="External"/><Relationship Id="rId42" Type="http://schemas.openxmlformats.org/officeDocument/2006/relationships/hyperlink" Target="https://en.wikipedia.org/wiki/Real_number" TargetMode="External"/><Relationship Id="rId47" Type="http://schemas.openxmlformats.org/officeDocument/2006/relationships/hyperlink" Target="https://en.wikipedia.org/wiki/Square_root_of_2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algebra-basics.html#def-square-root" TargetMode="External"/><Relationship Id="rId24" Type="http://schemas.openxmlformats.org/officeDocument/2006/relationships/hyperlink" Target="https://en.wikipedia.org/w/index.php?title=Natural_number&amp;oldid=1375965996" TargetMode="External"/><Relationship Id="rId34" Type="http://schemas.openxmlformats.org/officeDocument/2006/relationships/hyperlink" Target="https://en.wikipedia.org/wiki/Integer" TargetMode="External"/><Relationship Id="rId45" Type="http://schemas.openxmlformats.org/officeDocument/2006/relationships/hyperlink" Target="https://en.wikipedia.org/wiki/Irrational_number" TargetMode="External"/><Relationship Id="rId38" Type="http://schemas.openxmlformats.org/officeDocument/2006/relationships/hyperlink" Target="https://en.wikipedia.org/wiki/Natural_number" TargetMode="External"/><Relationship Id="rId36" Type="http://schemas.openxmlformats.org/officeDocument/2006/relationships/hyperlink" Target="https://en.wikipedia.org/wiki/Parity_(mathematics)" TargetMode="External"/><Relationship Id="rId49" Type="http://schemas.openxmlformats.org/officeDocument/2006/relationships/hyperlink" Target="https://en.wikipedia.org/wiki/Proof_that_%CF%80_is_irrational" TargetMode="External"/><Relationship Id="rId40" Type="http://schemas.openxmlformats.org/officeDocument/2006/relationships/hyperlink" Target="https://en.wikipedia.org/wiki/Rational_number" TargetMode="External"/><Relationship Id="rId42" Type="http://schemas.openxmlformats.org/officeDocument/2006/relationships/hyperlink" Target="https://en.wikipedia.org/wiki/Real_number" TargetMode="External"/><Relationship Id="rId47" Type="http://schemas.openxmlformats.org/officeDocument/2006/relationships/hyperlink" Target="https://en.wikipedia.org/wiki/Square_root_of_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 Systems</dc:title>
  <dc:creator/>
  <cp:keywords/>
  <dcterms:created xsi:type="dcterms:W3CDTF">2026-10-18T23:03:25Z</dcterms:created>
  <dcterms:modified xsi:type="dcterms:W3CDTF">2026-10-18T23:03:25Z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14:54:19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