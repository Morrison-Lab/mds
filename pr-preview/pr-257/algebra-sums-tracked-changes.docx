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09:50:15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11 (Distributive law)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An operation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on a set</w:delText>
        </w:r>
      </w:del>
      <w:del w:id="9" w:author="PR Preview" w:date="2026-01-01T00:00:00Z">
        <w:r>
          <w:delText xml:space="preserve"> </w:delText>
        </w:r>
      </w:del>
      <m:oMath>
        <m:r>
          <m:t>S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rPr>
            <w:b/>
            <w:bCs/>
          </w:rPr>
          <w:delText xml:space="preserve">distributes over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an operation</w:delText>
        </w:r>
      </w:del>
      <w:del w:id="14" w:author="PR Preview" w:date="2026-01-01T00:00:00Z">
        <w:r>
          <w:delText xml:space="preserve"> </w:delText>
        </w:r>
      </w:del>
      <m:oMath>
        <m:r>
          <m:rPr>
            <m:sty m:val="p"/>
          </m:rPr>
          <m:t>⋄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on</w:delText>
        </w:r>
      </w:del>
      <w:del w:id="17" w:author="PR Preview" w:date="2026-01-01T00:00:00Z">
        <w:r>
          <w:delText xml:space="preserve"> </w:delText>
        </w:r>
      </w:del>
      <m:oMath>
        <m:r>
          <m:t>S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(</w:delText>
        </w:r>
      </w:del>
      <w:hyperlink w:anchor="def-identity-element">
        <w:del w:id="20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1" w:author="PR Preview" w:date="2026-01-01T00:00:00Z">
        <w:r>
          <w:delText xml:space="preserve">)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if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24" w:author="PR Preview" w:date="2026-01-01T00:00:00Z">
        <w:r>
          <w:delText xml:space="preserve">for all</w:delText>
        </w:r>
      </w:del>
      <w:del w:id="2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del w:id="26" w:author="PR Preview" w:date="2026-01-01T00:00:00Z">
        <w:r>
          <w:delText xml:space="preserve">.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The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rPr>
            <w:b/>
            <w:bCs/>
          </w:rPr>
          <w:delText xml:space="preserve">distributive law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is the statement that multiplication distributes over addition,</w:delText>
        </w:r>
      </w:del>
      <w:del w:id="3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(</w:delText>
        </w:r>
      </w:del>
      <w:hyperlink w:anchor="thm-mult-distr">
        <w:del w:id="36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37" w:author="PR Preview" w:date="2026-01-01T00:00:00Z">
        <w:r>
          <w:delText xml:space="preserve">);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we then say multiplication is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rPr>
            <w:b/>
            <w:bCs/>
          </w:rPr>
          <w:delText xml:space="preserve">distributive</w:delText>
        </w:r>
      </w:del>
      <w:del w:id="42" w:author="PR Preview" w:date="2026-01-01T00:00:00Z">
        <w:r>
          <w:delText xml:space="preserve">.</w:delText>
        </w:r>
      </w:del>
    </w:p>
    <w:p>
      <w:pPr>
        <w:pStyle w:val="BodyText"/>
      </w:pPr>
      <w:del w:id="43" w:author="PR Preview" w:date="2026-01-01T00:00:00Z">
        <w:r>
          <w:rPr>
            <w:b/>
            <w:bCs/>
          </w:rPr>
          <w:delText xml:space="preserve">Example 15 (Multiplication distributes over addition, but not the reverse)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 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46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del w:id="47" w:author="PR Preview" w:date="2026-01-01T00:00:00Z">
        <w:r>
          <w:delText xml:space="preserve">Addition does not distribute over multiplication:</w:delText>
        </w:r>
      </w:del>
    </w:p>
    <w:p>
      <w:pPr>
        <w:pStyle w:val="FirstParagraph"/>
      </w:pPr>
      <w:ins w:id="48" w:author="PR Preview" w:date="2026-01-01T00:00:00Z">
        <w:r>
          <w:rPr>
            <w:b/>
            <w:bCs/>
          </w:rPr>
          <w:t xml:space="preserve">Definition 11 (Distributes over)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An operation</w:t>
        </w:r>
      </w:ins>
      <w:ins w:id="51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on a set</w:t>
        </w:r>
      </w:ins>
      <w:ins w:id="54" w:author="PR Preview" w:date="2026-01-01T00:00:00Z">
        <w:r>
          <w:t xml:space="preserve"> </w:t>
        </w:r>
      </w:ins>
      <m:oMath>
        <m:r>
          <m:t>S</m:t>
        </m:r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rPr>
            <w:b/>
            <w:bCs/>
          </w:rPr>
          <w:t xml:space="preserve">distributes over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an operation</w:t>
        </w:r>
      </w:ins>
      <w:ins w:id="59" w:author="PR Preview" w:date="2026-01-01T00:00:00Z">
        <w:r>
          <w:t xml:space="preserve"> </w:t>
        </w:r>
      </w:ins>
      <m:oMath>
        <m:r>
          <m:rPr>
            <m:sty m:val="p"/>
          </m:rPr>
          <m:t>⋄</m:t>
        </m:r>
      </m:oMath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on</w:t>
        </w:r>
      </w:ins>
      <w:ins w:id="62" w:author="PR Preview" w:date="2026-01-01T00:00:00Z">
        <w:r>
          <w:t xml:space="preserve"> </w:t>
        </w:r>
      </w:ins>
      <m:oMath>
        <m:r>
          <m:t>S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if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65" w:author="PR Preview" w:date="2026-01-01T00:00:00Z">
        <w:r>
          <w:t xml:space="preserve">for all</w:t>
        </w:r>
      </w:ins>
      <w:ins w:id="6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ins w:id="67" w:author="PR Preview" w:date="2026-01-01T00:00:00Z">
        <w:r>
          <w:t xml:space="preserve">.</w:t>
        </w:r>
      </w:ins>
    </w:p>
    <w:bookmarkEnd w:id="66"/>
    <w:bookmarkStart w:id="67" w:name="exm-addition-not-distributive"/>
    <w:p>
      <w:pPr>
        <w:pStyle w:val="BodyText"/>
      </w:pPr>
      <w:ins w:id="68" w:author="PR Preview" w:date="2026-01-01T00:00:00Z">
        <w:r>
          <w:rPr>
            <w:b/>
            <w:bCs/>
          </w:rPr>
          <w:t xml:space="preserve">Example 15 (Addition does not distribute over multiplication)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69" w:author="PR Preview" w:date="2026-01-01T00:00:00Z">
        <w:r>
          <w:t xml:space="preserve">So</w:t>
        </w:r>
      </w:ins>
      <w:ins w:id="70" w:author="PR Preview" w:date="2026-01-01T00:00:00Z">
        <w:r>
          <w:t xml:space="preserve"> </w:t>
        </w:r>
      </w:ins>
      <w:hyperlink w:anchor="def-distributes-over">
        <w:ins w:id="71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fails with</w:t>
        </w:r>
      </w:ins>
      <w:ins w:id="74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and</w:t>
        </w:r>
      </w:ins>
      <w:ins w:id="77" w:author="PR Preview" w:date="2026-01-01T00:00:00Z">
        <w:r>
          <w:t xml:space="preserve"> </w:t>
        </w:r>
      </w:ins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ins w:id="78" w:author="PR Preview" w:date="2026-01-01T00:00:00Z">
        <w:r>
          <w:t xml:space="preserve">.</w:t>
        </w:r>
      </w:ins>
    </w:p>
    <w:bookmarkEnd w:id="67"/>
    <w:bookmarkStart w:id="68" w:name="def-distributive"/>
    <w:p>
      <w:pPr>
        <w:pStyle w:val="BodyText"/>
      </w:pPr>
      <w:ins w:id="79" w:author="PR Preview" w:date="2026-01-01T00:00:00Z">
        <w:r>
          <w:rPr>
            <w:b/>
            <w:bCs/>
          </w:rPr>
          <w:t xml:space="preserve">Definition 12 (Distributive law)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The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rPr>
            <w:b/>
            <w:bCs/>
          </w:rPr>
          <w:t xml:space="preserve">distributive law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is the statement that multiplication distributes over addition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(</w:t>
        </w:r>
      </w:ins>
      <w:hyperlink w:anchor="def-distributes-over">
        <w:ins w:id="88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89" w:author="PR Preview" w:date="2026-01-01T00:00:00Z">
        <w:r>
          <w:t xml:space="preserve">):</w:t>
        </w:r>
      </w:ins>
      <w:ins w:id="9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(</w:t>
        </w:r>
      </w:ins>
      <w:hyperlink w:anchor="thm-mult-distr">
        <w:ins w:id="93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94" w:author="PR Preview" w:date="2026-01-01T00:00:00Z">
        <w:r>
          <w:t xml:space="preserve">).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We then say multiplication is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rPr>
            <w:b/>
            <w:bCs/>
          </w:rPr>
          <w:t xml:space="preserve">distributive</w:t>
        </w:r>
      </w:ins>
      <w:ins w:id="99" w:author="PR Preview" w:date="2026-01-01T00:00:00Z">
        <w:r>
          <w:t xml:space="preserve">.</w:t>
        </w:r>
      </w:ins>
    </w:p>
    <w:bookmarkEnd w:id="68"/>
    <w:bookmarkStart w:id="69" w:name="exm-distributive"/>
    <w:p>
      <w:pPr>
        <w:pStyle w:val="BodyText"/>
      </w:pPr>
      <w:ins w:id="100" w:author="PR Preview" w:date="2026-01-01T00:00:00Z">
        <w:r>
          <w:rPr>
            <w:b/>
            <w:bCs/>
          </w:rPr>
          <w:t xml:space="preserve">Example 16 (Multiplication distributes over addition)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01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del w:id="102" w:author="PR Preview" w:date="2026-01-01T00:00:00Z">
        <w:r>
          <w:rPr>
            <w:b/>
            <w:bCs/>
          </w:rPr>
          <w:delText xml:space="preserve">Definition 12 (Like terms)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Two</w:delText>
        </w:r>
      </w:del>
      <w:del w:id="105" w:author="PR Preview" w:date="2026-01-01T00:00:00Z">
        <w:r>
          <w:delText xml:space="preserve"> </w:delText>
        </w:r>
      </w:del>
      <w:hyperlink w:anchor="def-term">
        <w:del w:id="106" w:author="PR Preview" w:date="2026-01-01T00:00:00Z">
          <w:r>
            <w:rPr>
              <w:rStyle w:val="Hyperlink"/>
            </w:rPr>
            <w:delText xml:space="preserve">terms</w:delText>
          </w:r>
        </w:del>
      </w:hyperlink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of a sum are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rPr>
            <w:b/>
            <w:bCs/>
          </w:rPr>
          <w:delText xml:space="preserve">like terms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if they are the same product of variables, each to the same power,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possibly multiplied by different constants:</w:delText>
        </w:r>
      </w:del>
      <w:del w:id="115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and</w:delText>
        </w:r>
      </w:del>
      <w:del w:id="118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del w:id="119" w:author="PR Preview" w:date="2026-01-01T00:00:00Z">
        <w:r>
          <w:delText xml:space="preserve">,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where</w:delText>
        </w:r>
      </w:del>
      <w:del w:id="122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and</w:delText>
        </w:r>
      </w:del>
      <w:del w:id="125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</m:oMath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are constants and</w:delText>
        </w:r>
      </w:del>
      <w:del w:id="128" w:author="PR Preview" w:date="2026-01-01T00:00:00Z">
        <w:r>
          <w:delText xml:space="preserve"> </w:delText>
        </w:r>
      </w:del>
      <m:oMath>
        <m:r>
          <m:t>m</m:t>
        </m:r>
      </m:oMath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is that product.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To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rPr>
            <w:b/>
            <w:bCs/>
          </w:rPr>
          <w:delText xml:space="preserve">collect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like terms is to replace their sum by one term,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using the distributive law (</w:delText>
        </w:r>
      </w:del>
      <w:hyperlink w:anchor="thm-mult-distr">
        <w:del w:id="139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40" w:author="PR Preview" w:date="2026-01-01T00:00:00Z">
        <w:r>
          <w:delText xml:space="preserve">):</w:delText>
        </w:r>
      </w:del>
      <w:del w:id="141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del w:id="142" w:author="PR Preview" w:date="2026-01-01T00:00:00Z">
        <w:r>
          <w:delText xml:space="preserve">.</w:delText>
        </w:r>
      </w:del>
    </w:p>
    <w:p>
      <w:pPr>
        <w:pStyle w:val="BodyText"/>
      </w:pPr>
      <w:del w:id="143" w:author="PR Preview" w:date="2026-01-01T00:00:00Z">
        <w:r>
          <w:rPr>
            <w:b/>
            <w:bCs/>
          </w:rPr>
          <w:delText xml:space="preserve">Example 16 (Like and unlike terms)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 </w:delText>
        </w:r>
      </w:del>
    </w:p>
    <w:p>
      <w:pPr>
        <w:pStyle w:val="FirstParagraph"/>
      </w:pPr>
      <w:ins w:id="146" w:author="PR Preview" w:date="2026-01-01T00:00:00Z">
        <w:r>
          <w:rPr>
            <w:b/>
            <w:bCs/>
          </w:rPr>
          <w:t xml:space="preserve">Definition 13 (Like terms)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Two</w:t>
        </w:r>
      </w:ins>
      <w:ins w:id="149" w:author="PR Preview" w:date="2026-01-01T00:00:00Z">
        <w:r>
          <w:t xml:space="preserve"> </w:t>
        </w:r>
      </w:ins>
      <w:hyperlink w:anchor="def-term">
        <w:ins w:id="150" w:author="PR Preview" w:date="2026-01-01T00:00:00Z">
          <w:r>
            <w:rPr>
              <w:rStyle w:val="Hyperlink"/>
            </w:rPr>
            <w:t xml:space="preserve">terms</w:t>
          </w:r>
        </w:ins>
      </w:hyperlink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of a sum are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rPr>
            <w:b/>
            <w:bCs/>
          </w:rPr>
          <w:t xml:space="preserve">like terms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if they are the same product of variables, each to the same power,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possibly multiplied by different constants:</w:t>
        </w:r>
      </w:ins>
      <w:ins w:id="159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and</w:t>
        </w:r>
      </w:ins>
      <w:ins w:id="162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ins w:id="163" w:author="PR Preview" w:date="2026-01-01T00:00:00Z">
        <w:r>
          <w:t xml:space="preserve">,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where</w:t>
        </w:r>
      </w:ins>
      <w:ins w:id="166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and</w:t>
        </w:r>
      </w:ins>
      <w:ins w:id="169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</m:oMath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are constants and</w:t>
        </w:r>
      </w:ins>
      <w:ins w:id="172" w:author="PR Preview" w:date="2026-01-01T00:00:00Z">
        <w:r>
          <w:t xml:space="preserve"> </w:t>
        </w:r>
      </w:ins>
      <m:oMath>
        <m:r>
          <m:t>m</m:t>
        </m:r>
      </m:oMath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is that product.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To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rPr>
            <w:b/>
            <w:bCs/>
          </w:rPr>
          <w:t xml:space="preserve">collect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like terms is to replace their sum by one term,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using the distributive law (</w:t>
        </w:r>
      </w:ins>
      <w:hyperlink w:anchor="thm-mult-distr">
        <w:ins w:id="183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84" w:author="PR Preview" w:date="2026-01-01T00:00:00Z">
        <w:r>
          <w:t xml:space="preserve">):</w:t>
        </w:r>
      </w:ins>
      <w:ins w:id="18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ins w:id="186" w:author="PR Preview" w:date="2026-01-01T00:00:00Z">
        <w:r>
          <w:t xml:space="preserve">.</w:t>
        </w:r>
      </w:ins>
    </w:p>
    <w:bookmarkEnd w:id="71"/>
    <w:bookmarkStart w:id="72" w:name="exm-like-terms"/>
    <w:p>
      <w:pPr>
        <w:pStyle w:val="BodyText"/>
      </w:pPr>
      <w:ins w:id="187" w:author="PR Preview" w:date="2026-01-01T00:00:00Z">
        <w:r>
          <w:rPr>
            <w:b/>
            <w:bCs/>
          </w:rPr>
          <w:t xml:space="preserve">Example 17 (Like and unlike terms)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 </w:t>
        </w:r>
      </w:ins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6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del w:id="190" w:author="PR Preview" w:date="2026-01-01T00:00:00Z">
        <w:r>
          <w:rPr>
            <w:b/>
            <w:bCs/>
          </w:rPr>
          <w:delText xml:space="preserve">Definition 13 (Summation notation)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Let</w:delText>
        </w:r>
      </w:del>
      <w:del w:id="193" w:author="PR Preview" w:date="2026-01-01T00:00:00Z">
        <w:r>
          <w:delText xml:space="preserve"> </w:delText>
        </w:r>
      </w:del>
      <m:oMath>
        <m:r>
          <m:t>m</m:t>
        </m:r>
      </m:oMath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and</w:delText>
        </w:r>
      </w:del>
      <w:del w:id="196" w:author="PR Preview" w:date="2026-01-01T00:00:00Z">
        <w:r>
          <w:delText xml:space="preserve"> </w:delText>
        </w:r>
      </w:del>
      <m:oMath>
        <m:r>
          <m:t>n</m:t>
        </m:r>
      </m:oMath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be integers with</w:delText>
        </w:r>
      </w:del>
      <w:del w:id="19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≤</m:t>
        </m:r>
        <m:r>
          <m:t>n</m:t>
        </m:r>
      </m:oMath>
      <w:del w:id="200" w:author="PR Preview" w:date="2026-01-01T00:00:00Z">
        <w:r>
          <w:delText xml:space="preserve">,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and let</w:delText>
        </w:r>
      </w:del>
      <w:del w:id="20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be numbers.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The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rPr>
            <w:b/>
            <w:bCs/>
          </w:rPr>
          <w:delText xml:space="preserve">sum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of</w:delText>
        </w:r>
      </w:del>
      <w:del w:id="21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m</m:t>
            </m:r>
          </m:sub>
        </m:sSub>
      </m:oMath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through</w:delText>
        </w:r>
      </w:del>
      <w:del w:id="21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</m:oMath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is</w:delText>
        </w:r>
      </w:del>
    </w:p>
    <w:p>
      <w:pPr>
        <w:pStyle w:val="FirstParagraph"/>
      </w:pPr>
      <w:ins w:id="218" w:author="PR Preview" w:date="2026-01-01T00:00:00Z">
        <w:r>
          <w:rPr>
            <w:b/>
            <w:bCs/>
          </w:rPr>
          <w:t xml:space="preserve">Definition 14 (Summation notation)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Let</w:t>
        </w:r>
      </w:ins>
      <w:ins w:id="221" w:author="PR Preview" w:date="2026-01-01T00:00:00Z">
        <w:r>
          <w:t xml:space="preserve"> </w:t>
        </w:r>
      </w:ins>
      <m:oMath>
        <m:r>
          <m:t>m</m:t>
        </m:r>
      </m:oMath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and</w:t>
        </w:r>
      </w:ins>
      <w:ins w:id="224" w:author="PR Preview" w:date="2026-01-01T00:00:00Z">
        <w:r>
          <w:t xml:space="preserve"> </w:t>
        </w:r>
      </w:ins>
      <m:oMath>
        <m:r>
          <m:t>n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be integers with</w:t>
        </w:r>
      </w:ins>
      <w:ins w:id="22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≤</m:t>
        </m:r>
        <m:r>
          <m:t>n</m:t>
        </m:r>
      </m:oMath>
      <w:ins w:id="228" w:author="PR Preview" w:date="2026-01-01T00:00:00Z">
        <w:r>
          <w:t xml:space="preserve">,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and let</w:t>
        </w:r>
      </w:ins>
      <w:ins w:id="23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be numbers.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The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rPr>
            <w:b/>
            <w:bCs/>
          </w:rPr>
          <w:t xml:space="preserve">sum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of</w:t>
        </w:r>
      </w:ins>
      <w:ins w:id="24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m</m:t>
            </m:r>
          </m:sub>
        </m:sSub>
      </m:oMath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through</w:t>
        </w:r>
      </w:ins>
      <w:ins w:id="24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del w:id="246" w:author="PR Preview" w:date="2026-01-01T00:00:00Z">
        <w:r>
          <w:rPr>
            <w:b/>
            <w:bCs/>
          </w:rPr>
          <w:delText xml:space="preserve">Definition 14 (Empty sum)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When the upper limit is less than the lower limit (</w:delText>
        </w:r>
      </w:del>
      <m:oMath>
        <m:r>
          <m:t>n</m:t>
        </m:r>
        <m:r>
          <m:rPr>
            <m:sty m:val="p"/>
          </m:rPr>
          <m:t>&lt;</m:t>
        </m:r>
        <m:r>
          <m:t>m</m:t>
        </m:r>
      </m:oMath>
      <w:del w:id="249" w:author="PR Preview" w:date="2026-01-01T00:00:00Z">
        <w:r>
          <w:delText xml:space="preserve">),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the sum</w:delText>
        </w:r>
      </w:del>
      <w:del w:id="252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has no terms.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By convention, such an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rPr>
            <w:b/>
            <w:bCs/>
          </w:rPr>
          <w:delText xml:space="preserve">empty sum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equals</w:delText>
        </w:r>
      </w:del>
      <w:del w:id="261" w:author="PR Preview" w:date="2026-01-01T00:00:00Z">
        <w:r>
          <w:delText xml:space="preserve"> </w:delText>
        </w:r>
      </w:del>
      <m:oMath>
        <m:r>
          <m:t>0</m:t>
        </m:r>
      </m:oMath>
      <w:del w:id="262" w:author="PR Preview" w:date="2026-01-01T00:00:00Z">
        <w:r>
          <w:delText xml:space="preserve">.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For example,</w:delText>
        </w:r>
      </w:del>
      <w:del w:id="265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del w:id="266" w:author="PR Preview" w:date="2026-01-01T00:00:00Z">
        <w:r>
          <w:delText xml:space="preserve">.</w:delText>
        </w:r>
      </w:del>
    </w:p>
    <w:p>
      <w:pPr>
        <w:pStyle w:val="BodyText"/>
      </w:pPr>
      <w:del w:id="267" w:author="PR Preview" w:date="2026-01-01T00:00:00Z">
        <w:r>
          <w:rPr>
            <w:b/>
            <w:bCs/>
          </w:rPr>
          <w:delText xml:space="preserve">Exercise 4 (Rearrange a sum)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Let</w:delText>
        </w:r>
      </w:del>
      <w:del w:id="270" w:author="PR Preview" w:date="2026-01-01T00:00:00Z">
        <w:r>
          <w:delText xml:space="preserve"> </w:delText>
        </w:r>
      </w:del>
      <m:oMath>
        <m:r>
          <m:t>c</m:t>
        </m:r>
      </m:oMath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be a number, and let</w:delText>
        </w:r>
      </w:del>
      <w:del w:id="27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and</w:delText>
        </w:r>
      </w:del>
      <w:del w:id="276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be numbers.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Using</w:delText>
        </w:r>
      </w:del>
      <w:del w:id="281" w:author="PR Preview" w:date="2026-01-01T00:00:00Z">
        <w:r>
          <w:delText xml:space="preserve"> </w:delText>
        </w:r>
      </w:del>
      <w:hyperlink w:anchor="def-summation">
        <w:del w:id="282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and the rules of algebra above, show that:</w:delText>
        </w:r>
      </w:del>
    </w:p>
    <w:p>
      <w:pPr>
        <w:pStyle w:val="FirstParagraph"/>
      </w:pPr>
      <w:ins w:id="285" w:author="PR Preview" w:date="2026-01-01T00:00:00Z">
        <w:r>
          <w:rPr>
            <w:b/>
            <w:bCs/>
          </w:rPr>
          <w:t xml:space="preserve">Definition 15 (Empty sum)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When the upper limit is less than the lower limit (</w:t>
        </w:r>
      </w:ins>
      <m:oMath>
        <m:r>
          <m:t>n</m:t>
        </m:r>
        <m:r>
          <m:rPr>
            <m:sty m:val="p"/>
          </m:rPr>
          <m:t>&lt;</m:t>
        </m:r>
        <m:r>
          <m:t>m</m:t>
        </m:r>
      </m:oMath>
      <w:ins w:id="288" w:author="PR Preview" w:date="2026-01-01T00:00:00Z">
        <w:r>
          <w:t xml:space="preserve">),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the sum</w:t>
        </w:r>
      </w:ins>
      <w:ins w:id="291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has no terms.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By convention, such an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rPr>
            <w:b/>
            <w:bCs/>
          </w:rPr>
          <w:t xml:space="preserve">empty sum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equals</w:t>
        </w:r>
      </w:ins>
      <w:ins w:id="300" w:author="PR Preview" w:date="2026-01-01T00:00:00Z">
        <w:r>
          <w:t xml:space="preserve"> </w:t>
        </w:r>
      </w:ins>
      <m:oMath>
        <m:r>
          <m:t>0</m:t>
        </m:r>
      </m:oMath>
      <w:ins w:id="301" w:author="PR Preview" w:date="2026-01-01T00:00:00Z">
        <w:r>
          <w:t xml:space="preserve">.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For example,</w:t>
        </w:r>
      </w:ins>
      <w:ins w:id="304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ins w:id="305" w:author="PR Preview" w:date="2026-01-01T00:00:00Z">
        <w:r>
          <w:t xml:space="preserve">.</w:t>
        </w:r>
      </w:ins>
    </w:p>
    <w:bookmarkEnd w:id="82"/>
    <w:bookmarkStart w:id="83" w:name="exr-sum-rules"/>
    <w:p>
      <w:pPr>
        <w:pStyle w:val="BodyText"/>
      </w:pPr>
      <w:ins w:id="306" w:author="PR Preview" w:date="2026-01-01T00:00:00Z">
        <w:r>
          <w:rPr>
            <w:b/>
            <w:bCs/>
          </w:rPr>
          <w:t xml:space="preserve">Exercise 4 (Rearrange a sum)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Let</w:t>
        </w:r>
      </w:ins>
      <w:ins w:id="309" w:author="PR Preview" w:date="2026-01-01T00:00:00Z">
        <w:r>
          <w:t xml:space="preserve"> </w:t>
        </w:r>
      </w:ins>
      <m:oMath>
        <m:r>
          <m:t>c</m:t>
        </m:r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be a number, and let</w:t>
        </w:r>
      </w:ins>
      <w:ins w:id="31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and</w:t>
        </w:r>
      </w:ins>
      <w:ins w:id="315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be numbers.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Using</w:t>
        </w:r>
      </w:ins>
      <w:ins w:id="320" w:author="PR Preview" w:date="2026-01-01T00:00:00Z">
        <w:r>
          <w:t xml:space="preserve"> </w:t>
        </w:r>
      </w:ins>
      <w:hyperlink w:anchor="def-summation">
        <w:ins w:id="321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and the rules of algebra above, show that:</w:t>
        </w:r>
      </w:ins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del w:id="324" w:author="PR Preview" w:date="2026-01-01T00:00:00Z">
        <w:r>
          <w:rPr>
            <w:i/>
            <w:iCs/>
          </w:rPr>
          <w:delText xml:space="preserve">Solution 4</w:delText>
        </w:r>
      </w:del>
      <w:del w:id="325" w:author="PR Preview" w:date="2026-01-01T00:00:00Z">
        <w:r>
          <w:delText xml:space="preserve">. </w:delText>
        </w:r>
      </w:del>
      <w:del w:id="326" w:author="PR Preview" w:date="2026-01-01T00:00:00Z">
        <w:r>
          <w:delText xml:space="preserve">Each step below applies</w:delText>
        </w:r>
      </w:del>
      <w:del w:id="327" w:author="PR Preview" w:date="2026-01-01T00:00:00Z">
        <w:r>
          <w:delText xml:space="preserve"> </w:delText>
        </w:r>
      </w:del>
      <w:hyperlink w:anchor="def-summation">
        <w:del w:id="328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329" w:author="PR Preview" w:date="2026-01-01T00:00:00Z">
        <w:r>
          <w:delText xml:space="preserve">,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the distributive law (</w:delText>
        </w:r>
      </w:del>
      <w:hyperlink w:anchor="thm-mult-distr">
        <w:del w:id="332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333" w:author="PR Preview" w:date="2026-01-01T00:00:00Z">
        <w:r>
          <w:delText xml:space="preserve">),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or the commutative and associative laws of addition</w:delText>
        </w:r>
      </w:del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(</w:delText>
        </w:r>
      </w:del>
      <w:hyperlink w:anchor="thm-sum-symmetric">
        <w:del w:id="338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and</w:delText>
        </w:r>
      </w:del>
      <w:del w:id="341" w:author="PR Preview" w:date="2026-01-01T00:00:00Z">
        <w:r>
          <w:delText xml:space="preserve"> </w:delText>
        </w:r>
      </w:del>
      <w:hyperlink w:anchor="thm-sum-assoc">
        <w:del w:id="342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343" w:author="PR Preview" w:date="2026-01-01T00:00:00Z">
        <w:r>
          <w:delText xml:space="preserve">).</w:delText>
        </w:r>
      </w:del>
    </w:p>
    <w:p>
      <w:pPr>
        <w:pStyle w:val="BodyText"/>
      </w:pPr>
      <w:ins w:id="344" w:author="PR Preview" w:date="2026-01-01T00:00:00Z">
        <w:r>
          <w:rPr>
            <w:i/>
            <w:iCs/>
          </w:rPr>
          <w:t xml:space="preserve">Solution 4</w:t>
        </w:r>
      </w:ins>
      <w:ins w:id="345" w:author="PR Preview" w:date="2026-01-01T00:00:00Z">
        <w:r>
          <w:t xml:space="preserve">. </w:t>
        </w:r>
      </w:ins>
      <w:ins w:id="346" w:author="PR Preview" w:date="2026-01-01T00:00:00Z">
        <w:r>
          <w:t xml:space="preserve">Each step below applies</w:t>
        </w:r>
      </w:ins>
      <w:ins w:id="347" w:author="PR Preview" w:date="2026-01-01T00:00:00Z">
        <w:r>
          <w:t xml:space="preserve"> </w:t>
        </w:r>
      </w:ins>
      <w:hyperlink w:anchor="def-summation">
        <w:ins w:id="348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349" w:author="PR Preview" w:date="2026-01-01T00:00:00Z">
        <w:r>
          <w:t xml:space="preserve">,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the distributive law (</w:t>
        </w:r>
      </w:ins>
      <w:hyperlink w:anchor="thm-mult-distr">
        <w:ins w:id="352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353" w:author="PR Preview" w:date="2026-01-01T00:00:00Z">
        <w:r>
          <w:t xml:space="preserve">),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or the commutative and associative laws of addition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(</w:t>
        </w:r>
      </w:ins>
      <w:hyperlink w:anchor="thm-sum-symmetric">
        <w:ins w:id="358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and</w:t>
        </w:r>
      </w:ins>
      <w:ins w:id="361" w:author="PR Preview" w:date="2026-01-01T00:00:00Z">
        <w:r>
          <w:t xml:space="preserve"> </w:t>
        </w:r>
      </w:ins>
      <w:hyperlink w:anchor="thm-sum-assoc">
        <w:ins w:id="362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363" w:author="PR Preview" w:date="2026-01-01T00:00:00Z">
        <w:r>
          <w:t xml:space="preserve">).</w:t>
        </w:r>
      </w:ins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del w:id="364" w:author="PR Preview" w:date="2026-01-01T00:00:00Z">
        <w:r>
          <w:rPr>
            <w:b/>
            <w:bCs/>
          </w:rPr>
          <w:delText xml:space="preserve">Definition 15 (Sum over a finite set)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Let</w:delText>
        </w:r>
      </w:del>
      <w:del w:id="36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be a</w:delText>
        </w:r>
      </w:del>
      <w:del w:id="370" w:author="PR Preview" w:date="2026-01-01T00:00:00Z">
        <w:r>
          <w:delText xml:space="preserve"> </w:delText>
        </w:r>
      </w:del>
      <w:hyperlink r:id="rId89">
        <w:del w:id="371" w:author="PR Preview" w:date="2026-01-01T00:00:00Z">
          <w:r>
            <w:rPr>
              <w:rStyle w:val="Hyperlink"/>
            </w:rPr>
            <w:delText xml:space="preserve">finite</w:delText>
          </w:r>
        </w:del>
      </w:hyperlink>
      <w:del w:id="372" w:author="PR Preview" w:date="2026-01-01T00:00:00Z">
        <w:r>
          <w:delText xml:space="preserve"> </w:delText>
        </w:r>
      </w:del>
      <w:hyperlink r:id="rId90">
        <w:del w:id="373" w:author="PR Preview" w:date="2026-01-01T00:00:00Z">
          <w:r>
            <w:rPr>
              <w:rStyle w:val="Hyperlink"/>
            </w:rPr>
            <w:delText xml:space="preserve">set</w:delText>
          </w:r>
        </w:del>
      </w:hyperlink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with</w:delText>
        </w:r>
      </w:del>
      <w:del w:id="37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≥</m:t>
        </m:r>
        <m:r>
          <m:t>1</m:t>
        </m:r>
      </m:oMath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different elements.</w:delText>
        </w:r>
      </w:del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Let</w:delText>
        </w:r>
      </w:del>
      <w:del w:id="381" w:author="PR Preview" w:date="2026-01-01T00:00:00Z">
        <w:r>
          <w:delText xml:space="preserve"> </w:delText>
        </w:r>
      </w:del>
      <m:oMath>
        <m:r>
          <m:t>f</m:t>
        </m:r>
      </m:oMath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be a</w:delText>
        </w:r>
      </w:del>
      <w:del w:id="384" w:author="PR Preview" w:date="2026-01-01T00:00:00Z">
        <w:r>
          <w:delText xml:space="preserve"> </w:delText>
        </w:r>
      </w:del>
      <w:hyperlink r:id="rId14">
        <w:del w:id="385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that gives a number</w:delText>
        </w:r>
      </w:del>
      <w:del w:id="38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for each element</w:delText>
        </w:r>
      </w:del>
      <w:del w:id="391" w:author="PR Preview" w:date="2026-01-01T00:00:00Z">
        <w:r>
          <w:delText xml:space="preserve"> </w:delText>
        </w:r>
      </w:del>
      <m:oMath>
        <m:r>
          <m:t>x</m:t>
        </m:r>
      </m:oMath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of</w:delText>
        </w:r>
      </w:del>
      <w:del w:id="394" w:author="PR Preview" w:date="2026-01-01T00:00:00Z">
        <w:r>
          <w:delText xml:space="preserve"> </w:delText>
        </w:r>
      </w:del>
      <m:oMath>
        <m:r>
          <m:t>A</m:t>
        </m:r>
      </m:oMath>
      <w:del w:id="395" w:author="PR Preview" w:date="2026-01-01T00:00:00Z">
        <w:r>
          <w:delText xml:space="preserve">.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The</w:delText>
        </w:r>
      </w:del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rPr>
            <w:b/>
            <w:bCs/>
          </w:rPr>
          <w:delText xml:space="preserve">sum of</w:delText>
        </w:r>
      </w:del>
      <w:del w:id="400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401" w:author="PR Preview" w:date="2026-01-01T00:00:00Z">
        <w:r>
          <w:rPr>
            <w:b/>
            <w:bCs/>
          </w:rPr>
          <w:delText xml:space="preserve"> </w:delText>
        </w:r>
      </w:del>
      <w:del w:id="402" w:author="PR Preview" w:date="2026-01-01T00:00:00Z">
        <w:r>
          <w:rPr>
            <w:b/>
            <w:bCs/>
          </w:rPr>
          <w:delText xml:space="preserve">over</w:delText>
        </w:r>
      </w:del>
      <w:del w:id="403" w:author="PR Preview" w:date="2026-01-01T00:00:00Z">
        <w:r>
          <w:rPr>
            <w:b/>
            <w:bCs/>
          </w:rPr>
          <w:delText xml:space="preserve"> </w:delText>
        </w:r>
      </w:del>
      <m:oMath>
        <m:r>
          <m:t>A</m:t>
        </m:r>
      </m:oMath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is</w:delText>
        </w:r>
      </w:del>
    </w:p>
    <w:p>
      <w:pPr>
        <w:pStyle w:val="FirstParagraph"/>
      </w:pPr>
      <w:ins w:id="406" w:author="PR Preview" w:date="2026-01-01T00:00:00Z">
        <w:r>
          <w:rPr>
            <w:b/>
            <w:bCs/>
          </w:rPr>
          <w:t xml:space="preserve">Definition 16 (Sum over a finite set)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Let</w:t>
        </w:r>
      </w:ins>
      <w:ins w:id="40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be a</w:t>
        </w:r>
      </w:ins>
      <w:ins w:id="412" w:author="PR Preview" w:date="2026-01-01T00:00:00Z">
        <w:r>
          <w:t xml:space="preserve"> </w:t>
        </w:r>
      </w:ins>
      <w:hyperlink r:id="rId89">
        <w:ins w:id="413" w:author="PR Preview" w:date="2026-01-01T00:00:00Z">
          <w:r>
            <w:rPr>
              <w:rStyle w:val="Hyperlink"/>
            </w:rPr>
            <w:t xml:space="preserve">finite</w:t>
          </w:r>
        </w:ins>
      </w:hyperlink>
      <w:ins w:id="414" w:author="PR Preview" w:date="2026-01-01T00:00:00Z">
        <w:r>
          <w:t xml:space="preserve"> </w:t>
        </w:r>
      </w:ins>
      <w:hyperlink r:id="rId90">
        <w:ins w:id="415" w:author="PR Preview" w:date="2026-01-01T00:00:00Z">
          <w:r>
            <w:rPr>
              <w:rStyle w:val="Hyperlink"/>
            </w:rPr>
            <w:t xml:space="preserve">set</w:t>
          </w:r>
        </w:ins>
      </w:hyperlink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with</w:t>
        </w:r>
      </w:ins>
      <w:ins w:id="41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1</m:t>
        </m:r>
      </m:oMath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different elements.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Let</w:t>
        </w:r>
      </w:ins>
      <w:ins w:id="423" w:author="PR Preview" w:date="2026-01-01T00:00:00Z">
        <w:r>
          <w:t xml:space="preserve"> </w:t>
        </w:r>
      </w:ins>
      <m:oMath>
        <m:r>
          <m:t>f</m:t>
        </m:r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be a</w:t>
        </w:r>
      </w:ins>
      <w:ins w:id="426" w:author="PR Preview" w:date="2026-01-01T00:00:00Z">
        <w:r>
          <w:t xml:space="preserve"> </w:t>
        </w:r>
      </w:ins>
      <w:hyperlink r:id="rId14">
        <w:ins w:id="42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that gives a number</w:t>
        </w:r>
      </w:ins>
      <w:ins w:id="43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for each element</w:t>
        </w:r>
      </w:ins>
      <w:ins w:id="433" w:author="PR Preview" w:date="2026-01-01T00:00:00Z">
        <w:r>
          <w:t xml:space="preserve"> </w:t>
        </w:r>
      </w:ins>
      <m:oMath>
        <m:r>
          <m:t>x</m:t>
        </m:r>
      </m:oMath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of</w:t>
        </w:r>
      </w:ins>
      <w:ins w:id="436" w:author="PR Preview" w:date="2026-01-01T00:00:00Z">
        <w:r>
          <w:t xml:space="preserve"> </w:t>
        </w:r>
      </w:ins>
      <m:oMath>
        <m:r>
          <m:t>A</m:t>
        </m:r>
      </m:oMath>
      <w:ins w:id="437" w:author="PR Preview" w:date="2026-01-01T00:00:00Z">
        <w:r>
          <w:t xml:space="preserve">.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The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rPr>
            <w:b/>
            <w:bCs/>
          </w:rPr>
          <w:t xml:space="preserve">sum of</w:t>
        </w:r>
      </w:ins>
      <w:ins w:id="442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443" w:author="PR Preview" w:date="2026-01-01T00:00:00Z">
        <w:r>
          <w:rPr>
            <w:b/>
            <w:bCs/>
          </w:rPr>
          <w:t xml:space="preserve"> </w:t>
        </w:r>
      </w:ins>
      <w:ins w:id="444" w:author="PR Preview" w:date="2026-01-01T00:00:00Z">
        <w:r>
          <w:rPr>
            <w:b/>
            <w:bCs/>
          </w:rPr>
          <w:t xml:space="preserve">over</w:t>
        </w:r>
      </w:ins>
      <w:ins w:id="445" w:author="PR Preview" w:date="2026-01-01T00:00:00Z">
        <w:r>
          <w:rPr>
            <w:b/>
            <w:bCs/>
          </w:rPr>
          <w:t xml:space="preserve"> </w:t>
        </w:r>
      </w:ins>
      <m:oMath>
        <m:r>
          <m:t>A</m:t>
        </m:r>
      </m:oMath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del w:id="448" w:author="PR Preview" w:date="2026-01-01T00:00:00Z">
        <w:r>
          <w:delText xml:space="preserve">When</w:delText>
        </w:r>
      </w:del>
      <w:del w:id="44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450" w:author="PR Preview" w:date="2026-01-01T00:00:00Z">
        <w:r>
          <w:delText xml:space="preserve">,</w:delText>
        </w:r>
      </w:del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this sum is the same as</w:delText>
        </w:r>
      </w:del>
      <w:del w:id="45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from</w:delText>
        </w:r>
      </w:del>
      <w:del w:id="456" w:author="PR Preview" w:date="2026-01-01T00:00:00Z">
        <w:r>
          <w:delText xml:space="preserve"> </w:delText>
        </w:r>
      </w:del>
      <w:hyperlink w:anchor="def-summation">
        <w:del w:id="457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458" w:author="PR Preview" w:date="2026-01-01T00:00:00Z">
        <w:r>
          <w:delText xml:space="preserve">.</w:delText>
        </w:r>
      </w:del>
    </w:p>
    <w:p>
      <w:pPr>
        <w:pStyle w:val="BodyText"/>
      </w:pPr>
      <w:ins w:id="459" w:author="PR Preview" w:date="2026-01-01T00:00:00Z">
        <w:r>
          <w:t xml:space="preserve">When</w:t>
        </w:r>
      </w:ins>
      <w:ins w:id="46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461" w:author="PR Preview" w:date="2026-01-01T00:00:00Z">
        <w:r>
          <w:t xml:space="preserve">,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this sum is the same as</w:t>
        </w:r>
      </w:ins>
      <w:ins w:id="464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from</w:t>
        </w:r>
      </w:ins>
      <w:ins w:id="467" w:author="PR Preview" w:date="2026-01-01T00:00:00Z">
        <w:r>
          <w:t xml:space="preserve"> </w:t>
        </w:r>
      </w:ins>
      <w:hyperlink w:anchor="def-summation">
        <w:ins w:id="468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469" w:author="PR Preview" w:date="2026-01-01T00:00:00Z">
        <w:r>
          <w:t xml:space="preserve">.</w:t>
        </w:r>
      </w:ins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End w:id="96"/>
    <w:bookmarkStart w:id="117" w:name="quotients"/>
    <w:p>
      <w:pPr>
        <w:pStyle w:val="Heading2"/>
      </w:pPr>
      <w:r>
        <w:t xml:space="preserve">8 Quotients</w:t>
      </w:r>
    </w:p>
    <w:bookmarkStart w:id="97" w:name="def-quotient"/>
    <w:p>
      <w:pPr>
        <w:pStyle w:val="FirstParagraph"/>
      </w:pPr>
      <w:del w:id="470" w:author="PR Preview" w:date="2026-01-01T00:00:00Z">
        <w:r>
          <w:rPr>
            <w:b/>
            <w:bCs/>
          </w:rPr>
          <w:delText xml:space="preserve">Definition 16 (Quotient)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For real numbers</w:delText>
        </w:r>
      </w:del>
      <w:del w:id="473" w:author="PR Preview" w:date="2026-01-01T00:00:00Z">
        <w:r>
          <w:delText xml:space="preserve"> </w:delText>
        </w:r>
      </w:del>
      <m:oMath>
        <m:r>
          <m:t>a</m:t>
        </m:r>
      </m:oMath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and</w:delText>
        </w:r>
      </w:del>
      <w:del w:id="476" w:author="PR Preview" w:date="2026-01-01T00:00:00Z">
        <w:r>
          <w:delText xml:space="preserve"> </w:delText>
        </w:r>
      </w:del>
      <m:oMath>
        <m:r>
          <m:t>b</m:t>
        </m:r>
      </m:oMath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with</w:delText>
        </w:r>
      </w:del>
      <w:del w:id="47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≠</m:t>
        </m:r>
        <m:r>
          <m:t>0</m:t>
        </m:r>
      </m:oMath>
      <w:del w:id="480" w:author="PR Preview" w:date="2026-01-01T00:00:00Z">
        <w:r>
          <w:delText xml:space="preserve">,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the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rPr>
            <w:b/>
            <w:bCs/>
          </w:rPr>
          <w:delText xml:space="preserve">quotient</w:delText>
        </w:r>
      </w:del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of</w:delText>
        </w:r>
      </w:del>
      <w:del w:id="487" w:author="PR Preview" w:date="2026-01-01T00:00:00Z">
        <w:r>
          <w:delText xml:space="preserve"> </w:delText>
        </w:r>
      </w:del>
      <m:oMath>
        <m:r>
          <m:t>a</m:t>
        </m:r>
      </m:oMath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by</w:delText>
        </w:r>
      </w:del>
      <w:del w:id="490" w:author="PR Preview" w:date="2026-01-01T00:00:00Z">
        <w:r>
          <w:delText xml:space="preserve"> </w:delText>
        </w:r>
      </w:del>
      <m:oMath>
        <m:r>
          <m:t>b</m:t>
        </m:r>
      </m:oMath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is the result of dividing</w:delText>
        </w:r>
      </w:del>
      <w:del w:id="493" w:author="PR Preview" w:date="2026-01-01T00:00:00Z">
        <w:r>
          <w:delText xml:space="preserve"> </w:delText>
        </w:r>
      </w:del>
      <m:oMath>
        <m:r>
          <m:t>a</m:t>
        </m:r>
      </m:oMath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by</w:delText>
        </w:r>
      </w:del>
      <w:del w:id="496" w:author="PR Preview" w:date="2026-01-01T00:00:00Z">
        <w:r>
          <w:delText xml:space="preserve"> </w:delText>
        </w:r>
      </w:del>
      <m:oMath>
        <m:r>
          <m:t>b</m:t>
        </m:r>
      </m:oMath>
      <w:del w:id="49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pPr>
        <w:pStyle w:val="FirstParagraph"/>
      </w:pPr>
      <w:del w:id="498" w:author="PR Preview" w:date="2026-01-01T00:00:00Z">
        <w:r>
          <w:rPr>
            <w:b/>
            <w:bCs/>
          </w:rPr>
          <w:delText xml:space="preserve">Definition 17 (Fraction, numerator, and denominator)</w:delText>
        </w:r>
      </w:del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A quotient</w:delText>
        </w:r>
      </w:del>
      <w:del w:id="50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(</w:delText>
        </w:r>
      </w:del>
      <w:hyperlink w:anchor="def-quotient">
        <w:del w:id="504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505" w:author="PR Preview" w:date="2026-01-01T00:00:00Z">
        <w:r>
          <w:delText xml:space="preserve">) is also called a</w:delText>
        </w:r>
      </w:del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rPr>
            <w:b/>
            <w:bCs/>
          </w:rPr>
          <w:delText xml:space="preserve">fraction</w:delText>
        </w:r>
      </w:del>
      <w:del w:id="508" w:author="PR Preview" w:date="2026-01-01T00:00:00Z">
        <w:r>
          <w:delText xml:space="preserve">;</w:delText>
        </w:r>
      </w:del>
      <w:del w:id="509" w:author="PR Preview" w:date="2026-01-01T00:00:00Z">
        <w:r>
          <w:delText xml:space="preserve"> </w:delText>
        </w:r>
      </w:del>
      <m:oMath>
        <m:r>
          <m:t>a</m:t>
        </m:r>
      </m:oMath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is its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rPr>
            <w:b/>
            <w:bCs/>
          </w:rPr>
          <w:delText xml:space="preserve">numerator</w:delText>
        </w:r>
      </w:del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delText xml:space="preserve">and</w:delText>
        </w:r>
      </w:del>
      <w:del w:id="516" w:author="PR Preview" w:date="2026-01-01T00:00:00Z">
        <w:r>
          <w:delText xml:space="preserve"> </w:delText>
        </w:r>
      </w:del>
      <m:oMath>
        <m:r>
          <m:t>b</m:t>
        </m:r>
      </m:oMath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its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rPr>
            <w:b/>
            <w:bCs/>
          </w:rPr>
          <w:delText xml:space="preserve">denominator</w:delText>
        </w:r>
      </w:del>
      <w:del w:id="521" w:author="PR Preview" w:date="2026-01-01T00:00:00Z">
        <w:r>
          <w:delText xml:space="preserve">.</w:delText>
        </w:r>
      </w:del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For example, the fraction</w:delText>
        </w:r>
      </w:del>
      <w:del w:id="52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has numerator</w:delText>
        </w:r>
      </w:del>
      <w:del w:id="527" w:author="PR Preview" w:date="2026-01-01T00:00:00Z">
        <w:r>
          <w:delText xml:space="preserve"> </w:delText>
        </w:r>
      </w:del>
      <m:oMath>
        <m:r>
          <m:t>6</m:t>
        </m:r>
      </m:oMath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delText xml:space="preserve">and denominator</w:delText>
        </w:r>
      </w:del>
      <w:del w:id="530" w:author="PR Preview" w:date="2026-01-01T00:00:00Z">
        <w:r>
          <w:delText xml:space="preserve"> </w:delText>
        </w:r>
      </w:del>
      <m:oMath>
        <m:r>
          <m:t>4</m:t>
        </m:r>
      </m:oMath>
      <w:del w:id="531" w:author="PR Preview" w:date="2026-01-01T00:00:00Z">
        <w:r>
          <w:delText xml:space="preserve">.</w:delText>
        </w:r>
      </w:del>
    </w:p>
    <w:p>
      <w:pPr>
        <w:pStyle w:val="BodyText"/>
      </w:pPr>
      <w:del w:id="532" w:author="PR Preview" w:date="2026-01-01T00:00:00Z">
        <w:r>
          <w:rPr>
            <w:b/>
            <w:bCs/>
          </w:rPr>
          <w:delText xml:space="preserve">Example 17 (A quotient)</w:delText>
        </w:r>
      </w:del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The quotient of</w:delText>
        </w:r>
      </w:del>
      <w:del w:id="535" w:author="PR Preview" w:date="2026-01-01T00:00:00Z">
        <w:r>
          <w:delText xml:space="preserve"> </w:delText>
        </w:r>
      </w:del>
      <m:oMath>
        <m:r>
          <m:t>6</m:t>
        </m:r>
      </m:oMath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by</w:delText>
        </w:r>
      </w:del>
      <w:del w:id="538" w:author="PR Preview" w:date="2026-01-01T00:00:00Z">
        <w:r>
          <w:delText xml:space="preserve"> </w:delText>
        </w:r>
      </w:del>
      <m:oMath>
        <m:r>
          <m:t>4</m:t>
        </m:r>
      </m:oMath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is</w:delText>
        </w:r>
      </w:del>
      <w:del w:id="54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del w:id="542" w:author="PR Preview" w:date="2026-01-01T00:00:00Z">
        <w:r>
          <w:delText xml:space="preserve">.</w:delText>
        </w:r>
      </w:del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The quotient of</w:delText>
        </w:r>
      </w:del>
      <w:del w:id="545" w:author="PR Preview" w:date="2026-01-01T00:00:00Z">
        <w:r>
          <w:delText xml:space="preserve"> </w:delText>
        </w:r>
      </w:del>
      <m:oMath>
        <m:r>
          <m:t>6</m:t>
        </m:r>
      </m:oMath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delText xml:space="preserve">by</w:delText>
        </w:r>
      </w:del>
      <w:del w:id="548" w:author="PR Preview" w:date="2026-01-01T00:00:00Z">
        <w:r>
          <w:delText xml:space="preserve"> </w:delText>
        </w:r>
      </w:del>
      <m:oMath>
        <m:r>
          <m:t>0</m:t>
        </m:r>
      </m:oMath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is undefined,</w:delText>
        </w:r>
      </w:del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because</w:delText>
        </w:r>
      </w:del>
      <w:del w:id="553" w:author="PR Preview" w:date="2026-01-01T00:00:00Z">
        <w:r>
          <w:delText xml:space="preserve"> </w:delText>
        </w:r>
      </w:del>
      <w:hyperlink w:anchor="def-quotient">
        <w:del w:id="554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requires a nonzero denominator.</w:delText>
        </w:r>
      </w:del>
    </w:p>
    <w:p>
      <w:pPr>
        <w:pStyle w:val="BodyText"/>
      </w:pPr>
      <w:del w:id="557" w:author="PR Preview" w:date="2026-01-01T00:00:00Z">
        <w:r>
          <w:rPr>
            <w:b/>
            <w:bCs/>
          </w:rPr>
          <w:delText xml:space="preserve">Definition 18 (Follow-up and person-years)</w:delText>
        </w:r>
      </w:del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In a study that observes participants over time,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a participant’s</w:delText>
        </w:r>
      </w:del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rPr>
            <w:b/>
            <w:bCs/>
          </w:rPr>
          <w:delText xml:space="preserve">follow-up</w:delText>
        </w:r>
      </w:del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is the length of time the study observes that participant,</w:delText>
        </w:r>
      </w:del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and the study’s</w:delText>
        </w:r>
      </w:del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rPr>
            <w:b/>
            <w:bCs/>
          </w:rPr>
          <w:delText xml:space="preserve">person-years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are the sum of the follow-up times of all participants,</w:delText>
        </w:r>
      </w:del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measured in years.</w:delText>
        </w:r>
      </w:del>
    </w:p>
    <w:p>
      <w:pPr>
        <w:pStyle w:val="BodyText"/>
      </w:pPr>
      <w:del w:id="574" w:author="PR Preview" w:date="2026-01-01T00:00:00Z">
        <w:r>
          <w:rPr>
            <w:b/>
            <w:bCs/>
          </w:rPr>
          <w:delText xml:space="preserve">Example 18 (Counting person-years)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If</w:delText>
        </w:r>
      </w:del>
      <w:del w:id="577" w:author="PR Preview" w:date="2026-01-01T00:00:00Z">
        <w:r>
          <w:delText xml:space="preserve"> </w:delText>
        </w:r>
      </w:del>
      <m:oMath>
        <m:r>
          <m:t>10</m:t>
        </m:r>
      </m:oMath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people are each followed for</w:delText>
        </w:r>
      </w:del>
      <w:del w:id="580" w:author="PR Preview" w:date="2026-01-01T00:00:00Z">
        <w:r>
          <w:delText xml:space="preserve"> </w:delText>
        </w:r>
      </w:del>
      <m:oMath>
        <m:r>
          <m:t>2</m:t>
        </m:r>
      </m:oMath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years,</w:delText>
        </w:r>
      </w:del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the study has</w:delText>
        </w:r>
      </w:del>
      <w:del w:id="585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person-years.</w:delText>
        </w:r>
      </w:del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If one person is followed for</w:delText>
        </w:r>
      </w:del>
      <w:del w:id="590" w:author="PR Preview" w:date="2026-01-01T00:00:00Z">
        <w:r>
          <w:delText xml:space="preserve"> </w:delText>
        </w:r>
      </w:del>
      <m:oMath>
        <m:r>
          <m:t>3</m:t>
        </m:r>
      </m:oMath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years and another for</w:delText>
        </w:r>
      </w:del>
      <w:del w:id="593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year,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the study has</w:delText>
        </w:r>
      </w:del>
      <w:del w:id="598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person-years.</w:delText>
        </w:r>
      </w:del>
    </w:p>
    <w:p>
      <w:pPr>
        <w:pStyle w:val="BodyText"/>
      </w:pPr>
      <w:del w:id="601" w:author="PR Preview" w:date="2026-01-01T00:00:00Z">
        <w:r>
          <w:rPr>
            <w:b/>
            <w:bCs/>
          </w:rPr>
          <w:delText xml:space="preserve">Definition 19 (Rate)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A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rPr>
            <w:b/>
            <w:bCs/>
          </w:rPr>
          <w:delText xml:space="preserve">rate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is a quotient of two quantities,</w:delText>
        </w:r>
      </w:del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delText xml:space="preserve">usually with a denominator that measures time,</w:delText>
        </w:r>
      </w:del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such as weeks or person-years of follow-up (</w:delText>
        </w:r>
      </w:del>
      <w:hyperlink w:anchor="def-person-years">
        <w:del w:id="612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613" w:author="PR Preview" w:date="2026-01-01T00:00:00Z">
        <w:r>
          <w:delText xml:space="preserve">).</w:delText>
        </w:r>
      </w:del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For example,</w:delText>
        </w:r>
      </w:del>
      <w:del w:id="616" w:author="PR Preview" w:date="2026-01-01T00:00:00Z">
        <w:r>
          <w:delText xml:space="preserve"> </w:delText>
        </w:r>
      </w:del>
      <m:oMath>
        <m:r>
          <m:t>12</m:t>
        </m:r>
      </m:oMath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new cases in</w:delText>
        </w:r>
      </w:del>
      <w:del w:id="619" w:author="PR Preview" w:date="2026-01-01T00:00:00Z">
        <w:r>
          <w:delText xml:space="preserve"> </w:delText>
        </w:r>
      </w:del>
      <m:oMath>
        <m:r>
          <m:t>4</m:t>
        </m:r>
      </m:oMath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weeks</w:delText>
        </w:r>
      </w:del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is a rate of</w:delText>
        </w:r>
      </w:del>
      <w:del w:id="62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new cases per week,</w:delText>
        </w:r>
      </w:del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and</w:delText>
        </w:r>
      </w:del>
      <w:del w:id="629" w:author="PR Preview" w:date="2026-01-01T00:00:00Z">
        <w:r>
          <w:delText xml:space="preserve"> </w:delText>
        </w:r>
      </w:del>
      <m:oMath>
        <m:r>
          <m:t>30</m:t>
        </m:r>
      </m:oMath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cases over</w:delText>
        </w:r>
      </w:del>
      <w:del w:id="632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person-years of follow-up</w:delText>
        </w:r>
      </w:del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is a rate of</w:delText>
        </w:r>
      </w:del>
      <w:del w:id="63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cases per person-year.</w:delText>
        </w:r>
      </w:del>
    </w:p>
    <w:p>
      <w:pPr>
        <w:pStyle w:val="FirstParagraph"/>
      </w:pPr>
      <w:ins w:id="640" w:author="PR Preview" w:date="2026-01-01T00:00:00Z">
        <w:r>
          <w:rPr>
            <w:b/>
            <w:bCs/>
          </w:rPr>
          <w:t xml:space="preserve">Definition 17 (Quotient)</w:t>
        </w:r>
      </w:ins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For real numbers</w:t>
        </w:r>
      </w:ins>
      <w:ins w:id="643" w:author="PR Preview" w:date="2026-01-01T00:00:00Z">
        <w:r>
          <w:t xml:space="preserve"> </w:t>
        </w:r>
      </w:ins>
      <m:oMath>
        <m:r>
          <m:t>a</m:t>
        </m:r>
      </m:oMath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and</w:t>
        </w:r>
      </w:ins>
      <w:ins w:id="646" w:author="PR Preview" w:date="2026-01-01T00:00:00Z">
        <w:r>
          <w:t xml:space="preserve"> </w:t>
        </w:r>
      </w:ins>
      <m:oMath>
        <m:r>
          <m:t>b</m:t>
        </m:r>
      </m:oMath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with</w:t>
        </w:r>
      </w:ins>
      <w:ins w:id="64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0</m:t>
        </m:r>
      </m:oMath>
      <w:ins w:id="650" w:author="PR Preview" w:date="2026-01-01T00:00:00Z">
        <w:r>
          <w:t xml:space="preserve">,</w:t>
        </w:r>
      </w:ins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the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rPr>
            <w:b/>
            <w:bCs/>
          </w:rPr>
          <w:t xml:space="preserve">quotient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of</w:t>
        </w:r>
      </w:ins>
      <w:ins w:id="657" w:author="PR Preview" w:date="2026-01-01T00:00:00Z">
        <w:r>
          <w:t xml:space="preserve"> </w:t>
        </w:r>
      </w:ins>
      <m:oMath>
        <m:r>
          <m:t>a</m:t>
        </m:r>
      </m:oMath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by</w:t>
        </w:r>
      </w:ins>
      <w:ins w:id="660" w:author="PR Preview" w:date="2026-01-01T00:00:00Z">
        <w:r>
          <w:t xml:space="preserve"> </w:t>
        </w:r>
      </w:ins>
      <m:oMath>
        <m:r>
          <m:t>b</m:t>
        </m:r>
      </m:oMath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is the result of dividing</w:t>
        </w:r>
      </w:ins>
      <w:ins w:id="663" w:author="PR Preview" w:date="2026-01-01T00:00:00Z">
        <w:r>
          <w:t xml:space="preserve"> </w:t>
        </w:r>
      </w:ins>
      <m:oMath>
        <m:r>
          <m:t>a</m:t>
        </m:r>
      </m:oMath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by</w:t>
        </w:r>
      </w:ins>
      <w:ins w:id="666" w:author="PR Preview" w:date="2026-01-01T00:00:00Z">
        <w:r>
          <w:t xml:space="preserve"> </w:t>
        </w:r>
      </w:ins>
      <m:oMath>
        <m:r>
          <m:t>b</m:t>
        </m:r>
      </m:oMath>
      <w:ins w:id="66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7"/>
    <w:bookmarkStart w:id="98" w:name="def-fraction"/>
    <w:p>
      <w:pPr>
        <w:pStyle w:val="FirstParagraph"/>
      </w:pPr>
      <w:ins w:id="668" w:author="PR Preview" w:date="2026-01-01T00:00:00Z">
        <w:r>
          <w:rPr>
            <w:b/>
            <w:bCs/>
          </w:rPr>
          <w:t xml:space="preserve">Definition 18 (Fraction, numerator, and denominator)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A quotient</w:t>
        </w:r>
      </w:ins>
      <w:ins w:id="67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(</w:t>
        </w:r>
      </w:ins>
      <w:hyperlink w:anchor="def-quotient">
        <w:ins w:id="674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675" w:author="PR Preview" w:date="2026-01-01T00:00:00Z">
        <w:r>
          <w:t xml:space="preserve">) is also called a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rPr>
            <w:b/>
            <w:bCs/>
          </w:rPr>
          <w:t xml:space="preserve">fraction</w:t>
        </w:r>
      </w:ins>
      <w:ins w:id="678" w:author="PR Preview" w:date="2026-01-01T00:00:00Z">
        <w:r>
          <w:t xml:space="preserve">;</w:t>
        </w:r>
      </w:ins>
      <w:ins w:id="679" w:author="PR Preview" w:date="2026-01-01T00:00:00Z">
        <w:r>
          <w:t xml:space="preserve"> </w:t>
        </w:r>
      </w:ins>
      <m:oMath>
        <m:r>
          <m:t>a</m:t>
        </m:r>
      </m:oMath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is its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rPr>
            <w:b/>
            <w:bCs/>
          </w:rPr>
          <w:t xml:space="preserve">numerator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and</w:t>
        </w:r>
      </w:ins>
      <w:ins w:id="686" w:author="PR Preview" w:date="2026-01-01T00:00:00Z">
        <w:r>
          <w:t xml:space="preserve"> </w:t>
        </w:r>
      </w:ins>
      <m:oMath>
        <m:r>
          <m:t>b</m:t>
        </m:r>
      </m:oMath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its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rPr>
            <w:b/>
            <w:bCs/>
          </w:rPr>
          <w:t xml:space="preserve">denominator</w:t>
        </w:r>
      </w:ins>
      <w:ins w:id="691" w:author="PR Preview" w:date="2026-01-01T00:00:00Z">
        <w:r>
          <w:t xml:space="preserve">.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For example, the fraction</w:t>
        </w:r>
      </w:ins>
      <w:ins w:id="69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has numerator</w:t>
        </w:r>
      </w:ins>
      <w:ins w:id="697" w:author="PR Preview" w:date="2026-01-01T00:00:00Z">
        <w:r>
          <w:t xml:space="preserve"> </w:t>
        </w:r>
      </w:ins>
      <m:oMath>
        <m:r>
          <m:t>6</m:t>
        </m:r>
      </m:oMath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and denominator</w:t>
        </w:r>
      </w:ins>
      <w:ins w:id="700" w:author="PR Preview" w:date="2026-01-01T00:00:00Z">
        <w:r>
          <w:t xml:space="preserve"> </w:t>
        </w:r>
      </w:ins>
      <m:oMath>
        <m:r>
          <m:t>4</m:t>
        </m:r>
      </m:oMath>
      <w:ins w:id="701" w:author="PR Preview" w:date="2026-01-01T00:00:00Z">
        <w:r>
          <w:t xml:space="preserve">.</w:t>
        </w:r>
      </w:ins>
    </w:p>
    <w:bookmarkEnd w:id="98"/>
    <w:bookmarkStart w:id="99" w:name="exm-quotient"/>
    <w:p>
      <w:pPr>
        <w:pStyle w:val="BodyText"/>
      </w:pPr>
      <w:ins w:id="702" w:author="PR Preview" w:date="2026-01-01T00:00:00Z">
        <w:r>
          <w:rPr>
            <w:b/>
            <w:bCs/>
          </w:rPr>
          <w:t xml:space="preserve">Example 18 (A quotient)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The quotient of</w:t>
        </w:r>
      </w:ins>
      <w:ins w:id="705" w:author="PR Preview" w:date="2026-01-01T00:00:00Z">
        <w:r>
          <w:t xml:space="preserve"> </w:t>
        </w:r>
      </w:ins>
      <m:oMath>
        <m:r>
          <m:t>6</m:t>
        </m:r>
      </m:oMath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by</w:t>
        </w:r>
      </w:ins>
      <w:ins w:id="708" w:author="PR Preview" w:date="2026-01-01T00:00:00Z">
        <w:r>
          <w:t xml:space="preserve"> </w:t>
        </w:r>
      </w:ins>
      <m:oMath>
        <m:r>
          <m:t>4</m:t>
        </m:r>
      </m:oMath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is</w:t>
        </w:r>
      </w:ins>
      <w:ins w:id="71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ins w:id="712" w:author="PR Preview" w:date="2026-01-01T00:00:00Z">
        <w:r>
          <w:t xml:space="preserve">.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The quotient of</w:t>
        </w:r>
      </w:ins>
      <w:ins w:id="715" w:author="PR Preview" w:date="2026-01-01T00:00:00Z">
        <w:r>
          <w:t xml:space="preserve"> </w:t>
        </w:r>
      </w:ins>
      <m:oMath>
        <m:r>
          <m:t>6</m:t>
        </m:r>
      </m:oMath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by</w:t>
        </w:r>
      </w:ins>
      <w:ins w:id="718" w:author="PR Preview" w:date="2026-01-01T00:00:00Z">
        <w:r>
          <w:t xml:space="preserve"> </w:t>
        </w:r>
      </w:ins>
      <m:oMath>
        <m:r>
          <m:t>0</m:t>
        </m:r>
      </m:oMath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is undefined,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because</w:t>
        </w:r>
      </w:ins>
      <w:ins w:id="723" w:author="PR Preview" w:date="2026-01-01T00:00:00Z">
        <w:r>
          <w:t xml:space="preserve"> </w:t>
        </w:r>
      </w:ins>
      <w:hyperlink w:anchor="def-quotient">
        <w:ins w:id="724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requires a nonzero denominator.</w:t>
        </w:r>
      </w:ins>
    </w:p>
    <w:bookmarkEnd w:id="99"/>
    <w:bookmarkStart w:id="100" w:name="def-person-years"/>
    <w:p>
      <w:pPr>
        <w:pStyle w:val="BodyText"/>
      </w:pPr>
      <w:ins w:id="727" w:author="PR Preview" w:date="2026-01-01T00:00:00Z">
        <w:r>
          <w:rPr>
            <w:b/>
            <w:bCs/>
          </w:rPr>
          <w:t xml:space="preserve">Definition 19 (Follow-up and person-years)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In a study that observes participants over time,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a participant’s</w:t>
        </w:r>
      </w:ins>
      <w:ins w:id="732" w:author="PR Preview" w:date="2026-01-01T00:00:00Z">
        <w:r>
          <w:t xml:space="preserve"> </w:t>
        </w:r>
      </w:ins>
      <w:ins w:id="733" w:author="PR Preview" w:date="2026-01-01T00:00:00Z">
        <w:r>
          <w:rPr>
            <w:b/>
            <w:bCs/>
          </w:rPr>
          <w:t xml:space="preserve">follow-up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is the length of time the study observes that participant,</w:t>
        </w:r>
      </w:ins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and the study’s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rPr>
            <w:b/>
            <w:bCs/>
          </w:rPr>
          <w:t xml:space="preserve">person-years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are the sum of the follow-up times of all participants,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measured in years.</w:t>
        </w:r>
      </w:ins>
    </w:p>
    <w:bookmarkEnd w:id="100"/>
    <w:bookmarkStart w:id="101" w:name="exm-person-years"/>
    <w:p>
      <w:pPr>
        <w:pStyle w:val="BodyText"/>
      </w:pPr>
      <w:ins w:id="744" w:author="PR Preview" w:date="2026-01-01T00:00:00Z">
        <w:r>
          <w:rPr>
            <w:b/>
            <w:bCs/>
          </w:rPr>
          <w:t xml:space="preserve">Example 19 (Counting person-years)</w:t>
        </w:r>
      </w:ins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If</w:t>
        </w:r>
      </w:ins>
      <w:ins w:id="747" w:author="PR Preview" w:date="2026-01-01T00:00:00Z">
        <w:r>
          <w:t xml:space="preserve"> </w:t>
        </w:r>
      </w:ins>
      <m:oMath>
        <m:r>
          <m:t>10</m:t>
        </m:r>
      </m:oMath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people are each followed for</w:t>
        </w:r>
      </w:ins>
      <w:ins w:id="750" w:author="PR Preview" w:date="2026-01-01T00:00:00Z">
        <w:r>
          <w:t xml:space="preserve"> </w:t>
        </w:r>
      </w:ins>
      <m:oMath>
        <m:r>
          <m:t>2</m:t>
        </m:r>
      </m:oMath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years,</w:t>
        </w:r>
      </w:ins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the study has</w:t>
        </w:r>
      </w:ins>
      <w:ins w:id="755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person-years.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If one person is followed for</w:t>
        </w:r>
      </w:ins>
      <w:ins w:id="760" w:author="PR Preview" w:date="2026-01-01T00:00:00Z">
        <w:r>
          <w:t xml:space="preserve"> </w:t>
        </w:r>
      </w:ins>
      <m:oMath>
        <m:r>
          <m:t>3</m:t>
        </m:r>
      </m:oMath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years and another for</w:t>
        </w:r>
      </w:ins>
      <w:ins w:id="763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year,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the study has</w:t>
        </w:r>
      </w:ins>
      <w:ins w:id="768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person-years.</w:t>
        </w:r>
      </w:ins>
    </w:p>
    <w:bookmarkEnd w:id="101"/>
    <w:bookmarkStart w:id="102" w:name="def-rate"/>
    <w:p>
      <w:pPr>
        <w:pStyle w:val="BodyText"/>
      </w:pPr>
      <w:ins w:id="771" w:author="PR Preview" w:date="2026-01-01T00:00:00Z">
        <w:r>
          <w:rPr>
            <w:b/>
            <w:bCs/>
          </w:rPr>
          <w:t xml:space="preserve">Definition 20 (Rate)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A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rPr>
            <w:b/>
            <w:bCs/>
          </w:rPr>
          <w:t xml:space="preserve">rate</w:t>
        </w:r>
      </w:ins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is a quotient of two quantities,</w:t>
        </w:r>
      </w:ins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usually with a denominator that measures time,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such as weeks or person-years of follow-up (</w:t>
        </w:r>
      </w:ins>
      <w:hyperlink w:anchor="def-person-years">
        <w:ins w:id="782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783" w:author="PR Preview" w:date="2026-01-01T00:00:00Z">
        <w:r>
          <w:t xml:space="preserve">).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For example,</w:t>
        </w:r>
      </w:ins>
      <w:ins w:id="786" w:author="PR Preview" w:date="2026-01-01T00:00:00Z">
        <w:r>
          <w:t xml:space="preserve"> </w:t>
        </w:r>
      </w:ins>
      <m:oMath>
        <m:r>
          <m:t>12</m:t>
        </m:r>
      </m:oMath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new cases in</w:t>
        </w:r>
      </w:ins>
      <w:ins w:id="789" w:author="PR Preview" w:date="2026-01-01T00:00:00Z">
        <w:r>
          <w:t xml:space="preserve"> </w:t>
        </w:r>
      </w:ins>
      <m:oMath>
        <m:r>
          <m:t>4</m:t>
        </m:r>
      </m:oMath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weeks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is a rate of</w:t>
        </w:r>
      </w:ins>
      <w:ins w:id="79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new cases per week,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and</w:t>
        </w:r>
      </w:ins>
      <w:ins w:id="799" w:author="PR Preview" w:date="2026-01-01T00:00:00Z">
        <w:r>
          <w:t xml:space="preserve"> </w:t>
        </w:r>
      </w:ins>
      <m:oMath>
        <m:r>
          <m:t>30</m:t>
        </m:r>
      </m:oMath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cases over</w:t>
        </w:r>
      </w:ins>
      <w:ins w:id="802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person-years of follow-up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is a rate of</w:t>
        </w:r>
      </w:ins>
      <w:ins w:id="80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cases per person-year.</w:t>
        </w:r>
      </w:ins>
    </w:p>
    <w:bookmarkEnd w:id="102"/>
    <w:p>
      <w:pPr>
        <w:pStyle w:val="BodyText"/>
      </w:pPr>
      <w:r>
        <w:t xml:space="preserve">cf. </w:t>
      </w:r>
      <w:hyperlink r:id="rId103">
        <w:r>
          <w:rPr>
            <w:rStyle w:val="Hyperlink"/>
          </w:rPr>
          <w:t xml:space="preserve">https://en.wikipedia.org/wiki/Rate_(mathematics)</w:t>
        </w:r>
      </w:hyperlink>
    </w:p>
    <w:bookmarkStart w:id="105" w:name="def-ratio"/>
    <w:p>
      <w:pPr>
        <w:pStyle w:val="BodyText"/>
      </w:pPr>
      <w:del w:id="810" w:author="PR Preview" w:date="2026-01-01T00:00:00Z">
        <w:r>
          <w:rPr>
            <w:b/>
            <w:bCs/>
          </w:rPr>
          <w:delText xml:space="preserve">Definition 20 (Ratios)</w:delText>
        </w:r>
      </w:del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A</w:delText>
        </w:r>
      </w:del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rPr>
            <w:b/>
            <w:bCs/>
          </w:rPr>
          <w:delText xml:space="preserve">ratio</w:delText>
        </w:r>
      </w:del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is a quotient in which the numerator and denominator are measured using the same unit scales.</w:delText>
        </w:r>
      </w:del>
    </w:p>
    <w:p>
      <w:pPr>
        <w:pStyle w:val="BodyText"/>
      </w:pPr>
      <w:ins w:id="817" w:author="PR Preview" w:date="2026-01-01T00:00:00Z">
        <w:r>
          <w:rPr>
            <w:b/>
            <w:bCs/>
          </w:rPr>
          <w:t xml:space="preserve">Definition 21 (Ratios)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A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rPr>
            <w:b/>
            <w:bCs/>
          </w:rPr>
          <w:t xml:space="preserve">ratio</w:t>
        </w:r>
      </w:ins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is a quotient in which the numerator and denominator are measured using the same unit scales.</w:t>
        </w:r>
      </w:ins>
    </w:p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https://en.wikipedia.org/wiki/Ratio</w:t>
        </w:r>
      </w:hyperlink>
    </w:p>
    <w:bookmarkEnd w:id="105"/>
    <w:bookmarkStart w:id="106" w:name="exm-ratio"/>
    <w:p>
      <w:pPr>
        <w:pStyle w:val="BodyText"/>
      </w:pPr>
      <w:del w:id="824" w:author="PR Preview" w:date="2026-01-01T00:00:00Z">
        <w:r>
          <w:rPr>
            <w:b/>
            <w:bCs/>
          </w:rPr>
          <w:delText xml:space="preserve">Example 19 (A ratio, and a quotient that is not one)</w:delText>
        </w:r>
      </w:del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 </w:delText>
        </w:r>
      </w:del>
    </w:p>
    <w:p>
      <w:pPr>
        <w:pStyle w:val="BodyText"/>
      </w:pPr>
      <w:ins w:id="827" w:author="PR Preview" w:date="2026-01-01T00:00:00Z">
        <w:r>
          <w:rPr>
            <w:b/>
            <w:bCs/>
          </w:rPr>
          <w:t xml:space="preserve">Example 20 (A ratio, and a quotient that is not one)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6"/>
    <w:bookmarkStart w:id="109" w:name="def-proportion"/>
    <w:p>
      <w:pPr>
        <w:pStyle w:val="FirstParagraph"/>
      </w:pPr>
      <w:del w:id="830" w:author="PR Preview" w:date="2026-01-01T00:00:00Z">
        <w:r>
          <w:rPr>
            <w:b/>
            <w:bCs/>
          </w:rPr>
          <w:delText xml:space="preserve">Definition 21 (Proportion)</w:delText>
        </w:r>
      </w:del>
      <w:del w:id="831" w:author="PR Preview" w:date="2026-01-01T00:00:00Z">
        <w:r>
          <w:delText xml:space="preserve"> </w:delText>
        </w:r>
      </w:del>
      <w:del w:id="832" w:author="PR Preview" w:date="2026-01-01T00:00:00Z">
        <w:r>
          <w:delText xml:space="preserve">In statistics, a</w:delText>
        </w:r>
      </w:del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rPr>
            <w:b/>
            <w:bCs/>
          </w:rPr>
          <w:delText xml:space="preserve">proportion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typically means a ratio where the numerator represents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a subset of the denominator.</w:delText>
        </w:r>
      </w:del>
    </w:p>
    <w:p>
      <w:pPr>
        <w:pStyle w:val="FirstParagraph"/>
      </w:pPr>
      <w:ins w:id="839" w:author="PR Preview" w:date="2026-01-01T00:00:00Z">
        <w:r>
          <w:rPr>
            <w:b/>
            <w:bCs/>
          </w:rPr>
          <w:t xml:space="preserve">Definition 22 (Proportion)</w:t>
        </w:r>
      </w:ins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In statistics, a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rPr>
            <w:b/>
            <w:bCs/>
          </w:rPr>
          <w:t xml:space="preserve">proportion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typically means a ratio where the numerator represents</w:t>
        </w:r>
      </w:ins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a subset of the denominator.</w:t>
        </w:r>
      </w:ins>
    </w:p>
    <w:p>
      <w:pPr>
        <w:pStyle w:val="BodyText"/>
      </w:pPr>
      <w:r>
        <w:t xml:space="preserve">See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9"/>
    <w:bookmarkStart w:id="110" w:name="exm-proportion"/>
    <w:p>
      <w:pPr>
        <w:pStyle w:val="BodyText"/>
      </w:pPr>
      <w:del w:id="848" w:author="PR Preview" w:date="2026-01-01T00:00:00Z">
        <w:r>
          <w:rPr>
            <w:b/>
            <w:bCs/>
          </w:rPr>
          <w:delText xml:space="preserve">Example 20 (A proportion, and a ratio that is not one)</w:delText>
        </w:r>
      </w:del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In a clinic with</w:delText>
        </w:r>
      </w:del>
      <w:del w:id="851" w:author="PR Preview" w:date="2026-01-01T00:00:00Z">
        <w:r>
          <w:delText xml:space="preserve"> </w:delText>
        </w:r>
      </w:del>
      <m:oMath>
        <m:r>
          <m:t>120</m:t>
        </m:r>
      </m:oMath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delText xml:space="preserve">patients,</w:delText>
        </w:r>
      </w:del>
      <w:del w:id="854" w:author="PR Preview" w:date="2026-01-01T00:00:00Z">
        <w:r>
          <w:delText xml:space="preserve"> </w:delText>
        </w:r>
      </w:del>
      <m:oMath>
        <m:r>
          <m:t>30</m:t>
        </m:r>
      </m:oMath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of whom smoke:</w:delText>
        </w:r>
      </w:del>
    </w:p>
    <w:p>
      <w:pPr>
        <w:pStyle w:val="BodyText"/>
      </w:pPr>
      <w:ins w:id="857" w:author="PR Preview" w:date="2026-01-01T00:00:00Z">
        <w:r>
          <w:rPr>
            <w:b/>
            <w:bCs/>
          </w:rPr>
          <w:t xml:space="preserve">Example 21 (A proportion, and a ratio that is not one)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In a clinic with</w:t>
        </w:r>
      </w:ins>
      <w:ins w:id="860" w:author="PR Preview" w:date="2026-01-01T00:00:00Z">
        <w:r>
          <w:t xml:space="preserve"> </w:t>
        </w:r>
      </w:ins>
      <m:oMath>
        <m:r>
          <m:t>120</m:t>
        </m:r>
      </m:oMath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patients,</w:t>
        </w:r>
      </w:ins>
      <w:ins w:id="863" w:author="PR Preview" w:date="2026-01-01T00:00:00Z">
        <w:r>
          <w:t xml:space="preserve"> </w:t>
        </w:r>
      </w:ins>
      <m:oMath>
        <m:r>
          <m:t>30</m:t>
        </m:r>
      </m:oMath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of whom smoke:</w:t>
        </w:r>
      </w:ins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0"/>
    <w:bookmarkStart w:id="112" w:name="def-proportional"/>
    <w:p>
      <w:pPr>
        <w:pStyle w:val="FirstParagraph"/>
      </w:pPr>
      <w:del w:id="866" w:author="PR Preview" w:date="2026-01-01T00:00:00Z">
        <w:r>
          <w:rPr>
            <w:b/>
            <w:bCs/>
          </w:rPr>
          <w:delText xml:space="preserve">Definition 22 (Proportional)</w:delText>
        </w:r>
      </w:del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delText xml:space="preserve">Two functions</w:delText>
        </w:r>
      </w:del>
      <w:del w:id="86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delText xml:space="preserve">and</w:delText>
        </w:r>
      </w:del>
      <w:del w:id="872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873" w:author="PR Preview" w:date="2026-01-01T00:00:00Z">
        <w:r>
          <w:delText xml:space="preserve"> </w:delText>
        </w:r>
      </w:del>
      <w:del w:id="874" w:author="PR Preview" w:date="2026-01-01T00:00:00Z">
        <w:r>
          <w:delText xml:space="preserve">are</w:delText>
        </w:r>
      </w:del>
      <w:del w:id="875" w:author="PR Preview" w:date="2026-01-01T00:00:00Z">
        <w:r>
          <w:delText xml:space="preserve"> </w:delText>
        </w:r>
      </w:del>
      <w:del w:id="876" w:author="PR Preview" w:date="2026-01-01T00:00:00Z">
        <w:r>
          <w:rPr>
            <w:b/>
            <w:bCs/>
          </w:rPr>
          <w:delText xml:space="preserve">proportional</w:delText>
        </w:r>
      </w:del>
      <w:del w:id="877" w:author="PR Preview" w:date="2026-01-01T00:00:00Z">
        <w:r>
          <w:delText xml:space="preserve"> </w:delText>
        </w:r>
      </w:del>
      <w:del w:id="878" w:author="PR Preview" w:date="2026-01-01T00:00:00Z">
        <w:r>
          <w:delText xml:space="preserve">if</w:delText>
        </w:r>
      </w:del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their ratio</w:delText>
        </w:r>
      </w:del>
      <w:del w:id="88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del w:id="882" w:author="PR Preview" w:date="2026-01-01T00:00:00Z">
        <w:r>
          <w:delText xml:space="preserve"> </w:delText>
        </w:r>
      </w:del>
      <w:del w:id="883" w:author="PR Preview" w:date="2026-01-01T00:00:00Z">
        <w:r>
          <w:delText xml:space="preserve">does not depend on</w:delText>
        </w:r>
      </w:del>
      <w:del w:id="884" w:author="PR Preview" w:date="2026-01-01T00:00:00Z">
        <w:r>
          <w:delText xml:space="preserve"> </w:delText>
        </w:r>
      </w:del>
      <m:oMath>
        <m:r>
          <m:t>x</m:t>
        </m:r>
      </m:oMath>
      <w:del w:id="885" w:author="PR Preview" w:date="2026-01-01T00:00:00Z">
        <w:r>
          <w:delText xml:space="preserve">.</w:delText>
        </w:r>
      </w:del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delText xml:space="preserve">(cf. </w:delText>
        </w:r>
      </w:del>
      <w:hyperlink r:id="rId111">
        <w:del w:id="888" w:author="PR Preview" w:date="2026-01-01T00:00:00Z">
          <w:r>
            <w:rPr>
              <w:rStyle w:val="Hyperlink"/>
            </w:rPr>
            <w:delText xml:space="preserve">https://en.wikipedia.org/wiki/Proportionality_(mathematics)</w:delText>
          </w:r>
        </w:del>
      </w:hyperlink>
      <w:del w:id="889" w:author="PR Preview" w:date="2026-01-01T00:00:00Z">
        <w:r>
          <w:delText xml:space="preserve">)</w:delText>
        </w:r>
      </w:del>
    </w:p>
    <w:p>
      <w:pPr>
        <w:pStyle w:val="BodyText"/>
      </w:pPr>
      <w:del w:id="890" w:author="PR Preview" w:date="2026-01-01T00:00:00Z">
        <w:r>
          <w:rPr>
            <w:b/>
            <w:bCs/>
          </w:rPr>
          <w:delText xml:space="preserve">Example 21 (Proportional and non-proportional functions)</w:delText>
        </w:r>
      </w:del>
      <w:del w:id="891" w:author="PR Preview" w:date="2026-01-01T00:00:00Z">
        <w:r>
          <w:delText xml:space="preserve"> </w:delText>
        </w:r>
      </w:del>
      <w:del w:id="892" w:author="PR Preview" w:date="2026-01-01T00:00:00Z">
        <w:r>
          <w:delText xml:space="preserve"> </w:delText>
        </w:r>
      </w:del>
    </w:p>
    <w:p>
      <w:pPr>
        <w:pStyle w:val="FirstParagraph"/>
      </w:pPr>
      <w:ins w:id="893" w:author="PR Preview" w:date="2026-01-01T00:00:00Z">
        <w:r>
          <w:rPr>
            <w:b/>
            <w:bCs/>
          </w:rPr>
          <w:t xml:space="preserve">Definition 23 (Proportional)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Two functions</w:t>
        </w:r>
      </w:ins>
      <w:ins w:id="89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and</w:t>
        </w:r>
      </w:ins>
      <w:ins w:id="89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are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rPr>
            <w:b/>
            <w:bCs/>
          </w:rPr>
          <w:t xml:space="preserve">proportional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if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their ratio</w:t>
        </w:r>
      </w:ins>
      <w:ins w:id="90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does not depend on</w:t>
        </w:r>
      </w:ins>
      <w:ins w:id="911" w:author="PR Preview" w:date="2026-01-01T00:00:00Z">
        <w:r>
          <w:t xml:space="preserve"> </w:t>
        </w:r>
      </w:ins>
      <m:oMath>
        <m:r>
          <m:t>x</m:t>
        </m:r>
      </m:oMath>
      <w:ins w:id="912" w:author="PR Preview" w:date="2026-01-01T00:00:00Z">
        <w:r>
          <w:t xml:space="preserve">.</w:t>
        </w:r>
      </w:ins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(cf. </w:t>
        </w:r>
      </w:ins>
      <w:hyperlink r:id="rId111">
        <w:ins w:id="915" w:author="PR Preview" w:date="2026-01-01T00:00:00Z">
          <w:r>
            <w:rPr>
              <w:rStyle w:val="Hyperlink"/>
            </w:rPr>
            <w:t xml:space="preserve">https://en.wikipedia.org/wiki/Proportionality_(mathematics)</w:t>
          </w:r>
        </w:ins>
      </w:hyperlink>
      <w:ins w:id="916" w:author="PR Preview" w:date="2026-01-01T00:00:00Z">
        <w:r>
          <w:t xml:space="preserve">)</w:t>
        </w:r>
      </w:ins>
    </w:p>
    <w:bookmarkEnd w:id="112"/>
    <w:bookmarkStart w:id="113" w:name="exm-proportional"/>
    <w:p>
      <w:pPr>
        <w:pStyle w:val="BodyText"/>
      </w:pPr>
      <w:ins w:id="917" w:author="PR Preview" w:date="2026-01-01T00:00:00Z">
        <w:r>
          <w:rPr>
            <w:b/>
            <w:bCs/>
          </w:rPr>
          <w:t xml:space="preserve">Example 22 (Proportional and non-proportional functions)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 </w:t>
        </w:r>
      </w:ins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3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6" w:name="refs"/>
    <w:bookmarkStart w:id="11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7" Type="http://schemas.openxmlformats.org/officeDocument/2006/relationships/hyperlink" Target="https://en.wikipedia.org/wiki/Population_proportion" TargetMode="External"/><Relationship Id="rId114" Type="http://schemas.openxmlformats.org/officeDocument/2006/relationships/hyperlink" Target="https://en.wikipedia.org/wiki/Population_proportion#Mathematical_definition" TargetMode="External"/><Relationship Id="rId108" Type="http://schemas.openxmlformats.org/officeDocument/2006/relationships/hyperlink" Target="https://en.wikipedia.org/wiki/Proportion_(mathematics)" TargetMode="External"/><Relationship Id="rId111" Type="http://schemas.openxmlformats.org/officeDocument/2006/relationships/hyperlink" Target="https://en.wikipedia.org/wiki/Proportionality_(mathematics)" TargetMode="External"/><Relationship Id="rId103" Type="http://schemas.openxmlformats.org/officeDocument/2006/relationships/hyperlink" Target="https://en.wikipedia.org/wiki/Rate_(mathematics)" TargetMode="External"/><Relationship Id="rId104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7" Type="http://schemas.openxmlformats.org/officeDocument/2006/relationships/hyperlink" Target="https://en.wikipedia.org/wiki/Population_proportion" TargetMode="External"/><Relationship Id="rId114" Type="http://schemas.openxmlformats.org/officeDocument/2006/relationships/hyperlink" Target="https://en.wikipedia.org/wiki/Population_proportion#Mathematical_definition" TargetMode="External"/><Relationship Id="rId108" Type="http://schemas.openxmlformats.org/officeDocument/2006/relationships/hyperlink" Target="https://en.wikipedia.org/wiki/Proportion_(mathematics)" TargetMode="External"/><Relationship Id="rId111" Type="http://schemas.openxmlformats.org/officeDocument/2006/relationships/hyperlink" Target="https://en.wikipedia.org/wiki/Proportionality_(mathematics)" TargetMode="External"/><Relationship Id="rId103" Type="http://schemas.openxmlformats.org/officeDocument/2006/relationships/hyperlink" Target="https://en.wikipedia.org/wiki/Rate_(mathematics)" TargetMode="External"/><Relationship Id="rId104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2026-10-13T17:06:35Z</dcterms:created>
  <dcterms:modified xsi:type="dcterms:W3CDTF">2026-10-13T17:06:35Z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