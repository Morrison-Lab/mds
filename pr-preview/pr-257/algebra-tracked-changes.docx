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del w:id="3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hyperlink w:anchor="def-real-power">
        <w:ins w:id="6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extends powers to real exponents when the base is positive.</w:t>
        </w:r>
      </w:ins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del w:id="9" w:author="PR Preview" w:date="2026-01-01T00:00:00Z">
        <w:r>
          <w:rPr>
            <w:b/>
            <w:bCs/>
          </w:rPr>
          <w:delText xml:space="preserve">Example 14 (The mean of the squares is at least the square of the mean)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Take</w:delText>
        </w:r>
      </w:del>
      <w:del w:id="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It is convex by</w:delText>
        </w:r>
      </w:del>
      <w:del w:id="16" w:author="PR Preview" w:date="2026-01-01T00:00:00Z">
        <w:r>
          <w:delText xml:space="preserve"> </w:delText>
        </w:r>
      </w:del>
      <w:hyperlink w:anchor="def-convex-function">
        <w:del w:id="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8" w:author="PR Preview" w:date="2026-01-01T00:00:00Z">
        <w:r>
          <w:delText xml:space="preserve">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for</w:delText>
        </w:r>
      </w:del>
      <w:del w:id="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" w:author="PR Preview" w:date="2026-01-01T00:00:00Z">
        <w:r>
          <w:delText xml:space="preserve">,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Example 14 (The average of the squares is at least the square of the average)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Take</w:t>
        </w:r>
      </w:ins>
      <w:ins w:id="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It is convex by</w:t>
        </w:r>
      </w:ins>
      <w:ins w:id="30" w:author="PR Preview" w:date="2026-01-01T00:00:00Z">
        <w:r>
          <w:t xml:space="preserve"> </w:t>
        </w:r>
      </w:ins>
      <w:hyperlink w:anchor="def-convex-function">
        <w:ins w:id="3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2" w:author="PR Preview" w:date="2026-01-01T00:00:00Z">
        <w:r>
          <w:t xml:space="preserve">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</w:t>
        </w:r>
      </w:ins>
      <w:ins w:id="3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7" w:author="PR Preview" w:date="2026-01-01T00:00:00Z">
        <w:r>
          <w:delText xml:space="preserve">The weighted average of the points is their mean,</w:delText>
        </w:r>
      </w:del>
      <w:del w:id="3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the left side of</w:delText>
        </w:r>
      </w:del>
      <w:del w:id="42" w:author="PR Preview" w:date="2026-01-01T00:00:00Z">
        <w:r>
          <w:delText xml:space="preserve"> </w:delText>
        </w:r>
      </w:del>
      <w:hyperlink w:anchor="thm-jensen">
        <w:del w:id="4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</w:delText>
        </w:r>
      </w:del>
      <w:del w:id="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del w:id="47" w:author="PR Preview" w:date="2026-01-01T00:00:00Z">
        <w:r>
          <w:delText xml:space="preserve">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 right side is the mean of the squares,</w:delText>
        </w:r>
      </w:del>
      <w:del w:id="5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 inequality holds:</w:delText>
        </w:r>
      </w:del>
      <w:del w:id="54" w:author="PR Preview" w:date="2026-01-01T00:00:00Z">
        <w:r>
          <w:delText xml:space="preserve"> </w:delText>
        </w:r>
      </w:del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55" w:author="PR Preview" w:date="2026-01-01T00:00:00Z">
        <w:r>
          <w:delText xml:space="preserve">.</w:delText>
        </w:r>
      </w:del>
    </w:p>
    <w:p>
      <w:pPr>
        <w:pStyle w:val="BodyText"/>
      </w:pPr>
      <w:del w:id="56" w:author="PR Preview" w:date="2026-01-01T00:00:00Z">
        <w:r>
          <w:delText xml:space="preserve">The gap is</w:delText>
        </w:r>
      </w:del>
      <w:del w:id="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That is the average squared distance of the points from their mean,</w:delText>
        </w:r>
      </w:del>
      <w:del w:id="6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which is the variance of the three points.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For</w:delText>
        </w:r>
      </w:del>
      <w:del w:id="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8" w:author="PR Preview" w:date="2026-01-01T00:00:00Z">
        <w:r>
          <w:delText xml:space="preserve">, Jensen’s inequality says a variance is never negative.</w:delText>
        </w:r>
      </w:del>
    </w:p>
    <w:p>
      <w:pPr>
        <w:pStyle w:val="FirstParagraph"/>
      </w:pPr>
      <w:ins w:id="69" w:author="PR Preview" w:date="2026-01-01T00:00:00Z">
        <w:r>
          <w:t xml:space="preserve">The weighted average of the points is their ordinary average,</w:t>
        </w:r>
      </w:ins>
      <w:ins w:id="7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the left side of</w:t>
        </w:r>
      </w:ins>
      <w:ins w:id="74" w:author="PR Preview" w:date="2026-01-01T00:00:00Z">
        <w:r>
          <w:t xml:space="preserve"> </w:t>
        </w:r>
      </w:ins>
      <w:hyperlink w:anchor="thm-jensen">
        <w:ins w:id="7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</w:t>
        </w:r>
      </w:ins>
      <w:ins w:id="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right side is the average of the squares,</w:t>
        </w:r>
      </w:ins>
      <w:ins w:id="8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inequality holds:</w:t>
        </w:r>
      </w:ins>
      <w:ins w:id="86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87" w:author="PR Preview" w:date="2026-01-01T00:00:00Z">
        <w:r>
          <w:t xml:space="preserve">.</w:t>
        </w:r>
      </w:ins>
    </w:p>
    <w:p>
      <w:pPr>
        <w:pStyle w:val="BodyText"/>
      </w:pPr>
      <w:ins w:id="88" w:author="PR Preview" w:date="2026-01-01T00:00:00Z">
        <w:r>
          <w:t xml:space="preserve">The gap is</w:t>
        </w:r>
      </w:ins>
      <w:ins w:id="8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That is the average squared distance of the points from their average,</w:t>
        </w:r>
      </w:ins>
      <w:ins w:id="9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which statistics calls the variance of the three points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(about their</w:t>
        </w:r>
      </w:ins>
      <w:ins w:id="99" w:author="PR Preview" w:date="2026-01-01T00:00:00Z">
        <w:r>
          <w:t xml:space="preserve"> </w:t>
        </w:r>
      </w:ins>
      <w:hyperlink r:id="rId73">
        <w:ins w:id="100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01" w:author="PR Preview" w:date="2026-01-01T00:00:00Z">
        <w:r>
          <w:t xml:space="preserve">, defined later).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5" w:author="PR Preview" w:date="2026-01-01T00:00:00Z">
        <w:r>
          <w:t xml:space="preserve">, Jensen’s inequality says this average squared distance is never negative.</w:t>
        </w:r>
      </w:ins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Definition 23 (Distributive law)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 operation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on a set</w:delText>
        </w:r>
      </w:del>
      <w:del w:id="112" w:author="PR Preview" w:date="2026-01-01T00:00:00Z">
        <w:r>
          <w:delText xml:space="preserve"> </w:delText>
        </w:r>
      </w:del>
      <m:oMath>
        <m:r>
          <m:t>S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distributes over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 operation</w:delText>
        </w:r>
      </w:del>
      <w:del w:id="117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on</w:delText>
        </w:r>
      </w:del>
      <w:del w:id="120" w:author="PR Preview" w:date="2026-01-01T00:00:00Z">
        <w:r>
          <w:delText xml:space="preserve"> </w:delText>
        </w:r>
      </w:del>
      <m:oMath>
        <m:r>
          <m:t>S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(</w:delText>
        </w:r>
      </w:del>
      <w:hyperlink w:anchor="def-identity-element">
        <w:del w:id="12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4" w:author="PR Preview" w:date="2026-01-01T00:00:00Z">
        <w:r>
          <w:delText xml:space="preserve">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7" w:author="PR Preview" w:date="2026-01-01T00:00:00Z">
        <w:r>
          <w:delText xml:space="preserve">for all</w:delText>
        </w:r>
      </w:del>
      <w:del w:id="1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distributive law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 the statement that multiplication distributes over addition,</w:delText>
        </w:r>
      </w:del>
      <w:del w:id="1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(</w:delText>
        </w:r>
      </w:del>
      <w:hyperlink w:anchor="thm-mult-distr">
        <w:del w:id="13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0" w:author="PR Preview" w:date="2026-01-01T00:00:00Z">
        <w:r>
          <w:delText xml:space="preserve">);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we then say multiplication 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distributive</w:delText>
        </w:r>
      </w:del>
      <w:del w:id="145" w:author="PR Preview" w:date="2026-01-01T00:00:00Z">
        <w:r>
          <w:delText xml:space="preserve">.</w:delText>
        </w:r>
      </w:del>
    </w:p>
    <w:p>
      <w:pPr>
        <w:pStyle w:val="BodyText"/>
      </w:pPr>
      <w:del w:id="146" w:author="PR Preview" w:date="2026-01-01T00:00:00Z">
        <w:r>
          <w:rPr>
            <w:b/>
            <w:bCs/>
          </w:rPr>
          <w:delText xml:space="preserve">Example 24 (Multiplication distributes over addition, but not the reverse)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 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4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del w:id="150" w:author="PR Preview" w:date="2026-01-01T00:00:00Z">
        <w:r>
          <w:delText xml:space="preserve">Addition does not distribute over multiplication:</w:delText>
        </w:r>
      </w:del>
    </w:p>
    <w:p>
      <w:pPr>
        <w:pStyle w:val="FirstParagraph"/>
      </w:pPr>
      <w:ins w:id="151" w:author="PR Preview" w:date="2026-01-01T00:00:00Z">
        <w:r>
          <w:rPr>
            <w:b/>
            <w:bCs/>
          </w:rPr>
          <w:t xml:space="preserve">Definition 23 (Distributes over)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 operation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on a set</w:t>
        </w:r>
      </w:ins>
      <w:ins w:id="157" w:author="PR Preview" w:date="2026-01-01T00:00:00Z">
        <w:r>
          <w:t xml:space="preserve"> </w:t>
        </w:r>
      </w:ins>
      <m:oMath>
        <m:r>
          <m:t>S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b/>
            <w:bCs/>
          </w:rPr>
          <w:t xml:space="preserve">distributes over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 operation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on</w:t>
        </w:r>
      </w:ins>
      <w:ins w:id="165" w:author="PR Preview" w:date="2026-01-01T00:00:00Z">
        <w:r>
          <w:t xml:space="preserve"> </w:t>
        </w:r>
      </w:ins>
      <m:oMath>
        <m:r>
          <m:t>S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68" w:author="PR Preview" w:date="2026-01-01T00:00:00Z">
        <w:r>
          <w:t xml:space="preserve">for all</w:t>
        </w:r>
      </w:ins>
      <w:ins w:id="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70" w:author="PR Preview" w:date="2026-01-01T00:00:00Z">
        <w:r>
          <w:t xml:space="preserve">.</w:t>
        </w:r>
      </w:ins>
    </w:p>
    <w:bookmarkEnd w:id="108"/>
    <w:bookmarkStart w:id="109" w:name="exm-addition-not-distributive"/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Example 24 (Addition does not distribute over multiplication)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2" w:author="PR Preview" w:date="2026-01-01T00:00:00Z">
        <w:r>
          <w:t xml:space="preserve">So</w:t>
        </w:r>
      </w:ins>
      <w:ins w:id="173" w:author="PR Preview" w:date="2026-01-01T00:00:00Z">
        <w:r>
          <w:t xml:space="preserve"> </w:t>
        </w:r>
      </w:ins>
      <w:hyperlink w:anchor="def-distributes-over">
        <w:ins w:id="17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fails with</w:t>
        </w:r>
      </w:ins>
      <w:ins w:id="177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</w:t>
        </w:r>
      </w:ins>
      <w:ins w:id="180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181" w:author="PR Preview" w:date="2026-01-01T00:00:00Z">
        <w:r>
          <w:t xml:space="preserve">.</w:t>
        </w:r>
      </w:ins>
    </w:p>
    <w:bookmarkEnd w:id="109"/>
    <w:bookmarkStart w:id="110" w:name="def-distributive"/>
    <w:p>
      <w:pPr>
        <w:pStyle w:val="BodyText"/>
      </w:pPr>
      <w:ins w:id="182" w:author="PR Preview" w:date="2026-01-01T00:00:00Z">
        <w:r>
          <w:rPr>
            <w:b/>
            <w:bCs/>
          </w:rPr>
          <w:t xml:space="preserve">Definition 24 (Distributive law)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distributive law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the statement that multiplication distributes over addition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hyperlink w:anchor="def-distributes-over">
        <w:ins w:id="19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92" w:author="PR Preview" w:date="2026-01-01T00:00:00Z">
        <w:r>
          <w:t xml:space="preserve">):</w:t>
        </w:r>
      </w:ins>
      <w:ins w:id="1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(</w:t>
        </w:r>
      </w:ins>
      <w:hyperlink w:anchor="thm-mult-distr">
        <w:ins w:id="19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7" w:author="PR Preview" w:date="2026-01-01T00:00:00Z">
        <w:r>
          <w:t xml:space="preserve">).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We then say multiplication is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distributive</w:t>
        </w:r>
      </w:ins>
      <w:ins w:id="202" w:author="PR Preview" w:date="2026-01-01T00:00:00Z">
        <w:r>
          <w:t xml:space="preserve">.</w:t>
        </w:r>
      </w:ins>
    </w:p>
    <w:bookmarkEnd w:id="110"/>
    <w:bookmarkStart w:id="111" w:name="exm-distributive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Example 25 (Multiplication distributes over addition)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0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del w:id="205" w:author="PR Preview" w:date="2026-01-01T00:00:00Z">
        <w:r>
          <w:rPr>
            <w:b/>
            <w:bCs/>
          </w:rPr>
          <w:delText xml:space="preserve">Definition 24 (Like terms)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Two</w:delText>
        </w:r>
      </w:del>
      <w:del w:id="208" w:author="PR Preview" w:date="2026-01-01T00:00:00Z">
        <w:r>
          <w:delText xml:space="preserve"> </w:delText>
        </w:r>
      </w:del>
      <w:hyperlink w:anchor="def-term">
        <w:del w:id="209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of a sum are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like terms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if they are the same product of variables, each to the same power,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possibly multiplied by different constants:</w:delText>
        </w:r>
      </w:del>
      <w:del w:id="21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</w:delText>
        </w:r>
      </w:del>
      <w:del w:id="2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where</w:delText>
        </w:r>
      </w:del>
      <w:del w:id="22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are constants and</w:delText>
        </w:r>
      </w:del>
      <w:del w:id="231" w:author="PR Preview" w:date="2026-01-01T00:00:00Z">
        <w:r>
          <w:delText xml:space="preserve"> </w:delText>
        </w:r>
      </w:del>
      <m:oMath>
        <m:r>
          <m:t>m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is that product.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To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collect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like terms is to replace their sum by one term,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using the distributive law (</w:delText>
        </w:r>
      </w:del>
      <w:hyperlink w:anchor="thm-mult-distr">
        <w:del w:id="24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43" w:author="PR Preview" w:date="2026-01-01T00:00:00Z">
        <w:r>
          <w:delText xml:space="preserve">):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245" w:author="PR Preview" w:date="2026-01-01T00:00:00Z">
        <w:r>
          <w:delText xml:space="preserve">.</w:delText>
        </w:r>
      </w:del>
    </w:p>
    <w:p>
      <w:pPr>
        <w:pStyle w:val="BodyText"/>
      </w:pPr>
      <w:del w:id="246" w:author="PR Preview" w:date="2026-01-01T00:00:00Z">
        <w:r>
          <w:rPr>
            <w:b/>
            <w:bCs/>
          </w:rPr>
          <w:delText xml:space="preserve">Example 25 (Like and unlike terms)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 </w:delText>
        </w:r>
      </w:del>
    </w:p>
    <w:p>
      <w:pPr>
        <w:pStyle w:val="FirstParagraph"/>
      </w:pPr>
      <w:ins w:id="249" w:author="PR Preview" w:date="2026-01-01T00:00:00Z">
        <w:r>
          <w:rPr>
            <w:b/>
            <w:bCs/>
          </w:rPr>
          <w:t xml:space="preserve">Definition 25 (Like terms)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Two</w:t>
        </w:r>
      </w:ins>
      <w:ins w:id="252" w:author="PR Preview" w:date="2026-01-01T00:00:00Z">
        <w:r>
          <w:t xml:space="preserve"> </w:t>
        </w:r>
      </w:ins>
      <w:hyperlink w:anchor="def-term">
        <w:ins w:id="25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of a sum are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like terms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if they are the same product of variables, each to the same power,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possibly multiplied by different constants: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where</w:t>
        </w:r>
      </w:ins>
      <w:ins w:id="26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are constants and</w:t>
        </w:r>
      </w:ins>
      <w:ins w:id="275" w:author="PR Preview" w:date="2026-01-01T00:00:00Z">
        <w:r>
          <w:t xml:space="preserve"> </w:t>
        </w:r>
      </w:ins>
      <m:oMath>
        <m:r>
          <m:t>m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that product.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To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rPr>
            <w:b/>
            <w:bCs/>
          </w:rPr>
          <w:t xml:space="preserve">collect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like terms is to replace their sum by one term,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using the distributive law (</w:t>
        </w:r>
      </w:ins>
      <w:hyperlink w:anchor="thm-mult-distr">
        <w:ins w:id="28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87" w:author="PR Preview" w:date="2026-01-01T00:00:00Z">
        <w:r>
          <w:t xml:space="preserve">):</w:t>
        </w:r>
      </w:ins>
      <w:ins w:id="2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89" w:author="PR Preview" w:date="2026-01-01T00:00:00Z">
        <w:r>
          <w:t xml:space="preserve">.</w:t>
        </w:r>
      </w:ins>
    </w:p>
    <w:bookmarkEnd w:id="113"/>
    <w:bookmarkStart w:id="114" w:name="exm-like-terms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Example 26 (Like and unlike terms)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 </w:t>
        </w:r>
      </w:ins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del w:id="293" w:author="PR Preview" w:date="2026-01-01T00:00:00Z">
        <w:r>
          <w:rPr>
            <w:b/>
            <w:bCs/>
          </w:rPr>
          <w:delText xml:space="preserve">Definition 25 (Summation notation)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Let</w:delText>
        </w:r>
      </w:del>
      <w:del w:id="296" w:author="PR Preview" w:date="2026-01-01T00:00:00Z">
        <w:r>
          <w:delText xml:space="preserve"> </w:delText>
        </w:r>
      </w:del>
      <m:oMath>
        <m:r>
          <m:t>m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and</w:delText>
        </w:r>
      </w:del>
      <w:del w:id="299" w:author="PR Preview" w:date="2026-01-01T00:00:00Z">
        <w:r>
          <w:delText xml:space="preserve"> </w:delText>
        </w:r>
      </w:del>
      <m:oMath>
        <m:r>
          <m:t>n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be integers with</w:delText>
        </w:r>
      </w:del>
      <w:del w:id="30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 let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be numbers.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The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rPr>
            <w:b/>
            <w:bCs/>
          </w:rPr>
          <w:delText xml:space="preserve">sum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of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through</w:delText>
        </w:r>
      </w:del>
      <w:del w:id="31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</w:delText>
        </w:r>
      </w:del>
    </w:p>
    <w:p>
      <w:pPr>
        <w:pStyle w:val="FirstParagraph"/>
      </w:pPr>
      <w:ins w:id="321" w:author="PR Preview" w:date="2026-01-01T00:00:00Z">
        <w:r>
          <w:rPr>
            <w:b/>
            <w:bCs/>
          </w:rPr>
          <w:t xml:space="preserve">Definition 26 (Summation notation)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Let</w:t>
        </w:r>
      </w:ins>
      <w:ins w:id="324" w:author="PR Preview" w:date="2026-01-01T00:00:00Z">
        <w:r>
          <w:t xml:space="preserve"> </w:t>
        </w:r>
      </w:ins>
      <m:oMath>
        <m:r>
          <m:t>m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</w:t>
        </w:r>
      </w:ins>
      <w:ins w:id="327" w:author="PR Preview" w:date="2026-01-01T00:00:00Z">
        <w:r>
          <w:t xml:space="preserve"> </w:t>
        </w:r>
      </w:ins>
      <m:oMath>
        <m:r>
          <m:t>n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be integers with</w:t>
        </w:r>
      </w:ins>
      <w:ins w:id="33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let</w:t>
        </w:r>
      </w:ins>
      <w:ins w:id="3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be numbers.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rPr>
            <w:b/>
            <w:bCs/>
          </w:rPr>
          <w:t xml:space="preserve">sum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of</w:t>
        </w:r>
      </w:ins>
      <w:ins w:id="34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through</w:t>
        </w:r>
      </w:ins>
      <w:ins w:id="34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del w:id="349" w:author="PR Preview" w:date="2026-01-01T00:00:00Z">
        <w:r>
          <w:rPr>
            <w:b/>
            <w:bCs/>
          </w:rPr>
          <w:delText xml:space="preserve">Definition 26 (Empty sum)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352" w:author="PR Preview" w:date="2026-01-01T00:00:00Z">
        <w:r>
          <w:delText xml:space="preserve">),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the sum</w:delText>
        </w:r>
      </w:del>
      <w:del w:id="35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has no terms.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By convention, such an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b/>
            <w:bCs/>
          </w:rPr>
          <w:delText xml:space="preserve">empty sum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equals</w:delText>
        </w:r>
      </w:del>
      <w:del w:id="364" w:author="PR Preview" w:date="2026-01-01T00:00:00Z">
        <w:r>
          <w:delText xml:space="preserve"> </w:delText>
        </w:r>
      </w:del>
      <m:oMath>
        <m:r>
          <m:t>0</m:t>
        </m:r>
      </m:oMath>
      <w:del w:id="365" w:author="PR Preview" w:date="2026-01-01T00:00:00Z">
        <w:r>
          <w:delText xml:space="preserve">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For example,</w:delText>
        </w:r>
      </w:del>
      <w:del w:id="3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369" w:author="PR Preview" w:date="2026-01-01T00:00:00Z">
        <w:r>
          <w:delText xml:space="preserve">.</w:delText>
        </w:r>
      </w:del>
    </w:p>
    <w:p>
      <w:pPr>
        <w:pStyle w:val="BodyText"/>
      </w:pPr>
      <w:del w:id="370" w:author="PR Preview" w:date="2026-01-01T00:00:00Z">
        <w:r>
          <w:rPr>
            <w:b/>
            <w:bCs/>
          </w:rPr>
          <w:delText xml:space="preserve">Exercise 6 (Rearrange a sum)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Let</w:delText>
        </w:r>
      </w:del>
      <w:del w:id="373" w:author="PR Preview" w:date="2026-01-01T00:00:00Z">
        <w:r>
          <w:delText xml:space="preserve"> </w:delText>
        </w:r>
      </w:del>
      <m:oMath>
        <m:r>
          <m:t>c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be a number, and let</w:delText>
        </w:r>
      </w:del>
      <w:del w:id="3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and</w:delText>
        </w:r>
      </w:del>
      <w:del w:id="37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be numbers.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Using</w:delText>
        </w:r>
      </w:del>
      <w:del w:id="384" w:author="PR Preview" w:date="2026-01-01T00:00:00Z">
        <w:r>
          <w:delText xml:space="preserve"> </w:delText>
        </w:r>
      </w:del>
      <w:hyperlink w:anchor="def-summation">
        <w:del w:id="385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388" w:author="PR Preview" w:date="2026-01-01T00:00:00Z">
        <w:r>
          <w:rPr>
            <w:b/>
            <w:bCs/>
          </w:rPr>
          <w:t xml:space="preserve">Definition 27 (Empty sum)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391" w:author="PR Preview" w:date="2026-01-01T00:00:00Z">
        <w:r>
          <w:t xml:space="preserve">),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 sum</w:t>
        </w:r>
      </w:ins>
      <w:ins w:id="39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has no terms.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By convention, such an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b/>
            <w:bCs/>
          </w:rPr>
          <w:t xml:space="preserve">empty sum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equals</w:t>
        </w:r>
      </w:ins>
      <w:ins w:id="403" w:author="PR Preview" w:date="2026-01-01T00:00:00Z">
        <w:r>
          <w:t xml:space="preserve"> </w:t>
        </w:r>
      </w:ins>
      <m:oMath>
        <m:r>
          <m:t>0</m:t>
        </m:r>
      </m:oMath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For example,</w:t>
        </w:r>
      </w:ins>
      <w:ins w:id="40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408" w:author="PR Preview" w:date="2026-01-01T00:00:00Z">
        <w:r>
          <w:t xml:space="preserve">.</w:t>
        </w:r>
      </w:ins>
    </w:p>
    <w:bookmarkEnd w:id="124"/>
    <w:bookmarkStart w:id="125" w:name="exr-sum-rules"/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Exercise 6 (Rearrange a sum)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Let</w:t>
        </w:r>
      </w:ins>
      <w:ins w:id="412" w:author="PR Preview" w:date="2026-01-01T00:00:00Z">
        <w:r>
          <w:t xml:space="preserve"> </w:t>
        </w:r>
      </w:ins>
      <m:oMath>
        <m:r>
          <m:t>c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be a number, and let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</w:t>
        </w:r>
      </w:ins>
      <w:ins w:id="41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be numbers.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Using</w:t>
        </w:r>
      </w:ins>
      <w:ins w:id="423" w:author="PR Preview" w:date="2026-01-01T00:00:00Z">
        <w:r>
          <w:t xml:space="preserve"> </w:t>
        </w:r>
      </w:ins>
      <w:hyperlink w:anchor="def-summation">
        <w:ins w:id="42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del w:id="427" w:author="PR Preview" w:date="2026-01-01T00:00:00Z">
        <w:r>
          <w:rPr>
            <w:i/>
            <w:iCs/>
          </w:rPr>
          <w:delText xml:space="preserve">Solution 6</w:delText>
        </w:r>
      </w:del>
      <w:del w:id="428" w:author="PR Preview" w:date="2026-01-01T00:00:00Z">
        <w:r>
          <w:delText xml:space="preserve">. </w:delText>
        </w:r>
      </w:del>
      <w:del w:id="429" w:author="PR Preview" w:date="2026-01-01T00:00:00Z">
        <w:r>
          <w:delText xml:space="preserve">Each step below applies</w:delText>
        </w:r>
      </w:del>
      <w:del w:id="430" w:author="PR Preview" w:date="2026-01-01T00:00:00Z">
        <w:r>
          <w:delText xml:space="preserve"> </w:delText>
        </w:r>
      </w:del>
      <w:hyperlink w:anchor="def-summation">
        <w:del w:id="43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the distributive law (</w:delText>
        </w:r>
      </w:del>
      <w:hyperlink w:anchor="thm-mult-distr">
        <w:del w:id="43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36" w:author="PR Preview" w:date="2026-01-01T00:00:00Z">
        <w:r>
          <w:delText xml:space="preserve">),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or the commutative and associative laws of addition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(</w:delText>
        </w:r>
      </w:del>
      <w:hyperlink w:anchor="thm-sum-symmetric">
        <w:del w:id="44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and</w:delText>
        </w:r>
      </w:del>
      <w:del w:id="444" w:author="PR Preview" w:date="2026-01-01T00:00:00Z">
        <w:r>
          <w:delText xml:space="preserve"> </w:delText>
        </w:r>
      </w:del>
      <w:hyperlink w:anchor="thm-sum-assoc">
        <w:del w:id="44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46" w:author="PR Preview" w:date="2026-01-01T00:00:00Z">
        <w:r>
          <w:delText xml:space="preserve">).</w:delText>
        </w:r>
      </w:del>
    </w:p>
    <w:p>
      <w:pPr>
        <w:pStyle w:val="BodyText"/>
      </w:pPr>
      <w:ins w:id="447" w:author="PR Preview" w:date="2026-01-01T00:00:00Z">
        <w:r>
          <w:rPr>
            <w:i/>
            <w:iCs/>
          </w:rPr>
          <w:t xml:space="preserve">Solution 6</w:t>
        </w:r>
      </w:ins>
      <w:ins w:id="448" w:author="PR Preview" w:date="2026-01-01T00:00:00Z">
        <w:r>
          <w:t xml:space="preserve">. </w:t>
        </w:r>
      </w:ins>
      <w:ins w:id="449" w:author="PR Preview" w:date="2026-01-01T00:00:00Z">
        <w:r>
          <w:t xml:space="preserve">Each step below applies</w:t>
        </w:r>
      </w:ins>
      <w:ins w:id="450" w:author="PR Preview" w:date="2026-01-01T00:00:00Z">
        <w:r>
          <w:t xml:space="preserve"> </w:t>
        </w:r>
      </w:ins>
      <w:hyperlink w:anchor="def-summation">
        <w:ins w:id="45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distributive law (</w:t>
        </w:r>
      </w:ins>
      <w:hyperlink w:anchor="thm-mult-distr">
        <w:ins w:id="45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56" w:author="PR Preview" w:date="2026-01-01T00:00:00Z">
        <w:r>
          <w:t xml:space="preserve">),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or the commutative and associative laws of addition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(</w:t>
        </w:r>
      </w:ins>
      <w:hyperlink w:anchor="thm-sum-symmetric">
        <w:ins w:id="46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and</w:t>
        </w:r>
      </w:ins>
      <w:ins w:id="464" w:author="PR Preview" w:date="2026-01-01T00:00:00Z">
        <w:r>
          <w:t xml:space="preserve"> </w:t>
        </w:r>
      </w:ins>
      <w:hyperlink w:anchor="thm-sum-assoc">
        <w:ins w:id="46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66" w:author="PR Preview" w:date="2026-01-01T00:00:00Z">
        <w:r>
          <w:t xml:space="preserve">).</w:t>
        </w:r>
      </w:ins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del w:id="467" w:author="PR Preview" w:date="2026-01-01T00:00:00Z">
        <w:r>
          <w:rPr>
            <w:b/>
            <w:bCs/>
          </w:rPr>
          <w:delText xml:space="preserve">Definition 27 (Sum over a finite set)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Let</w:delText>
        </w:r>
      </w:del>
      <w:del w:id="4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be a</w:delText>
        </w:r>
      </w:del>
      <w:del w:id="473" w:author="PR Preview" w:date="2026-01-01T00:00:00Z">
        <w:r>
          <w:delText xml:space="preserve"> </w:delText>
        </w:r>
      </w:del>
      <w:hyperlink r:id="rId131">
        <w:del w:id="474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475" w:author="PR Preview" w:date="2026-01-01T00:00:00Z">
        <w:r>
          <w:delText xml:space="preserve"> </w:delText>
        </w:r>
      </w:del>
      <w:hyperlink r:id="rId132">
        <w:del w:id="476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with</w:delText>
        </w:r>
      </w:del>
      <w:del w:id="47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different elements.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Let</w:delText>
        </w:r>
      </w:del>
      <w:del w:id="484" w:author="PR Preview" w:date="2026-01-01T00:00:00Z">
        <w:r>
          <w:delText xml:space="preserve"> </w:delText>
        </w:r>
      </w:del>
      <m:oMath>
        <m:r>
          <m:t>f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be a</w:delText>
        </w:r>
      </w:del>
      <w:del w:id="487" w:author="PR Preview" w:date="2026-01-01T00:00:00Z">
        <w:r>
          <w:delText xml:space="preserve"> </w:delText>
        </w:r>
      </w:del>
      <w:hyperlink r:id="rId42">
        <w:del w:id="48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that gives a number</w:delText>
        </w:r>
      </w:del>
      <w:del w:id="4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for each element</w:delText>
        </w:r>
      </w:del>
      <w:del w:id="494" w:author="PR Preview" w:date="2026-01-01T00:00:00Z">
        <w:r>
          <w:delText xml:space="preserve"> </w:delText>
        </w:r>
      </w:del>
      <m:oMath>
        <m:r>
          <m:t>x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of</w:delText>
        </w:r>
      </w:del>
      <w:del w:id="497" w:author="PR Preview" w:date="2026-01-01T00:00:00Z">
        <w:r>
          <w:delText xml:space="preserve"> </w:delText>
        </w:r>
      </w:del>
      <m:oMath>
        <m:r>
          <m:t>A</m:t>
        </m:r>
      </m:oMath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The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rPr>
            <w:b/>
            <w:bCs/>
          </w:rPr>
          <w:delText xml:space="preserve">sum of</w:delText>
        </w:r>
      </w:del>
      <w:del w:id="503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504" w:author="PR Preview" w:date="2026-01-01T00:00:00Z">
        <w:r>
          <w:rPr>
            <w:b/>
            <w:bCs/>
          </w:rPr>
          <w:delText xml:space="preserve"> </w:delText>
        </w:r>
      </w:del>
      <w:del w:id="505" w:author="PR Preview" w:date="2026-01-01T00:00:00Z">
        <w:r>
          <w:rPr>
            <w:b/>
            <w:bCs/>
          </w:rPr>
          <w:delText xml:space="preserve">over</w:delText>
        </w:r>
      </w:del>
      <w:del w:id="506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is</w:delText>
        </w:r>
      </w:del>
    </w:p>
    <w:p>
      <w:pPr>
        <w:pStyle w:val="FirstParagraph"/>
      </w:pPr>
      <w:ins w:id="509" w:author="PR Preview" w:date="2026-01-01T00:00:00Z">
        <w:r>
          <w:rPr>
            <w:b/>
            <w:bCs/>
          </w:rPr>
          <w:t xml:space="preserve">Definition 28 (Sum over a finite set)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Let</w:t>
        </w:r>
      </w:ins>
      <w:ins w:id="5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be a</w:t>
        </w:r>
      </w:ins>
      <w:ins w:id="515" w:author="PR Preview" w:date="2026-01-01T00:00:00Z">
        <w:r>
          <w:t xml:space="preserve"> </w:t>
        </w:r>
      </w:ins>
      <w:hyperlink r:id="rId131">
        <w:ins w:id="516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517" w:author="PR Preview" w:date="2026-01-01T00:00:00Z">
        <w:r>
          <w:t xml:space="preserve"> </w:t>
        </w:r>
      </w:ins>
      <w:hyperlink r:id="rId132">
        <w:ins w:id="518" w:author="PR Preview" w:date="2026-01-01T00:00:00Z">
          <w:r>
            <w:rPr>
              <w:rStyle w:val="Hyperlink"/>
            </w:rPr>
            <w:t xml:space="preserve">set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with</w:t>
        </w:r>
      </w:ins>
      <w:ins w:id="52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different elements.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Let</w:t>
        </w:r>
      </w:ins>
      <w:ins w:id="526" w:author="PR Preview" w:date="2026-01-01T00:00:00Z">
        <w:r>
          <w:t xml:space="preserve"> </w:t>
        </w:r>
      </w:ins>
      <m:oMath>
        <m:r>
          <m:t>f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be a</w:t>
        </w:r>
      </w:ins>
      <w:ins w:id="529" w:author="PR Preview" w:date="2026-01-01T00:00:00Z">
        <w:r>
          <w:t xml:space="preserve"> </w:t>
        </w:r>
      </w:ins>
      <w:hyperlink r:id="rId42">
        <w:ins w:id="53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that gives a number</w:t>
        </w:r>
      </w:ins>
      <w:ins w:id="5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for each element</w:t>
        </w:r>
      </w:ins>
      <w:ins w:id="536" w:author="PR Preview" w:date="2026-01-01T00:00:00Z">
        <w:r>
          <w:t xml:space="preserve"> </w:t>
        </w:r>
      </w:ins>
      <m:oMath>
        <m:r>
          <m:t>x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of</w:t>
        </w:r>
      </w:ins>
      <w:ins w:id="539" w:author="PR Preview" w:date="2026-01-01T00:00:00Z">
        <w:r>
          <w:t xml:space="preserve"> </w:t>
        </w:r>
      </w:ins>
      <m:oMath>
        <m:r>
          <m:t>A</m:t>
        </m:r>
      </m:oMath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rPr>
            <w:b/>
            <w:bCs/>
          </w:rPr>
          <w:t xml:space="preserve">sum of</w:t>
        </w:r>
      </w:ins>
      <w:ins w:id="545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46" w:author="PR Preview" w:date="2026-01-01T00:00:00Z">
        <w:r>
          <w:rPr>
            <w:b/>
            <w:bCs/>
          </w:rPr>
          <w:t xml:space="preserve"> </w:t>
        </w:r>
      </w:ins>
      <w:ins w:id="547" w:author="PR Preview" w:date="2026-01-01T00:00:00Z">
        <w:r>
          <w:rPr>
            <w:b/>
            <w:bCs/>
          </w:rPr>
          <w:t xml:space="preserve">over</w:t>
        </w:r>
      </w:ins>
      <w:ins w:id="548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del w:id="551" w:author="PR Preview" w:date="2026-01-01T00:00:00Z">
        <w:r>
          <w:delText xml:space="preserve">When</w:delText>
        </w:r>
      </w:del>
      <w:del w:id="5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553" w:author="PR Preview" w:date="2026-01-01T00:00:00Z">
        <w:r>
          <w:delText xml:space="preserve">,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this sum is the same as</w:delText>
        </w:r>
      </w:del>
      <w:del w:id="55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from</w:delText>
        </w:r>
      </w:del>
      <w:del w:id="559" w:author="PR Preview" w:date="2026-01-01T00:00:00Z">
        <w:r>
          <w:delText xml:space="preserve"> </w:delText>
        </w:r>
      </w:del>
      <w:hyperlink w:anchor="def-summation">
        <w:del w:id="560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561" w:author="PR Preview" w:date="2026-01-01T00:00:00Z">
        <w:r>
          <w:delText xml:space="preserve">.</w:delText>
        </w:r>
      </w:del>
    </w:p>
    <w:p>
      <w:pPr>
        <w:pStyle w:val="BodyText"/>
      </w:pPr>
      <w:ins w:id="562" w:author="PR Preview" w:date="2026-01-01T00:00:00Z">
        <w:r>
          <w:t xml:space="preserve">When</w:t>
        </w:r>
      </w:ins>
      <w:ins w:id="5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this sum is the same as</w:t>
        </w:r>
      </w:ins>
      <w:ins w:id="56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from</w:t>
        </w:r>
      </w:ins>
      <w:ins w:id="570" w:author="PR Preview" w:date="2026-01-01T00:00:00Z">
        <w:r>
          <w:t xml:space="preserve"> </w:t>
        </w:r>
      </w:ins>
      <w:hyperlink w:anchor="def-summation">
        <w:ins w:id="57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72" w:author="PR Preview" w:date="2026-01-01T00:00:00Z">
        <w:r>
          <w:t xml:space="preserve">.</w:t>
        </w:r>
      </w:ins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del w:id="573" w:author="PR Preview" w:date="2026-01-01T00:00:00Z">
        <w:r>
          <w:rPr>
            <w:b/>
            <w:bCs/>
          </w:rPr>
          <w:delText xml:space="preserve">Definition 28 (Quotient)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For real numbers</w:delText>
        </w:r>
      </w:del>
      <w:del w:id="576" w:author="PR Preview" w:date="2026-01-01T00:00:00Z">
        <w:r>
          <w:delText xml:space="preserve"> </w:delText>
        </w:r>
      </w:del>
      <m:oMath>
        <m:r>
          <m:t>a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and</w:delText>
        </w:r>
      </w:del>
      <w:del w:id="579" w:author="PR Preview" w:date="2026-01-01T00:00:00Z">
        <w:r>
          <w:delText xml:space="preserve"> </w:delText>
        </w:r>
      </w:del>
      <m:oMath>
        <m:r>
          <m:t>b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with</w:delText>
        </w:r>
      </w:del>
      <w:del w:id="58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the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rPr>
            <w:b/>
            <w:bCs/>
          </w:rPr>
          <w:delText xml:space="preserve">quotient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of</w:delText>
        </w:r>
      </w:del>
      <w:del w:id="590" w:author="PR Preview" w:date="2026-01-01T00:00:00Z">
        <w:r>
          <w:delText xml:space="preserve"> </w:delText>
        </w:r>
      </w:del>
      <m:oMath>
        <m:r>
          <m:t>a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by</w:delText>
        </w:r>
      </w:del>
      <w:del w:id="593" w:author="PR Preview" w:date="2026-01-01T00:00:00Z">
        <w:r>
          <w:delText xml:space="preserve"> </w:delText>
        </w:r>
      </w:del>
      <m:oMath>
        <m:r>
          <m:t>b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 the result of dividing</w:delText>
        </w:r>
      </w:del>
      <w:del w:id="596" w:author="PR Preview" w:date="2026-01-01T00:00:00Z">
        <w:r>
          <w:delText xml:space="preserve"> </w:delText>
        </w:r>
      </w:del>
      <m:oMath>
        <m:r>
          <m:t>a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by</w:delText>
        </w:r>
      </w:del>
      <w:del w:id="599" w:author="PR Preview" w:date="2026-01-01T00:00:00Z">
        <w:r>
          <w:delText xml:space="preserve"> </w:delText>
        </w:r>
      </w:del>
      <m:oMath>
        <m:r>
          <m:t>b</m:t>
        </m:r>
      </m:oMath>
      <w:del w:id="60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601" w:author="PR Preview" w:date="2026-01-01T00:00:00Z">
        <w:r>
          <w:rPr>
            <w:b/>
            <w:bCs/>
          </w:rPr>
          <w:delText xml:space="preserve">Definition 29 (Fraction, numerator, and denominator)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A quotient</w:delText>
        </w:r>
      </w:del>
      <w:del w:id="6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(</w:delText>
        </w:r>
      </w:del>
      <w:hyperlink w:anchor="def-quotient">
        <w:del w:id="60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608" w:author="PR Preview" w:date="2026-01-01T00:00:00Z">
        <w:r>
          <w:delText xml:space="preserve">) is also called a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rPr>
            <w:b/>
            <w:bCs/>
          </w:rPr>
          <w:delText xml:space="preserve">fraction</w:delText>
        </w:r>
      </w:del>
      <w:del w:id="611" w:author="PR Preview" w:date="2026-01-01T00:00:00Z">
        <w:r>
          <w:delText xml:space="preserve">;</w:delText>
        </w:r>
      </w:del>
      <w:del w:id="612" w:author="PR Preview" w:date="2026-01-01T00:00:00Z">
        <w:r>
          <w:delText xml:space="preserve"> </w:delText>
        </w:r>
      </w:del>
      <m:oMath>
        <m:r>
          <m:t>a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 its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rPr>
            <w:b/>
            <w:bCs/>
          </w:rPr>
          <w:delText xml:space="preserve">numerator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and</w:delText>
        </w:r>
      </w:del>
      <w:del w:id="619" w:author="PR Preview" w:date="2026-01-01T00:00:00Z">
        <w:r>
          <w:delText xml:space="preserve"> </w:delText>
        </w:r>
      </w:del>
      <m:oMath>
        <m:r>
          <m:t>b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its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rPr>
            <w:b/>
            <w:bCs/>
          </w:rPr>
          <w:delText xml:space="preserve">denominator</w:delText>
        </w:r>
      </w:del>
      <w:del w:id="624" w:author="PR Preview" w:date="2026-01-01T00:00:00Z">
        <w:r>
          <w:delText xml:space="preserve">.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For example, the fraction</w:delText>
        </w:r>
      </w:del>
      <w:del w:id="6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has numerator</w:delText>
        </w:r>
      </w:del>
      <w:del w:id="630" w:author="PR Preview" w:date="2026-01-01T00:00:00Z">
        <w:r>
          <w:delText xml:space="preserve"> </w:delText>
        </w:r>
      </w:del>
      <m:oMath>
        <m:r>
          <m:t>6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 denominator</w:delText>
        </w:r>
      </w:del>
      <w:del w:id="633" w:author="PR Preview" w:date="2026-01-01T00:00:00Z">
        <w:r>
          <w:delText xml:space="preserve"> </w:delText>
        </w:r>
      </w:del>
      <m:oMath>
        <m:r>
          <m:t>4</m:t>
        </m:r>
      </m:oMath>
      <w:del w:id="634" w:author="PR Preview" w:date="2026-01-01T00:00:00Z">
        <w:r>
          <w:delText xml:space="preserve">.</w:delText>
        </w:r>
      </w:del>
    </w:p>
    <w:p>
      <w:pPr>
        <w:pStyle w:val="BodyText"/>
      </w:pPr>
      <w:del w:id="635" w:author="PR Preview" w:date="2026-01-01T00:00:00Z">
        <w:r>
          <w:rPr>
            <w:b/>
            <w:bCs/>
          </w:rPr>
          <w:delText xml:space="preserve">Example 26 (A quotient)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The quotient of</w:delText>
        </w:r>
      </w:del>
      <w:del w:id="638" w:author="PR Preview" w:date="2026-01-01T00:00:00Z">
        <w:r>
          <w:delText xml:space="preserve"> </w:delText>
        </w:r>
      </w:del>
      <m:oMath>
        <m:r>
          <m:t>6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by</w:delText>
        </w:r>
      </w:del>
      <w:del w:id="641" w:author="PR Preview" w:date="2026-01-01T00:00:00Z">
        <w:r>
          <w:delText xml:space="preserve"> </w:delText>
        </w:r>
      </w:del>
      <m:oMath>
        <m:r>
          <m:t>4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is</w:delText>
        </w:r>
      </w:del>
      <w:del w:id="64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645" w:author="PR Preview" w:date="2026-01-01T00:00:00Z">
        <w:r>
          <w:delText xml:space="preserve">.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The quotient of</w:delText>
        </w:r>
      </w:del>
      <w:del w:id="648" w:author="PR Preview" w:date="2026-01-01T00:00:00Z">
        <w:r>
          <w:delText xml:space="preserve"> </w:delText>
        </w:r>
      </w:del>
      <m:oMath>
        <m:r>
          <m:t>6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by</w:delText>
        </w:r>
      </w:del>
      <w:del w:id="651" w:author="PR Preview" w:date="2026-01-01T00:00:00Z">
        <w:r>
          <w:delText xml:space="preserve"> </w:delText>
        </w:r>
      </w:del>
      <m:oMath>
        <m:r>
          <m:t>0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undefined,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because</w:delText>
        </w:r>
      </w:del>
      <w:del w:id="656" w:author="PR Preview" w:date="2026-01-01T00:00:00Z">
        <w:r>
          <w:delText xml:space="preserve"> </w:delText>
        </w:r>
      </w:del>
      <w:hyperlink w:anchor="def-quotient">
        <w:del w:id="65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660" w:author="PR Preview" w:date="2026-01-01T00:00:00Z">
        <w:r>
          <w:rPr>
            <w:b/>
            <w:bCs/>
          </w:rPr>
          <w:delText xml:space="preserve">Definition 30 (Follow-up and person-years)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In a study that observes participants over time,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 participant’s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rPr>
            <w:b/>
            <w:bCs/>
          </w:rPr>
          <w:delText xml:space="preserve">follow-up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 length of time the study observes that participant,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and the study’s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rPr>
            <w:b/>
            <w:bCs/>
          </w:rPr>
          <w:delText xml:space="preserve">person-years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are the sum of the follow-up times of all participants,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measured in years.</w:delText>
        </w:r>
      </w:del>
    </w:p>
    <w:p>
      <w:pPr>
        <w:pStyle w:val="BodyText"/>
      </w:pPr>
      <w:del w:id="677" w:author="PR Preview" w:date="2026-01-01T00:00:00Z">
        <w:r>
          <w:rPr>
            <w:b/>
            <w:bCs/>
          </w:rPr>
          <w:delText xml:space="preserve">Example 27 (Counting person-years)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If</w:delText>
        </w:r>
      </w:del>
      <w:del w:id="680" w:author="PR Preview" w:date="2026-01-01T00:00:00Z">
        <w:r>
          <w:delText xml:space="preserve"> </w:delText>
        </w:r>
      </w:del>
      <m:oMath>
        <m:r>
          <m:t>10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people are each followed for</w:delText>
        </w:r>
      </w:del>
      <w:del w:id="683" w:author="PR Preview" w:date="2026-01-01T00:00:00Z">
        <w:r>
          <w:delText xml:space="preserve"> </w:delText>
        </w:r>
      </w:del>
      <m:oMath>
        <m:r>
          <m:t>2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years,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the study has</w:delText>
        </w:r>
      </w:del>
      <w:del w:id="68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person-years.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If one person is followed for</w:delText>
        </w:r>
      </w:del>
      <w:del w:id="693" w:author="PR Preview" w:date="2026-01-01T00:00:00Z">
        <w:r>
          <w:delText xml:space="preserve"> </w:delText>
        </w:r>
      </w:del>
      <m:oMath>
        <m:r>
          <m:t>3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years and another for</w:delText>
        </w:r>
      </w:del>
      <w:del w:id="69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year,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the study has</w:delText>
        </w:r>
      </w:del>
      <w:del w:id="70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person-years.</w:delText>
        </w:r>
      </w:del>
    </w:p>
    <w:p>
      <w:pPr>
        <w:pStyle w:val="BodyText"/>
      </w:pPr>
      <w:del w:id="704" w:author="PR Preview" w:date="2026-01-01T00:00:00Z">
        <w:r>
          <w:rPr>
            <w:b/>
            <w:bCs/>
          </w:rPr>
          <w:delText xml:space="preserve">Definition 31 (Rate)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rPr>
            <w:b/>
            <w:bCs/>
          </w:rPr>
          <w:delText xml:space="preserve">rate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a quotient of two quantities,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usually with a denominator that measures time,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such as weeks or person-years of follow-up (</w:delText>
        </w:r>
      </w:del>
      <w:hyperlink w:anchor="def-person-years">
        <w:del w:id="715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716" w:author="PR Preview" w:date="2026-01-01T00:00:00Z">
        <w:r>
          <w:delText xml:space="preserve">).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For example,</w:delText>
        </w:r>
      </w:del>
      <w:del w:id="719" w:author="PR Preview" w:date="2026-01-01T00:00:00Z">
        <w:r>
          <w:delText xml:space="preserve"> </w:delText>
        </w:r>
      </w:del>
      <m:oMath>
        <m:r>
          <m:t>12</m:t>
        </m:r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new cases in</w:delText>
        </w:r>
      </w:del>
      <w:del w:id="722" w:author="PR Preview" w:date="2026-01-01T00:00:00Z">
        <w:r>
          <w:delText xml:space="preserve"> </w:delText>
        </w:r>
      </w:del>
      <m:oMath>
        <m:r>
          <m:t>4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weeks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is a rate of</w:delText>
        </w:r>
      </w:del>
      <w:del w:id="7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new cases per week,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and</w:delText>
        </w:r>
      </w:del>
      <w:del w:id="732" w:author="PR Preview" w:date="2026-01-01T00:00:00Z">
        <w:r>
          <w:delText xml:space="preserve"> </w:delText>
        </w:r>
      </w:del>
      <m:oMath>
        <m:r>
          <m:t>30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cases over</w:delText>
        </w:r>
      </w:del>
      <w:del w:id="73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person-years of follow-up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a rate of</w:delText>
        </w:r>
      </w:del>
      <w:del w:id="74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743" w:author="PR Preview" w:date="2026-01-01T00:00:00Z">
        <w:r>
          <w:rPr>
            <w:b/>
            <w:bCs/>
          </w:rPr>
          <w:t xml:space="preserve">Definition 29 (Quotient)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For real numbers</w:t>
        </w:r>
      </w:ins>
      <w:ins w:id="746" w:author="PR Preview" w:date="2026-01-01T00:00:00Z">
        <w:r>
          <w:t xml:space="preserve"> </w:t>
        </w:r>
      </w:ins>
      <m:oMath>
        <m:r>
          <m:t>a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</w:t>
        </w:r>
      </w:ins>
      <w:ins w:id="749" w:author="PR Preview" w:date="2026-01-01T00:00:00Z">
        <w:r>
          <w:t xml:space="preserve"> </w:t>
        </w:r>
      </w:ins>
      <m:oMath>
        <m:r>
          <m:t>b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with</w:t>
        </w:r>
      </w:ins>
      <w:ins w:id="7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the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quotient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</w:t>
        </w:r>
      </w:ins>
      <w:ins w:id="760" w:author="PR Preview" w:date="2026-01-01T00:00:00Z">
        <w:r>
          <w:t xml:space="preserve"> </w:t>
        </w:r>
      </w:ins>
      <m:oMath>
        <m:r>
          <m:t>a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by</w:t>
        </w:r>
      </w:ins>
      <w:ins w:id="763" w:author="PR Preview" w:date="2026-01-01T00:00:00Z">
        <w:r>
          <w:t xml:space="preserve"> </w:t>
        </w:r>
      </w:ins>
      <m:oMath>
        <m:r>
          <m:t>b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is the result of dividing</w:t>
        </w:r>
      </w:ins>
      <w:ins w:id="766" w:author="PR Preview" w:date="2026-01-01T00:00:00Z">
        <w:r>
          <w:t xml:space="preserve"> </w:t>
        </w:r>
      </w:ins>
      <m:oMath>
        <m:r>
          <m:t>a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by</w:t>
        </w:r>
      </w:ins>
      <w:ins w:id="769" w:author="PR Preview" w:date="2026-01-01T00:00:00Z">
        <w:r>
          <w:t xml:space="preserve"> </w:t>
        </w:r>
      </w:ins>
      <m:oMath>
        <m:r>
          <m:t>b</m:t>
        </m:r>
      </m:oMath>
      <w:ins w:id="7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ins w:id="771" w:author="PR Preview" w:date="2026-01-01T00:00:00Z">
        <w:r>
          <w:rPr>
            <w:b/>
            <w:bCs/>
          </w:rPr>
          <w:t xml:space="preserve">Definition 30 (Fraction, numerator, and denominator)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 quotient</w:t>
        </w:r>
      </w:ins>
      <w:ins w:id="77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(</w:t>
        </w:r>
      </w:ins>
      <w:hyperlink w:anchor="def-quotient">
        <w:ins w:id="77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778" w:author="PR Preview" w:date="2026-01-01T00:00:00Z">
        <w:r>
          <w:t xml:space="preserve">) is also called a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b/>
            <w:bCs/>
          </w:rPr>
          <w:t xml:space="preserve">fraction</w:t>
        </w:r>
      </w:ins>
      <w:ins w:id="781" w:author="PR Preview" w:date="2026-01-01T00:00:00Z">
        <w:r>
          <w:t xml:space="preserve">;</w:t>
        </w:r>
      </w:ins>
      <w:ins w:id="782" w:author="PR Preview" w:date="2026-01-01T00:00:00Z">
        <w:r>
          <w:t xml:space="preserve"> </w:t>
        </w:r>
      </w:ins>
      <m:oMath>
        <m:r>
          <m:t>a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its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rPr>
            <w:b/>
            <w:bCs/>
          </w:rPr>
          <w:t xml:space="preserve">numerator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and</w:t>
        </w:r>
      </w:ins>
      <w:ins w:id="789" w:author="PR Preview" w:date="2026-01-01T00:00:00Z">
        <w:r>
          <w:t xml:space="preserve"> </w:t>
        </w:r>
      </w:ins>
      <m:oMath>
        <m:r>
          <m:t>b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its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rPr>
            <w:b/>
            <w:bCs/>
          </w:rPr>
          <w:t xml:space="preserve">denominator</w:t>
        </w:r>
      </w:ins>
      <w:ins w:id="794" w:author="PR Preview" w:date="2026-01-01T00:00:00Z">
        <w:r>
          <w:t xml:space="preserve">.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 example, the fraction</w:t>
        </w:r>
      </w:ins>
      <w:ins w:id="7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has numerator</w:t>
        </w:r>
      </w:ins>
      <w:ins w:id="800" w:author="PR Preview" w:date="2026-01-01T00:00:00Z">
        <w:r>
          <w:t xml:space="preserve"> </w:t>
        </w:r>
      </w:ins>
      <m:oMath>
        <m:r>
          <m:t>6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 denominator</w:t>
        </w:r>
      </w:ins>
      <w:ins w:id="803" w:author="PR Preview" w:date="2026-01-01T00:00:00Z">
        <w:r>
          <w:t xml:space="preserve"> </w:t>
        </w:r>
      </w:ins>
      <m:oMath>
        <m:r>
          <m:t>4</m:t>
        </m:r>
      </m:oMath>
      <w:ins w:id="804" w:author="PR Preview" w:date="2026-01-01T00:00:00Z">
        <w:r>
          <w:t xml:space="preserve">.</w:t>
        </w:r>
      </w:ins>
    </w:p>
    <w:bookmarkEnd w:id="140"/>
    <w:bookmarkStart w:id="141" w:name="exm-quotient"/>
    <w:p>
      <w:pPr>
        <w:pStyle w:val="BodyText"/>
      </w:pPr>
      <w:ins w:id="805" w:author="PR Preview" w:date="2026-01-01T00:00:00Z">
        <w:r>
          <w:rPr>
            <w:b/>
            <w:bCs/>
          </w:rPr>
          <w:t xml:space="preserve">Example 27 (A quotient)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The quotient of</w:t>
        </w:r>
      </w:ins>
      <w:ins w:id="808" w:author="PR Preview" w:date="2026-01-01T00:00:00Z">
        <w:r>
          <w:t xml:space="preserve"> </w:t>
        </w:r>
      </w:ins>
      <m:oMath>
        <m:r>
          <m:t>6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by</w:t>
        </w:r>
      </w:ins>
      <w:ins w:id="811" w:author="PR Preview" w:date="2026-01-01T00:00:00Z">
        <w:r>
          <w:t xml:space="preserve"> </w:t>
        </w:r>
      </w:ins>
      <m:oMath>
        <m:r>
          <m:t>4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</w:t>
        </w:r>
      </w:ins>
      <w:ins w:id="81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815" w:author="PR Preview" w:date="2026-01-01T00:00:00Z">
        <w:r>
          <w:t xml:space="preserve">.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The quotient of</w:t>
        </w:r>
      </w:ins>
      <w:ins w:id="818" w:author="PR Preview" w:date="2026-01-01T00:00:00Z">
        <w:r>
          <w:t xml:space="preserve"> </w:t>
        </w:r>
      </w:ins>
      <m:oMath>
        <m:r>
          <m:t>6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by</w:t>
        </w:r>
      </w:ins>
      <w:ins w:id="821" w:author="PR Preview" w:date="2026-01-01T00:00:00Z">
        <w:r>
          <w:t xml:space="preserve"> </w:t>
        </w:r>
      </w:ins>
      <m:oMath>
        <m:r>
          <m:t>0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is undefined,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because</w:t>
        </w:r>
      </w:ins>
      <w:ins w:id="826" w:author="PR Preview" w:date="2026-01-01T00:00:00Z">
        <w:r>
          <w:t xml:space="preserve"> </w:t>
        </w:r>
      </w:ins>
      <w:hyperlink w:anchor="def-quotient">
        <w:ins w:id="82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requires a nonzero denominator.</w:t>
        </w:r>
      </w:ins>
    </w:p>
    <w:bookmarkEnd w:id="141"/>
    <w:bookmarkStart w:id="142" w:name="def-person-years"/>
    <w:p>
      <w:pPr>
        <w:pStyle w:val="BodyText"/>
      </w:pPr>
      <w:ins w:id="830" w:author="PR Preview" w:date="2026-01-01T00:00:00Z">
        <w:r>
          <w:rPr>
            <w:b/>
            <w:bCs/>
          </w:rPr>
          <w:t xml:space="preserve">Definition 31 (Follow-up and person-years)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In a study that observes participants over time,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 participant’s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rPr>
            <w:b/>
            <w:bCs/>
          </w:rPr>
          <w:t xml:space="preserve">follow-up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is the length of time the study observes that participant,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 the study’s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rPr>
            <w:b/>
            <w:bCs/>
          </w:rPr>
          <w:t xml:space="preserve">person-years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are the sum of the follow-up times of all participants,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measured in years.</w:t>
        </w:r>
      </w:ins>
    </w:p>
    <w:bookmarkEnd w:id="142"/>
    <w:bookmarkStart w:id="143" w:name="exm-person-years"/>
    <w:p>
      <w:pPr>
        <w:pStyle w:val="BodyText"/>
      </w:pPr>
      <w:ins w:id="847" w:author="PR Preview" w:date="2026-01-01T00:00:00Z">
        <w:r>
          <w:rPr>
            <w:b/>
            <w:bCs/>
          </w:rPr>
          <w:t xml:space="preserve">Example 28 (Counting person-years)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If</w:t>
        </w:r>
      </w:ins>
      <w:ins w:id="850" w:author="PR Preview" w:date="2026-01-01T00:00:00Z">
        <w:r>
          <w:t xml:space="preserve"> </w:t>
        </w:r>
      </w:ins>
      <m:oMath>
        <m:r>
          <m:t>10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people are each followed for</w:t>
        </w:r>
      </w:ins>
      <w:ins w:id="853" w:author="PR Preview" w:date="2026-01-01T00:00:00Z">
        <w:r>
          <w:t xml:space="preserve"> </w:t>
        </w:r>
      </w:ins>
      <m:oMath>
        <m:r>
          <m:t>2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years,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 study has</w:t>
        </w:r>
      </w:ins>
      <w:ins w:id="85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person-years.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If one person is followed for</w:t>
        </w:r>
      </w:ins>
      <w:ins w:id="863" w:author="PR Preview" w:date="2026-01-01T00:00:00Z">
        <w:r>
          <w:t xml:space="preserve"> </w:t>
        </w:r>
      </w:ins>
      <m:oMath>
        <m:r>
          <m:t>3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years and another for</w:t>
        </w:r>
      </w:ins>
      <w:ins w:id="86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year,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the study has</w:t>
        </w:r>
      </w:ins>
      <w:ins w:id="87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person-years.</w:t>
        </w:r>
      </w:ins>
    </w:p>
    <w:bookmarkEnd w:id="143"/>
    <w:bookmarkStart w:id="144" w:name="def-rate"/>
    <w:p>
      <w:pPr>
        <w:pStyle w:val="BodyText"/>
      </w:pPr>
      <w:ins w:id="874" w:author="PR Preview" w:date="2026-01-01T00:00:00Z">
        <w:r>
          <w:rPr>
            <w:b/>
            <w:bCs/>
          </w:rPr>
          <w:t xml:space="preserve">Definition 32 (Rate)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b/>
            <w:bCs/>
          </w:rPr>
          <w:t xml:space="preserve">rate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a quotient of two quantities,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usually with a denominator that measures time,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such as weeks or person-years of follow-up (</w:t>
        </w:r>
      </w:ins>
      <w:hyperlink w:anchor="def-person-years">
        <w:ins w:id="885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886" w:author="PR Preview" w:date="2026-01-01T00:00:00Z">
        <w:r>
          <w:t xml:space="preserve">).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For example,</w:t>
        </w:r>
      </w:ins>
      <w:ins w:id="889" w:author="PR Preview" w:date="2026-01-01T00:00:00Z">
        <w:r>
          <w:t xml:space="preserve"> </w:t>
        </w:r>
      </w:ins>
      <m:oMath>
        <m:r>
          <m:t>12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new cases in</w:t>
        </w:r>
      </w:ins>
      <w:ins w:id="892" w:author="PR Preview" w:date="2026-01-01T00:00:00Z">
        <w:r>
          <w:t xml:space="preserve"> </w:t>
        </w:r>
      </w:ins>
      <m:oMath>
        <m:r>
          <m:t>4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weeks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a rate of</w:t>
        </w:r>
      </w:ins>
      <w:ins w:id="8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new cases per week,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and</w:t>
        </w:r>
      </w:ins>
      <w:ins w:id="902" w:author="PR Preview" w:date="2026-01-01T00:00:00Z">
        <w:r>
          <w:t xml:space="preserve"> </w:t>
        </w:r>
      </w:ins>
      <m:oMath>
        <m:r>
          <m:t>30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cases over</w:t>
        </w:r>
      </w:ins>
      <w:ins w:id="905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person-years of follow-up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a rate of</w:t>
        </w:r>
      </w:ins>
      <w:ins w:id="9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cases per person-year.</w:t>
        </w:r>
      </w:ins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del w:id="913" w:author="PR Preview" w:date="2026-01-01T00:00:00Z">
        <w:r>
          <w:rPr>
            <w:b/>
            <w:bCs/>
          </w:rPr>
          <w:delText xml:space="preserve">Definition 32 (Ratios)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A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rPr>
            <w:b/>
            <w:bCs/>
          </w:rPr>
          <w:delText xml:space="preserve">ratio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920" w:author="PR Preview" w:date="2026-01-01T00:00:00Z">
        <w:r>
          <w:rPr>
            <w:b/>
            <w:bCs/>
          </w:rPr>
          <w:t xml:space="preserve">Definition 33 (Ratios)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ratio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del w:id="927" w:author="PR Preview" w:date="2026-01-01T00:00:00Z">
        <w:r>
          <w:rPr>
            <w:b/>
            <w:bCs/>
          </w:rPr>
          <w:delText xml:space="preserve">Example 28 (A ratio, and a quotient that is not one)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 </w:delText>
        </w:r>
      </w:del>
    </w:p>
    <w:p>
      <w:pPr>
        <w:pStyle w:val="BodyText"/>
      </w:pPr>
      <w:ins w:id="930" w:author="PR Preview" w:date="2026-01-01T00:00:00Z">
        <w:r>
          <w:rPr>
            <w:b/>
            <w:bCs/>
          </w:rPr>
          <w:t xml:space="preserve">Example 29 (A ratio, and a quotient that is not one)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del w:id="933" w:author="PR Preview" w:date="2026-01-01T00:00:00Z">
        <w:r>
          <w:rPr>
            <w:b/>
            <w:bCs/>
          </w:rPr>
          <w:delText xml:space="preserve">Definition 33 (Proportion)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In statistics, a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rPr>
            <w:b/>
            <w:bCs/>
          </w:rPr>
          <w:delText xml:space="preserve">proportion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typically means a ratio where the numerator represents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942" w:author="PR Preview" w:date="2026-01-01T00:00:00Z">
        <w:r>
          <w:rPr>
            <w:b/>
            <w:bCs/>
          </w:rPr>
          <w:t xml:space="preserve">Definition 34 (Proportion)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In statistics, a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rPr>
            <w:b/>
            <w:bCs/>
          </w:rPr>
          <w:t xml:space="preserve">proportion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typically means a ratio where the numerator represents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del w:id="951" w:author="PR Preview" w:date="2026-01-01T00:00:00Z">
        <w:r>
          <w:rPr>
            <w:b/>
            <w:bCs/>
          </w:rPr>
          <w:delText xml:space="preserve">Example 29 (A proportion, and a ratio that is not one)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In a clinic with</w:delText>
        </w:r>
      </w:del>
      <w:del w:id="954" w:author="PR Preview" w:date="2026-01-01T00:00:00Z">
        <w:r>
          <w:delText xml:space="preserve"> </w:delText>
        </w:r>
      </w:del>
      <m:oMath>
        <m:r>
          <m:t>120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patients,</w:delText>
        </w:r>
      </w:del>
      <w:del w:id="957" w:author="PR Preview" w:date="2026-01-01T00:00:00Z">
        <w:r>
          <w:delText xml:space="preserve"> </w:delText>
        </w:r>
      </w:del>
      <m:oMath>
        <m:r>
          <m:t>30</m:t>
        </m:r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of whom smoke:</w:delText>
        </w:r>
      </w:del>
    </w:p>
    <w:p>
      <w:pPr>
        <w:pStyle w:val="BodyText"/>
      </w:pPr>
      <w:ins w:id="960" w:author="PR Preview" w:date="2026-01-01T00:00:00Z">
        <w:r>
          <w:rPr>
            <w:b/>
            <w:bCs/>
          </w:rPr>
          <w:t xml:space="preserve">Example 30 (A proportion, and a ratio that is not one)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In a clinic with</w:t>
        </w:r>
      </w:ins>
      <w:ins w:id="963" w:author="PR Preview" w:date="2026-01-01T00:00:00Z">
        <w:r>
          <w:t xml:space="preserve"> </w:t>
        </w:r>
      </w:ins>
      <m:oMath>
        <m:r>
          <m:t>120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patients,</w:t>
        </w:r>
      </w:ins>
      <w:ins w:id="966" w:author="PR Preview" w:date="2026-01-01T00:00:00Z">
        <w:r>
          <w:t xml:space="preserve"> </w:t>
        </w:r>
      </w:ins>
      <m:oMath>
        <m:r>
          <m:t>30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del w:id="969" w:author="PR Preview" w:date="2026-01-01T00:00:00Z">
        <w:r>
          <w:rPr>
            <w:b/>
            <w:bCs/>
          </w:rPr>
          <w:delText xml:space="preserve">Definition 34 (Proportional)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Two functions</w:delText>
        </w:r>
      </w:del>
      <w:del w:id="9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and</w:delText>
        </w:r>
      </w:del>
      <w:del w:id="97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are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rPr>
            <w:b/>
            <w:bCs/>
          </w:rPr>
          <w:delText xml:space="preserve">proportional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if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their ratio</w:delText>
        </w:r>
      </w:del>
      <w:del w:id="98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does not depend on</w:delText>
        </w:r>
      </w:del>
      <w:del w:id="987" w:author="PR Preview" w:date="2026-01-01T00:00:00Z">
        <w:r>
          <w:delText xml:space="preserve"> </w:delText>
        </w:r>
      </w:del>
      <m:oMath>
        <m:r>
          <m:t>x</m:t>
        </m:r>
      </m:oMath>
      <w:del w:id="988" w:author="PR Preview" w:date="2026-01-01T00:00:00Z">
        <w:r>
          <w:delText xml:space="preserve">.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(cf. </w:delText>
        </w:r>
      </w:del>
      <w:hyperlink r:id="rId153">
        <w:del w:id="991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992" w:author="PR Preview" w:date="2026-01-01T00:00:00Z">
        <w:r>
          <w:delText xml:space="preserve">)</w:delText>
        </w:r>
      </w:del>
    </w:p>
    <w:p>
      <w:pPr>
        <w:pStyle w:val="BodyText"/>
      </w:pPr>
      <w:del w:id="993" w:author="PR Preview" w:date="2026-01-01T00:00:00Z">
        <w:r>
          <w:rPr>
            <w:b/>
            <w:bCs/>
          </w:rPr>
          <w:delText xml:space="preserve">Example 30 (Proportional and non-proportional functions)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 </w:delText>
        </w:r>
      </w:del>
    </w:p>
    <w:p>
      <w:pPr>
        <w:pStyle w:val="FirstParagraph"/>
      </w:pPr>
      <w:ins w:id="996" w:author="PR Preview" w:date="2026-01-01T00:00:00Z">
        <w:r>
          <w:rPr>
            <w:b/>
            <w:bCs/>
          </w:rPr>
          <w:t xml:space="preserve">Definition 35 (Proportional)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Two functions</w:t>
        </w:r>
      </w:ins>
      <w:ins w:id="9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and</w:t>
        </w:r>
      </w:ins>
      <w:ins w:id="100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are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rPr>
            <w:b/>
            <w:bCs/>
          </w:rPr>
          <w:t xml:space="preserve">proportional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if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their ratio</w:t>
        </w:r>
      </w:ins>
      <w:ins w:id="10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does not depend on</w:t>
        </w:r>
      </w:ins>
      <w:ins w:id="1014" w:author="PR Preview" w:date="2026-01-01T00:00:00Z">
        <w:r>
          <w:t xml:space="preserve"> </w:t>
        </w:r>
      </w:ins>
      <m:oMath>
        <m:r>
          <m:t>x</m:t>
        </m:r>
      </m:oMath>
      <w:ins w:id="1015" w:author="PR Preview" w:date="2026-01-01T00:00:00Z">
        <w:r>
          <w:t xml:space="preserve">.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(cf. </w:t>
        </w:r>
      </w:ins>
      <w:hyperlink r:id="rId153">
        <w:ins w:id="1018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1019" w:author="PR Preview" w:date="2026-01-01T00:00:00Z">
        <w:r>
          <w:t xml:space="preserve">)</w:t>
        </w:r>
      </w:ins>
    </w:p>
    <w:bookmarkEnd w:id="154"/>
    <w:bookmarkStart w:id="155" w:name="exm-proportional"/>
    <w:p>
      <w:pPr>
        <w:pStyle w:val="BodyText"/>
      </w:pPr>
      <w:ins w:id="1020" w:author="PR Preview" w:date="2026-01-01T00:00:00Z">
        <w:r>
          <w:rPr>
            <w:b/>
            <w:bCs/>
          </w:rPr>
          <w:t xml:space="preserve">Example 31 (Proportional and non-proportional functions)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 </w:t>
        </w:r>
      </w:ins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del w:id="1023" w:author="PR Preview" w:date="2026-01-01T00:00:00Z">
        <w:r>
          <w:rPr>
            <w:b/>
            <w:bCs/>
          </w:rPr>
          <w:delText xml:space="preserve">Definition 35 (Constant function)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A</w:delText>
        </w:r>
      </w:del>
      <w:del w:id="1026" w:author="PR Preview" w:date="2026-01-01T00:00:00Z">
        <w:r>
          <w:delText xml:space="preserve"> </w:delText>
        </w:r>
      </w:del>
      <w:hyperlink r:id="rId42">
        <w:del w:id="102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is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rPr>
            <w:b/>
            <w:bCs/>
          </w:rPr>
          <w:delText xml:space="preserve">constant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if there is some</w:delText>
        </w:r>
      </w:del>
      <w:del w:id="10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with</w:delText>
        </w:r>
      </w:del>
      <w:del w:id="10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for all</w:delText>
        </w:r>
      </w:del>
      <w:del w:id="10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1042" w:author="PR Preview" w:date="2026-01-01T00:00:00Z">
        <w:r>
          <w:delText xml:space="preserve">.</w:delText>
        </w:r>
      </w:del>
    </w:p>
    <w:p>
      <w:pPr>
        <w:pStyle w:val="BodyText"/>
      </w:pPr>
      <w:del w:id="1043" w:author="PR Preview" w:date="2026-01-01T00:00:00Z">
        <w:r>
          <w:rPr>
            <w:b/>
            <w:bCs/>
          </w:rPr>
          <w:delText xml:space="preserve">Example 31 (Constant and non-constant functions)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 </w:delText>
        </w:r>
      </w:del>
    </w:p>
    <w:p>
      <w:pPr>
        <w:pStyle w:val="FirstParagraph"/>
      </w:pPr>
      <w:ins w:id="1046" w:author="PR Preview" w:date="2026-01-01T00:00:00Z">
        <w:r>
          <w:rPr>
            <w:b/>
            <w:bCs/>
          </w:rPr>
          <w:t xml:space="preserve">Definition 36 (Constant function)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A</w:t>
        </w:r>
      </w:ins>
      <w:ins w:id="1049" w:author="PR Preview" w:date="2026-01-01T00:00:00Z">
        <w:r>
          <w:t xml:space="preserve"> </w:t>
        </w:r>
      </w:ins>
      <w:hyperlink r:id="rId42">
        <w:ins w:id="105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is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rPr>
            <w:b/>
            <w:bCs/>
          </w:rPr>
          <w:t xml:space="preserve">constant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if there is some</w:t>
        </w:r>
      </w:ins>
      <w:ins w:id="10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with</w:t>
        </w:r>
      </w:ins>
      <w:ins w:id="10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for all</w:t>
        </w:r>
      </w:ins>
      <w:ins w:id="10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1065" w:author="PR Preview" w:date="2026-01-01T00:00:00Z">
        <w:r>
          <w:t xml:space="preserve">.</w:t>
        </w:r>
      </w:ins>
    </w:p>
    <w:bookmarkEnd w:id="160"/>
    <w:bookmarkStart w:id="161" w:name="exm-constant-function"/>
    <w:p>
      <w:pPr>
        <w:pStyle w:val="BodyText"/>
      </w:pPr>
      <w:ins w:id="1066" w:author="PR Preview" w:date="2026-01-01T00:00:00Z">
        <w:r>
          <w:rPr>
            <w:b/>
            <w:bCs/>
          </w:rPr>
          <w:t xml:space="preserve">Example 32 (Constant and non-constant functions)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del w:id="1069" w:author="PR Preview" w:date="2026-01-01T00:00:00Z">
        <w:r>
          <w:rPr>
            <w:b/>
            <w:bCs/>
          </w:rPr>
          <w:delText xml:space="preserve">Definition 36 (Polynomial)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rPr>
            <w:b/>
            <w:bCs/>
          </w:rPr>
          <w:delText xml:space="preserve">polynomial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(in one variable</w:delText>
        </w:r>
      </w:del>
      <w:del w:id="1076" w:author="PR Preview" w:date="2026-01-01T00:00:00Z">
        <w:r>
          <w:delText xml:space="preserve"> </w:delText>
        </w:r>
      </w:del>
      <m:oMath>
        <m:r>
          <m:t>x</m:t>
        </m:r>
      </m:oMath>
      <w:del w:id="1077" w:author="PR Preview" w:date="2026-01-01T00:00:00Z">
        <w:r>
          <w:delText xml:space="preserve">) is a</w:delText>
        </w:r>
      </w:del>
      <w:del w:id="1078" w:author="PR Preview" w:date="2026-01-01T00:00:00Z">
        <w:r>
          <w:delText xml:space="preserve"> </w:delText>
        </w:r>
      </w:del>
      <w:hyperlink r:id="rId42">
        <w:del w:id="107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1083" w:author="PR Preview" w:date="2026-01-01T00:00:00Z">
        <w:r>
          <w:rPr>
            <w:b/>
            <w:bCs/>
          </w:rPr>
          <w:t xml:space="preserve">Definition 37 (Polynomial)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rPr>
            <w:b/>
            <w:bCs/>
          </w:rPr>
          <w:t xml:space="preserve">polynomial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(in one variable</w:t>
        </w:r>
      </w:ins>
      <w:ins w:id="1090" w:author="PR Preview" w:date="2026-01-01T00:00:00Z">
        <w:r>
          <w:t xml:space="preserve"> </w:t>
        </w:r>
      </w:ins>
      <m:oMath>
        <m:r>
          <m:t>x</m:t>
        </m:r>
      </m:oMath>
      <w:ins w:id="1091" w:author="PR Preview" w:date="2026-01-01T00:00:00Z">
        <w:r>
          <w:t xml:space="preserve">) is a</w:t>
        </w:r>
      </w:ins>
      <w:ins w:id="1092" w:author="PR Preview" w:date="2026-01-01T00:00:00Z">
        <w:r>
          <w:t xml:space="preserve"> </w:t>
        </w:r>
      </w:ins>
      <w:hyperlink r:id="rId42">
        <w:ins w:id="109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del w:id="1097" w:author="PR Preview" w:date="2026-01-01T00:00:00Z">
        <w:r>
          <w:rPr>
            <w:b/>
            <w:bCs/>
          </w:rPr>
          <w:delText xml:space="preserve">Definition 37 (Degree of a polynomial)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Let</w:delText>
        </w:r>
      </w:del>
      <w:del w:id="11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be a</w:delText>
        </w:r>
      </w:del>
      <w:del w:id="1103" w:author="PR Preview" w:date="2026-01-01T00:00:00Z">
        <w:r>
          <w:delText xml:space="preserve"> </w:delText>
        </w:r>
      </w:del>
      <w:hyperlink w:anchor="def-polynomial">
        <w:del w:id="1104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with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1108" w:author="PR Preview" w:date="2026-01-01T00:00:00Z">
        <w:r>
          <w:delText xml:space="preserve">.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The integer</w:delText>
        </w:r>
      </w:del>
      <w:del w:id="1111" w:author="PR Preview" w:date="2026-01-01T00:00:00Z">
        <w:r>
          <w:delText xml:space="preserve"> </w:delText>
        </w:r>
      </w:del>
      <m:oMath>
        <m:r>
          <m:t>n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is the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rPr>
            <w:b/>
            <w:bCs/>
          </w:rPr>
          <w:delText xml:space="preserve">degree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of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</m:oMath>
      <w:del w:id="1119" w:author="PR Preview" w:date="2026-01-01T00:00:00Z">
        <w:r>
          <w:delText xml:space="preserve">.</w:delText>
        </w:r>
      </w:del>
    </w:p>
    <w:p>
      <w:pPr>
        <w:pStyle w:val="BodyText"/>
      </w:pPr>
      <w:del w:id="1120" w:author="PR Preview" w:date="2026-01-01T00:00:00Z">
        <w:r>
          <w:rPr>
            <w:b/>
            <w:bCs/>
          </w:rPr>
          <w:delText xml:space="preserve">Example 32 (Degrees of some polynomials)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 </w:delText>
        </w:r>
      </w:del>
    </w:p>
    <w:p>
      <w:pPr>
        <w:pStyle w:val="BodyText"/>
      </w:pPr>
      <w:ins w:id="1123" w:author="PR Preview" w:date="2026-01-01T00:00:00Z">
        <w:r>
          <w:rPr>
            <w:b/>
            <w:bCs/>
          </w:rPr>
          <w:t xml:space="preserve">Definition 38 (Degree of a polynomial)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Let</w:t>
        </w:r>
      </w:ins>
      <w:ins w:id="11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be a</w:t>
        </w:r>
      </w:ins>
      <w:ins w:id="1129" w:author="PR Preview" w:date="2026-01-01T00:00:00Z">
        <w:r>
          <w:t xml:space="preserve"> </w:t>
        </w:r>
      </w:ins>
      <w:hyperlink w:anchor="def-polynomial">
        <w:ins w:id="1130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with</w:t>
        </w:r>
      </w:ins>
      <w:ins w:id="11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134" w:author="PR Preview" w:date="2026-01-01T00:00:00Z">
        <w:r>
          <w:t xml:space="preserve">.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The integer</w:t>
        </w:r>
      </w:ins>
      <w:ins w:id="1137" w:author="PR Preview" w:date="2026-01-01T00:00:00Z">
        <w:r>
          <w:t xml:space="preserve"> </w:t>
        </w:r>
      </w:ins>
      <m:oMath>
        <m:r>
          <m:t>n</m:t>
        </m:r>
      </m:oMath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is the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rPr>
            <w:b/>
            <w:bCs/>
          </w:rPr>
          <w:t xml:space="preserve">degree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of</w:t>
        </w:r>
      </w:ins>
      <w:ins w:id="1144" w:author="PR Preview" w:date="2026-01-01T00:00:00Z">
        <w:r>
          <w:t xml:space="preserve"> </w:t>
        </w:r>
      </w:ins>
      <m:oMath>
        <m:r>
          <m:t>f</m:t>
        </m:r>
      </m:oMath>
      <w:ins w:id="1145" w:author="PR Preview" w:date="2026-01-01T00:00:00Z">
        <w:r>
          <w:t xml:space="preserve">.</w:t>
        </w:r>
      </w:ins>
    </w:p>
    <w:bookmarkEnd w:id="164"/>
    <w:bookmarkStart w:id="165" w:name="exm-polynomial-degree"/>
    <w:p>
      <w:pPr>
        <w:pStyle w:val="BodyText"/>
      </w:pPr>
      <w:ins w:id="1146" w:author="PR Preview" w:date="2026-01-01T00:00:00Z">
        <w:r>
          <w:rPr>
            <w:b/>
            <w:bCs/>
          </w:rPr>
          <w:t xml:space="preserve">Example 33 (Degrees of some polynomials)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del w:id="1149" w:author="PR Preview" w:date="2026-01-01T00:00:00Z">
        <w:r>
          <w:rPr>
            <w:b/>
            <w:bCs/>
          </w:rPr>
          <w:delText xml:space="preserve">Definition 38 (Leading coefficient)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Let</w:delText>
        </w:r>
      </w:del>
      <w:del w:id="11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be a</w:delText>
        </w:r>
      </w:del>
      <w:del w:id="1155" w:author="PR Preview" w:date="2026-01-01T00:00:00Z">
        <w:r>
          <w:delText xml:space="preserve"> </w:delText>
        </w:r>
      </w:del>
      <w:hyperlink w:anchor="def-polynomial">
        <w:del w:id="1156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of</w:delText>
        </w:r>
      </w:del>
      <w:del w:id="1159" w:author="PR Preview" w:date="2026-01-01T00:00:00Z">
        <w:r>
          <w:delText xml:space="preserve"> </w:delText>
        </w:r>
      </w:del>
      <w:hyperlink w:anchor="def-polynomial-degree">
        <w:del w:id="1160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161" w:author="PR Preview" w:date="2026-01-01T00:00:00Z">
        <w:r>
          <w:delText xml:space="preserve"> </w:delText>
        </w:r>
      </w:del>
      <m:oMath>
        <m:r>
          <m:t>n</m:t>
        </m:r>
      </m:oMath>
      <w:del w:id="1162" w:author="PR Preview" w:date="2026-01-01T00:00:00Z">
        <w:r>
          <w:delText xml:space="preserve">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The constant</w:delText>
        </w:r>
      </w:del>
      <w:del w:id="11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 the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leading coefficient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of</w:delText>
        </w:r>
      </w:del>
      <w:del w:id="1172" w:author="PR Preview" w:date="2026-01-01T00:00:00Z">
        <w:r>
          <w:delText xml:space="preserve"> </w:delText>
        </w:r>
      </w:del>
      <m:oMath>
        <m:r>
          <m:t>f</m:t>
        </m:r>
      </m:oMath>
      <w:del w:id="1173" w:author="PR Preview" w:date="2026-01-01T00:00:00Z">
        <w:r>
          <w:delText xml:space="preserve">.</w:delText>
        </w:r>
      </w:del>
    </w:p>
    <w:p>
      <w:pPr>
        <w:pStyle w:val="BodyText"/>
      </w:pPr>
      <w:del w:id="1174" w:author="PR Preview" w:date="2026-01-01T00:00:00Z">
        <w:r>
          <w:rPr>
            <w:b/>
            <w:bCs/>
          </w:rPr>
          <w:delText xml:space="preserve">Example 33 (Leading coefficients)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 </w:delText>
        </w:r>
      </w:del>
    </w:p>
    <w:p>
      <w:pPr>
        <w:pStyle w:val="FirstParagraph"/>
      </w:pPr>
      <w:ins w:id="1177" w:author="PR Preview" w:date="2026-01-01T00:00:00Z">
        <w:r>
          <w:rPr>
            <w:b/>
            <w:bCs/>
          </w:rPr>
          <w:t xml:space="preserve">Definition 39 (Leading coefficient)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Let</w:t>
        </w:r>
      </w:ins>
      <w:ins w:id="11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be a</w:t>
        </w:r>
      </w:ins>
      <w:ins w:id="1183" w:author="PR Preview" w:date="2026-01-01T00:00:00Z">
        <w:r>
          <w:t xml:space="preserve"> </w:t>
        </w:r>
      </w:ins>
      <w:hyperlink w:anchor="def-polynomial">
        <w:ins w:id="1184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of</w:t>
        </w:r>
      </w:ins>
      <w:ins w:id="1187" w:author="PR Preview" w:date="2026-01-01T00:00:00Z">
        <w:r>
          <w:t xml:space="preserve"> </w:t>
        </w:r>
      </w:ins>
      <w:hyperlink w:anchor="def-polynomial-degree">
        <w:ins w:id="1188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189" w:author="PR Preview" w:date="2026-01-01T00:00:00Z">
        <w:r>
          <w:t xml:space="preserve"> </w:t>
        </w:r>
      </w:ins>
      <m:oMath>
        <m:r>
          <m:t>n</m:t>
        </m:r>
      </m:oMath>
      <w:ins w:id="1190" w:author="PR Preview" w:date="2026-01-01T00:00:00Z">
        <w:r>
          <w:t xml:space="preserve">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The constant</w:t>
        </w:r>
      </w:ins>
      <w:ins w:id="119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is the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rPr>
            <w:b/>
            <w:bCs/>
          </w:rPr>
          <w:t xml:space="preserve">leading coefficient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of</w:t>
        </w:r>
      </w:ins>
      <w:ins w:id="1200" w:author="PR Preview" w:date="2026-01-01T00:00:00Z">
        <w:r>
          <w:t xml:space="preserve"> </w:t>
        </w:r>
      </w:ins>
      <m:oMath>
        <m:r>
          <m:t>f</m:t>
        </m:r>
      </m:oMath>
      <w:ins w:id="1201" w:author="PR Preview" w:date="2026-01-01T00:00:00Z">
        <w:r>
          <w:t xml:space="preserve">.</w:t>
        </w:r>
      </w:ins>
    </w:p>
    <w:bookmarkEnd w:id="166"/>
    <w:bookmarkStart w:id="167" w:name="exm-leading-coefficient"/>
    <w:p>
      <w:pPr>
        <w:pStyle w:val="BodyText"/>
      </w:pPr>
      <w:ins w:id="1202" w:author="PR Preview" w:date="2026-01-01T00:00:00Z">
        <w:r>
          <w:rPr>
            <w:b/>
            <w:bCs/>
          </w:rPr>
          <w:t xml:space="preserve">Example 34 (Leading coefficients)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del w:id="1205" w:author="PR Preview" w:date="2026-01-01T00:00:00Z">
        <w:r>
          <w:rPr>
            <w:b/>
            <w:bCs/>
          </w:rPr>
          <w:delText xml:space="preserve">Definition 39 (Quadratic and cubic polynomials)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A</w:delText>
        </w:r>
      </w:del>
      <w:del w:id="1208" w:author="PR Preview" w:date="2026-01-01T00:00:00Z">
        <w:r>
          <w:delText xml:space="preserve"> </w:delText>
        </w:r>
      </w:del>
      <w:hyperlink w:anchor="def-polynomial">
        <w:del w:id="1209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of</w:delText>
        </w:r>
      </w:del>
      <w:del w:id="1212" w:author="PR Preview" w:date="2026-01-01T00:00:00Z">
        <w:r>
          <w:delText xml:space="preserve"> </w:delText>
        </w:r>
      </w:del>
      <w:hyperlink w:anchor="def-polynomial-degree">
        <w:del w:id="1213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214" w:author="PR Preview" w:date="2026-01-01T00:00:00Z">
        <w:r>
          <w:delText xml:space="preserve"> </w:delText>
        </w:r>
      </w:del>
      <m:oMath>
        <m:r>
          <m:t>2</m:t>
        </m:r>
      </m:oMath>
      <w:del w:id="1215" w:author="PR Preview" w:date="2026-01-01T00:00:00Z">
        <w:r>
          <w:delText xml:space="preserve">,</w:delText>
        </w:r>
      </w:del>
      <w:del w:id="12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with</w:delText>
        </w:r>
      </w:del>
      <w:del w:id="121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220" w:author="PR Preview" w:date="2026-01-01T00:00:00Z">
        <w:r>
          <w:delText xml:space="preserve">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is a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rPr>
            <w:b/>
            <w:bCs/>
          </w:rPr>
          <w:delText xml:space="preserve">quadratic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polynomial.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A polynomial of degree</w:delText>
        </w:r>
      </w:del>
      <w:del w:id="1229" w:author="PR Preview" w:date="2026-01-01T00:00:00Z">
        <w:r>
          <w:delText xml:space="preserve"> </w:delText>
        </w:r>
      </w:del>
      <m:oMath>
        <m:r>
          <m:t>3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is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cubic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polynomial.</w:delText>
        </w:r>
      </w:del>
    </w:p>
    <w:p>
      <w:pPr>
        <w:pStyle w:val="BodyText"/>
      </w:pPr>
      <w:del w:id="1236" w:author="PR Preview" w:date="2026-01-01T00:00:00Z">
        <w:r>
          <w:rPr>
            <w:b/>
            <w:bCs/>
          </w:rPr>
          <w:delText xml:space="preserve">Example 34 (Quadratic and cubic polynomials)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 </w:delText>
        </w:r>
      </w:del>
    </w:p>
    <w:p>
      <w:pPr>
        <w:pStyle w:val="FirstParagraph"/>
      </w:pPr>
      <w:ins w:id="1239" w:author="PR Preview" w:date="2026-01-01T00:00:00Z">
        <w:r>
          <w:rPr>
            <w:b/>
            <w:bCs/>
          </w:rPr>
          <w:t xml:space="preserve">Definition 40 (Quadratic and cubic polynomials)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</w:t>
        </w:r>
      </w:ins>
      <w:ins w:id="1242" w:author="PR Preview" w:date="2026-01-01T00:00:00Z">
        <w:r>
          <w:t xml:space="preserve"> </w:t>
        </w:r>
      </w:ins>
      <w:hyperlink w:anchor="def-polynomial">
        <w:ins w:id="124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of</w:t>
        </w:r>
      </w:ins>
      <w:ins w:id="1246" w:author="PR Preview" w:date="2026-01-01T00:00:00Z">
        <w:r>
          <w:t xml:space="preserve"> </w:t>
        </w:r>
      </w:ins>
      <w:hyperlink w:anchor="def-polynomial-degree">
        <w:ins w:id="124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248" w:author="PR Preview" w:date="2026-01-01T00:00:00Z">
        <w:r>
          <w:t xml:space="preserve"> </w:t>
        </w:r>
      </w:ins>
      <m:oMath>
        <m:r>
          <m:t>2</m:t>
        </m:r>
      </m:oMath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with</w:t>
        </w:r>
      </w:ins>
      <w:ins w:id="12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254" w:author="PR Preview" w:date="2026-01-01T00:00:00Z">
        <w:r>
          <w:t xml:space="preserve">,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is a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rPr>
            <w:b/>
            <w:bCs/>
          </w:rPr>
          <w:t xml:space="preserve">quadratic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polynomial.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 polynomial of degree</w:t>
        </w:r>
      </w:ins>
      <w:ins w:id="1263" w:author="PR Preview" w:date="2026-01-01T00:00:00Z">
        <w:r>
          <w:t xml:space="preserve"> </w:t>
        </w:r>
      </w:ins>
      <m:oMath>
        <m:r>
          <m:t>3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is a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rPr>
            <w:b/>
            <w:bCs/>
          </w:rPr>
          <w:t xml:space="preserve">cubic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polynomial.</w:t>
        </w:r>
      </w:ins>
    </w:p>
    <w:bookmarkEnd w:id="168"/>
    <w:bookmarkStart w:id="169" w:name="exm-quadratic-cubic"/>
    <w:p>
      <w:pPr>
        <w:pStyle w:val="BodyText"/>
      </w:pPr>
      <w:ins w:id="1270" w:author="PR Preview" w:date="2026-01-01T00:00:00Z">
        <w:r>
          <w:rPr>
            <w:b/>
            <w:bCs/>
          </w:rPr>
          <w:t xml:space="preserve">Example 35 (Quadratic and cubic polynomials)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del w:id="1273" w:author="PR Preview" w:date="2026-01-01T00:00:00Z">
        <w:r>
          <w:rPr>
            <w:b/>
            <w:bCs/>
          </w:rPr>
          <w:delText xml:space="preserve">Definition 40 (Parabola)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A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b/>
            <w:bCs/>
          </w:rPr>
          <w:delText xml:space="preserve">parabola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the</w:delText>
        </w:r>
      </w:del>
      <w:del w:id="1280" w:author="PR Preview" w:date="2026-01-01T00:00:00Z">
        <w:r>
          <w:delText xml:space="preserve"> </w:delText>
        </w:r>
      </w:del>
      <w:hyperlink r:id="rId64">
        <w:del w:id="128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 a quadratic polynomial (</w:delText>
        </w:r>
      </w:del>
      <w:hyperlink w:anchor="def-quadratic-cubic">
        <w:del w:id="1284" w:author="PR Preview" w:date="2026-01-01T00:00:00Z">
          <w:r>
            <w:rPr>
              <w:rStyle w:val="Hyperlink"/>
            </w:rPr>
            <w:delText xml:space="preserve">Definition 39</w:delText>
          </w:r>
        </w:del>
      </w:hyperlink>
      <w:del w:id="1285" w:author="PR Preview" w:date="2026-01-01T00:00:00Z">
        <w:r>
          <w:delText xml:space="preserve">).</w:delText>
        </w:r>
      </w:del>
    </w:p>
    <w:p>
      <w:pPr>
        <w:pStyle w:val="BodyText"/>
      </w:pPr>
      <w:del w:id="1286" w:author="PR Preview" w:date="2026-01-01T00:00:00Z">
        <w:r>
          <w:rPr>
            <w:b/>
            <w:bCs/>
          </w:rPr>
          <w:delText xml:space="preserve">Example 35 (The parabola</w:delText>
        </w:r>
      </w:del>
      <w:del w:id="1287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88" w:author="PR Preview" w:date="2026-01-01T00:00:00Z">
        <w:r>
          <w:rPr>
            <w:b/>
            <w:bCs/>
          </w:rPr>
          <w:delText xml:space="preserve">)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The graph of</w:delText>
        </w:r>
      </w:del>
      <w:del w:id="12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is a parabola.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It contains the points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and</w:delText>
        </w:r>
      </w:del>
      <w:del w:id="13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02" w:author="PR Preview" w:date="2026-01-01T00:00:00Z">
        <w:r>
          <w:delText xml:space="preserve">,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and its lowest point is</w:delText>
        </w:r>
      </w:del>
      <w:del w:id="13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06" w:author="PR Preview" w:date="2026-01-01T00:00:00Z">
        <w:r>
          <w:delText xml:space="preserve">, since</w:delText>
        </w:r>
      </w:del>
      <w:del w:id="130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for every</w:delText>
        </w:r>
      </w:del>
      <w:del w:id="1310" w:author="PR Preview" w:date="2026-01-01T00:00:00Z">
        <w:r>
          <w:delText xml:space="preserve"> </w:delText>
        </w:r>
      </w:del>
      <m:oMath>
        <m:r>
          <m:t>x</m:t>
        </m:r>
      </m:oMath>
      <w:del w:id="1311" w:author="PR Preview" w:date="2026-01-01T00:00:00Z">
        <w:r>
          <w:delText xml:space="preserve">.</w:delText>
        </w:r>
      </w:del>
    </w:p>
    <w:p>
      <w:pPr>
        <w:pStyle w:val="FirstParagraph"/>
      </w:pPr>
      <w:ins w:id="1312" w:author="PR Preview" w:date="2026-01-01T00:00:00Z">
        <w:r>
          <w:rPr>
            <w:b/>
            <w:bCs/>
          </w:rPr>
          <w:t xml:space="preserve">Definition 41 (Parabola)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parabola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is the</w:t>
        </w:r>
      </w:ins>
      <w:ins w:id="1319" w:author="PR Preview" w:date="2026-01-01T00:00:00Z">
        <w:r>
          <w:t xml:space="preserve"> </w:t>
        </w:r>
      </w:ins>
      <w:hyperlink r:id="rId64">
        <w:ins w:id="132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of a quadratic polynomial (</w:t>
        </w:r>
      </w:ins>
      <w:hyperlink w:anchor="def-quadratic-cubic">
        <w:ins w:id="1323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1324" w:author="PR Preview" w:date="2026-01-01T00:00:00Z">
        <w:r>
          <w:t xml:space="preserve">).</w:t>
        </w:r>
      </w:ins>
    </w:p>
    <w:bookmarkEnd w:id="170"/>
    <w:bookmarkStart w:id="171" w:name="exm-parabola"/>
    <w:p>
      <w:pPr>
        <w:pStyle w:val="BodyText"/>
      </w:pPr>
      <w:ins w:id="1325" w:author="PR Preview" w:date="2026-01-01T00:00:00Z">
        <w:r>
          <w:rPr>
            <w:b/>
            <w:bCs/>
          </w:rPr>
          <w:t xml:space="preserve">Example 36 (The parabola</w:t>
        </w:r>
      </w:ins>
      <w:ins w:id="1326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327" w:author="PR Preview" w:date="2026-01-01T00:00:00Z">
        <w:r>
          <w:rPr>
            <w:b/>
            <w:bCs/>
          </w:rPr>
          <w:t xml:space="preserve">)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The graph of</w:t>
        </w:r>
      </w:ins>
      <w:ins w:id="13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is a parabola.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It contains the points</w:t>
        </w:r>
      </w:ins>
      <w:ins w:id="1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6" w:author="PR Preview" w:date="2026-01-01T00:00:00Z">
        <w:r>
          <w:t xml:space="preserve">,</w:t>
        </w:r>
      </w:ins>
      <w:ins w:id="13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</w:t>
        </w:r>
      </w:ins>
      <w:ins w:id="13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41" w:author="PR Preview" w:date="2026-01-01T00:00:00Z">
        <w:r>
          <w:t xml:space="preserve">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 its lowest point is</w:t>
        </w:r>
      </w:ins>
      <w:ins w:id="13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45" w:author="PR Preview" w:date="2026-01-01T00:00:00Z">
        <w:r>
          <w:t xml:space="preserve">, since</w:t>
        </w:r>
      </w:ins>
      <w:ins w:id="134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for every</w:t>
        </w:r>
      </w:ins>
      <w:ins w:id="1349" w:author="PR Preview" w:date="2026-01-01T00:00:00Z">
        <w:r>
          <w:t xml:space="preserve"> </w:t>
        </w:r>
      </w:ins>
      <m:oMath>
        <m:r>
          <m:t>x</m:t>
        </m:r>
      </m:oMath>
      <w:ins w:id="1350" w:author="PR Preview" w:date="2026-01-01T00:00:00Z">
        <w:r>
          <w:t xml:space="preserve">.</w:t>
        </w:r>
      </w:ins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del w:id="1351" w:author="PR Preview" w:date="2026-01-01T00:00:00Z">
        <w:r>
          <w:rPr>
            <w:b/>
            <w:bCs/>
          </w:rPr>
          <w:delText xml:space="preserve">Definition 41 (Affine function of one variable)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</w:delText>
        </w:r>
      </w:del>
      <w:del w:id="1354" w:author="PR Preview" w:date="2026-01-01T00:00:00Z">
        <w:r>
          <w:delText xml:space="preserve"> </w:delText>
        </w:r>
      </w:del>
      <w:hyperlink r:id="rId42">
        <w:del w:id="135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is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rPr>
            <w:b/>
            <w:bCs/>
          </w:rPr>
          <w:delText xml:space="preserve">affine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if there are numbers</w:delText>
        </w:r>
      </w:del>
      <w:del w:id="1363" w:author="PR Preview" w:date="2026-01-01T00:00:00Z">
        <w:r>
          <w:delText xml:space="preserve"> </w:delText>
        </w:r>
      </w:del>
      <m:oMath>
        <m:r>
          <m:t>m</m:t>
        </m:r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and</w:delText>
        </w:r>
      </w:del>
      <w:del w:id="1366" w:author="PR Preview" w:date="2026-01-01T00:00:00Z">
        <w:r>
          <w:delText xml:space="preserve"> </w:delText>
        </w:r>
      </w:del>
      <m:oMath>
        <m:r>
          <m:t>b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such that</w:delText>
        </w:r>
      </w:del>
    </w:p>
    <w:p>
      <w:pPr>
        <w:pStyle w:val="FirstParagraph"/>
      </w:pPr>
      <w:ins w:id="1369" w:author="PR Preview" w:date="2026-01-01T00:00:00Z">
        <w:r>
          <w:rPr>
            <w:b/>
            <w:bCs/>
          </w:rPr>
          <w:t xml:space="preserve">Definition 42 (Affine function of one variable)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A</w:t>
        </w:r>
      </w:ins>
      <w:ins w:id="1372" w:author="PR Preview" w:date="2026-01-01T00:00:00Z">
        <w:r>
          <w:t xml:space="preserve"> </w:t>
        </w:r>
      </w:ins>
      <w:hyperlink r:id="rId42">
        <w:ins w:id="137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is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rPr>
            <w:b/>
            <w:bCs/>
          </w:rPr>
          <w:t xml:space="preserve">affine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if there are numbers</w:t>
        </w:r>
      </w:ins>
      <w:ins w:id="1381" w:author="PR Preview" w:date="2026-01-01T00:00:00Z">
        <w:r>
          <w:t xml:space="preserve"> </w:t>
        </w:r>
      </w:ins>
      <m:oMath>
        <m:r>
          <m:t>m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</w:t>
        </w:r>
      </w:ins>
      <w:ins w:id="1384" w:author="PR Preview" w:date="2026-01-01T00:00:00Z">
        <w:r>
          <w:t xml:space="preserve"> </w:t>
        </w:r>
      </w:ins>
      <m:oMath>
        <m:r>
          <m:t>b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del w:id="1387" w:author="PR Preview" w:date="2026-01-01T00:00:00Z">
        <w:r>
          <w:rPr>
            <w:b/>
            <w:bCs/>
          </w:rPr>
          <w:delText xml:space="preserve">Definition 42 (Linear function of one variable)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A function</w:delText>
        </w:r>
      </w:del>
      <w:del w:id="13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is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rPr>
            <w:b/>
            <w:bCs/>
          </w:rPr>
          <w:delText xml:space="preserve">linear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if it is affine (</w:delText>
        </w:r>
      </w:del>
      <w:hyperlink w:anchor="def-affine-function">
        <w:del w:id="1397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1398" w:author="PR Preview" w:date="2026-01-01T00:00:00Z">
        <w:r>
          <w:delText xml:space="preserve">) with intercept</w:delText>
        </w:r>
      </w:del>
      <w:del w:id="1399" w:author="PR Preview" w:date="2026-01-01T00:00:00Z">
        <w:r>
          <w:delText xml:space="preserve"> </w:delText>
        </w:r>
      </w:del>
      <m:oMath>
        <m:r>
          <m:t>0</m:t>
        </m:r>
      </m:oMath>
      <w:del w:id="1400" w:author="PR Preview" w:date="2026-01-01T00:00:00Z">
        <w:r>
          <w:delText xml:space="preserve">;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that is, if there is a number</w:delText>
        </w:r>
      </w:del>
      <w:del w:id="1403" w:author="PR Preview" w:date="2026-01-01T00:00:00Z">
        <w:r>
          <w:delText xml:space="preserve"> </w:delText>
        </w:r>
      </w:del>
      <m:oMath>
        <m:r>
          <m:t>m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1406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Let</w:delText>
        </w:r>
      </w:del>
      <w:del w:id="14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be an affine function (</w:delText>
        </w:r>
      </w:del>
      <w:hyperlink w:anchor="def-affine-function">
        <w:del w:id="1412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1413" w:author="PR Preview" w:date="2026-01-01T00:00:00Z">
        <w:r>
          <w:delText xml:space="preserve">).</w:delText>
        </w:r>
      </w:del>
    </w:p>
    <w:p>
      <w:pPr>
        <w:pStyle w:val="BodyText"/>
      </w:pPr>
      <w:ins w:id="1414" w:author="PR Preview" w:date="2026-01-01T00:00:00Z">
        <w:r>
          <w:rPr>
            <w:b/>
            <w:bCs/>
          </w:rPr>
          <w:t xml:space="preserve">Definition 43 (Linear function of one variable)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 function</w:t>
        </w:r>
      </w:ins>
      <w:ins w:id="14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is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rPr>
            <w:b/>
            <w:bCs/>
          </w:rPr>
          <w:t xml:space="preserve">linear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if it is affine (</w:t>
        </w:r>
      </w:ins>
      <w:hyperlink w:anchor="def-affine-function">
        <w:ins w:id="1424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1425" w:author="PR Preview" w:date="2026-01-01T00:00:00Z">
        <w:r>
          <w:t xml:space="preserve">) with intercept</w:t>
        </w:r>
      </w:ins>
      <w:ins w:id="1426" w:author="PR Preview" w:date="2026-01-01T00:00:00Z">
        <w:r>
          <w:t xml:space="preserve"> </w:t>
        </w:r>
      </w:ins>
      <m:oMath>
        <m:r>
          <m:t>0</m:t>
        </m:r>
      </m:oMath>
      <w:ins w:id="1427" w:author="PR Preview" w:date="2026-01-01T00:00:00Z">
        <w:r>
          <w:t xml:space="preserve">;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that is, if there is a number</w:t>
        </w:r>
      </w:ins>
      <w:ins w:id="1430" w:author="PR Preview" w:date="2026-01-01T00:00:00Z">
        <w:r>
          <w:t xml:space="preserve"> </w:t>
        </w:r>
      </w:ins>
      <m:oMath>
        <m:r>
          <m:t>m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ins w:id="1433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Let</w:t>
        </w:r>
      </w:ins>
      <w:ins w:id="14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be an affine function (</w:t>
        </w:r>
      </w:ins>
      <w:hyperlink w:anchor="def-affine-function">
        <w:ins w:id="1439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144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del w:id="1441" w:author="PR Preview" w:date="2026-01-01T00:00:00Z">
        <w:r>
          <w:rPr>
            <w:b/>
            <w:bCs/>
          </w:rPr>
          <w:delText xml:space="preserve">Example 36 (An affine function, and a linear one)</w:delText>
        </w:r>
      </w:del>
      <w:del w:id="14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affine with slope</w:delText>
        </w:r>
      </w:del>
      <w:del w:id="1445" w:author="PR Preview" w:date="2026-01-01T00:00:00Z">
        <w:r>
          <w:delText xml:space="preserve"> </w:delText>
        </w:r>
      </w:del>
      <m:oMath>
        <m:r>
          <m:t>2</m:t>
        </m:r>
      </m:oMath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and intercept</w:delText>
        </w:r>
      </w:del>
      <w:del w:id="1448" w:author="PR Preview" w:date="2026-01-01T00:00:00Z">
        <w:r>
          <w:delText xml:space="preserve"> </w:delText>
        </w:r>
      </w:del>
      <m:oMath>
        <m:r>
          <m:t>3</m:t>
        </m:r>
      </m:oMath>
      <w:del w:id="1449" w:author="PR Preview" w:date="2026-01-01T00:00:00Z">
        <w:r>
          <w:delText xml:space="preserve">.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By</w:delText>
        </w:r>
      </w:del>
      <w:del w:id="1452" w:author="PR Preview" w:date="2026-01-01T00:00:00Z">
        <w:r>
          <w:delText xml:space="preserve"> </w:delText>
        </w:r>
      </w:del>
      <w:hyperlink w:anchor="thm-affine-function-props">
        <w:del w:id="1453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1454" w:author="PR Preview" w:date="2026-01-01T00:00:00Z">
        <w:r>
          <w:delText xml:space="preserve">,</w:delText>
        </w:r>
      </w:del>
      <w:del w:id="14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456" w:author="PR Preview" w:date="2026-01-01T00:00:00Z">
        <w:r>
          <w:delText xml:space="preserve">,</w:delText>
        </w:r>
      </w:del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and each unit step in</w:delText>
        </w:r>
      </w:del>
      <w:del w:id="1459" w:author="PR Preview" w:date="2026-01-01T00:00:00Z">
        <w:r>
          <w:delText xml:space="preserve"> </w:delText>
        </w:r>
      </w:del>
      <m:oMath>
        <m:r>
          <m:t>x</m:t>
        </m:r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raises</w:delText>
        </w:r>
      </w:del>
      <w:del w:id="1462" w:author="PR Preview" w:date="2026-01-01T00:00:00Z">
        <w:r>
          <w:delText xml:space="preserve"> </w:delText>
        </w:r>
      </w:del>
      <m:oMath>
        <m:r>
          <m:t>f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by</w:delText>
        </w:r>
      </w:del>
      <w:del w:id="1465" w:author="PR Preview" w:date="2026-01-01T00:00:00Z">
        <w:r>
          <w:delText xml:space="preserve"> </w:delText>
        </w:r>
      </w:del>
      <m:oMath>
        <m:r>
          <m:t>2</m:t>
        </m:r>
      </m:oMath>
      <w:del w:id="1466" w:author="PR Preview" w:date="2026-01-01T00:00:00Z">
        <w:r>
          <w:delText xml:space="preserve">: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for example,</w:delText>
        </w:r>
      </w:del>
      <w:del w:id="14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and</w:delText>
        </w:r>
      </w:del>
      <w:del w:id="14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1473" w:author="PR Preview" w:date="2026-01-01T00:00:00Z">
        <w:r>
          <w:delText xml:space="preserve">.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Its intercept is not</w:delText>
        </w:r>
      </w:del>
      <w:del w:id="1476" w:author="PR Preview" w:date="2026-01-01T00:00:00Z">
        <w:r>
          <w:delText xml:space="preserve"> </w:delText>
        </w:r>
      </w:del>
      <m:oMath>
        <m:r>
          <m:t>0</m:t>
        </m:r>
      </m:oMath>
      <w:del w:id="1477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1478" w:author="PR Preview" w:date="2026-01-01T00:00:00Z">
        <w:r>
          <w:rPr>
            <w:b/>
            <w:bCs/>
          </w:rPr>
          <w:t xml:space="preserve">Example 37 (An affine function, and a linear one)</w:t>
        </w:r>
      </w:ins>
      <w:ins w:id="14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affine with slope</w:t>
        </w:r>
      </w:ins>
      <w:ins w:id="1482" w:author="PR Preview" w:date="2026-01-01T00:00:00Z">
        <w:r>
          <w:t xml:space="preserve"> </w:t>
        </w:r>
      </w:ins>
      <m:oMath>
        <m:r>
          <m:t>2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and intercept</w:t>
        </w:r>
      </w:ins>
      <w:ins w:id="1485" w:author="PR Preview" w:date="2026-01-01T00:00:00Z">
        <w:r>
          <w:t xml:space="preserve"> </w:t>
        </w:r>
      </w:ins>
      <m:oMath>
        <m:r>
          <m:t>3</m:t>
        </m:r>
      </m:oMath>
      <w:ins w:id="1486" w:author="PR Preview" w:date="2026-01-01T00:00:00Z">
        <w:r>
          <w:t xml:space="preserve">.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By</w:t>
        </w:r>
      </w:ins>
      <w:ins w:id="1489" w:author="PR Preview" w:date="2026-01-01T00:00:00Z">
        <w:r>
          <w:t xml:space="preserve"> </w:t>
        </w:r>
      </w:ins>
      <w:hyperlink w:anchor="thm-affine-function-props">
        <w:ins w:id="149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1491" w:author="PR Preview" w:date="2026-01-01T00:00:00Z">
        <w:r>
          <w:t xml:space="preserve">,</w:t>
        </w:r>
      </w:ins>
      <w:ins w:id="14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493" w:author="PR Preview" w:date="2026-01-01T00:00:00Z">
        <w:r>
          <w:t xml:space="preserve">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 each unit step in</w:t>
        </w:r>
      </w:ins>
      <w:ins w:id="1496" w:author="PR Preview" w:date="2026-01-01T00:00:00Z">
        <w:r>
          <w:t xml:space="preserve"> </w:t>
        </w:r>
      </w:ins>
      <m:oMath>
        <m:r>
          <m:t>x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raises</w:t>
        </w:r>
      </w:ins>
      <w:ins w:id="1499" w:author="PR Preview" w:date="2026-01-01T00:00:00Z">
        <w:r>
          <w:t xml:space="preserve"> </w:t>
        </w:r>
      </w:ins>
      <m:oMath>
        <m:r>
          <m:t>f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by</w:t>
        </w:r>
      </w:ins>
      <w:ins w:id="1502" w:author="PR Preview" w:date="2026-01-01T00:00:00Z">
        <w:r>
          <w:t xml:space="preserve"> </w:t>
        </w:r>
      </w:ins>
      <m:oMath>
        <m:r>
          <m:t>2</m:t>
        </m:r>
      </m:oMath>
      <w:ins w:id="1503" w:author="PR Preview" w:date="2026-01-01T00:00:00Z">
        <w:r>
          <w:t xml:space="preserve">: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for example,</w:t>
        </w:r>
      </w:ins>
      <w:ins w:id="15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</w:t>
        </w:r>
      </w:ins>
      <w:ins w:id="15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1510" w:author="PR Preview" w:date="2026-01-01T00:00:00Z">
        <w:r>
          <w:t xml:space="preserve">.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Its intercept is not</w:t>
        </w:r>
      </w:ins>
      <w:ins w:id="1513" w:author="PR Preview" w:date="2026-01-01T00:00:00Z">
        <w:r>
          <w:t xml:space="preserve"> </w:t>
        </w:r>
      </w:ins>
      <m:oMath>
        <m:r>
          <m:t>0</m:t>
        </m:r>
      </m:oMath>
      <w:ins w:id="1514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del w:id="1515" w:author="PR Preview" w:date="2026-01-01T00:00:00Z">
        <w:r>
          <w:rPr>
            <w:b/>
            <w:bCs/>
          </w:rPr>
          <w:delText xml:space="preserve">Definition 43 (Limit of a sequence)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A</w:delText>
        </w:r>
      </w:del>
      <w:del w:id="1518" w:author="PR Preview" w:date="2026-01-01T00:00:00Z">
        <w:r>
          <w:delText xml:space="preserve"> </w:delText>
        </w:r>
      </w:del>
      <w:hyperlink r:id="rId181">
        <w:del w:id="1519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5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of real numbers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rPr>
            <w:b/>
            <w:bCs/>
          </w:rPr>
          <w:delText xml:space="preserve">converges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to a real number</w:delText>
        </w:r>
      </w:del>
      <w:del w:id="1527" w:author="PR Preview" w:date="2026-01-01T00:00:00Z">
        <w:r>
          <w:delText xml:space="preserve"> </w:delText>
        </w:r>
      </w:del>
      <m:oMath>
        <m:r>
          <m:t>L</m:t>
        </m:r>
      </m:oMath>
      <w:del w:id="1528" w:author="PR Preview" w:date="2026-01-01T00:00:00Z">
        <w:r>
          <w:delText xml:space="preserve">,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written</w:delText>
        </w:r>
      </w:del>
      <w:del w:id="153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or</w:delText>
        </w:r>
      </w:del>
      <w:del w:id="153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if for every</w:delText>
        </w:r>
      </w:del>
      <w:del w:id="153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there is a natural number</w:delText>
        </w:r>
      </w:del>
      <w:del w:id="1541" w:author="PR Preview" w:date="2026-01-01T00:00:00Z">
        <w:r>
          <w:delText xml:space="preserve"> </w:delText>
        </w:r>
      </w:del>
      <m:oMath>
        <m:r>
          <m:t>N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such that</w:delText>
        </w:r>
      </w:del>
    </w:p>
    <w:p>
      <w:pPr>
        <w:pStyle w:val="FirstParagraph"/>
      </w:pPr>
      <w:ins w:id="1544" w:author="PR Preview" w:date="2026-01-01T00:00:00Z">
        <w:r>
          <w:rPr>
            <w:b/>
            <w:bCs/>
          </w:rPr>
          <w:t xml:space="preserve">Definition 44 (Limit of a sequence)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A</w:t>
        </w:r>
      </w:ins>
      <w:ins w:id="1547" w:author="PR Preview" w:date="2026-01-01T00:00:00Z">
        <w:r>
          <w:t xml:space="preserve"> </w:t>
        </w:r>
      </w:ins>
      <w:hyperlink r:id="rId181">
        <w:ins w:id="154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5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of real numbers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rPr>
            <w:b/>
            <w:bCs/>
          </w:rPr>
          <w:t xml:space="preserve">converges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to a real number</w:t>
        </w:r>
      </w:ins>
      <w:ins w:id="1556" w:author="PR Preview" w:date="2026-01-01T00:00:00Z">
        <w:r>
          <w:t xml:space="preserve"> </w:t>
        </w:r>
      </w:ins>
      <m:oMath>
        <m:r>
          <m:t>L</m:t>
        </m:r>
      </m:oMath>
      <w:ins w:id="1557" w:author="PR Preview" w:date="2026-01-01T00:00:00Z">
        <w:r>
          <w:t xml:space="preserve">,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written</w:t>
        </w:r>
      </w:ins>
      <w:ins w:id="15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or</w:t>
        </w:r>
      </w:ins>
      <w:ins w:id="15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564" w:author="PR Preview" w:date="2026-01-01T00:00:00Z">
        <w:r>
          <w:t xml:space="preserve">,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if for every</w:t>
        </w:r>
      </w:ins>
      <w:ins w:id="156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there is a natural number</w:t>
        </w:r>
      </w:ins>
      <w:ins w:id="1570" w:author="PR Preview" w:date="2026-01-01T00:00:00Z">
        <w:r>
          <w:t xml:space="preserve"> </w:t>
        </w:r>
      </w:ins>
      <m:oMath>
        <m:r>
          <m:t>N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del w:id="1573" w:author="PR Preview" w:date="2026-01-01T00:00:00Z">
        <w:r>
          <w:rPr>
            <w:b/>
            <w:bCs/>
          </w:rPr>
          <w:delText xml:space="preserve">Example 37 (A convergent sequence and a divergent one)</w:delText>
        </w:r>
      </w:del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 </w:delText>
        </w:r>
      </w:del>
    </w:p>
    <w:p>
      <w:pPr>
        <w:pStyle w:val="BodyText"/>
      </w:pPr>
      <w:ins w:id="1576" w:author="PR Preview" w:date="2026-01-01T00:00:00Z">
        <w:r>
          <w:rPr>
            <w:b/>
            <w:bCs/>
          </w:rPr>
          <w:t xml:space="preserve">Example 38 (A convergent sequence and a divergent one)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del w:id="1579" w:author="PR Preview" w:date="2026-01-01T00:00:00Z">
        <w:r>
          <w:rPr>
            <w:b/>
            <w:bCs/>
          </w:rPr>
          <w:delText xml:space="preserve">Definition 44 (Exponential function)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The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rPr>
            <w:b/>
            <w:bCs/>
          </w:rPr>
          <w:delText xml:space="preserve">exponential function</w:delText>
        </w:r>
      </w:del>
      <w:del w:id="158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is</w:delText>
        </w:r>
      </w:del>
    </w:p>
    <w:p>
      <w:pPr>
        <w:pStyle w:val="FirstParagraph"/>
      </w:pPr>
      <w:ins w:id="1587" w:author="PR Preview" w:date="2026-01-01T00:00:00Z">
        <w:r>
          <w:rPr>
            <w:b/>
            <w:bCs/>
          </w:rPr>
          <w:t xml:space="preserve">Definition 45 (Exponential function)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The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rPr>
            <w:b/>
            <w:bCs/>
          </w:rPr>
          <w:t xml:space="preserve">exponential function</w:t>
        </w:r>
      </w:ins>
      <w:ins w:id="159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del w:id="1595" w:author="PR Preview" w:date="2026-01-01T00:00:00Z">
        <w:r>
          <w:rPr>
            <w:b/>
            <w:bCs/>
          </w:rPr>
          <w:delText xml:space="preserve">Example 38 (Approximating</w:delText>
        </w:r>
      </w:del>
      <w:del w:id="159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1597" w:author="PR Preview" w:date="2026-01-01T00:00:00Z">
        <w:r>
          <w:rPr>
            <w:b/>
            <w:bCs/>
          </w:rPr>
          <w:delText xml:space="preserve">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For</w:delText>
        </w:r>
      </w:del>
      <w:del w:id="16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601" w:author="PR Preview" w:date="2026-01-01T00:00:00Z">
        <w:r>
          <w:delText xml:space="preserve">, the terms</w:delText>
        </w:r>
      </w:del>
      <w:del w:id="1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are:</w:delText>
        </w:r>
      </w:del>
    </w:p>
    <w:p>
      <w:pPr>
        <w:pStyle w:val="BodyText"/>
      </w:pPr>
      <w:ins w:id="1605" w:author="PR Preview" w:date="2026-01-01T00:00:00Z">
        <w:r>
          <w:rPr>
            <w:b/>
            <w:bCs/>
          </w:rPr>
          <w:t xml:space="preserve">Example 39 (Approximating</w:t>
        </w:r>
      </w:ins>
      <w:ins w:id="160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607" w:author="PR Preview" w:date="2026-01-01T00:00:00Z">
        <w:r>
          <w:rPr>
            <w:b/>
            <w:bCs/>
          </w:rPr>
          <w:t xml:space="preserve">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For</w:t>
        </w:r>
      </w:ins>
      <w:ins w:id="16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611" w:author="PR Preview" w:date="2026-01-01T00:00:00Z">
        <w:r>
          <w:t xml:space="preserve">, the terms</w:t>
        </w:r>
      </w:ins>
      <w:ins w:id="161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del w:id="1615" w:author="PR Preview" w:date="2026-01-01T00:00:00Z">
        <w:r>
          <w:rPr>
            <w:b/>
            <w:bCs/>
          </w:rPr>
          <w:delText xml:space="preserve">Definition 45 (Euler’s number)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rPr>
            <w:b/>
            <w:bCs/>
          </w:rPr>
          <w:delText xml:space="preserve">Euler’s number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620" w:author="PR Preview" w:date="2026-01-01T00:00:00Z">
        <w:r>
          <w:rPr>
            <w:b/>
            <w:bCs/>
          </w:rPr>
          <w:delText xml:space="preserve">Example 39 (Euler’s number is irrational)</w:delText>
        </w:r>
      </w:del>
      <w:del w:id="1621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is an</w:delText>
        </w:r>
      </w:del>
      <w:del w:id="1624" w:author="PR Preview" w:date="2026-01-01T00:00:00Z">
        <w:r>
          <w:delText xml:space="preserve"> </w:delText>
        </w:r>
      </w:del>
      <w:hyperlink r:id="rId188">
        <w:del w:id="1625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626" w:author="PR Preview" w:date="2026-01-01T00:00:00Z">
        <w:r>
          <w:delText xml:space="preserve">,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so no fraction equals it exactly.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The fraction</w:delText>
        </w:r>
      </w:del>
      <w:del w:id="16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is close,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but</w:delText>
        </w:r>
      </w:del>
      <w:del w:id="16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(see</w:delText>
        </w:r>
      </w:del>
      <w:del w:id="1639" w:author="PR Preview" w:date="2026-01-01T00:00:00Z">
        <w:r>
          <w:delText xml:space="preserve"> </w:delText>
        </w:r>
      </w:del>
      <w:hyperlink r:id="rId189">
        <w:del w:id="1640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1641" w:author="PR Preview" w:date="2026-01-01T00:00:00Z">
        <w:r>
          <w:delText xml:space="preserve">).</w:delText>
        </w:r>
      </w:del>
    </w:p>
    <w:p>
      <w:pPr>
        <w:pStyle w:val="BodyText"/>
      </w:pPr>
      <w:del w:id="1642" w:author="PR Preview" w:date="2026-01-01T00:00:00Z">
        <w:r>
          <w:rPr>
            <w:b/>
            <w:bCs/>
          </w:rPr>
          <w:delText xml:space="preserve">Definition 46 (Natural logarithm)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For a real number</w:delText>
        </w:r>
      </w:del>
      <w:del w:id="16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646" w:author="PR Preview" w:date="2026-01-01T00:00:00Z">
        <w:r>
          <w:delText xml:space="preserve">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the</w:delText>
        </w:r>
      </w:del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rPr>
            <w:b/>
            <w:bCs/>
          </w:rPr>
          <w:delText xml:space="preserve">natural logarithm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of</w:delText>
        </w:r>
      </w:del>
      <w:del w:id="1653" w:author="PR Preview" w:date="2026-01-01T00:00:00Z">
        <w:r>
          <w:delText xml:space="preserve"> </w:delText>
        </w:r>
      </w:del>
      <m:oMath>
        <m:r>
          <m:t>a</m:t>
        </m:r>
      </m:oMath>
      <w:del w:id="1654" w:author="PR Preview" w:date="2026-01-01T00:00:00Z">
        <w:r>
          <w:delText xml:space="preserve">, written</w:delText>
        </w:r>
      </w:del>
      <w:del w:id="165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656" w:author="PR Preview" w:date="2026-01-01T00:00:00Z">
        <w:r>
          <w:delText xml:space="preserve">,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is the real number</w:delText>
        </w:r>
      </w:del>
      <w:del w:id="1659" w:author="PR Preview" w:date="2026-01-01T00:00:00Z">
        <w:r>
          <w:delText xml:space="preserve"> </w:delText>
        </w:r>
      </w:del>
      <m:oMath>
        <m:r>
          <m:t>y</m:t>
        </m:r>
      </m:oMath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with</w:delText>
        </w:r>
      </w:del>
      <w:del w:id="166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663" w:author="PR Preview" w:date="2026-01-01T00:00:00Z">
        <w:r>
          <w:delText xml:space="preserve">.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The exponential function takes each positive value at exactly one input,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so there is exactly one such</w:delText>
        </w:r>
      </w:del>
      <w:del w:id="1668" w:author="PR Preview" w:date="2026-01-01T00:00:00Z">
        <w:r>
          <w:delText xml:space="preserve"> </w:delText>
        </w:r>
      </w:del>
      <m:oMath>
        <m:r>
          <m:t>y</m:t>
        </m:r>
      </m:oMath>
      <w:del w:id="1669" w:author="PR Preview" w:date="2026-01-01T00:00:00Z">
        <w:r>
          <w:delText xml:space="preserve">,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and</w:delText>
        </w:r>
      </w:del>
      <w:del w:id="167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is the</w:delText>
        </w:r>
      </w:del>
      <w:del w:id="1675" w:author="PR Preview" w:date="2026-01-01T00:00:00Z">
        <w:r>
          <w:delText xml:space="preserve"> </w:delText>
        </w:r>
      </w:del>
      <w:hyperlink r:id="rId191">
        <w:del w:id="1676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of</w:delText>
        </w:r>
      </w:del>
      <w:del w:id="167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(</w:delText>
        </w:r>
      </w:del>
      <w:hyperlink w:anchor="def-exponential-function">
        <w:del w:id="1682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1683" w:author="PR Preview" w:date="2026-01-01T00:00:00Z">
        <w:r>
          <w:delText xml:space="preserve">).</w:delText>
        </w:r>
      </w:del>
    </w:p>
    <w:p>
      <w:pPr>
        <w:pStyle w:val="BodyText"/>
      </w:pPr>
      <w:del w:id="1684" w:author="PR Preview" w:date="2026-01-01T00:00:00Z">
        <w:r>
          <w:rPr>
            <w:i/>
            <w:iCs/>
          </w:rPr>
          <w:delText xml:space="preserve">Remark 15</w:delText>
        </w:r>
      </w:del>
      <w:del w:id="1685" w:author="PR Preview" w:date="2026-01-01T00:00:00Z">
        <w:r>
          <w:delText xml:space="preserve"> (Other notations for the natural logarithm). </w:delText>
        </w:r>
      </w:del>
      <w:del w:id="1686" w:author="PR Preview" w:date="2026-01-01T00:00:00Z">
        <w:r>
          <w:delText xml:space="preserve">In these notes,</w:delText>
        </w:r>
      </w:del>
      <w:del w:id="168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is always the natural logarithm,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the logarithm with base</w:delText>
        </w:r>
      </w:del>
      <w:del w:id="1692" w:author="PR Preview" w:date="2026-01-01T00:00:00Z">
        <w:r>
          <w:delText xml:space="preserve"> </w:delText>
        </w:r>
      </w:del>
      <m:oMath>
        <m:r>
          <m:t>e</m:t>
        </m:r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(</w:delText>
        </w:r>
      </w:del>
      <w:hyperlink w:anchor="def-euler-number">
        <w:del w:id="1695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696" w:author="PR Preview" w:date="2026-01-01T00:00:00Z">
        <w:r>
          <w:delText xml:space="preserve">).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Some sources write</w:delText>
        </w:r>
      </w:del>
      <w:del w:id="1699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for the natural logarithm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and reserve</w:delText>
        </w:r>
      </w:del>
      <w:del w:id="170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1707" w:author="PR Preview" w:date="2026-01-01T00:00:00Z">
        <w:r>
          <w:rPr>
            <w:b/>
            <w:bCs/>
          </w:rPr>
          <w:delText xml:space="preserve">Example 40 (Natural logarithms)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710" w:author="PR Preview" w:date="2026-01-01T00:00:00Z">
        <w:r>
          <w:delText xml:space="preserve">, because</w:delText>
        </w:r>
      </w:del>
      <w:del w:id="171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(</w:delText>
        </w:r>
      </w:del>
      <w:hyperlink w:anchor="exm-exponential-function">
        <w:del w:id="1714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171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16" w:author="PR Preview" w:date="2026-01-01T00:00:00Z">
        <w:r>
          <w:delText xml:space="preserve">, because</w:delText>
        </w:r>
      </w:del>
      <w:del w:id="171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(</w:delText>
        </w:r>
      </w:del>
      <w:hyperlink w:anchor="def-euler-number">
        <w:del w:id="1720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721" w:author="PR Preview" w:date="2026-01-01T00:00:00Z">
        <w:r>
          <w:delText xml:space="preserve">).</w:delText>
        </w:r>
      </w:del>
    </w:p>
    <w:p>
      <w:pPr>
        <w:pStyle w:val="BodyText"/>
      </w:pPr>
      <w:ins w:id="1722" w:author="PR Preview" w:date="2026-01-01T00:00:00Z">
        <w:r>
          <w:rPr>
            <w:b/>
            <w:bCs/>
          </w:rPr>
          <w:t xml:space="preserve">Definition 46 (Euler’s number)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rPr>
            <w:b/>
            <w:bCs/>
          </w:rPr>
          <w:t xml:space="preserve">Euler’s number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Example 40 (Euler’s number is irrational)</w:t>
        </w:r>
      </w:ins>
      <w:ins w:id="1728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is an</w:t>
        </w:r>
      </w:ins>
      <w:ins w:id="1731" w:author="PR Preview" w:date="2026-01-01T00:00:00Z">
        <w:r>
          <w:t xml:space="preserve"> </w:t>
        </w:r>
      </w:ins>
      <w:hyperlink r:id="rId188">
        <w:ins w:id="1732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so no fraction equals it exactly.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The fraction</w:t>
        </w:r>
      </w:ins>
      <w:ins w:id="173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is close,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but</w:t>
        </w:r>
      </w:ins>
      <w:ins w:id="17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(see</w:t>
        </w:r>
      </w:ins>
      <w:ins w:id="1746" w:author="PR Preview" w:date="2026-01-01T00:00:00Z">
        <w:r>
          <w:t xml:space="preserve"> </w:t>
        </w:r>
      </w:ins>
      <w:hyperlink r:id="rId189">
        <w:ins w:id="1747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1748" w:author="PR Preview" w:date="2026-01-01T00:00:00Z">
        <w:r>
          <w:t xml:space="preserve">).</w:t>
        </w:r>
      </w:ins>
    </w:p>
    <w:bookmarkEnd w:id="190"/>
    <w:bookmarkStart w:id="192" w:name="def-natural-log"/>
    <w:p>
      <w:pPr>
        <w:pStyle w:val="BodyText"/>
      </w:pPr>
      <w:ins w:id="1749" w:author="PR Preview" w:date="2026-01-01T00:00:00Z">
        <w:r>
          <w:rPr>
            <w:b/>
            <w:bCs/>
          </w:rPr>
          <w:t xml:space="preserve">Definition 47 (Natural logarithm)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For a real number</w:t>
        </w:r>
      </w:ins>
      <w:ins w:id="17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753" w:author="PR Preview" w:date="2026-01-01T00:00:00Z">
        <w:r>
          <w:t xml:space="preserve">,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the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rPr>
            <w:b/>
            <w:bCs/>
          </w:rPr>
          <w:t xml:space="preserve">natural logarithm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of</w:t>
        </w:r>
      </w:ins>
      <w:ins w:id="1760" w:author="PR Preview" w:date="2026-01-01T00:00:00Z">
        <w:r>
          <w:t xml:space="preserve"> </w:t>
        </w:r>
      </w:ins>
      <m:oMath>
        <m:r>
          <m:t>a</m:t>
        </m:r>
      </m:oMath>
      <w:ins w:id="1761" w:author="PR Preview" w:date="2026-01-01T00:00:00Z">
        <w:r>
          <w:t xml:space="preserve">, written</w:t>
        </w:r>
      </w:ins>
      <w:ins w:id="176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is the real number</w:t>
        </w:r>
      </w:ins>
      <w:ins w:id="1766" w:author="PR Preview" w:date="2026-01-01T00:00:00Z">
        <w:r>
          <w:t xml:space="preserve"> </w:t>
        </w:r>
      </w:ins>
      <m:oMath>
        <m:r>
          <m:t>y</m:t>
        </m:r>
      </m:oMath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with</w:t>
        </w:r>
      </w:ins>
      <w:ins w:id="176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770" w:author="PR Preview" w:date="2026-01-01T00:00:00Z">
        <w:r>
          <w:t xml:space="preserve">.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The exponential function takes each positive value at exactly one input,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so there is exactly one such</w:t>
        </w:r>
      </w:ins>
      <w:ins w:id="1775" w:author="PR Preview" w:date="2026-01-01T00:00:00Z">
        <w:r>
          <w:t xml:space="preserve"> </w:t>
        </w:r>
      </w:ins>
      <m:oMath>
        <m:r>
          <m:t>y</m:t>
        </m:r>
      </m:oMath>
      <w:ins w:id="1776" w:author="PR Preview" w:date="2026-01-01T00:00:00Z">
        <w:r>
          <w:t xml:space="preserve">,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and</w:t>
        </w:r>
      </w:ins>
      <w:ins w:id="177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is the</w:t>
        </w:r>
      </w:ins>
      <w:ins w:id="1782" w:author="PR Preview" w:date="2026-01-01T00:00:00Z">
        <w:r>
          <w:t xml:space="preserve"> </w:t>
        </w:r>
      </w:ins>
      <w:hyperlink r:id="rId191">
        <w:ins w:id="1783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of</w:t>
        </w:r>
      </w:ins>
      <w:ins w:id="178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(</w:t>
        </w:r>
      </w:ins>
      <w:hyperlink w:anchor="def-exponential-function">
        <w:ins w:id="1789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1790" w:author="PR Preview" w:date="2026-01-01T00:00:00Z">
        <w:r>
          <w:t xml:space="preserve">).</w:t>
        </w:r>
      </w:ins>
    </w:p>
    <w:bookmarkEnd w:id="192"/>
    <w:bookmarkStart w:id="193" w:name="rem-log-notation"/>
    <w:p>
      <w:pPr>
        <w:pStyle w:val="BodyText"/>
      </w:pPr>
      <w:ins w:id="1791" w:author="PR Preview" w:date="2026-01-01T00:00:00Z">
        <w:r>
          <w:rPr>
            <w:i/>
            <w:iCs/>
          </w:rPr>
          <w:t xml:space="preserve">Remark 15</w:t>
        </w:r>
      </w:ins>
      <w:ins w:id="1792" w:author="PR Preview" w:date="2026-01-01T00:00:00Z">
        <w:r>
          <w:t xml:space="preserve"> (Other notations for the natural logarithm). </w:t>
        </w:r>
      </w:ins>
      <w:ins w:id="1793" w:author="PR Preview" w:date="2026-01-01T00:00:00Z">
        <w:r>
          <w:t xml:space="preserve">In these notes,</w:t>
        </w:r>
      </w:ins>
      <w:ins w:id="179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 always the natural logarithm,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the logarithm with base</w:t>
        </w:r>
      </w:ins>
      <w:ins w:id="1799" w:author="PR Preview" w:date="2026-01-01T00:00:00Z">
        <w:r>
          <w:t xml:space="preserve"> </w:t>
        </w:r>
      </w:ins>
      <m:oMath>
        <m:r>
          <m:t>e</m:t>
        </m:r>
      </m:oMath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(</w:t>
        </w:r>
      </w:ins>
      <w:hyperlink w:anchor="def-euler-number">
        <w:ins w:id="1802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803" w:author="PR Preview" w:date="2026-01-01T00:00:00Z">
        <w:r>
          <w:t xml:space="preserve">).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Some sources write</w:t>
        </w:r>
      </w:ins>
      <w:ins w:id="180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for the natural logarithm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and reserve</w:t>
        </w:r>
      </w:ins>
      <w:ins w:id="181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for the logarithm with base 10.</w:t>
        </w:r>
      </w:ins>
    </w:p>
    <w:bookmarkEnd w:id="193"/>
    <w:bookmarkStart w:id="194" w:name="exm-natural-log"/>
    <w:p>
      <w:pPr>
        <w:pStyle w:val="BodyText"/>
      </w:pPr>
      <w:ins w:id="1814" w:author="PR Preview" w:date="2026-01-01T00:00:00Z">
        <w:r>
          <w:rPr>
            <w:b/>
            <w:bCs/>
          </w:rPr>
          <w:t xml:space="preserve">Example 41 (Natural logarithms)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817" w:author="PR Preview" w:date="2026-01-01T00:00:00Z">
        <w:r>
          <w:t xml:space="preserve">, because</w:t>
        </w:r>
      </w:ins>
      <w:ins w:id="181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(</w:t>
        </w:r>
      </w:ins>
      <w:hyperlink w:anchor="exm-exponential-function">
        <w:ins w:id="1821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182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23" w:author="PR Preview" w:date="2026-01-01T00:00:00Z">
        <w:r>
          <w:t xml:space="preserve">, because</w:t>
        </w:r>
      </w:ins>
      <w:ins w:id="182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(</w:t>
        </w:r>
      </w:ins>
      <w:hyperlink w:anchor="def-euler-number">
        <w:ins w:id="1827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82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del w:id="1829" w:author="PR Preview" w:date="2026-01-01T00:00:00Z">
        <w:r>
          <w:rPr>
            <w:b/>
            <w:bCs/>
          </w:rPr>
          <w:delText xml:space="preserve">Definition 47 (Power with a real exponent)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For a real number</w:delText>
        </w:r>
      </w:del>
      <w:del w:id="18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and a real number</w:delText>
        </w:r>
      </w:del>
      <w:del w:id="1835" w:author="PR Preview" w:date="2026-01-01T00:00:00Z">
        <w:r>
          <w:delText xml:space="preserve"> </w:delText>
        </w:r>
      </w:del>
      <m:oMath>
        <m:r>
          <m:t>b</m:t>
        </m:r>
      </m:oMath>
      <w:del w:id="1836" w:author="PR Preview" w:date="2026-01-01T00:00:00Z">
        <w:r>
          <w:delText xml:space="preserve">,</w:delText>
        </w:r>
      </w:del>
    </w:p>
    <w:p>
      <w:pPr>
        <w:pStyle w:val="FirstParagraph"/>
      </w:pPr>
      <w:ins w:id="1837" w:author="PR Preview" w:date="2026-01-01T00:00:00Z">
        <w:r>
          <w:rPr>
            <w:b/>
            <w:bCs/>
          </w:rPr>
          <w:t xml:space="preserve">Definition 48 (Power with a real exponent)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For a real number</w:t>
        </w:r>
      </w:ins>
      <w:ins w:id="18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and a real number</w:t>
        </w:r>
      </w:ins>
      <w:ins w:id="1843" w:author="PR Preview" w:date="2026-01-01T00:00:00Z">
        <w:r>
          <w:t xml:space="preserve"> </w:t>
        </w:r>
      </w:ins>
      <m:oMath>
        <m:r>
          <m:t>b</m:t>
        </m:r>
      </m:oMath>
      <w:ins w:id="184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del w:id="1845" w:author="PR Preview" w:date="2026-01-01T00:00:00Z">
        <w:r>
          <w:rPr>
            <w:b/>
            <w:bCs/>
          </w:rPr>
          <w:delText xml:space="preserve">Example 41 (Real powers, and</w:delText>
        </w:r>
      </w:del>
      <w:del w:id="184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1847" w:author="PR Preview" w:date="2026-01-01T00:00:00Z">
        <w:r>
          <w:rPr>
            <w:b/>
            <w:bCs/>
          </w:rPr>
          <w:delText xml:space="preserve">)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 </w:delText>
        </w:r>
      </w:del>
    </w:p>
    <w:p>
      <w:pPr>
        <w:pStyle w:val="BodyText"/>
      </w:pPr>
      <w:ins w:id="1850" w:author="PR Preview" w:date="2026-01-01T00:00:00Z">
        <w:r>
          <w:rPr>
            <w:b/>
            <w:bCs/>
          </w:rPr>
          <w:t xml:space="preserve">Example 42 (Real powers, and</w:t>
        </w:r>
      </w:ins>
      <w:ins w:id="185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1852" w:author="PR Preview" w:date="2026-01-01T00:00:00Z">
        <w:r>
          <w:rPr>
            <w:b/>
            <w:bCs/>
          </w:rPr>
          <w:t xml:space="preserve">)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 </w:t>
        </w:r>
      </w:ins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del w:id="1855" w:author="PR Preview" w:date="2026-01-01T00:00:00Z">
        <w:r>
          <w:delText xml:space="preserve">For every real</w:delText>
        </w:r>
      </w:del>
      <w:del w:id="1856" w:author="PR Preview" w:date="2026-01-01T00:00:00Z">
        <w:r>
          <w:delText xml:space="preserve"> </w:delText>
        </w:r>
      </w:del>
      <m:oMath>
        <m:r>
          <m:t>x</m:t>
        </m:r>
      </m:oMath>
      <w:del w:id="1857" w:author="PR Preview" w:date="2026-01-01T00:00:00Z">
        <w:r>
          <w:delText xml:space="preserve">, with base</w:delText>
        </w:r>
      </w:del>
      <w:del w:id="1858" w:author="PR Preview" w:date="2026-01-01T00:00:00Z">
        <w:r>
          <w:delText xml:space="preserve"> </w:delText>
        </w:r>
      </w:del>
      <m:oMath>
        <m:r>
          <m:t>e</m:t>
        </m:r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(</w:delText>
        </w:r>
      </w:del>
      <w:hyperlink w:anchor="def-euler-number">
        <w:del w:id="1861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862" w:author="PR Preview" w:date="2026-01-01T00:00:00Z">
        <w:r>
          <w:delText xml:space="preserve">):</w:delText>
        </w:r>
      </w:del>
    </w:p>
    <w:p>
      <w:pPr>
        <w:numPr>
          <w:ilvl w:val="0"/>
          <w:numId w:val="1045"/>
        </w:numPr>
      </w:pPr>
      <w:ins w:id="1863" w:author="PR Preview" w:date="2026-01-01T00:00:00Z">
        <w:r>
          <w:t xml:space="preserve">For every real</w:t>
        </w:r>
      </w:ins>
      <w:ins w:id="1864" w:author="PR Preview" w:date="2026-01-01T00:00:00Z">
        <w:r>
          <w:t xml:space="preserve"> </w:t>
        </w:r>
      </w:ins>
      <m:oMath>
        <m:r>
          <m:t>x</m:t>
        </m:r>
      </m:oMath>
      <w:ins w:id="1865" w:author="PR Preview" w:date="2026-01-01T00:00:00Z">
        <w:r>
          <w:t xml:space="preserve">, with base</w:t>
        </w:r>
      </w:ins>
      <w:ins w:id="1866" w:author="PR Preview" w:date="2026-01-01T00:00:00Z">
        <w:r>
          <w:t xml:space="preserve"> </w:t>
        </w:r>
      </w:ins>
      <m:oMath>
        <m:r>
          <m:t>e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(</w:t>
        </w:r>
      </w:ins>
      <w:hyperlink w:anchor="def-euler-number">
        <w:ins w:id="1869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187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del w:id="1871" w:author="PR Preview" w:date="2026-01-01T00:00:00Z">
        <w:r>
          <w:rPr>
            <w:b/>
            <w:bCs/>
          </w:rPr>
          <w:delText xml:space="preserve">Definition 48 (Real powers of zero and of negative numbers)</w:delText>
        </w:r>
      </w:del>
      <w:del w:id="1872" w:author="PR Preview" w:date="2026-01-01T00:00:00Z">
        <w:r>
          <w:delText xml:space="preserve"> </w:delText>
        </w:r>
      </w:del>
      <w:hyperlink w:anchor="def-power">
        <w:del w:id="187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and</w:delText>
        </w:r>
      </w:del>
      <w:del w:id="1876" w:author="PR Preview" w:date="2026-01-01T00:00:00Z">
        <w:r>
          <w:delText xml:space="preserve"> </w:delText>
        </w:r>
      </w:del>
      <w:hyperlink w:anchor="def-real-power">
        <w:del w:id="1877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leave some powers</w:delText>
        </w:r>
      </w:del>
      <w:del w:id="188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with</w:delText>
        </w:r>
      </w:del>
      <w:del w:id="18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unassigned.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1888" w:author="PR Preview" w:date="2026-01-01T00:00:00Z">
        <w:r>
          <w:rPr>
            <w:b/>
            <w:bCs/>
          </w:rPr>
          <w:t xml:space="preserve">Definition 49 (Real powers of zero and of negative numbers)</w:t>
        </w:r>
      </w:ins>
      <w:ins w:id="1889" w:author="PR Preview" w:date="2026-01-01T00:00:00Z">
        <w:r>
          <w:t xml:space="preserve"> </w:t>
        </w:r>
      </w:ins>
      <w:hyperlink w:anchor="def-power">
        <w:ins w:id="189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and</w:t>
        </w:r>
      </w:ins>
      <w:ins w:id="1893" w:author="PR Preview" w:date="2026-01-01T00:00:00Z">
        <w:r>
          <w:t xml:space="preserve"> </w:t>
        </w:r>
      </w:ins>
      <w:hyperlink w:anchor="def-real-power">
        <w:ins w:id="1894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leave some powers</w:t>
        </w:r>
      </w:ins>
      <w:ins w:id="189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with</w:t>
        </w:r>
      </w:ins>
      <w:ins w:id="190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unassigned.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del w:id="1905" w:author="PR Preview" w:date="2026-01-01T00:00:00Z">
        <w:r>
          <w:rPr>
            <w:b/>
            <w:bCs/>
          </w:rPr>
          <w:delText xml:space="preserve">Example 42 (Powers of zero and of negative numbers)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 </w:delText>
        </w:r>
      </w:del>
    </w:p>
    <w:p>
      <w:pPr>
        <w:pStyle w:val="FirstParagraph"/>
      </w:pPr>
      <w:ins w:id="1908" w:author="PR Preview" w:date="2026-01-01T00:00:00Z">
        <w:r>
          <w:rPr>
            <w:b/>
            <w:bCs/>
          </w:rPr>
          <w:t xml:space="preserve">Example 43 (Powers of zero and of negative numbers)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del w:id="1911" w:author="PR Preview" w:date="2026-01-01T00:00:00Z">
        <w:r>
          <w:rPr>
            <w:b/>
            <w:bCs/>
          </w:rPr>
          <w:delText xml:space="preserve">Example 43 (Exponential of a sum)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With</w:delText>
        </w:r>
      </w:del>
      <w:del w:id="191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and</w:delText>
        </w:r>
      </w:del>
      <w:del w:id="191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918" w:author="PR Preview" w:date="2026-01-01T00:00:00Z">
        <w:r>
          <w:delText xml:space="preserve">,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1920" w:author="PR Preview" w:date="2026-01-01T00:00:00Z">
        <w:r>
          <w:delText xml:space="preserve">,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and</w:delText>
        </w:r>
      </w:del>
      <w:del w:id="192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1924" w:author="PR Preview" w:date="2026-01-01T00:00:00Z">
        <w:r>
          <w:delText xml:space="preserve">.</w:delText>
        </w:r>
      </w:del>
    </w:p>
    <w:p>
      <w:pPr>
        <w:pStyle w:val="FirstParagraph"/>
      </w:pPr>
      <w:ins w:id="1925" w:author="PR Preview" w:date="2026-01-01T00:00:00Z">
        <w:r>
          <w:rPr>
            <w:b/>
            <w:bCs/>
          </w:rPr>
          <w:t xml:space="preserve">Example 44 (Exponential of a sum)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With</w:t>
        </w:r>
      </w:ins>
      <w:ins w:id="19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and</w:t>
        </w:r>
      </w:ins>
      <w:ins w:id="19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932" w:author="PR Preview" w:date="2026-01-01T00:00:00Z">
        <w:r>
          <w:t xml:space="preserve">,</w:t>
        </w:r>
      </w:ins>
      <w:ins w:id="193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1934" w:author="PR Preview" w:date="2026-01-01T00:00:00Z">
        <w:r>
          <w:t xml:space="preserve">,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and</w:t>
        </w:r>
      </w:ins>
      <w:ins w:id="193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1938" w:author="PR Preview" w:date="2026-01-01T00:00:00Z">
        <w:r>
          <w:t xml:space="preserve">.</w:t>
        </w:r>
      </w:ins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del w:id="1939" w:author="PR Preview" w:date="2026-01-01T00:00:00Z">
        <w:r>
          <w:rPr>
            <w:b/>
            <w:bCs/>
          </w:rPr>
          <w:delText xml:space="preserve">Example 44 (Exponential of a difference)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With</w:delText>
        </w:r>
      </w:del>
      <w:del w:id="19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</w:delText>
        </w:r>
      </w:del>
      <w:del w:id="19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946" w:author="PR Preview" w:date="2026-01-01T00:00:00Z">
        <w:r>
          <w:delText xml:space="preserve">,</w:delText>
        </w:r>
      </w:del>
      <w:del w:id="194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1948" w:author="PR Preview" w:date="2026-01-01T00:00:00Z">
        <w:r>
          <w:delText xml:space="preserve">,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and</w:delText>
        </w:r>
      </w:del>
      <w:del w:id="19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1952" w:author="PR Preview" w:date="2026-01-01T00:00:00Z">
        <w:r>
          <w:delText xml:space="preserve">.</w:delText>
        </w:r>
      </w:del>
    </w:p>
    <w:p>
      <w:pPr>
        <w:pStyle w:val="FirstParagraph"/>
      </w:pPr>
      <w:ins w:id="1953" w:author="PR Preview" w:date="2026-01-01T00:00:00Z">
        <w:r>
          <w:rPr>
            <w:b/>
            <w:bCs/>
          </w:rPr>
          <w:t xml:space="preserve">Example 45 (Exponential of a difference)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With</w:t>
        </w:r>
      </w:ins>
      <w:ins w:id="19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and</w:t>
        </w:r>
      </w:ins>
      <w:ins w:id="19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960" w:author="PR Preview" w:date="2026-01-01T00:00:00Z">
        <w:r>
          <w:t xml:space="preserve">,</w:t>
        </w:r>
      </w:ins>
      <w:ins w:id="196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and</w:t>
        </w:r>
      </w:ins>
      <w:ins w:id="196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1966" w:author="PR Preview" w:date="2026-01-01T00:00:00Z">
        <w:r>
          <w:t xml:space="preserve">.</w:t>
        </w:r>
      </w:ins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del w:id="1967" w:author="PR Preview" w:date="2026-01-01T00:00:00Z">
        <w:r>
          <w:rPr>
            <w:b/>
            <w:bCs/>
          </w:rPr>
          <w:delText xml:space="preserve">Example 45 (Power of a sum)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With</w:delText>
        </w:r>
      </w:del>
      <w:del w:id="19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971" w:author="PR Preview" w:date="2026-01-01T00:00:00Z">
        <w:r>
          <w:delText xml:space="preserve">,</w:delText>
        </w:r>
      </w:del>
      <w:del w:id="19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973" w:author="PR Preview" w:date="2026-01-01T00:00:00Z">
        <w:r>
          <w:delText xml:space="preserve">, and</w:delText>
        </w:r>
      </w:del>
      <w:del w:id="197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1975" w:author="PR Preview" w:date="2026-01-01T00:00:00Z">
        <w:r>
          <w:delText xml:space="preserve">,</w:delText>
        </w:r>
      </w:del>
    </w:p>
    <w:p>
      <w:pPr>
        <w:pStyle w:val="FirstParagraph"/>
      </w:pPr>
      <w:ins w:id="1976" w:author="PR Preview" w:date="2026-01-01T00:00:00Z">
        <w:r>
          <w:rPr>
            <w:b/>
            <w:bCs/>
          </w:rPr>
          <w:t xml:space="preserve">Example 46 (Power of a sum)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With</w:t>
        </w:r>
      </w:ins>
      <w:ins w:id="19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80" w:author="PR Preview" w:date="2026-01-01T00:00:00Z">
        <w:r>
          <w:t xml:space="preserve">,</w:t>
        </w:r>
      </w:ins>
      <w:ins w:id="19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982" w:author="PR Preview" w:date="2026-01-01T00:00:00Z">
        <w:r>
          <w:t xml:space="preserve">, and</w:t>
        </w:r>
      </w:ins>
      <w:ins w:id="198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98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del w:id="1985" w:author="PR Preview" w:date="2026-01-01T00:00:00Z">
        <w:r>
          <w:rPr>
            <w:b/>
            <w:bCs/>
          </w:rPr>
          <w:delText xml:space="preserve">Example 46 (Power of a product)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With</w:delText>
        </w:r>
      </w:del>
      <w:del w:id="19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991" w:author="PR Preview" w:date="2026-01-01T00:00:00Z">
        <w:r>
          <w:delText xml:space="preserve">, and</w:delText>
        </w:r>
      </w:del>
      <w:del w:id="199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993" w:author="PR Preview" w:date="2026-01-01T00:00:00Z">
        <w:r>
          <w:delText xml:space="preserve">,</w:delText>
        </w:r>
      </w:del>
    </w:p>
    <w:p>
      <w:pPr>
        <w:pStyle w:val="BodyText"/>
      </w:pPr>
      <w:ins w:id="1994" w:author="PR Preview" w:date="2026-01-01T00:00:00Z">
        <w:r>
          <w:rPr>
            <w:b/>
            <w:bCs/>
          </w:rPr>
          <w:t xml:space="preserve">Example 47 (Power of a product)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With</w:t>
        </w:r>
      </w:ins>
      <w:ins w:id="19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98" w:author="PR Preview" w:date="2026-01-01T00:00:00Z">
        <w:r>
          <w:t xml:space="preserve">,</w:t>
        </w:r>
      </w:ins>
      <w:ins w:id="19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000" w:author="PR Preview" w:date="2026-01-01T00:00:00Z">
        <w:r>
          <w:t xml:space="preserve">, and</w:t>
        </w:r>
      </w:ins>
      <w:ins w:id="200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00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del w:id="2003" w:author="PR Preview" w:date="2026-01-01T00:00:00Z">
        <w:r>
          <w:rPr>
            <w:b/>
            <w:bCs/>
          </w:rPr>
          <w:delText xml:space="preserve">Example 47 (A negative base)</w:delText>
        </w:r>
      </w:del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With</w:delText>
        </w:r>
      </w:del>
      <w:del w:id="20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007" w:author="PR Preview" w:date="2026-01-01T00:00:00Z">
        <w:r>
          <w:delText xml:space="preserve">,</w:delText>
        </w:r>
      </w:del>
      <w:del w:id="20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2009" w:author="PR Preview" w:date="2026-01-01T00:00:00Z">
        <w:r>
          <w:delText xml:space="preserve">, and</w:delText>
        </w:r>
      </w:del>
      <w:del w:id="201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2011" w:author="PR Preview" w:date="2026-01-01T00:00:00Z">
        <w:r>
          <w:delText xml:space="preserve">:</w:delText>
        </w:r>
      </w:del>
    </w:p>
    <w:p>
      <w:pPr>
        <w:pStyle w:val="FirstParagraph"/>
      </w:pPr>
      <w:ins w:id="2012" w:author="PR Preview" w:date="2026-01-01T00:00:00Z">
        <w:r>
          <w:rPr>
            <w:b/>
            <w:bCs/>
          </w:rPr>
          <w:t xml:space="preserve">Example 48 (A negative base)</w:t>
        </w:r>
      </w:ins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With</w:t>
        </w:r>
      </w:ins>
      <w:ins w:id="20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016" w:author="PR Preview" w:date="2026-01-01T00:00:00Z">
        <w:r>
          <w:t xml:space="preserve">,</w:t>
        </w:r>
      </w:ins>
      <w:ins w:id="201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2018" w:author="PR Preview" w:date="2026-01-01T00:00:00Z">
        <w:r>
          <w:t xml:space="preserve">, and</w:t>
        </w:r>
      </w:ins>
      <w:ins w:id="201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20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del w:id="2021" w:author="PR Preview" w:date="2026-01-01T00:00:00Z">
        <w:r>
          <w:rPr>
            <w:b/>
            <w:bCs/>
          </w:rPr>
          <w:delText xml:space="preserve">Definition 49 (Contour line)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For a function</w:delText>
        </w:r>
      </w:del>
      <w:del w:id="2024" w:author="PR Preview" w:date="2026-01-01T00:00:00Z">
        <w:r>
          <w:delText xml:space="preserve"> </w:delText>
        </w:r>
      </w:del>
      <m:oMath>
        <m:r>
          <m:t>g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of two real variables</w:delText>
        </w:r>
      </w:del>
      <w:del w:id="2027" w:author="PR Preview" w:date="2026-01-01T00:00:00Z">
        <w:r>
          <w:delText xml:space="preserve"> </w:delText>
        </w:r>
      </w:del>
      <m:oMath>
        <m:r>
          <m:t>b</m:t>
        </m:r>
      </m:oMath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and</w:delText>
        </w:r>
      </w:del>
      <w:del w:id="2030" w:author="PR Preview" w:date="2026-01-01T00:00:00Z">
        <w:r>
          <w:delText xml:space="preserve"> </w:delText>
        </w:r>
      </w:del>
      <m:oMath>
        <m:r>
          <m:t>c</m:t>
        </m:r>
      </m:oMath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and a number</w:delText>
        </w:r>
      </w:del>
      <w:del w:id="2033" w:author="PR Preview" w:date="2026-01-01T00:00:00Z">
        <w:r>
          <w:delText xml:space="preserve"> </w:delText>
        </w:r>
      </w:del>
      <m:oMath>
        <m:r>
          <m:t>k</m:t>
        </m:r>
      </m:oMath>
      <w:del w:id="2034" w:author="PR Preview" w:date="2026-01-01T00:00:00Z">
        <w:r>
          <w:delText xml:space="preserve">,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the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rPr>
            <w:b/>
            <w:bCs/>
          </w:rPr>
          <w:delText xml:space="preserve">contour line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of</w:delText>
        </w:r>
      </w:del>
      <w:del w:id="2041" w:author="PR Preview" w:date="2026-01-01T00:00:00Z">
        <w:r>
          <w:delText xml:space="preserve"> </w:delText>
        </w:r>
      </w:del>
      <m:oMath>
        <m:r>
          <m:t>g</m:t>
        </m:r>
      </m:oMath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at height</w:delText>
        </w:r>
      </w:del>
      <w:del w:id="2044" w:author="PR Preview" w:date="2026-01-01T00:00:00Z">
        <w:r>
          <w:delText xml:space="preserve"> </w:delText>
        </w:r>
      </w:del>
      <m:oMath>
        <m:r>
          <m:t>k</m:t>
        </m:r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is the set of points where</w:delText>
        </w:r>
      </w:del>
      <w:del w:id="2047" w:author="PR Preview" w:date="2026-01-01T00:00:00Z">
        <w:r>
          <w:delText xml:space="preserve"> </w:delText>
        </w:r>
      </w:del>
      <m:oMath>
        <m:r>
          <m:t>g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equals</w:delText>
        </w:r>
      </w:del>
      <w:del w:id="2050" w:author="PR Preview" w:date="2026-01-01T00:00:00Z">
        <w:r>
          <w:delText xml:space="preserve"> </w:delText>
        </w:r>
      </w:del>
      <m:oMath>
        <m:r>
          <m:t>k</m:t>
        </m:r>
      </m:oMath>
      <w:del w:id="2051" w:author="PR Preview" w:date="2026-01-01T00:00:00Z">
        <w:r>
          <w:delText xml:space="preserve">:</w:delText>
        </w:r>
      </w:del>
    </w:p>
    <w:p>
      <w:pPr>
        <w:pStyle w:val="BodyText"/>
      </w:pPr>
      <w:ins w:id="2052" w:author="PR Preview" w:date="2026-01-01T00:00:00Z">
        <w:r>
          <w:rPr>
            <w:b/>
            <w:bCs/>
          </w:rPr>
          <w:t xml:space="preserve">Definition 50 (Contour line)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For a function</w:t>
        </w:r>
      </w:ins>
      <w:ins w:id="2055" w:author="PR Preview" w:date="2026-01-01T00:00:00Z">
        <w:r>
          <w:t xml:space="preserve"> </w:t>
        </w:r>
      </w:ins>
      <m:oMath>
        <m:r>
          <m:t>g</m:t>
        </m:r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of two real variables</w:t>
        </w:r>
      </w:ins>
      <w:ins w:id="2058" w:author="PR Preview" w:date="2026-01-01T00:00:00Z">
        <w:r>
          <w:t xml:space="preserve"> </w:t>
        </w:r>
      </w:ins>
      <m:oMath>
        <m:r>
          <m:t>b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and</w:t>
        </w:r>
      </w:ins>
      <w:ins w:id="2061" w:author="PR Preview" w:date="2026-01-01T00:00:00Z">
        <w:r>
          <w:t xml:space="preserve"> </w:t>
        </w:r>
      </w:ins>
      <m:oMath>
        <m:r>
          <m:t>c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and a number</w:t>
        </w:r>
      </w:ins>
      <w:ins w:id="2064" w:author="PR Preview" w:date="2026-01-01T00:00:00Z">
        <w:r>
          <w:t xml:space="preserve"> </w:t>
        </w:r>
      </w:ins>
      <m:oMath>
        <m:r>
          <m:t>k</m:t>
        </m:r>
      </m:oMath>
      <w:ins w:id="2065" w:author="PR Preview" w:date="2026-01-01T00:00:00Z">
        <w:r>
          <w:t xml:space="preserve">,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the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rPr>
            <w:b/>
            <w:bCs/>
          </w:rPr>
          <w:t xml:space="preserve">contour line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of</w:t>
        </w:r>
      </w:ins>
      <w:ins w:id="2072" w:author="PR Preview" w:date="2026-01-01T00:00:00Z">
        <w:r>
          <w:t xml:space="preserve"> </w:t>
        </w:r>
      </w:ins>
      <m:oMath>
        <m:r>
          <m:t>g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at height</w:t>
        </w:r>
      </w:ins>
      <w:ins w:id="2075" w:author="PR Preview" w:date="2026-01-01T00:00:00Z">
        <w:r>
          <w:t xml:space="preserve"> </w:t>
        </w:r>
      </w:ins>
      <m:oMath>
        <m:r>
          <m:t>k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is the set of points where</w:t>
        </w:r>
      </w:ins>
      <w:ins w:id="2078" w:author="PR Preview" w:date="2026-01-01T00:00:00Z">
        <w:r>
          <w:t xml:space="preserve"> </w:t>
        </w:r>
      </w:ins>
      <m:oMath>
        <m:r>
          <m:t>g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equals</w:t>
        </w:r>
      </w:ins>
      <w:ins w:id="2081" w:author="PR Preview" w:date="2026-01-01T00:00:00Z">
        <w:r>
          <w:t xml:space="preserve"> </w:t>
        </w:r>
      </w:ins>
      <m:oMath>
        <m:r>
          <m:t>k</m:t>
        </m:r>
      </m:oMath>
      <w:ins w:id="20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del w:id="2083" w:author="PR Preview" w:date="2026-01-01T00:00:00Z">
        <w:r>
          <w:rPr>
            <w:b/>
            <w:bCs/>
          </w:rPr>
          <w:delText xml:space="preserve">Example 48 (Contour lines of a bowl)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For</w:delText>
        </w:r>
      </w:del>
      <w:del w:id="208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2087" w:author="PR Preview" w:date="2026-01-01T00:00:00Z">
        <w:r>
          <w:delText xml:space="preserve">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the contour line at height</w:delText>
        </w:r>
      </w:del>
      <w:del w:id="20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is</w:delText>
        </w:r>
      </w:del>
      <w:del w:id="20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2094" w:author="PR Preview" w:date="2026-01-01T00:00:00Z">
        <w:r>
          <w:delText xml:space="preserve">,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the circle of radius</w:delText>
        </w:r>
      </w:del>
      <w:del w:id="2097" w:author="PR Preview" w:date="2026-01-01T00:00:00Z">
        <w:r>
          <w:delText xml:space="preserve"> </w:delText>
        </w:r>
      </w:del>
      <m:oMath>
        <m:r>
          <m:t>2</m:t>
        </m:r>
      </m:oMath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around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01" w:author="PR Preview" w:date="2026-01-01T00:00:00Z">
        <w:r>
          <w:delText xml:space="preserve">: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for example,</w:delText>
        </w:r>
      </w:del>
    </w:p>
    <w:p>
      <w:pPr>
        <w:pStyle w:val="BodyText"/>
      </w:pPr>
      <w:ins w:id="2104" w:author="PR Preview" w:date="2026-01-01T00:00:00Z">
        <w:r>
          <w:rPr>
            <w:b/>
            <w:bCs/>
          </w:rPr>
          <w:t xml:space="preserve">Example 49 (Contour lines of a bowl)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For</w:t>
        </w:r>
      </w:ins>
      <w:ins w:id="210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2108" w:author="PR Preview" w:date="2026-01-01T00:00:00Z">
        <w:r>
          <w:t xml:space="preserve">,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the contour line at height</w:t>
        </w:r>
      </w:ins>
      <w:ins w:id="21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is</w:t>
        </w:r>
      </w:ins>
      <w:ins w:id="21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2115" w:author="PR Preview" w:date="2026-01-01T00:00:00Z">
        <w:r>
          <w:t xml:space="preserve">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the circle of radius</w:t>
        </w:r>
      </w:ins>
      <w:ins w:id="2118" w:author="PR Preview" w:date="2026-01-01T00:00:00Z">
        <w:r>
          <w:t xml:space="preserve"> </w:t>
        </w:r>
      </w:ins>
      <m:oMath>
        <m:r>
          <m:t>2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around</w:t>
        </w:r>
      </w:ins>
      <w:ins w:id="21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22" w:author="PR Preview" w:date="2026-01-01T00:00:00Z">
        <w:r>
          <w:t xml:space="preserve">: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del w:id="2125" w:author="PR Preview" w:date="2026-01-01T00:00:00Z">
        <w:r>
          <w:rPr>
            <w:i/>
            <w:iCs/>
          </w:rPr>
          <w:delText xml:space="preserve">Solution 9</w:delText>
        </w:r>
      </w:del>
      <w:del w:id="2126" w:author="PR Preview" w:date="2026-01-01T00:00:00Z">
        <w:r>
          <w:delText xml:space="preserve">. </w:delText>
        </w:r>
      </w:del>
      <w:del w:id="2127" w:author="PR Preview" w:date="2026-01-01T00:00:00Z">
        <w:r>
          <w:delText xml:space="preserve">We only count a pair</w:delText>
        </w:r>
      </w:del>
      <w:del w:id="21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when</w:delText>
        </w:r>
      </w:del>
      <w:del w:id="213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is defined,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so for</w:delText>
        </w:r>
      </w:del>
      <w:del w:id="213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we only consider integer</w:delText>
        </w:r>
      </w:del>
      <w:del w:id="2139" w:author="PR Preview" w:date="2026-01-01T00:00:00Z">
        <w:r>
          <w:delText xml:space="preserve"> </w:delText>
        </w:r>
      </w:del>
      <m:oMath>
        <m:r>
          <m:t>c</m:t>
        </m:r>
      </m:oMath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(</w:delText>
        </w:r>
      </w:del>
      <w:hyperlink w:anchor="def-power-nonpositive-base">
        <w:del w:id="2142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2143" w:author="PR Preview" w:date="2026-01-01T00:00:00Z">
        <w:r>
          <w:delText xml:space="preserve">).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With that convention,</w:delText>
        </w:r>
      </w:del>
      <w:del w:id="2146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2149" w:author="PR Preview" w:date="2026-01-01T00:00:00Z">
        <w:r>
          <w:rPr>
            <w:i/>
            <w:iCs/>
          </w:rPr>
          <w:t xml:space="preserve">Solution 9</w:t>
        </w:r>
      </w:ins>
      <w:ins w:id="2150" w:author="PR Preview" w:date="2026-01-01T00:00:00Z">
        <w:r>
          <w:t xml:space="preserve">. </w:t>
        </w:r>
      </w:ins>
      <w:ins w:id="2151" w:author="PR Preview" w:date="2026-01-01T00:00:00Z">
        <w:r>
          <w:t xml:space="preserve">We only count a pair</w:t>
        </w:r>
      </w:ins>
      <w:ins w:id="21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when</w:t>
        </w:r>
      </w:ins>
      <w:ins w:id="215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is defined,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so for</w:t>
        </w:r>
      </w:ins>
      <w:ins w:id="21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we only consider integer</w:t>
        </w:r>
      </w:ins>
      <w:ins w:id="2163" w:author="PR Preview" w:date="2026-01-01T00:00:00Z">
        <w:r>
          <w:t xml:space="preserve"> </w:t>
        </w:r>
      </w:ins>
      <m:oMath>
        <m:r>
          <m:t>c</m:t>
        </m:r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(</w:t>
        </w:r>
      </w:ins>
      <w:hyperlink w:anchor="def-power-nonpositive-base">
        <w:ins w:id="2166" w:author="PR Preview" w:date="2026-01-01T00:00:00Z">
          <w:r>
            <w:rPr>
              <w:rStyle w:val="Hyperlink"/>
            </w:rPr>
            <w:t xml:space="preserve">Definition 49</w:t>
          </w:r>
        </w:ins>
      </w:hyperlink>
      <w:ins w:id="2167" w:author="PR Preview" w:date="2026-01-01T00:00:00Z">
        <w:r>
          <w:t xml:space="preserve">).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With that convention,</w:t>
        </w:r>
      </w:ins>
      <w:ins w:id="2170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del w:id="2173" w:author="PR Preview" w:date="2026-01-01T00:00:00Z">
        <w:r>
          <w:rPr>
            <w:b/>
            <w:bCs/>
          </w:rPr>
          <w:delText xml:space="preserve">Case</w:delText>
        </w:r>
      </w:del>
      <w:del w:id="2174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2175" w:author="PR Preview" w:date="2026-01-01T00:00:00Z">
        <w:r>
          <w:rPr>
            <w:b/>
            <w:bCs/>
          </w:rPr>
          <w:delText xml:space="preserve">.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Here we cannot take logarithms, so we work from the values of powers of</w:delText>
        </w:r>
      </w:del>
      <w:del w:id="2178" w:author="PR Preview" w:date="2026-01-01T00:00:00Z">
        <w:r>
          <w:delText xml:space="preserve"> </w:delText>
        </w:r>
      </w:del>
      <m:oMath>
        <m:r>
          <m:t>0</m:t>
        </m:r>
      </m:oMath>
      <w:del w:id="2179" w:author="PR Preview" w:date="2026-01-01T00:00:00Z">
        <w:r>
          <w:delText xml:space="preserve">: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for</w:delText>
        </w:r>
      </w:del>
      <w:del w:id="218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(</w:delText>
        </w:r>
      </w:del>
      <w:hyperlink w:anchor="def-power-nonpositive-base">
        <w:del w:id="2186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2187" w:author="PR Preview" w:date="2026-01-01T00:00:00Z">
        <w:r>
          <w:delText xml:space="preserve">),</w:delText>
        </w:r>
      </w:del>
      <w:del w:id="218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2189" w:author="PR Preview" w:date="2026-01-01T00:00:00Z">
        <w:r>
          <w:delText xml:space="preserve">,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and</w:delText>
        </w:r>
      </w:del>
      <w:del w:id="2192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is undefined for</w:delText>
        </w:r>
      </w:del>
      <w:del w:id="219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2196" w:author="PR Preview" w:date="2026-01-01T00:00:00Z">
        <w:r>
          <w:delText xml:space="preserve">.</w:delText>
        </w:r>
      </w:del>
    </w:p>
    <w:p>
      <w:pPr>
        <w:pStyle w:val="FirstParagraph"/>
      </w:pPr>
      <w:ins w:id="2197" w:author="PR Preview" w:date="2026-01-01T00:00:00Z">
        <w:r>
          <w:rPr>
            <w:b/>
            <w:bCs/>
          </w:rPr>
          <w:t xml:space="preserve">Case</w:t>
        </w:r>
      </w:ins>
      <w:ins w:id="2198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199" w:author="PR Preview" w:date="2026-01-01T00:00:00Z">
        <w:r>
          <w:rPr>
            <w:b/>
            <w:bCs/>
          </w:rPr>
          <w:t xml:space="preserve">.</w:t>
        </w:r>
      </w:ins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Here we cannot take logarithms, so we work from the values of powers of</w:t>
        </w:r>
      </w:ins>
      <w:ins w:id="2202" w:author="PR Preview" w:date="2026-01-01T00:00:00Z">
        <w:r>
          <w:t xml:space="preserve"> </w:t>
        </w:r>
      </w:ins>
      <m:oMath>
        <m:r>
          <m:t>0</m:t>
        </m:r>
      </m:oMath>
      <w:ins w:id="2203" w:author="PR Preview" w:date="2026-01-01T00:00:00Z">
        <w:r>
          <w:t xml:space="preserve">:</w:t>
        </w:r>
      </w:ins>
      <w:ins w:id="2204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for</w:t>
        </w:r>
      </w:ins>
      <w:ins w:id="220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(</w:t>
        </w:r>
      </w:ins>
      <w:hyperlink w:anchor="def-power-nonpositive-base">
        <w:ins w:id="2210" w:author="PR Preview" w:date="2026-01-01T00:00:00Z">
          <w:r>
            <w:rPr>
              <w:rStyle w:val="Hyperlink"/>
            </w:rPr>
            <w:t xml:space="preserve">Definition 49</w:t>
          </w:r>
        </w:ins>
      </w:hyperlink>
      <w:ins w:id="2211" w:author="PR Preview" w:date="2026-01-01T00:00:00Z">
        <w:r>
          <w:t xml:space="preserve">),</w:t>
        </w:r>
      </w:ins>
      <w:ins w:id="221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and</w:t>
        </w:r>
      </w:ins>
      <w:ins w:id="2216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is undefined for</w:t>
        </w:r>
      </w:ins>
      <w:ins w:id="221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2220" w:author="PR Preview" w:date="2026-01-01T00:00:00Z">
        <w:r>
          <w:t xml:space="preserve">.</w:t>
        </w:r>
      </w:ins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del w:id="2221" w:author="PR Preview" w:date="2026-01-01T00:00:00Z">
        <w:r>
          <w:rPr>
            <w:b/>
            <w:bCs/>
          </w:rPr>
          <w:delText xml:space="preserve">Definition 50 (Imaginary unit)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The</w:delText>
        </w:r>
      </w:del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rPr>
            <w:b/>
            <w:bCs/>
          </w:rPr>
          <w:delText xml:space="preserve">imaginary unit</w:delText>
        </w:r>
      </w:del>
      <w:del w:id="2226" w:author="PR Preview" w:date="2026-01-01T00:00:00Z">
        <w:r>
          <w:delText xml:space="preserve"> </w:delText>
        </w:r>
      </w:del>
      <m:oMath>
        <m:r>
          <m:t>i</m:t>
        </m:r>
      </m:oMath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is a number whose square is</w:delText>
        </w:r>
      </w:del>
      <w:del w:id="222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230" w:author="PR Preview" w:date="2026-01-01T00:00:00Z">
        <w:r>
          <w:delText xml:space="preserve">:</w:delText>
        </w:r>
      </w:del>
    </w:p>
    <w:p>
      <w:pPr>
        <w:pStyle w:val="FirstParagraph"/>
      </w:pPr>
      <w:ins w:id="2231" w:author="PR Preview" w:date="2026-01-01T00:00:00Z">
        <w:r>
          <w:rPr>
            <w:b/>
            <w:bCs/>
          </w:rPr>
          <w:t xml:space="preserve">Definition 51 (Imaginary unit)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The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rPr>
            <w:b/>
            <w:bCs/>
          </w:rPr>
          <w:t xml:space="preserve">imaginary unit</w:t>
        </w:r>
      </w:ins>
      <w:ins w:id="2236" w:author="PR Preview" w:date="2026-01-01T00:00:00Z">
        <w:r>
          <w:t xml:space="preserve"> </w:t>
        </w:r>
      </w:ins>
      <m:oMath>
        <m:r>
          <m:t>i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is a number whose square is</w:t>
        </w:r>
      </w:ins>
      <w:ins w:id="22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del w:id="2241" w:author="PR Preview" w:date="2026-01-01T00:00:00Z">
        <w:r>
          <w:rPr>
            <w:b/>
            <w:bCs/>
          </w:rPr>
          <w:delText xml:space="preserve">Example 49 (Powers of the imaginary unit)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The powers of</w:delText>
        </w:r>
      </w:del>
      <w:del w:id="2244" w:author="PR Preview" w:date="2026-01-01T00:00:00Z">
        <w:r>
          <w:delText xml:space="preserve"> </w:delText>
        </w:r>
      </w:del>
      <m:oMath>
        <m:r>
          <m:t>i</m:t>
        </m:r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2247" w:author="PR Preview" w:date="2026-01-01T00:00:00Z">
        <w:r>
          <w:rPr>
            <w:b/>
            <w:bCs/>
          </w:rPr>
          <w:t xml:space="preserve">Example 50 (Powers of the imaginary unit)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The powers of</w:t>
        </w:r>
      </w:ins>
      <w:ins w:id="2250" w:author="PR Preview" w:date="2026-01-01T00:00:00Z">
        <w:r>
          <w:t xml:space="preserve"> </w:t>
        </w:r>
      </w:ins>
      <m:oMath>
        <m:r>
          <m:t>i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del w:id="2253" w:author="PR Preview" w:date="2026-01-01T00:00:00Z">
        <w:r>
          <w:rPr>
            <w:b/>
            <w:bCs/>
          </w:rPr>
          <w:delText xml:space="preserve">Example 50 (No real number squares to</w:delText>
        </w:r>
      </w:del>
      <w:del w:id="225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255" w:author="PR Preview" w:date="2026-01-01T00:00:00Z">
        <w:r>
          <w:rPr>
            <w:b/>
            <w:bCs/>
          </w:rPr>
          <w:delText xml:space="preserve">)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The imaginary unit is not a real number,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because the square of every real number</w:delText>
        </w:r>
      </w:del>
      <w:del w:id="2260" w:author="PR Preview" w:date="2026-01-01T00:00:00Z">
        <w:r>
          <w:delText xml:space="preserve"> </w:delText>
        </w:r>
      </w:del>
      <m:oMath>
        <m:r>
          <m:t>x</m:t>
        </m:r>
      </m:oMath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is at least</w:delText>
        </w:r>
      </w:del>
      <w:del w:id="2263" w:author="PR Preview" w:date="2026-01-01T00:00:00Z">
        <w:r>
          <w:delText xml:space="preserve"> </w:delText>
        </w:r>
      </w:del>
      <m:oMath>
        <m:r>
          <m:t>0</m:t>
        </m:r>
      </m:oMath>
      <w:del w:id="2264" w:author="PR Preview" w:date="2026-01-01T00:00:00Z">
        <w:r>
          <w:delText xml:space="preserve">:</w:delText>
        </w:r>
      </w:del>
    </w:p>
    <w:p>
      <w:pPr>
        <w:pStyle w:val="BodyText"/>
      </w:pPr>
      <w:ins w:id="2265" w:author="PR Preview" w:date="2026-01-01T00:00:00Z">
        <w:r>
          <w:rPr>
            <w:b/>
            <w:bCs/>
          </w:rPr>
          <w:t xml:space="preserve">Example 51 (No real number squares to</w:t>
        </w:r>
      </w:ins>
      <w:ins w:id="226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67" w:author="PR Preview" w:date="2026-01-01T00:00:00Z">
        <w:r>
          <w:rPr>
            <w:b/>
            <w:bCs/>
          </w:rPr>
          <w:t xml:space="preserve">)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The imaginary unit is not a real number,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because the square of every real number</w:t>
        </w:r>
      </w:ins>
      <w:ins w:id="2272" w:author="PR Preview" w:date="2026-01-01T00:00:00Z">
        <w:r>
          <w:t xml:space="preserve"> </w:t>
        </w:r>
      </w:ins>
      <m:oMath>
        <m:r>
          <m:t>x</m:t>
        </m:r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is at least</w:t>
        </w:r>
      </w:ins>
      <w:ins w:id="2275" w:author="PR Preview" w:date="2026-01-01T00:00:00Z">
        <w:r>
          <w:t xml:space="preserve"> </w:t>
        </w:r>
      </w:ins>
      <m:oMath>
        <m:r>
          <m:t>0</m:t>
        </m:r>
      </m:oMath>
      <w:ins w:id="227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2277" w:author="PR Preview" w:date="2026-01-01T00:00:00Z">
        <w:r>
          <w:delText xml:space="preserve">For instance,</w:delText>
        </w:r>
      </w:del>
      <w:del w:id="227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and</w:delText>
        </w:r>
      </w:del>
      <w:del w:id="2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2282" w:author="PR Preview" w:date="2026-01-01T00:00:00Z">
        <w:r>
          <w:delText xml:space="preserve">;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neither is</w:delText>
        </w:r>
      </w:del>
      <w:del w:id="228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286" w:author="PR Preview" w:date="2026-01-01T00:00:00Z">
        <w:r>
          <w:delText xml:space="preserve">.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So the equation</w:delText>
        </w:r>
      </w:del>
      <w:del w:id="228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has no real solution,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and</w:delText>
        </w:r>
      </w:del>
      <w:del w:id="2294" w:author="PR Preview" w:date="2026-01-01T00:00:00Z">
        <w:r>
          <w:delText xml:space="preserve"> </w:delText>
        </w:r>
      </w:del>
      <w:hyperlink w:anchor="def-imaginary-unit">
        <w:del w:id="2295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2298" w:author="PR Preview" w:date="2026-01-01T00:00:00Z">
        <w:r>
          <w:t xml:space="preserve">For instance,</w:t>
        </w:r>
      </w:ins>
      <w:ins w:id="229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and</w:t>
        </w:r>
      </w:ins>
      <w:ins w:id="23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2303" w:author="PR Preview" w:date="2026-01-01T00:00:00Z">
        <w:r>
          <w:t xml:space="preserve">;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neither is</w:t>
        </w:r>
      </w:ins>
      <w:ins w:id="23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307" w:author="PR Preview" w:date="2026-01-01T00:00:00Z">
        <w:r>
          <w:t xml:space="preserve">.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So the equation</w:t>
        </w:r>
      </w:ins>
      <w:ins w:id="231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has no real solution,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and</w:t>
        </w:r>
      </w:ins>
      <w:ins w:id="2315" w:author="PR Preview" w:date="2026-01-01T00:00:00Z">
        <w:r>
          <w:t xml:space="preserve"> </w:t>
        </w:r>
      </w:ins>
      <w:hyperlink w:anchor="def-imaginary-unit">
        <w:ins w:id="2316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introduces a new number to solve it.</w:t>
        </w:r>
      </w:ins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del w:id="2319" w:author="PR Preview" w:date="2026-01-01T00:00:00Z">
        <w:r>
          <w:rPr>
            <w:b/>
            <w:bCs/>
          </w:rPr>
          <w:delText xml:space="preserve">Example 51 (Squaring</w:delText>
        </w:r>
      </w:del>
      <w:del w:id="2320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2321" w:author="PR Preview" w:date="2026-01-01T00:00:00Z">
        <w:r>
          <w:rPr>
            <w:b/>
            <w:bCs/>
          </w:rPr>
          <w:delText xml:space="preserve"> </w:delText>
        </w:r>
      </w:del>
      <w:del w:id="2322" w:author="PR Preview" w:date="2026-01-01T00:00:00Z">
        <w:r>
          <w:rPr>
            <w:b/>
            <w:bCs/>
          </w:rPr>
          <w:delText xml:space="preserve">and</w:delText>
        </w:r>
      </w:del>
      <w:del w:id="232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2324" w:author="PR Preview" w:date="2026-01-01T00:00:00Z">
        <w:r>
          <w:rPr>
            <w:b/>
            <w:bCs/>
          </w:rPr>
          <w:delText xml:space="preserve"> </w:delText>
        </w:r>
      </w:del>
      <w:del w:id="2325" w:author="PR Preview" w:date="2026-01-01T00:00:00Z">
        <w:r>
          <w:rPr>
            <w:b/>
            <w:bCs/>
          </w:rPr>
          <w:delText xml:space="preserve">in R)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R has the imaginary unit as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rPr>
            <w:rStyle w:val="VerbatimChar"/>
          </w:rPr>
          <w:delText xml:space="preserve">1i</w:delText>
        </w:r>
      </w:del>
      <w:del w:id="2330" w:author="PR Preview" w:date="2026-01-01T00:00:00Z">
        <w:r>
          <w:delText xml:space="preserve">.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2333" w:author="PR Preview" w:date="2026-01-01T00:00:00Z">
        <w:r>
          <w:rPr>
            <w:b/>
            <w:bCs/>
          </w:rPr>
          <w:t xml:space="preserve">Example 52 (Squaring</w:t>
        </w:r>
      </w:ins>
      <w:ins w:id="2334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2335" w:author="PR Preview" w:date="2026-01-01T00:00:00Z">
        <w:r>
          <w:rPr>
            <w:b/>
            <w:bCs/>
          </w:rPr>
          <w:t xml:space="preserve"> </w:t>
        </w:r>
      </w:ins>
      <w:ins w:id="2336" w:author="PR Preview" w:date="2026-01-01T00:00:00Z">
        <w:r>
          <w:rPr>
            <w:b/>
            <w:bCs/>
          </w:rPr>
          <w:t xml:space="preserve">and</w:t>
        </w:r>
      </w:ins>
      <w:ins w:id="233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2338" w:author="PR Preview" w:date="2026-01-01T00:00:00Z">
        <w:r>
          <w:rPr>
            <w:b/>
            <w:bCs/>
          </w:rPr>
          <w:t xml:space="preserve"> </w:t>
        </w:r>
      </w:ins>
      <w:ins w:id="2339" w:author="PR Preview" w:date="2026-01-01T00:00:00Z">
        <w:r>
          <w:rPr>
            <w:b/>
            <w:bCs/>
          </w:rPr>
          <w:t xml:space="preserve">in R)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R has the imaginary unit as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rPr>
            <w:rStyle w:val="VerbatimChar"/>
          </w:rPr>
          <w:t xml:space="preserve">1i</w:t>
        </w:r>
      </w:ins>
      <w:ins w:id="2344" w:author="PR Preview" w:date="2026-01-01T00:00:00Z">
        <w:r>
          <w:t xml:space="preserve">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2347" w:author="PR Preview" w:date="2026-01-01T00:00:00Z">
        <w:r>
          <w:delText xml:space="preserve">Both squares have real part -1</w:delText>
        </w:r>
      </w:del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and imaginary part 0,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as</w:delText>
        </w:r>
      </w:del>
      <w:del w:id="2352" w:author="PR Preview" w:date="2026-01-01T00:00:00Z">
        <w:r>
          <w:delText xml:space="preserve"> </w:delText>
        </w:r>
      </w:del>
      <w:hyperlink w:anchor="def-imaginary-unit">
        <w:del w:id="2353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and</w:delText>
        </w:r>
      </w:del>
      <w:del w:id="2356" w:author="PR Preview" w:date="2026-01-01T00:00:00Z">
        <w:r>
          <w:delText xml:space="preserve"> </w:delText>
        </w:r>
      </w:del>
      <w:hyperlink w:anchor="thm-negative-imaginary-unit">
        <w:del w:id="2357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say.</w:delText>
        </w:r>
      </w:del>
    </w:p>
    <w:p>
      <w:pPr>
        <w:pStyle w:val="FirstParagraph"/>
      </w:pPr>
      <w:ins w:id="2360" w:author="PR Preview" w:date="2026-01-01T00:00:00Z">
        <w:r>
          <w:t xml:space="preserve">Both squares have real part -1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and imaginary part 0,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as</w:t>
        </w:r>
      </w:ins>
      <w:ins w:id="2365" w:author="PR Preview" w:date="2026-01-01T00:00:00Z">
        <w:r>
          <w:t xml:space="preserve"> </w:t>
        </w:r>
      </w:ins>
      <w:hyperlink w:anchor="def-imaginary-unit">
        <w:ins w:id="2366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and</w:t>
        </w:r>
      </w:ins>
      <w:ins w:id="2369" w:author="PR Preview" w:date="2026-01-01T00:00:00Z">
        <w:r>
          <w:t xml:space="preserve"> </w:t>
        </w:r>
      </w:ins>
      <w:hyperlink w:anchor="thm-negative-imaginary-unit">
        <w:ins w:id="2370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say.</w:t>
        </w:r>
      </w:ins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del w:id="2373" w:author="PR Preview" w:date="2026-01-01T00:00:00Z">
        <w:r>
          <w:rPr>
            <w:b/>
            <w:bCs/>
          </w:rPr>
          <w:delText xml:space="preserve">Definition 51 (Complex number)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A</w:delText>
        </w:r>
      </w:del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rPr>
            <w:b/>
            <w:bCs/>
          </w:rPr>
          <w:delText xml:space="preserve">complex number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380" w:author="PR Preview" w:date="2026-01-01T00:00:00Z">
        <w:r>
          <w:delText xml:space="preserve">where</w:delText>
        </w:r>
      </w:del>
      <w:del w:id="2381" w:author="PR Preview" w:date="2026-01-01T00:00:00Z">
        <w:r>
          <w:delText xml:space="preserve"> </w:delText>
        </w:r>
      </w:del>
      <m:oMath>
        <m:r>
          <m:t>a</m:t>
        </m:r>
      </m:oMath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and</w:delText>
        </w:r>
      </w:del>
      <w:del w:id="2384" w:author="PR Preview" w:date="2026-01-01T00:00:00Z">
        <w:r>
          <w:delText xml:space="preserve"> </w:delText>
        </w:r>
      </w:del>
      <m:oMath>
        <m:r>
          <m:t>b</m:t>
        </m:r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are real numbers and</w:delText>
        </w:r>
      </w:del>
      <w:del w:id="2387" w:author="PR Preview" w:date="2026-01-01T00:00:00Z">
        <w:r>
          <w:delText xml:space="preserve"> </w:delText>
        </w:r>
      </w:del>
      <m:oMath>
        <m:r>
          <m:t>i</m:t>
        </m:r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is the imaginary unit (</w:delText>
        </w:r>
      </w:del>
      <w:hyperlink w:anchor="def-imaginary-unit">
        <w:del w:id="2390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2391" w:author="PR Preview" w:date="2026-01-01T00:00:00Z">
        <w:r>
          <w:delText xml:space="preserve">).</w:delText>
        </w:r>
      </w:del>
    </w:p>
    <w:p>
      <w:pPr>
        <w:pStyle w:val="BodyText"/>
      </w:pPr>
      <w:ins w:id="2392" w:author="PR Preview" w:date="2026-01-01T00:00:00Z">
        <w:r>
          <w:rPr>
            <w:b/>
            <w:bCs/>
          </w:rPr>
          <w:t xml:space="preserve">Definition 52 (Complex number)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A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rPr>
            <w:b/>
            <w:bCs/>
          </w:rPr>
          <w:t xml:space="preserve">complex number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99" w:author="PR Preview" w:date="2026-01-01T00:00:00Z">
        <w:r>
          <w:t xml:space="preserve">where</w:t>
        </w:r>
      </w:ins>
      <w:ins w:id="2400" w:author="PR Preview" w:date="2026-01-01T00:00:00Z">
        <w:r>
          <w:t xml:space="preserve"> </w:t>
        </w:r>
      </w:ins>
      <m:oMath>
        <m:r>
          <m:t>a</m:t>
        </m:r>
      </m:oMath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and</w:t>
        </w:r>
      </w:ins>
      <w:ins w:id="2403" w:author="PR Preview" w:date="2026-01-01T00:00:00Z">
        <w:r>
          <w:t xml:space="preserve"> </w:t>
        </w:r>
      </w:ins>
      <m:oMath>
        <m:r>
          <m:t>b</m:t>
        </m:r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are real numbers and</w:t>
        </w:r>
      </w:ins>
      <w:ins w:id="2406" w:author="PR Preview" w:date="2026-01-01T00:00:00Z">
        <w:r>
          <w:t xml:space="preserve"> </w:t>
        </w:r>
      </w:ins>
      <m:oMath>
        <m:r>
          <m:t>i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is the imaginary unit (</w:t>
        </w:r>
      </w:ins>
      <w:hyperlink w:anchor="def-imaginary-unit">
        <w:ins w:id="2409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241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del w:id="2411" w:author="PR Preview" w:date="2026-01-01T00:00:00Z">
        <w:r>
          <w:rPr>
            <w:b/>
            <w:bCs/>
          </w:rPr>
          <w:delText xml:space="preserve">Example 52 (Real and imaginary parts)</w:delText>
        </w:r>
      </w:del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For</w:delText>
        </w:r>
      </w:del>
      <w:del w:id="241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415" w:author="PR Preview" w:date="2026-01-01T00:00:00Z">
        <w:r>
          <w:delText xml:space="preserve">, the real part is</w:delText>
        </w:r>
      </w:del>
      <w:del w:id="2416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and the imaginary part is</w:delText>
        </w:r>
      </w:del>
      <w:del w:id="2419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2420" w:author="PR Preview" w:date="2026-01-01T00:00:00Z">
        <w:r>
          <w:delText xml:space="preserve">: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the imaginary part is the real number</w:delText>
        </w:r>
      </w:del>
      <w:del w:id="24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2424" w:author="PR Preview" w:date="2026-01-01T00:00:00Z">
        <w:r>
          <w:delText xml:space="preserve">, not</w:delText>
        </w:r>
      </w:del>
      <w:del w:id="242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2426" w:author="PR Preview" w:date="2026-01-01T00:00:00Z">
        <w:r>
          <w:delText xml:space="preserve">.</w:delText>
        </w:r>
      </w:del>
    </w:p>
    <w:p>
      <w:pPr>
        <w:pStyle w:val="BodyText"/>
      </w:pPr>
      <w:ins w:id="2427" w:author="PR Preview" w:date="2026-01-01T00:00:00Z">
        <w:r>
          <w:rPr>
            <w:b/>
            <w:bCs/>
          </w:rPr>
          <w:t xml:space="preserve">Example 53 (Real and imaginary parts)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For</w:t>
        </w:r>
      </w:ins>
      <w:ins w:id="243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431" w:author="PR Preview" w:date="2026-01-01T00:00:00Z">
        <w:r>
          <w:t xml:space="preserve">, the real part is</w:t>
        </w:r>
      </w:ins>
      <w:ins w:id="2432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and the imaginary part is</w:t>
        </w:r>
      </w:ins>
      <w:ins w:id="243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2436" w:author="PR Preview" w:date="2026-01-01T00:00:00Z">
        <w:r>
          <w:t xml:space="preserve">:</w:t>
        </w:r>
      </w:ins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the imaginary part is the real number</w:t>
        </w:r>
      </w:ins>
      <w:ins w:id="24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2440" w:author="PR Preview" w:date="2026-01-01T00:00:00Z">
        <w:r>
          <w:t xml:space="preserve">, not</w:t>
        </w:r>
      </w:ins>
      <w:ins w:id="24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2442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43" w:author="PR Preview" w:date="2026-01-01T00:00:00Z">
        <w:r>
          <w:delText xml:space="preserve">so</w:delText>
        </w:r>
      </w:del>
      <w:del w:id="2444" w:author="PR Preview" w:date="2026-01-01T00:00:00Z">
        <w:r>
          <w:delText xml:space="preserve"> </w:delText>
        </w:r>
      </w:del>
      <m:oMath>
        <m:r>
          <m:t>a</m:t>
        </m:r>
      </m:oMath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is the complex number</w:delText>
        </w:r>
      </w:del>
      <w:del w:id="244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448" w:author="PR Preview" w:date="2026-01-01T00:00:00Z">
        <w:r>
          <w:delText xml:space="preserve">, whose imaginary part is</w:delText>
        </w:r>
      </w:del>
      <w:del w:id="2449" w:author="PR Preview" w:date="2026-01-01T00:00:00Z">
        <w:r>
          <w:delText xml:space="preserve"> </w:delText>
        </w:r>
      </w:del>
      <m:oMath>
        <m:r>
          <m:t>0</m:t>
        </m:r>
      </m:oMath>
      <w:del w:id="2450" w:author="PR Preview" w:date="2026-01-01T00:00:00Z">
        <w:r>
          <w:delText xml:space="preserve">.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The real part of</w:delText>
        </w:r>
      </w:del>
      <w:del w:id="24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is</w:delText>
        </w:r>
      </w:del>
      <w:del w:id="2456" w:author="PR Preview" w:date="2026-01-01T00:00:00Z">
        <w:r>
          <w:delText xml:space="preserve"> </w:delText>
        </w:r>
      </w:del>
      <m:oMath>
        <m:r>
          <m:t>a</m:t>
        </m:r>
      </m:oMath>
      <w:del w:id="2457" w:author="PR Preview" w:date="2026-01-01T00:00:00Z">
        <w:r>
          <w:delText xml:space="preserve">, and by the equality rule in</w:delText>
        </w:r>
      </w:del>
      <w:del w:id="2458" w:author="PR Preview" w:date="2026-01-01T00:00:00Z">
        <w:r>
          <w:delText xml:space="preserve"> </w:delText>
        </w:r>
      </w:del>
      <w:hyperlink w:anchor="def-complex-number">
        <w:del w:id="2459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2462" w:author="PR Preview" w:date="2026-01-01T00:00:00Z">
        <w:r>
          <w:t xml:space="preserve">so</w:t>
        </w:r>
      </w:ins>
      <w:ins w:id="2463" w:author="PR Preview" w:date="2026-01-01T00:00:00Z">
        <w:r>
          <w:t xml:space="preserve"> </w:t>
        </w:r>
      </w:ins>
      <m:oMath>
        <m:r>
          <m:t>a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is the complex number</w:t>
        </w:r>
      </w:ins>
      <w:ins w:id="24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467" w:author="PR Preview" w:date="2026-01-01T00:00:00Z">
        <w:r>
          <w:t xml:space="preserve">, whose imaginary part is</w:t>
        </w:r>
      </w:ins>
      <w:ins w:id="2468" w:author="PR Preview" w:date="2026-01-01T00:00:00Z">
        <w:r>
          <w:t xml:space="preserve"> </w:t>
        </w:r>
      </w:ins>
      <m:oMath>
        <m:r>
          <m:t>0</m:t>
        </m:r>
      </m:oMath>
      <w:ins w:id="2469" w:author="PR Preview" w:date="2026-01-01T00:00:00Z">
        <w:r>
          <w:t xml:space="preserve">.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The real part of</w:t>
        </w:r>
      </w:ins>
      <w:ins w:id="24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is</w:t>
        </w:r>
      </w:ins>
      <w:ins w:id="2475" w:author="PR Preview" w:date="2026-01-01T00:00:00Z">
        <w:r>
          <w:t xml:space="preserve"> </w:t>
        </w:r>
      </w:ins>
      <m:oMath>
        <m:r>
          <m:t>a</m:t>
        </m:r>
      </m:oMath>
      <w:ins w:id="2476" w:author="PR Preview" w:date="2026-01-01T00:00:00Z">
        <w:r>
          <w:t xml:space="preserve">, and by the equality rule in</w:t>
        </w:r>
      </w:ins>
      <w:ins w:id="2477" w:author="PR Preview" w:date="2026-01-01T00:00:00Z">
        <w:r>
          <w:t xml:space="preserve"> </w:t>
        </w:r>
      </w:ins>
      <w:hyperlink w:anchor="def-complex-number">
        <w:ins w:id="2478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del w:id="2481" w:author="PR Preview" w:date="2026-01-01T00:00:00Z">
        <w:r>
          <w:rPr>
            <w:b/>
            <w:bCs/>
          </w:rPr>
          <w:delText xml:space="preserve">Example 53 (Which complex numbers are real)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R stores complex numbers as a real part and an imaginary part.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The code below converts the real number</w:delText>
        </w:r>
      </w:del>
      <w:del w:id="2486" w:author="PR Preview" w:date="2026-01-01T00:00:00Z">
        <w:r>
          <w:delText xml:space="preserve"> </w:delText>
        </w:r>
      </w:del>
      <m:oMath>
        <m:r>
          <m:t>7</m:t>
        </m:r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to a complex number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2491" w:author="PR Preview" w:date="2026-01-01T00:00:00Z">
        <w:r>
          <w:rPr>
            <w:b/>
            <w:bCs/>
          </w:rPr>
          <w:t xml:space="preserve">Example 54 (Which complex numbers are real)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R stores complex numbers as a real part and an imaginary part.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The code below converts the real number</w:t>
        </w:r>
      </w:ins>
      <w:ins w:id="2496" w:author="PR Preview" w:date="2026-01-01T00:00:00Z">
        <w:r>
          <w:t xml:space="preserve"> </w:t>
        </w:r>
      </w:ins>
      <m:oMath>
        <m:r>
          <m:t>7</m:t>
        </m:r>
      </m:oMath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to a complex number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del w:id="2501" w:author="PR Preview" w:date="2026-01-01T00:00:00Z">
        <w:r>
          <w:rPr>
            <w:b/>
            <w:bCs/>
          </w:rPr>
          <w:delText xml:space="preserve">Example 54 (Adding and multiplying two complex numbers)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Let</w:delText>
        </w:r>
      </w:del>
      <w:del w:id="2504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and</w:delText>
        </w:r>
      </w:del>
      <w:del w:id="250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2508" w:author="PR Preview" w:date="2026-01-01T00:00:00Z">
        <w:r>
          <w:delText xml:space="preserve">.</w:delText>
        </w:r>
      </w:del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Their sum is</w:delText>
        </w:r>
      </w:del>
    </w:p>
    <w:p>
      <w:pPr>
        <w:pStyle w:val="BodyText"/>
      </w:pPr>
      <w:ins w:id="2511" w:author="PR Preview" w:date="2026-01-01T00:00:00Z">
        <w:r>
          <w:rPr>
            <w:b/>
            <w:bCs/>
          </w:rPr>
          <w:t xml:space="preserve">Example 55 (Adding and multiplying two complex numbers)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Let</w:t>
        </w:r>
      </w:ins>
      <w:ins w:id="2514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2518" w:author="PR Preview" w:date="2026-01-01T00:00:00Z">
        <w:r>
          <w:t xml:space="preserve">.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del w:id="2521" w:author="PR Preview" w:date="2026-01-01T00:00:00Z">
        <w:r>
          <w:rPr>
            <w:b/>
            <w:bCs/>
          </w:rPr>
          <w:delText xml:space="preserve">Definition 52 (Complex conjugate)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The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rPr>
            <w:b/>
            <w:bCs/>
          </w:rPr>
          <w:delText xml:space="preserve">complex conjugate</w:delText>
        </w:r>
      </w:del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of a complex number</w:delText>
        </w:r>
      </w:del>
      <w:del w:id="252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(</w:delText>
        </w:r>
      </w:del>
      <w:hyperlink w:anchor="def-complex-number">
        <w:del w:id="2531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2532" w:author="PR Preview" w:date="2026-01-01T00:00:00Z">
        <w:r>
          <w:delText xml:space="preserve">) is</w:delText>
        </w:r>
      </w:del>
    </w:p>
    <w:p>
      <w:pPr>
        <w:pStyle w:val="FirstParagraph"/>
      </w:pPr>
      <w:ins w:id="2533" w:author="PR Preview" w:date="2026-01-01T00:00:00Z">
        <w:r>
          <w:rPr>
            <w:b/>
            <w:bCs/>
          </w:rPr>
          <w:t xml:space="preserve">Definition 53 (Complex conjugate)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The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rPr>
            <w:b/>
            <w:bCs/>
          </w:rPr>
          <w:t xml:space="preserve">complex conjugate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of a complex number</w:t>
        </w:r>
      </w:ins>
      <w:ins w:id="254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(</w:t>
        </w:r>
      </w:ins>
      <w:hyperlink w:anchor="def-complex-number">
        <w:ins w:id="2543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2544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del w:id="2545" w:author="PR Preview" w:date="2026-01-01T00:00:00Z">
        <w:r>
          <w:rPr>
            <w:b/>
            <w:bCs/>
          </w:rPr>
          <w:delText xml:space="preserve">Example 55 (Complex conjugates)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 </w:delText>
        </w:r>
      </w:del>
    </w:p>
    <w:p>
      <w:pPr>
        <w:pStyle w:val="BodyText"/>
      </w:pPr>
      <w:ins w:id="2548" w:author="PR Preview" w:date="2026-01-01T00:00:00Z">
        <w:r>
          <w:rPr>
            <w:b/>
            <w:bCs/>
          </w:rPr>
          <w:t xml:space="preserve">Example 56 (Complex conjugates)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 </w:t>
        </w:r>
      </w:ins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del w:id="2551" w:author="PR Preview" w:date="2026-01-01T00:00:00Z">
        <w:r>
          <w:rPr>
            <w:b/>
            <w:bCs/>
          </w:rPr>
          <w:delText xml:space="preserve">Definition 53 (Absolute value (modulus) of a complex number)</w:delText>
        </w:r>
      </w:del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The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rPr>
            <w:b/>
            <w:bCs/>
          </w:rPr>
          <w:delText xml:space="preserve">absolute value</w:delText>
        </w:r>
      </w:del>
      <w:del w:id="2556" w:author="PR Preview" w:date="2026-01-01T00:00:00Z">
        <w:r>
          <w:delText xml:space="preserve">, or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rPr>
            <w:b/>
            <w:bCs/>
          </w:rPr>
          <w:delText xml:space="preserve">modulus</w:delText>
        </w:r>
      </w:del>
      <w:del w:id="2559" w:author="PR Preview" w:date="2026-01-01T00:00:00Z">
        <w:r>
          <w:delText xml:space="preserve">, of a complex number</w:delText>
        </w:r>
      </w:del>
      <w:del w:id="256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(</w:delText>
        </w:r>
      </w:del>
      <w:hyperlink w:anchor="def-complex-number">
        <w:del w:id="2563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2564" w:author="PR Preview" w:date="2026-01-01T00:00:00Z">
        <w:r>
          <w:delText xml:space="preserve">) is</w:delText>
        </w:r>
      </w:del>
    </w:p>
    <w:p>
      <w:pPr>
        <w:pStyle w:val="FirstParagraph"/>
      </w:pPr>
      <w:ins w:id="2565" w:author="PR Preview" w:date="2026-01-01T00:00:00Z">
        <w:r>
          <w:rPr>
            <w:b/>
            <w:bCs/>
          </w:rPr>
          <w:t xml:space="preserve">Definition 54 (Absolute value (modulus) of a complex number)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The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rPr>
            <w:b/>
            <w:bCs/>
          </w:rPr>
          <w:t xml:space="preserve">absolute value</w:t>
        </w:r>
      </w:ins>
      <w:ins w:id="2570" w:author="PR Preview" w:date="2026-01-01T00:00:00Z">
        <w:r>
          <w:t xml:space="preserve">, or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rPr>
            <w:b/>
            <w:bCs/>
          </w:rPr>
          <w:t xml:space="preserve">modulus</w:t>
        </w:r>
      </w:ins>
      <w:ins w:id="2573" w:author="PR Preview" w:date="2026-01-01T00:00:00Z">
        <w:r>
          <w:t xml:space="preserve">, of a complex number</w:t>
        </w:r>
      </w:ins>
      <w:ins w:id="257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(</w:t>
        </w:r>
      </w:ins>
      <w:hyperlink w:anchor="def-complex-number">
        <w:ins w:id="2577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257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del w:id="2579" w:author="PR Preview" w:date="2026-01-01T00:00:00Z">
        <w:r>
          <w:rPr>
            <w:b/>
            <w:bCs/>
          </w:rPr>
          <w:delText xml:space="preserve">Example 56 (Absolute values of complex numbers)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 </w:delText>
        </w:r>
      </w:del>
    </w:p>
    <w:p>
      <w:pPr>
        <w:pStyle w:val="BodyText"/>
      </w:pPr>
      <w:ins w:id="2582" w:author="PR Preview" w:date="2026-01-01T00:00:00Z">
        <w:r>
          <w:rPr>
            <w:b/>
            <w:bCs/>
          </w:rPr>
          <w:t xml:space="preserve">Example 57 (Absolute values of complex numbers)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del w:id="2585" w:author="PR Preview" w:date="2026-01-01T00:00:00Z">
        <w:r>
          <w:rPr>
            <w:b/>
            <w:bCs/>
          </w:rPr>
          <w:delText xml:space="preserve">Example 57 (Multiplying</w:delText>
        </w:r>
      </w:del>
      <w:del w:id="258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2587" w:author="PR Preview" w:date="2026-01-01T00:00:00Z">
        <w:r>
          <w:rPr>
            <w:b/>
            <w:bCs/>
          </w:rPr>
          <w:delText xml:space="preserve"> </w:delText>
        </w:r>
      </w:del>
      <w:del w:id="2588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589" w:author="PR Preview" w:date="2026-01-01T00:00:00Z">
        <w:r>
          <w:delText xml:space="preserve">which is</w:delText>
        </w:r>
      </w:del>
      <w:del w:id="25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from</w:delText>
        </w:r>
      </w:del>
      <w:del w:id="2593" w:author="PR Preview" w:date="2026-01-01T00:00:00Z">
        <w:r>
          <w:delText xml:space="preserve"> </w:delText>
        </w:r>
      </w:del>
      <w:hyperlink w:anchor="exm-complex-modulus">
        <w:del w:id="2594" w:author="PR Preview" w:date="2026-01-01T00:00:00Z">
          <w:r>
            <w:rPr>
              <w:rStyle w:val="Hyperlink"/>
            </w:rPr>
            <w:delText xml:space="preserve">Example 56</w:delText>
          </w:r>
        </w:del>
      </w:hyperlink>
      <w:del w:id="2595" w:author="PR Preview" w:date="2026-01-01T00:00:00Z">
        <w:r>
          <w:delText xml:space="preserve">, as</w:delText>
        </w:r>
      </w:del>
      <w:del w:id="2596" w:author="PR Preview" w:date="2026-01-01T00:00:00Z">
        <w:r>
          <w:delText xml:space="preserve"> </w:delText>
        </w:r>
      </w:del>
      <w:hyperlink w:anchor="thm-conj-product">
        <w:del w:id="2597" w:author="PR Preview" w:date="2026-01-01T00:00:00Z">
          <w:r>
            <w:rPr>
              <w:rStyle w:val="Hyperlink"/>
            </w:rPr>
            <w:delText xml:space="preserve">Theorem 33</w:delText>
          </w:r>
        </w:del>
      </w:hyperlink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says.</w:delText>
        </w:r>
      </w:del>
    </w:p>
    <w:p>
      <w:pPr>
        <w:pStyle w:val="BodyText"/>
      </w:pPr>
      <w:ins w:id="2600" w:author="PR Preview" w:date="2026-01-01T00:00:00Z">
        <w:r>
          <w:rPr>
            <w:b/>
            <w:bCs/>
          </w:rPr>
          <w:t xml:space="preserve">Example 58 (Multiplying</w:t>
        </w:r>
      </w:ins>
      <w:ins w:id="260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2602" w:author="PR Preview" w:date="2026-01-01T00:00:00Z">
        <w:r>
          <w:rPr>
            <w:b/>
            <w:bCs/>
          </w:rPr>
          <w:t xml:space="preserve"> </w:t>
        </w:r>
      </w:ins>
      <w:ins w:id="2603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604" w:author="PR Preview" w:date="2026-01-01T00:00:00Z">
        <w:r>
          <w:t xml:space="preserve">which is</w:t>
        </w:r>
      </w:ins>
      <w:ins w:id="260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from</w:t>
        </w:r>
      </w:ins>
      <w:ins w:id="2608" w:author="PR Preview" w:date="2026-01-01T00:00:00Z">
        <w:r>
          <w:t xml:space="preserve"> </w:t>
        </w:r>
      </w:ins>
      <w:hyperlink w:anchor="exm-complex-modulus">
        <w:ins w:id="2609" w:author="PR Preview" w:date="2026-01-01T00:00:00Z">
          <w:r>
            <w:rPr>
              <w:rStyle w:val="Hyperlink"/>
            </w:rPr>
            <w:t xml:space="preserve">Example 57</w:t>
          </w:r>
        </w:ins>
      </w:hyperlink>
      <w:ins w:id="2610" w:author="PR Preview" w:date="2026-01-01T00:00:00Z">
        <w:r>
          <w:t xml:space="preserve">, as</w:t>
        </w:r>
      </w:ins>
      <w:ins w:id="2611" w:author="PR Preview" w:date="2026-01-01T00:00:00Z">
        <w:r>
          <w:t xml:space="preserve"> </w:t>
        </w:r>
      </w:ins>
      <w:hyperlink w:anchor="thm-conj-product">
        <w:ins w:id="2612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says.</w:t>
        </w:r>
      </w:ins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2026-10-13T17:08:04Z</dcterms:created>
  <dcterms:modified xsi:type="dcterms:W3CDTF">2026-10-13T17:08:04Z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