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del w:id="3" w:author="PR Preview" w:date="2026-01-01T00:00:00Z">
        <w:r>
          <w:delText xml:space="preserve">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Fubini–Tonelli theorem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states conditions under which the order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integration in a double integral can be exchanged.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We state them in two settings: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Riemann version (</w:delText>
        </w:r>
      </w:del>
      <w:hyperlink w:anchor="thm-fubini">
        <w:del w:id="14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5" w:author="PR Preview" w:date="2026-01-01T00:00:00Z">
        <w:r>
          <w:delText xml:space="preserve">) is what applied courses usually use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for double integrals of continuous functions on simple regions;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21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measure-theoretic versions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(</w:delText>
        </w:r>
      </w:del>
      <w:hyperlink w:anchor="thm-tonelli-measure">
        <w:del w:id="2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hyperlink w:anchor="thm-fubini-measure">
        <w:del w:id="30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1" w:author="PR Preview" w:date="2026-01-01T00:00:00Z">
        <w:r>
          <w:delText xml:space="preserve">) are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included to make the</w:delText>
        </w:r>
      </w:del>
      <w:del w:id="34" w:author="PR Preview" w:date="2026-01-01T00:00:00Z">
        <w:r>
          <w:delText xml:space="preserve"> </w:delText>
        </w:r>
      </w:del>
      <w:hyperlink r:id="rId10">
        <w:del w:id="35" w:author="PR Preview" w:date="2026-01-01T00:00:00Z">
          <w:r>
            <w:rPr>
              <w:rStyle w:val="Hyperlink"/>
            </w:rPr>
            <w:delText xml:space="preserve">joint-distribution form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corollary in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i/>
            <w:iCs/>
          </w:rPr>
          <w:delText xml:space="preserve">Probability for Data Science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follow from a stated theorem rather than from an aside.</w:delText>
        </w:r>
      </w:del>
    </w:p>
    <w:p>
      <w:pPr>
        <w:pStyle w:val="FirstParagraph"/>
      </w:pPr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Fubini–Tonelli theorem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states conditions under which the order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of integration in a double integral can be exchanged.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We state them in two settings: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Riemann version (</w:t>
        </w:r>
      </w:ins>
      <w:hyperlink w:anchor="thm-fubini">
        <w:ins w:id="5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4" w:author="PR Preview" w:date="2026-01-01T00:00:00Z">
        <w:r>
          <w:t xml:space="preserve">) is what applied courses usually use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for double integrals of continuous functions on simple regions;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</w:t>
        </w:r>
      </w:ins>
      <w:ins w:id="59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60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measure-theoretic versions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w:anchor="thm-tonelli-measure">
        <w:ins w:id="6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</w:t>
        </w:r>
      </w:ins>
      <w:ins w:id="68" w:author="PR Preview" w:date="2026-01-01T00:00:00Z">
        <w:r>
          <w:t xml:space="preserve"> </w:t>
        </w:r>
      </w:ins>
      <w:hyperlink w:anchor="thm-fubini-measure">
        <w:ins w:id="6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0" w:author="PR Preview" w:date="2026-01-01T00:00:00Z">
        <w:r>
          <w:t xml:space="preserve">) are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included to make the</w:t>
        </w:r>
      </w:ins>
      <w:ins w:id="73" w:author="PR Preview" w:date="2026-01-01T00:00:00Z">
        <w:r>
          <w:t xml:space="preserve"> </w:t>
        </w:r>
      </w:ins>
      <w:hyperlink r:id="rId10">
        <w:ins w:id="74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corollary in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rPr>
            <w:i/>
            <w:iCs/>
          </w:rPr>
          <w:t xml:space="preserve">Probability for Data Science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follow from a stated theorem rather than from an aside.</w:t>
        </w:r>
      </w:ins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ins w:id="81" w:author="PR Preview" w:date="2026-01-01T00:00:00Z">
        <w:r>
          <w:rPr>
            <w:b/>
            <w:bCs/>
          </w:rPr>
          <w:t xml:space="preserve">Theorem 2 (Double integral of a product of powers)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For</w:t>
        </w:r>
      </w:ins>
      <w:ins w:id="8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8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ins w:id="86" w:author="PR Preview" w:date="2026-01-01T00:00:00Z">
        <w:r>
          <w:rPr>
            <w:i/>
            <w:iCs/>
          </w:rPr>
          <w:t xml:space="preserve">Proof</w:t>
        </w:r>
      </w:ins>
      <w:ins w:id="87" w:author="PR Preview" w:date="2026-01-01T00:00:00Z">
        <w:r>
          <w:t xml:space="preserve">. </w:t>
        </w:r>
      </w:ins>
      <w:ins w:id="88" w:author="PR Preview" w:date="2026-01-01T00:00:00Z">
        <w:r>
          <w:t xml:space="preserve">This is the solution to</w:t>
        </w:r>
      </w:ins>
      <w:ins w:id="89" w:author="PR Preview" w:date="2026-01-01T00:00:00Z">
        <w:r>
          <w:t xml:space="preserve"> </w:t>
        </w:r>
      </w:ins>
      <w:hyperlink w:anchor="exr-miller-dint-separable">
        <w:ins w:id="90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91" w:author="PR Preview" w:date="2026-01-01T00:00:00Z">
        <w:r>
          <w:t xml:space="preserve">, worked in</w:t>
        </w:r>
      </w:ins>
      <w:ins w:id="92" w:author="PR Preview" w:date="2026-01-01T00:00:00Z">
        <w:r>
          <w:t xml:space="preserve"> </w:t>
        </w:r>
      </w:ins>
      <w:hyperlink w:anchor="sol-miller-dint-separable">
        <w:ins w:id="93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94" w:author="PR Preview" w:date="2026-01-01T00:00:00Z">
        <w:r>
          <w:t xml:space="preserve">.</w:t>
        </w:r>
      </w:ins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95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Adapted from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Miller (2016)</w:delText>
        </w:r>
      </w:del>
      <w:del w:id="100" w:author="PR Preview" w:date="2026-01-01T00:00:00Z">
        <w:r>
          <w:delText xml:space="preserve">, Question 1.1.54.</w:delText>
        </w:r>
      </w:del>
    </w:p>
    <w:p>
      <w:pPr>
        <w:pStyle w:val="BodyText"/>
      </w:pPr>
      <w:del w:id="101" w:author="PR Preview" w:date="2026-01-01T00:00:00Z">
        <w:r>
          <w:delText xml:space="preserve">Prove that for every positive integer</w:delText>
        </w:r>
      </w:del>
      <w:del w:id="102" w:author="PR Preview" w:date="2026-01-01T00:00:00Z">
        <w:r>
          <w:delText xml:space="preserve"> </w:delText>
        </w:r>
      </w:del>
      <m:oMath>
        <m:r>
          <m:t>n</m:t>
        </m:r>
      </m:oMath>
      <w:del w:id="103" w:author="PR Preview" w:date="2026-01-01T00:00:00Z">
        <w:r>
          <w:delText xml:space="preserve">:</w:delText>
        </w:r>
      </w:del>
    </w:p>
    <w:p>
      <w:pPr>
        <w:pStyle w:val="FirstParagraph"/>
      </w:pPr>
      <w:ins w:id="104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Adapted from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Miller (2016)</w:t>
        </w:r>
      </w:ins>
      <w:ins w:id="109" w:author="PR Preview" w:date="2026-01-01T00:00:00Z">
        <w:r>
          <w:t xml:space="preserve">, Question 1.1.54.</w:t>
        </w:r>
      </w:ins>
    </w:p>
    <w:p>
      <w:pPr>
        <w:pStyle w:val="BodyText"/>
      </w:pPr>
      <w:ins w:id="110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11" w:author="PR Preview" w:date="2026-01-01T00:00:00Z">
        <w:r>
          <w:rPr>
            <w:i/>
            <w:iCs/>
          </w:rPr>
          <w:delText xml:space="preserve">Solution 8</w:delText>
        </w:r>
      </w:del>
      <w:del w:id="112" w:author="PR Preview" w:date="2026-01-01T00:00:00Z">
        <w:r>
          <w:delText xml:space="preserve">. </w:delText>
        </w:r>
      </w:del>
      <w:del w:id="113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Integrate with respect to</w:delText>
        </w:r>
      </w:del>
      <w:del w:id="116" w:author="PR Preview" w:date="2026-01-01T00:00:00Z">
        <w:r>
          <w:delText xml:space="preserve"> </w:delText>
        </w:r>
      </w:del>
      <m:oMath>
        <m:r>
          <m:t>x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first:</w:delText>
        </w:r>
      </w:del>
    </w:p>
    <w:p>
      <w:pPr>
        <w:pStyle w:val="FirstParagraph"/>
      </w:pPr>
      <w:ins w:id="119" w:author="PR Preview" w:date="2026-01-01T00:00:00Z">
        <w:r>
          <w:t xml:space="preserve">for every positive integer</w:t>
        </w:r>
      </w:ins>
      <w:ins w:id="120" w:author="PR Preview" w:date="2026-01-01T00:00:00Z">
        <w:r>
          <w:t xml:space="preserve"> </w:t>
        </w:r>
      </w:ins>
      <m:oMath>
        <m:r>
          <m:t>n</m:t>
        </m:r>
      </m:oMath>
      <w:ins w:id="121" w:author="PR Preview" w:date="2026-01-01T00:00:00Z">
        <w:r>
          <w:t xml:space="preserve">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124" w:author="PR Preview" w:date="2026-01-01T00:00:00Z">
        <w:r>
          <w:rPr>
            <w:i/>
            <w:iCs/>
          </w:rPr>
          <w:t xml:space="preserve">Solution 8</w:t>
        </w:r>
      </w:ins>
      <w:ins w:id="125" w:author="PR Preview" w:date="2026-01-01T00:00:00Z">
        <w:r>
          <w:t xml:space="preserve">. </w:t>
        </w:r>
      </w:ins>
      <w:ins w:id="126" w:author="PR Preview" w:date="2026-01-01T00:00:00Z">
        <w:r>
          <w:rPr>
            <w:b/>
            <w:bCs/>
          </w:rPr>
          <w:t xml:space="preserve">Integration, then a geometric series: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Integrate with respect to</w:t>
        </w:r>
      </w:ins>
      <w:ins w:id="129" w:author="PR Preview" w:date="2026-01-01T00:00:00Z">
        <w:r>
          <w:t xml:space="preserve"> </w:t>
        </w:r>
      </w:ins>
      <m:oMath>
        <m:r>
          <m:t>x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132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Expand</w:delText>
        </w:r>
      </w:del>
      <w:del w:id="1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136" w:author="PR Preview" w:date="2026-01-01T00:00:00Z">
        <w:r>
          <w:delText xml:space="preserve">. Integrating over</w:delText>
        </w:r>
      </w:del>
      <w:del w:id="13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138" w:author="PR Preview" w:date="2026-01-01T00:00:00Z">
        <w:r>
          <w:delText xml:space="preserve">:</w:delText>
        </w:r>
      </w:del>
    </w:p>
    <w:p>
      <w:pPr>
        <w:pStyle w:val="FirstParagraph"/>
      </w:pPr>
      <w:ins w:id="139" w:author="PR Preview" w:date="2026-01-01T00:00:00Z">
        <w:r>
          <w:t xml:space="preserve">The result is stated as</w:t>
        </w:r>
      </w:ins>
      <w:ins w:id="140" w:author="PR Preview" w:date="2026-01-01T00:00:00Z">
        <w:r>
          <w:t xml:space="preserve"> </w:t>
        </w:r>
      </w:ins>
      <w:hyperlink w:anchor="thm-dint-harmonic-identity">
        <w:ins w:id="14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42" w:author="PR Preview" w:date="2026-01-01T00:00:00Z">
        <w:r>
          <w:t xml:space="preserve">.</w:t>
        </w:r>
      </w:ins>
    </w:p>
    <w:p>
      <w:pPr>
        <w:pStyle w:val="BodyText"/>
      </w:pPr>
      <w:ins w:id="143" w:author="PR Preview" w:date="2026-01-01T00:00:00Z">
        <w:r>
          <w:rPr>
            <w:i/>
            <w:iCs/>
          </w:rPr>
          <w:t xml:space="preserve">Remark (binomial expansion):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The same integral can be expanded in a different way.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Expand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149" w:author="PR Preview" w:date="2026-01-01T00:00:00Z">
        <w:r>
          <w:t xml:space="preserve">. Integrating over</w:t>
        </w:r>
      </w:ins>
      <w:ins w:id="15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1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152" w:author="PR Preview" w:date="2026-01-01T00:00:00Z">
        <w:r>
          <w:t xml:space="preserve">This reaches the alternating binomial sum for the same integral as above,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so it inherits the value</w:t>
        </w:r>
      </w:ins>
      <w:ins w:id="15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ins w:id="158" w:author="PR Preview" w:date="2026-01-01T00:00:00Z">
        <w:r>
          <w:rPr>
            <w:b/>
            <w:bCs/>
          </w:rPr>
          <w:t xml:space="preserve">Theorem 3 (Harmonic numbers as a double integral)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For every positive integer</w:t>
        </w:r>
      </w:ins>
      <w:ins w:id="161" w:author="PR Preview" w:date="2026-01-01T00:00:00Z">
        <w:r>
          <w:t xml:space="preserve"> </w:t>
        </w:r>
      </w:ins>
      <m:oMath>
        <m:r>
          <m:t>n</m:t>
        </m:r>
      </m:oMath>
      <w:ins w:id="16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BodyText"/>
      </w:pPr>
      <w:del w:id="163" w:author="PR Preview" w:date="2026-01-01T00:00:00Z">
        <w:r>
          <w:rPr>
            <w:b/>
            <w:bCs/>
          </w:rPr>
          <w:delText xml:space="preserve">Theorem 2 (Tonelli’s theorem (measure-theoretic form))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Let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and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be</w:delText>
        </w:r>
      </w:del>
      <w:del w:id="172" w:author="PR Preview" w:date="2026-01-01T00:00:00Z">
        <w:r>
          <w:delText xml:space="preserve"> </w:delText>
        </w:r>
      </w:del>
      <w:hyperlink r:id="rId60">
        <w:del w:id="173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with</w:delText>
        </w:r>
      </w:del>
      <w:del w:id="176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177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measures,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 let</w:delText>
        </w:r>
      </w:del>
      <w:del w:id="1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be</w:delText>
        </w:r>
      </w:del>
      <w:del w:id="185" w:author="PR Preview" w:date="2026-01-01T00:00:00Z">
        <w:r>
          <w:delText xml:space="preserve"> </w:delText>
        </w:r>
      </w:del>
      <w:hyperlink r:id="rId61">
        <w:del w:id="18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with respect to the</w:delText>
        </w:r>
      </w:del>
      <w:del w:id="189" w:author="PR Preview" w:date="2026-01-01T00:00:00Z">
        <w:r>
          <w:delText xml:space="preserve"> </w:delText>
        </w:r>
      </w:del>
      <w:hyperlink r:id="rId62">
        <w:del w:id="190" w:author="PR Preview" w:date="2026-01-01T00:00:00Z">
          <w:r>
            <w:rPr>
              <w:rStyle w:val="Hyperlink"/>
            </w:rPr>
            <w:delText xml:space="preserve">product</w:delText>
          </w:r>
        </w:del>
        <w:del w:id="19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92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9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194" w:author="PR Preview" w:date="2026-01-01T00:00:00Z">
        <w:r>
          <w:delText xml:space="preserve">.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If</w:delText>
        </w:r>
      </w:del>
      <w:del w:id="1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198" w:author="PR Preview" w:date="2026-01-01T00:00:00Z">
        <w:r>
          <w:delText xml:space="preserve"> </w:delText>
        </w:r>
      </w:del>
      <w:hyperlink r:id="rId63">
        <w:del w:id="199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with respect to the</w:delText>
        </w:r>
      </w:del>
      <w:del w:id="202" w:author="PR Preview" w:date="2026-01-01T00:00:00Z">
        <w:r>
          <w:delText xml:space="preserve"> </w:delText>
        </w:r>
      </w:del>
      <w:hyperlink r:id="rId64">
        <w:del w:id="203" w:author="PR Preview" w:date="2026-01-01T00:00:00Z">
          <w:r>
            <w:rPr>
              <w:rStyle w:val="Hyperlink"/>
            </w:rPr>
            <w:delText xml:space="preserve">product measure</w:delText>
          </w:r>
        </w:del>
      </w:hyperlink>
      <w:del w:id="204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del w:id="205" w:author="PR Preview" w:date="2026-01-01T00:00:00Z">
        <w:r>
          <w:delText xml:space="preserve">,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then both iterated</w:delText>
        </w:r>
      </w:del>
      <w:del w:id="208" w:author="PR Preview" w:date="2026-01-01T00:00:00Z">
        <w:r>
          <w:delText xml:space="preserve"> </w:delText>
        </w:r>
      </w:del>
      <w:hyperlink r:id="rId65">
        <w:del w:id="209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exist (possibly equal to</w:delText>
        </w:r>
      </w:del>
      <w:del w:id="212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del w:id="213" w:author="PR Preview" w:date="2026-01-01T00:00:00Z">
        <w:r>
          <w:delText xml:space="preserve">),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agree with the double integral,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and equal each other:</w:delText>
        </w:r>
      </w:del>
    </w:p>
    <w:p>
      <w:pPr>
        <w:pStyle w:val="FirstParagraph"/>
      </w:pPr>
      <w:ins w:id="218" w:author="PR Preview" w:date="2026-01-01T00:00:00Z">
        <w:r>
          <w:rPr>
            <w:i/>
            <w:iCs/>
          </w:rPr>
          <w:t xml:space="preserve">Proof</w:t>
        </w:r>
      </w:ins>
      <w:ins w:id="219" w:author="PR Preview" w:date="2026-01-01T00:00:00Z">
        <w:r>
          <w:t xml:space="preserve">. </w:t>
        </w:r>
      </w:ins>
      <w:ins w:id="220" w:author="PR Preview" w:date="2026-01-01T00:00:00Z">
        <w:r>
          <w:t xml:space="preserve">This is the solution to</w:t>
        </w:r>
      </w:ins>
      <w:ins w:id="221" w:author="PR Preview" w:date="2026-01-01T00:00:00Z">
        <w:r>
          <w:t xml:space="preserve"> </w:t>
        </w:r>
      </w:ins>
      <w:hyperlink w:anchor="exr-miller-dint-harmonic-identity">
        <w:ins w:id="222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23" w:author="PR Preview" w:date="2026-01-01T00:00:00Z">
        <w:r>
          <w:t xml:space="preserve">, worked in</w:t>
        </w:r>
      </w:ins>
      <w:ins w:id="224" w:author="PR Preview" w:date="2026-01-01T00:00:00Z">
        <w:r>
          <w:t xml:space="preserve"> </w:t>
        </w:r>
      </w:ins>
      <w:hyperlink w:anchor="sol-miller-dint-harmonic-identity">
        <w:ins w:id="225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226" w:author="PR Preview" w:date="2026-01-01T00:00:00Z">
        <w:r>
          <w:t xml:space="preserve">.</w:t>
        </w:r>
      </w:ins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Theorem 4 (Tonelli’s theorem (measure-theoretic form))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Let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be</w:t>
        </w:r>
      </w:ins>
      <w:ins w:id="236" w:author="PR Preview" w:date="2026-01-01T00:00:00Z">
        <w:r>
          <w:t xml:space="preserve"> </w:t>
        </w:r>
      </w:ins>
      <w:hyperlink r:id="rId60">
        <w:ins w:id="237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with</w:t>
        </w:r>
      </w:ins>
      <w:ins w:id="240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241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measures,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let</w:t>
        </w:r>
      </w:ins>
      <w:ins w:id="2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be</w:t>
        </w:r>
      </w:ins>
      <w:ins w:id="249" w:author="PR Preview" w:date="2026-01-01T00:00:00Z">
        <w:r>
          <w:t xml:space="preserve"> </w:t>
        </w:r>
      </w:ins>
      <w:hyperlink r:id="rId61">
        <w:ins w:id="250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with respect to the</w:t>
        </w:r>
      </w:ins>
      <w:ins w:id="253" w:author="PR Preview" w:date="2026-01-01T00:00:00Z">
        <w:r>
          <w:t xml:space="preserve"> </w:t>
        </w:r>
      </w:ins>
      <w:hyperlink r:id="rId62">
        <w:ins w:id="254" w:author="PR Preview" w:date="2026-01-01T00:00:00Z">
          <w:r>
            <w:rPr>
              <w:rStyle w:val="Hyperlink"/>
            </w:rPr>
            <w:t xml:space="preserve">product</w:t>
          </w:r>
        </w:ins>
        <w:ins w:id="25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5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If</w:t>
        </w:r>
      </w:ins>
      <w:ins w:id="2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262" w:author="PR Preview" w:date="2026-01-01T00:00:00Z">
        <w:r>
          <w:t xml:space="preserve"> </w:t>
        </w:r>
      </w:ins>
      <w:hyperlink r:id="rId63">
        <w:ins w:id="263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with respect to the</w:t>
        </w:r>
      </w:ins>
      <w:ins w:id="266" w:author="PR Preview" w:date="2026-01-01T00:00:00Z">
        <w:r>
          <w:t xml:space="preserve"> </w:t>
        </w:r>
      </w:ins>
      <w:hyperlink r:id="rId64">
        <w:ins w:id="267" w:author="PR Preview" w:date="2026-01-01T00:00:00Z">
          <w:r>
            <w:rPr>
              <w:rStyle w:val="Hyperlink"/>
            </w:rPr>
            <w:t xml:space="preserve">product measure</w:t>
          </w:r>
        </w:ins>
      </w:hyperlink>
      <w:ins w:id="26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then both iterated</w:t>
        </w:r>
      </w:ins>
      <w:ins w:id="272" w:author="PR Preview" w:date="2026-01-01T00:00:00Z">
        <w:r>
          <w:t xml:space="preserve"> </w:t>
        </w:r>
      </w:ins>
      <w:hyperlink r:id="rId65">
        <w:ins w:id="273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exist (possibly equal to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ins w:id="277" w:author="PR Preview" w:date="2026-01-01T00:00:00Z">
        <w:r>
          <w:t xml:space="preserve">),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agree with the double integral,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del w:id="282" w:author="PR Preview" w:date="2026-01-01T00:00:00Z">
        <w:r>
          <w:rPr>
            <w:b/>
            <w:bCs/>
          </w:rPr>
          <w:delText xml:space="preserve">Theorem 3 (Fubini’s theorem (measure-theoretic form))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Let</w:delText>
        </w:r>
      </w:del>
      <w:del w:id="2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and</w:delText>
        </w:r>
      </w:del>
      <w:del w:id="2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be</w:delText>
        </w:r>
      </w:del>
      <w:del w:id="291" w:author="PR Preview" w:date="2026-01-01T00:00:00Z">
        <w:r>
          <w:delText xml:space="preserve"> </w:delText>
        </w:r>
      </w:del>
      <w:hyperlink r:id="rId60">
        <w:del w:id="292" w:author="PR Preview" w:date="2026-01-01T00:00:00Z">
          <w:r>
            <w:rPr>
              <w:rStyle w:val="Hyperlink"/>
            </w:rPr>
            <w:delText xml:space="preserve">measure spaces</w:delText>
          </w:r>
        </w:del>
      </w:hyperlink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with</w:delText>
        </w:r>
      </w:del>
      <w:del w:id="295" w:author="PR Preview" w:date="2026-01-01T00:00:00Z">
        <w:r>
          <w:delText xml:space="preserve"> </w:delText>
        </w:r>
      </w:del>
      <w:hyperlink r:id="rId9">
        <m:oMath>
          <m:r>
            <m:t>σ</m:t>
          </m:r>
        </m:oMath>
        <w:del w:id="296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measures,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and let</w:delText>
        </w:r>
      </w:del>
      <w:del w:id="3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be</w:delText>
        </w:r>
      </w:del>
      <w:del w:id="304" w:author="PR Preview" w:date="2026-01-01T00:00:00Z">
        <w:r>
          <w:delText xml:space="preserve"> </w:delText>
        </w:r>
      </w:del>
      <w:hyperlink r:id="rId61">
        <w:del w:id="305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with respect to the</w:delText>
        </w:r>
      </w:del>
      <w:del w:id="308" w:author="PR Preview" w:date="2026-01-01T00:00:00Z">
        <w:r>
          <w:delText xml:space="preserve"> </w:delText>
        </w:r>
      </w:del>
      <w:hyperlink r:id="rId62">
        <w:del w:id="309" w:author="PR Preview" w:date="2026-01-01T00:00:00Z">
          <w:r>
            <w:rPr>
              <w:rStyle w:val="Hyperlink"/>
            </w:rPr>
            <w:delText xml:space="preserve">product</w:delText>
          </w:r>
        </w:del>
        <w:del w:id="31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31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31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del w:id="313" w:author="PR Preview" w:date="2026-01-01T00:00:00Z">
        <w:r>
          <w:delText xml:space="preserve">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If</w:delText>
        </w:r>
      </w:del>
      <w:del w:id="31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17" w:author="PR Preview" w:date="2026-01-01T00:00:00Z">
        <w:r>
          <w:delText xml:space="preserve">,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that is,</w:delText>
        </w:r>
      </w:del>
      <w:del w:id="320" w:author="PR Preview" w:date="2026-01-01T00:00:00Z">
        <w:r>
          <w:delText xml:space="preserve"> </w:delText>
        </w:r>
      </w:del>
      <m:oMath>
        <m:r>
          <m:t>f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is</w:delText>
        </w:r>
      </w:del>
      <w:del w:id="323" w:author="PR Preview" w:date="2026-01-01T00:00:00Z">
        <w:r>
          <w:delText xml:space="preserve"> </w:delText>
        </w:r>
      </w:del>
      <w:hyperlink r:id="rId67">
        <w:del w:id="324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325" w:author="PR Preview" w:date="2026-01-01T00:00:00Z">
        <w:r>
          <w:delText xml:space="preserve">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then both iterated</w:delText>
        </w:r>
      </w:del>
      <w:del w:id="328" w:author="PR Preview" w:date="2026-01-01T00:00:00Z">
        <w:r>
          <w:delText xml:space="preserve"> </w:delText>
        </w:r>
      </w:del>
      <w:hyperlink r:id="rId65">
        <w:del w:id="329" w:author="PR Preview" w:date="2026-01-01T00:00:00Z">
          <w:r>
            <w:rPr>
              <w:rStyle w:val="Hyperlink"/>
            </w:rPr>
            <w:delText xml:space="preserve">integrals</w:delText>
          </w:r>
        </w:del>
      </w:hyperlink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exist,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agree with the double integral,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and equal each other:</w:delText>
        </w:r>
      </w:del>
    </w:p>
    <w:p>
      <w:pPr>
        <w:pStyle w:val="BodyText"/>
      </w:pPr>
      <w:ins w:id="336" w:author="PR Preview" w:date="2026-01-01T00:00:00Z">
        <w:r>
          <w:rPr>
            <w:b/>
            <w:bCs/>
          </w:rPr>
          <w:t xml:space="preserve">Theorem 5 (Fubini’s theorem (measure-theoretic form))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Let</w:t>
        </w:r>
      </w:ins>
      <w:ins w:id="3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</w:t>
        </w:r>
      </w:ins>
      <w:ins w:id="3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be</w:t>
        </w:r>
      </w:ins>
      <w:ins w:id="345" w:author="PR Preview" w:date="2026-01-01T00:00:00Z">
        <w:r>
          <w:t xml:space="preserve"> </w:t>
        </w:r>
      </w:ins>
      <w:hyperlink r:id="rId60">
        <w:ins w:id="346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with</w:t>
        </w:r>
      </w:ins>
      <w:ins w:id="349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350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measures,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 let</w:t>
        </w:r>
      </w:ins>
      <w:ins w:id="35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be</w:t>
        </w:r>
      </w:ins>
      <w:ins w:id="358" w:author="PR Preview" w:date="2026-01-01T00:00:00Z">
        <w:r>
          <w:t xml:space="preserve"> </w:t>
        </w:r>
      </w:ins>
      <w:hyperlink r:id="rId61">
        <w:ins w:id="359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with respect to the</w:t>
        </w:r>
      </w:ins>
      <w:ins w:id="362" w:author="PR Preview" w:date="2026-01-01T00:00:00Z">
        <w:r>
          <w:t xml:space="preserve"> </w:t>
        </w:r>
      </w:ins>
      <w:hyperlink r:id="rId62">
        <w:ins w:id="363" w:author="PR Preview" w:date="2026-01-01T00:00:00Z">
          <w:r>
            <w:rPr>
              <w:rStyle w:val="Hyperlink"/>
            </w:rPr>
            <w:t xml:space="preserve">product</w:t>
          </w:r>
        </w:ins>
        <w:ins w:id="36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6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367" w:author="PR Preview" w:date="2026-01-01T00:00:00Z">
        <w:r>
          <w:t xml:space="preserve">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If</w:t>
        </w:r>
      </w:ins>
      <w:ins w:id="37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that is,</w:t>
        </w:r>
      </w:ins>
      <w:ins w:id="374" w:author="PR Preview" w:date="2026-01-01T00:00:00Z">
        <w:r>
          <w:t xml:space="preserve"> </w:t>
        </w:r>
      </w:ins>
      <m:oMath>
        <m:r>
          <m:t>f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</w:t>
        </w:r>
      </w:ins>
      <w:ins w:id="377" w:author="PR Preview" w:date="2026-01-01T00:00:00Z">
        <w:r>
          <w:t xml:space="preserve"> </w:t>
        </w:r>
      </w:ins>
      <w:hyperlink r:id="rId67">
        <w:ins w:id="378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379" w:author="PR Preview" w:date="2026-01-01T00:00:00Z">
        <w:r>
          <w:t xml:space="preserve">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then both iterated</w:t>
        </w:r>
      </w:ins>
      <w:ins w:id="382" w:author="PR Preview" w:date="2026-01-01T00:00:00Z">
        <w:r>
          <w:t xml:space="preserve"> </w:t>
        </w:r>
      </w:ins>
      <w:hyperlink r:id="rId65">
        <w:ins w:id="383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exist,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agree with the double integral,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del w:id="390" w:author="PR Preview" w:date="2026-01-01T00:00:00Z">
        <w:r>
          <w:rPr>
            <w:b/>
            <w:bCs/>
          </w:rPr>
          <w:delText xml:space="preserve">Example 6 (Positive application of</w:delText>
        </w:r>
      </w:del>
      <w:del w:id="391" w:author="PR Preview" w:date="2026-01-01T00:00:00Z">
        <w:r>
          <w:rPr>
            <w:b/>
            <w:bCs/>
          </w:rPr>
          <w:delText xml:space="preserve"> </w:delText>
        </w:r>
      </w:del>
      <w:hyperlink w:anchor="thm-tonelli-measure">
        <w:del w:id="392" w:author="PR Preview" w:date="2026-01-01T00:00:00Z">
          <w:r>
            <w:rPr>
              <w:rStyle w:val="Hyperlink"/>
              <w:b/>
              <w:bCs/>
            </w:rPr>
            <w:delText xml:space="preserve">Theorem 2</w:delText>
          </w:r>
        </w:del>
      </w:hyperlink>
      <w:del w:id="393" w:author="PR Preview" w:date="2026-01-01T00:00:00Z">
        <w:r>
          <w:rPr>
            <w:b/>
            <w:bCs/>
          </w:rPr>
          <w:delText xml:space="preserve">)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Let</w:delText>
        </w:r>
      </w:del>
      <w:del w:id="396" w:author="PR Preview" w:date="2026-01-01T00:00:00Z">
        <w:r>
          <w:delText xml:space="preserve"> </w:delText>
        </w:r>
      </w:del>
      <m:oMath>
        <m:r>
          <m:t>X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and</w:delText>
        </w:r>
      </w:del>
      <w:del w:id="399" w:author="PR Preview" w:date="2026-01-01T00:00:00Z">
        <w:r>
          <w:delText xml:space="preserve"> </w:delText>
        </w:r>
      </w:del>
      <m:oMath>
        <m:r>
          <m:t>Y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be</w:delText>
        </w:r>
      </w:del>
      <w:del w:id="402" w:author="PR Preview" w:date="2026-01-01T00:00:00Z">
        <w:r>
          <w:delText xml:space="preserve"> </w:delText>
        </w:r>
      </w:del>
      <w:hyperlink r:id="rId16">
        <w:del w:id="403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404" w:author="PR Preview" w:date="2026-01-01T00:00:00Z">
        <w:r>
          <w:delText xml:space="preserve"> </w:delText>
        </w:r>
      </w:del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del w:id="405" w:author="PR Preview" w:date="2026-01-01T00:00:00Z">
        <w:r>
          <w:delText xml:space="preserve"> </w:delText>
        </w:r>
      </w:del>
      <w:hyperlink r:id="rId18">
        <w:del w:id="406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407" w:author="PR Preview" w:date="2026-01-01T00:00:00Z">
        <w:r>
          <w:delText xml:space="preserve">,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with</w:delText>
        </w:r>
      </w:del>
      <w:del w:id="410" w:author="PR Preview" w:date="2026-01-01T00:00:00Z">
        <w:r>
          <w:delText xml:space="preserve"> </w:delText>
        </w:r>
      </w:del>
      <w:hyperlink r:id="rId19">
        <w:del w:id="411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4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for</w:delText>
        </w:r>
      </w:del>
      <w:del w:id="41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del w:id="416" w:author="PR Preview" w:date="2026-01-01T00:00:00Z">
        <w:r>
          <w:delText xml:space="preserve">.</w:delText>
        </w:r>
      </w:del>
    </w:p>
    <w:p>
      <w:pPr>
        <w:pStyle w:val="BodyText"/>
      </w:pPr>
      <w:del w:id="417" w:author="PR Preview" w:date="2026-01-01T00:00:00Z">
        <w:r>
          <w:delText xml:space="preserve">The probability</w:delText>
        </w:r>
      </w:del>
      <w:del w:id="41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is the integral of</w:delText>
        </w:r>
      </w:del>
      <w:del w:id="421" w:author="PR Preview" w:date="2026-01-01T00:00:00Z">
        <w:r>
          <w:delText xml:space="preserve"> </w:delText>
        </w:r>
      </w:del>
      <m:oMath>
        <m:r>
          <m:t>f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over</w:delText>
        </w:r>
      </w:del>
      <w:del w:id="42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with respect to Lebesgue measure (ordinary length) in each coordinate.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Lebesgue measure on</w:delText>
        </w:r>
      </w:del>
      <w:del w:id="42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is</w:delText>
        </w:r>
      </w:del>
      <w:del w:id="432" w:author="PR Preview" w:date="2026-01-01T00:00:00Z">
        <w:r>
          <w:delText xml:space="preserve"> </w:delText>
        </w:r>
      </w:del>
      <m:oMath>
        <m:r>
          <m:t>σ</m:t>
        </m:r>
      </m:oMath>
      <w:del w:id="433" w:author="PR Preview" w:date="2026-01-01T00:00:00Z">
        <w:r>
          <w:delText xml:space="preserve">-finite,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because</w:delText>
        </w:r>
      </w:del>
      <w:del w:id="43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is the union of the intervals</w:delText>
        </w:r>
      </w:del>
      <w:del w:id="43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del w:id="440" w:author="PR Preview" w:date="2026-01-01T00:00:00Z">
        <w:r>
          <w:delText xml:space="preserve">,</w:delText>
        </w:r>
      </w:del>
      <w:del w:id="44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442" w:author="PR Preview" w:date="2026-01-01T00:00:00Z">
        <w:r>
          <w:delText xml:space="preserve">,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each of finite length</w:delText>
        </w:r>
      </w:del>
      <w:del w:id="445" w:author="PR Preview" w:date="2026-01-01T00:00:00Z">
        <w:r>
          <w:delText xml:space="preserve"> </w:delText>
        </w:r>
      </w:del>
      <m:oMath>
        <m:r>
          <m:t>n</m:t>
        </m:r>
      </m:oMath>
      <w:del w:id="446" w:author="PR Preview" w:date="2026-01-01T00:00:00Z">
        <w:r>
          <w:delText xml:space="preserve">;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so the</w:delText>
        </w:r>
      </w:del>
      <w:del w:id="449" w:author="PR Preview" w:date="2026-01-01T00:00:00Z">
        <w:r>
          <w:delText xml:space="preserve"> </w:delText>
        </w:r>
      </w:del>
      <m:oMath>
        <m:r>
          <m:t>σ</m:t>
        </m:r>
      </m:oMath>
      <w:del w:id="450" w:author="PR Preview" w:date="2026-01-01T00:00:00Z">
        <w:r>
          <w:delText xml:space="preserve">-finiteness condition of</w:delText>
        </w:r>
      </w:del>
      <w:del w:id="451" w:author="PR Preview" w:date="2026-01-01T00:00:00Z">
        <w:r>
          <w:delText xml:space="preserve"> </w:delText>
        </w:r>
      </w:del>
      <w:hyperlink w:anchor="thm-tonelli-measure">
        <w:del w:id="45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holds.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Since</w:delText>
        </w:r>
      </w:del>
      <w:del w:id="4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del w:id="458" w:author="PR Preview" w:date="2026-01-01T00:00:00Z">
        <w:r>
          <w:delText xml:space="preserve">,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the nonnegativity condition is also satisfied.</w:delText>
        </w:r>
      </w:del>
    </w:p>
    <w:p>
      <w:pPr>
        <w:pStyle w:val="BodyText"/>
      </w:pPr>
      <w:del w:id="461" w:author="PR Preview" w:date="2026-01-01T00:00:00Z">
        <w:r>
          <w:delText xml:space="preserve">By</w:delText>
        </w:r>
      </w:del>
      <w:del w:id="462" w:author="PR Preview" w:date="2026-01-01T00:00:00Z">
        <w:r>
          <w:delText xml:space="preserve"> </w:delText>
        </w:r>
      </w:del>
      <w:hyperlink w:anchor="thm-tonelli-measure">
        <w:del w:id="46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64" w:author="PR Preview" w:date="2026-01-01T00:00:00Z">
        <w:r>
          <w:delText xml:space="preserve">, both iterated integrals exist and agree.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Integrating</w:delText>
        </w:r>
      </w:del>
      <w:del w:id="467" w:author="PR Preview" w:date="2026-01-01T00:00:00Z">
        <w:r>
          <w:delText xml:space="preserve"> </w:delText>
        </w:r>
      </w:del>
      <m:oMath>
        <m:r>
          <m:t>y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first, then</w:delText>
        </w:r>
      </w:del>
      <w:del w:id="470" w:author="PR Preview" w:date="2026-01-01T00:00:00Z">
        <w:r>
          <w:delText xml:space="preserve"> </w:delText>
        </w:r>
      </w:del>
      <m:oMath>
        <m:r>
          <m:t>x</m:t>
        </m:r>
      </m:oMath>
      <w:del w:id="471" w:author="PR Preview" w:date="2026-01-01T00:00:00Z">
        <w:r>
          <w:delText xml:space="preserve">:</w:delText>
        </w:r>
      </w:del>
    </w:p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Example 6 (Positive application of</w:t>
        </w:r>
      </w:ins>
      <w:ins w:id="473" w:author="PR Preview" w:date="2026-01-01T00:00:00Z">
        <w:r>
          <w:rPr>
            <w:b/>
            <w:bCs/>
          </w:rPr>
          <w:t xml:space="preserve"> </w:t>
        </w:r>
      </w:ins>
      <w:hyperlink w:anchor="thm-tonelli-measure">
        <w:ins w:id="474" w:author="PR Preview" w:date="2026-01-01T00:00:00Z">
          <w:r>
            <w:rPr>
              <w:rStyle w:val="Hyperlink"/>
              <w:b/>
              <w:bCs/>
            </w:rPr>
            <w:t xml:space="preserve">Theorem 4</w:t>
          </w:r>
        </w:ins>
      </w:hyperlink>
      <w:ins w:id="475" w:author="PR Preview" w:date="2026-01-01T00:00:00Z">
        <w:r>
          <w:rPr>
            <w:b/>
            <w:bCs/>
          </w:rPr>
          <w:t xml:space="preserve">)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Let</w:t>
        </w:r>
      </w:ins>
      <w:ins w:id="478" w:author="PR Preview" w:date="2026-01-01T00:00:00Z">
        <w:r>
          <w:t xml:space="preserve"> </w:t>
        </w:r>
      </w:ins>
      <m:oMath>
        <m:r>
          <m:t>X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</w:t>
        </w:r>
      </w:ins>
      <w:ins w:id="481" w:author="PR Preview" w:date="2026-01-01T00:00:00Z">
        <w:r>
          <w:t xml:space="preserve"> </w:t>
        </w:r>
      </w:ins>
      <m:oMath>
        <m:r>
          <m:t>Y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be</w:t>
        </w:r>
      </w:ins>
      <w:ins w:id="484" w:author="PR Preview" w:date="2026-01-01T00:00:00Z">
        <w:r>
          <w:t xml:space="preserve"> </w:t>
        </w:r>
      </w:ins>
      <w:hyperlink r:id="rId16">
        <w:ins w:id="485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486" w:author="PR Preview" w:date="2026-01-01T00:00:00Z">
        <w:r>
          <w:t xml:space="preserve"> </w:t>
        </w:r>
      </w:ins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487" w:author="PR Preview" w:date="2026-01-01T00:00:00Z">
        <w:r>
          <w:t xml:space="preserve"> </w:t>
        </w:r>
      </w:ins>
      <w:hyperlink r:id="rId18">
        <w:ins w:id="488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with</w:t>
        </w:r>
      </w:ins>
      <w:ins w:id="492" w:author="PR Preview" w:date="2026-01-01T00:00:00Z">
        <w:r>
          <w:t xml:space="preserve"> </w:t>
        </w:r>
      </w:ins>
      <w:hyperlink r:id="rId19">
        <w:ins w:id="493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4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for</w:t>
        </w:r>
      </w:ins>
      <w:ins w:id="4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498" w:author="PR Preview" w:date="2026-01-01T00:00:00Z">
        <w:r>
          <w:t xml:space="preserve">.</w:t>
        </w:r>
      </w:ins>
    </w:p>
    <w:p>
      <w:pPr>
        <w:pStyle w:val="BodyText"/>
      </w:pPr>
      <w:ins w:id="499" w:author="PR Preview" w:date="2026-01-01T00:00:00Z">
        <w:r>
          <w:t xml:space="preserve">The probability</w:t>
        </w:r>
      </w:ins>
      <w:ins w:id="5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the integral of</w:t>
        </w:r>
      </w:ins>
      <w:ins w:id="503" w:author="PR Preview" w:date="2026-01-01T00:00:00Z">
        <w:r>
          <w:t xml:space="preserve"> </w:t>
        </w:r>
      </w:ins>
      <m:oMath>
        <m:r>
          <m:t>f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over</w:t>
        </w:r>
      </w:ins>
      <w:ins w:id="50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with respect to Lebesgue measure (ordinary length) in each coordinate.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Lebesgue measure on</w:t>
        </w:r>
      </w:ins>
      <w:ins w:id="5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</w:t>
        </w:r>
      </w:ins>
      <w:ins w:id="514" w:author="PR Preview" w:date="2026-01-01T00:00:00Z">
        <w:r>
          <w:t xml:space="preserve"> </w:t>
        </w:r>
      </w:ins>
      <m:oMath>
        <m:r>
          <m:t>σ</m:t>
        </m:r>
      </m:oMath>
      <w:ins w:id="515" w:author="PR Preview" w:date="2026-01-01T00:00:00Z">
        <w:r>
          <w:t xml:space="preserve">-finite,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because</w:t>
        </w:r>
      </w:ins>
      <w:ins w:id="5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the union of the intervals</w:t>
        </w:r>
      </w:ins>
      <w:ins w:id="52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each of finite length</w:t>
        </w:r>
      </w:ins>
      <w:ins w:id="527" w:author="PR Preview" w:date="2026-01-01T00:00:00Z">
        <w:r>
          <w:t xml:space="preserve"> </w:t>
        </w:r>
      </w:ins>
      <m:oMath>
        <m:r>
          <m:t>n</m:t>
        </m:r>
      </m:oMath>
      <w:ins w:id="528" w:author="PR Preview" w:date="2026-01-01T00:00:00Z">
        <w:r>
          <w:t xml:space="preserve">;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so the</w:t>
        </w:r>
      </w:ins>
      <w:ins w:id="531" w:author="PR Preview" w:date="2026-01-01T00:00:00Z">
        <w:r>
          <w:t xml:space="preserve"> </w:t>
        </w:r>
      </w:ins>
      <m:oMath>
        <m:r>
          <m:t>σ</m:t>
        </m:r>
      </m:oMath>
      <w:ins w:id="532" w:author="PR Preview" w:date="2026-01-01T00:00:00Z">
        <w:r>
          <w:t xml:space="preserve">-finiteness condition of</w:t>
        </w:r>
      </w:ins>
      <w:ins w:id="533" w:author="PR Preview" w:date="2026-01-01T00:00:00Z">
        <w:r>
          <w:t xml:space="preserve"> </w:t>
        </w:r>
      </w:ins>
      <w:hyperlink w:anchor="thm-tonelli-measure">
        <w:ins w:id="53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holds.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Since</w:t>
        </w:r>
      </w:ins>
      <w:ins w:id="5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nonnegativity condition is also satisfied.</w:t>
        </w:r>
      </w:ins>
    </w:p>
    <w:p>
      <w:pPr>
        <w:pStyle w:val="BodyText"/>
      </w:pPr>
      <w:ins w:id="543" w:author="PR Preview" w:date="2026-01-01T00:00:00Z">
        <w:r>
          <w:t xml:space="preserve">By</w:t>
        </w:r>
      </w:ins>
      <w:ins w:id="544" w:author="PR Preview" w:date="2026-01-01T00:00:00Z">
        <w:r>
          <w:t xml:space="preserve"> </w:t>
        </w:r>
      </w:ins>
      <w:hyperlink w:anchor="thm-tonelli-measure">
        <w:ins w:id="54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46" w:author="PR Preview" w:date="2026-01-01T00:00:00Z">
        <w:r>
          <w:t xml:space="preserve">, both iterated integrals exist and agree.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Integrating</w:t>
        </w:r>
      </w:ins>
      <w:ins w:id="549" w:author="PR Preview" w:date="2026-01-01T00:00:00Z">
        <w:r>
          <w:t xml:space="preserve"> </w:t>
        </w:r>
      </w:ins>
      <m:oMath>
        <m:r>
          <m:t>y</m:t>
        </m:r>
      </m:oMath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first, then</w:t>
        </w:r>
      </w:ins>
      <w:ins w:id="552" w:author="PR Preview" w:date="2026-01-01T00:00:00Z">
        <w:r>
          <w:t xml:space="preserve"> </w:t>
        </w:r>
      </w:ins>
      <m:oMath>
        <m:r>
          <m:t>x</m:t>
        </m:r>
      </m:oMath>
      <w:ins w:id="5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del w:id="554" w:author="PR Preview" w:date="2026-01-01T00:00:00Z">
        <w:r>
          <w:delText xml:space="preserve">Both iterated integrals equal</w:delText>
        </w:r>
      </w:del>
      <w:del w:id="5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as</w:delText>
        </w:r>
      </w:del>
      <w:del w:id="559" w:author="PR Preview" w:date="2026-01-01T00:00:00Z">
        <w:r>
          <w:delText xml:space="preserve"> </w:delText>
        </w:r>
      </w:del>
      <w:hyperlink w:anchor="thm-tonelli-measure">
        <w:del w:id="56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guarantees.</w:delText>
        </w:r>
      </w:del>
    </w:p>
    <w:p>
      <w:pPr>
        <w:pStyle w:val="BodyText"/>
      </w:pPr>
      <w:del w:id="563" w:author="PR Preview" w:date="2026-01-01T00:00:00Z">
        <w:r>
          <w:rPr>
            <w:b/>
            <w:bCs/>
          </w:rPr>
          <w:delText xml:space="preserve">Example 7 (When neither Tonelli’s nor Fubini’s condition is satisfied)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The same function</w:delText>
        </w:r>
      </w:del>
      <w:del w:id="5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from</w:delText>
        </w:r>
      </w:del>
      <w:del w:id="569" w:author="PR Preview" w:date="2026-01-01T00:00:00Z">
        <w:r>
          <w:delText xml:space="preserve"> </w:delText>
        </w:r>
      </w:del>
      <w:hyperlink w:anchor="exm-fubini-fail">
        <w:del w:id="570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illustrates a case where neither the hypothesis of</w:delText>
        </w:r>
      </w:del>
      <w:del w:id="573" w:author="PR Preview" w:date="2026-01-01T00:00:00Z">
        <w:r>
          <w:delText xml:space="preserve"> </w:delText>
        </w:r>
      </w:del>
      <w:hyperlink w:anchor="thm-tonelli-measure">
        <w:del w:id="574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nor that of</w:delText>
        </w:r>
      </w:del>
      <w:del w:id="577" w:author="PR Preview" w:date="2026-01-01T00:00:00Z">
        <w:r>
          <w:delText xml:space="preserve"> </w:delText>
        </w:r>
      </w:del>
      <w:hyperlink w:anchor="thm-fubini-measure">
        <w:del w:id="57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is satisfied.</w:delText>
        </w:r>
      </w:del>
    </w:p>
    <w:p>
      <w:pPr>
        <w:pStyle w:val="BodyText"/>
      </w:pPr>
      <w:del w:id="581" w:author="PR Preview" w:date="2026-01-01T00:00:00Z">
        <w:r>
          <w:rPr>
            <w:b/>
            <w:bCs/>
          </w:rPr>
          <w:delText xml:space="preserve">Why the hypotheses fail:</w:delText>
        </w:r>
      </w:del>
      <w:del w:id="582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583" w:author="PR Preview" w:date="2026-01-01T00:00:00Z">
        <w:r>
          <w:delText xml:space="preserve">, which violates the absolute-integrability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hypothesis of</w:delText>
        </w:r>
      </w:del>
      <w:del w:id="586" w:author="PR Preview" w:date="2026-01-01T00:00:00Z">
        <w:r>
          <w:delText xml:space="preserve"> </w:delText>
        </w:r>
      </w:del>
      <w:hyperlink w:anchor="thm-fubini-measure">
        <w:del w:id="58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588" w:author="PR Preview" w:date="2026-01-01T00:00:00Z">
        <w:r>
          <w:delText xml:space="preserve">.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Switching to polar coordinates</w:delText>
        </w:r>
      </w:del>
      <w:del w:id="5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near the origin, the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integrand satisfies</w:delText>
        </w:r>
      </w:del>
    </w:p>
    <w:p>
      <w:pPr>
        <w:pStyle w:val="FirstParagraph"/>
      </w:pPr>
      <w:ins w:id="596" w:author="PR Preview" w:date="2026-01-01T00:00:00Z">
        <w:r>
          <w:t xml:space="preserve">Both iterated integrals equal</w:t>
        </w:r>
      </w:ins>
      <w:ins w:id="5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as</w:t>
        </w:r>
      </w:ins>
      <w:ins w:id="601" w:author="PR Preview" w:date="2026-01-01T00:00:00Z">
        <w:r>
          <w:t xml:space="preserve"> </w:t>
        </w:r>
      </w:ins>
      <w:hyperlink w:anchor="thm-tonelli-measure">
        <w:ins w:id="60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guarantees.</w:t>
        </w:r>
      </w:ins>
    </w:p>
    <w:bookmarkEnd w:id="74"/>
    <w:bookmarkStart w:id="75" w:name="exm-fubini-fail-tonelli"/>
    <w:p>
      <w:pPr>
        <w:pStyle w:val="BodyText"/>
      </w:pPr>
      <w:ins w:id="605" w:author="PR Preview" w:date="2026-01-01T00:00:00Z">
        <w:r>
          <w:rPr>
            <w:b/>
            <w:bCs/>
          </w:rPr>
          <w:t xml:space="preserve">Example 7 (When neither Tonelli’s nor Fubini’s condition is satisfied)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The same function</w:t>
        </w:r>
      </w:ins>
      <w:ins w:id="6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from</w:t>
        </w:r>
      </w:ins>
      <w:ins w:id="611" w:author="PR Preview" w:date="2026-01-01T00:00:00Z">
        <w:r>
          <w:t xml:space="preserve"> </w:t>
        </w:r>
      </w:ins>
      <w:hyperlink w:anchor="exm-fubini-fail">
        <w:ins w:id="61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illustrates a case where neither the hypothesis of</w:t>
        </w:r>
      </w:ins>
      <w:ins w:id="615" w:author="PR Preview" w:date="2026-01-01T00:00:00Z">
        <w:r>
          <w:t xml:space="preserve"> </w:t>
        </w:r>
      </w:ins>
      <w:hyperlink w:anchor="thm-tonelli-measure">
        <w:ins w:id="61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nor that of</w:t>
        </w:r>
      </w:ins>
      <w:ins w:id="619" w:author="PR Preview" w:date="2026-01-01T00:00:00Z">
        <w:r>
          <w:t xml:space="preserve"> </w:t>
        </w:r>
      </w:ins>
      <w:hyperlink w:anchor="thm-fubini-measure">
        <w:ins w:id="62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is satisfied.</w:t>
        </w:r>
      </w:ins>
    </w:p>
    <w:p>
      <w:pPr>
        <w:pStyle w:val="BodyText"/>
      </w:pPr>
      <w:ins w:id="623" w:author="PR Preview" w:date="2026-01-01T00:00:00Z">
        <w:r>
          <w:rPr>
            <w:b/>
            <w:bCs/>
          </w:rPr>
          <w:t xml:space="preserve">Why the hypotheses fail:</w:t>
        </w:r>
      </w:ins>
      <w:ins w:id="624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625" w:author="PR Preview" w:date="2026-01-01T00:00:00Z">
        <w:r>
          <w:t xml:space="preserve">, which violates the absolute-integrability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hypothesis of</w:t>
        </w:r>
      </w:ins>
      <w:ins w:id="628" w:author="PR Preview" w:date="2026-01-01T00:00:00Z">
        <w:r>
          <w:t xml:space="preserve"> </w:t>
        </w:r>
      </w:ins>
      <w:hyperlink w:anchor="thm-fubini-measure">
        <w:ins w:id="62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30" w:author="PR Preview" w:date="2026-01-01T00:00:00Z">
        <w:r>
          <w:t xml:space="preserve">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Switching to polar coordinates</w:t>
        </w:r>
      </w:ins>
      <w:ins w:id="6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near the origin, the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638" w:author="PR Preview" w:date="2026-01-01T00:00:00Z">
        <w:r>
          <w:delText xml:space="preserve">since</w:delText>
        </w:r>
      </w:del>
      <w:del w:id="63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diverges.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Therefore</w:delText>
        </w:r>
      </w:del>
      <w:del w:id="644" w:author="PR Preview" w:date="2026-01-01T00:00:00Z">
        <w:r>
          <w:delText xml:space="preserve"> </w:delText>
        </w:r>
      </w:del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645" w:author="PR Preview" w:date="2026-01-01T00:00:00Z">
        <w:r>
          <w:delText xml:space="preserve">,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and the hypothesis of</w:delText>
        </w:r>
      </w:del>
      <w:del w:id="648" w:author="PR Preview" w:date="2026-01-01T00:00:00Z">
        <w:r>
          <w:delText xml:space="preserve"> </w:delText>
        </w:r>
      </w:del>
      <w:hyperlink w:anchor="thm-fubini-measure">
        <w:del w:id="649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 not satisfied.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(The hypothesis of</w:delText>
        </w:r>
      </w:del>
      <w:del w:id="654" w:author="PR Preview" w:date="2026-01-01T00:00:00Z">
        <w:r>
          <w:delText xml:space="preserve"> </w:delText>
        </w:r>
      </w:del>
      <w:hyperlink w:anchor="thm-tonelli-measure">
        <w:del w:id="65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also fails:</w:delText>
        </w:r>
      </w:del>
      <w:del w:id="658" w:author="PR Preview" w:date="2026-01-01T00:00:00Z">
        <w:r>
          <w:delText xml:space="preserve"> </w:delText>
        </w:r>
      </w:del>
      <m:oMath>
        <m:r>
          <m:t>f</m:t>
        </m:r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takes both positive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and negative values, so it is not nonnegative a.e.)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The unequal iterated integrals from</w:delText>
        </w:r>
      </w:del>
      <w:del w:id="665" w:author="PR Preview" w:date="2026-01-01T00:00:00Z">
        <w:r>
          <w:delText xml:space="preserve"> </w:delText>
        </w:r>
      </w:del>
      <w:hyperlink w:anchor="exm-fubini-fail">
        <w:del w:id="666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are thus consistent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with both theorems: neither one applies.</w:delText>
        </w:r>
      </w:del>
    </w:p>
    <w:p>
      <w:pPr>
        <w:pStyle w:val="FirstParagraph"/>
      </w:pPr>
      <w:ins w:id="671" w:author="PR Preview" w:date="2026-01-01T00:00:00Z">
        <w:r>
          <w:t xml:space="preserve">since</w:t>
        </w:r>
      </w:ins>
      <w:ins w:id="67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diverges.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Therefore</w:t>
        </w:r>
      </w:ins>
      <w:ins w:id="677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678" w:author="PR Preview" w:date="2026-01-01T00:00:00Z">
        <w:r>
          <w:t xml:space="preserve">,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and the hypothesis of</w:t>
        </w:r>
      </w:ins>
      <w:ins w:id="681" w:author="PR Preview" w:date="2026-01-01T00:00:00Z">
        <w:r>
          <w:t xml:space="preserve"> </w:t>
        </w:r>
      </w:ins>
      <w:hyperlink w:anchor="thm-fubini-measure">
        <w:ins w:id="68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 not satisfied.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(The hypothesis of</w:t>
        </w:r>
      </w:ins>
      <w:ins w:id="687" w:author="PR Preview" w:date="2026-01-01T00:00:00Z">
        <w:r>
          <w:t xml:space="preserve"> </w:t>
        </w:r>
      </w:ins>
      <w:hyperlink w:anchor="thm-tonelli-measure">
        <w:ins w:id="688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also fails:</w:t>
        </w:r>
      </w:ins>
      <w:ins w:id="691" w:author="PR Preview" w:date="2026-01-01T00:00:00Z">
        <w:r>
          <w:t xml:space="preserve"> </w:t>
        </w:r>
      </w:ins>
      <m:oMath>
        <m:r>
          <m:t>f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takes both positive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and negative values, so it is not nonnegative a.e.)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The unequal iterated integrals from</w:t>
        </w:r>
      </w:ins>
      <w:ins w:id="698" w:author="PR Preview" w:date="2026-01-01T00:00:00Z">
        <w:r>
          <w:t xml:space="preserve"> </w:t>
        </w:r>
      </w:ins>
      <w:hyperlink w:anchor="exm-fubini-fail">
        <w:ins w:id="69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are thus consistent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with both theorems: neither one applies.</w:t>
        </w:r>
      </w:ins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2026-10-15T10:05:15Z</dcterms:created>
  <dcterms:modified xsi:type="dcterms:W3CDTF">2026-10-15T10:05:15Z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