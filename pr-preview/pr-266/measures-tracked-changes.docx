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FirstParagraph"/>
      </w:pPr>
      <w:del w:id="2" w:author="PR Preview" w:date="2026-01-01T00:00:00Z">
        <w:r>
          <w:rPr>
            <w:i/>
            <w:iCs/>
          </w:rPr>
          <w:delText xml:space="preserve">Remark</w:delText>
        </w:r>
      </w:del>
      <w:del w:id="3" w:author="PR Preview" w:date="2026-01-01T00:00:00Z">
        <w:r>
          <w:delText xml:space="preserve">. </w:delText>
        </w:r>
      </w:del>
      <w:del w:id="4" w:author="PR Preview" w:date="2026-01-01T00:00:00Z">
        <w:r>
          <w:delText xml:space="preserve">A measure assigns a size to each set in a</w:delText>
        </w:r>
      </w:del>
      <w:del w:id="5" w:author="PR Preview" w:date="2026-01-01T00:00:00Z">
        <w:r>
          <w:delText xml:space="preserve"> </w:delText>
        </w:r>
      </w:del>
      <w:hyperlink r:id="rId9">
        <w:del w:id="6" w:author="PR Preview" w:date="2026-01-01T00:00:00Z">
          <w:r>
            <w:rPr>
              <w:rStyle w:val="Hyperlink"/>
            </w:rPr>
            <w:delText xml:space="preserve">collection of sets</w:delText>
          </w:r>
        </w:del>
      </w:hyperlink>
      <w:del w:id="7" w:author="PR Preview" w:date="2026-01-01T00:00:00Z">
        <w:r>
          <w:delText xml:space="preserve">: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how many elements it has, how long it is, or how likely it is.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This page builds measures from</w:delText>
        </w:r>
      </w:del>
      <w:del w:id="12" w:author="PR Preview" w:date="2026-01-01T00:00:00Z">
        <w:r>
          <w:delText xml:space="preserve"> </w:delText>
        </w:r>
      </w:del>
      <m:oMath>
        <m:r>
          <m:t>σ</m:t>
        </m:r>
      </m:oMath>
      <w:del w:id="13" w:author="PR Preview" w:date="2026-01-01T00:00:00Z">
        <w:r>
          <w:delText xml:space="preserve">-algebras and additivity,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using the</w:delText>
        </w:r>
      </w:del>
      <w:del w:id="16" w:author="PR Preview" w:date="2026-01-01T00:00:00Z">
        <w:r>
          <w:delText xml:space="preserve"> </w:delText>
        </w:r>
      </w:del>
      <w:hyperlink r:id="rId10">
        <w:del w:id="17" w:author="PR Preview" w:date="2026-01-01T00:00:00Z">
          <w:r>
            <w:rPr>
              <w:rStyle w:val="Hyperlink"/>
            </w:rPr>
            <w:delText xml:space="preserve">sets and functions</w:delText>
          </w:r>
        </w:del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page’s definitions.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One kind of measure, the probability measure (</w:delText>
        </w:r>
      </w:del>
      <w:hyperlink w:anchor="def-probability-measure">
        <w:del w:id="22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3" w:author="PR Preview" w:date="2026-01-01T00:00:00Z">
        <w:r>
          <w:delText xml:space="preserve">),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is the starting point of the Morrison Lab’s probability notes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(</w:delText>
        </w:r>
      </w:del>
      <w:hyperlink r:id="rId11">
        <w:del w:id="28" w:author="PR Preview" w:date="2026-01-01T00:00:00Z">
          <w:r>
            <w:rPr>
              <w:rStyle w:val="Hyperlink"/>
            </w:rPr>
            <w:delText xml:space="preserve">probability measure</w:delText>
          </w:r>
        </w:del>
      </w:hyperlink>
      <w:del w:id="29" w:author="PR Preview" w:date="2026-01-01T00:00:00Z">
        <w:r>
          <w:delText xml:space="preserve">).</w:delText>
        </w:r>
      </w:del>
    </w:p>
    <w:p>
      <w:pPr>
        <w:pStyle w:val="Date"/>
      </w:pPr>
      <w:ins w:id="30" w:author="PR Preview" w:date="2026-01-01T00:00:00Z">
        <w:r>
          <w:t xml:space="preserve">Last modified: 2026-10-13 13:45:46 (PDT)</w:t>
        </w:r>
      </w:ins>
    </w:p>
    <w:p>
      <w:pPr>
        <w:pStyle w:val="FirstParagraph"/>
      </w:pPr>
      <w:ins w:id="31" w:author="PR Preview" w:date="2026-01-01T00:00:00Z">
        <w:r>
          <w:rPr>
            <w:i/>
            <w:iCs/>
          </w:rPr>
          <w:t xml:space="preserve">Remark</w:t>
        </w:r>
      </w:ins>
      <w:ins w:id="32" w:author="PR Preview" w:date="2026-01-01T00:00:00Z">
        <w:r>
          <w:t xml:space="preserve">. </w:t>
        </w:r>
      </w:ins>
      <w:ins w:id="33" w:author="PR Preview" w:date="2026-01-01T00:00:00Z">
        <w:r>
          <w:t xml:space="preserve">A measure assigns a size to each set in a</w:t>
        </w:r>
      </w:ins>
      <w:ins w:id="34" w:author="PR Preview" w:date="2026-01-01T00:00:00Z">
        <w:r>
          <w:t xml:space="preserve"> </w:t>
        </w:r>
      </w:ins>
      <w:hyperlink r:id="rId9">
        <w:ins w:id="35" w:author="PR Preview" w:date="2026-01-01T00:00:00Z">
          <w:r>
            <w:rPr>
              <w:rStyle w:val="Hyperlink"/>
            </w:rPr>
            <w:t xml:space="preserve">collection of sets</w:t>
          </w:r>
        </w:ins>
      </w:hyperlink>
      <w:ins w:id="36" w:author="PR Preview" w:date="2026-01-01T00:00:00Z">
        <w:r>
          <w:t xml:space="preserve">: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how many elements it has, how long it is, or how likely it is.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This page builds measures from</w:t>
        </w:r>
      </w:ins>
      <w:ins w:id="41" w:author="PR Preview" w:date="2026-01-01T00:00:00Z">
        <w:r>
          <w:t xml:space="preserve"> </w:t>
        </w:r>
      </w:ins>
      <m:oMath>
        <m:r>
          <m:t>σ</m:t>
        </m:r>
      </m:oMath>
      <w:ins w:id="42" w:author="PR Preview" w:date="2026-01-01T00:00:00Z">
        <w:r>
          <w:t xml:space="preserve">-algebras and additivity,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using the</w:t>
        </w:r>
      </w:ins>
      <w:ins w:id="45" w:author="PR Preview" w:date="2026-01-01T00:00:00Z">
        <w:r>
          <w:t xml:space="preserve"> </w:t>
        </w:r>
      </w:ins>
      <w:hyperlink r:id="rId10">
        <w:ins w:id="46" w:author="PR Preview" w:date="2026-01-01T00:00:00Z">
          <w:r>
            <w:rPr>
              <w:rStyle w:val="Hyperlink"/>
            </w:rPr>
            <w:t xml:space="preserve">sets and functions</w:t>
          </w:r>
        </w:ins>
      </w:hyperlink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page’s definitions.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One kind of measure, the probability measure (</w:t>
        </w:r>
      </w:ins>
      <w:hyperlink w:anchor="def-probability-measure">
        <w:ins w:id="51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52" w:author="PR Preview" w:date="2026-01-01T00:00:00Z">
        <w:r>
          <w:t xml:space="preserve">),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is the starting point of the Morrison Lab’s probability notes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(</w:t>
        </w:r>
      </w:ins>
      <w:hyperlink r:id="rId11">
        <w:ins w:id="57" w:author="PR Preview" w:date="2026-01-01T00:00:00Z">
          <w:r>
            <w:rPr>
              <w:rStyle w:val="Hyperlink"/>
            </w:rPr>
            <w:t xml:space="preserve">probability measure</w:t>
          </w:r>
        </w:ins>
      </w:hyperlink>
      <w:ins w:id="58" w:author="PR Preview" w:date="2026-01-01T00:00:00Z">
        <w:r>
          <w:t xml:space="preserve">).</w:t>
        </w:r>
      </w:ins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9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del w:id="59" w:author="PR Preview" w:date="2026-01-01T00:00:00Z">
        <w:r>
          <w:rPr>
            <w:b/>
            <w:bCs/>
          </w:rPr>
          <w:delText xml:space="preserve">Lebesgue measure on an interval</w:delText>
        </w:r>
      </w:del>
      <w:del w:id="60" w:author="PR Preview" w:date="2026-01-01T00:00:00Z">
        <w:r>
          <w:delText xml:space="preserve"> </w:delText>
        </w:r>
      </w:del>
      <m:oMath>
        <m:r>
          <m:t>I</m:t>
        </m:r>
      </m:oMath>
      <w:del w:id="61" w:author="PR Preview" w:date="2026-01-01T00:00:00Z">
        <w:r>
          <w:delText xml:space="preserve">, such as</w:delText>
        </w:r>
      </w:del>
      <w:del w:id="6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63" w:author="PR Preview" w:date="2026-01-01T00:00:00Z">
        <w:r>
          <w:delText xml:space="preserve">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is</w:delText>
        </w:r>
      </w:del>
      <w:del w:id="66" w:author="PR Preview" w:date="2026-01-01T00:00:00Z">
        <w:r>
          <w:delText xml:space="preserve"> </w:delText>
        </w:r>
      </w:del>
      <m:oMath>
        <m:r>
          <m:t>λ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applied only to the Borel sets that are subsets of</w:delText>
        </w:r>
      </w:del>
      <w:del w:id="69" w:author="PR Preview" w:date="2026-01-01T00:00:00Z">
        <w:r>
          <w:delText xml:space="preserve"> </w:delText>
        </w:r>
      </w:del>
      <m:oMath>
        <m:r>
          <m:t>I</m:t>
        </m:r>
      </m:oMath>
      <w:del w:id="70" w:author="PR Preview" w:date="2026-01-01T00:00:00Z">
        <w:r>
          <w:delText xml:space="preserve">.</w:delText>
        </w:r>
      </w:del>
    </w:p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def-lebesgue-measure-interval"/>
    <w:p>
      <w:pPr>
        <w:pStyle w:val="BodyText"/>
      </w:pPr>
      <w:ins w:id="71" w:author="PR Preview" w:date="2026-01-01T00:00:00Z">
        <w:r>
          <w:rPr>
            <w:b/>
            <w:bCs/>
          </w:rPr>
          <w:t xml:space="preserve">Definition 16 (Lebesgue measure on an interval)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rPr>
            <w:b/>
            <w:bCs/>
          </w:rPr>
          <w:t xml:space="preserve">Lebesgue measure on an interval</w:t>
        </w:r>
      </w:ins>
      <w:ins w:id="74" w:author="PR Preview" w:date="2026-01-01T00:00:00Z">
        <w:r>
          <w:t xml:space="preserve"> </w:t>
        </w:r>
      </w:ins>
      <m:oMath>
        <m:r>
          <m:t>I</m:t>
        </m:r>
      </m:oMath>
      <w:ins w:id="75" w:author="PR Preview" w:date="2026-01-01T00:00:00Z">
        <w:r>
          <w:t xml:space="preserve">, such as</w:t>
        </w:r>
      </w:ins>
      <w:ins w:id="7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77" w:author="PR Preview" w:date="2026-01-01T00:00:00Z">
        <w:r>
          <w:t xml:space="preserve">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is</w:t>
        </w:r>
      </w:ins>
      <w:ins w:id="80" w:author="PR Preview" w:date="2026-01-01T00:00:00Z">
        <w:r>
          <w:t xml:space="preserve"> </w:t>
        </w:r>
      </w:ins>
      <m:oMath>
        <m:r>
          <m:t>λ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(</w:t>
        </w:r>
      </w:ins>
      <w:hyperlink w:anchor="def-lebesgue-measure">
        <w:ins w:id="8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84" w:author="PR Preview" w:date="2026-01-01T00:00:00Z">
        <w:r>
          <w:t xml:space="preserve">) applied only to the Borel sets that are subsets of</w:t>
        </w:r>
      </w:ins>
      <w:ins w:id="85" w:author="PR Preview" w:date="2026-01-01T00:00:00Z">
        <w:r>
          <w:t xml:space="preserve"> </w:t>
        </w:r>
      </w:ins>
      <m:oMath>
        <m:r>
          <m:t>I</m:t>
        </m:r>
      </m:oMath>
      <w:ins w:id="86" w:author="PR Preview" w:date="2026-01-01T00:00:00Z">
        <w:r>
          <w:t xml:space="preserve">.</w:t>
        </w:r>
      </w:ins>
    </w:p>
    <w:bookmarkEnd w:id="88"/>
    <w:bookmarkStart w:id="89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0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2"/>
    <w:bookmarkStart w:id="93" w:name="def-measure-zero"/>
    <w:p>
      <w:pPr>
        <w:pStyle w:val="BodyText"/>
      </w:pPr>
      <w:del w:id="87" w:author="PR Preview" w:date="2026-01-01T00:00:00Z">
        <w:r>
          <w:rPr>
            <w:b/>
            <w:bCs/>
          </w:rPr>
          <w:delText xml:space="preserve">Definition 16 (Measure zero (null set))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Let</w:delText>
        </w:r>
      </w:del>
      <w:del w:id="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be a</w:delText>
        </w:r>
      </w:del>
      <w:del w:id="93" w:author="PR Preview" w:date="2026-01-01T00:00:00Z">
        <w:r>
          <w:delText xml:space="preserve"> </w:delText>
        </w:r>
      </w:del>
      <w:hyperlink w:anchor="def-measure-space">
        <w:del w:id="94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95" w:author="PR Preview" w:date="2026-01-01T00:00:00Z">
        <w:r>
          <w:delText xml:space="preserve">.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A set</w:delText>
        </w:r>
      </w:del>
      <w:del w:id="9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has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rPr>
            <w:b/>
            <w:bCs/>
          </w:rPr>
          <w:delText xml:space="preserve">measure zero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(also called a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rPr>
            <w:b/>
            <w:bCs/>
          </w:rPr>
          <w:delText xml:space="preserve">null set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for</w:delText>
        </w:r>
      </w:del>
      <w:del w:id="109" w:author="PR Preview" w:date="2026-01-01T00:00:00Z">
        <w:r>
          <w:delText xml:space="preserve"> </w:delText>
        </w:r>
      </w:del>
      <m:oMath>
        <m:r>
          <m:t>μ</m:t>
        </m:r>
      </m:oMath>
      <w:del w:id="110" w:author="PR Preview" w:date="2026-01-01T00:00:00Z">
        <w:r>
          <w:delText xml:space="preserve">)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if</w:delText>
        </w:r>
      </w:del>
      <w:del w:id="11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14" w:author="PR Preview" w:date="2026-01-01T00:00:00Z">
        <w:r>
          <w:delText xml:space="preserve">.</w:delText>
        </w:r>
      </w:del>
    </w:p>
    <w:p>
      <w:pPr>
        <w:pStyle w:val="BodyText"/>
      </w:pPr>
      <w:ins w:id="115" w:author="PR Preview" w:date="2026-01-01T00:00:00Z">
        <w:r>
          <w:rPr>
            <w:b/>
            <w:bCs/>
          </w:rPr>
          <w:t xml:space="preserve">Definition 17 (Measure zero (null set))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Let</w:t>
        </w:r>
      </w:ins>
      <w:ins w:id="1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be a</w:t>
        </w:r>
      </w:ins>
      <w:ins w:id="121" w:author="PR Preview" w:date="2026-01-01T00:00:00Z">
        <w:r>
          <w:t xml:space="preserve"> </w:t>
        </w:r>
      </w:ins>
      <w:hyperlink w:anchor="def-measure-space">
        <w:ins w:id="12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23" w:author="PR Preview" w:date="2026-01-01T00:00:00Z">
        <w:r>
          <w:t xml:space="preserve">.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 set</w:t>
        </w:r>
      </w:ins>
      <w:ins w:id="12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has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rPr>
            <w:b/>
            <w:bCs/>
          </w:rPr>
          <w:t xml:space="preserve">measure zero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(also called a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rPr>
            <w:b/>
            <w:bCs/>
          </w:rPr>
          <w:t xml:space="preserve">null set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for</w:t>
        </w:r>
      </w:ins>
      <w:ins w:id="137" w:author="PR Preview" w:date="2026-01-01T00:00:00Z">
        <w:r>
          <w:t xml:space="preserve"> </w:t>
        </w:r>
      </w:ins>
      <m:oMath>
        <m:r>
          <m:t>μ</m:t>
        </m:r>
      </m:oMath>
      <w:ins w:id="138" w:author="PR Preview" w:date="2026-01-01T00:00:00Z">
        <w:r>
          <w:t xml:space="preserve">)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if</w:t>
        </w:r>
      </w:ins>
      <w:ins w:id="14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2" w:author="PR Preview" w:date="2026-01-01T00:00:00Z">
        <w:r>
          <w:t xml:space="preserve">.</w:t>
        </w:r>
      </w:ins>
    </w:p>
    <w:bookmarkEnd w:id="93"/>
    <w:bookmarkStart w:id="94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4"/>
    <w:bookmarkStart w:id="95" w:name="def-almost-everywhere"/>
    <w:p>
      <w:pPr>
        <w:pStyle w:val="FirstParagraph"/>
      </w:pPr>
      <w:del w:id="143" w:author="PR Preview" w:date="2026-01-01T00:00:00Z">
        <w:r>
          <w:rPr>
            <w:b/>
            <w:bCs/>
          </w:rPr>
          <w:delText xml:space="preserve">Definition 17 (Almost everywhere (</w:delText>
        </w:r>
      </w:del>
      <m:oMath>
        <m:r>
          <m:t>μ</m:t>
        </m:r>
      </m:oMath>
      <w:del w:id="144" w:author="PR Preview" w:date="2026-01-01T00:00:00Z">
        <w:r>
          <w:rPr>
            <w:b/>
            <w:bCs/>
          </w:rPr>
          <w:delText xml:space="preserve">-almost everywhere,</w:delText>
        </w:r>
      </w:del>
      <w:del w:id="145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</m:oMath>
      <w:del w:id="146" w:author="PR Preview" w:date="2026-01-01T00:00:00Z">
        <w:r>
          <w:rPr>
            <w:b/>
            <w:bCs/>
          </w:rPr>
          <w:delText xml:space="preserve">-a.e.))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Let</w:delText>
        </w:r>
      </w:del>
      <w:del w:id="1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be a</w:delText>
        </w:r>
      </w:del>
      <w:del w:id="152" w:author="PR Preview" w:date="2026-01-01T00:00:00Z">
        <w:r>
          <w:delText xml:space="preserve"> </w:delText>
        </w:r>
      </w:del>
      <w:hyperlink w:anchor="def-measure-space">
        <w:del w:id="153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54" w:author="PR Preview" w:date="2026-01-01T00:00:00Z">
        <w:r>
          <w:delText xml:space="preserve">.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A statement about the elements of</w:delText>
        </w:r>
      </w:del>
      <w:del w:id="157" w:author="PR Preview" w:date="2026-01-01T00:00:00Z">
        <w:r>
          <w:delText xml:space="preserve"> </w:delText>
        </w:r>
      </w:del>
      <m:oMath>
        <m:r>
          <m:t>S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holds</w:delText>
        </w:r>
      </w:del>
      <w:del w:id="160" w:author="PR Preview" w:date="2026-01-01T00:00:00Z">
        <w:r>
          <w:delText xml:space="preserve"> </w:delText>
        </w:r>
      </w:del>
      <m:oMath>
        <m:r>
          <m:t>μ</m:t>
        </m:r>
      </m:oMath>
      <w:del w:id="161" w:author="PR Preview" w:date="2026-01-01T00:00:00Z">
        <w:r>
          <w:rPr>
            <w:b/>
            <w:bCs/>
          </w:rPr>
          <w:delText xml:space="preserve">-almost everywhere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(written</w:delText>
        </w:r>
      </w:del>
      <w:del w:id="164" w:author="PR Preview" w:date="2026-01-01T00:00:00Z">
        <w:r>
          <w:delText xml:space="preserve"> </w:delText>
        </w:r>
      </w:del>
      <m:oMath>
        <m:r>
          <m:t>μ</m:t>
        </m:r>
      </m:oMath>
      <w:del w:id="165" w:author="PR Preview" w:date="2026-01-01T00:00:00Z">
        <w:r>
          <w:rPr>
            <w:b/>
            <w:bCs/>
          </w:rPr>
          <w:delText xml:space="preserve">-a.e.</w:delText>
        </w:r>
      </w:del>
      <w:del w:id="166" w:author="PR Preview" w:date="2026-01-01T00:00:00Z">
        <w:r>
          <w:delText xml:space="preserve">,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or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rPr>
            <w:b/>
            <w:bCs/>
          </w:rPr>
          <w:delText xml:space="preserve">almost everywhere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when</w:delText>
        </w:r>
      </w:del>
      <w:del w:id="173" w:author="PR Preview" w:date="2026-01-01T00:00:00Z">
        <w:r>
          <w:delText xml:space="preserve"> </w:delText>
        </w:r>
      </w:del>
      <m:oMath>
        <m:r>
          <m:t>μ</m:t>
        </m:r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is clear from context)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if the set of elements for which it fails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is a</w:delText>
        </w:r>
      </w:del>
      <w:del w:id="180" w:author="PR Preview" w:date="2026-01-01T00:00:00Z">
        <w:r>
          <w:delText xml:space="preserve"> </w:delText>
        </w:r>
      </w:del>
      <w:hyperlink r:id="rId12">
        <w:del w:id="181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of a set of</w:delText>
        </w:r>
      </w:del>
      <w:del w:id="184" w:author="PR Preview" w:date="2026-01-01T00:00:00Z">
        <w:r>
          <w:delText xml:space="preserve"> </w:delText>
        </w:r>
      </w:del>
      <w:hyperlink w:anchor="def-measure-zero">
        <w:del w:id="185" w:author="PR Preview" w:date="2026-01-01T00:00:00Z">
          <w:r>
            <w:rPr>
              <w:rStyle w:val="Hyperlink"/>
            </w:rPr>
            <w:delText xml:space="preserve">measure zero</w:delText>
          </w:r>
        </w:del>
      </w:hyperlink>
      <w:del w:id="186" w:author="PR Preview" w:date="2026-01-01T00:00:00Z">
        <w:r>
          <w:delText xml:space="preserve">.</w:delText>
        </w:r>
      </w:del>
    </w:p>
    <w:p>
      <w:pPr>
        <w:pStyle w:val="FirstParagraph"/>
      </w:pPr>
      <w:ins w:id="187" w:author="PR Preview" w:date="2026-01-01T00:00:00Z">
        <w:r>
          <w:rPr>
            <w:b/>
            <w:bCs/>
          </w:rPr>
          <w:t xml:space="preserve">Definition 18 (Almost everywhere (</w:t>
        </w:r>
      </w:ins>
      <m:oMath>
        <m:r>
          <m:t>μ</m:t>
        </m:r>
      </m:oMath>
      <w:ins w:id="188" w:author="PR Preview" w:date="2026-01-01T00:00:00Z">
        <w:r>
          <w:rPr>
            <w:b/>
            <w:bCs/>
          </w:rPr>
          <w:t xml:space="preserve">-almost everywhere,</w:t>
        </w:r>
      </w:ins>
      <w:ins w:id="189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</m:oMath>
      <w:ins w:id="190" w:author="PR Preview" w:date="2026-01-01T00:00:00Z">
        <w:r>
          <w:rPr>
            <w:b/>
            <w:bCs/>
          </w:rPr>
          <w:t xml:space="preserve">-a.e.))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Let</w:t>
        </w:r>
      </w:ins>
      <w:ins w:id="1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be a</w:t>
        </w:r>
      </w:ins>
      <w:ins w:id="196" w:author="PR Preview" w:date="2026-01-01T00:00:00Z">
        <w:r>
          <w:t xml:space="preserve"> </w:t>
        </w:r>
      </w:ins>
      <w:hyperlink w:anchor="def-measure-space">
        <w:ins w:id="197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98" w:author="PR Preview" w:date="2026-01-01T00:00:00Z">
        <w:r>
          <w:t xml:space="preserve">.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 statement about the elements of</w:t>
        </w:r>
      </w:ins>
      <w:ins w:id="201" w:author="PR Preview" w:date="2026-01-01T00:00:00Z">
        <w:r>
          <w:t xml:space="preserve"> </w:t>
        </w:r>
      </w:ins>
      <m:oMath>
        <m:r>
          <m:t>S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holds</w:t>
        </w:r>
      </w:ins>
      <w:ins w:id="204" w:author="PR Preview" w:date="2026-01-01T00:00:00Z">
        <w:r>
          <w:t xml:space="preserve"> </w:t>
        </w:r>
      </w:ins>
      <m:oMath>
        <m:r>
          <m:t>μ</m:t>
        </m:r>
      </m:oMath>
      <w:ins w:id="205" w:author="PR Preview" w:date="2026-01-01T00:00:00Z">
        <w:r>
          <w:rPr>
            <w:b/>
            <w:bCs/>
          </w:rPr>
          <w:t xml:space="preserve">-almost everywhere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(written</w:t>
        </w:r>
      </w:ins>
      <w:ins w:id="208" w:author="PR Preview" w:date="2026-01-01T00:00:00Z">
        <w:r>
          <w:t xml:space="preserve"> </w:t>
        </w:r>
      </w:ins>
      <m:oMath>
        <m:r>
          <m:t>μ</m:t>
        </m:r>
      </m:oMath>
      <w:ins w:id="209" w:author="PR Preview" w:date="2026-01-01T00:00:00Z">
        <w:r>
          <w:rPr>
            <w:b/>
            <w:bCs/>
          </w:rPr>
          <w:t xml:space="preserve">-a.e.</w:t>
        </w:r>
      </w:ins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or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rPr>
            <w:b/>
            <w:bCs/>
          </w:rPr>
          <w:t xml:space="preserve">almost everywhere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when</w:t>
        </w:r>
      </w:ins>
      <w:ins w:id="217" w:author="PR Preview" w:date="2026-01-01T00:00:00Z">
        <w:r>
          <w:t xml:space="preserve"> </w:t>
        </w:r>
      </w:ins>
      <m:oMath>
        <m:r>
          <m:t>μ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is clear from context)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if the set of elements for which it fails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is a</w:t>
        </w:r>
      </w:ins>
      <w:ins w:id="224" w:author="PR Preview" w:date="2026-01-01T00:00:00Z">
        <w:r>
          <w:t xml:space="preserve"> </w:t>
        </w:r>
      </w:ins>
      <w:hyperlink r:id="rId12">
        <w:ins w:id="225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of a set of</w:t>
        </w:r>
      </w:ins>
      <w:ins w:id="228" w:author="PR Preview" w:date="2026-01-01T00:00:00Z">
        <w:r>
          <w:t xml:space="preserve"> </w:t>
        </w:r>
      </w:ins>
      <w:hyperlink w:anchor="def-measure-zero">
        <w:ins w:id="229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230" w:author="PR Preview" w:date="2026-01-01T00:00:00Z">
        <w:r>
          <w:t xml:space="preserve">.</w:t>
        </w:r>
      </w:ins>
    </w:p>
    <w:bookmarkEnd w:id="95"/>
    <w:bookmarkStart w:id="96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6"/>
    <w:bookmarkStart w:id="97" w:name="def-sigma-finite"/>
    <w:p>
      <w:pPr>
        <w:pStyle w:val="BodyText"/>
      </w:pPr>
      <w:del w:id="231" w:author="PR Preview" w:date="2026-01-01T00:00:00Z">
        <w:r>
          <w:rPr>
            <w:b/>
            <w:bCs/>
          </w:rPr>
          <w:delText xml:space="preserve">Definition 18 (Finite and</w:delText>
        </w:r>
      </w:del>
      <w:del w:id="232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233" w:author="PR Preview" w:date="2026-01-01T00:00:00Z">
        <w:r>
          <w:rPr>
            <w:b/>
            <w:bCs/>
          </w:rPr>
          <w:delText xml:space="preserve">-finite measures)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Let</w:delText>
        </w:r>
      </w:del>
      <w:del w:id="2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be a</w:delText>
        </w:r>
      </w:del>
      <w:del w:id="239" w:author="PR Preview" w:date="2026-01-01T00:00:00Z">
        <w:r>
          <w:delText xml:space="preserve"> </w:delText>
        </w:r>
      </w:del>
      <w:hyperlink w:anchor="def-measure-space">
        <w:del w:id="240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241" w:author="PR Preview" w:date="2026-01-01T00:00:00Z">
        <w:r>
          <w:delText xml:space="preserve">.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The measure</w:delText>
        </w:r>
      </w:del>
      <w:del w:id="244" w:author="PR Preview" w:date="2026-01-01T00:00:00Z">
        <w:r>
          <w:delText xml:space="preserve"> </w:delText>
        </w:r>
      </w:del>
      <m:oMath>
        <m:r>
          <m:t>μ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is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rPr>
            <w:b/>
            <w:bCs/>
          </w:rPr>
          <w:delText xml:space="preserve">finite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if</w:delText>
        </w:r>
      </w:del>
      <w:del w:id="25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252" w:author="PR Preview" w:date="2026-01-01T00:00:00Z">
        <w:r>
          <w:delText xml:space="preserve">.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It is</w:delText>
        </w:r>
      </w:del>
      <w:del w:id="255" w:author="PR Preview" w:date="2026-01-01T00:00:00Z">
        <w:r>
          <w:delText xml:space="preserve"> </w:delText>
        </w:r>
      </w:del>
      <m:oMath>
        <m:r>
          <m:t>σ</m:t>
        </m:r>
      </m:oMath>
      <w:del w:id="256" w:author="PR Preview" w:date="2026-01-01T00:00:00Z">
        <w:r>
          <w:rPr>
            <w:b/>
            <w:bCs/>
          </w:rPr>
          <w:delText xml:space="preserve">-finite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if</w:delText>
        </w:r>
      </w:del>
      <w:del w:id="259" w:author="PR Preview" w:date="2026-01-01T00:00:00Z">
        <w:r>
          <w:delText xml:space="preserve"> </w:delText>
        </w:r>
      </w:del>
      <m:oMath>
        <m:r>
          <m:t>S</m:t>
        </m:r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is the union</w:delText>
        </w:r>
      </w:del>
      <w:del w:id="262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of a sequence of sets</w:delText>
        </w:r>
      </w:del>
      <w:del w:id="26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in</w:delText>
        </w:r>
      </w:del>
      <w:del w:id="26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with</w:delText>
        </w:r>
      </w:del>
      <w:del w:id="27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for every</w:delText>
        </w:r>
      </w:del>
      <w:del w:id="274" w:author="PR Preview" w:date="2026-01-01T00:00:00Z">
        <w:r>
          <w:delText xml:space="preserve"> </w:delText>
        </w:r>
      </w:del>
      <m:oMath>
        <m:r>
          <m:t>i</m:t>
        </m:r>
      </m:oMath>
      <w:del w:id="275" w:author="PR Preview" w:date="2026-01-01T00:00:00Z">
        <w:r>
          <w:delText xml:space="preserve">.</w:delText>
        </w:r>
      </w:del>
    </w:p>
    <w:p>
      <w:pPr>
        <w:pStyle w:val="BodyText"/>
      </w:pPr>
      <w:ins w:id="276" w:author="PR Preview" w:date="2026-01-01T00:00:00Z">
        <w:r>
          <w:rPr>
            <w:b/>
            <w:bCs/>
          </w:rPr>
          <w:t xml:space="preserve">Definition 19 (Finite and</w:t>
        </w:r>
      </w:ins>
      <w:ins w:id="277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278" w:author="PR Preview" w:date="2026-01-01T00:00:00Z">
        <w:r>
          <w:rPr>
            <w:b/>
            <w:bCs/>
          </w:rPr>
          <w:t xml:space="preserve">-finite measures)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Let</w:t>
        </w:r>
      </w:ins>
      <w:ins w:id="2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be a</w:t>
        </w:r>
      </w:ins>
      <w:ins w:id="284" w:author="PR Preview" w:date="2026-01-01T00:00:00Z">
        <w:r>
          <w:t xml:space="preserve"> </w:t>
        </w:r>
      </w:ins>
      <w:hyperlink w:anchor="def-measure-space">
        <w:ins w:id="285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286" w:author="PR Preview" w:date="2026-01-01T00:00:00Z">
        <w:r>
          <w:t xml:space="preserve">.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The measure</w:t>
        </w:r>
      </w:ins>
      <w:ins w:id="289" w:author="PR Preview" w:date="2026-01-01T00:00:00Z">
        <w:r>
          <w:t xml:space="preserve"> </w:t>
        </w:r>
      </w:ins>
      <m:oMath>
        <m:r>
          <m:t>μ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is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rPr>
            <w:b/>
            <w:bCs/>
          </w:rPr>
          <w:t xml:space="preserve">finite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if</w:t>
        </w:r>
      </w:ins>
      <w:ins w:id="29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97" w:author="PR Preview" w:date="2026-01-01T00:00:00Z">
        <w:r>
          <w:t xml:space="preserve">.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It is</w:t>
        </w:r>
      </w:ins>
      <w:ins w:id="300" w:author="PR Preview" w:date="2026-01-01T00:00:00Z">
        <w:r>
          <w:t xml:space="preserve"> </w:t>
        </w:r>
      </w:ins>
      <m:oMath>
        <m:r>
          <m:t>σ</m:t>
        </m:r>
      </m:oMath>
      <w:ins w:id="301" w:author="PR Preview" w:date="2026-01-01T00:00:00Z">
        <w:r>
          <w:rPr>
            <w:b/>
            <w:bCs/>
          </w:rPr>
          <w:t xml:space="preserve">-finite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if</w:t>
        </w:r>
      </w:ins>
      <w:ins w:id="304" w:author="PR Preview" w:date="2026-01-01T00:00:00Z">
        <w:r>
          <w:t xml:space="preserve"> </w:t>
        </w:r>
      </w:ins>
      <m:oMath>
        <m:r>
          <m:t>S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is the union</w:t>
        </w:r>
      </w:ins>
      <w:ins w:id="307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of a sequence of sets</w:t>
        </w:r>
      </w:ins>
      <w:ins w:id="31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in</w:t>
        </w:r>
      </w:ins>
      <w:ins w:id="31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with</w:t>
        </w:r>
      </w:ins>
      <w:ins w:id="31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for every</w:t>
        </w:r>
      </w:ins>
      <w:ins w:id="319" w:author="PR Preview" w:date="2026-01-01T00:00:00Z">
        <w:r>
          <w:t xml:space="preserve"> </w:t>
        </w:r>
      </w:ins>
      <m:oMath>
        <m:r>
          <m:t>i</m:t>
        </m:r>
      </m:oMath>
      <w:ins w:id="320" w:author="PR Preview" w:date="2026-01-01T00:00:00Z">
        <w:r>
          <w:t xml:space="preserve">.</w:t>
        </w:r>
      </w:ins>
    </w:p>
    <w:bookmarkEnd w:id="97"/>
    <w:bookmarkStart w:id="98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End w:id="99"/>
    <w:bookmarkStart w:id="104" w:name="probability-measures"/>
    <w:p>
      <w:pPr>
        <w:pStyle w:val="Heading2"/>
      </w:pPr>
      <w:r>
        <w:t xml:space="preserve">6 Probability measures</w:t>
      </w:r>
    </w:p>
    <w:bookmarkStart w:id="100" w:name="def-probability-measure"/>
    <w:p>
      <w:pPr>
        <w:pStyle w:val="FirstParagraph"/>
      </w:pPr>
      <w:del w:id="321" w:author="PR Preview" w:date="2026-01-01T00:00:00Z">
        <w:r>
          <w:rPr>
            <w:b/>
            <w:bCs/>
          </w:rPr>
          <w:delText xml:space="preserve">Definition 19 (Probability measure)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A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rPr>
            <w:b/>
            <w:bCs/>
          </w:rPr>
          <w:delText xml:space="preserve">probability measure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on a</w:delText>
        </w:r>
      </w:del>
      <w:del w:id="328" w:author="PR Preview" w:date="2026-01-01T00:00:00Z">
        <w:r>
          <w:delText xml:space="preserve"> </w:delText>
        </w:r>
      </w:del>
      <w:hyperlink w:anchor="def-measurable-space">
        <w:del w:id="329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33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is a</w:delText>
        </w:r>
      </w:del>
      <w:del w:id="333" w:author="PR Preview" w:date="2026-01-01T00:00:00Z">
        <w:r>
          <w:delText xml:space="preserve"> </w:delText>
        </w:r>
      </w:del>
      <w:hyperlink w:anchor="def-measure">
        <w:del w:id="334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33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on</w:delText>
        </w:r>
      </w:del>
      <w:del w:id="33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F</m:t>
        </m:r>
      </m:oMath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that gives the whole set</w:delText>
        </w:r>
      </w:del>
      <w:del w:id="341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the value</w:delText>
        </w:r>
      </w:del>
      <w:del w:id="344" w:author="PR Preview" w:date="2026-01-01T00:00:00Z">
        <w:r>
          <w:delText xml:space="preserve"> </w:delText>
        </w:r>
      </w:del>
      <m:oMath>
        <m:r>
          <m:t>1</m:t>
        </m:r>
      </m:oMath>
      <w:del w:id="34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del w:id="346" w:author="PR Preview" w:date="2026-01-01T00:00:00Z">
        <w:r>
          <w:delText xml:space="preserve">Then</w:delText>
        </w:r>
      </w:del>
      <w:del w:id="34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is a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rPr>
            <w:b/>
            <w:bCs/>
          </w:rPr>
          <w:delText xml:space="preserve">probability space</w:delText>
        </w:r>
      </w:del>
      <w:del w:id="352" w:author="PR Preview" w:date="2026-01-01T00:00:00Z">
        <w:r>
          <w:delText xml:space="preserve">,</w:delText>
        </w:r>
      </w:del>
      <w:del w:id="353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is its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rPr>
            <w:b/>
            <w:bCs/>
          </w:rPr>
          <w:delText xml:space="preserve">sample space</w:delText>
        </w:r>
      </w:del>
      <w:del w:id="358" w:author="PR Preview" w:date="2026-01-01T00:00:00Z">
        <w:r>
          <w:delText xml:space="preserve">,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the elements of</w:delText>
        </w:r>
      </w:del>
      <w:del w:id="361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are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rPr>
            <w:b/>
            <w:bCs/>
          </w:rPr>
          <w:delText xml:space="preserve">outcomes</w:delText>
        </w:r>
      </w:del>
      <w:del w:id="366" w:author="PR Preview" w:date="2026-01-01T00:00:00Z">
        <w:r>
          <w:delText xml:space="preserve">,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and the sets in</w:delText>
        </w:r>
      </w:del>
      <w:del w:id="36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F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are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rPr>
            <w:b/>
            <w:bCs/>
          </w:rPr>
          <w:delText xml:space="preserve">events</w:delText>
        </w:r>
      </w:del>
      <w:del w:id="374" w:author="PR Preview" w:date="2026-01-01T00:00:00Z">
        <w:r>
          <w:delText xml:space="preserve">.</w:delText>
        </w:r>
      </w:del>
    </w:p>
    <w:p>
      <w:pPr>
        <w:pStyle w:val="FirstParagraph"/>
      </w:pPr>
      <w:ins w:id="375" w:author="PR Preview" w:date="2026-01-01T00:00:00Z">
        <w:r>
          <w:rPr>
            <w:b/>
            <w:bCs/>
          </w:rPr>
          <w:t xml:space="preserve">Definition 20 (Probability measure)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rPr>
            <w:b/>
            <w:bCs/>
          </w:rPr>
          <w:t xml:space="preserve">probability measure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on a</w:t>
        </w:r>
      </w:ins>
      <w:ins w:id="382" w:author="PR Preview" w:date="2026-01-01T00:00:00Z">
        <w:r>
          <w:t xml:space="preserve"> </w:t>
        </w:r>
      </w:ins>
      <w:hyperlink w:anchor="def-measurable-space">
        <w:ins w:id="383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3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is a</w:t>
        </w:r>
      </w:ins>
      <w:ins w:id="387" w:author="PR Preview" w:date="2026-01-01T00:00:00Z">
        <w:r>
          <w:t xml:space="preserve"> </w:t>
        </w:r>
      </w:ins>
      <w:hyperlink w:anchor="def-measure">
        <w:ins w:id="388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38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on</w:t>
        </w:r>
      </w:ins>
      <w:ins w:id="3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F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that gives the whole set</w:t>
        </w:r>
      </w:ins>
      <w:ins w:id="395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the value</w:t>
        </w:r>
      </w:ins>
      <w:ins w:id="398" w:author="PR Preview" w:date="2026-01-01T00:00:00Z">
        <w:r>
          <w:t xml:space="preserve"> </w:t>
        </w:r>
      </w:ins>
      <m:oMath>
        <m:r>
          <m:t>1</m:t>
        </m:r>
      </m:oMath>
      <w:ins w:id="39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0"/>
    <w:bookmarkStart w:id="101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1"/>
    <w:bookmarkStart w:id="102" w:name="def-probability-space"/>
    <w:p>
      <w:pPr>
        <w:pStyle w:val="FirstParagraph"/>
      </w:pPr>
      <w:ins w:id="400" w:author="PR Preview" w:date="2026-01-01T00:00:00Z">
        <w:r>
          <w:rPr>
            <w:b/>
            <w:bCs/>
          </w:rPr>
          <w:t xml:space="preserve">Definition 21 (Probability space, sample space, outcomes and events)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For a probability measure</w:t>
        </w:r>
      </w:ins>
      <w:ins w:id="40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(</w:t>
        </w:r>
      </w:ins>
      <w:hyperlink w:anchor="def-probability-measure">
        <w:ins w:id="40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407" w:author="PR Preview" w:date="2026-01-01T00:00:00Z">
        <w:r>
          <w:t xml:space="preserve">) on a</w:t>
        </w:r>
      </w:ins>
      <w:ins w:id="408" w:author="PR Preview" w:date="2026-01-01T00:00:00Z">
        <w:r>
          <w:t xml:space="preserve"> </w:t>
        </w:r>
      </w:ins>
      <w:hyperlink w:anchor="def-measurable-space">
        <w:ins w:id="409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4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ins w:id="411" w:author="PR Preview" w:date="2026-01-01T00:00:00Z">
        <w:r>
          <w:t xml:space="preserve">,</w:t>
        </w:r>
      </w:ins>
      <w:ins w:id="4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is a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rPr>
            <w:b/>
            <w:bCs/>
          </w:rPr>
          <w:t xml:space="preserve">probability space</w:t>
        </w:r>
      </w:ins>
      <w:ins w:id="417" w:author="PR Preview" w:date="2026-01-01T00:00:00Z">
        <w:r>
          <w:t xml:space="preserve">,</w:t>
        </w:r>
      </w:ins>
      <w:ins w:id="418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is its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rPr>
            <w:b/>
            <w:bCs/>
          </w:rPr>
          <w:t xml:space="preserve">sample space</w:t>
        </w:r>
      </w:ins>
      <w:ins w:id="423" w:author="PR Preview" w:date="2026-01-01T00:00:00Z">
        <w:r>
          <w:t xml:space="preserve">,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the elements of</w:t>
        </w:r>
      </w:ins>
      <w:ins w:id="426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are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rPr>
            <w:b/>
            <w:bCs/>
          </w:rPr>
          <w:t xml:space="preserve">outcomes</w:t>
        </w:r>
      </w:ins>
      <w:ins w:id="431" w:author="PR Preview" w:date="2026-01-01T00:00:00Z">
        <w:r>
          <w:t xml:space="preserve">,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and the sets in</w:t>
        </w:r>
      </w:ins>
      <w:ins w:id="43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F</m:t>
        </m:r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are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rPr>
            <w:b/>
            <w:bCs/>
          </w:rPr>
          <w:t xml:space="preserve">events</w:t>
        </w:r>
      </w:ins>
      <w:ins w:id="439" w:author="PR Preview" w:date="2026-01-01T00:00:00Z">
        <w:r>
          <w:t xml:space="preserve">.</w:t>
        </w:r>
      </w:ins>
    </w:p>
    <w:bookmarkEnd w:id="102"/>
    <w:bookmarkStart w:id="103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3"/>
    <w:bookmarkEnd w:id="104"/>
    <w:bookmarkStart w:id="123" w:name="measurable-functions-and-integrals"/>
    <w:p>
      <w:pPr>
        <w:pStyle w:val="Heading2"/>
      </w:pPr>
      <w:r>
        <w:t xml:space="preserve">7 Measurable functions and integrals</w:t>
      </w:r>
    </w:p>
    <w:bookmarkStart w:id="105" w:name="def-measurable-function"/>
    <w:p>
      <w:pPr>
        <w:pStyle w:val="FirstParagraph"/>
      </w:pPr>
      <w:del w:id="440" w:author="PR Preview" w:date="2026-01-01T00:00:00Z">
        <w:r>
          <w:rPr>
            <w:b/>
            <w:bCs/>
          </w:rPr>
          <w:delText xml:space="preserve">Definition 20 (Measurable function)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Let</w:delText>
        </w:r>
      </w:del>
      <w:del w:id="4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be a</w:delText>
        </w:r>
      </w:del>
      <w:del w:id="446" w:author="PR Preview" w:date="2026-01-01T00:00:00Z">
        <w:r>
          <w:delText xml:space="preserve"> </w:delText>
        </w:r>
      </w:del>
      <w:hyperlink w:anchor="def-measurable-space">
        <w:del w:id="447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448" w:author="PR Preview" w:date="2026-01-01T00:00:00Z">
        <w:r>
          <w:delText xml:space="preserve">.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A</w:delText>
        </w:r>
      </w:del>
      <w:del w:id="451" w:author="PR Preview" w:date="2026-01-01T00:00:00Z">
        <w:r>
          <w:delText xml:space="preserve"> </w:delText>
        </w:r>
      </w:del>
      <w:hyperlink r:id="rId57">
        <w:del w:id="452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5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is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rPr>
            <w:b/>
            <w:bCs/>
          </w:rPr>
          <w:delText xml:space="preserve">measurable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(with respect to</w:delText>
        </w:r>
      </w:del>
      <w:del w:id="4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61" w:author="PR Preview" w:date="2026-01-01T00:00:00Z">
        <w:r>
          <w:delText xml:space="preserve">)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if, for every real number</w:delText>
        </w:r>
      </w:del>
      <w:del w:id="464" w:author="PR Preview" w:date="2026-01-01T00:00:00Z">
        <w:r>
          <w:delText xml:space="preserve"> </w:delText>
        </w:r>
      </w:del>
      <m:oMath>
        <m:r>
          <m:t>c</m:t>
        </m:r>
      </m:oMath>
      <w:del w:id="465" w:author="PR Preview" w:date="2026-01-01T00:00:00Z">
        <w:r>
          <w:delText xml:space="preserve">,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the set of elements where</w:delText>
        </w:r>
      </w:del>
      <w:del w:id="468" w:author="PR Preview" w:date="2026-01-01T00:00:00Z">
        <w:r>
          <w:delText xml:space="preserve"> </w:delText>
        </w:r>
      </w:del>
      <m:oMath>
        <m:r>
          <m:t>f</m:t>
        </m:r>
      </m:oMath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is at most</w:delText>
        </w:r>
      </w:del>
      <w:del w:id="471" w:author="PR Preview" w:date="2026-01-01T00:00:00Z">
        <w:r>
          <w:delText xml:space="preserve"> </w:delText>
        </w:r>
      </w:del>
      <m:oMath>
        <m:r>
          <m:t>c</m:t>
        </m:r>
      </m:oMath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is measurable: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p>
      <w:pPr>
        <w:pStyle w:val="FirstParagraph"/>
      </w:pPr>
      <w:del w:id="474" w:author="PR Preview" w:date="2026-01-01T00:00:00Z">
        <w:r>
          <w:rPr>
            <w:i/>
            <w:iCs/>
          </w:rPr>
          <w:delText xml:space="preserve">Remark 9</w:delText>
        </w:r>
      </w:del>
      <w:del w:id="475" w:author="PR Preview" w:date="2026-01-01T00:00:00Z">
        <w:r>
          <w:delText xml:space="preserve"> (Measurable functions in general). </w:delText>
        </w:r>
      </w:del>
      <w:del w:id="476" w:author="PR Preview" w:date="2026-01-01T00:00:00Z">
        <w:r>
          <w:delText xml:space="preserve">Other sources define a function</w:delText>
        </w:r>
      </w:del>
      <w:del w:id="47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between measurable spaces</w:delText>
        </w:r>
      </w:del>
      <w:del w:id="48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and</w:delText>
        </w:r>
      </w:del>
      <w:del w:id="4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to be measurable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when</w:delText>
        </w:r>
      </w:del>
      <w:del w:id="48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for every</w:delText>
        </w:r>
      </w:del>
      <w:del w:id="49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del w:id="492" w:author="PR Preview" w:date="2026-01-01T00:00:00Z">
        <w:r>
          <w:delText xml:space="preserve">.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For</w:delText>
        </w:r>
      </w:del>
      <w:del w:id="49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with the</w:delText>
        </w:r>
      </w:del>
      <w:del w:id="498" w:author="PR Preview" w:date="2026-01-01T00:00:00Z">
        <w:r>
          <w:delText xml:space="preserve"> </w:delText>
        </w:r>
      </w:del>
      <w:hyperlink w:anchor="def-borel-sigma-algebra">
        <w:del w:id="499" w:author="PR Preview" w:date="2026-01-01T00:00:00Z">
          <w:r>
            <w:rPr>
              <w:rStyle w:val="Hyperlink"/>
            </w:rPr>
            <w:delText xml:space="preserve">Borel</w:delText>
          </w:r>
        </w:del>
        <w:del w:id="50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501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502" w:author="PR Preview" w:date="2026-01-01T00:00:00Z">
        <w:r>
          <w:delText xml:space="preserve">,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that definition is equivalent to</w:delText>
        </w:r>
      </w:del>
      <w:del w:id="505" w:author="PR Preview" w:date="2026-01-01T00:00:00Z">
        <w:r>
          <w:delText xml:space="preserve"> </w:delText>
        </w:r>
      </w:del>
      <w:hyperlink w:anchor="def-measurable-function">
        <w:del w:id="506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(see</w:delText>
        </w:r>
      </w:del>
      <w:del w:id="509" w:author="PR Preview" w:date="2026-01-01T00:00:00Z">
        <w:r>
          <w:delText xml:space="preserve"> </w:delText>
        </w:r>
      </w:del>
      <w:hyperlink r:id="rId106">
        <w:del w:id="510" w:author="PR Preview" w:date="2026-01-01T00:00:00Z">
          <w:r>
            <w:rPr>
              <w:rStyle w:val="Hyperlink"/>
            </w:rPr>
            <w:delText xml:space="preserve">Wikipedia: Measurable function</w:delText>
          </w:r>
        </w:del>
      </w:hyperlink>
      <w:del w:id="511" w:author="PR Preview" w:date="2026-01-01T00:00:00Z">
        <w:r>
          <w:delText xml:space="preserve">).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For example, with</w:delText>
        </w:r>
      </w:del>
      <w:del w:id="51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del w:id="515" w:author="PR Preview" w:date="2026-01-01T00:00:00Z">
        <w:r>
          <w:delText xml:space="preserve">,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the general definition requires</w:delText>
        </w:r>
      </w:del>
      <w:del w:id="5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519" w:author="PR Preview" w:date="2026-01-01T00:00:00Z">
        <w:r>
          <w:delText xml:space="preserve">,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which is the condition in</w:delText>
        </w:r>
      </w:del>
      <w:del w:id="522" w:author="PR Preview" w:date="2026-01-01T00:00:00Z">
        <w:r>
          <w:delText xml:space="preserve"> </w:delText>
        </w:r>
      </w:del>
      <w:hyperlink w:anchor="def-measurable-function">
        <w:del w:id="523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524" w:author="PR Preview" w:date="2026-01-01T00:00:00Z">
        <w:r>
          <w:delText xml:space="preserve">.</w:delText>
        </w:r>
      </w:del>
    </w:p>
    <w:p>
      <w:pPr>
        <w:pStyle w:val="FirstParagraph"/>
      </w:pPr>
      <w:ins w:id="525" w:author="PR Preview" w:date="2026-01-01T00:00:00Z">
        <w:r>
          <w:rPr>
            <w:b/>
            <w:bCs/>
          </w:rPr>
          <w:t xml:space="preserve">Definition 22 (Measurable function)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Let</w:t>
        </w:r>
      </w:ins>
      <w:ins w:id="5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be a</w:t>
        </w:r>
      </w:ins>
      <w:ins w:id="531" w:author="PR Preview" w:date="2026-01-01T00:00:00Z">
        <w:r>
          <w:t xml:space="preserve"> </w:t>
        </w:r>
      </w:ins>
      <w:hyperlink w:anchor="def-measurable-space">
        <w:ins w:id="532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533" w:author="PR Preview" w:date="2026-01-01T00:00:00Z">
        <w:r>
          <w:t xml:space="preserve">.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A</w:t>
        </w:r>
      </w:ins>
      <w:ins w:id="536" w:author="PR Preview" w:date="2026-01-01T00:00:00Z">
        <w:r>
          <w:t xml:space="preserve"> </w:t>
        </w:r>
      </w:ins>
      <w:hyperlink r:id="rId57">
        <w:ins w:id="53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5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is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rPr>
            <w:b/>
            <w:bCs/>
          </w:rPr>
          <w:t xml:space="preserve">measurable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(with respect to</w:t>
        </w:r>
      </w:ins>
      <w:ins w:id="5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46" w:author="PR Preview" w:date="2026-01-01T00:00:00Z">
        <w:r>
          <w:t xml:space="preserve">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if, for every real number</w:t>
        </w:r>
      </w:ins>
      <w:ins w:id="549" w:author="PR Preview" w:date="2026-01-01T00:00:00Z">
        <w:r>
          <w:t xml:space="preserve"> </w:t>
        </w:r>
      </w:ins>
      <m:oMath>
        <m:r>
          <m:t>c</m:t>
        </m:r>
      </m:oMath>
      <w:ins w:id="550" w:author="PR Preview" w:date="2026-01-01T00:00:00Z">
        <w:r>
          <w:t xml:space="preserve">,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the set of elements where</w:t>
        </w:r>
      </w:ins>
      <w:ins w:id="553" w:author="PR Preview" w:date="2026-01-01T00:00:00Z">
        <w:r>
          <w:t xml:space="preserve"> </w:t>
        </w:r>
      </w:ins>
      <m:oMath>
        <m:r>
          <m:t>f</m:t>
        </m:r>
      </m:oMath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is at most</w:t>
        </w:r>
      </w:ins>
      <w:ins w:id="556" w:author="PR Preview" w:date="2026-01-01T00:00:00Z">
        <w:r>
          <w:t xml:space="preserve"> </w:t>
        </w:r>
      </w:ins>
      <m:oMath>
        <m:r>
          <m:t>c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is measurable: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5"/>
    <w:bookmarkStart w:id="107" w:name="rem-measurable-function-general"/>
    <w:p>
      <w:pPr>
        <w:pStyle w:val="FirstParagraph"/>
      </w:pPr>
      <w:ins w:id="559" w:author="PR Preview" w:date="2026-01-01T00:00:00Z">
        <w:r>
          <w:rPr>
            <w:i/>
            <w:iCs/>
          </w:rPr>
          <w:t xml:space="preserve">Remark 9</w:t>
        </w:r>
      </w:ins>
      <w:ins w:id="560" w:author="PR Preview" w:date="2026-01-01T00:00:00Z">
        <w:r>
          <w:t xml:space="preserve"> (Measurable functions in general). </w:t>
        </w:r>
      </w:ins>
      <w:ins w:id="561" w:author="PR Preview" w:date="2026-01-01T00:00:00Z">
        <w:r>
          <w:t xml:space="preserve">Other sources define a function</w:t>
        </w:r>
      </w:ins>
      <w:ins w:id="5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between measurable spaces</w:t>
        </w:r>
      </w:ins>
      <w:ins w:id="5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and</w:t>
        </w:r>
      </w:ins>
      <w:ins w:id="5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to be measurable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when</w:t>
        </w:r>
      </w:ins>
      <w:ins w:id="57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for every</w:t>
        </w:r>
      </w:ins>
      <w:ins w:id="57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ins w:id="577" w:author="PR Preview" w:date="2026-01-01T00:00:00Z">
        <w:r>
          <w:t xml:space="preserve">.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For</w:t>
        </w:r>
      </w:ins>
      <w:ins w:id="58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with the</w:t>
        </w:r>
      </w:ins>
      <w:ins w:id="583" w:author="PR Preview" w:date="2026-01-01T00:00:00Z">
        <w:r>
          <w:t xml:space="preserve"> </w:t>
        </w:r>
      </w:ins>
      <w:hyperlink w:anchor="def-borel-sigma-algebra">
        <w:ins w:id="584" w:author="PR Preview" w:date="2026-01-01T00:00:00Z">
          <w:r>
            <w:rPr>
              <w:rStyle w:val="Hyperlink"/>
            </w:rPr>
            <w:t xml:space="preserve">Borel</w:t>
          </w:r>
        </w:ins>
        <w:ins w:id="585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586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587" w:author="PR Preview" w:date="2026-01-01T00:00:00Z">
        <w:r>
          <w:t xml:space="preserve">,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that definition is equivalent to</w:t>
        </w:r>
      </w:ins>
      <w:ins w:id="590" w:author="PR Preview" w:date="2026-01-01T00:00:00Z">
        <w:r>
          <w:t xml:space="preserve"> </w:t>
        </w:r>
      </w:ins>
      <w:hyperlink w:anchor="def-measurable-function">
        <w:ins w:id="591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(see</w:t>
        </w:r>
      </w:ins>
      <w:ins w:id="594" w:author="PR Preview" w:date="2026-01-01T00:00:00Z">
        <w:r>
          <w:t xml:space="preserve"> </w:t>
        </w:r>
      </w:ins>
      <w:hyperlink r:id="rId106">
        <w:ins w:id="595" w:author="PR Preview" w:date="2026-01-01T00:00:00Z">
          <w:r>
            <w:rPr>
              <w:rStyle w:val="Hyperlink"/>
            </w:rPr>
            <w:t xml:space="preserve">Wikipedia: Measurable function</w:t>
          </w:r>
        </w:ins>
      </w:hyperlink>
      <w:ins w:id="596" w:author="PR Preview" w:date="2026-01-01T00:00:00Z">
        <w:r>
          <w:t xml:space="preserve">).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For example, with</w:t>
        </w:r>
      </w:ins>
      <w:ins w:id="59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ins w:id="600" w:author="PR Preview" w:date="2026-01-01T00:00:00Z">
        <w:r>
          <w:t xml:space="preserve">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the general definition requires</w:t>
        </w:r>
      </w:ins>
      <w:ins w:id="60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604" w:author="PR Preview" w:date="2026-01-01T00:00:00Z">
        <w:r>
          <w:t xml:space="preserve">,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which is the condition in</w:t>
        </w:r>
      </w:ins>
      <w:ins w:id="607" w:author="PR Preview" w:date="2026-01-01T00:00:00Z">
        <w:r>
          <w:t xml:space="preserve"> </w:t>
        </w:r>
      </w:ins>
      <w:hyperlink w:anchor="def-measurable-function">
        <w:ins w:id="608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609" w:author="PR Preview" w:date="2026-01-01T00:00:00Z">
        <w:r>
          <w:t xml:space="preserve">.</w:t>
        </w:r>
      </w:ins>
    </w:p>
    <w:bookmarkEnd w:id="107"/>
    <w:bookmarkStart w:id="108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8"/>
    <w:bookmarkStart w:id="111" w:name="def-integral-nonneg"/>
    <w:p>
      <w:pPr>
        <w:pStyle w:val="BodyText"/>
      </w:pPr>
      <w:del w:id="610" w:author="PR Preview" w:date="2026-01-01T00:00:00Z">
        <w:r>
          <w:rPr>
            <w:b/>
            <w:bCs/>
          </w:rPr>
          <w:delText xml:space="preserve">Definition 21 (Integral of a non-negative function)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Let</w:delText>
        </w:r>
      </w:del>
      <w:del w:id="6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be a</w:delText>
        </w:r>
      </w:del>
      <w:del w:id="616" w:author="PR Preview" w:date="2026-01-01T00:00:00Z">
        <w:r>
          <w:delText xml:space="preserve"> </w:delText>
        </w:r>
      </w:del>
      <w:hyperlink w:anchor="def-measure-space">
        <w:del w:id="617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618" w:author="PR Preview" w:date="2026-01-01T00:00:00Z">
        <w:r>
          <w:delText xml:space="preserve">,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and let</w:delText>
        </w:r>
      </w:del>
      <w:del w:id="62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be</w:delText>
        </w:r>
      </w:del>
      <w:del w:id="624" w:author="PR Preview" w:date="2026-01-01T00:00:00Z">
        <w:r>
          <w:delText xml:space="preserve"> </w:delText>
        </w:r>
      </w:del>
      <w:hyperlink w:anchor="def-measurable-function">
        <w:del w:id="625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626" w:author="PR Preview" w:date="2026-01-01T00:00:00Z">
        <w:r>
          <w:delText xml:space="preserve">.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The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rPr>
            <w:b/>
            <w:bCs/>
          </w:rPr>
          <w:delText xml:space="preserve">integral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of</w:delText>
        </w:r>
      </w:del>
      <w:del w:id="633" w:author="PR Preview" w:date="2026-01-01T00:00:00Z">
        <w:r>
          <w:delText xml:space="preserve"> </w:delText>
        </w:r>
      </w:del>
      <m:oMath>
        <m:r>
          <m:t>f</m:t>
        </m:r>
      </m:oMath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with respect to</w:delText>
        </w:r>
      </w:del>
      <w:del w:id="636" w:author="PR Preview" w:date="2026-01-01T00:00:00Z">
        <w:r>
          <w:delText xml:space="preserve"> </w:delText>
        </w:r>
      </w:del>
      <m:oMath>
        <m:r>
          <m:t>μ</m:t>
        </m:r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is</w:delText>
        </w:r>
      </w:del>
    </w:p>
    <w:p>
      <w:pPr>
        <w:pStyle w:val="BodyText"/>
      </w:pPr>
      <w:ins w:id="639" w:author="PR Preview" w:date="2026-01-01T00:00:00Z">
        <w:r>
          <w:rPr>
            <w:b/>
            <w:bCs/>
          </w:rPr>
          <w:t xml:space="preserve">Definition 23 (Integral of a non-negative function)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Let</w:t>
        </w:r>
      </w:ins>
      <w:ins w:id="6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be a</w:t>
        </w:r>
      </w:ins>
      <w:ins w:id="645" w:author="PR Preview" w:date="2026-01-01T00:00:00Z">
        <w:r>
          <w:t xml:space="preserve"> </w:t>
        </w:r>
      </w:ins>
      <w:hyperlink w:anchor="def-measure-space">
        <w:ins w:id="646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647" w:author="PR Preview" w:date="2026-01-01T00:00:00Z">
        <w:r>
          <w:t xml:space="preserve">,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and let</w:t>
        </w:r>
      </w:ins>
      <w:ins w:id="6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be</w:t>
        </w:r>
      </w:ins>
      <w:ins w:id="653" w:author="PR Preview" w:date="2026-01-01T00:00:00Z">
        <w:r>
          <w:t xml:space="preserve"> </w:t>
        </w:r>
      </w:ins>
      <w:hyperlink w:anchor="def-measurable-function">
        <w:ins w:id="654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655" w:author="PR Preview" w:date="2026-01-01T00:00:00Z">
        <w:r>
          <w:t xml:space="preserve">.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The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rPr>
            <w:b/>
            <w:bCs/>
          </w:rPr>
          <w:t xml:space="preserve">integral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of</w:t>
        </w:r>
      </w:ins>
      <w:ins w:id="662" w:author="PR Preview" w:date="2026-01-01T00:00:00Z">
        <w:r>
          <w:t xml:space="preserve"> </w:t>
        </w:r>
      </w:ins>
      <m:oMath>
        <m:r>
          <m:t>f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with respect to</w:t>
        </w:r>
      </w:ins>
      <w:ins w:id="665" w:author="PR Preview" w:date="2026-01-01T00:00:00Z">
        <w:r>
          <w:t xml:space="preserve"> </w:t>
        </w:r>
      </w:ins>
      <m:oMath>
        <m:r>
          <m:t>μ</m:t>
        </m:r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9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1"/>
    <w:bookmarkStart w:id="114" w:name="rem-integral-nonneg-lower-sums"/>
    <w:p>
      <w:pPr>
        <w:pStyle w:val="BodyText"/>
      </w:pPr>
      <w:del w:id="668" w:author="PR Preview" w:date="2026-01-01T00:00:00Z">
        <w:r>
          <w:rPr>
            <w:i/>
            <w:iCs/>
          </w:rPr>
          <w:delText xml:space="preserve">Remark 10</w:delText>
        </w:r>
      </w:del>
      <w:del w:id="669" w:author="PR Preview" w:date="2026-01-01T00:00:00Z">
        <w:r>
          <w:delText xml:space="preserve"> (Each sum is a lower estimate). </w:delText>
        </w:r>
      </w:del>
      <w:del w:id="670" w:author="PR Preview" w:date="2026-01-01T00:00:00Z">
        <w:r>
          <w:delText xml:space="preserve">Each sum in</w:delText>
        </w:r>
      </w:del>
      <w:del w:id="671" w:author="PR Preview" w:date="2026-01-01T00:00:00Z">
        <w:r>
          <w:delText xml:space="preserve"> </w:delText>
        </w:r>
      </w:del>
      <w:hyperlink w:anchor="def-integral-nonneg">
        <w:del w:id="672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splits</w:delText>
        </w:r>
      </w:del>
      <w:del w:id="675" w:author="PR Preview" w:date="2026-01-01T00:00:00Z">
        <w:r>
          <w:delText xml:space="preserve"> </w:delText>
        </w:r>
      </w:del>
      <m:oMath>
        <m:r>
          <m:t>S</m:t>
        </m:r>
      </m:oMath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into pieces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and weights each piece</w:delText>
        </w:r>
      </w:del>
      <w:del w:id="68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by the smallest value</w:delText>
        </w:r>
      </w:del>
      <w:del w:id="683" w:author="PR Preview" w:date="2026-01-01T00:00:00Z">
        <w:r>
          <w:delText xml:space="preserve"> </w:delText>
        </w:r>
      </w:del>
      <m:oMath>
        <m:r>
          <m:t>f</m:t>
        </m:r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approaches on it,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so each sum is at most the integral.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For Lebesgue measure on a closed interval</w:delText>
        </w:r>
      </w:del>
      <w:del w:id="69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and a function</w:delText>
        </w:r>
      </w:del>
      <w:del w:id="69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≥</m:t>
        </m:r>
        <m:r>
          <m:t>0</m:t>
        </m:r>
      </m:oMath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that has a</w:delText>
        </w:r>
      </w:del>
      <w:del w:id="696" w:author="PR Preview" w:date="2026-01-01T00:00:00Z">
        <w:r>
          <w:delText xml:space="preserve"> </w:delText>
        </w:r>
      </w:del>
      <w:hyperlink r:id="rId112">
        <w:del w:id="697" w:author="PR Preview" w:date="2026-01-01T00:00:00Z">
          <w:r>
            <w:rPr>
              <w:rStyle w:val="Hyperlink"/>
            </w:rPr>
            <w:delText xml:space="preserve">Riemann integral</w:delText>
          </w:r>
        </w:del>
      </w:hyperlink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on</w:delText>
        </w:r>
      </w:del>
      <w:del w:id="70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701" w:author="PR Preview" w:date="2026-01-01T00:00:00Z">
        <w:r>
          <w:delText xml:space="preserve">,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the two integrals agree:</w:delText>
        </w:r>
      </w:del>
      <w:del w:id="704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(see</w:delText>
        </w:r>
      </w:del>
      <w:del w:id="707" w:author="PR Preview" w:date="2026-01-01T00:00:00Z">
        <w:r>
          <w:delText xml:space="preserve"> </w:delText>
        </w:r>
      </w:del>
      <w:hyperlink r:id="rId113">
        <w:del w:id="708" w:author="PR Preview" w:date="2026-01-01T00:00:00Z">
          <w:r>
            <w:rPr>
              <w:rStyle w:val="Hyperlink"/>
            </w:rPr>
            <w:delText xml:space="preserve">Wikipedia: Lebesgue integral</w:delText>
          </w:r>
        </w:del>
      </w:hyperlink>
      <w:del w:id="709" w:author="PR Preview" w:date="2026-01-01T00:00:00Z">
        <w:r>
          <w:delText xml:space="preserve">).</w:delText>
        </w:r>
      </w:del>
    </w:p>
    <w:p>
      <w:pPr>
        <w:pStyle w:val="BodyText"/>
      </w:pPr>
      <w:ins w:id="710" w:author="PR Preview" w:date="2026-01-01T00:00:00Z">
        <w:r>
          <w:rPr>
            <w:i/>
            <w:iCs/>
          </w:rPr>
          <w:t xml:space="preserve">Remark 10</w:t>
        </w:r>
      </w:ins>
      <w:ins w:id="711" w:author="PR Preview" w:date="2026-01-01T00:00:00Z">
        <w:r>
          <w:t xml:space="preserve"> (Each sum is a lower estimate). </w:t>
        </w:r>
      </w:ins>
      <w:ins w:id="712" w:author="PR Preview" w:date="2026-01-01T00:00:00Z">
        <w:r>
          <w:t xml:space="preserve">Each sum in</w:t>
        </w:r>
      </w:ins>
      <w:ins w:id="713" w:author="PR Preview" w:date="2026-01-01T00:00:00Z">
        <w:r>
          <w:t xml:space="preserve"> </w:t>
        </w:r>
      </w:ins>
      <w:hyperlink w:anchor="def-integral-nonneg">
        <w:ins w:id="714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splits</w:t>
        </w:r>
      </w:ins>
      <w:ins w:id="717" w:author="PR Preview" w:date="2026-01-01T00:00:00Z">
        <w:r>
          <w:t xml:space="preserve"> </w:t>
        </w:r>
      </w:ins>
      <m:oMath>
        <m:r>
          <m:t>S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into pieces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and weights each piece</w:t>
        </w:r>
      </w:ins>
      <w:ins w:id="72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by the smallest value</w:t>
        </w:r>
      </w:ins>
      <w:ins w:id="725" w:author="PR Preview" w:date="2026-01-01T00:00:00Z">
        <w:r>
          <w:t xml:space="preserve"> </w:t>
        </w:r>
      </w:ins>
      <m:oMath>
        <m:r>
          <m:t>f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approaches on it,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so each sum is at most the integral.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For Lebesgue measure on a closed interval</w:t>
        </w:r>
      </w:ins>
      <w:ins w:id="73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and a function</w:t>
        </w:r>
      </w:ins>
      <w:ins w:id="73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≥</m:t>
        </m:r>
        <m:r>
          <m:t>0</m:t>
        </m:r>
      </m:oMath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that has a</w:t>
        </w:r>
      </w:ins>
      <w:ins w:id="738" w:author="PR Preview" w:date="2026-01-01T00:00:00Z">
        <w:r>
          <w:t xml:space="preserve"> </w:t>
        </w:r>
      </w:ins>
      <w:hyperlink r:id="rId112">
        <w:ins w:id="739" w:author="PR Preview" w:date="2026-01-01T00:00:00Z">
          <w:r>
            <w:rPr>
              <w:rStyle w:val="Hyperlink"/>
            </w:rPr>
            <w:t xml:space="preserve">Riemann integral</w:t>
          </w:r>
        </w:ins>
      </w:hyperlink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on</w:t>
        </w:r>
      </w:ins>
      <w:ins w:id="74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743" w:author="PR Preview" w:date="2026-01-01T00:00:00Z">
        <w:r>
          <w:t xml:space="preserve">,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the two integrals agree:</w:t>
        </w:r>
      </w:ins>
      <w:ins w:id="746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(see</w:t>
        </w:r>
      </w:ins>
      <w:ins w:id="749" w:author="PR Preview" w:date="2026-01-01T00:00:00Z">
        <w:r>
          <w:t xml:space="preserve"> </w:t>
        </w:r>
      </w:ins>
      <w:hyperlink r:id="rId113">
        <w:ins w:id="750" w:author="PR Preview" w:date="2026-01-01T00:00:00Z">
          <w:r>
            <w:rPr>
              <w:rStyle w:val="Hyperlink"/>
            </w:rPr>
            <w:t xml:space="preserve">Wikipedia: Lebesgue integral</w:t>
          </w:r>
        </w:ins>
      </w:hyperlink>
      <w:ins w:id="751" w:author="PR Preview" w:date="2026-01-01T00:00:00Z">
        <w:r>
          <w:t xml:space="preserve">).</w:t>
        </w:r>
      </w:ins>
    </w:p>
    <w:bookmarkEnd w:id="114"/>
    <w:bookmarkStart w:id="115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Start w:id="116" w:name="def-positive-negative-parts"/>
    <w:p>
      <w:pPr>
        <w:pStyle w:val="BodyText"/>
      </w:pPr>
      <w:del w:id="752" w:author="PR Preview" w:date="2026-01-01T00:00:00Z">
        <w:r>
          <w:rPr>
            <w:b/>
            <w:bCs/>
          </w:rPr>
          <w:delText xml:space="preserve">Definition 22 (Integral of a real-valued function)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Let</w:delText>
        </w:r>
      </w:del>
      <w:del w:id="75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be a</w:delText>
        </w:r>
      </w:del>
      <w:del w:id="758" w:author="PR Preview" w:date="2026-01-01T00:00:00Z">
        <w:r>
          <w:delText xml:space="preserve"> </w:delText>
        </w:r>
      </w:del>
      <w:hyperlink w:anchor="def-measure-space">
        <w:del w:id="759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760" w:author="PR Preview" w:date="2026-01-01T00:00:00Z">
        <w:r>
          <w:delText xml:space="preserve">,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and let</w:delText>
        </w:r>
      </w:del>
      <w:del w:id="7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be</w:delText>
        </w:r>
      </w:del>
      <w:del w:id="766" w:author="PR Preview" w:date="2026-01-01T00:00:00Z">
        <w:r>
          <w:delText xml:space="preserve"> </w:delText>
        </w:r>
      </w:del>
      <w:hyperlink w:anchor="def-measurable-function">
        <w:del w:id="767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768" w:author="PR Preview" w:date="2026-01-01T00:00:00Z">
        <w:r>
          <w:delText xml:space="preserve">.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The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rPr>
            <w:b/>
            <w:bCs/>
          </w:rPr>
          <w:delText xml:space="preserve">positive part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and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rPr>
            <w:b/>
            <w:bCs/>
          </w:rPr>
          <w:delText xml:space="preserve">negative part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of</w:delText>
        </w:r>
      </w:del>
      <w:del w:id="779" w:author="PR Preview" w:date="2026-01-01T00:00:00Z">
        <w:r>
          <w:delText xml:space="preserve"> </w:delText>
        </w:r>
      </w:del>
      <m:oMath>
        <m:r>
          <m:t>f</m:t>
        </m:r>
      </m:oMath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are the non-negative functions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del w:id="782" w:author="PR Preview" w:date="2026-01-01T00:00:00Z">
        <w:r>
          <w:delText xml:space="preserve">so that</w:delText>
        </w:r>
      </w:del>
      <w:del w:id="7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and</w:delText>
        </w:r>
      </w:del>
      <w:del w:id="78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787" w:author="PR Preview" w:date="2026-01-01T00:00:00Z">
        <w:r>
          <w:delText xml:space="preserve">.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The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rPr>
            <w:b/>
            <w:bCs/>
          </w:rPr>
          <w:delText xml:space="preserve">integral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of</w:delText>
        </w:r>
      </w:del>
      <w:del w:id="794" w:author="PR Preview" w:date="2026-01-01T00:00:00Z">
        <w:r>
          <w:delText xml:space="preserve"> </w:delText>
        </w:r>
      </w:del>
      <m:oMath>
        <m:r>
          <m:t>f</m:t>
        </m:r>
      </m:oMath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with respect to</w:delText>
        </w:r>
      </w:del>
      <w:del w:id="797" w:author="PR Preview" w:date="2026-01-01T00:00:00Z">
        <w:r>
          <w:delText xml:space="preserve"> </w:delText>
        </w:r>
      </w:del>
      <m:oMath>
        <m:r>
          <m:t>μ</m:t>
        </m:r>
      </m:oMath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800" w:author="PR Preview" w:date="2026-01-01T00:00:00Z">
        <w:r>
          <w:delText xml:space="preserve">using</w:delText>
        </w:r>
      </w:del>
      <w:del w:id="801" w:author="PR Preview" w:date="2026-01-01T00:00:00Z">
        <w:r>
          <w:delText xml:space="preserve"> </w:delText>
        </w:r>
      </w:del>
      <w:hyperlink w:anchor="def-integral-nonneg">
        <w:del w:id="802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for each term,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when at least one of the two terms is finite;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otherwise, the integral of</w:delText>
        </w:r>
      </w:del>
      <w:del w:id="809" w:author="PR Preview" w:date="2026-01-01T00:00:00Z">
        <w:r>
          <w:delText xml:space="preserve"> </w:delText>
        </w:r>
      </w:del>
      <m:oMath>
        <m:r>
          <m:t>f</m:t>
        </m:r>
      </m:oMath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is undefined.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(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814" w:author="PR Preview" w:date="2026-01-01T00:00:00Z">
        <w:r>
          <w:delText xml:space="preserve">,</w:delText>
        </w:r>
      </w:del>
      <w:del w:id="81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816" w:author="PR Preview" w:date="2026-01-01T00:00:00Z">
        <w:r>
          <w:delText xml:space="preserve">, and</w:delText>
        </w:r>
      </w:del>
      <w:del w:id="81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are measurable when</w:delText>
        </w:r>
      </w:del>
      <w:del w:id="820" w:author="PR Preview" w:date="2026-01-01T00:00:00Z">
        <w:r>
          <w:delText xml:space="preserve"> </w:delText>
        </w:r>
      </w:del>
      <m:oMath>
        <m:r>
          <m:t>f</m:t>
        </m:r>
      </m:oMath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is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(Billingsley 1995, Theorem 13.3)</w:delText>
        </w:r>
      </w:del>
      <w:del w:id="825" w:author="PR Preview" w:date="2026-01-01T00:00:00Z">
        <w:r>
          <w:delText xml:space="preserve">.)</w:delText>
        </w:r>
      </w:del>
    </w:p>
    <w:p>
      <w:pPr>
        <w:pStyle w:val="BodyText"/>
      </w:pPr>
      <w:ins w:id="826" w:author="PR Preview" w:date="2026-01-01T00:00:00Z">
        <w:r>
          <w:rPr>
            <w:b/>
            <w:bCs/>
          </w:rPr>
          <w:t xml:space="preserve">Definition 24 (Positive and negative parts of a function)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Let</w:t>
        </w:r>
      </w:ins>
      <w:ins w:id="8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be a</w:t>
        </w:r>
      </w:ins>
      <w:ins w:id="832" w:author="PR Preview" w:date="2026-01-01T00:00:00Z">
        <w:r>
          <w:t xml:space="preserve"> </w:t>
        </w:r>
      </w:ins>
      <w:hyperlink w:anchor="def-measure-space">
        <w:ins w:id="833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834" w:author="PR Preview" w:date="2026-01-01T00:00:00Z">
        <w:r>
          <w:t xml:space="preserve">,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and let</w:t>
        </w:r>
      </w:ins>
      <w:ins w:id="83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be</w:t>
        </w:r>
      </w:ins>
      <w:ins w:id="840" w:author="PR Preview" w:date="2026-01-01T00:00:00Z">
        <w:r>
          <w:t xml:space="preserve"> </w:t>
        </w:r>
      </w:ins>
      <w:hyperlink w:anchor="def-measurable-function">
        <w:ins w:id="841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842" w:author="PR Preview" w:date="2026-01-01T00:00:00Z">
        <w:r>
          <w:t xml:space="preserve">.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The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rPr>
            <w:b/>
            <w:bCs/>
          </w:rPr>
          <w:t xml:space="preserve">positive part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and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rPr>
            <w:b/>
            <w:bCs/>
          </w:rPr>
          <w:t xml:space="preserve">negative part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of</w:t>
        </w:r>
      </w:ins>
      <w:ins w:id="853" w:author="PR Preview" w:date="2026-01-01T00:00:00Z">
        <w:r>
          <w:t xml:space="preserve"> </w:t>
        </w:r>
      </w:ins>
      <m:oMath>
        <m:r>
          <m:t>f</m:t>
        </m:r>
      </m:oMath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are the non-negative functions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ins w:id="856" w:author="PR Preview" w:date="2026-01-01T00:00:00Z">
        <w:r>
          <w:t xml:space="preserve">so that</w:t>
        </w:r>
      </w:ins>
      <w:ins w:id="85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and</w:t>
        </w:r>
      </w:ins>
      <w:ins w:id="86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861" w:author="PR Preview" w:date="2026-01-01T00:00:00Z">
        <w:r>
          <w:t xml:space="preserve">.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(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864" w:author="PR Preview" w:date="2026-01-01T00:00:00Z">
        <w:r>
          <w:t xml:space="preserve">,</w:t>
        </w:r>
      </w:ins>
      <w:ins w:id="86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866" w:author="PR Preview" w:date="2026-01-01T00:00:00Z">
        <w:r>
          <w:t xml:space="preserve">, and</w:t>
        </w:r>
      </w:ins>
      <w:ins w:id="86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are measurable when</w:t>
        </w:r>
      </w:ins>
      <w:ins w:id="870" w:author="PR Preview" w:date="2026-01-01T00:00:00Z">
        <w:r>
          <w:t xml:space="preserve"> </w:t>
        </w:r>
      </w:ins>
      <m:oMath>
        <m:r>
          <m:t>f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is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(Billingsley 1995, Theorem 13.3)</w:t>
        </w:r>
      </w:ins>
      <w:ins w:id="875" w:author="PR Preview" w:date="2026-01-01T00:00:00Z">
        <w:r>
          <w:t xml:space="preserve">.)</w:t>
        </w:r>
      </w:ins>
    </w:p>
    <w:bookmarkEnd w:id="116"/>
    <w:bookmarkStart w:id="117" w:name="def-integral"/>
    <w:p>
      <w:pPr>
        <w:pStyle w:val="BodyText"/>
      </w:pPr>
      <w:ins w:id="876" w:author="PR Preview" w:date="2026-01-01T00:00:00Z">
        <w:r>
          <w:rPr>
            <w:b/>
            <w:bCs/>
          </w:rPr>
          <w:t xml:space="preserve">Definition 25 (Integral of a real-valued function)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Let</w:t>
        </w:r>
      </w:ins>
      <w:ins w:id="8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be a</w:t>
        </w:r>
      </w:ins>
      <w:ins w:id="882" w:author="PR Preview" w:date="2026-01-01T00:00:00Z">
        <w:r>
          <w:t xml:space="preserve"> </w:t>
        </w:r>
      </w:ins>
      <w:hyperlink w:anchor="def-measure-space">
        <w:ins w:id="883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884" w:author="PR Preview" w:date="2026-01-01T00:00:00Z">
        <w:r>
          <w:t xml:space="preserve">,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and let</w:t>
        </w:r>
      </w:ins>
      <w:ins w:id="8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be</w:t>
        </w:r>
      </w:ins>
      <w:ins w:id="890" w:author="PR Preview" w:date="2026-01-01T00:00:00Z">
        <w:r>
          <w:t xml:space="preserve"> </w:t>
        </w:r>
      </w:ins>
      <w:hyperlink w:anchor="def-measurable-function">
        <w:ins w:id="891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892" w:author="PR Preview" w:date="2026-01-01T00:00:00Z">
        <w:r>
          <w:t xml:space="preserve">.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Let</w:t>
        </w:r>
      </w:ins>
      <w:ins w:id="89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and</w:t>
        </w:r>
      </w:ins>
      <w:ins w:id="89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be the positive and negative parts of</w:t>
        </w:r>
      </w:ins>
      <w:ins w:id="901" w:author="PR Preview" w:date="2026-01-01T00:00:00Z">
        <w:r>
          <w:t xml:space="preserve"> </w:t>
        </w:r>
      </w:ins>
      <m:oMath>
        <m:r>
          <m:t>f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(</w:t>
        </w:r>
      </w:ins>
      <w:hyperlink w:anchor="def-positive-negative-parts">
        <w:ins w:id="904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905" w:author="PR Preview" w:date="2026-01-01T00:00:00Z">
        <w:r>
          <w:t xml:space="preserve">).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The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rPr>
            <w:b/>
            <w:bCs/>
          </w:rPr>
          <w:t xml:space="preserve">integral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of</w:t>
        </w:r>
      </w:ins>
      <w:ins w:id="912" w:author="PR Preview" w:date="2026-01-01T00:00:00Z">
        <w:r>
          <w:t xml:space="preserve"> </w:t>
        </w:r>
      </w:ins>
      <m:oMath>
        <m:r>
          <m:t>f</m:t>
        </m:r>
      </m:oMath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with respect to</w:t>
        </w:r>
      </w:ins>
      <w:ins w:id="915" w:author="PR Preview" w:date="2026-01-01T00:00:00Z">
        <w:r>
          <w:t xml:space="preserve"> </w:t>
        </w:r>
      </w:ins>
      <m:oMath>
        <m:r>
          <m:t>μ</m:t>
        </m:r>
      </m:oMath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918" w:author="PR Preview" w:date="2026-01-01T00:00:00Z">
        <w:r>
          <w:t xml:space="preserve">using</w:t>
        </w:r>
      </w:ins>
      <w:ins w:id="919" w:author="PR Preview" w:date="2026-01-01T00:00:00Z">
        <w:r>
          <w:t xml:space="preserve"> </w:t>
        </w:r>
      </w:ins>
      <w:hyperlink w:anchor="def-integral-nonneg">
        <w:ins w:id="920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for each term,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when at least one of the two terms is finite;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otherwise, the integral of</w:t>
        </w:r>
      </w:ins>
      <w:ins w:id="927" w:author="PR Preview" w:date="2026-01-01T00:00:00Z">
        <w:r>
          <w:t xml:space="preserve"> </w:t>
        </w:r>
      </w:ins>
      <m:oMath>
        <m:r>
          <m:t>f</m:t>
        </m:r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is undefined.</w:t>
        </w:r>
      </w:ins>
    </w:p>
    <w:p>
      <w:pPr>
        <w:pStyle w:val="BodyText"/>
      </w:pPr>
      <w:r>
        <w:t xml:space="preserve">(Billingsley 1995, sec. 15)</w:t>
      </w:r>
    </w:p>
    <w:bookmarkEnd w:id="117"/>
    <w:bookmarkStart w:id="11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20" w:name="def-absolutely-integrable"/>
    <w:p>
      <w:pPr>
        <w:pStyle w:val="FirstParagraph"/>
      </w:pPr>
      <w:del w:id="930" w:author="PR Preview" w:date="2026-01-01T00:00:00Z">
        <w:r>
          <w:rPr>
            <w:b/>
            <w:bCs/>
          </w:rPr>
          <w:delText xml:space="preserve">Definition 23 (Absolutely integrable function (integrable function, absolute integrability))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Let</w:delText>
        </w:r>
      </w:del>
      <w:del w:id="93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be a</w:delText>
        </w:r>
      </w:del>
      <w:del w:id="936" w:author="PR Preview" w:date="2026-01-01T00:00:00Z">
        <w:r>
          <w:delText xml:space="preserve"> </w:delText>
        </w:r>
      </w:del>
      <w:hyperlink w:anchor="def-measure-space">
        <w:del w:id="937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938" w:author="PR Preview" w:date="2026-01-01T00:00:00Z">
        <w:r>
          <w:delText xml:space="preserve">.</w:delText>
        </w:r>
      </w:del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A</w:delText>
        </w:r>
      </w:del>
      <w:del w:id="941" w:author="PR Preview" w:date="2026-01-01T00:00:00Z">
        <w:r>
          <w:delText xml:space="preserve"> </w:delText>
        </w:r>
      </w:del>
      <w:hyperlink w:anchor="def-measurable-function">
        <w:del w:id="942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function</w:delText>
        </w:r>
      </w:del>
      <w:del w:id="94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is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rPr>
            <w:b/>
            <w:bCs/>
          </w:rPr>
          <w:delText xml:space="preserve">absolutely integrable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with respect to</w:delText>
        </w:r>
      </w:del>
      <w:del w:id="952" w:author="PR Preview" w:date="2026-01-01T00:00:00Z">
        <w:r>
          <w:delText xml:space="preserve"> </w:delText>
        </w:r>
      </w:del>
      <m:oMath>
        <m:r>
          <m:t>μ</m:t>
        </m:r>
      </m:oMath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(often just called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rPr>
            <w:b/>
            <w:bCs/>
          </w:rPr>
          <w:delText xml:space="preserve">integrable</w:delText>
        </w:r>
      </w:del>
      <w:del w:id="957" w:author="PR Preview" w:date="2026-01-01T00:00:00Z">
        <w:r>
          <w:delText xml:space="preserve">)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if the integral of its</w:delText>
        </w:r>
      </w:del>
      <w:del w:id="960" w:author="PR Preview" w:date="2026-01-01T00:00:00Z">
        <w:r>
          <w:delText xml:space="preserve"> </w:delText>
        </w:r>
      </w:del>
      <w:hyperlink r:id="rId119">
        <w:del w:id="961" w:author="PR Preview" w:date="2026-01-01T00:00:00Z">
          <w:r>
            <w:rPr>
              <w:rStyle w:val="Hyperlink"/>
            </w:rPr>
            <w:delText xml:space="preserve">absolute value</w:delText>
          </w:r>
        </w:del>
      </w:hyperlink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is finite:</w:delText>
        </w:r>
      </w:del>
    </w:p>
    <w:p>
      <w:pPr>
        <w:pStyle w:val="FirstParagraph"/>
      </w:pPr>
      <w:ins w:id="964" w:author="PR Preview" w:date="2026-01-01T00:00:00Z">
        <w:r>
          <w:rPr>
            <w:b/>
            <w:bCs/>
          </w:rPr>
          <w:t xml:space="preserve">Definition 26 (Absolutely integrable function (integrable function, absolute integrability))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Let</w:t>
        </w:r>
      </w:ins>
      <w:ins w:id="9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be a</w:t>
        </w:r>
      </w:ins>
      <w:ins w:id="970" w:author="PR Preview" w:date="2026-01-01T00:00:00Z">
        <w:r>
          <w:t xml:space="preserve"> </w:t>
        </w:r>
      </w:ins>
      <w:hyperlink w:anchor="def-measure-space">
        <w:ins w:id="971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972" w:author="PR Preview" w:date="2026-01-01T00:00:00Z">
        <w:r>
          <w:t xml:space="preserve">.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A</w:t>
        </w:r>
      </w:ins>
      <w:ins w:id="975" w:author="PR Preview" w:date="2026-01-01T00:00:00Z">
        <w:r>
          <w:t xml:space="preserve"> </w:t>
        </w:r>
      </w:ins>
      <w:hyperlink w:anchor="def-measurable-function">
        <w:ins w:id="976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function</w:t>
        </w:r>
      </w:ins>
      <w:ins w:id="97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is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rPr>
            <w:b/>
            <w:bCs/>
          </w:rPr>
          <w:t xml:space="preserve">absolutely integrable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with respect to</w:t>
        </w:r>
      </w:ins>
      <w:ins w:id="986" w:author="PR Preview" w:date="2026-01-01T00:00:00Z">
        <w:r>
          <w:t xml:space="preserve"> </w:t>
        </w:r>
      </w:ins>
      <m:oMath>
        <m:r>
          <m:t>μ</m:t>
        </m:r>
      </m:oMath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(often just called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rPr>
            <w:b/>
            <w:bCs/>
          </w:rPr>
          <w:t xml:space="preserve">integrable</w:t>
        </w:r>
      </w:ins>
      <w:ins w:id="991" w:author="PR Preview" w:date="2026-01-01T00:00:00Z">
        <w:r>
          <w:t xml:space="preserve">)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if the integral of its</w:t>
        </w:r>
      </w:ins>
      <w:ins w:id="994" w:author="PR Preview" w:date="2026-01-01T00:00:00Z">
        <w:r>
          <w:t xml:space="preserve"> </w:t>
        </w:r>
      </w:ins>
      <w:hyperlink r:id="rId119">
        <w:ins w:id="995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is finite: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0"/>
    <w:bookmarkStart w:id="121" w:name="rem-absolutely-integrable-integral"/>
    <w:p>
      <w:pPr>
        <w:pStyle w:val="BodyText"/>
      </w:pPr>
      <w:del w:id="998" w:author="PR Preview" w:date="2026-01-01T00:00:00Z">
        <w:r>
          <w:rPr>
            <w:i/>
            <w:iCs/>
          </w:rPr>
          <w:delText xml:space="preserve">Remark 11</w:delText>
        </w:r>
      </w:del>
      <w:del w:id="999" w:author="PR Preview" w:date="2026-01-01T00:00:00Z">
        <w:r>
          <w:delText xml:space="preserve"> (An absolutely integrable function has a finite integral). </w:delText>
        </w:r>
      </w:del>
      <w:del w:id="1000" w:author="PR Preview" w:date="2026-01-01T00:00:00Z">
        <w:r>
          <w:delText xml:space="preserve">If</w:delText>
        </w:r>
      </w:del>
      <w:del w:id="1001" w:author="PR Preview" w:date="2026-01-01T00:00:00Z">
        <w:r>
          <w:delText xml:space="preserve"> </w:delText>
        </w:r>
      </w:del>
      <m:oMath>
        <m:r>
          <m:t>f</m:t>
        </m:r>
      </m:oMath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is absolutely integrable,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then</w:delText>
        </w:r>
      </w:del>
      <w:del w:id="1006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and</w:delText>
        </w:r>
      </w:del>
      <w:del w:id="100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are both finite,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because</w:delText>
        </w:r>
      </w:del>
      <w:del w:id="101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and</w:delText>
        </w:r>
      </w:del>
      <w:del w:id="101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1018" w:author="PR Preview" w:date="2026-01-01T00:00:00Z">
        <w:r>
          <w:delText xml:space="preserve">,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so each sum in</w:delText>
        </w:r>
      </w:del>
      <w:del w:id="1021" w:author="PR Preview" w:date="2026-01-01T00:00:00Z">
        <w:r>
          <w:delText xml:space="preserve"> </w:delText>
        </w:r>
      </w:del>
      <w:hyperlink w:anchor="def-integral-nonneg">
        <w:del w:id="1022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for</w:delText>
        </w:r>
      </w:del>
      <w:del w:id="102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or</w:delText>
        </w:r>
      </w:del>
      <w:del w:id="102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is at most the matching sum for</w:delText>
        </w:r>
      </w:del>
      <w:del w:id="103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1032" w:author="PR Preview" w:date="2026-01-01T00:00:00Z">
        <w:r>
          <w:delText xml:space="preserve">.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So</w:delText>
        </w:r>
      </w:del>
      <w:del w:id="1035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(</w:delText>
        </w:r>
      </w:del>
      <w:hyperlink w:anchor="def-integral">
        <w:del w:id="1038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039" w:author="PR Preview" w:date="2026-01-01T00:00:00Z">
        <w:r>
          <w:delText xml:space="preserve">) is a real number.</w:delText>
        </w:r>
      </w:del>
    </w:p>
    <w:p>
      <w:pPr>
        <w:pStyle w:val="BodyText"/>
      </w:pPr>
      <w:ins w:id="1040" w:author="PR Preview" w:date="2026-01-01T00:00:00Z">
        <w:r>
          <w:rPr>
            <w:i/>
            <w:iCs/>
          </w:rPr>
          <w:t xml:space="preserve">Remark 11</w:t>
        </w:r>
      </w:ins>
      <w:ins w:id="1041" w:author="PR Preview" w:date="2026-01-01T00:00:00Z">
        <w:r>
          <w:t xml:space="preserve"> (An absolutely integrable function has a finite integral). </w:t>
        </w:r>
      </w:ins>
      <w:ins w:id="1042" w:author="PR Preview" w:date="2026-01-01T00:00:00Z">
        <w:r>
          <w:t xml:space="preserve">If</w:t>
        </w:r>
      </w:ins>
      <w:ins w:id="1043" w:author="PR Preview" w:date="2026-01-01T00:00:00Z">
        <w:r>
          <w:t xml:space="preserve"> </w:t>
        </w:r>
      </w:ins>
      <m:oMath>
        <m:r>
          <m:t>f</m:t>
        </m:r>
      </m:oMath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is absolutely integrable,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then</w:t>
        </w:r>
      </w:ins>
      <w:ins w:id="1048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and</w:t>
        </w:r>
      </w:ins>
      <w:ins w:id="1051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are both finite,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because</w:t>
        </w:r>
      </w:ins>
      <w:ins w:id="105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and</w:t>
        </w:r>
      </w:ins>
      <w:ins w:id="105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1060" w:author="PR Preview" w:date="2026-01-01T00:00:00Z">
        <w:r>
          <w:t xml:space="preserve">,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so each sum in</w:t>
        </w:r>
      </w:ins>
      <w:ins w:id="1063" w:author="PR Preview" w:date="2026-01-01T00:00:00Z">
        <w:r>
          <w:t xml:space="preserve"> </w:t>
        </w:r>
      </w:ins>
      <w:hyperlink w:anchor="def-integral-nonneg">
        <w:ins w:id="1064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for</w:t>
        </w:r>
      </w:ins>
      <w:ins w:id="106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or</w:t>
        </w:r>
      </w:ins>
      <w:ins w:id="107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is at most the matching sum for</w:t>
        </w:r>
      </w:ins>
      <w:ins w:id="107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1074" w:author="PR Preview" w:date="2026-01-01T00:00:00Z">
        <w:r>
          <w:t xml:space="preserve">.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So</w:t>
        </w:r>
      </w:ins>
      <w:ins w:id="1077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(</w:t>
        </w:r>
      </w:ins>
      <w:hyperlink w:anchor="def-integral">
        <w:ins w:id="1080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081" w:author="PR Preview" w:date="2026-01-01T00:00:00Z">
        <w:r>
          <w:t xml:space="preserve">) is a real number.</w:t>
        </w:r>
      </w:ins>
    </w:p>
    <w:bookmarkEnd w:id="121"/>
    <w:bookmarkStart w:id="12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2"/>
    <w:bookmarkEnd w:id="123"/>
    <w:bookmarkStart w:id="13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5" w:name="def-lp-space"/>
    <w:p>
      <w:pPr>
        <w:pStyle w:val="FirstParagraph"/>
      </w:pPr>
      <w:del w:id="1082" w:author="PR Preview" w:date="2026-01-01T00:00:00Z">
        <w:r>
          <w:rPr>
            <w:b/>
            <w:bCs/>
          </w:rPr>
          <w:delText xml:space="preserve">Definition 24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1083" w:author="PR Preview" w:date="2026-01-01T00:00:00Z">
        <w:r>
          <w:rPr>
            <w:b/>
            <w:bCs/>
          </w:rPr>
          <w:delText xml:space="preserve"> </w:delText>
        </w:r>
      </w:del>
      <w:del w:id="1084" w:author="PR Preview" w:date="2026-01-01T00:00:00Z">
        <w:r>
          <w:rPr>
            <w:b/>
            <w:bCs/>
          </w:rPr>
          <w:delText xml:space="preserve">space and</w:delText>
        </w:r>
      </w:del>
      <w:del w:id="108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1086" w:author="PR Preview" w:date="2026-01-01T00:00:00Z">
        <w:r>
          <w:rPr>
            <w:b/>
            <w:bCs/>
          </w:rPr>
          <w:delText xml:space="preserve"> </w:delText>
        </w:r>
      </w:del>
      <w:del w:id="1087" w:author="PR Preview" w:date="2026-01-01T00:00:00Z">
        <w:r>
          <w:rPr>
            <w:b/>
            <w:bCs/>
          </w:rPr>
          <w:delText xml:space="preserve">norm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088" w:author="PR Preview" w:date="2026-01-01T00:00:00Z">
        <w:r>
          <w:rPr>
            <w:b/>
            <w:bCs/>
          </w:rPr>
          <w:delText xml:space="preserve">,</w:delText>
        </w:r>
      </w:del>
      <w:del w:id="108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del w:id="1090" w:author="PR Preview" w:date="2026-01-01T00:00:00Z">
        <w:r>
          <w:rPr>
            <w:b/>
            <w:bCs/>
          </w:rPr>
          <w:delText xml:space="preserve">))</w:delText>
        </w:r>
      </w:del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Let</w:delText>
        </w:r>
      </w:del>
      <w:del w:id="10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be a</w:delText>
        </w:r>
      </w:del>
      <w:del w:id="1096" w:author="PR Preview" w:date="2026-01-01T00:00:00Z">
        <w:r>
          <w:delText xml:space="preserve"> </w:delText>
        </w:r>
      </w:del>
      <w:hyperlink w:anchor="def-measure-space">
        <w:del w:id="1097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098" w:author="PR Preview" w:date="2026-01-01T00:00:00Z">
        <w:r>
          <w:delText xml:space="preserve">.</w:delText>
        </w:r>
      </w:del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For any real number</w:delText>
        </w:r>
      </w:del>
      <w:del w:id="110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≥</m:t>
        </m:r>
        <m:r>
          <m:t>1</m:t>
        </m:r>
      </m:oMath>
      <w:del w:id="1102" w:author="PR Preview" w:date="2026-01-01T00:00:00Z">
        <w:r>
          <w:delText xml:space="preserve">, the</w:delText>
        </w:r>
      </w:del>
      <w:del w:id="1103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1104" w:author="PR Preview" w:date="2026-01-01T00:00:00Z">
        <w:r>
          <w:rPr>
            <w:b/>
            <w:bCs/>
          </w:rPr>
          <w:delText xml:space="preserve"> </w:delText>
        </w:r>
      </w:del>
      <w:del w:id="1105" w:author="PR Preview" w:date="2026-01-01T00:00:00Z">
        <w:r>
          <w:rPr>
            <w:b/>
            <w:bCs/>
          </w:rPr>
          <w:delText xml:space="preserve">norm</w:delText>
        </w:r>
      </w:del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of a</w:delText>
        </w:r>
      </w:del>
      <w:del w:id="1108" w:author="PR Preview" w:date="2026-01-01T00:00:00Z">
        <w:r>
          <w:delText xml:space="preserve"> </w:delText>
        </w:r>
      </w:del>
      <w:hyperlink w:anchor="def-measurable-function">
        <w:del w:id="1109" w:author="PR Preview" w:date="2026-01-01T00:00:00Z">
          <w:r>
            <w:rPr>
              <w:rStyle w:val="Hyperlink"/>
            </w:rPr>
            <w:delText xml:space="preserve">measurable function</w:delText>
          </w:r>
        </w:del>
      </w:hyperlink>
      <w:del w:id="111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113" w:author="PR Preview" w:date="2026-01-01T00:00:00Z">
        <w:r>
          <w:delText xml:space="preserve">The space</w:delText>
        </w:r>
      </w:del>
      <w:del w:id="1114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consists of all measurable functions</w:delText>
        </w:r>
      </w:del>
      <w:del w:id="111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for which</w:delText>
        </w:r>
      </w:del>
      <w:del w:id="112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121" w:author="PR Preview" w:date="2026-01-01T00:00:00Z">
        <w:r>
          <w:delText xml:space="preserve">.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To satisfy the definiteness axiom of a</w:delText>
        </w:r>
      </w:del>
      <w:del w:id="1124" w:author="PR Preview" w:date="2026-01-01T00:00:00Z">
        <w:r>
          <w:delText xml:space="preserve"> </w:delText>
        </w:r>
      </w:del>
      <w:hyperlink r:id="rId124">
        <w:del w:id="1125" w:author="PR Preview" w:date="2026-01-01T00:00:00Z">
          <w:r>
            <w:rPr>
              <w:rStyle w:val="Hyperlink"/>
            </w:rPr>
            <w:delText xml:space="preserve">norm</w:delText>
          </w:r>
        </w:del>
      </w:hyperlink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(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if and only if</w:delText>
        </w:r>
      </w:del>
      <w:del w:id="11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r>
          <m:t>0</m:t>
        </m:r>
      </m:oMath>
      <w:del w:id="1131" w:author="PR Preview" w:date="2026-01-01T00:00:00Z">
        <w:r>
          <w:delText xml:space="preserve">),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functions that are equal</w:delText>
        </w:r>
      </w:del>
      <w:del w:id="1134" w:author="PR Preview" w:date="2026-01-01T00:00:00Z">
        <w:r>
          <w:delText xml:space="preserve"> </w:delText>
        </w:r>
      </w:del>
      <w:hyperlink w:anchor="def-almost-everywhere">
        <w:del w:id="1135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(</w:delText>
        </w:r>
      </w:del>
      <m:oMath>
        <m:r>
          <m:t>μ</m:t>
        </m:r>
      </m:oMath>
      <w:del w:id="1138" w:author="PR Preview" w:date="2026-01-01T00:00:00Z">
        <w:r>
          <w:delText xml:space="preserve">-a.e.) are identified into equivalence classes.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The resulting normed vector space is the</w:delText>
        </w:r>
      </w:del>
      <w:del w:id="1141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1142" w:author="PR Preview" w:date="2026-01-01T00:00:00Z">
        <w:r>
          <w:rPr>
            <w:b/>
            <w:bCs/>
          </w:rPr>
          <w:delText xml:space="preserve"> </w:delText>
        </w:r>
      </w:del>
      <w:del w:id="1143" w:author="PR Preview" w:date="2026-01-01T00:00:00Z">
        <w:r>
          <w:rPr>
            <w:b/>
            <w:bCs/>
          </w:rPr>
          <w:delText xml:space="preserve">space</w:delText>
        </w:r>
      </w:del>
      <w:del w:id="1144" w:author="PR Preview" w:date="2026-01-01T00:00:00Z">
        <w:r>
          <w:delText xml:space="preserve">, denoted</w:delText>
        </w:r>
      </w:del>
      <w:del w:id="1145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(or simply</w:delText>
        </w:r>
      </w:del>
      <w:del w:id="1148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149" w:author="PR Preview" w:date="2026-01-01T00:00:00Z">
        <w:r>
          <w:delText xml:space="preserve">).</w:delText>
        </w:r>
      </w:del>
    </w:p>
    <w:p>
      <w:pPr>
        <w:pStyle w:val="BodyText"/>
      </w:pPr>
      <w:del w:id="1150" w:author="PR Preview" w:date="2026-01-01T00:00:00Z">
        <w:r>
          <w:delText xml:space="preserve">For</w:delText>
        </w:r>
      </w:del>
      <w:del w:id="115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152" w:author="PR Preview" w:date="2026-01-01T00:00:00Z">
        <w:r>
          <w:delText xml:space="preserve">, the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rPr>
            <w:b/>
            <w:bCs/>
          </w:rPr>
          <w:delText xml:space="preserve">essential supremum norm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(or</w:delText>
        </w:r>
      </w:del>
      <w:del w:id="1157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1158" w:author="PR Preview" w:date="2026-01-01T00:00:00Z">
        <w:r>
          <w:rPr>
            <w:b/>
            <w:bCs/>
          </w:rPr>
          <w:delText xml:space="preserve"> </w:delText>
        </w:r>
      </w:del>
      <w:del w:id="1159" w:author="PR Preview" w:date="2026-01-01T00:00:00Z">
        <w:r>
          <w:rPr>
            <w:b/>
            <w:bCs/>
          </w:rPr>
          <w:delText xml:space="preserve">norm</w:delText>
        </w:r>
      </w:del>
      <w:del w:id="1160" w:author="PR Preview" w:date="2026-01-01T00:00:00Z">
        <w:r>
          <w:delText xml:space="preserve">) 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161" w:author="PR Preview" w:date="2026-01-01T00:00:00Z">
        <w:r>
          <w:delText xml:space="preserve">The space</w:delText>
        </w:r>
      </w:del>
      <w:del w:id="1162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consists of equivalence classes of essentially bounded measurable functions.</w:delText>
        </w:r>
      </w:del>
    </w:p>
    <w:p>
      <w:pPr>
        <w:pStyle w:val="FirstParagraph"/>
      </w:pPr>
      <w:ins w:id="1165" w:author="PR Preview" w:date="2026-01-01T00:00:00Z">
        <w:r>
          <w:rPr>
            <w:b/>
            <w:bCs/>
          </w:rPr>
          <w:t xml:space="preserve">Definition 27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1166" w:author="PR Preview" w:date="2026-01-01T00:00:00Z">
        <w:r>
          <w:rPr>
            <w:b/>
            <w:bCs/>
          </w:rPr>
          <w:t xml:space="preserve"> </w:t>
        </w:r>
      </w:ins>
      <w:ins w:id="1167" w:author="PR Preview" w:date="2026-01-01T00:00:00Z">
        <w:r>
          <w:rPr>
            <w:b/>
            <w:bCs/>
          </w:rPr>
          <w:t xml:space="preserve">space and</w:t>
        </w:r>
      </w:ins>
      <w:ins w:id="116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1169" w:author="PR Preview" w:date="2026-01-01T00:00:00Z">
        <w:r>
          <w:rPr>
            <w:b/>
            <w:bCs/>
          </w:rPr>
          <w:t xml:space="preserve"> </w:t>
        </w:r>
      </w:ins>
      <w:ins w:id="1170" w:author="PR Preview" w:date="2026-01-01T00:00:00Z">
        <w:r>
          <w:rPr>
            <w:b/>
            <w:bCs/>
          </w:rPr>
          <w:t xml:space="preserve">norm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171" w:author="PR Preview" w:date="2026-01-01T00:00:00Z">
        <w:r>
          <w:rPr>
            <w:b/>
            <w:bCs/>
          </w:rPr>
          <w:t xml:space="preserve">,</w:t>
        </w:r>
      </w:ins>
      <w:ins w:id="117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ins w:id="1173" w:author="PR Preview" w:date="2026-01-01T00:00:00Z">
        <w:r>
          <w:rPr>
            <w:b/>
            <w:bCs/>
          </w:rPr>
          <w:t xml:space="preserve">))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Let</w:t>
        </w:r>
      </w:ins>
      <w:ins w:id="11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be a</w:t>
        </w:r>
      </w:ins>
      <w:ins w:id="1179" w:author="PR Preview" w:date="2026-01-01T00:00:00Z">
        <w:r>
          <w:t xml:space="preserve"> </w:t>
        </w:r>
      </w:ins>
      <w:hyperlink w:anchor="def-measure-space">
        <w:ins w:id="1180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181" w:author="PR Preview" w:date="2026-01-01T00:00:00Z">
        <w:r>
          <w:t xml:space="preserve">.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For any real number</w:t>
        </w:r>
      </w:ins>
      <w:ins w:id="118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1185" w:author="PR Preview" w:date="2026-01-01T00:00:00Z">
        <w:r>
          <w:t xml:space="preserve">, the</w:t>
        </w:r>
      </w:ins>
      <w:ins w:id="1186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1187" w:author="PR Preview" w:date="2026-01-01T00:00:00Z">
        <w:r>
          <w:rPr>
            <w:b/>
            <w:bCs/>
          </w:rPr>
          <w:t xml:space="preserve"> </w:t>
        </w:r>
      </w:ins>
      <w:ins w:id="1188" w:author="PR Preview" w:date="2026-01-01T00:00:00Z">
        <w:r>
          <w:rPr>
            <w:b/>
            <w:bCs/>
          </w:rPr>
          <w:t xml:space="preserve">norm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of a</w:t>
        </w:r>
      </w:ins>
      <w:ins w:id="1191" w:author="PR Preview" w:date="2026-01-01T00:00:00Z">
        <w:r>
          <w:t xml:space="preserve"> </w:t>
        </w:r>
      </w:ins>
      <w:hyperlink w:anchor="def-measurable-function">
        <w:ins w:id="1192" w:author="PR Preview" w:date="2026-01-01T00:00:00Z">
          <w:r>
            <w:rPr>
              <w:rStyle w:val="Hyperlink"/>
            </w:rPr>
            <w:t xml:space="preserve">measurable function</w:t>
          </w:r>
        </w:ins>
      </w:hyperlink>
      <w:ins w:id="119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196" w:author="PR Preview" w:date="2026-01-01T00:00:00Z">
        <w:r>
          <w:t xml:space="preserve">The space</w:t>
        </w:r>
      </w:ins>
      <w:ins w:id="119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consists of all measurable functions</w:t>
        </w:r>
      </w:ins>
      <w:ins w:id="120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for which</w:t>
        </w:r>
      </w:ins>
      <w:ins w:id="120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204" w:author="PR Preview" w:date="2026-01-01T00:00:00Z">
        <w:r>
          <w:t xml:space="preserve">.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To satisfy the definiteness axiom of a</w:t>
        </w:r>
      </w:ins>
      <w:ins w:id="1207" w:author="PR Preview" w:date="2026-01-01T00:00:00Z">
        <w:r>
          <w:t xml:space="preserve"> </w:t>
        </w:r>
      </w:ins>
      <w:hyperlink r:id="rId124">
        <w:ins w:id="1208" w:author="PR Preview" w:date="2026-01-01T00:00:00Z">
          <w:r>
            <w:rPr>
              <w:rStyle w:val="Hyperlink"/>
            </w:rPr>
            <w:t xml:space="preserve">norm</w:t>
          </w:r>
        </w:ins>
      </w:hyperlink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(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if and only if</w:t>
        </w:r>
      </w:ins>
      <w:ins w:id="12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0</m:t>
        </m:r>
      </m:oMath>
      <w:ins w:id="1214" w:author="PR Preview" w:date="2026-01-01T00:00:00Z">
        <w:r>
          <w:t xml:space="preserve">),</w:t>
        </w:r>
      </w:ins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functions that are equal</w:t>
        </w:r>
      </w:ins>
      <w:ins w:id="1217" w:author="PR Preview" w:date="2026-01-01T00:00:00Z">
        <w:r>
          <w:t xml:space="preserve"> </w:t>
        </w:r>
      </w:ins>
      <w:hyperlink w:anchor="def-almost-everywhere">
        <w:ins w:id="1218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(</w:t>
        </w:r>
      </w:ins>
      <m:oMath>
        <m:r>
          <m:t>μ</m:t>
        </m:r>
      </m:oMath>
      <w:ins w:id="1221" w:author="PR Preview" w:date="2026-01-01T00:00:00Z">
        <w:r>
          <w:t xml:space="preserve">-a.e.) are identified into equivalence classes.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The resulting normed vector space is the</w:t>
        </w:r>
      </w:ins>
      <w:ins w:id="1224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1225" w:author="PR Preview" w:date="2026-01-01T00:00:00Z">
        <w:r>
          <w:rPr>
            <w:b/>
            <w:bCs/>
          </w:rPr>
          <w:t xml:space="preserve"> </w:t>
        </w:r>
      </w:ins>
      <w:ins w:id="1226" w:author="PR Preview" w:date="2026-01-01T00:00:00Z">
        <w:r>
          <w:rPr>
            <w:b/>
            <w:bCs/>
          </w:rPr>
          <w:t xml:space="preserve">space</w:t>
        </w:r>
      </w:ins>
      <w:ins w:id="1227" w:author="PR Preview" w:date="2026-01-01T00:00:00Z">
        <w:r>
          <w:t xml:space="preserve">, denoted</w:t>
        </w:r>
      </w:ins>
      <w:ins w:id="1228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(or simply</w:t>
        </w:r>
      </w:ins>
      <w:ins w:id="1231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232" w:author="PR Preview" w:date="2026-01-01T00:00:00Z">
        <w:r>
          <w:t xml:space="preserve">).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The case</w:t>
        </w:r>
      </w:ins>
      <w:ins w:id="123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is defined separately, in</w:t>
        </w:r>
      </w:ins>
      <w:ins w:id="1238" w:author="PR Preview" w:date="2026-01-01T00:00:00Z">
        <w:r>
          <w:t xml:space="preserve"> </w:t>
        </w:r>
      </w:ins>
      <w:hyperlink w:anchor="def-linf-space">
        <w:ins w:id="1239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240" w:author="PR Preview" w:date="2026-01-01T00:00:00Z">
        <w:r>
          <w:t xml:space="preserve">.</w:t>
        </w:r>
      </w:ins>
    </w:p>
    <w:bookmarkEnd w:id="125"/>
    <w:bookmarkStart w:id="12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6"/>
    <w:bookmarkStart w:id="127" w:name="def-linf-space"/>
    <w:p>
      <w:pPr>
        <w:pStyle w:val="BodyText"/>
      </w:pPr>
      <w:del w:id="1241" w:author="PR Preview" w:date="2026-01-01T00:00:00Z">
        <w:r>
          <w:rPr>
            <w:b/>
            <w:bCs/>
          </w:rPr>
          <w:delText xml:space="preserve">Theorem 5 (Holder’s inequality)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Let</w:delText>
        </w:r>
      </w:del>
      <w:del w:id="12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be a</w:delText>
        </w:r>
      </w:del>
      <w:del w:id="1247" w:author="PR Preview" w:date="2026-01-01T00:00:00Z">
        <w:r>
          <w:delText xml:space="preserve"> </w:delText>
        </w:r>
      </w:del>
      <w:hyperlink w:anchor="def-measure-space">
        <w:del w:id="1248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249" w:author="PR Preview" w:date="2026-01-01T00:00:00Z">
        <w:r>
          <w:delText xml:space="preserve">,</w:delText>
        </w:r>
      </w:del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and let</w:delText>
        </w:r>
      </w:del>
      <w:del w:id="125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be conjugate exponents satisfying</w:delText>
        </w:r>
      </w:del>
      <w:del w:id="125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(with the convention that</w:delText>
        </w:r>
      </w:del>
      <w:del w:id="1258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when</w:delText>
        </w:r>
      </w:del>
      <w:del w:id="126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1262" w:author="PR Preview" w:date="2026-01-01T00:00:00Z">
        <w:r>
          <w:delText xml:space="preserve">, and</w:delText>
        </w:r>
      </w:del>
      <w:del w:id="1263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when</w:delText>
        </w:r>
      </w:del>
      <w:del w:id="126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267" w:author="PR Preview" w:date="2026-01-01T00:00:00Z">
        <w:r>
          <w:delText xml:space="preserve">).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If</w:delText>
        </w:r>
      </w:del>
      <w:del w:id="12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and</w:delText>
        </w:r>
      </w:del>
      <w:del w:id="127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(</w:delText>
        </w:r>
      </w:del>
      <w:hyperlink w:anchor="def-lp-space">
        <w:del w:id="1276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277" w:author="PR Preview" w:date="2026-01-01T00:00:00Z">
        <w:r>
          <w:delText xml:space="preserve">),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then their product</w:delText>
        </w:r>
      </w:del>
      <w:del w:id="1280" w:author="PR Preview" w:date="2026-01-01T00:00:00Z">
        <w:r>
          <w:delText xml:space="preserve"> </w:delText>
        </w:r>
      </w:del>
      <m:oMath>
        <m:r>
          <m:t>f</m:t>
        </m:r>
        <m:r>
          <m:t>g</m:t>
        </m:r>
      </m:oMath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is</w:delText>
        </w:r>
      </w:del>
      <w:del w:id="1283" w:author="PR Preview" w:date="2026-01-01T00:00:00Z">
        <w:r>
          <w:delText xml:space="preserve"> </w:delText>
        </w:r>
      </w:del>
      <w:hyperlink w:anchor="def-absolutely-integrable">
        <w:del w:id="1284" w:author="PR Preview" w:date="2026-01-01T00:00:00Z">
          <w:r>
            <w:rPr>
              <w:rStyle w:val="Hyperlink"/>
            </w:rPr>
            <w:delText xml:space="preserve">absolutely integrable</w:delText>
          </w:r>
        </w:del>
      </w:hyperlink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(</w:delText>
        </w:r>
      </w:del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287" w:author="PR Preview" w:date="2026-01-01T00:00:00Z">
        <w:r>
          <w:delText xml:space="preserve">) and satisfies:</w:delText>
        </w:r>
      </w:del>
    </w:p>
    <w:p>
      <w:pPr>
        <w:pStyle w:val="BodyText"/>
      </w:pPr>
      <w:ins w:id="1288" w:author="PR Preview" w:date="2026-01-01T00:00:00Z">
        <w:r>
          <w:rPr>
            <w:b/>
            <w:bCs/>
          </w:rPr>
          <w:t xml:space="preserve">Definition 28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1289" w:author="PR Preview" w:date="2026-01-01T00:00:00Z">
        <w:r>
          <w:rPr>
            <w:b/>
            <w:bCs/>
          </w:rPr>
          <w:t xml:space="preserve"> </w:t>
        </w:r>
      </w:ins>
      <w:ins w:id="1290" w:author="PR Preview" w:date="2026-01-01T00:00:00Z">
        <w:r>
          <w:rPr>
            <w:b/>
            <w:bCs/>
          </w:rPr>
          <w:t xml:space="preserve">space and essential supremum norm)</w:t>
        </w:r>
      </w:ins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Let</w:t>
        </w:r>
      </w:ins>
      <w:ins w:id="12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be a</w:t>
        </w:r>
      </w:ins>
      <w:ins w:id="1296" w:author="PR Preview" w:date="2026-01-01T00:00:00Z">
        <w:r>
          <w:t xml:space="preserve"> </w:t>
        </w:r>
      </w:ins>
      <w:hyperlink w:anchor="def-measure-space">
        <w:ins w:id="1297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298" w:author="PR Preview" w:date="2026-01-01T00:00:00Z">
        <w:r>
          <w:t xml:space="preserve">.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For</w:t>
        </w:r>
      </w:ins>
      <w:ins w:id="13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302" w:author="PR Preview" w:date="2026-01-01T00:00:00Z">
        <w:r>
          <w:t xml:space="preserve">, the</w:t>
        </w:r>
      </w:ins>
      <w:ins w:id="1303" w:author="PR Preview" w:date="2026-01-01T00:00:00Z">
        <w:r>
          <w:t xml:space="preserve"> </w:t>
        </w:r>
      </w:ins>
      <w:ins w:id="1304" w:author="PR Preview" w:date="2026-01-01T00:00:00Z">
        <w:r>
          <w:rPr>
            <w:b/>
            <w:bCs/>
          </w:rPr>
          <w:t xml:space="preserve">essential supremum norm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(or</w:t>
        </w:r>
      </w:ins>
      <w:ins w:id="1307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1308" w:author="PR Preview" w:date="2026-01-01T00:00:00Z">
        <w:r>
          <w:rPr>
            <w:b/>
            <w:bCs/>
          </w:rPr>
          <w:t xml:space="preserve"> </w:t>
        </w:r>
      </w:ins>
      <w:ins w:id="1309" w:author="PR Preview" w:date="2026-01-01T00:00:00Z">
        <w:r>
          <w:rPr>
            <w:b/>
            <w:bCs/>
          </w:rPr>
          <w:t xml:space="preserve">norm</w:t>
        </w:r>
      </w:ins>
      <w:ins w:id="1310" w:author="PR Preview" w:date="2026-01-01T00:00:00Z">
        <w:r>
          <w:t xml:space="preserve">) of a</w:t>
        </w:r>
      </w:ins>
      <w:ins w:id="1311" w:author="PR Preview" w:date="2026-01-01T00:00:00Z">
        <w:r>
          <w:t xml:space="preserve"> </w:t>
        </w:r>
      </w:ins>
      <w:hyperlink w:anchor="def-measurable-function">
        <w:ins w:id="1312" w:author="PR Preview" w:date="2026-01-01T00:00:00Z">
          <w:r>
            <w:rPr>
              <w:rStyle w:val="Hyperlink"/>
            </w:rPr>
            <w:t xml:space="preserve">measurable function</w:t>
          </w:r>
        </w:ins>
      </w:hyperlink>
      <w:ins w:id="13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316" w:author="PR Preview" w:date="2026-01-01T00:00:00Z">
        <w:r>
          <w:t xml:space="preserve">The space</w:t>
        </w:r>
      </w:ins>
      <w:ins w:id="1317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consists of equivalence classes of essentially bounded measurable functions,</w:t>
        </w:r>
      </w:ins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identified as in</w:t>
        </w:r>
      </w:ins>
      <w:ins w:id="1322" w:author="PR Preview" w:date="2026-01-01T00:00:00Z">
        <w:r>
          <w:t xml:space="preserve"> </w:t>
        </w:r>
      </w:ins>
      <w:hyperlink w:anchor="def-lp-space">
        <w:ins w:id="1323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when they are equal</w:t>
        </w:r>
      </w:ins>
      <w:ins w:id="1326" w:author="PR Preview" w:date="2026-01-01T00:00:00Z">
        <w:r>
          <w:t xml:space="preserve"> </w:t>
        </w:r>
      </w:ins>
      <w:hyperlink w:anchor="def-almost-everywhere">
        <w:ins w:id="1327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1328" w:author="PR Preview" w:date="2026-01-01T00:00:00Z">
        <w:r>
          <w:t xml:space="preserve">.</w:t>
        </w:r>
      </w:ins>
    </w:p>
    <w:bookmarkEnd w:id="127"/>
    <w:bookmarkStart w:id="128" w:name="thm-holder-inequality"/>
    <w:p>
      <w:pPr>
        <w:pStyle w:val="BodyText"/>
      </w:pPr>
      <w:ins w:id="1329" w:author="PR Preview" w:date="2026-01-01T00:00:00Z">
        <w:r>
          <w:rPr>
            <w:b/>
            <w:bCs/>
          </w:rPr>
          <w:t xml:space="preserve">Theorem 5 (Holder’s inequality)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Let</w:t>
        </w:r>
      </w:ins>
      <w:ins w:id="13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be a</w:t>
        </w:r>
      </w:ins>
      <w:ins w:id="1335" w:author="PR Preview" w:date="2026-01-01T00:00:00Z">
        <w:r>
          <w:t xml:space="preserve"> </w:t>
        </w:r>
      </w:ins>
      <w:hyperlink w:anchor="def-measure-space">
        <w:ins w:id="1336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337" w:author="PR Preview" w:date="2026-01-01T00:00:00Z">
        <w:r>
          <w:t xml:space="preserve">,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and let</w:t>
        </w:r>
      </w:ins>
      <w:ins w:id="13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be conjugate exponents satisfying</w:t>
        </w:r>
      </w:ins>
      <w:ins w:id="134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(with the convention that</w:t>
        </w:r>
      </w:ins>
      <w:ins w:id="134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when</w:t>
        </w:r>
      </w:ins>
      <w:ins w:id="134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350" w:author="PR Preview" w:date="2026-01-01T00:00:00Z">
        <w:r>
          <w:t xml:space="preserve">, and</w:t>
        </w:r>
      </w:ins>
      <w:ins w:id="1351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when</w:t>
        </w:r>
      </w:ins>
      <w:ins w:id="135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355" w:author="PR Preview" w:date="2026-01-01T00:00:00Z">
        <w:r>
          <w:t xml:space="preserve">).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If</w:t>
        </w:r>
      </w:ins>
      <w:ins w:id="135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and</w:t>
        </w:r>
      </w:ins>
      <w:ins w:id="136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(</w:t>
        </w:r>
      </w:ins>
      <w:hyperlink w:anchor="def-lp-space">
        <w:ins w:id="1364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365" w:author="PR Preview" w:date="2026-01-01T00:00:00Z">
        <w:r>
          <w:t xml:space="preserve">),</w:t>
        </w:r>
      </w:ins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then their product</w:t>
        </w:r>
      </w:ins>
      <w:ins w:id="1368" w:author="PR Preview" w:date="2026-01-01T00:00:00Z">
        <w:r>
          <w:t xml:space="preserve"> </w:t>
        </w:r>
      </w:ins>
      <m:oMath>
        <m:r>
          <m:t>f</m:t>
        </m:r>
        <m:r>
          <m:t>g</m:t>
        </m:r>
      </m:oMath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is</w:t>
        </w:r>
      </w:ins>
      <w:ins w:id="1371" w:author="PR Preview" w:date="2026-01-01T00:00:00Z">
        <w:r>
          <w:t xml:space="preserve"> </w:t>
        </w:r>
      </w:ins>
      <w:hyperlink w:anchor="def-absolutely-integrable">
        <w:ins w:id="1372" w:author="PR Preview" w:date="2026-01-01T00:00:00Z">
          <w:r>
            <w:rPr>
              <w:rStyle w:val="Hyperlink"/>
            </w:rPr>
            <w:t xml:space="preserve">absolutely integrable</w:t>
          </w:r>
        </w:ins>
      </w:hyperlink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(</w:t>
        </w:r>
      </w:ins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375" w:author="PR Preview" w:date="2026-01-01T00:00:00Z">
        <w:r>
          <w:t xml:space="preserve">) and 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8"/>
    <w:bookmarkStart w:id="129" w:name="thm-minkowski-inequality"/>
    <w:p>
      <w:pPr>
        <w:pStyle w:val="BodyText"/>
      </w:pPr>
      <w:del w:id="1376" w:author="PR Preview" w:date="2026-01-01T00:00:00Z">
        <w:r>
          <w:rPr>
            <w:b/>
            <w:bCs/>
          </w:rPr>
          <w:delText xml:space="preserve">Theorem 6 (Minkowski’s inequality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1377" w:author="PR Preview" w:date="2026-01-01T00:00:00Z">
        <w:r>
          <w:rPr>
            <w:b/>
            <w:bCs/>
          </w:rPr>
          <w:delText xml:space="preserve"> </w:delText>
        </w:r>
      </w:del>
      <w:del w:id="1378" w:author="PR Preview" w:date="2026-01-01T00:00:00Z">
        <w:r>
          <w:rPr>
            <w:b/>
            <w:bCs/>
          </w:rPr>
          <w:delText xml:space="preserve">triangle inequality))</w:delText>
        </w:r>
      </w:del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Let</w:delText>
        </w:r>
      </w:del>
      <w:del w:id="13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be a</w:delText>
        </w:r>
      </w:del>
      <w:del w:id="1384" w:author="PR Preview" w:date="2026-01-01T00:00:00Z">
        <w:r>
          <w:delText xml:space="preserve"> </w:delText>
        </w:r>
      </w:del>
      <w:hyperlink w:anchor="def-measure-space">
        <w:del w:id="1385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and let</w:delText>
        </w:r>
      </w:del>
      <w:del w:id="138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del w:id="1389" w:author="PR Preview" w:date="2026-01-01T00:00:00Z">
        <w:r>
          <w:delText xml:space="preserve">.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For any functions</w:delText>
        </w:r>
      </w:del>
      <w:del w:id="13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(</w:delText>
        </w:r>
      </w:del>
      <w:hyperlink w:anchor="def-lp-space">
        <w:del w:id="1395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396" w:author="PR Preview" w:date="2026-01-01T00:00:00Z">
        <w:r>
          <w:delText xml:space="preserve">), their sum</w:delText>
        </w:r>
      </w:del>
      <w:del w:id="139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+</m:t>
        </m:r>
        <m:r>
          <m:t>g</m:t>
        </m:r>
      </m:oMath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is in</w:delText>
        </w:r>
      </w:del>
      <w:del w:id="1400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and satisfies:</w:delText>
        </w:r>
      </w:del>
    </w:p>
    <w:p>
      <w:pPr>
        <w:pStyle w:val="BodyText"/>
      </w:pPr>
      <w:ins w:id="1403" w:author="PR Preview" w:date="2026-01-01T00:00:00Z">
        <w:r>
          <w:rPr>
            <w:b/>
            <w:bCs/>
          </w:rPr>
          <w:t xml:space="preserve">Theorem 6 (Minkowski’s inequality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1404" w:author="PR Preview" w:date="2026-01-01T00:00:00Z">
        <w:r>
          <w:rPr>
            <w:b/>
            <w:bCs/>
          </w:rPr>
          <w:t xml:space="preserve"> </w:t>
        </w:r>
      </w:ins>
      <w:ins w:id="1405" w:author="PR Preview" w:date="2026-01-01T00:00:00Z">
        <w:r>
          <w:rPr>
            <w:b/>
            <w:bCs/>
          </w:rPr>
          <w:t xml:space="preserve">triangle inequality))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Let</w:t>
        </w:r>
      </w:ins>
      <w:ins w:id="14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be a</w:t>
        </w:r>
      </w:ins>
      <w:ins w:id="1411" w:author="PR Preview" w:date="2026-01-01T00:00:00Z">
        <w:r>
          <w:t xml:space="preserve"> </w:t>
        </w:r>
      </w:ins>
      <w:hyperlink w:anchor="def-measure-space">
        <w:ins w:id="141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and let</w:t>
        </w:r>
      </w:ins>
      <w:ins w:id="141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ins w:id="1416" w:author="PR Preview" w:date="2026-01-01T00:00:00Z">
        <w:r>
          <w:t xml:space="preserve">.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For any functions</w:t>
        </w:r>
      </w:ins>
      <w:ins w:id="14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(</w:t>
        </w:r>
      </w:ins>
      <w:hyperlink w:anchor="def-lp-space">
        <w:ins w:id="1422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423" w:author="PR Preview" w:date="2026-01-01T00:00:00Z">
        <w:r>
          <w:t xml:space="preserve">), their sum</w:t>
        </w:r>
      </w:ins>
      <w:ins w:id="14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+</m:t>
        </m:r>
        <m:r>
          <m:t>g</m:t>
        </m:r>
      </m:oMath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is in</w:t>
        </w:r>
      </w:ins>
      <w:ins w:id="1427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and 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9"/>
    <w:bookmarkStart w:id="13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del w:id="1430" w:author="PR Preview" w:date="2026-01-01T00:00:00Z">
        <w:r>
          <w:rPr>
            <w:b/>
            <w:bCs/>
          </w:rPr>
          <w:delText xml:space="preserve">Covariance bound for random variables</w:delText>
        </w:r>
      </w:del>
      <w:del w:id="1431" w:author="PR Preview" w:date="2026-01-01T00:00:00Z">
        <w:r>
          <w:delText xml:space="preserve">: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On a probability space with measure</w:delText>
        </w:r>
      </w:del>
      <w:del w:id="143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(</w:delText>
        </w:r>
      </w:del>
      <w:hyperlink w:anchor="def-probability-measure">
        <w:del w:id="143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438" w:author="PR Preview" w:date="2026-01-01T00:00:00Z">
        <w:r>
          <w:delText xml:space="preserve">),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taking</w:delText>
        </w:r>
      </w:del>
    </w:p>
    <w:p>
      <w:pPr>
        <w:numPr>
          <w:ilvl w:val="0"/>
          <w:numId w:val="1019"/>
        </w:numPr>
      </w:pPr>
      <w:ins w:id="1441" w:author="PR Preview" w:date="2026-01-01T00:00:00Z">
        <w:r>
          <w:rPr>
            <w:b/>
            <w:bCs/>
          </w:rPr>
          <w:t xml:space="preserve">Covariance bound for random variables</w:t>
        </w:r>
      </w:ins>
      <w:ins w:id="1442" w:author="PR Preview" w:date="2026-01-01T00:00:00Z">
        <w:r>
          <w:t xml:space="preserve">: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On a probability space with measure</w:t>
        </w:r>
      </w:ins>
      <w:ins w:id="144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(</w:t>
        </w:r>
      </w:ins>
      <w:hyperlink w:anchor="def-probability-measure">
        <w:ins w:id="144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449" w:author="PR Preview" w:date="2026-01-01T00:00:00Z">
        <w:r>
          <w:t xml:space="preserve">),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taking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1"/>
    <w:bookmarkStart w:id="134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del w:id="1452" w:author="PR Preview" w:date="2026-01-01T00:00:00Z">
        <w:r>
          <w:rPr>
            <w:b/>
            <w:bCs/>
          </w:rPr>
          <w:delText xml:space="preserve">Random variables, moments, and inclusion of</w:delText>
        </w:r>
      </w:del>
      <w:del w:id="145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1454" w:author="PR Preview" w:date="2026-01-01T00:00:00Z">
        <w:r>
          <w:rPr>
            <w:b/>
            <w:bCs/>
          </w:rPr>
          <w:delText xml:space="preserve"> </w:delText>
        </w:r>
      </w:del>
      <w:del w:id="1455" w:author="PR Preview" w:date="2026-01-01T00:00:00Z">
        <w:r>
          <w:rPr>
            <w:b/>
            <w:bCs/>
          </w:rPr>
          <w:delText xml:space="preserve">spaces</w:delText>
        </w:r>
      </w:del>
      <w:del w:id="1456" w:author="PR Preview" w:date="2026-01-01T00:00:00Z">
        <w:r>
          <w:delText xml:space="preserve">:</w:delText>
        </w:r>
      </w:del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When</w:delText>
        </w:r>
      </w:del>
      <w:del w:id="145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is a probability measure (</w:delText>
        </w:r>
      </w:del>
      <w:hyperlink w:anchor="def-probability-measure">
        <w:del w:id="1462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463" w:author="PR Preview" w:date="2026-01-01T00:00:00Z">
        <w:r>
          <w:delText xml:space="preserve">) with total measure</w:delText>
        </w:r>
      </w:del>
      <w:del w:id="146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465" w:author="PR Preview" w:date="2026-01-01T00:00:00Z">
        <w:r>
          <w:delText xml:space="preserve">,</w:delText>
        </w:r>
      </w:del>
      <w:del w:id="1466" w:author="PR Preview" w:date="2026-01-01T00:00:00Z">
        <w:r>
          <w:delText xml:space="preserve"> </w:delText>
        </w:r>
      </w:del>
      <w:del w:id="1467" w:author="PR Preview" w:date="2026-01-01T00:00:00Z">
        <w:r>
          <w:delText xml:space="preserve">an</w:delText>
        </w:r>
      </w:del>
      <w:del w:id="1468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1469" w:author="PR Preview" w:date="2026-01-01T00:00:00Z">
        <w:r>
          <w:delText xml:space="preserve"> </w:delText>
        </w:r>
      </w:del>
      <w:del w:id="1470" w:author="PR Preview" w:date="2026-01-01T00:00:00Z">
        <w:r>
          <w:delText xml:space="preserve">function is a random variable</w:delText>
        </w:r>
      </w:del>
      <w:del w:id="1471" w:author="PR Preview" w:date="2026-01-01T00:00:00Z">
        <w:r>
          <w:delText xml:space="preserve"> </w:delText>
        </w:r>
      </w:del>
      <m:oMath>
        <m:r>
          <m:t>X</m:t>
        </m:r>
      </m:oMath>
      <w:del w:id="1472" w:author="PR Preview" w:date="2026-01-01T00:00:00Z">
        <w:r>
          <w:delText xml:space="preserve"> </w:delText>
        </w:r>
      </w:del>
      <w:del w:id="1473" w:author="PR Preview" w:date="2026-01-01T00:00:00Z">
        <w:r>
          <w:delText xml:space="preserve">with finite</w:delText>
        </w:r>
      </w:del>
      <w:del w:id="1474" w:author="PR Preview" w:date="2026-01-01T00:00:00Z">
        <w:r>
          <w:delText xml:space="preserve"> </w:delText>
        </w:r>
      </w:del>
      <m:oMath>
        <m:r>
          <m:t>p</m:t>
        </m:r>
      </m:oMath>
      <w:del w:id="1475" w:author="PR Preview" w:date="2026-01-01T00:00:00Z">
        <w:r>
          <w:delText xml:space="preserve">-th moment:</w:delText>
        </w:r>
      </w:del>
    </w:p>
    <w:p>
      <w:pPr>
        <w:numPr>
          <w:ilvl w:val="0"/>
          <w:numId w:val="1020"/>
        </w:numPr>
      </w:pPr>
      <w:ins w:id="1476" w:author="PR Preview" w:date="2026-01-01T00:00:00Z">
        <w:r>
          <w:rPr>
            <w:b/>
            <w:bCs/>
          </w:rPr>
          <w:t xml:space="preserve">Random variables, moments, and inclusion of</w:t>
        </w:r>
      </w:ins>
      <w:ins w:id="147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1478" w:author="PR Preview" w:date="2026-01-01T00:00:00Z">
        <w:r>
          <w:rPr>
            <w:b/>
            <w:bCs/>
          </w:rPr>
          <w:t xml:space="preserve"> </w:t>
        </w:r>
      </w:ins>
      <w:ins w:id="1479" w:author="PR Preview" w:date="2026-01-01T00:00:00Z">
        <w:r>
          <w:rPr>
            <w:b/>
            <w:bCs/>
          </w:rPr>
          <w:t xml:space="preserve">spaces</w:t>
        </w:r>
      </w:ins>
      <w:ins w:id="1480" w:author="PR Preview" w:date="2026-01-01T00:00:00Z">
        <w:r>
          <w:t xml:space="preserve">: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When</w:t>
        </w:r>
      </w:ins>
      <w:ins w:id="148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is a probability measure (</w:t>
        </w:r>
      </w:ins>
      <w:hyperlink w:anchor="def-probability-measure">
        <w:ins w:id="148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487" w:author="PR Preview" w:date="2026-01-01T00:00:00Z">
        <w:r>
          <w:t xml:space="preserve">) with total measure</w:t>
        </w:r>
      </w:ins>
      <w:ins w:id="148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489" w:author="PR Preview" w:date="2026-01-01T00:00:00Z">
        <w:r>
          <w:t xml:space="preserve">,</w:t>
        </w:r>
      </w:ins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an</w:t>
        </w:r>
      </w:ins>
      <w:ins w:id="149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function is a random variable</w:t>
        </w:r>
      </w:ins>
      <w:ins w:id="1495" w:author="PR Preview" w:date="2026-01-01T00:00:00Z">
        <w:r>
          <w:t xml:space="preserve"> </w:t>
        </w:r>
      </w:ins>
      <m:oMath>
        <m:r>
          <m:t>X</m:t>
        </m:r>
      </m:oMath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with finite</w:t>
        </w:r>
      </w:ins>
      <w:ins w:id="1498" w:author="PR Preview" w:date="2026-01-01T00:00:00Z">
        <w:r>
          <w:t xml:space="preserve"> </w:t>
        </w:r>
      </w:ins>
      <m:oMath>
        <m:r>
          <m:t>p</m:t>
        </m:r>
      </m:oMath>
      <w:ins w:id="1499" w:author="PR Preview" w:date="2026-01-01T00:00:00Z">
        <w:r>
          <w:t xml:space="preserve">-th moment: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4"/>
    <w:bookmarkEnd w:id="135"/>
    <w:bookmarkStart w:id="141" w:name="product-measures"/>
    <w:p>
      <w:pPr>
        <w:pStyle w:val="Heading2"/>
      </w:pPr>
      <w:r>
        <w:t xml:space="preserve">9 Product measures</w:t>
      </w:r>
    </w:p>
    <w:bookmarkStart w:id="137" w:name="def-product-sigma-algebra"/>
    <w:p>
      <w:pPr>
        <w:pStyle w:val="FirstParagraph"/>
      </w:pPr>
      <w:del w:id="1500" w:author="PR Preview" w:date="2026-01-01T00:00:00Z">
        <w:r>
          <w:rPr>
            <w:b/>
            <w:bCs/>
          </w:rPr>
          <w:delText xml:space="preserve">Definition 25 (Product</w:delText>
        </w:r>
      </w:del>
      <w:del w:id="1501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1502" w:author="PR Preview" w:date="2026-01-01T00:00:00Z">
        <w:r>
          <w:rPr>
            <w:b/>
            <w:bCs/>
          </w:rPr>
          <w:delText xml:space="preserve">-algebra)</w:delText>
        </w:r>
      </w:del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delText xml:space="preserve">Let</w:delText>
        </w:r>
      </w:del>
      <w:del w:id="15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and</w:delText>
        </w:r>
      </w:del>
      <w:del w:id="15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be</w:delText>
        </w:r>
      </w:del>
      <w:del w:id="1511" w:author="PR Preview" w:date="2026-01-01T00:00:00Z">
        <w:r>
          <w:delText xml:space="preserve"> </w:delText>
        </w:r>
      </w:del>
      <w:hyperlink w:anchor="def-measurable-space">
        <w:del w:id="1512" w:author="PR Preview" w:date="2026-01-01T00:00:00Z">
          <w:r>
            <w:rPr>
              <w:rStyle w:val="Hyperlink"/>
            </w:rPr>
            <w:delText xml:space="preserve">measurable spaces</w:delText>
          </w:r>
        </w:del>
      </w:hyperlink>
      <w:del w:id="1513" w:author="PR Preview" w:date="2026-01-01T00:00:00Z">
        <w:r>
          <w:delText xml:space="preserve">.</w:delText>
        </w:r>
      </w:del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A</w:delText>
        </w:r>
      </w:del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rPr>
            <w:b/>
            <w:bCs/>
          </w:rPr>
          <w:delText xml:space="preserve">measurable rectangle</w:delText>
        </w:r>
      </w:del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is a</w:delText>
        </w:r>
      </w:del>
      <w:del w:id="1520" w:author="PR Preview" w:date="2026-01-01T00:00:00Z">
        <w:r>
          <w:delText xml:space="preserve"> </w:delText>
        </w:r>
      </w:del>
      <w:hyperlink r:id="rId136">
        <w:del w:id="1521" w:author="PR Preview" w:date="2026-01-01T00:00:00Z">
          <w:r>
            <w:rPr>
              <w:rStyle w:val="Hyperlink"/>
            </w:rPr>
            <w:delText xml:space="preserve">Cartesian product</w:delText>
          </w:r>
        </w:del>
      </w:hyperlink>
      <w:del w:id="152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with</w:delText>
        </w:r>
      </w:del>
      <w:del w:id="152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and</w:delText>
        </w:r>
      </w:del>
      <w:del w:id="152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del w:id="1529" w:author="PR Preview" w:date="2026-01-01T00:00:00Z">
        <w:r>
          <w:delText xml:space="preserve">.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The</w:delText>
        </w:r>
      </w:del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rPr>
            <w:b/>
            <w:bCs/>
          </w:rPr>
          <w:delText xml:space="preserve">product</w:delText>
        </w:r>
      </w:del>
      <w:del w:id="1534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1535" w:author="PR Preview" w:date="2026-01-01T00:00:00Z">
        <w:r>
          <w:rPr>
            <w:b/>
            <w:bCs/>
          </w:rPr>
          <w:delText xml:space="preserve">-algebra</w:delText>
        </w:r>
      </w:del>
      <w:del w:id="153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is the</w:delText>
        </w:r>
      </w:del>
      <w:del w:id="1539" w:author="PR Preview" w:date="2026-01-01T00:00:00Z">
        <w:r>
          <w:delText xml:space="preserve"> </w:delText>
        </w:r>
      </w:del>
      <m:oMath>
        <m:r>
          <m:t>σ</m:t>
        </m:r>
      </m:oMath>
      <w:del w:id="1540" w:author="PR Preview" w:date="2026-01-01T00:00:00Z">
        <w:r>
          <w:delText xml:space="preserve">-algebra on</w:delText>
        </w:r>
      </w:del>
      <w:del w:id="154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×</m:t>
        </m:r>
        <m:r>
          <m:t>T</m:t>
        </m:r>
      </m:oMath>
      <w:del w:id="1542" w:author="PR Preview" w:date="2026-01-01T00:00:00Z">
        <w:r>
          <w:delText xml:space="preserve"> </w:delText>
        </w:r>
      </w:del>
      <w:hyperlink w:anchor="def-generated-sigma-algebra">
        <w:del w:id="1543" w:author="PR Preview" w:date="2026-01-01T00:00:00Z">
          <w:r>
            <w:rPr>
              <w:rStyle w:val="Hyperlink"/>
            </w:rPr>
            <w:delText xml:space="preserve">generated by</w:delText>
          </w:r>
        </w:del>
      </w:hyperlink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the measurable rectangles.</w:delText>
        </w:r>
      </w:del>
    </w:p>
    <w:p>
      <w:pPr>
        <w:pStyle w:val="FirstParagraph"/>
      </w:pPr>
      <w:ins w:id="1546" w:author="PR Preview" w:date="2026-01-01T00:00:00Z">
        <w:r>
          <w:rPr>
            <w:b/>
            <w:bCs/>
          </w:rPr>
          <w:t xml:space="preserve">Definition 29 (Product</w:t>
        </w:r>
      </w:ins>
      <w:ins w:id="1547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1548" w:author="PR Preview" w:date="2026-01-01T00:00:00Z">
        <w:r>
          <w:rPr>
            <w:b/>
            <w:bCs/>
          </w:rPr>
          <w:t xml:space="preserve">-algebra)</w:t>
        </w:r>
      </w:ins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Let</w:t>
        </w:r>
      </w:ins>
      <w:ins w:id="15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and</w:t>
        </w:r>
      </w:ins>
      <w:ins w:id="15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be</w:t>
        </w:r>
      </w:ins>
      <w:ins w:id="1557" w:author="PR Preview" w:date="2026-01-01T00:00:00Z">
        <w:r>
          <w:t xml:space="preserve"> </w:t>
        </w:r>
      </w:ins>
      <w:hyperlink w:anchor="def-measurable-space">
        <w:ins w:id="1558" w:author="PR Preview" w:date="2026-01-01T00:00:00Z">
          <w:r>
            <w:rPr>
              <w:rStyle w:val="Hyperlink"/>
            </w:rPr>
            <w:t xml:space="preserve">measurable spaces</w:t>
          </w:r>
        </w:ins>
      </w:hyperlink>
      <w:ins w:id="1559" w:author="PR Preview" w:date="2026-01-01T00:00:00Z">
        <w:r>
          <w:t xml:space="preserve">.</w:t>
        </w:r>
      </w:ins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A</w:t>
        </w:r>
      </w:ins>
      <w:ins w:id="1562" w:author="PR Preview" w:date="2026-01-01T00:00:00Z">
        <w:r>
          <w:t xml:space="preserve"> </w:t>
        </w:r>
      </w:ins>
      <w:ins w:id="1563" w:author="PR Preview" w:date="2026-01-01T00:00:00Z">
        <w:r>
          <w:rPr>
            <w:b/>
            <w:bCs/>
          </w:rPr>
          <w:t xml:space="preserve">measurable rectangle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is a</w:t>
        </w:r>
      </w:ins>
      <w:ins w:id="1566" w:author="PR Preview" w:date="2026-01-01T00:00:00Z">
        <w:r>
          <w:t xml:space="preserve"> </w:t>
        </w:r>
      </w:ins>
      <w:hyperlink r:id="rId136">
        <w:ins w:id="1567" w:author="PR Preview" w:date="2026-01-01T00:00:00Z">
          <w:r>
            <w:rPr>
              <w:rStyle w:val="Hyperlink"/>
            </w:rPr>
            <w:t xml:space="preserve">Cartesian product</w:t>
          </w:r>
        </w:ins>
      </w:hyperlink>
      <w:ins w:id="15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with</w:t>
        </w:r>
      </w:ins>
      <w:ins w:id="15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1572" w:author="PR Preview" w:date="2026-01-01T00:00:00Z">
        <w:r>
          <w:t xml:space="preserve"> </w:t>
        </w:r>
      </w:ins>
      <w:ins w:id="1573" w:author="PR Preview" w:date="2026-01-01T00:00:00Z">
        <w:r>
          <w:t xml:space="preserve">and</w:t>
        </w:r>
      </w:ins>
      <w:ins w:id="157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ins w:id="1575" w:author="PR Preview" w:date="2026-01-01T00:00:00Z">
        <w:r>
          <w:t xml:space="preserve">.</w:t>
        </w:r>
      </w:ins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The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rPr>
            <w:b/>
            <w:bCs/>
          </w:rPr>
          <w:t xml:space="preserve">product</w:t>
        </w:r>
      </w:ins>
      <w:ins w:id="1580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1581" w:author="PR Preview" w:date="2026-01-01T00:00:00Z">
        <w:r>
          <w:rPr>
            <w:b/>
            <w:bCs/>
          </w:rPr>
          <w:t xml:space="preserve">-algebra</w:t>
        </w:r>
      </w:ins>
      <w:ins w:id="158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is the</w:t>
        </w:r>
      </w:ins>
      <w:ins w:id="1585" w:author="PR Preview" w:date="2026-01-01T00:00:00Z">
        <w:r>
          <w:t xml:space="preserve"> </w:t>
        </w:r>
      </w:ins>
      <m:oMath>
        <m:r>
          <m:t>σ</m:t>
        </m:r>
      </m:oMath>
      <w:ins w:id="1586" w:author="PR Preview" w:date="2026-01-01T00:00:00Z">
        <w:r>
          <w:t xml:space="preserve">-algebra on</w:t>
        </w:r>
      </w:ins>
      <w:ins w:id="158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×</m:t>
        </m:r>
        <m:r>
          <m:t>T</m:t>
        </m:r>
      </m:oMath>
      <w:ins w:id="1588" w:author="PR Preview" w:date="2026-01-01T00:00:00Z">
        <w:r>
          <w:t xml:space="preserve"> </w:t>
        </w:r>
      </w:ins>
      <w:hyperlink w:anchor="def-generated-sigma-algebra">
        <w:ins w:id="1589" w:author="PR Preview" w:date="2026-01-01T00:00:00Z">
          <w:r>
            <w:rPr>
              <w:rStyle w:val="Hyperlink"/>
            </w:rPr>
            <w:t xml:space="preserve">generated by</w:t>
          </w:r>
        </w:ins>
      </w:hyperlink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the measurable rectangles.</w:t>
        </w:r>
      </w:ins>
    </w:p>
    <w:bookmarkEnd w:id="137"/>
    <w:bookmarkStart w:id="138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8"/>
    <w:bookmarkStart w:id="139" w:name="def-product-measure"/>
    <w:p>
      <w:pPr>
        <w:pStyle w:val="FirstParagraph"/>
      </w:pPr>
      <w:del w:id="1592" w:author="PR Preview" w:date="2026-01-01T00:00:00Z">
        <w:r>
          <w:rPr>
            <w:b/>
            <w:bCs/>
          </w:rPr>
          <w:delText xml:space="preserve">Definition 26 (Product measure)</w:delText>
        </w:r>
      </w:del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Let</w:delText>
        </w:r>
      </w:del>
      <w:del w:id="15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and</w:delText>
        </w:r>
      </w:del>
      <w:del w:id="15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be measure spaces</w:delText>
        </w:r>
      </w:del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delText xml:space="preserve">with</w:delText>
        </w:r>
      </w:del>
      <w:del w:id="1603" w:author="PR Preview" w:date="2026-01-01T00:00:00Z">
        <w:r>
          <w:delText xml:space="preserve"> </w:delText>
        </w:r>
      </w:del>
      <w:hyperlink w:anchor="def-sigma-finite">
        <m:oMath>
          <m:r>
            <m:t>σ</m:t>
          </m:r>
        </m:oMath>
        <w:del w:id="1604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measures</w:delText>
        </w:r>
      </w:del>
      <w:del w:id="1607" w:author="PR Preview" w:date="2026-01-01T00:00:00Z">
        <w:r>
          <w:delText xml:space="preserve"> </w:delText>
        </w:r>
      </w:del>
      <m:oMath>
        <m:r>
          <m:t>μ</m:t>
        </m:r>
      </m:oMath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and</w:delText>
        </w:r>
      </w:del>
      <w:del w:id="1610" w:author="PR Preview" w:date="2026-01-01T00:00:00Z">
        <w:r>
          <w:delText xml:space="preserve"> </w:delText>
        </w:r>
      </w:del>
      <m:oMath>
        <m:r>
          <m:t>ν</m:t>
        </m:r>
      </m:oMath>
      <w:del w:id="1611" w:author="PR Preview" w:date="2026-01-01T00:00:00Z">
        <w:r>
          <w:delText xml:space="preserve">.</w:delText>
        </w:r>
      </w:del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delText xml:space="preserve">The</w:delText>
        </w:r>
      </w:del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rPr>
            <w:b/>
            <w:bCs/>
          </w:rPr>
          <w:delText xml:space="preserve">product measure</w:delText>
        </w:r>
      </w:del>
      <w:del w:id="161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⊗</m:t>
        </m:r>
        <m:r>
          <m:t>ν</m:t>
        </m:r>
      </m:oMath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is the measure on the</w:delText>
        </w:r>
      </w:del>
      <w:del w:id="1619" w:author="PR Preview" w:date="2026-01-01T00:00:00Z">
        <w:r>
          <w:delText xml:space="preserve"> </w:delText>
        </w:r>
      </w:del>
      <w:hyperlink w:anchor="def-product-sigma-algebra">
        <w:del w:id="1620" w:author="PR Preview" w:date="2026-01-01T00:00:00Z">
          <w:r>
            <w:rPr>
              <w:rStyle w:val="Hyperlink"/>
            </w:rPr>
            <w:delText xml:space="preserve">product</w:delText>
          </w:r>
        </w:del>
        <w:del w:id="1621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1622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62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delText xml:space="preserve">that gives each measurable rectangle the product of the measures of its sides:</w:delText>
        </w:r>
      </w:del>
    </w:p>
    <w:p>
      <w:pPr>
        <w:pStyle w:val="FirstParagraph"/>
      </w:pPr>
      <w:ins w:id="1626" w:author="PR Preview" w:date="2026-01-01T00:00:00Z">
        <w:r>
          <w:rPr>
            <w:b/>
            <w:bCs/>
          </w:rPr>
          <w:t xml:space="preserve">Definition 30 (Product measure)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Let</w:t>
        </w:r>
      </w:ins>
      <w:ins w:id="16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and</w:t>
        </w:r>
      </w:ins>
      <w:ins w:id="16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be measure spaces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with</w:t>
        </w:r>
      </w:ins>
      <w:ins w:id="1637" w:author="PR Preview" w:date="2026-01-01T00:00:00Z">
        <w:r>
          <w:t xml:space="preserve"> </w:t>
        </w:r>
      </w:ins>
      <w:hyperlink w:anchor="def-sigma-finite">
        <m:oMath>
          <m:r>
            <m:t>σ</m:t>
          </m:r>
        </m:oMath>
        <w:ins w:id="1638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measures</w:t>
        </w:r>
      </w:ins>
      <w:ins w:id="1641" w:author="PR Preview" w:date="2026-01-01T00:00:00Z">
        <w:r>
          <w:t xml:space="preserve"> </w:t>
        </w:r>
      </w:ins>
      <m:oMath>
        <m:r>
          <m:t>μ</m:t>
        </m:r>
      </m:oMath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and</w:t>
        </w:r>
      </w:ins>
      <w:ins w:id="1644" w:author="PR Preview" w:date="2026-01-01T00:00:00Z">
        <w:r>
          <w:t xml:space="preserve"> </w:t>
        </w:r>
      </w:ins>
      <m:oMath>
        <m:r>
          <m:t>ν</m:t>
        </m:r>
      </m:oMath>
      <w:ins w:id="1645" w:author="PR Preview" w:date="2026-01-01T00:00:00Z">
        <w:r>
          <w:t xml:space="preserve">.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The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rPr>
            <w:b/>
            <w:bCs/>
          </w:rPr>
          <w:t xml:space="preserve">product measure</w:t>
        </w:r>
      </w:ins>
      <w:ins w:id="165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⊗</m:t>
        </m:r>
        <m:r>
          <m:t>ν</m:t>
        </m:r>
      </m:oMath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is the measure on the</w:t>
        </w:r>
      </w:ins>
      <w:ins w:id="1653" w:author="PR Preview" w:date="2026-01-01T00:00:00Z">
        <w:r>
          <w:t xml:space="preserve"> </w:t>
        </w:r>
      </w:ins>
      <w:hyperlink w:anchor="def-product-sigma-algebra">
        <w:ins w:id="1654" w:author="PR Preview" w:date="2026-01-01T00:00:00Z">
          <w:r>
            <w:rPr>
              <w:rStyle w:val="Hyperlink"/>
            </w:rPr>
            <w:t xml:space="preserve">product</w:t>
          </w:r>
        </w:ins>
        <w:ins w:id="1655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1656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6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that gives each measurable rectangle the product of the measures of its sides: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9"/>
    <w:bookmarkStart w:id="140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0"/>
    <w:bookmarkEnd w:id="141"/>
    <w:bookmarkStart w:id="142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2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3"/>
    <w:bookmarkStart w:id="14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5"/>
    <w:bookmarkStart w:id="147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7"/>
    <w:bookmarkStart w:id="14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10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9" Type="http://schemas.openxmlformats.org/officeDocument/2006/relationships/hyperlink" Target="algebra-sums.html#def-supremum" TargetMode="External"/><Relationship Id="rId132" Type="http://schemas.openxmlformats.org/officeDocument/2006/relationships/hyperlink" Target="algebra-sums.html#thm-jensen" TargetMode="External"/><Relationship Id="rId91" Type="http://schemas.openxmlformats.org/officeDocument/2006/relationships/hyperlink" Target="calculus-double-integrals.qmd#thm-fubini-measure" TargetMode="External"/><Relationship Id="rId90" Type="http://schemas.openxmlformats.org/officeDocument/2006/relationships/hyperlink" Target="calculus-double-integrals.qmd#thm-tonelli-measure" TargetMode="External"/><Relationship Id="rId112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3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6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4" Type="http://schemas.openxmlformats.org/officeDocument/2006/relationships/hyperlink" Target="https://www.cengage.com/c/statistical-inference-2e-casella-berger/9780534243128/" TargetMode="External"/><Relationship Id="rId146" Type="http://schemas.openxmlformats.org/officeDocument/2006/relationships/hyperlink" Target="https://www.wiley.com/en-us/Real+Analysis%3A+Modern+Techniques+and+Their+Applications%2C+2nd+Edition-p-9780471317166" TargetMode="External"/><Relationship Id="rId133" Type="http://schemas.openxmlformats.org/officeDocument/2006/relationships/hyperlink" Target="linear-algebra-inner-products.html#def-inner-product-space" TargetMode="External"/><Relationship Id="rId124" Type="http://schemas.openxmlformats.org/officeDocument/2006/relationships/hyperlink" Target="linear-algebra-inner-products.html#def-norm" TargetMode="External"/><Relationship Id="rId130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10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9" Type="http://schemas.openxmlformats.org/officeDocument/2006/relationships/hyperlink" Target="algebra-sums.html#def-supremum" TargetMode="External"/><Relationship Id="rId132" Type="http://schemas.openxmlformats.org/officeDocument/2006/relationships/hyperlink" Target="algebra-sums.html#thm-jensen" TargetMode="External"/><Relationship Id="rId91" Type="http://schemas.openxmlformats.org/officeDocument/2006/relationships/hyperlink" Target="calculus-double-integrals.qmd#thm-fubini-measure" TargetMode="External"/><Relationship Id="rId90" Type="http://schemas.openxmlformats.org/officeDocument/2006/relationships/hyperlink" Target="calculus-double-integrals.qmd#thm-tonelli-measure" TargetMode="External"/><Relationship Id="rId112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3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6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4" Type="http://schemas.openxmlformats.org/officeDocument/2006/relationships/hyperlink" Target="https://www.cengage.com/c/statistical-inference-2e-casella-berger/9780534243128/" TargetMode="External"/><Relationship Id="rId146" Type="http://schemas.openxmlformats.org/officeDocument/2006/relationships/hyperlink" Target="https://www.wiley.com/en-us/Real+Analysis%3A+Modern+Techniques+and+Their+Applications%2C+2nd+Edition-p-9780471317166" TargetMode="External"/><Relationship Id="rId133" Type="http://schemas.openxmlformats.org/officeDocument/2006/relationships/hyperlink" Target="linear-algebra-inner-products.html#def-inner-product-space" TargetMode="External"/><Relationship Id="rId124" Type="http://schemas.openxmlformats.org/officeDocument/2006/relationships/hyperlink" Target="linear-algebra-inner-products.html#def-norm" TargetMode="External"/><Relationship Id="rId130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2026-10-13T21:34:21Z</dcterms:created>
  <dcterms:modified xsi:type="dcterms:W3CDTF">2026-10-13T21:34:21Z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