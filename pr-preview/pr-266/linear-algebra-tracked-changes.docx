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2026-10-13 19:28:53 (PDT)</w:delText>
        </w:r>
      </w:del>
    </w:p>
    <w:p>
      <w:pPr>
        <w:pStyle w:val="Date"/>
      </w:pPr>
      <w:ins w:id="2" w:author="PR Preview" w:date="2026-01-01T00:00:00Z">
        <w:r>
          <w:t xml:space="preserve">Last modified: 2026-10-13 19:29:08 (PDT)</w:t>
        </w:r>
      </w:ins>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1" Type="http://schemas.openxmlformats.org/officeDocument/2006/relationships/image" Target="media/rId181.png"/><Relationship Id="rId68" Type="http://schemas.openxmlformats.org/officeDocument/2006/relationships/image" Target="media/rId68.png"/><Relationship Id="rId262" Type="http://schemas.openxmlformats.org/officeDocument/2006/relationships/image" Target="media/rId262.png"/><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2026-10-14T03:10:59Z</dcterms:created>
  <dcterms:modified xsi:type="dcterms:W3CDTF">2026-10-14T03:10:59Z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2026-10-13 19:29:08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