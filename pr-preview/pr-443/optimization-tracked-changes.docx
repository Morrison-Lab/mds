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 source states these results for differentiable functions without saying how smooth;</w:t>
            </w:r>
            <w:r>
              <w:t xml:space="preserve"> </w:t>
            </w:r>
            <w:r>
              <w:t xml:space="preserve">here the first-order results assume continuous first partial derivatives, and the second-order results continuous second partial derivatives.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remark that maximizing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minimizing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, and its classification of constraints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figure of local, strict local and global minima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br/>
        </w:r>
      </w:del>
      <w:del w:id="14" w:author="PR Preview" w:date="2026-01-01T00:00:00Z">
        <w:r>
          <w:rPr>
            <w:rStyle w:val="NormalTok"/>
          </w:rPr>
          <w:delText xml:space="preserve">auto </w:delText>
        </w:r>
      </w:del>
      <w:del w:id="15" w:author="PR Preview" w:date="2026-01-01T00:00:00Z">
        <w:r>
          <w:rPr>
            <w:rStyle w:val="OperatorTok"/>
          </w:rPr>
          <w:delText xml:space="preserve">=</w:delText>
        </w:r>
      </w:del>
      <w:del w:id="16" w:author="PR Preview" w:date="2026-01-01T00:00:00Z">
        <w:r>
          <w:rPr>
            <w:rStyle w:val="NormalTok"/>
          </w:rPr>
          <w:delText xml:space="preserve"> pd.read_csv(</w:delText>
        </w:r>
      </w:del>
      <w:del w:id="17" w:author="PR Preview" w:date="2026-01-01T00:00:00Z">
        <w:r>
          <w:rPr>
            <w:rStyle w:val="StringTok"/>
          </w:rPr>
          <w:delText xml:space="preserve">"data/auto.csv"</w:delText>
        </w:r>
      </w:del>
      <w:del w:id="18" w:author="PR Preview" w:date="2026-01-01T00:00:00Z">
        <w:r>
          <w:rPr>
            <w:rStyle w:val="NormalTok"/>
          </w:rPr>
          <w:delText xml:space="preserve">)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y </w:delText>
        </w:r>
      </w:del>
      <w:del w:id="21" w:author="PR Preview" w:date="2026-01-01T00:00:00Z">
        <w:r>
          <w:rPr>
            <w:rStyle w:val="OperatorTok"/>
          </w:rPr>
          <w:delText xml:space="preserve">=</w:delText>
        </w:r>
      </w:del>
      <w:del w:id="22" w:author="PR Preview" w:date="2026-01-01T00:00:00Z">
        <w:r>
          <w:rPr>
            <w:rStyle w:val="NormalTok"/>
          </w:rPr>
          <w:delText xml:space="preserve"> auto[</w:delText>
        </w:r>
      </w:del>
      <w:del w:id="23" w:author="PR Preview" w:date="2026-01-01T00:00:00Z">
        <w:r>
          <w:rPr>
            <w:rStyle w:val="StringTok"/>
          </w:rPr>
          <w:delText xml:space="preserve">"mpg"</w:delText>
        </w:r>
      </w:del>
      <w:del w:id="24" w:author="PR Preview" w:date="2026-01-01T00:00:00Z">
        <w:r>
          <w:rPr>
            <w:rStyle w:val="NormalTok"/>
          </w:rPr>
          <w:delText xml:space="preserve">].to_numpy(dtype</w:delText>
        </w:r>
      </w:del>
      <w:del w:id="25" w:author="PR Preview" w:date="2026-01-01T00:00:00Z">
        <w:r>
          <w:rPr>
            <w:rStyle w:val="OperatorTok"/>
          </w:rPr>
          <w:delText xml:space="preserve">=</w:delText>
        </w:r>
      </w:del>
      <w:del w:id="26" w:author="PR Preview" w:date="2026-01-01T00:00:00Z">
        <w:r>
          <w:rPr>
            <w:rStyle w:val="BuiltInTok"/>
          </w:rPr>
          <w:delText xml:space="preserve">float</w:delText>
        </w:r>
      </w:del>
      <w:del w:id="27" w:author="PR Preview" w:date="2026-01-01T00:00:00Z">
        <w:r>
          <w:rPr>
            <w:rStyle w:val="NormalTok"/>
          </w:rPr>
          <w:delText xml:space="preserve">)</w:delText>
        </w:r>
      </w:del>
      <w:del w:id="28" w:author="PR Preview" w:date="2026-01-01T00:00:00Z">
        <w:r>
          <w:br/>
        </w:r>
      </w:del>
      <w:del w:id="29" w:author="PR Preview" w:date="2026-01-01T00:00:00Z">
        <w:r>
          <w:rPr>
            <w:rStyle w:val="NormalTok"/>
          </w:rPr>
          <w:delText xml:space="preserve">X </w:delText>
        </w:r>
      </w:del>
      <w:del w:id="30" w:author="PR Preview" w:date="2026-01-01T00:00:00Z">
        <w:r>
          <w:rPr>
            <w:rStyle w:val="OperatorTok"/>
          </w:rPr>
          <w:delText xml:space="preserve">=</w:delText>
        </w:r>
      </w:del>
      <w:del w:id="31" w:author="PR Preview" w:date="2026-01-01T00:00:00Z">
        <w:r>
          <w:rPr>
            <w:rStyle w:val="NormalTok"/>
          </w:rPr>
          <w:delText xml:space="preserve"> np.column_stack([np.ones(</w:delText>
        </w:r>
      </w:del>
      <w:del w:id="32" w:author="PR Preview" w:date="2026-01-01T00:00:00Z">
        <w:r>
          <w:rPr>
            <w:rStyle w:val="BuiltInTok"/>
          </w:rPr>
          <w:delText xml:space="preserve">len</w:delText>
        </w:r>
      </w:del>
      <w:del w:id="33" w:author="PR Preview" w:date="2026-01-01T00:00:00Z">
        <w:r>
          <w:rPr>
            <w:rStyle w:val="NormalTok"/>
          </w:rPr>
          <w:delText xml:space="preserve">(auto)), auto[</w:delText>
        </w:r>
      </w:del>
      <w:del w:id="34" w:author="PR Preview" w:date="2026-01-01T00:00:00Z">
        <w:r>
          <w:rPr>
            <w:rStyle w:val="StringTok"/>
          </w:rPr>
          <w:delText xml:space="preserve">"horsepower"</w:delText>
        </w:r>
      </w:del>
      <w:del w:id="35" w:author="PR Preview" w:date="2026-01-01T00:00:00Z">
        <w:r>
          <w:rPr>
            <w:rStyle w:val="NormalTok"/>
          </w:rPr>
          <w:delText xml:space="preserve">].to_numpy(dtype</w:delText>
        </w:r>
      </w:del>
      <w:del w:id="36" w:author="PR Preview" w:date="2026-01-01T00:00:00Z">
        <w:r>
          <w:rPr>
            <w:rStyle w:val="OperatorTok"/>
          </w:rPr>
          <w:delText xml:space="preserve">=</w:delText>
        </w:r>
      </w:del>
      <w:del w:id="37" w:author="PR Preview" w:date="2026-01-01T00:00:00Z">
        <w:r>
          <w:rPr>
            <w:rStyle w:val="BuiltInTok"/>
          </w:rPr>
          <w:delText xml:space="preserve">float</w:delText>
        </w:r>
      </w:del>
      <w:del w:id="38" w:author="PR Preview" w:date="2026-01-01T00:00:00Z">
        <w:r>
          <w:rPr>
            <w:rStyle w:val="NormalTok"/>
          </w:rPr>
          <w:delText xml:space="preserve">)])</w:delText>
        </w:r>
      </w:del>
      <w:del w:id="39" w:author="PR Preview" w:date="2026-01-01T00:00:00Z">
        <w:r>
          <w:br/>
        </w:r>
      </w:del>
      <w:del w:id="40" w:author="PR Preview" w:date="2026-01-01T00:00:00Z">
        <w:r>
          <w:br/>
        </w:r>
      </w:del>
      <w:del w:id="41" w:author="PR Preview" w:date="2026-01-01T00:00:00Z">
        <w:r>
          <w:rPr>
            <w:rStyle w:val="KeywordTok"/>
          </w:rPr>
          <w:delText xml:space="preserve">def</w:delText>
        </w:r>
      </w:del>
      <w:del w:id="42" w:author="PR Preview" w:date="2026-01-01T00:00:00Z">
        <w:r>
          <w:rPr>
            <w:rStyle w:val="NormalTok"/>
          </w:rPr>
          <w:delText xml:space="preserve"> grad(beta):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NormalTok"/>
          </w:rPr>
          <w:delText xml:space="preserve">    </w:delText>
        </w:r>
      </w:del>
      <w:del w:id="45" w:author="PR Preview" w:date="2026-01-01T00:00:00Z">
        <w:r>
          <w:rPr>
            <w:rStyle w:val="ControlFlowTok"/>
          </w:rPr>
          <w:delText xml:space="preserve">return</w:delText>
        </w:r>
      </w:del>
      <w:del w:id="46" w:author="PR Preview" w:date="2026-01-01T00:00:00Z">
        <w:r>
          <w:rPr>
            <w:rStyle w:val="NormalTok"/>
          </w:rPr>
          <w:delText xml:space="preserve"> </w:delText>
        </w:r>
      </w:del>
      <w:del w:id="47" w:author="PR Preview" w:date="2026-01-01T00:00:00Z">
        <w:r>
          <w:rPr>
            <w:rStyle w:val="OperatorTok"/>
          </w:rPr>
          <w:delText xml:space="preserve">-</w:delText>
        </w:r>
      </w:del>
      <w:del w:id="48" w:author="PR Preview" w:date="2026-01-01T00:00:00Z">
        <w:r>
          <w:rPr>
            <w:rStyle w:val="DecValTok"/>
          </w:rPr>
          <w:delText xml:space="preserve">2</w:delText>
        </w:r>
      </w:del>
      <w:del w:id="49" w:author="PR Preview" w:date="2026-01-01T00:00:00Z">
        <w:r>
          <w:rPr>
            <w:rStyle w:val="NormalTok"/>
          </w:rPr>
          <w:delText xml:space="preserve"> </w:delText>
        </w:r>
      </w:del>
      <w:del w:id="50" w:author="PR Preview" w:date="2026-01-01T00:00:00Z">
        <w:r>
          <w:rPr>
            <w:rStyle w:val="OperatorTok"/>
          </w:rPr>
          <w:delText xml:space="preserve">*</w:delText>
        </w:r>
      </w:del>
      <w:del w:id="51" w:author="PR Preview" w:date="2026-01-01T00:00:00Z">
        <w:r>
          <w:rPr>
            <w:rStyle w:val="NormalTok"/>
          </w:rPr>
          <w:delText xml:space="preserve"> X.T </w:delText>
        </w:r>
      </w:del>
      <w:del w:id="52" w:author="PR Preview" w:date="2026-01-01T00:00:00Z">
        <w:r>
          <w:rPr>
            <w:rStyle w:val="OperatorTok"/>
          </w:rPr>
          <w:delText xml:space="preserve">@</w:delText>
        </w:r>
      </w:del>
      <w:del w:id="53" w:author="PR Preview" w:date="2026-01-01T00:00:00Z">
        <w:r>
          <w:rPr>
            <w:rStyle w:val="NormalTok"/>
          </w:rPr>
          <w:delText xml:space="preserve"> (y </w:delText>
        </w:r>
      </w:del>
      <w:del w:id="54" w:author="PR Preview" w:date="2026-01-01T00:00:00Z">
        <w:r>
          <w:rPr>
            <w:rStyle w:val="OperatorTok"/>
          </w:rPr>
          <w:delText xml:space="preserve">-</w:delText>
        </w:r>
      </w:del>
      <w:del w:id="55" w:author="PR Preview" w:date="2026-01-01T00:00:00Z">
        <w:r>
          <w:rPr>
            <w:rStyle w:val="NormalTok"/>
          </w:rPr>
          <w:delText xml:space="preserve"> X </w:delText>
        </w:r>
      </w:del>
      <w:del w:id="56" w:author="PR Preview" w:date="2026-01-01T00:00:00Z">
        <w:r>
          <w:rPr>
            <w:rStyle w:val="OperatorTok"/>
          </w:rPr>
          <w:delText xml:space="preserve">@</w:delText>
        </w:r>
      </w:del>
      <w:del w:id="57" w:author="PR Preview" w:date="2026-01-01T00:00:00Z">
        <w:r>
          <w:rPr>
            <w:rStyle w:val="NormalTok"/>
          </w:rPr>
          <w:delText xml:space="preserve"> beta)</w:delText>
        </w:r>
      </w:del>
      <w:del w:id="58" w:author="PR Preview" w:date="2026-01-01T00:00:00Z">
        <w:r>
          <w:br/>
        </w:r>
      </w:del>
      <w:del w:id="59" w:author="PR Preview" w:date="2026-01-01T00:00:00Z">
        <w:r>
          <w:br/>
        </w:r>
      </w:del>
      <w:del w:id="60" w:author="PR Preview" w:date="2026-01-01T00:00:00Z">
        <w:r>
          <w:rPr>
            <w:rStyle w:val="NormalTok"/>
          </w:rPr>
          <w:delText xml:space="preserve">beta_hat </w:delText>
        </w:r>
      </w:del>
      <w:del w:id="61" w:author="PR Preview" w:date="2026-01-01T00:00:00Z">
        <w:r>
          <w:rPr>
            <w:rStyle w:val="OperatorTok"/>
          </w:rPr>
          <w:delText xml:space="preserve">=</w:delText>
        </w:r>
      </w:del>
      <w:del w:id="62" w:author="PR Preview" w:date="2026-01-01T00:00:00Z">
        <w:r>
          <w:rPr>
            <w:rStyle w:val="NormalTok"/>
          </w:rPr>
          <w:delText xml:space="preserve"> np.linalg.solve(X.T </w:delText>
        </w:r>
      </w:del>
      <w:del w:id="63" w:author="PR Preview" w:date="2026-01-01T00:00:00Z">
        <w:r>
          <w:rPr>
            <w:rStyle w:val="OperatorTok"/>
          </w:rPr>
          <w:delText xml:space="preserve">@</w:delText>
        </w:r>
      </w:del>
      <w:del w:id="64" w:author="PR Preview" w:date="2026-01-01T00:00:00Z">
        <w:r>
          <w:rPr>
            <w:rStyle w:val="NormalTok"/>
          </w:rPr>
          <w:delText xml:space="preserve"> X, X.T </w:delText>
        </w:r>
      </w:del>
      <w:del w:id="65" w:author="PR Preview" w:date="2026-01-01T00:00:00Z">
        <w:r>
          <w:rPr>
            <w:rStyle w:val="OperatorTok"/>
          </w:rPr>
          <w:delText xml:space="preserve">@</w:delText>
        </w:r>
      </w:del>
      <w:del w:id="66" w:author="PR Preview" w:date="2026-01-01T00:00:00Z">
        <w:r>
          <w:rPr>
            <w:rStyle w:val="NormalTok"/>
          </w:rPr>
          <w:delText xml:space="preserve"> y)</w:delText>
        </w:r>
      </w:del>
      <w:del w:id="67" w:author="PR Preview" w:date="2026-01-01T00:00:00Z">
        <w:r>
          <w:br/>
        </w:r>
      </w:del>
      <w:del w:id="68" w:author="PR Preview" w:date="2026-01-01T00:00:00Z">
        <w:r>
          <w:rPr>
            <w:rStyle w:val="NormalTok"/>
          </w:rPr>
          <w:delText xml:space="preserve">grad_hat </w:delText>
        </w:r>
      </w:del>
      <w:del w:id="69" w:author="PR Preview" w:date="2026-01-01T00:00:00Z">
        <w:r>
          <w:rPr>
            <w:rStyle w:val="OperatorTok"/>
          </w:rPr>
          <w:delText xml:space="preserve">=</w:delText>
        </w:r>
      </w:del>
      <w:del w:id="70" w:author="PR Preview" w:date="2026-01-01T00:00:00Z">
        <w:r>
          <w:rPr>
            <w:rStyle w:val="NormalTok"/>
          </w:rPr>
          <w:delText xml:space="preserve"> grad(beta_hat)</w:delText>
        </w:r>
      </w:del>
      <w:del w:id="71" w:author="PR Preview" w:date="2026-01-01T00:00:00Z">
        <w:r>
          <w:br/>
        </w:r>
      </w:del>
      <w:del w:id="72" w:author="PR Preview" w:date="2026-01-01T00:00:00Z">
        <w:r>
          <w:rPr>
            <w:rStyle w:val="NormalTok"/>
          </w:rPr>
          <w:delText xml:space="preserve">grad_zero </w:delText>
        </w:r>
      </w:del>
      <w:del w:id="73" w:author="PR Preview" w:date="2026-01-01T00:00:00Z">
        <w:r>
          <w:rPr>
            <w:rStyle w:val="OperatorTok"/>
          </w:rPr>
          <w:delText xml:space="preserve">=</w:delText>
        </w:r>
      </w:del>
      <w:del w:id="74" w:author="PR Preview" w:date="2026-01-01T00:00:00Z">
        <w:r>
          <w:rPr>
            <w:rStyle w:val="NormalTok"/>
          </w:rPr>
          <w:delText xml:space="preserve"> grad(np.zeros(</w:delText>
        </w:r>
      </w:del>
      <w:del w:id="75" w:author="PR Preview" w:date="2026-01-01T00:00:00Z">
        <w:r>
          <w:rPr>
            <w:rStyle w:val="DecValTok"/>
          </w:rPr>
          <w:delText xml:space="preserve">2</w:delText>
        </w:r>
      </w:del>
      <w:del w:id="76" w:author="PR Preview" w:date="2026-01-01T00:00:00Z">
        <w:r>
          <w:rPr>
            <w:rStyle w:val="NormalTok"/>
          </w:rPr>
          <w:delText xml:space="preserve">))</w:delText>
        </w:r>
      </w:del>
      <w:del w:id="77" w:author="PR Preview" w:date="2026-01-01T00:00:00Z">
        <w:r>
          <w:br/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pd.DataFrame(</w:delText>
        </w:r>
      </w:del>
      <w:del w:id="80" w:author="PR Preview" w:date="2026-01-01T00:00:00Z">
        <w:r>
          <w:br/>
        </w:r>
      </w:del>
      <w:del w:id="81" w:author="PR Preview" w:date="2026-01-01T00:00:00Z">
        <w:r>
          <w:rPr>
            <w:rStyle w:val="NormalTok"/>
          </w:rPr>
          <w:delText xml:space="preserve">    {</w:delText>
        </w:r>
      </w:del>
      <w:del w:id="82" w:author="PR Preview" w:date="2026-01-01T00:00:00Z">
        <w:r>
          <w:rPr>
            <w:rStyle w:val="StringTok"/>
          </w:rPr>
          <w:delText xml:space="preserve">"beta"</w:delText>
        </w:r>
      </w:del>
      <w:del w:id="83" w:author="PR Preview" w:date="2026-01-01T00:00:00Z">
        <w:r>
          <w:rPr>
            <w:rStyle w:val="NormalTok"/>
          </w:rPr>
          <w:delText xml:space="preserve">: [beta_hat, np.zeros(</w:delText>
        </w:r>
      </w:del>
      <w:del w:id="84" w:author="PR Preview" w:date="2026-01-01T00:00:00Z">
        <w:r>
          <w:rPr>
            <w:rStyle w:val="DecValTok"/>
          </w:rPr>
          <w:delText xml:space="preserve">2</w:delText>
        </w:r>
      </w:del>
      <w:del w:id="85" w:author="PR Preview" w:date="2026-01-01T00:00:00Z">
        <w:r>
          <w:rPr>
            <w:rStyle w:val="NormalTok"/>
          </w:rPr>
          <w:delText xml:space="preserve">)], </w:delText>
        </w:r>
      </w:del>
      <w:del w:id="86" w:author="PR Preview" w:date="2026-01-01T00:00:00Z">
        <w:r>
          <w:rPr>
            <w:rStyle w:val="StringTok"/>
          </w:rPr>
          <w:delText xml:space="preserve">"gradient"</w:delText>
        </w:r>
      </w:del>
      <w:del w:id="87" w:author="PR Preview" w:date="2026-01-01T00:00:00Z">
        <w:r>
          <w:rPr>
            <w:rStyle w:val="NormalTok"/>
          </w:rPr>
          <w:delText xml:space="preserve">: [grad_hat, grad_zero]},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    index</w:delText>
        </w:r>
      </w:del>
      <w:del w:id="90" w:author="PR Preview" w:date="2026-01-01T00:00:00Z">
        <w:r>
          <w:rPr>
            <w:rStyle w:val="OperatorTok"/>
          </w:rPr>
          <w:delText xml:space="preserve">=</w:delText>
        </w:r>
      </w:del>
      <w:del w:id="91" w:author="PR Preview" w:date="2026-01-01T00:00:00Z">
        <w:r>
          <w:rPr>
            <w:rStyle w:val="NormalTok"/>
          </w:rPr>
          <w:delText xml:space="preserve">[</w:delText>
        </w:r>
      </w:del>
      <w:del w:id="92" w:author="PR Preview" w:date="2026-01-01T00:00:00Z">
        <w:r>
          <w:rPr>
            <w:rStyle w:val="StringTok"/>
          </w:rPr>
          <w:delText xml:space="preserve">"solution"</w:delText>
        </w:r>
      </w:del>
      <w:del w:id="93" w:author="PR Preview" w:date="2026-01-01T00:00:00Z">
        <w:r>
          <w:rPr>
            <w:rStyle w:val="NormalTok"/>
          </w:rPr>
          <w:delText xml:space="preserve">, </w:delText>
        </w:r>
      </w:del>
      <w:del w:id="94" w:author="PR Preview" w:date="2026-01-01T00:00:00Z">
        <w:r>
          <w:rPr>
            <w:rStyle w:val="StringTok"/>
          </w:rPr>
          <w:delText xml:space="preserve">"zero vector"</w:delText>
        </w:r>
      </w:del>
      <w:del w:id="95" w:author="PR Preview" w:date="2026-01-01T00:00:00Z">
        <w:r>
          <w:rPr>
            <w:rStyle w:val="NormalTok"/>
          </w:rPr>
          <w:delText xml:space="preserve">],</w:delText>
        </w:r>
      </w:del>
      <w:del w:id="96" w:author="PR Preview" w:date="2026-01-01T00:00:00Z">
        <w:r>
          <w:br/>
        </w:r>
      </w:del>
      <w:del w:id="97" w:author="PR Preview" w:date="2026-01-01T00:00:00Z">
        <w:r>
          <w:rPr>
            <w:rStyle w:val="NormalTok"/>
          </w:rPr>
          <w:delText xml:space="preserve">)</w:delText>
        </w:r>
      </w:del>
      <w:del w:id="98" w:author="PR Preview" w:date="2026-01-01T00:00:00Z">
        <w:r>
          <w:br/>
        </w:r>
      </w:del>
      <w:del w:id="99" w:author="PR Preview" w:date="2026-01-01T00:00:00Z">
        <w:r>
          <w:rPr>
            <w:rStyle w:val="CommentTok"/>
          </w:rPr>
          <w:delText xml:space="preserve">#&gt;                                                   beta                                        gradient</w:delText>
        </w:r>
      </w:del>
      <w:del w:id="100" w:author="PR Preview" w:date="2026-01-01T00:00:00Z">
        <w:r>
          <w:br/>
        </w:r>
      </w:del>
      <w:del w:id="101" w:author="PR Preview" w:date="2026-01-01T00:00:00Z">
        <w:r>
          <w:rPr>
            <w:rStyle w:val="CommentTok"/>
          </w:rPr>
          <w:delText xml:space="preserve">#&gt; solution     [39.93586102117057, -0.15784473335365445]  [9.471534667682135e-12, 6.662048690486699e-11]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CommentTok"/>
          </w:rPr>
          <w:delText xml:space="preserve">#&gt; zero vector                                 [0.0, 0.0]               [-18381.600000000006, -1737437.6]</w:delText>
        </w:r>
      </w:del>
    </w:p>
    <w:p>
      <w:pPr>
        <w:pStyle w:val="SourceCode"/>
      </w:pPr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numpy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np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rPr>
            <w:rStyle w:val="ImportTok"/>
          </w:rPr>
          <w:t xml:space="preserve">import</w:t>
        </w:r>
      </w:ins>
      <w:ins w:id="110" w:author="PR Preview" w:date="2026-01-01T00:00:00Z">
        <w:r>
          <w:rPr>
            <w:rStyle w:val="NormalTok"/>
          </w:rPr>
          <w:t xml:space="preserve"> pandas </w:t>
        </w:r>
      </w:ins>
      <w:ins w:id="111" w:author="PR Preview" w:date="2026-01-01T00:00:00Z">
        <w:r>
          <w:rPr>
            <w:rStyle w:val="ImportTok"/>
          </w:rPr>
          <w:t xml:space="preserve">as</w:t>
        </w:r>
      </w:ins>
      <w:ins w:id="112" w:author="PR Preview" w:date="2026-01-01T00:00:00Z">
        <w:r>
          <w:rPr>
            <w:rStyle w:val="NormalTok"/>
          </w:rPr>
          <w:t xml:space="preserve"> pd</w:t>
        </w:r>
      </w:ins>
      <w:ins w:id="113" w:author="PR Preview" w:date="2026-01-01T00:00:00Z">
        <w:r>
          <w:br/>
        </w:r>
      </w:ins>
      <w:ins w:id="114" w:author="PR Preview" w:date="2026-01-01T00:00:00Z">
        <w:r>
          <w:br/>
        </w:r>
      </w:ins>
      <w:ins w:id="115" w:author="PR Preview" w:date="2026-01-01T00:00:00Z">
        <w:r>
          <w:rPr>
            <w:rStyle w:val="NormalTok"/>
          </w:rPr>
          <w:t xml:space="preserve">auto </w:t>
        </w:r>
      </w:ins>
      <w:ins w:id="116" w:author="PR Preview" w:date="2026-01-01T00:00:00Z">
        <w:r>
          <w:rPr>
            <w:rStyle w:val="OperatorTok"/>
          </w:rPr>
          <w:t xml:space="preserve">=</w:t>
        </w:r>
      </w:ins>
      <w:ins w:id="117" w:author="PR Preview" w:date="2026-01-01T00:00:00Z">
        <w:r>
          <w:rPr>
            <w:rStyle w:val="NormalTok"/>
          </w:rPr>
          <w:t xml:space="preserve"> pd.read_csv(</w:t>
        </w:r>
      </w:ins>
      <w:ins w:id="118" w:author="PR Preview" w:date="2026-01-01T00:00:00Z">
        <w:r>
          <w:rPr>
            <w:rStyle w:val="StringTok"/>
          </w:rPr>
          <w:t xml:space="preserve">"data/auto.csv"</w:t>
        </w:r>
      </w:ins>
      <w:ins w:id="119" w:author="PR Preview" w:date="2026-01-01T00:00:00Z">
        <w:r>
          <w:rPr>
            <w:rStyle w:val="NormalTok"/>
          </w:rPr>
          <w:t xml:space="preserve">)</w:t>
        </w:r>
      </w:ins>
      <w:ins w:id="120" w:author="PR Preview" w:date="2026-01-01T00:00:00Z">
        <w:r>
          <w:br/>
        </w:r>
      </w:ins>
      <w:ins w:id="121" w:author="PR Preview" w:date="2026-01-01T00:00:00Z">
        <w:r>
          <w:rPr>
            <w:rStyle w:val="NormalTok"/>
          </w:rPr>
          <w:t xml:space="preserve">y </w:t>
        </w:r>
      </w:ins>
      <w:ins w:id="122" w:author="PR Preview" w:date="2026-01-01T00:00:00Z">
        <w:r>
          <w:rPr>
            <w:rStyle w:val="OperatorTok"/>
          </w:rPr>
          <w:t xml:space="preserve">=</w:t>
        </w:r>
      </w:ins>
      <w:ins w:id="123" w:author="PR Preview" w:date="2026-01-01T00:00:00Z">
        <w:r>
          <w:rPr>
            <w:rStyle w:val="NormalTok"/>
          </w:rPr>
          <w:t xml:space="preserve"> auto[</w:t>
        </w:r>
      </w:ins>
      <w:ins w:id="124" w:author="PR Preview" w:date="2026-01-01T00:00:00Z">
        <w:r>
          <w:rPr>
            <w:rStyle w:val="StringTok"/>
          </w:rPr>
          <w:t xml:space="preserve">"mpg"</w:t>
        </w:r>
      </w:ins>
      <w:ins w:id="125" w:author="PR Preview" w:date="2026-01-01T00:00:00Z">
        <w:r>
          <w:rPr>
            <w:rStyle w:val="NormalTok"/>
          </w:rPr>
          <w:t xml:space="preserve">].to_numpy(dtype</w:t>
        </w:r>
      </w:ins>
      <w:ins w:id="126" w:author="PR Preview" w:date="2026-01-01T00:00:00Z">
        <w:r>
          <w:rPr>
            <w:rStyle w:val="OperatorTok"/>
          </w:rPr>
          <w:t xml:space="preserve">=</w:t>
        </w:r>
      </w:ins>
      <w:ins w:id="127" w:author="PR Preview" w:date="2026-01-01T00:00:00Z">
        <w:r>
          <w:rPr>
            <w:rStyle w:val="BuiltInTok"/>
          </w:rPr>
          <w:t xml:space="preserve">float</w:t>
        </w:r>
      </w:ins>
      <w:ins w:id="128" w:author="PR Preview" w:date="2026-01-01T00:00:00Z">
        <w:r>
          <w:rPr>
            <w:rStyle w:val="NormalTok"/>
          </w:rPr>
          <w:t xml:space="preserve">)</w:t>
        </w:r>
      </w:ins>
      <w:ins w:id="129" w:author="PR Preview" w:date="2026-01-01T00:00:00Z">
        <w:r>
          <w:br/>
        </w:r>
      </w:ins>
      <w:ins w:id="130" w:author="PR Preview" w:date="2026-01-01T00:00:00Z">
        <w:r>
          <w:rPr>
            <w:rStyle w:val="NormalTok"/>
          </w:rPr>
          <w:t xml:space="preserve">X </w:t>
        </w:r>
      </w:ins>
      <w:ins w:id="131" w:author="PR Preview" w:date="2026-01-01T00:00:00Z">
        <w:r>
          <w:rPr>
            <w:rStyle w:val="OperatorTok"/>
          </w:rPr>
          <w:t xml:space="preserve">=</w:t>
        </w:r>
      </w:ins>
      <w:ins w:id="132" w:author="PR Preview" w:date="2026-01-01T00:00:00Z">
        <w:r>
          <w:rPr>
            <w:rStyle w:val="NormalTok"/>
          </w:rPr>
          <w:t xml:space="preserve"> np.column_stack([np.ones(</w:t>
        </w:r>
      </w:ins>
      <w:ins w:id="133" w:author="PR Preview" w:date="2026-01-01T00:00:00Z">
        <w:r>
          <w:rPr>
            <w:rStyle w:val="BuiltInTok"/>
          </w:rPr>
          <w:t xml:space="preserve">len</w:t>
        </w:r>
      </w:ins>
      <w:ins w:id="134" w:author="PR Preview" w:date="2026-01-01T00:00:00Z">
        <w:r>
          <w:rPr>
            <w:rStyle w:val="NormalTok"/>
          </w:rPr>
          <w:t xml:space="preserve">(auto)), auto[</w:t>
        </w:r>
      </w:ins>
      <w:ins w:id="135" w:author="PR Preview" w:date="2026-01-01T00:00:00Z">
        <w:r>
          <w:rPr>
            <w:rStyle w:val="StringTok"/>
          </w:rPr>
          <w:t xml:space="preserve">"horsepower"</w:t>
        </w:r>
      </w:ins>
      <w:ins w:id="136" w:author="PR Preview" w:date="2026-01-01T00:00:00Z">
        <w:r>
          <w:rPr>
            <w:rStyle w:val="NormalTok"/>
          </w:rPr>
          <w:t xml:space="preserve">].to_numpy(dtype</w:t>
        </w:r>
      </w:ins>
      <w:ins w:id="137" w:author="PR Preview" w:date="2026-01-01T00:00:00Z">
        <w:r>
          <w:rPr>
            <w:rStyle w:val="OperatorTok"/>
          </w:rPr>
          <w:t xml:space="preserve">=</w:t>
        </w:r>
      </w:ins>
      <w:ins w:id="138" w:author="PR Preview" w:date="2026-01-01T00:00:00Z">
        <w:r>
          <w:rPr>
            <w:rStyle w:val="BuiltInTok"/>
          </w:rPr>
          <w:t xml:space="preserve">float</w:t>
        </w:r>
      </w:ins>
      <w:ins w:id="139" w:author="PR Preview" w:date="2026-01-01T00:00:00Z">
        <w:r>
          <w:rPr>
            <w:rStyle w:val="NormalTok"/>
          </w:rPr>
          <w:t xml:space="preserve">)])</w:t>
        </w:r>
      </w:ins>
      <w:ins w:id="140" w:author="PR Preview" w:date="2026-01-01T00:00:00Z">
        <w:r>
          <w:br/>
        </w:r>
      </w:ins>
      <w:ins w:id="141" w:author="PR Preview" w:date="2026-01-01T00:00:00Z">
        <w:r>
          <w:br/>
        </w:r>
      </w:ins>
      <w:ins w:id="142" w:author="PR Preview" w:date="2026-01-01T00:00:00Z">
        <w:r>
          <w:rPr>
            <w:rStyle w:val="KeywordTok"/>
          </w:rPr>
          <w:t xml:space="preserve">def</w:t>
        </w:r>
      </w:ins>
      <w:ins w:id="143" w:author="PR Preview" w:date="2026-01-01T00:00:00Z">
        <w:r>
          <w:rPr>
            <w:rStyle w:val="NormalTok"/>
          </w:rPr>
          <w:t xml:space="preserve"> grad(beta):</w:t>
        </w:r>
      </w:ins>
      <w:ins w:id="144" w:author="PR Preview" w:date="2026-01-01T00:00:00Z">
        <w:r>
          <w:br/>
        </w:r>
      </w:ins>
      <w:ins w:id="145" w:author="PR Preview" w:date="2026-01-01T00:00:00Z">
        <w:r>
          <w:rPr>
            <w:rStyle w:val="NormalTok"/>
          </w:rPr>
          <w:t xml:space="preserve">    </w:t>
        </w:r>
      </w:ins>
      <w:ins w:id="146" w:author="PR Preview" w:date="2026-01-01T00:00:00Z">
        <w:r>
          <w:rPr>
            <w:rStyle w:val="ControlFlowTok"/>
          </w:rPr>
          <w:t xml:space="preserve">return</w:t>
        </w:r>
      </w:ins>
      <w:ins w:id="147" w:author="PR Preview" w:date="2026-01-01T00:00:00Z">
        <w:r>
          <w:rPr>
            <w:rStyle w:val="NormalTok"/>
          </w:rPr>
          <w:t xml:space="preserve"> </w:t>
        </w:r>
      </w:ins>
      <w:ins w:id="148" w:author="PR Preview" w:date="2026-01-01T00:00:00Z">
        <w:r>
          <w:rPr>
            <w:rStyle w:val="OperatorTok"/>
          </w:rPr>
          <w:t xml:space="preserve">-</w:t>
        </w:r>
      </w:ins>
      <w:ins w:id="149" w:author="PR Preview" w:date="2026-01-01T00:00:00Z">
        <w:r>
          <w:rPr>
            <w:rStyle w:val="DecValTok"/>
          </w:rPr>
          <w:t xml:space="preserve">2</w:t>
        </w:r>
      </w:ins>
      <w:ins w:id="150" w:author="PR Preview" w:date="2026-01-01T00:00:00Z">
        <w:r>
          <w:rPr>
            <w:rStyle w:val="NormalTok"/>
          </w:rPr>
          <w:t xml:space="preserve"> </w:t>
        </w:r>
      </w:ins>
      <w:ins w:id="151" w:author="PR Preview" w:date="2026-01-01T00:00:00Z">
        <w:r>
          <w:rPr>
            <w:rStyle w:val="OperatorTok"/>
          </w:rPr>
          <w:t xml:space="preserve">*</w:t>
        </w:r>
      </w:ins>
      <w:ins w:id="152" w:author="PR Preview" w:date="2026-01-01T00:00:00Z">
        <w:r>
          <w:rPr>
            <w:rStyle w:val="NormalTok"/>
          </w:rPr>
          <w:t xml:space="preserve"> X.T </w:t>
        </w:r>
      </w:ins>
      <w:ins w:id="153" w:author="PR Preview" w:date="2026-01-01T00:00:00Z">
        <w:r>
          <w:rPr>
            <w:rStyle w:val="OperatorTok"/>
          </w:rPr>
          <w:t xml:space="preserve">@</w:t>
        </w:r>
      </w:ins>
      <w:ins w:id="154" w:author="PR Preview" w:date="2026-01-01T00:00:00Z">
        <w:r>
          <w:rPr>
            <w:rStyle w:val="NormalTok"/>
          </w:rPr>
          <w:t xml:space="preserve"> (y </w:t>
        </w:r>
      </w:ins>
      <w:ins w:id="155" w:author="PR Preview" w:date="2026-01-01T00:00:00Z">
        <w:r>
          <w:rPr>
            <w:rStyle w:val="OperatorTok"/>
          </w:rPr>
          <w:t xml:space="preserve">-</w:t>
        </w:r>
      </w:ins>
      <w:ins w:id="156" w:author="PR Preview" w:date="2026-01-01T00:00:00Z">
        <w:r>
          <w:rPr>
            <w:rStyle w:val="NormalTok"/>
          </w:rPr>
          <w:t xml:space="preserve"> X </w:t>
        </w:r>
      </w:ins>
      <w:ins w:id="157" w:author="PR Preview" w:date="2026-01-01T00:00:00Z">
        <w:r>
          <w:rPr>
            <w:rStyle w:val="OperatorTok"/>
          </w:rPr>
          <w:t xml:space="preserve">@</w:t>
        </w:r>
      </w:ins>
      <w:ins w:id="158" w:author="PR Preview" w:date="2026-01-01T00:00:00Z">
        <w:r>
          <w:rPr>
            <w:rStyle w:val="NormalTok"/>
          </w:rPr>
          <w:t xml:space="preserve"> beta)</w:t>
        </w:r>
      </w:ins>
      <w:ins w:id="159" w:author="PR Preview" w:date="2026-01-01T00:00:00Z">
        <w:r>
          <w:br/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NormalTok"/>
          </w:rPr>
          <w:t xml:space="preserve">beta_hat </w:t>
        </w:r>
      </w:ins>
      <w:ins w:id="162" w:author="PR Preview" w:date="2026-01-01T00:00:00Z">
        <w:r>
          <w:rPr>
            <w:rStyle w:val="OperatorTok"/>
          </w:rPr>
          <w:t xml:space="preserve">=</w:t>
        </w:r>
      </w:ins>
      <w:ins w:id="163" w:author="PR Preview" w:date="2026-01-01T00:00:00Z">
        <w:r>
          <w:rPr>
            <w:rStyle w:val="NormalTok"/>
          </w:rPr>
          <w:t xml:space="preserve"> np.linalg.solve(X.T </w:t>
        </w:r>
      </w:ins>
      <w:ins w:id="164" w:author="PR Preview" w:date="2026-01-01T00:00:00Z">
        <w:r>
          <w:rPr>
            <w:rStyle w:val="OperatorTok"/>
          </w:rPr>
          <w:t xml:space="preserve">@</w:t>
        </w:r>
      </w:ins>
      <w:ins w:id="165" w:author="PR Preview" w:date="2026-01-01T00:00:00Z">
        <w:r>
          <w:rPr>
            <w:rStyle w:val="NormalTok"/>
          </w:rPr>
          <w:t xml:space="preserve"> X, X.T </w:t>
        </w:r>
      </w:ins>
      <w:ins w:id="166" w:author="PR Preview" w:date="2026-01-01T00:00:00Z">
        <w:r>
          <w:rPr>
            <w:rStyle w:val="OperatorTok"/>
          </w:rPr>
          <w:t xml:space="preserve">@</w:t>
        </w:r>
      </w:ins>
      <w:ins w:id="167" w:author="PR Preview" w:date="2026-01-01T00:00:00Z">
        <w:r>
          <w:rPr>
            <w:rStyle w:val="NormalTok"/>
          </w:rPr>
          <w:t xml:space="preserve"> y)</w:t>
        </w:r>
      </w:ins>
      <w:ins w:id="168" w:author="PR Preview" w:date="2026-01-01T00:00:00Z">
        <w:r>
          <w:br/>
        </w:r>
      </w:ins>
      <w:ins w:id="169" w:author="PR Preview" w:date="2026-01-01T00:00:00Z">
        <w:r>
          <w:rPr>
            <w:rStyle w:val="NormalTok"/>
          </w:rPr>
          <w:t xml:space="preserve">grad_hat </w:t>
        </w:r>
      </w:ins>
      <w:ins w:id="170" w:author="PR Preview" w:date="2026-01-01T00:00:00Z">
        <w:r>
          <w:rPr>
            <w:rStyle w:val="OperatorTok"/>
          </w:rPr>
          <w:t xml:space="preserve">=</w:t>
        </w:r>
      </w:ins>
      <w:ins w:id="171" w:author="PR Preview" w:date="2026-01-01T00:00:00Z">
        <w:r>
          <w:rPr>
            <w:rStyle w:val="NormalTok"/>
          </w:rPr>
          <w:t xml:space="preserve"> grad(beta_hat)</w:t>
        </w:r>
      </w:ins>
      <w:ins w:id="172" w:author="PR Preview" w:date="2026-01-01T00:00:00Z">
        <w:r>
          <w:br/>
        </w:r>
      </w:ins>
      <w:ins w:id="173" w:author="PR Preview" w:date="2026-01-01T00:00:00Z">
        <w:r>
          <w:rPr>
            <w:rStyle w:val="NormalTok"/>
          </w:rPr>
          <w:t xml:space="preserve">grad_zero </w:t>
        </w:r>
      </w:ins>
      <w:ins w:id="174" w:author="PR Preview" w:date="2026-01-01T00:00:00Z">
        <w:r>
          <w:rPr>
            <w:rStyle w:val="OperatorTok"/>
          </w:rPr>
          <w:t xml:space="preserve">=</w:t>
        </w:r>
      </w:ins>
      <w:ins w:id="175" w:author="PR Preview" w:date="2026-01-01T00:00:00Z">
        <w:r>
          <w:rPr>
            <w:rStyle w:val="NormalTok"/>
          </w:rPr>
          <w:t xml:space="preserve"> grad(np.zeros(</w:t>
        </w:r>
      </w:ins>
      <w:ins w:id="176" w:author="PR Preview" w:date="2026-01-01T00:00:00Z">
        <w:r>
          <w:rPr>
            <w:rStyle w:val="DecValTok"/>
          </w:rPr>
          <w:t xml:space="preserve">2</w:t>
        </w:r>
      </w:ins>
      <w:ins w:id="177" w:author="PR Preview" w:date="2026-01-01T00:00:00Z">
        <w:r>
          <w:rPr>
            <w:rStyle w:val="NormalTok"/>
          </w:rPr>
          <w:t xml:space="preserve">))</w:t>
        </w:r>
      </w:ins>
      <w:ins w:id="178" w:author="PR Preview" w:date="2026-01-01T00:00:00Z">
        <w:r>
          <w:br/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pd.DataFrame(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    {</w:t>
        </w:r>
      </w:ins>
      <w:ins w:id="183" w:author="PR Preview" w:date="2026-01-01T00:00:00Z">
        <w:r>
          <w:rPr>
            <w:rStyle w:val="StringTok"/>
          </w:rPr>
          <w:t xml:space="preserve">"beta"</w:t>
        </w:r>
      </w:ins>
      <w:ins w:id="184" w:author="PR Preview" w:date="2026-01-01T00:00:00Z">
        <w:r>
          <w:rPr>
            <w:rStyle w:val="NormalTok"/>
          </w:rPr>
          <w:t xml:space="preserve">: [beta_hat, np.zeros(</w:t>
        </w:r>
      </w:ins>
      <w:ins w:id="185" w:author="PR Preview" w:date="2026-01-01T00:00:00Z">
        <w:r>
          <w:rPr>
            <w:rStyle w:val="DecValTok"/>
          </w:rPr>
          <w:t xml:space="preserve">2</w:t>
        </w:r>
      </w:ins>
      <w:ins w:id="186" w:author="PR Preview" w:date="2026-01-01T00:00:00Z">
        <w:r>
          <w:rPr>
            <w:rStyle w:val="NormalTok"/>
          </w:rPr>
          <w:t xml:space="preserve">)], </w:t>
        </w:r>
      </w:ins>
      <w:ins w:id="187" w:author="PR Preview" w:date="2026-01-01T00:00:00Z">
        <w:r>
          <w:rPr>
            <w:rStyle w:val="StringTok"/>
          </w:rPr>
          <w:t xml:space="preserve">"gradient"</w:t>
        </w:r>
      </w:ins>
      <w:ins w:id="188" w:author="PR Preview" w:date="2026-01-01T00:00:00Z">
        <w:r>
          <w:rPr>
            <w:rStyle w:val="NormalTok"/>
          </w:rPr>
          <w:t xml:space="preserve">: [grad_hat, grad_zero]},</w:t>
        </w:r>
      </w:ins>
      <w:ins w:id="189" w:author="PR Preview" w:date="2026-01-01T00:00:00Z">
        <w:r>
          <w:br/>
        </w:r>
      </w:ins>
      <w:ins w:id="190" w:author="PR Preview" w:date="2026-01-01T00:00:00Z">
        <w:r>
          <w:rPr>
            <w:rStyle w:val="NormalTok"/>
          </w:rPr>
          <w:t xml:space="preserve">    index</w:t>
        </w:r>
      </w:ins>
      <w:ins w:id="191" w:author="PR Preview" w:date="2026-01-01T00:00:00Z">
        <w:r>
          <w:rPr>
            <w:rStyle w:val="OperatorTok"/>
          </w:rPr>
          <w:t xml:space="preserve">=</w:t>
        </w:r>
      </w:ins>
      <w:ins w:id="192" w:author="PR Preview" w:date="2026-01-01T00:00:00Z">
        <w:r>
          <w:rPr>
            <w:rStyle w:val="NormalTok"/>
          </w:rPr>
          <w:t xml:space="preserve">[</w:t>
        </w:r>
      </w:ins>
      <w:ins w:id="193" w:author="PR Preview" w:date="2026-01-01T00:00:00Z">
        <w:r>
          <w:rPr>
            <w:rStyle w:val="StringTok"/>
          </w:rPr>
          <w:t xml:space="preserve">"solution"</w:t>
        </w:r>
      </w:ins>
      <w:ins w:id="194" w:author="PR Preview" w:date="2026-01-01T00:00:00Z">
        <w:r>
          <w:rPr>
            <w:rStyle w:val="NormalTok"/>
          </w:rPr>
          <w:t xml:space="preserve">, </w:t>
        </w:r>
      </w:ins>
      <w:ins w:id="195" w:author="PR Preview" w:date="2026-01-01T00:00:00Z">
        <w:r>
          <w:rPr>
            <w:rStyle w:val="StringTok"/>
          </w:rPr>
          <w:t xml:space="preserve">"zero vector"</w:t>
        </w:r>
      </w:ins>
      <w:ins w:id="196" w:author="PR Preview" w:date="2026-01-01T00:00:00Z">
        <w:r>
          <w:rPr>
            <w:rStyle w:val="NormalTok"/>
          </w:rPr>
          <w:t xml:space="preserve">],</w:t>
        </w:r>
      </w:ins>
      <w:ins w:id="197" w:author="PR Preview" w:date="2026-01-01T00:00:00Z">
        <w:r>
          <w:br/>
        </w:r>
      </w:ins>
      <w:ins w:id="198" w:author="PR Preview" w:date="2026-01-01T00:00:00Z">
        <w:r>
          <w:rPr>
            <w:rStyle w:val="NormalTok"/>
          </w:rPr>
          <w:t xml:space="preserve">)</w:t>
        </w:r>
      </w:ins>
      <w:ins w:id="199" w:author="PR Preview" w:date="2026-01-01T00:00:00Z">
        <w:r>
          <w:br/>
        </w:r>
      </w:ins>
      <w:ins w:id="200" w:author="PR Preview" w:date="2026-01-01T00:00:00Z">
        <w:r>
          <w:rPr>
            <w:rStyle w:val="CommentTok"/>
          </w:rPr>
          <w:t xml:space="preserve">#&gt;                                beta                gradient</w:t>
        </w:r>
      </w:ins>
      <w:ins w:id="201" w:author="PR Preview" w:date="2026-01-01T00:00:00Z">
        <w:r>
          <w:br/>
        </w:r>
      </w:ins>
      <w:ins w:id="202" w:author="PR Preview" w:date="2026-01-01T00:00:00Z">
        <w:r>
          <w:rPr>
            <w:rStyle w:val="CommentTok"/>
          </w:rPr>
          <w:t xml:space="preserve">#&gt; solution     [39.935861, -0.157845]              [0.0, 0.0]</w:t>
        </w:r>
      </w:ins>
      <w:ins w:id="203" w:author="PR Preview" w:date="2026-01-01T00:00:00Z">
        <w:r>
          <w:br/>
        </w:r>
      </w:ins>
      <w:ins w:id="204" w:author="PR Preview" w:date="2026-01-01T00:00:00Z">
        <w:r>
          <w:rPr>
            <w:rStyle w:val="CommentTok"/>
          </w:rPr>
          <w:t xml:space="preserve">#&gt; zero vector              [0.0, 0.0]  [-18381.6, -1737437.6]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del w:id="205" w:author="PR Preview" w:date="2026-01-01T00:00:00Z">
        <w:r>
          <w:rPr>
            <w:rStyle w:val="NormalTok"/>
          </w:rPr>
          <w:delText xml:space="preserve">auto </w:delText>
        </w:r>
      </w:del>
      <w:del w:id="206" w:author="PR Preview" w:date="2026-01-01T00:00:00Z">
        <w:r>
          <w:rPr>
            <w:rStyle w:val="OtherTok"/>
          </w:rPr>
          <w:delText xml:space="preserve">&lt;-</w:delText>
        </w:r>
      </w:del>
      <w:del w:id="207" w:author="PR Preview" w:date="2026-01-01T00:00:00Z">
        <w:r>
          <w:rPr>
            <w:rStyle w:val="NormalTok"/>
          </w:rPr>
          <w:delText xml:space="preserve"> </w:delText>
        </w:r>
      </w:del>
      <w:del w:id="208" w:author="PR Preview" w:date="2026-01-01T00:00:00Z">
        <w:r>
          <w:rPr>
            <w:rStyle w:val="FunctionTok"/>
          </w:rPr>
          <w:delText xml:space="preserve">read.csv</w:delText>
        </w:r>
      </w:del>
      <w:del w:id="209" w:author="PR Preview" w:date="2026-01-01T00:00:00Z">
        <w:r>
          <w:rPr>
            <w:rStyle w:val="NormalTok"/>
          </w:rPr>
          <w:delText xml:space="preserve">(</w:delText>
        </w:r>
      </w:del>
      <w:del w:id="210" w:author="PR Preview" w:date="2026-01-01T00:00:00Z">
        <w:r>
          <w:rPr>
            <w:rStyle w:val="StringTok"/>
          </w:rPr>
          <w:delText xml:space="preserve">"data/auto.csv"</w:delText>
        </w:r>
      </w:del>
      <w:del w:id="211" w:author="PR Preview" w:date="2026-01-01T00:00:00Z">
        <w:r>
          <w:rPr>
            <w:rStyle w:val="NormalTok"/>
          </w:rPr>
          <w:delText xml:space="preserve">)</w:delText>
        </w:r>
      </w:del>
      <w:del w:id="212" w:author="PR Preview" w:date="2026-01-01T00:00:00Z">
        <w:r>
          <w:br/>
        </w:r>
      </w:del>
      <w:del w:id="213" w:author="PR Preview" w:date="2026-01-01T00:00:00Z">
        <w:r>
          <w:rPr>
            <w:rStyle w:val="NormalTok"/>
          </w:rPr>
          <w:delText xml:space="preserve">y </w:delText>
        </w:r>
      </w:del>
      <w:del w:id="214" w:author="PR Preview" w:date="2026-01-01T00:00:00Z">
        <w:r>
          <w:rPr>
            <w:rStyle w:val="OtherTok"/>
          </w:rPr>
          <w:delText xml:space="preserve">&lt;-</w:delText>
        </w:r>
      </w:del>
      <w:del w:id="215" w:author="PR Preview" w:date="2026-01-01T00:00:00Z">
        <w:r>
          <w:rPr>
            <w:rStyle w:val="NormalTok"/>
          </w:rPr>
          <w:delText xml:space="preserve"> auto</w:delText>
        </w:r>
      </w:del>
      <w:del w:id="216" w:author="PR Preview" w:date="2026-01-01T00:00:00Z">
        <w:r>
          <w:rPr>
            <w:rStyle w:val="SpecialCharTok"/>
          </w:rPr>
          <w:delText xml:space="preserve">$</w:delText>
        </w:r>
      </w:del>
      <w:del w:id="217" w:author="PR Preview" w:date="2026-01-01T00:00:00Z">
        <w:r>
          <w:rPr>
            <w:rStyle w:val="NormalTok"/>
          </w:rPr>
          <w:delText xml:space="preserve">mpg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NormalTok"/>
          </w:rPr>
          <w:delText xml:space="preserve">X </w:delText>
        </w:r>
      </w:del>
      <w:del w:id="220" w:author="PR Preview" w:date="2026-01-01T00:00:00Z">
        <w:r>
          <w:rPr>
            <w:rStyle w:val="OtherTok"/>
          </w:rPr>
          <w:delText xml:space="preserve">&lt;-</w:delText>
        </w:r>
      </w:del>
      <w:del w:id="221" w:author="PR Preview" w:date="2026-01-01T00:00:00Z">
        <w:r>
          <w:rPr>
            <w:rStyle w:val="NormalTok"/>
          </w:rPr>
          <w:delText xml:space="preserve"> </w:delText>
        </w:r>
      </w:del>
      <w:del w:id="222" w:author="PR Preview" w:date="2026-01-01T00:00:00Z">
        <w:r>
          <w:rPr>
            <w:rStyle w:val="FunctionTok"/>
          </w:rPr>
          <w:delText xml:space="preserve">cbind</w:delText>
        </w:r>
      </w:del>
      <w:del w:id="223" w:author="PR Preview" w:date="2026-01-01T00:00:00Z">
        <w:r>
          <w:rPr>
            <w:rStyle w:val="NormalTok"/>
          </w:rPr>
          <w:delText xml:space="preserve">(</w:delText>
        </w:r>
      </w:del>
      <w:del w:id="224" w:author="PR Preview" w:date="2026-01-01T00:00:00Z">
        <w:r>
          <w:rPr>
            <w:rStyle w:val="DecValTok"/>
          </w:rPr>
          <w:delText xml:space="preserve">1</w:delText>
        </w:r>
      </w:del>
      <w:del w:id="225" w:author="PR Preview" w:date="2026-01-01T00:00:00Z">
        <w:r>
          <w:rPr>
            <w:rStyle w:val="NormalTok"/>
          </w:rPr>
          <w:delText xml:space="preserve">, auto</w:delText>
        </w:r>
      </w:del>
      <w:del w:id="226" w:author="PR Preview" w:date="2026-01-01T00:00:00Z">
        <w:r>
          <w:rPr>
            <w:rStyle w:val="SpecialCharTok"/>
          </w:rPr>
          <w:delText xml:space="preserve">$</w:delText>
        </w:r>
      </w:del>
      <w:del w:id="227" w:author="PR Preview" w:date="2026-01-01T00:00:00Z">
        <w:r>
          <w:rPr>
            <w:rStyle w:val="NormalTok"/>
          </w:rPr>
          <w:delText xml:space="preserve">horsepower)</w:delText>
        </w:r>
      </w:del>
      <w:del w:id="228" w:author="PR Preview" w:date="2026-01-01T00:00:00Z">
        <w:r>
          <w:br/>
        </w:r>
      </w:del>
      <w:del w:id="229" w:author="PR Preview" w:date="2026-01-01T00:00:00Z">
        <w:r>
          <w:br/>
        </w:r>
      </w:del>
      <w:del w:id="230" w:author="PR Preview" w:date="2026-01-01T00:00:00Z">
        <w:r>
          <w:rPr>
            <w:rStyle w:val="NormalTok"/>
          </w:rPr>
          <w:delText xml:space="preserve">grad </w:delText>
        </w:r>
      </w:del>
      <w:del w:id="231" w:author="PR Preview" w:date="2026-01-01T00:00:00Z">
        <w:r>
          <w:rPr>
            <w:rStyle w:val="OtherTok"/>
          </w:rPr>
          <w:delText xml:space="preserve">&lt;-</w:delText>
        </w:r>
      </w:del>
      <w:del w:id="232" w:author="PR Preview" w:date="2026-01-01T00:00:00Z">
        <w:r>
          <w:rPr>
            <w:rStyle w:val="NormalTok"/>
          </w:rPr>
          <w:delText xml:space="preserve"> </w:delText>
        </w:r>
      </w:del>
      <w:del w:id="233" w:author="PR Preview" w:date="2026-01-01T00:00:00Z">
        <w:r>
          <w:rPr>
            <w:rStyle w:val="ControlFlowTok"/>
          </w:rPr>
          <w:delText xml:space="preserve">function</w:delText>
        </w:r>
      </w:del>
      <w:del w:id="234" w:author="PR Preview" w:date="2026-01-01T00:00:00Z">
        <w:r>
          <w:rPr>
            <w:rStyle w:val="NormalTok"/>
          </w:rPr>
          <w:delText xml:space="preserve">(beta) </w:delText>
        </w:r>
      </w:del>
      <w:del w:id="235" w:author="PR Preview" w:date="2026-01-01T00:00:00Z">
        <w:r>
          <w:rPr>
            <w:rStyle w:val="SpecialCharTok"/>
          </w:rPr>
          <w:delText xml:space="preserve">-</w:delText>
        </w:r>
      </w:del>
      <w:del w:id="236" w:author="PR Preview" w:date="2026-01-01T00:00:00Z">
        <w:r>
          <w:rPr>
            <w:rStyle w:val="DecValTok"/>
          </w:rPr>
          <w:delText xml:space="preserve">2</w:delText>
        </w:r>
      </w:del>
      <w:del w:id="237" w:author="PR Preview" w:date="2026-01-01T00:00:00Z">
        <w:r>
          <w:rPr>
            <w:rStyle w:val="NormalTok"/>
          </w:rPr>
          <w:delText xml:space="preserve"> </w:delText>
        </w:r>
      </w:del>
      <w:del w:id="238" w:author="PR Preview" w:date="2026-01-01T00:00:00Z">
        <w:r>
          <w:rPr>
            <w:rStyle w:val="SpecialCharTok"/>
          </w:rPr>
          <w:delText xml:space="preserve">*</w:delText>
        </w:r>
      </w:del>
      <w:del w:id="239" w:author="PR Preview" w:date="2026-01-01T00:00:00Z">
        <w:r>
          <w:rPr>
            <w:rStyle w:val="NormalTok"/>
          </w:rPr>
          <w:delText xml:space="preserve"> </w:delText>
        </w:r>
      </w:del>
      <w:del w:id="240" w:author="PR Preview" w:date="2026-01-01T00:00:00Z">
        <w:r>
          <w:rPr>
            <w:rStyle w:val="FunctionTok"/>
          </w:rPr>
          <w:delText xml:space="preserve">t</w:delText>
        </w:r>
      </w:del>
      <w:del w:id="241" w:author="PR Preview" w:date="2026-01-01T00:00:00Z">
        <w:r>
          <w:rPr>
            <w:rStyle w:val="NormalTok"/>
          </w:rPr>
          <w:delText xml:space="preserve">(X) </w:delText>
        </w:r>
      </w:del>
      <w:del w:id="242" w:author="PR Preview" w:date="2026-01-01T00:00:00Z">
        <w:r>
          <w:rPr>
            <w:rStyle w:val="SpecialCharTok"/>
          </w:rPr>
          <w:delText xml:space="preserve">%*%</w:delText>
        </w:r>
      </w:del>
      <w:del w:id="243" w:author="PR Preview" w:date="2026-01-01T00:00:00Z">
        <w:r>
          <w:rPr>
            <w:rStyle w:val="NormalTok"/>
          </w:rPr>
          <w:delText xml:space="preserve"> (y </w:delText>
        </w:r>
      </w:del>
      <w:del w:id="244" w:author="PR Preview" w:date="2026-01-01T00:00:00Z">
        <w:r>
          <w:rPr>
            <w:rStyle w:val="SpecialCharTok"/>
          </w:rPr>
          <w:delText xml:space="preserve">-</w:delText>
        </w:r>
      </w:del>
      <w:del w:id="245" w:author="PR Preview" w:date="2026-01-01T00:00:00Z">
        <w:r>
          <w:rPr>
            <w:rStyle w:val="NormalTok"/>
          </w:rPr>
          <w:delText xml:space="preserve"> X </w:delText>
        </w:r>
      </w:del>
      <w:del w:id="246" w:author="PR Preview" w:date="2026-01-01T00:00:00Z">
        <w:r>
          <w:rPr>
            <w:rStyle w:val="SpecialCharTok"/>
          </w:rPr>
          <w:delText xml:space="preserve">%*%</w:delText>
        </w:r>
      </w:del>
      <w:del w:id="247" w:author="PR Preview" w:date="2026-01-01T00:00:00Z">
        <w:r>
          <w:rPr>
            <w:rStyle w:val="NormalTok"/>
          </w:rPr>
          <w:delText xml:space="preserve"> beta)</w:delText>
        </w:r>
      </w:del>
      <w:del w:id="248" w:author="PR Preview" w:date="2026-01-01T00:00:00Z">
        <w:r>
          <w:br/>
        </w:r>
      </w:del>
      <w:del w:id="249" w:author="PR Preview" w:date="2026-01-01T00:00:00Z">
        <w:r>
          <w:br/>
        </w:r>
      </w:del>
      <w:del w:id="250" w:author="PR Preview" w:date="2026-01-01T00:00:00Z">
        <w:r>
          <w:rPr>
            <w:rStyle w:val="NormalTok"/>
          </w:rPr>
          <w:delText xml:space="preserve">beta_hat </w:delText>
        </w:r>
      </w:del>
      <w:del w:id="251" w:author="PR Preview" w:date="2026-01-01T00:00:00Z">
        <w:r>
          <w:rPr>
            <w:rStyle w:val="OtherTok"/>
          </w:rPr>
          <w:delText xml:space="preserve">&lt;-</w:delText>
        </w:r>
      </w:del>
      <w:del w:id="252" w:author="PR Preview" w:date="2026-01-01T00:00:00Z">
        <w:r>
          <w:rPr>
            <w:rStyle w:val="NormalTok"/>
          </w:rPr>
          <w:delText xml:space="preserve"> </w:delText>
        </w:r>
      </w:del>
      <w:del w:id="253" w:author="PR Preview" w:date="2026-01-01T00:00:00Z">
        <w:r>
          <w:rPr>
            <w:rStyle w:val="FunctionTok"/>
          </w:rPr>
          <w:delText xml:space="preserve">solve</w:delText>
        </w:r>
      </w:del>
      <w:del w:id="254" w:author="PR Preview" w:date="2026-01-01T00:00:00Z">
        <w:r>
          <w:rPr>
            <w:rStyle w:val="NormalTok"/>
          </w:rPr>
          <w:delText xml:space="preserve">(</w:delText>
        </w:r>
      </w:del>
      <w:del w:id="255" w:author="PR Preview" w:date="2026-01-01T00:00:00Z">
        <w:r>
          <w:rPr>
            <w:rStyle w:val="FunctionTok"/>
          </w:rPr>
          <w:delText xml:space="preserve">t</w:delText>
        </w:r>
      </w:del>
      <w:del w:id="256" w:author="PR Preview" w:date="2026-01-01T00:00:00Z">
        <w:r>
          <w:rPr>
            <w:rStyle w:val="NormalTok"/>
          </w:rPr>
          <w:delText xml:space="preserve">(X) </w:delText>
        </w:r>
      </w:del>
      <w:del w:id="257" w:author="PR Preview" w:date="2026-01-01T00:00:00Z">
        <w:r>
          <w:rPr>
            <w:rStyle w:val="SpecialCharTok"/>
          </w:rPr>
          <w:delText xml:space="preserve">%*%</w:delText>
        </w:r>
      </w:del>
      <w:del w:id="258" w:author="PR Preview" w:date="2026-01-01T00:00:00Z">
        <w:r>
          <w:rPr>
            <w:rStyle w:val="NormalTok"/>
          </w:rPr>
          <w:delText xml:space="preserve"> X, </w:delText>
        </w:r>
      </w:del>
      <w:del w:id="259" w:author="PR Preview" w:date="2026-01-01T00:00:00Z">
        <w:r>
          <w:rPr>
            <w:rStyle w:val="FunctionTok"/>
          </w:rPr>
          <w:delText xml:space="preserve">t</w:delText>
        </w:r>
      </w:del>
      <w:del w:id="260" w:author="PR Preview" w:date="2026-01-01T00:00:00Z">
        <w:r>
          <w:rPr>
            <w:rStyle w:val="NormalTok"/>
          </w:rPr>
          <w:delText xml:space="preserve">(X) </w:delText>
        </w:r>
      </w:del>
      <w:del w:id="261" w:author="PR Preview" w:date="2026-01-01T00:00:00Z">
        <w:r>
          <w:rPr>
            <w:rStyle w:val="SpecialCharTok"/>
          </w:rPr>
          <w:delText xml:space="preserve">%*%</w:delText>
        </w:r>
      </w:del>
      <w:del w:id="262" w:author="PR Preview" w:date="2026-01-01T00:00:00Z">
        <w:r>
          <w:rPr>
            <w:rStyle w:val="NormalTok"/>
          </w:rPr>
          <w:delText xml:space="preserve"> y)</w:delText>
        </w:r>
      </w:del>
      <w:del w:id="263" w:author="PR Preview" w:date="2026-01-01T00:00:00Z">
        <w:r>
          <w:br/>
        </w:r>
      </w:del>
      <w:del w:id="264" w:author="PR Preview" w:date="2026-01-01T00:00:00Z">
        <w:r>
          <w:rPr>
            <w:rStyle w:val="NormalTok"/>
          </w:rPr>
          <w:delText xml:space="preserve">grad_hat </w:delText>
        </w:r>
      </w:del>
      <w:del w:id="265" w:author="PR Preview" w:date="2026-01-01T00:00:00Z">
        <w:r>
          <w:rPr>
            <w:rStyle w:val="OtherTok"/>
          </w:rPr>
          <w:delText xml:space="preserve">&lt;-</w:delText>
        </w:r>
      </w:del>
      <w:del w:id="266" w:author="PR Preview" w:date="2026-01-01T00:00:00Z">
        <w:r>
          <w:rPr>
            <w:rStyle w:val="NormalTok"/>
          </w:rPr>
          <w:delText xml:space="preserve"> </w:delText>
        </w:r>
      </w:del>
      <w:del w:id="267" w:author="PR Preview" w:date="2026-01-01T00:00:00Z">
        <w:r>
          <w:rPr>
            <w:rStyle w:val="FunctionTok"/>
          </w:rPr>
          <w:delText xml:space="preserve">grad</w:delText>
        </w:r>
      </w:del>
      <w:del w:id="268" w:author="PR Preview" w:date="2026-01-01T00:00:00Z">
        <w:r>
          <w:rPr>
            <w:rStyle w:val="NormalTok"/>
          </w:rPr>
          <w:delText xml:space="preserve">(beta_hat)</w:delText>
        </w:r>
      </w:del>
      <w:del w:id="269" w:author="PR Preview" w:date="2026-01-01T00:00:00Z">
        <w:r>
          <w:br/>
        </w:r>
      </w:del>
      <w:del w:id="270" w:author="PR Preview" w:date="2026-01-01T00:00:00Z">
        <w:r>
          <w:rPr>
            <w:rStyle w:val="NormalTok"/>
          </w:rPr>
          <w:delText xml:space="preserve">grad_zero </w:delText>
        </w:r>
      </w:del>
      <w:del w:id="271" w:author="PR Preview" w:date="2026-01-01T00:00:00Z">
        <w:r>
          <w:rPr>
            <w:rStyle w:val="OtherTok"/>
          </w:rPr>
          <w:delText xml:space="preserve">&lt;-</w:delText>
        </w:r>
      </w:del>
      <w:del w:id="272" w:author="PR Preview" w:date="2026-01-01T00:00:00Z">
        <w:r>
          <w:rPr>
            <w:rStyle w:val="NormalTok"/>
          </w:rPr>
          <w:delText xml:space="preserve"> </w:delText>
        </w:r>
      </w:del>
      <w:del w:id="273" w:author="PR Preview" w:date="2026-01-01T00:00:00Z">
        <w:r>
          <w:rPr>
            <w:rStyle w:val="FunctionTok"/>
          </w:rPr>
          <w:delText xml:space="preserve">grad</w:delText>
        </w:r>
      </w:del>
      <w:del w:id="274" w:author="PR Preview" w:date="2026-01-01T00:00:00Z">
        <w:r>
          <w:rPr>
            <w:rStyle w:val="NormalTok"/>
          </w:rPr>
          <w:delText xml:space="preserve">(</w:delText>
        </w:r>
      </w:del>
      <w:del w:id="275" w:author="PR Preview" w:date="2026-01-01T00:00:00Z">
        <w:r>
          <w:rPr>
            <w:rStyle w:val="FunctionTok"/>
          </w:rPr>
          <w:delText xml:space="preserve">c</w:delText>
        </w:r>
      </w:del>
      <w:del w:id="276" w:author="PR Preview" w:date="2026-01-01T00:00:00Z">
        <w:r>
          <w:rPr>
            <w:rStyle w:val="NormalTok"/>
          </w:rPr>
          <w:delText xml:space="preserve">(</w:delText>
        </w:r>
      </w:del>
      <w:del w:id="277" w:author="PR Preview" w:date="2026-01-01T00:00:00Z">
        <w:r>
          <w:rPr>
            <w:rStyle w:val="DecValTok"/>
          </w:rPr>
          <w:delText xml:space="preserve">0</w:delText>
        </w:r>
      </w:del>
      <w:del w:id="278" w:author="PR Preview" w:date="2026-01-01T00:00:00Z">
        <w:r>
          <w:rPr>
            <w:rStyle w:val="NormalTok"/>
          </w:rPr>
          <w:delText xml:space="preserve">, </w:delText>
        </w:r>
      </w:del>
      <w:del w:id="279" w:author="PR Preview" w:date="2026-01-01T00:00:00Z">
        <w:r>
          <w:rPr>
            <w:rStyle w:val="DecValTok"/>
          </w:rPr>
          <w:delText xml:space="preserve">0</w:delText>
        </w:r>
      </w:del>
      <w:del w:id="280" w:author="PR Preview" w:date="2026-01-01T00:00:00Z">
        <w:r>
          <w:rPr>
            <w:rStyle w:val="NormalTok"/>
          </w:rPr>
          <w:delText xml:space="preserve">))</w:delText>
        </w:r>
      </w:del>
      <w:del w:id="281" w:author="PR Preview" w:date="2026-01-01T00:00:00Z">
        <w:r>
          <w:br/>
        </w:r>
      </w:del>
      <w:del w:id="282" w:author="PR Preview" w:date="2026-01-01T00:00:00Z">
        <w:r>
          <w:br/>
        </w:r>
      </w:del>
      <w:del w:id="283" w:author="PR Preview" w:date="2026-01-01T00:00:00Z">
        <w:r>
          <w:rPr>
            <w:rStyle w:val="FunctionTok"/>
          </w:rPr>
          <w:delText xml:space="preserve">list</w:delText>
        </w:r>
      </w:del>
      <w:del w:id="284" w:author="PR Preview" w:date="2026-01-01T00:00:00Z">
        <w:r>
          <w:rPr>
            <w:rStyle w:val="NormalTok"/>
          </w:rPr>
          <w:delText xml:space="preserve">(</w:delText>
        </w:r>
      </w:del>
      <w:del w:id="285" w:author="PR Preview" w:date="2026-01-01T00:00:00Z">
        <w:r>
          <w:br/>
        </w:r>
      </w:del>
      <w:del w:id="286" w:author="PR Preview" w:date="2026-01-01T00:00:00Z">
        <w:r>
          <w:rPr>
            <w:rStyle w:val="NormalTok"/>
          </w:rPr>
          <w:delText xml:space="preserve">  </w:delText>
        </w:r>
      </w:del>
      <w:del w:id="287" w:author="PR Preview" w:date="2026-01-01T00:00:00Z">
        <w:r>
          <w:rPr>
            <w:rStyle w:val="AttributeTok"/>
          </w:rPr>
          <w:delText xml:space="preserve">solution =</w:delText>
        </w:r>
      </w:del>
      <w:del w:id="288" w:author="PR Preview" w:date="2026-01-01T00:00:00Z">
        <w:r>
          <w:rPr>
            <w:rStyle w:val="NormalTok"/>
          </w:rPr>
          <w:delText xml:space="preserve"> </w:delText>
        </w:r>
      </w:del>
      <w:del w:id="289" w:author="PR Preview" w:date="2026-01-01T00:00:00Z">
        <w:r>
          <w:rPr>
            <w:rStyle w:val="FunctionTok"/>
          </w:rPr>
          <w:delText xml:space="preserve">list</w:delText>
        </w:r>
      </w:del>
      <w:del w:id="290" w:author="PR Preview" w:date="2026-01-01T00:00:00Z">
        <w:r>
          <w:rPr>
            <w:rStyle w:val="NormalTok"/>
          </w:rPr>
          <w:delText xml:space="preserve">(</w:delText>
        </w:r>
      </w:del>
      <w:del w:id="291" w:author="PR Preview" w:date="2026-01-01T00:00:00Z">
        <w:r>
          <w:rPr>
            <w:rStyle w:val="AttributeTok"/>
          </w:rPr>
          <w:delText xml:space="preserve">beta =</w:delText>
        </w:r>
      </w:del>
      <w:del w:id="292" w:author="PR Preview" w:date="2026-01-01T00:00:00Z">
        <w:r>
          <w:rPr>
            <w:rStyle w:val="NormalTok"/>
          </w:rPr>
          <w:delText xml:space="preserve"> </w:delText>
        </w:r>
      </w:del>
      <w:del w:id="293" w:author="PR Preview" w:date="2026-01-01T00:00:00Z">
        <w:r>
          <w:rPr>
            <w:rStyle w:val="FunctionTok"/>
          </w:rPr>
          <w:delText xml:space="preserve">c</w:delText>
        </w:r>
      </w:del>
      <w:del w:id="294" w:author="PR Preview" w:date="2026-01-01T00:00:00Z">
        <w:r>
          <w:rPr>
            <w:rStyle w:val="NormalTok"/>
          </w:rPr>
          <w:delText xml:space="preserve">(beta_hat), </w:delText>
        </w:r>
      </w:del>
      <w:del w:id="295" w:author="PR Preview" w:date="2026-01-01T00:00:00Z">
        <w:r>
          <w:rPr>
            <w:rStyle w:val="AttributeTok"/>
          </w:rPr>
          <w:delText xml:space="preserve">gradient =</w:delText>
        </w:r>
      </w:del>
      <w:del w:id="296" w:author="PR Preview" w:date="2026-01-01T00:00:00Z">
        <w:r>
          <w:rPr>
            <w:rStyle w:val="NormalTok"/>
          </w:rPr>
          <w:delText xml:space="preserve"> </w:delText>
        </w:r>
      </w:del>
      <w:del w:id="297" w:author="PR Preview" w:date="2026-01-01T00:00:00Z">
        <w:r>
          <w:rPr>
            <w:rStyle w:val="FunctionTok"/>
          </w:rPr>
          <w:delText xml:space="preserve">c</w:delText>
        </w:r>
      </w:del>
      <w:del w:id="298" w:author="PR Preview" w:date="2026-01-01T00:00:00Z">
        <w:r>
          <w:rPr>
            <w:rStyle w:val="NormalTok"/>
          </w:rPr>
          <w:delText xml:space="preserve">(grad_hat)),</w:delText>
        </w:r>
      </w:del>
      <w:del w:id="299" w:author="PR Preview" w:date="2026-01-01T00:00:00Z">
        <w:r>
          <w:br/>
        </w:r>
      </w:del>
      <w:del w:id="300" w:author="PR Preview" w:date="2026-01-01T00:00:00Z">
        <w:r>
          <w:rPr>
            <w:rStyle w:val="NormalTok"/>
          </w:rPr>
          <w:delText xml:space="preserve">  </w:delText>
        </w:r>
      </w:del>
      <w:del w:id="301" w:author="PR Preview" w:date="2026-01-01T00:00:00Z">
        <w:r>
          <w:rPr>
            <w:rStyle w:val="AttributeTok"/>
          </w:rPr>
          <w:delText xml:space="preserve">zero_vector =</w:delText>
        </w:r>
      </w:del>
      <w:del w:id="302" w:author="PR Preview" w:date="2026-01-01T00:00:00Z">
        <w:r>
          <w:rPr>
            <w:rStyle w:val="NormalTok"/>
          </w:rPr>
          <w:delText xml:space="preserve"> </w:delText>
        </w:r>
      </w:del>
      <w:del w:id="303" w:author="PR Preview" w:date="2026-01-01T00:00:00Z">
        <w:r>
          <w:rPr>
            <w:rStyle w:val="FunctionTok"/>
          </w:rPr>
          <w:delText xml:space="preserve">list</w:delText>
        </w:r>
      </w:del>
      <w:del w:id="304" w:author="PR Preview" w:date="2026-01-01T00:00:00Z">
        <w:r>
          <w:rPr>
            <w:rStyle w:val="NormalTok"/>
          </w:rPr>
          <w:delText xml:space="preserve">(</w:delText>
        </w:r>
      </w:del>
      <w:del w:id="305" w:author="PR Preview" w:date="2026-01-01T00:00:00Z">
        <w:r>
          <w:rPr>
            <w:rStyle w:val="AttributeTok"/>
          </w:rPr>
          <w:delText xml:space="preserve">beta =</w:delText>
        </w:r>
      </w:del>
      <w:del w:id="306" w:author="PR Preview" w:date="2026-01-01T00:00:00Z">
        <w:r>
          <w:rPr>
            <w:rStyle w:val="NormalTok"/>
          </w:rPr>
          <w:delText xml:space="preserve"> </w:delText>
        </w:r>
      </w:del>
      <w:del w:id="307" w:author="PR Preview" w:date="2026-01-01T00:00:00Z">
        <w:r>
          <w:rPr>
            <w:rStyle w:val="FunctionTok"/>
          </w:rPr>
          <w:delText xml:space="preserve">c</w:delText>
        </w:r>
      </w:del>
      <w:del w:id="308" w:author="PR Preview" w:date="2026-01-01T00:00:00Z">
        <w:r>
          <w:rPr>
            <w:rStyle w:val="NormalTok"/>
          </w:rPr>
          <w:delText xml:space="preserve">(</w:delText>
        </w:r>
      </w:del>
      <w:del w:id="309" w:author="PR Preview" w:date="2026-01-01T00:00:00Z">
        <w:r>
          <w:rPr>
            <w:rStyle w:val="DecValTok"/>
          </w:rPr>
          <w:delText xml:space="preserve">0</w:delText>
        </w:r>
      </w:del>
      <w:del w:id="310" w:author="PR Preview" w:date="2026-01-01T00:00:00Z">
        <w:r>
          <w:rPr>
            <w:rStyle w:val="NormalTok"/>
          </w:rPr>
          <w:delText xml:space="preserve">, </w:delText>
        </w:r>
      </w:del>
      <w:del w:id="311" w:author="PR Preview" w:date="2026-01-01T00:00:00Z">
        <w:r>
          <w:rPr>
            <w:rStyle w:val="DecValTok"/>
          </w:rPr>
          <w:delText xml:space="preserve">0</w:delText>
        </w:r>
      </w:del>
      <w:del w:id="312" w:author="PR Preview" w:date="2026-01-01T00:00:00Z">
        <w:r>
          <w:rPr>
            <w:rStyle w:val="NormalTok"/>
          </w:rPr>
          <w:delText xml:space="preserve">), </w:delText>
        </w:r>
      </w:del>
      <w:del w:id="313" w:author="PR Preview" w:date="2026-01-01T00:00:00Z">
        <w:r>
          <w:rPr>
            <w:rStyle w:val="AttributeTok"/>
          </w:rPr>
          <w:delText xml:space="preserve">gradient =</w:delText>
        </w:r>
      </w:del>
      <w:del w:id="314" w:author="PR Preview" w:date="2026-01-01T00:00:00Z">
        <w:r>
          <w:rPr>
            <w:rStyle w:val="NormalTok"/>
          </w:rPr>
          <w:delText xml:space="preserve"> </w:delText>
        </w:r>
      </w:del>
      <w:del w:id="315" w:author="PR Preview" w:date="2026-01-01T00:00:00Z">
        <w:r>
          <w:rPr>
            <w:rStyle w:val="FunctionTok"/>
          </w:rPr>
          <w:delText xml:space="preserve">c</w:delText>
        </w:r>
      </w:del>
      <w:del w:id="316" w:author="PR Preview" w:date="2026-01-01T00:00:00Z">
        <w:r>
          <w:rPr>
            <w:rStyle w:val="NormalTok"/>
          </w:rPr>
          <w:delText xml:space="preserve">(grad_zero))</w:delText>
        </w:r>
      </w:del>
      <w:del w:id="317" w:author="PR Preview" w:date="2026-01-01T00:00:00Z">
        <w:r>
          <w:br/>
        </w:r>
      </w:del>
      <w:del w:id="318" w:author="PR Preview" w:date="2026-01-01T00:00:00Z">
        <w:r>
          <w:rPr>
            <w:rStyle w:val="NormalTok"/>
          </w:rPr>
          <w:delText xml:space="preserve">)</w:delText>
        </w:r>
      </w:del>
      <w:del w:id="319" w:author="PR Preview" w:date="2026-01-01T00:00:00Z">
        <w:r>
          <w:br/>
        </w:r>
      </w:del>
      <w:del w:id="320" w:author="PR Preview" w:date="2026-01-01T00:00:00Z">
        <w:r>
          <w:rPr>
            <w:rStyle w:val="CommentTok"/>
          </w:rPr>
          <w:delText xml:space="preserve">#&gt; $solution</w:delText>
        </w:r>
      </w:del>
      <w:del w:id="321" w:author="PR Preview" w:date="2026-01-01T00:00:00Z">
        <w:r>
          <w:br/>
        </w:r>
      </w:del>
      <w:del w:id="322" w:author="PR Preview" w:date="2026-01-01T00:00:00Z">
        <w:r>
          <w:rPr>
            <w:rStyle w:val="CommentTok"/>
          </w:rPr>
          <w:delText xml:space="preserve">#&gt; $solution$beta</w:delText>
        </w:r>
      </w:del>
      <w:del w:id="323" w:author="PR Preview" w:date="2026-01-01T00:00:00Z">
        <w:r>
          <w:br/>
        </w:r>
      </w:del>
      <w:del w:id="324" w:author="PR Preview" w:date="2026-01-01T00:00:00Z">
        <w:r>
          <w:rPr>
            <w:rStyle w:val="CommentTok"/>
          </w:rPr>
          <w:delText xml:space="preserve">#&gt; [1] 39.9358610 -0.1578447</w:delText>
        </w:r>
      </w:del>
      <w:del w:id="325" w:author="PR Preview" w:date="2026-01-01T00:00:00Z">
        <w:r>
          <w:br/>
        </w:r>
      </w:del>
      <w:del w:id="326" w:author="PR Preview" w:date="2026-01-01T00:00:00Z">
        <w:r>
          <w:rPr>
            <w:rStyle w:val="CommentTok"/>
          </w:rPr>
          <w:delText xml:space="preserve">#&gt; </w:delText>
        </w:r>
      </w:del>
      <w:del w:id="327" w:author="PR Preview" w:date="2026-01-01T00:00:00Z">
        <w:r>
          <w:br/>
        </w:r>
      </w:del>
      <w:del w:id="328" w:author="PR Preview" w:date="2026-01-01T00:00:00Z">
        <w:r>
          <w:rPr>
            <w:rStyle w:val="CommentTok"/>
          </w:rPr>
          <w:delText xml:space="preserve">#&gt; $solution$gradient</w:delText>
        </w:r>
      </w:del>
      <w:del w:id="329" w:author="PR Preview" w:date="2026-01-01T00:00:00Z">
        <w:r>
          <w:br/>
        </w:r>
      </w:del>
      <w:del w:id="330" w:author="PR Preview" w:date="2026-01-01T00:00:00Z">
        <w:r>
          <w:rPr>
            <w:rStyle w:val="CommentTok"/>
          </w:rPr>
          <w:delText xml:space="preserve">#&gt; [1] 9.471535e-12 6.662049e-11</w:delText>
        </w:r>
      </w:del>
      <w:del w:id="331" w:author="PR Preview" w:date="2026-01-01T00:00:00Z">
        <w:r>
          <w:br/>
        </w:r>
      </w:del>
      <w:del w:id="332" w:author="PR Preview" w:date="2026-01-01T00:00:00Z">
        <w:r>
          <w:rPr>
            <w:rStyle w:val="CommentTok"/>
          </w:rPr>
          <w:delText xml:space="preserve">#&gt; </w:delText>
        </w:r>
      </w:del>
      <w:del w:id="333" w:author="PR Preview" w:date="2026-01-01T00:00:00Z">
        <w:r>
          <w:br/>
        </w:r>
      </w:del>
      <w:del w:id="334" w:author="PR Preview" w:date="2026-01-01T00:00:00Z">
        <w:r>
          <w:rPr>
            <w:rStyle w:val="CommentTok"/>
          </w:rPr>
          <w:delText xml:space="preserve">#&gt; </w:delText>
        </w:r>
      </w:del>
      <w:del w:id="335" w:author="PR Preview" w:date="2026-01-01T00:00:00Z">
        <w:r>
          <w:br/>
        </w:r>
      </w:del>
      <w:del w:id="336" w:author="PR Preview" w:date="2026-01-01T00:00:00Z">
        <w:r>
          <w:rPr>
            <w:rStyle w:val="CommentTok"/>
          </w:rPr>
          <w:delText xml:space="preserve">#&gt; $zero_vector</w:delText>
        </w:r>
      </w:del>
      <w:del w:id="337" w:author="PR Preview" w:date="2026-01-01T00:00:00Z">
        <w:r>
          <w:br/>
        </w:r>
      </w:del>
      <w:del w:id="338" w:author="PR Preview" w:date="2026-01-01T00:00:00Z">
        <w:r>
          <w:rPr>
            <w:rStyle w:val="CommentTok"/>
          </w:rPr>
          <w:delText xml:space="preserve">#&gt; $zero_vector$beta</w:delText>
        </w:r>
      </w:del>
      <w:del w:id="339" w:author="PR Preview" w:date="2026-01-01T00:00:00Z">
        <w:r>
          <w:br/>
        </w:r>
      </w:del>
      <w:del w:id="340" w:author="PR Preview" w:date="2026-01-01T00:00:00Z">
        <w:r>
          <w:rPr>
            <w:rStyle w:val="CommentTok"/>
          </w:rPr>
          <w:delText xml:space="preserve">#&gt; [1] 0 0</w:delText>
        </w:r>
      </w:del>
      <w:del w:id="341" w:author="PR Preview" w:date="2026-01-01T00:00:00Z">
        <w:r>
          <w:br/>
        </w:r>
      </w:del>
      <w:del w:id="342" w:author="PR Preview" w:date="2026-01-01T00:00:00Z">
        <w:r>
          <w:rPr>
            <w:rStyle w:val="CommentTok"/>
          </w:rPr>
          <w:delText xml:space="preserve">#&gt; </w:delText>
        </w:r>
      </w:del>
      <w:del w:id="343" w:author="PR Preview" w:date="2026-01-01T00:00:00Z">
        <w:r>
          <w:br/>
        </w:r>
      </w:del>
      <w:del w:id="344" w:author="PR Preview" w:date="2026-01-01T00:00:00Z">
        <w:r>
          <w:rPr>
            <w:rStyle w:val="CommentTok"/>
          </w:rPr>
          <w:delText xml:space="preserve">#&gt; $zero_vector$gradient</w:delText>
        </w:r>
      </w:del>
      <w:del w:id="345" w:author="PR Preview" w:date="2026-01-01T00:00:00Z">
        <w:r>
          <w:br/>
        </w:r>
      </w:del>
      <w:del w:id="346" w:author="PR Preview" w:date="2026-01-01T00:00:00Z">
        <w:r>
          <w:rPr>
            <w:rStyle w:val="CommentTok"/>
          </w:rPr>
          <w:delText xml:space="preserve">#&gt; [1]   -18381.6 -1737437.6</w:delText>
        </w:r>
      </w:del>
    </w:p>
    <w:p>
      <w:pPr>
        <w:pStyle w:val="SourceCode"/>
      </w:pPr>
      <w:ins w:id="347" w:author="PR Preview" w:date="2026-01-01T00:00:00Z">
        <w:r>
          <w:rPr>
            <w:rStyle w:val="NormalTok"/>
          </w:rPr>
          <w:t xml:space="preserve">auto </w:t>
        </w:r>
      </w:ins>
      <w:ins w:id="348" w:author="PR Preview" w:date="2026-01-01T00:00:00Z">
        <w:r>
          <w:rPr>
            <w:rStyle w:val="OtherTok"/>
          </w:rPr>
          <w:t xml:space="preserve">&lt;-</w:t>
        </w:r>
      </w:ins>
      <w:ins w:id="349" w:author="PR Preview" w:date="2026-01-01T00:00:00Z">
        <w:r>
          <w:rPr>
            <w:rStyle w:val="NormalTok"/>
          </w:rPr>
          <w:t xml:space="preserve"> </w:t>
        </w:r>
      </w:ins>
      <w:ins w:id="350" w:author="PR Preview" w:date="2026-01-01T00:00:00Z">
        <w:r>
          <w:rPr>
            <w:rStyle w:val="FunctionTok"/>
          </w:rPr>
          <w:t xml:space="preserve">read.csv</w:t>
        </w:r>
      </w:ins>
      <w:ins w:id="351" w:author="PR Preview" w:date="2026-01-01T00:00:00Z">
        <w:r>
          <w:rPr>
            <w:rStyle w:val="NormalTok"/>
          </w:rPr>
          <w:t xml:space="preserve">(</w:t>
        </w:r>
      </w:ins>
      <w:ins w:id="352" w:author="PR Preview" w:date="2026-01-01T00:00:00Z">
        <w:r>
          <w:rPr>
            <w:rStyle w:val="StringTok"/>
          </w:rPr>
          <w:t xml:space="preserve">"data/auto.csv"</w:t>
        </w:r>
      </w:ins>
      <w:ins w:id="353" w:author="PR Preview" w:date="2026-01-01T00:00:00Z">
        <w:r>
          <w:rPr>
            <w:rStyle w:val="NormalTok"/>
          </w:rPr>
          <w:t xml:space="preserve">)</w:t>
        </w:r>
      </w:ins>
      <w:ins w:id="354" w:author="PR Preview" w:date="2026-01-01T00:00:00Z">
        <w:r>
          <w:br/>
        </w:r>
      </w:ins>
      <w:ins w:id="355" w:author="PR Preview" w:date="2026-01-01T00:00:00Z">
        <w:r>
          <w:rPr>
            <w:rStyle w:val="NormalTok"/>
          </w:rPr>
          <w:t xml:space="preserve">y </w:t>
        </w:r>
      </w:ins>
      <w:ins w:id="356" w:author="PR Preview" w:date="2026-01-01T00:00:00Z">
        <w:r>
          <w:rPr>
            <w:rStyle w:val="OtherTok"/>
          </w:rPr>
          <w:t xml:space="preserve">&lt;-</w:t>
        </w:r>
      </w:ins>
      <w:ins w:id="357" w:author="PR Preview" w:date="2026-01-01T00:00:00Z">
        <w:r>
          <w:rPr>
            <w:rStyle w:val="NormalTok"/>
          </w:rPr>
          <w:t xml:space="preserve"> auto</w:t>
        </w:r>
      </w:ins>
      <w:ins w:id="358" w:author="PR Preview" w:date="2026-01-01T00:00:00Z">
        <w:r>
          <w:rPr>
            <w:rStyle w:val="SpecialCharTok"/>
          </w:rPr>
          <w:t xml:space="preserve">$</w:t>
        </w:r>
      </w:ins>
      <w:ins w:id="359" w:author="PR Preview" w:date="2026-01-01T00:00:00Z">
        <w:r>
          <w:rPr>
            <w:rStyle w:val="NormalTok"/>
          </w:rPr>
          <w:t xml:space="preserve">mpg</w:t>
        </w:r>
      </w:ins>
      <w:ins w:id="360" w:author="PR Preview" w:date="2026-01-01T00:00:00Z">
        <w:r>
          <w:br/>
        </w:r>
      </w:ins>
      <w:ins w:id="361" w:author="PR Preview" w:date="2026-01-01T00:00:00Z">
        <w:r>
          <w:rPr>
            <w:rStyle w:val="NormalTok"/>
          </w:rPr>
          <w:t xml:space="preserve">X </w:t>
        </w:r>
      </w:ins>
      <w:ins w:id="362" w:author="PR Preview" w:date="2026-01-01T00:00:00Z">
        <w:r>
          <w:rPr>
            <w:rStyle w:val="OtherTok"/>
          </w:rPr>
          <w:t xml:space="preserve">&lt;-</w:t>
        </w:r>
      </w:ins>
      <w:ins w:id="363" w:author="PR Preview" w:date="2026-01-01T00:00:00Z">
        <w:r>
          <w:rPr>
            <w:rStyle w:val="NormalTok"/>
          </w:rPr>
          <w:t xml:space="preserve"> </w:t>
        </w:r>
      </w:ins>
      <w:ins w:id="364" w:author="PR Preview" w:date="2026-01-01T00:00:00Z">
        <w:r>
          <w:rPr>
            <w:rStyle w:val="FunctionTok"/>
          </w:rPr>
          <w:t xml:space="preserve">cbind</w:t>
        </w:r>
      </w:ins>
      <w:ins w:id="365" w:author="PR Preview" w:date="2026-01-01T00:00:00Z">
        <w:r>
          <w:rPr>
            <w:rStyle w:val="NormalTok"/>
          </w:rPr>
          <w:t xml:space="preserve">(</w:t>
        </w:r>
      </w:ins>
      <w:ins w:id="366" w:author="PR Preview" w:date="2026-01-01T00:00:00Z">
        <w:r>
          <w:rPr>
            <w:rStyle w:val="DecValTok"/>
          </w:rPr>
          <w:t xml:space="preserve">1</w:t>
        </w:r>
      </w:ins>
      <w:ins w:id="367" w:author="PR Preview" w:date="2026-01-01T00:00:00Z">
        <w:r>
          <w:rPr>
            <w:rStyle w:val="NormalTok"/>
          </w:rPr>
          <w:t xml:space="preserve">, auto</w:t>
        </w:r>
      </w:ins>
      <w:ins w:id="368" w:author="PR Preview" w:date="2026-01-01T00:00:00Z">
        <w:r>
          <w:rPr>
            <w:rStyle w:val="SpecialCharTok"/>
          </w:rPr>
          <w:t xml:space="preserve">$</w:t>
        </w:r>
      </w:ins>
      <w:ins w:id="369" w:author="PR Preview" w:date="2026-01-01T00:00:00Z">
        <w:r>
          <w:rPr>
            <w:rStyle w:val="NormalTok"/>
          </w:rPr>
          <w:t xml:space="preserve">horsepower)</w:t>
        </w:r>
      </w:ins>
      <w:ins w:id="370" w:author="PR Preview" w:date="2026-01-01T00:00:00Z">
        <w:r>
          <w:br/>
        </w:r>
      </w:ins>
      <w:ins w:id="371" w:author="PR Preview" w:date="2026-01-01T00:00:00Z">
        <w:r>
          <w:br/>
        </w:r>
      </w:ins>
      <w:ins w:id="372" w:author="PR Preview" w:date="2026-01-01T00:00:00Z">
        <w:r>
          <w:rPr>
            <w:rStyle w:val="NormalTok"/>
          </w:rPr>
          <w:t xml:space="preserve">grad </w:t>
        </w:r>
      </w:ins>
      <w:ins w:id="373" w:author="PR Preview" w:date="2026-01-01T00:00:00Z">
        <w:r>
          <w:rPr>
            <w:rStyle w:val="OtherTok"/>
          </w:rPr>
          <w:t xml:space="preserve">&lt;-</w:t>
        </w:r>
      </w:ins>
      <w:ins w:id="374" w:author="PR Preview" w:date="2026-01-01T00:00:00Z">
        <w:r>
          <w:rPr>
            <w:rStyle w:val="NormalTok"/>
          </w:rPr>
          <w:t xml:space="preserve"> </w:t>
        </w:r>
      </w:ins>
      <w:ins w:id="375" w:author="PR Preview" w:date="2026-01-01T00:00:00Z">
        <w:r>
          <w:rPr>
            <w:rStyle w:val="ControlFlowTok"/>
          </w:rPr>
          <w:t xml:space="preserve">function</w:t>
        </w:r>
      </w:ins>
      <w:ins w:id="376" w:author="PR Preview" w:date="2026-01-01T00:00:00Z">
        <w:r>
          <w:rPr>
            <w:rStyle w:val="NormalTok"/>
          </w:rPr>
          <w:t xml:space="preserve">(beta) </w:t>
        </w:r>
      </w:ins>
      <w:ins w:id="377" w:author="PR Preview" w:date="2026-01-01T00:00:00Z">
        <w:r>
          <w:rPr>
            <w:rStyle w:val="SpecialCharTok"/>
          </w:rPr>
          <w:t xml:space="preserve">-</w:t>
        </w:r>
      </w:ins>
      <w:ins w:id="378" w:author="PR Preview" w:date="2026-01-01T00:00:00Z">
        <w:r>
          <w:rPr>
            <w:rStyle w:val="DecValTok"/>
          </w:rPr>
          <w:t xml:space="preserve">2</w:t>
        </w:r>
      </w:ins>
      <w:ins w:id="379" w:author="PR Preview" w:date="2026-01-01T00:00:00Z">
        <w:r>
          <w:rPr>
            <w:rStyle w:val="NormalTok"/>
          </w:rPr>
          <w:t xml:space="preserve"> </w:t>
        </w:r>
      </w:ins>
      <w:ins w:id="380" w:author="PR Preview" w:date="2026-01-01T00:00:00Z">
        <w:r>
          <w:rPr>
            <w:rStyle w:val="SpecialCharTok"/>
          </w:rPr>
          <w:t xml:space="preserve">*</w:t>
        </w:r>
      </w:ins>
      <w:ins w:id="381" w:author="PR Preview" w:date="2026-01-01T00:00:00Z">
        <w:r>
          <w:rPr>
            <w:rStyle w:val="NormalTok"/>
          </w:rPr>
          <w:t xml:space="preserve"> </w:t>
        </w:r>
      </w:ins>
      <w:ins w:id="382" w:author="PR Preview" w:date="2026-01-01T00:00:00Z">
        <w:r>
          <w:rPr>
            <w:rStyle w:val="FunctionTok"/>
          </w:rPr>
          <w:t xml:space="preserve">t</w:t>
        </w:r>
      </w:ins>
      <w:ins w:id="383" w:author="PR Preview" w:date="2026-01-01T00:00:00Z">
        <w:r>
          <w:rPr>
            <w:rStyle w:val="NormalTok"/>
          </w:rPr>
          <w:t xml:space="preserve">(X) </w:t>
        </w:r>
      </w:ins>
      <w:ins w:id="384" w:author="PR Preview" w:date="2026-01-01T00:00:00Z">
        <w:r>
          <w:rPr>
            <w:rStyle w:val="SpecialCharTok"/>
          </w:rPr>
          <w:t xml:space="preserve">%*%</w:t>
        </w:r>
      </w:ins>
      <w:ins w:id="385" w:author="PR Preview" w:date="2026-01-01T00:00:00Z">
        <w:r>
          <w:rPr>
            <w:rStyle w:val="NormalTok"/>
          </w:rPr>
          <w:t xml:space="preserve"> (y </w:t>
        </w:r>
      </w:ins>
      <w:ins w:id="386" w:author="PR Preview" w:date="2026-01-01T00:00:00Z">
        <w:r>
          <w:rPr>
            <w:rStyle w:val="SpecialCharTok"/>
          </w:rPr>
          <w:t xml:space="preserve">-</w:t>
        </w:r>
      </w:ins>
      <w:ins w:id="387" w:author="PR Preview" w:date="2026-01-01T00:00:00Z">
        <w:r>
          <w:rPr>
            <w:rStyle w:val="NormalTok"/>
          </w:rPr>
          <w:t xml:space="preserve"> X </w:t>
        </w:r>
      </w:ins>
      <w:ins w:id="388" w:author="PR Preview" w:date="2026-01-01T00:00:00Z">
        <w:r>
          <w:rPr>
            <w:rStyle w:val="SpecialCharTok"/>
          </w:rPr>
          <w:t xml:space="preserve">%*%</w:t>
        </w:r>
      </w:ins>
      <w:ins w:id="389" w:author="PR Preview" w:date="2026-01-01T00:00:00Z">
        <w:r>
          <w:rPr>
            <w:rStyle w:val="NormalTok"/>
          </w:rPr>
          <w:t xml:space="preserve"> beta)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br/>
        </w:r>
      </w:ins>
      <w:ins w:id="392" w:author="PR Preview" w:date="2026-01-01T00:00:00Z">
        <w:r>
          <w:rPr>
            <w:rStyle w:val="NormalTok"/>
          </w:rPr>
          <w:t xml:space="preserve">beta_hat </w:t>
        </w:r>
      </w:ins>
      <w:ins w:id="393" w:author="PR Preview" w:date="2026-01-01T00:00:00Z">
        <w:r>
          <w:rPr>
            <w:rStyle w:val="OtherTok"/>
          </w:rPr>
          <w:t xml:space="preserve">&lt;-</w:t>
        </w:r>
      </w:ins>
      <w:ins w:id="394" w:author="PR Preview" w:date="2026-01-01T00:00:00Z">
        <w:r>
          <w:rPr>
            <w:rStyle w:val="NormalTok"/>
          </w:rPr>
          <w:t xml:space="preserve"> </w:t>
        </w:r>
      </w:ins>
      <w:ins w:id="395" w:author="PR Preview" w:date="2026-01-01T00:00:00Z">
        <w:r>
          <w:rPr>
            <w:rStyle w:val="FunctionTok"/>
          </w:rPr>
          <w:t xml:space="preserve">solve</w:t>
        </w:r>
      </w:ins>
      <w:ins w:id="396" w:author="PR Preview" w:date="2026-01-01T00:00:00Z">
        <w:r>
          <w:rPr>
            <w:rStyle w:val="NormalTok"/>
          </w:rPr>
          <w:t xml:space="preserve">(</w:t>
        </w:r>
      </w:ins>
      <w:ins w:id="397" w:author="PR Preview" w:date="2026-01-01T00:00:00Z">
        <w:r>
          <w:rPr>
            <w:rStyle w:val="FunctionTok"/>
          </w:rPr>
          <w:t xml:space="preserve">t</w:t>
        </w:r>
      </w:ins>
      <w:ins w:id="398" w:author="PR Preview" w:date="2026-01-01T00:00:00Z">
        <w:r>
          <w:rPr>
            <w:rStyle w:val="NormalTok"/>
          </w:rPr>
          <w:t xml:space="preserve">(X) </w:t>
        </w:r>
      </w:ins>
      <w:ins w:id="399" w:author="PR Preview" w:date="2026-01-01T00:00:00Z">
        <w:r>
          <w:rPr>
            <w:rStyle w:val="SpecialCharTok"/>
          </w:rPr>
          <w:t xml:space="preserve">%*%</w:t>
        </w:r>
      </w:ins>
      <w:ins w:id="400" w:author="PR Preview" w:date="2026-01-01T00:00:00Z">
        <w:r>
          <w:rPr>
            <w:rStyle w:val="NormalTok"/>
          </w:rPr>
          <w:t xml:space="preserve"> X, </w:t>
        </w:r>
      </w:ins>
      <w:ins w:id="401" w:author="PR Preview" w:date="2026-01-01T00:00:00Z">
        <w:r>
          <w:rPr>
            <w:rStyle w:val="FunctionTok"/>
          </w:rPr>
          <w:t xml:space="preserve">t</w:t>
        </w:r>
      </w:ins>
      <w:ins w:id="402" w:author="PR Preview" w:date="2026-01-01T00:00:00Z">
        <w:r>
          <w:rPr>
            <w:rStyle w:val="NormalTok"/>
          </w:rPr>
          <w:t xml:space="preserve">(X) </w:t>
        </w:r>
      </w:ins>
      <w:ins w:id="403" w:author="PR Preview" w:date="2026-01-01T00:00:00Z">
        <w:r>
          <w:rPr>
            <w:rStyle w:val="SpecialCharTok"/>
          </w:rPr>
          <w:t xml:space="preserve">%*%</w:t>
        </w:r>
      </w:ins>
      <w:ins w:id="404" w:author="PR Preview" w:date="2026-01-01T00:00:00Z">
        <w:r>
          <w:rPr>
            <w:rStyle w:val="NormalTok"/>
          </w:rPr>
          <w:t xml:space="preserve"> y)</w:t>
        </w:r>
      </w:ins>
      <w:ins w:id="405" w:author="PR Preview" w:date="2026-01-01T00:00:00Z">
        <w:r>
          <w:br/>
        </w:r>
      </w:ins>
      <w:ins w:id="406" w:author="PR Preview" w:date="2026-01-01T00:00:00Z">
        <w:r>
          <w:rPr>
            <w:rStyle w:val="NormalTok"/>
          </w:rPr>
          <w:t xml:space="preserve">grad_hat </w:t>
        </w:r>
      </w:ins>
      <w:ins w:id="407" w:author="PR Preview" w:date="2026-01-01T00:00:00Z">
        <w:r>
          <w:rPr>
            <w:rStyle w:val="OtherTok"/>
          </w:rPr>
          <w:t xml:space="preserve">&lt;-</w:t>
        </w:r>
      </w:ins>
      <w:ins w:id="408" w:author="PR Preview" w:date="2026-01-01T00:00:00Z">
        <w:r>
          <w:rPr>
            <w:rStyle w:val="NormalTok"/>
          </w:rPr>
          <w:t xml:space="preserve"> </w:t>
        </w:r>
      </w:ins>
      <w:ins w:id="409" w:author="PR Preview" w:date="2026-01-01T00:00:00Z">
        <w:r>
          <w:rPr>
            <w:rStyle w:val="FunctionTok"/>
          </w:rPr>
          <w:t xml:space="preserve">grad</w:t>
        </w:r>
      </w:ins>
      <w:ins w:id="410" w:author="PR Preview" w:date="2026-01-01T00:00:00Z">
        <w:r>
          <w:rPr>
            <w:rStyle w:val="NormalTok"/>
          </w:rPr>
          <w:t xml:space="preserve">(beta_hat)</w:t>
        </w:r>
      </w:ins>
      <w:ins w:id="411" w:author="PR Preview" w:date="2026-01-01T00:00:00Z">
        <w:r>
          <w:br/>
        </w:r>
      </w:ins>
      <w:ins w:id="412" w:author="PR Preview" w:date="2026-01-01T00:00:00Z">
        <w:r>
          <w:rPr>
            <w:rStyle w:val="NormalTok"/>
          </w:rPr>
          <w:t xml:space="preserve">grad_zero </w:t>
        </w:r>
      </w:ins>
      <w:ins w:id="413" w:author="PR Preview" w:date="2026-01-01T00:00:00Z">
        <w:r>
          <w:rPr>
            <w:rStyle w:val="OtherTok"/>
          </w:rPr>
          <w:t xml:space="preserve">&lt;-</w:t>
        </w:r>
      </w:ins>
      <w:ins w:id="414" w:author="PR Preview" w:date="2026-01-01T00:00:00Z">
        <w:r>
          <w:rPr>
            <w:rStyle w:val="NormalTok"/>
          </w:rPr>
          <w:t xml:space="preserve"> </w:t>
        </w:r>
      </w:ins>
      <w:ins w:id="415" w:author="PR Preview" w:date="2026-01-01T00:00:00Z">
        <w:r>
          <w:rPr>
            <w:rStyle w:val="FunctionTok"/>
          </w:rPr>
          <w:t xml:space="preserve">grad</w:t>
        </w:r>
      </w:ins>
      <w:ins w:id="416" w:author="PR Preview" w:date="2026-01-01T00:00:00Z">
        <w:r>
          <w:rPr>
            <w:rStyle w:val="NormalTok"/>
          </w:rPr>
          <w:t xml:space="preserve">(</w:t>
        </w:r>
      </w:ins>
      <w:ins w:id="417" w:author="PR Preview" w:date="2026-01-01T00:00:00Z">
        <w:r>
          <w:rPr>
            <w:rStyle w:val="FunctionTok"/>
          </w:rPr>
          <w:t xml:space="preserve">c</w:t>
        </w:r>
      </w:ins>
      <w:ins w:id="418" w:author="PR Preview" w:date="2026-01-01T00:00:00Z">
        <w:r>
          <w:rPr>
            <w:rStyle w:val="NormalTok"/>
          </w:rPr>
          <w:t xml:space="preserve">(</w:t>
        </w:r>
      </w:ins>
      <w:ins w:id="419" w:author="PR Preview" w:date="2026-01-01T00:00:00Z">
        <w:r>
          <w:rPr>
            <w:rStyle w:val="DecValTok"/>
          </w:rPr>
          <w:t xml:space="preserve">0</w:t>
        </w:r>
      </w:ins>
      <w:ins w:id="420" w:author="PR Preview" w:date="2026-01-01T00:00:00Z">
        <w:r>
          <w:rPr>
            <w:rStyle w:val="NormalTok"/>
          </w:rPr>
          <w:t xml:space="preserve">, </w:t>
        </w:r>
      </w:ins>
      <w:ins w:id="421" w:author="PR Preview" w:date="2026-01-01T00:00:00Z">
        <w:r>
          <w:rPr>
            <w:rStyle w:val="DecValTok"/>
          </w:rPr>
          <w:t xml:space="preserve">0</w:t>
        </w:r>
      </w:ins>
      <w:ins w:id="422" w:author="PR Preview" w:date="2026-01-01T00:00:00Z">
        <w:r>
          <w:rPr>
            <w:rStyle w:val="NormalTok"/>
          </w:rPr>
          <w:t xml:space="preserve">))</w:t>
        </w:r>
      </w:ins>
      <w:ins w:id="423" w:author="PR Preview" w:date="2026-01-01T00:00:00Z">
        <w:r>
          <w:br/>
        </w:r>
      </w:ins>
      <w:ins w:id="424" w:author="PR Preview" w:date="2026-01-01T00:00:00Z">
        <w:r>
          <w:br/>
        </w:r>
      </w:ins>
      <w:ins w:id="425" w:author="PR Preview" w:date="2026-01-01T00:00:00Z">
        <w:r>
          <w:rPr>
            <w:rStyle w:val="FunctionTok"/>
          </w:rPr>
          <w:t xml:space="preserve">list</w:t>
        </w:r>
      </w:ins>
      <w:ins w:id="426" w:author="PR Preview" w:date="2026-01-01T00:00:00Z">
        <w:r>
          <w:rPr>
            <w:rStyle w:val="NormalTok"/>
          </w:rPr>
          <w:t xml:space="preserve">(</w:t>
        </w:r>
      </w:ins>
      <w:ins w:id="427" w:author="PR Preview" w:date="2026-01-01T00:00:00Z">
        <w:r>
          <w:br/>
        </w:r>
      </w:ins>
      <w:ins w:id="428" w:author="PR Preview" w:date="2026-01-01T00:00:00Z">
        <w:r>
          <w:rPr>
            <w:rStyle w:val="NormalTok"/>
          </w:rPr>
          <w:t xml:space="preserve">  </w:t>
        </w:r>
      </w:ins>
      <w:ins w:id="429" w:author="PR Preview" w:date="2026-01-01T00:00:00Z">
        <w:r>
          <w:rPr>
            <w:rStyle w:val="AttributeTok"/>
          </w:rPr>
          <w:t xml:space="preserve">solution =</w:t>
        </w:r>
      </w:ins>
      <w:ins w:id="430" w:author="PR Preview" w:date="2026-01-01T00:00:00Z">
        <w:r>
          <w:rPr>
            <w:rStyle w:val="NormalTok"/>
          </w:rPr>
          <w:t xml:space="preserve"> </w:t>
        </w:r>
      </w:ins>
      <w:ins w:id="431" w:author="PR Preview" w:date="2026-01-01T00:00:00Z">
        <w:r>
          <w:rPr>
            <w:rStyle w:val="FunctionTok"/>
          </w:rPr>
          <w:t xml:space="preserve">list</w:t>
        </w:r>
      </w:ins>
      <w:ins w:id="432" w:author="PR Preview" w:date="2026-01-01T00:00:00Z">
        <w:r>
          <w:rPr>
            <w:rStyle w:val="NormalTok"/>
          </w:rPr>
          <w:t xml:space="preserve">(</w:t>
        </w:r>
      </w:ins>
      <w:ins w:id="433" w:author="PR Preview" w:date="2026-01-01T00:00:00Z">
        <w:r>
          <w:rPr>
            <w:rStyle w:val="AttributeTok"/>
          </w:rPr>
          <w:t xml:space="preserve">beta =</w:t>
        </w:r>
      </w:ins>
      <w:ins w:id="434" w:author="PR Preview" w:date="2026-01-01T00:00:00Z">
        <w:r>
          <w:rPr>
            <w:rStyle w:val="NormalTok"/>
          </w:rPr>
          <w:t xml:space="preserve"> </w:t>
        </w:r>
      </w:ins>
      <w:ins w:id="435" w:author="PR Preview" w:date="2026-01-01T00:00:00Z">
        <w:r>
          <w:rPr>
            <w:rStyle w:val="FunctionTok"/>
          </w:rPr>
          <w:t xml:space="preserve">c</w:t>
        </w:r>
      </w:ins>
      <w:ins w:id="436" w:author="PR Preview" w:date="2026-01-01T00:00:00Z">
        <w:r>
          <w:rPr>
            <w:rStyle w:val="NormalTok"/>
          </w:rPr>
          <w:t xml:space="preserve">(beta_hat), </w:t>
        </w:r>
      </w:ins>
      <w:ins w:id="437" w:author="PR Preview" w:date="2026-01-01T00:00:00Z">
        <w:r>
          <w:rPr>
            <w:rStyle w:val="AttributeTok"/>
          </w:rPr>
          <w:t xml:space="preserve">gradient =</w:t>
        </w:r>
      </w:ins>
      <w:ins w:id="438" w:author="PR Preview" w:date="2026-01-01T00:00:00Z">
        <w:r>
          <w:rPr>
            <w:rStyle w:val="NormalTok"/>
          </w:rPr>
          <w:t xml:space="preserve"> </w:t>
        </w:r>
      </w:ins>
      <w:ins w:id="439" w:author="PR Preview" w:date="2026-01-01T00:00:00Z">
        <w:r>
          <w:rPr>
            <w:rStyle w:val="FunctionTok"/>
          </w:rPr>
          <w:t xml:space="preserve">c</w:t>
        </w:r>
      </w:ins>
      <w:ins w:id="440" w:author="PR Preview" w:date="2026-01-01T00:00:00Z">
        <w:r>
          <w:rPr>
            <w:rStyle w:val="NormalTok"/>
          </w:rPr>
          <w:t xml:space="preserve">(grad_hat)),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NormalTok"/>
          </w:rPr>
          <w:t xml:space="preserve">  </w:t>
        </w:r>
      </w:ins>
      <w:ins w:id="443" w:author="PR Preview" w:date="2026-01-01T00:00:00Z">
        <w:r>
          <w:rPr>
            <w:rStyle w:val="AttributeTok"/>
          </w:rPr>
          <w:t xml:space="preserve">zero_vector =</w:t>
        </w:r>
      </w:ins>
      <w:ins w:id="444" w:author="PR Preview" w:date="2026-01-01T00:00:00Z">
        <w:r>
          <w:rPr>
            <w:rStyle w:val="NormalTok"/>
          </w:rPr>
          <w:t xml:space="preserve"> </w:t>
        </w:r>
      </w:ins>
      <w:ins w:id="445" w:author="PR Preview" w:date="2026-01-01T00:00:00Z">
        <w:r>
          <w:rPr>
            <w:rStyle w:val="FunctionTok"/>
          </w:rPr>
          <w:t xml:space="preserve">list</w:t>
        </w:r>
      </w:ins>
      <w:ins w:id="446" w:author="PR Preview" w:date="2026-01-01T00:00:00Z">
        <w:r>
          <w:rPr>
            <w:rStyle w:val="NormalTok"/>
          </w:rPr>
          <w:t xml:space="preserve">(</w:t>
        </w:r>
      </w:ins>
      <w:ins w:id="447" w:author="PR Preview" w:date="2026-01-01T00:00:00Z">
        <w:r>
          <w:rPr>
            <w:rStyle w:val="AttributeTok"/>
          </w:rPr>
          <w:t xml:space="preserve">beta =</w:t>
        </w:r>
      </w:ins>
      <w:ins w:id="448" w:author="PR Preview" w:date="2026-01-01T00:00:00Z">
        <w:r>
          <w:rPr>
            <w:rStyle w:val="NormalTok"/>
          </w:rPr>
          <w:t xml:space="preserve"> </w:t>
        </w:r>
      </w:ins>
      <w:ins w:id="449" w:author="PR Preview" w:date="2026-01-01T00:00:00Z">
        <w:r>
          <w:rPr>
            <w:rStyle w:val="FunctionTok"/>
          </w:rPr>
          <w:t xml:space="preserve">c</w:t>
        </w:r>
      </w:ins>
      <w:ins w:id="450" w:author="PR Preview" w:date="2026-01-01T00:00:00Z">
        <w:r>
          <w:rPr>
            <w:rStyle w:val="NormalTok"/>
          </w:rPr>
          <w:t xml:space="preserve">(</w:t>
        </w:r>
      </w:ins>
      <w:ins w:id="451" w:author="PR Preview" w:date="2026-01-01T00:00:00Z">
        <w:r>
          <w:rPr>
            <w:rStyle w:val="DecValTok"/>
          </w:rPr>
          <w:t xml:space="preserve">0</w:t>
        </w:r>
      </w:ins>
      <w:ins w:id="452" w:author="PR Preview" w:date="2026-01-01T00:00:00Z">
        <w:r>
          <w:rPr>
            <w:rStyle w:val="NormalTok"/>
          </w:rPr>
          <w:t xml:space="preserve">, </w:t>
        </w:r>
      </w:ins>
      <w:ins w:id="453" w:author="PR Preview" w:date="2026-01-01T00:00:00Z">
        <w:r>
          <w:rPr>
            <w:rStyle w:val="DecValTok"/>
          </w:rPr>
          <w:t xml:space="preserve">0</w:t>
        </w:r>
      </w:ins>
      <w:ins w:id="454" w:author="PR Preview" w:date="2026-01-01T00:00:00Z">
        <w:r>
          <w:rPr>
            <w:rStyle w:val="NormalTok"/>
          </w:rPr>
          <w:t xml:space="preserve">), </w:t>
        </w:r>
      </w:ins>
      <w:ins w:id="455" w:author="PR Preview" w:date="2026-01-01T00:00:00Z">
        <w:r>
          <w:rPr>
            <w:rStyle w:val="AttributeTok"/>
          </w:rPr>
          <w:t xml:space="preserve">gradient =</w:t>
        </w:r>
      </w:ins>
      <w:ins w:id="456" w:author="PR Preview" w:date="2026-01-01T00:00:00Z">
        <w:r>
          <w:rPr>
            <w:rStyle w:val="NormalTok"/>
          </w:rPr>
          <w:t xml:space="preserve"> </w:t>
        </w:r>
      </w:ins>
      <w:ins w:id="457" w:author="PR Preview" w:date="2026-01-01T00:00:00Z">
        <w:r>
          <w:rPr>
            <w:rStyle w:val="FunctionTok"/>
          </w:rPr>
          <w:t xml:space="preserve">c</w:t>
        </w:r>
      </w:ins>
      <w:ins w:id="458" w:author="PR Preview" w:date="2026-01-01T00:00:00Z">
        <w:r>
          <w:rPr>
            <w:rStyle w:val="NormalTok"/>
          </w:rPr>
          <w:t xml:space="preserve">(grad_zero))</w:t>
        </w:r>
      </w:ins>
      <w:ins w:id="459" w:author="PR Preview" w:date="2026-01-01T00:00:00Z">
        <w:r>
          <w:br/>
        </w:r>
      </w:ins>
      <w:ins w:id="460" w:author="PR Preview" w:date="2026-01-01T00:00:00Z">
        <w:r>
          <w:rPr>
            <w:rStyle w:val="NormalTok"/>
          </w:rPr>
          <w:t xml:space="preserve">)</w:t>
        </w:r>
      </w:ins>
      <w:ins w:id="461" w:author="PR Preview" w:date="2026-01-01T00:00:00Z">
        <w:r>
          <w:br/>
        </w:r>
      </w:ins>
      <w:ins w:id="462" w:author="PR Preview" w:date="2026-01-01T00:00:00Z">
        <w:r>
          <w:rPr>
            <w:rStyle w:val="CommentTok"/>
          </w:rPr>
          <w:t xml:space="preserve">#&gt; $solution</w:t>
        </w:r>
      </w:ins>
      <w:ins w:id="463" w:author="PR Preview" w:date="2026-01-01T00:00:00Z">
        <w:r>
          <w:br/>
        </w:r>
      </w:ins>
      <w:ins w:id="464" w:author="PR Preview" w:date="2026-01-01T00:00:00Z">
        <w:r>
          <w:rPr>
            <w:rStyle w:val="CommentTok"/>
          </w:rPr>
          <w:t xml:space="preserve">#&gt; $solution$beta</w:t>
        </w:r>
      </w:ins>
      <w:ins w:id="465" w:author="PR Preview" w:date="2026-01-01T00:00:00Z">
        <w:r>
          <w:br/>
        </w:r>
      </w:ins>
      <w:ins w:id="466" w:author="PR Preview" w:date="2026-01-01T00:00:00Z">
        <w:r>
          <w:rPr>
            <w:rStyle w:val="CommentTok"/>
          </w:rPr>
          <w:t xml:space="preserve">#&gt; [1] 39.9358610 -0.1578447</w:t>
        </w:r>
      </w:ins>
      <w:ins w:id="467" w:author="PR Preview" w:date="2026-01-01T00:00:00Z">
        <w:r>
          <w:br/>
        </w:r>
      </w:ins>
      <w:ins w:id="468" w:author="PR Preview" w:date="2026-01-01T00:00:00Z">
        <w:r>
          <w:rPr>
            <w:rStyle w:val="CommentTok"/>
          </w:rPr>
          <w:t xml:space="preserve">#&gt; </w:t>
        </w:r>
      </w:ins>
      <w:ins w:id="469" w:author="PR Preview" w:date="2026-01-01T00:00:00Z">
        <w:r>
          <w:br/>
        </w:r>
      </w:ins>
      <w:ins w:id="470" w:author="PR Preview" w:date="2026-01-01T00:00:00Z">
        <w:r>
          <w:rPr>
            <w:rStyle w:val="CommentTok"/>
          </w:rPr>
          <w:t xml:space="preserve">#&gt; $solution$gradient</w:t>
        </w:r>
      </w:ins>
      <w:ins w:id="471" w:author="PR Preview" w:date="2026-01-01T00:00:00Z">
        <w:r>
          <w:br/>
        </w:r>
      </w:ins>
      <w:ins w:id="472" w:author="PR Preview" w:date="2026-01-01T00:00:00Z">
        <w:r>
          <w:rPr>
            <w:rStyle w:val="CommentTok"/>
          </w:rPr>
          <w:t xml:space="preserve">#&gt; [1] 1.071498e-11 1.673470e-10</w:t>
        </w:r>
      </w:ins>
      <w:ins w:id="473" w:author="PR Preview" w:date="2026-01-01T00:00:00Z">
        <w:r>
          <w:br/>
        </w:r>
      </w:ins>
      <w:ins w:id="474" w:author="PR Preview" w:date="2026-01-01T00:00:00Z">
        <w:r>
          <w:rPr>
            <w:rStyle w:val="CommentTok"/>
          </w:rPr>
          <w:t xml:space="preserve">#&gt; </w:t>
        </w:r>
      </w:ins>
      <w:ins w:id="475" w:author="PR Preview" w:date="2026-01-01T00:00:00Z">
        <w:r>
          <w:br/>
        </w:r>
      </w:ins>
      <w:ins w:id="476" w:author="PR Preview" w:date="2026-01-01T00:00:00Z">
        <w:r>
          <w:rPr>
            <w:rStyle w:val="CommentTok"/>
          </w:rPr>
          <w:t xml:space="preserve">#&gt; </w:t>
        </w:r>
      </w:ins>
      <w:ins w:id="477" w:author="PR Preview" w:date="2026-01-01T00:00:00Z">
        <w:r>
          <w:br/>
        </w:r>
      </w:ins>
      <w:ins w:id="478" w:author="PR Preview" w:date="2026-01-01T00:00:00Z">
        <w:r>
          <w:rPr>
            <w:rStyle w:val="CommentTok"/>
          </w:rPr>
          <w:t xml:space="preserve">#&gt; $zero_vector</w:t>
        </w:r>
      </w:ins>
      <w:ins w:id="479" w:author="PR Preview" w:date="2026-01-01T00:00:00Z">
        <w:r>
          <w:br/>
        </w:r>
      </w:ins>
      <w:ins w:id="480" w:author="PR Preview" w:date="2026-01-01T00:00:00Z">
        <w:r>
          <w:rPr>
            <w:rStyle w:val="CommentTok"/>
          </w:rPr>
          <w:t xml:space="preserve">#&gt; $zero_vector$beta</w:t>
        </w:r>
      </w:ins>
      <w:ins w:id="481" w:author="PR Preview" w:date="2026-01-01T00:00:00Z">
        <w:r>
          <w:br/>
        </w:r>
      </w:ins>
      <w:ins w:id="482" w:author="PR Preview" w:date="2026-01-01T00:00:00Z">
        <w:r>
          <w:rPr>
            <w:rStyle w:val="CommentTok"/>
          </w:rPr>
          <w:t xml:space="preserve">#&gt; [1] 0 0</w:t>
        </w:r>
      </w:ins>
      <w:ins w:id="483" w:author="PR Preview" w:date="2026-01-01T00:00:00Z">
        <w:r>
          <w:br/>
        </w:r>
      </w:ins>
      <w:ins w:id="484" w:author="PR Preview" w:date="2026-01-01T00:00:00Z">
        <w:r>
          <w:rPr>
            <w:rStyle w:val="CommentTok"/>
          </w:rPr>
          <w:t xml:space="preserve">#&gt; </w:t>
        </w:r>
      </w:ins>
      <w:ins w:id="485" w:author="PR Preview" w:date="2026-01-01T00:00:00Z">
        <w:r>
          <w:br/>
        </w:r>
      </w:ins>
      <w:ins w:id="486" w:author="PR Preview" w:date="2026-01-01T00:00:00Z">
        <w:r>
          <w:rPr>
            <w:rStyle w:val="CommentTok"/>
          </w:rPr>
          <w:t xml:space="preserve">#&gt; $zero_vector$gradient</w:t>
        </w:r>
      </w:ins>
      <w:ins w:id="487" w:author="PR Preview" w:date="2026-01-01T00:00:00Z">
        <w:r>
          <w:br/>
        </w:r>
      </w:ins>
      <w:ins w:id="488" w:author="PR Preview" w:date="2026-01-01T00:00:00Z">
        <w:r>
          <w:rPr>
            <w:rStyle w:val="CommentTok"/>
          </w:rPr>
          <w:t xml:space="preserve">#&gt; [1]   -18381.6 -1737437.6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del w:id="489" w:author="PR Preview" w:date="2026-01-01T00:00:00Z">
        <w:r>
          <w:delText xml:space="preserve">The solution is an intercept of 39.9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miles per gallon and a slope of -0.158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miles per gallon per unit of horsepower.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The largest entry of the gradient there is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6.7e-11,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zero up to rounding error,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against 1,737,438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at the zero vector.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So the solution is a stationary point (</w:delText>
        </w:r>
      </w:del>
      <w:hyperlink w:anchor="def-stationary-point">
        <w:del w:id="50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07" w:author="PR Preview" w:date="2026-01-01T00:00:00Z">
        <w:r>
          <w:delText xml:space="preserve">),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and the zero vector is not.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The library fits above agree with the solution of that equation.</w:delText>
        </w:r>
      </w:del>
    </w:p>
    <w:p>
      <w:pPr>
        <w:pStyle w:val="FirstParagraph"/>
      </w:pPr>
      <w:ins w:id="512" w:author="PR Preview" w:date="2026-01-01T00:00:00Z">
        <w:r>
          <w:t xml:space="preserve">The solution is an intercept of 39.9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miles per gallon and a slope of -0.158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miles per gallon per unit of horsepower.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 largest entry of the gradient there is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1.7e-10,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zero up to rounding error,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against 1,737,438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at the zero vector.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So the solution is a stationary point (</w:t>
        </w:r>
      </w:ins>
      <w:hyperlink w:anchor="def-stationary-point">
        <w:ins w:id="52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30" w:author="PR Preview" w:date="2026-01-01T00:00:00Z">
        <w:r>
          <w:t xml:space="preserve">),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and the zero vector is not.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The library fits above agree with the solution of that equation.</w:t>
        </w:r>
      </w:ins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 source states that an intersection of convex sets is convex and that a maximum of convex functions is convex for any finite number of them;</w:t>
            </w:r>
            <w:r>
              <w:t xml:space="preserve"> </w:t>
            </w:r>
            <w:r>
              <w:t xml:space="preserve">here each is stated for two and the general case follows by induction.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2026-10-22T22:44:26Z</dcterms:created>
  <dcterms:modified xsi:type="dcterms:W3CDTF">2026-10-22T22:44:26Z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