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14:22:14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(Inner product)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An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inner product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[1]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on</w:delText>
        </w:r>
      </w:del>
      <w:del w:id="1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is a function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that assigns to each ordered pair of vectors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$\mathord{\smash[b]{\underset{\raise.3ex\hbox{$\scriptstyle\sim$}}{x}}\vphantom{x}}, \mathord{\smash[b]{\underset{\raise.3ex\hbox{$\scriptstyle\sim$}}{y}}\vphantom{y}}\in \mathbb{R}^p$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a real number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$\mathopen{}\left\langle \mathord{\smash[b]{\underset{\raise.3ex\hbox{$\scriptstyle\sim$}}{x}}\vphantom{x}}, \mathord{\smash[b]{\underset{\raise.3ex\hbox{$\scriptstyle\sim$}}{y}}\vphantom{y}}\right\rangle\mathclose{}$</w:delText>
        </w:r>
      </w:del>
      <w:del w:id="23" w:author="PR Preview" w:date="2026-01-01T00:00:00Z">
        <w:r>
          <w:delText xml:space="preserve">,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and that has the following four properties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for all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and all real numbers</w:delText>
        </w:r>
      </w:del>
      <w:del w:id="3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</m:oMath>
      <w:del w:id="33" w:author="PR Preview" w:date="2026-01-01T00:00:00Z">
        <w:r>
          <w:delText xml:space="preserve">:</w:delText>
        </w:r>
      </w:del>
    </w:p>
    <w:p>
      <w:pPr>
        <w:pStyle w:val="Compact"/>
        <w:numPr>
          <w:ilvl w:val="0"/>
          <w:numId w:val="1001"/>
        </w:numPr>
      </w:pPr>
      <w:del w:id="34" w:author="PR Preview" w:date="2026-01-01T00:00:00Z">
        <w:r>
          <w:rPr>
            <w:b/>
            <w:bCs/>
          </w:rPr>
          <w:delText xml:space="preserve">positivity</w:delText>
        </w:r>
      </w:del>
      <w:del w:id="35" w:author="PR Preview" w:date="2026-01-01T00:00:00Z">
        <w:r>
          <w:delText xml:space="preserve">: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$\mathopen{}\left\langle \mathord{\smash[b]{\underset{\raise.3ex\hbox{$\scriptstyle\sim$}}{x}}\vphantom{x}}, \mathord{\smash[b]{\underset{\raise.3ex\hbox{$\scriptstyle\sim$}}{x}}\vphantom{x}}\right\rangle\mathclose{} \ge 0$</w:delText>
        </w:r>
      </w:del>
      <w:del w:id="38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1"/>
        </w:numPr>
      </w:pPr>
      <w:del w:id="39" w:author="PR Preview" w:date="2026-01-01T00:00:00Z">
        <w:r>
          <w:rPr>
            <w:b/>
            <w:bCs/>
          </w:rPr>
          <w:delText xml:space="preserve">definiteness</w:delText>
        </w:r>
      </w:del>
      <w:del w:id="40" w:author="PR Preview" w:date="2026-01-01T00:00:00Z">
        <w:r>
          <w:delText xml:space="preserve">: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$\mathopen{}\left\langle \mathord{\smash[b]{\underset{\raise.3ex\hbox{$\scriptstyle\sim$}}{x}}\vphantom{x}}, \mathord{\smash[b]{\underset{\raise.3ex\hbox{$\scriptstyle\sim$}}{x}}\vphantom{x}}\right\rangle\mathclose{} = 0$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if and only if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$\mathord{\smash[b]{\underset{\raise.3ex\hbox{$\scriptstyle\sim$}}{x}}\vphantom{x}}= \mathord{\smash[b]{\underset{\raise.3ex\hbox{$\scriptstyle\sim$}}{0}}\vphantom{0}}_{p \times 1}$</w:delText>
        </w:r>
      </w:del>
      <w:del w:id="47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1"/>
        </w:numPr>
      </w:pPr>
      <w:del w:id="48" w:author="PR Preview" w:date="2026-01-01T00:00:00Z">
        <w:r>
          <w:rPr>
            <w:b/>
            <w:bCs/>
          </w:rPr>
          <w:delText xml:space="preserve">linearity in the first slot</w:delText>
        </w:r>
      </w:del>
      <w:del w:id="49" w:author="PR Preview" w:date="2026-01-01T00:00:00Z">
        <w:r>
          <w:delText xml:space="preserve">: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delText>
        </w:r>
      </w:del>
      <w:del w:id="52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1"/>
        </w:numPr>
      </w:pPr>
      <w:del w:id="53" w:author="PR Preview" w:date="2026-01-01T00:00:00Z">
        <w:r>
          <w:rPr>
            <w:b/>
            <w:bCs/>
          </w:rPr>
          <w:delText xml:space="preserve">symmetry</w:delText>
        </w:r>
      </w:del>
      <w:del w:id="54" w:author="PR Preview" w:date="2026-01-01T00:00:00Z">
        <w:r>
          <w:delText xml:space="preserve">: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delText>
        </w:r>
      </w:del>
      <w:del w:id="57" w:author="PR Preview" w:date="2026-01-01T00:00:00Z">
        <w:r>
          <w:delText xml:space="preserve">.</w:delText>
        </w:r>
      </w:del>
    </w:p>
    <w:p>
      <w:pPr>
        <w:pStyle w:val="FirstParagraph"/>
      </w:pPr>
      <w:del w:id="58" w:author="PR Preview" w:date="2026-01-01T00:00:00Z">
        <w:r>
          <w:rPr>
            <w:i/>
            <w:iCs/>
          </w:rPr>
          <w:delText xml:space="preserve">Remark 1</w:delText>
        </w:r>
      </w:del>
      <w:del w:id="59" w:author="PR Preview" w:date="2026-01-01T00:00:00Z">
        <w:r>
          <w:delText xml:space="preserve"> (The definition in other sources). </w:delText>
        </w:r>
      </w:del>
      <w:del w:id="60" w:author="PR Preview" w:date="2026-01-01T00:00:00Z">
        <w:r>
          <w:delText xml:space="preserve">Axler [2], Definition 6.2, p. 183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states the same definition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for any vector space over the real or complex numbers.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Axler splits linearity in the first slot into additivity and homogeneity,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and his last property is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rPr>
            <w:i/>
            <w:iCs/>
          </w:rPr>
          <w:delText xml:space="preserve">conjugate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symmetry,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delText>
        </w:r>
      </w:del>
      <w:del w:id="75" w:author="PR Preview" w:date="2026-01-01T00:00:00Z">
        <w:r>
          <w:delText xml:space="preserve">,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which for real numbers is the same as symmetry.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Symmetry and linearity in the first slot together give linearity in the second slot.</w:delText>
        </w:r>
      </w:del>
    </w:p>
    <w:p>
      <w:pPr>
        <w:pStyle w:val="FirstParagraph"/>
      </w:pPr>
      <w:ins w:id="80" w:author="PR Preview" w:date="2026-01-01T00:00:00Z">
        <w:r>
          <w:rPr>
            <w:b/>
            <w:bCs/>
          </w:rPr>
          <w:t xml:space="preserve">Definition 1 (Inner product)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An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rPr>
            <w:b/>
            <w:bCs/>
          </w:rPr>
          <w:t xml:space="preserve">inner product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[1]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on</w:t>
        </w:r>
      </w:ins>
      <w:ins w:id="8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is a function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that assigns to each ordered pair of vectors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\mathbb{R}^p$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a real number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${\mathopen{}\left\langle \mathord{\smash[b]{\underset{\raise.3ex\hbox{$\scriptstyle\sim$}}{x}}\vphantom{x}}, \mathord{\smash[b]{\underset{\raise.3ex\hbox{$\scriptstyle\sim$}}{y}}\vphantom{y}}\right\rangle\mathclose{}}$</w:t>
        </w:r>
      </w:ins>
      <w:ins w:id="100" w:author="PR Preview" w:date="2026-01-01T00:00:00Z">
        <w:r>
          <w:t xml:space="preserve">,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and that has the following four properties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for all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and all real numbers</w:t>
        </w:r>
      </w:ins>
      <w:ins w:id="10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</m:oMath>
      <w:ins w:id="110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1"/>
        </w:numPr>
      </w:pPr>
      <w:ins w:id="111" w:author="PR Preview" w:date="2026-01-01T00:00:00Z">
        <w:r>
          <w:rPr>
            <w:b/>
            <w:bCs/>
          </w:rPr>
          <w:t xml:space="preserve">positivity</w:t>
        </w:r>
      </w:ins>
      <w:ins w:id="112" w:author="PR Preview" w:date="2026-01-01T00:00:00Z">
        <w:r>
          <w:t xml:space="preserve">: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${\mathopen{}\left\langle \mathord{\smash[b]{\underset{\raise.3ex\hbox{$\scriptstyle\sim$}}{x}}\vphantom{x}}, \mathord{\smash[b]{\underset{\raise.3ex\hbox{$\scriptstyle\sim$}}{x}}\vphantom{x}}\right\rangle\mathclose{}} \ge 0$</w:t>
        </w:r>
      </w:ins>
      <w:ins w:id="115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1"/>
        </w:numPr>
      </w:pPr>
      <w:ins w:id="116" w:author="PR Preview" w:date="2026-01-01T00:00:00Z">
        <w:r>
          <w:rPr>
            <w:b/>
            <w:bCs/>
          </w:rPr>
          <w:t xml:space="preserve">definiteness</w:t>
        </w:r>
      </w:ins>
      <w:ins w:id="117" w:author="PR Preview" w:date="2026-01-01T00:00:00Z">
        <w:r>
          <w:t xml:space="preserve">: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${\mathopen{}\left\langle \mathord{\smash[b]{\underset{\raise.3ex\hbox{$\scriptstyle\sim$}}{x}}\vphantom{x}}, \mathord{\smash[b]{\underset{\raise.3ex\hbox{$\scriptstyle\sim$}}{x}}\vphantom{x}}\right\rangle\mathclose{}} = 0$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if and only if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$\mathord{\smash[b]{\underset{\raise.3ex\hbox{$\scriptstyle\sim$}}{x}}\vphantom{x}}= \mathord{\smash[b]{\underset{\raise.3ex\hbox{$\scriptstyle\sim$}}{0}}\vphantom{0}}_{p \times 1}$</w:t>
        </w:r>
      </w:ins>
      <w:ins w:id="124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1"/>
        </w:numPr>
      </w:pPr>
      <w:ins w:id="125" w:author="PR Preview" w:date="2026-01-01T00:00:00Z">
        <w:r>
          <w:rPr>
            <w:b/>
            <w:bCs/>
          </w:rPr>
          <w:t xml:space="preserve">linearity in the first slot</w:t>
        </w:r>
      </w:ins>
      <w:ins w:id="126" w:author="PR Preview" w:date="2026-01-01T00:00:00Z">
        <w:r>
          <w:t xml:space="preserve">: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${\mathopen{}\left\langle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\mathord{\smash[b]{\underset{\raise.3ex\hbox{$\scriptstyle\sim$}}{z}}\vphantom{z}}\right\rangle\mathclose{}} = a\,{\mathopen{}\left\langle \mathord{\smash[b]{\underset{\raise.3ex\hbox{$\scriptstyle\sim$}}{x}}\vphantom{x}}, \mathord{\smash[b]{\underset{\raise.3ex\hbox{$\scriptstyle\sim$}}{z}}\vphantom{z}}\right\rangle\mathclose{}} + b\,{\mathopen{}\left\langle \mathord{\smash[b]{\underset{\raise.3ex\hbox{$\scriptstyle\sim$}}{y}}\vphantom{y}}, \mathord{\smash[b]{\underset{\raise.3ex\hbox{$\scriptstyle\sim$}}{z}}\vphantom{z}}\right\rangle\mathclose{}}$</w:t>
        </w:r>
      </w:ins>
      <w:ins w:id="129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1"/>
        </w:numPr>
      </w:pPr>
      <w:ins w:id="130" w:author="PR Preview" w:date="2026-01-01T00:00:00Z">
        <w:r>
          <w:rPr>
            <w:b/>
            <w:bCs/>
          </w:rPr>
          <w:t xml:space="preserve">symmetry</w:t>
        </w:r>
      </w:ins>
      <w:ins w:id="131" w:author="PR Preview" w:date="2026-01-01T00:00:00Z">
        <w:r>
          <w:t xml:space="preserve">: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${\mathopen{}\left\langle \mathord{\smash[b]{\underset{\raise.3ex\hbox{$\scriptstyle\sim$}}{x}}\vphantom{x}}, \mathord{\smash[b]{\underset{\raise.3ex\hbox{$\scriptstyle\sim$}}{y}}\vphantom{y}}\right\rangle\mathclose{}} = {\mathopen{}\left\langle \mathord{\smash[b]{\underset{\raise.3ex\hbox{$\scriptstyle\sim$}}{y}}\vphantom{y}}, \mathord{\smash[b]{\underset{\raise.3ex\hbox{$\scriptstyle\sim$}}{x}}\vphantom{x}}\right\rangle\mathclose{}}$</w:t>
        </w:r>
      </w:ins>
      <w:ins w:id="134" w:author="PR Preview" w:date="2026-01-01T00:00:00Z">
        <w:r>
          <w:t xml:space="preserve">.</w:t>
        </w:r>
      </w:ins>
    </w:p>
    <w:bookmarkEnd w:id="9"/>
    <w:bookmarkStart w:id="10" w:name="rem-inner-product-other-sources"/>
    <w:p>
      <w:pPr>
        <w:pStyle w:val="FirstParagraph"/>
      </w:pPr>
      <w:ins w:id="135" w:author="PR Preview" w:date="2026-01-01T00:00:00Z">
        <w:r>
          <w:rPr>
            <w:i/>
            <w:iCs/>
          </w:rPr>
          <w:t xml:space="preserve">Remark 1</w:t>
        </w:r>
      </w:ins>
      <w:ins w:id="136" w:author="PR Preview" w:date="2026-01-01T00:00:00Z">
        <w:r>
          <w:t xml:space="preserve"> (The definition in other sources). </w:t>
        </w:r>
      </w:ins>
      <w:ins w:id="137" w:author="PR Preview" w:date="2026-01-01T00:00:00Z">
        <w:r>
          <w:t xml:space="preserve">Axler [2], Definition 6.2, p. 183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states the same definition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for any vector space over the real or complex numbers.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Axler splits linearity in the first slot into additivity and homogeneity,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and his last property is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rPr>
            <w:i/>
            <w:iCs/>
          </w:rPr>
          <w:t xml:space="preserve">conjugate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symmetry,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${\mathopen{}\left\langle \mathord{\smash[b]{\underset{\raise.3ex\hbox{$\scriptstyle\sim$}}{u}}\vphantom{u}}, \mathord{\smash[b]{\underset{\raise.3ex\hbox{$\scriptstyle\sim$}}{v}}\vphantom{v}}\right\rangle\mathclose{}} = \overline{{\mathopen{}\left\langle \mathord{\smash[b]{\underset{\raise.3ex\hbox{$\scriptstyle\sim$}}{v}}\vphantom{v}}, \mathord{\smash[b]{\underset{\raise.3ex\hbox{$\scriptstyle\sim$}}{u}}\vphantom{u}}\right\rangle\mathclose{}}}$</w:t>
        </w:r>
      </w:ins>
      <w:ins w:id="152" w:author="PR Preview" w:date="2026-01-01T00:00:00Z">
        <w:r>
          <w:t xml:space="preserve">,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which for real numbers is the same as symmetry.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Symmetry and linearity in the first slot together give linearity in the second slot.</w:t>
        </w:r>
      </w:ins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del w:id="157" w:author="PR Preview" w:date="2026-01-01T00:00:00Z">
        <w:r>
          <w:rPr>
            <w:b/>
            <w:bCs/>
          </w:rPr>
          <w:delText xml:space="preserve">Example 2 (Real coordinate space as an inner product space)</w:delText>
        </w:r>
      </w:del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The Euclidean space</w:delText>
        </w:r>
      </w:del>
      <w:del w:id="16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delText xml:space="preserve">equipped with the standard dot product (1),</w:delText>
        </w:r>
      </w:del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that is, the pair</w:delText>
        </w:r>
      </w:del>
      <w:del w:id="16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with</w:delText>
        </w:r>
      </w:del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delText>
        </w:r>
      </w:del>
      <w:del w:id="170" w:author="PR Preview" w:date="2026-01-01T00:00:00Z">
        <w:r>
          <w:delText xml:space="preserve">,</w:delText>
        </w:r>
      </w:del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is an inner product space, because the dot product satisfies the four inner product axioms (</w:delText>
        </w:r>
      </w:del>
      <w:hyperlink w:anchor="exm-dot-product-inner-product">
        <w:del w:id="173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174" w:author="PR Preview" w:date="2026-01-01T00:00:00Z">
        <w:r>
          <w:delText xml:space="preserve">).</w:delText>
        </w:r>
      </w:del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For</w:delText>
        </w:r>
      </w:del>
      <w:del w:id="17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178" w:author="PR Preview" w:date="2026-01-01T00:00:00Z">
        <w:r>
          <w:delText xml:space="preserve">, any vector</w:delText>
        </w:r>
      </w:del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$\mathord{\smash[b]{\underset{\raise.3ex\hbox{$\scriptstyle\sim$}}{x}}\vphantom{x}}= (x_1, x_2) \in \mathbb{R}^2$</w:delText>
        </w:r>
      </w:del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has squared norm</w:delText>
        </w:r>
      </w:del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$\mathopen{}\left\langle \mathord{\smash[b]{\underset{\raise.3ex\hbox{$\scriptstyle\sim$}}{x}}\vphantom{x}}, \mathord{\smash[b]{\underset{\raise.3ex\hbox{$\scriptstyle\sim$}}{x}}\vphantom{x}}\right\rangle\mathclose{} = x_1^2 + x_2^2 \ge 0$</w:delText>
        </w:r>
      </w:del>
      <w:del w:id="185" w:author="PR Preview" w:date="2026-01-01T00:00:00Z">
        <w:r>
          <w:delText xml:space="preserve">,</w:delText>
        </w:r>
      </w:del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which is zero if and only if</w:delText>
        </w:r>
      </w:del>
    </w:p>
    <w:p>
      <w:pPr>
        <w:pStyle w:val="BodyText"/>
      </w:pPr>
      <w:ins w:id="188" w:author="PR Preview" w:date="2026-01-01T00:00:00Z">
        <w:r>
          <w:rPr>
            <w:b/>
            <w:bCs/>
          </w:rPr>
          <w:t xml:space="preserve">Example 2 (Real coordinate space as an inner product space)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The Euclidean space</w:t>
        </w:r>
      </w:ins>
      <w:ins w:id="19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equipped with the standard dot product (1),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that is, the pair</w:t>
        </w:r>
      </w:ins>
      <w:ins w:id="19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with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${\mathopen{}\left\langle \mathord{\smash[b]{\underset{\raise.3ex\hbox{$\scriptstyle\sim$}}{x}}\vphantom{x}}, \mathord{\smash[b]{\underset{\raise.3ex\hbox{$\scriptstyle\sim$}}{y}}\vphantom{y}}\right\rangle\mathclose{}} = \mathord{\smash[b]{\underset{\raise.3ex\hbox{$\scriptstyle\sim$}}{x}}\vphantom{x}}\cdot \mathord{\smash[b]{\underset{\raise.3ex\hbox{$\scriptstyle\sim$}}{y}}\vphantom{y}}$</w:t>
        </w:r>
      </w:ins>
      <w:ins w:id="201" w:author="PR Preview" w:date="2026-01-01T00:00:00Z">
        <w:r>
          <w:t xml:space="preserve">,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is an inner product space, because the dot product satisfies the four inner product axioms (</w:t>
        </w:r>
      </w:ins>
      <w:hyperlink w:anchor="exm-dot-product-inner-product">
        <w:ins w:id="204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205" w:author="PR Preview" w:date="2026-01-01T00:00:00Z">
        <w:r>
          <w:t xml:space="preserve">).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For</w:t>
        </w:r>
      </w:ins>
      <w:ins w:id="20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209" w:author="PR Preview" w:date="2026-01-01T00:00:00Z">
        <w:r>
          <w:t xml:space="preserve">, any vector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$\mathord{\smash[b]{\underset{\raise.3ex\hbox{$\scriptstyle\sim$}}{x}}\vphantom{x}}= (x_1, x_2) \in \mathbb{R}^2$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has squared norm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${\mathopen{}\left\langle \mathord{\smash[b]{\underset{\raise.3ex\hbox{$\scriptstyle\sim$}}{x}}\vphantom{x}}, \mathord{\smash[b]{\underset{\raise.3ex\hbox{$\scriptstyle\sim$}}{x}}\vphantom{x}}\right\rangle\mathclose{}} = x_1^2 + x_2^2 \ge 0$</w:t>
        </w:r>
      </w:ins>
      <w:ins w:id="216" w:author="PR Preview" w:date="2026-01-01T00:00:00Z">
        <w:r>
          <w:t xml:space="preserve">,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which is zero if and only if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del w:id="219" w:author="PR Preview" w:date="2026-01-01T00:00:00Z">
        <w:r>
          <w:delTex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delText>
        </w:r>
      </w:del>
    </w:p>
    <w:p>
      <w:pPr>
        <w:pStyle w:val="BodyText"/>
      </w:pPr>
      <w:ins w:id="220" w:author="PR Preview" w:date="2026-01-01T00:00:00Z">
        <w:r>
          <w:t xml:space="preserve">$${\mathopen{}\left\langle \mathord{\smash[b]{\underset{\raise.3ex\hbox{$\scriptstyle\sim$}}{x}}\vphantom{x}}, \mathord{\smash[b]{\underset{\raise.3ex\hbox{$\scriptstyle\sim$}}{y}}\vphantom{y}}\right\rangle\mathclose{}}_{\mathord{\smash[b]{\underset{\raise.3ex\hbox{$\scriptstyle\sim$}}{c}}\vphantom{c}}} \stackrel{\text{def}}{=}\sum_{i=1}^pc_i\,x_i y_i.$$</w:t>
        </w:r>
      </w:ins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del w:id="221" w:author="PR Preview" w:date="2026-01-01T00:00:00Z">
        <w:r>
          <w:rPr>
            <w:b/>
            <w:bCs/>
          </w:rPr>
          <w:delText xml:space="preserve">positivity</w:delText>
        </w:r>
      </w:del>
      <w:del w:id="222" w:author="PR Preview" w:date="2026-01-01T00:00:00Z">
        <w:r>
          <w:delText xml:space="preserve">: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delText>
        </w:r>
      </w:del>
      <w:del w:id="225" w:author="PR Preview" w:date="2026-01-01T00:00:00Z">
        <w:r>
          <w:delText xml:space="preserve">,</w:delText>
        </w:r>
      </w:del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and each term</w:delText>
        </w:r>
      </w:del>
      <w:del w:id="228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delText xml:space="preserve">is a positive number times a square, so the sum is at least</w:delText>
        </w:r>
      </w:del>
      <w:del w:id="231" w:author="PR Preview" w:date="2026-01-01T00:00:00Z">
        <w:r>
          <w:delText xml:space="preserve"> </w:delText>
        </w:r>
      </w:del>
      <m:oMath>
        <m:r>
          <m:t>0</m:t>
        </m:r>
      </m:oMath>
      <w:del w:id="232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3"/>
        </w:numPr>
      </w:pPr>
      <w:del w:id="233" w:author="PR Preview" w:date="2026-01-01T00:00:00Z">
        <w:r>
          <w:rPr>
            <w:b/>
            <w:bCs/>
          </w:rPr>
          <w:delText xml:space="preserve">definiteness</w:delText>
        </w:r>
      </w:del>
      <w:del w:id="234" w:author="PR Preview" w:date="2026-01-01T00:00:00Z">
        <w:r>
          <w:delText xml:space="preserve">: a sum of nonnegative terms is</w:delText>
        </w:r>
      </w:del>
      <w:del w:id="235" w:author="PR Preview" w:date="2026-01-01T00:00:00Z">
        <w:r>
          <w:delText xml:space="preserve"> </w:delText>
        </w:r>
      </w:del>
      <m:oMath>
        <m:r>
          <m:t>0</m:t>
        </m:r>
      </m:oMath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exactly when every term is</w:delText>
        </w:r>
      </w:del>
      <w:del w:id="238" w:author="PR Preview" w:date="2026-01-01T00:00:00Z">
        <w:r>
          <w:delText xml:space="preserve"> </w:delText>
        </w:r>
      </w:del>
      <m:oMath>
        <m:r>
          <m:t>0</m:t>
        </m:r>
      </m:oMath>
      <w:del w:id="239" w:author="PR Preview" w:date="2026-01-01T00:00:00Z">
        <w:r>
          <w:delText xml:space="preserve">,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and</w:delText>
        </w:r>
      </w:del>
      <w:del w:id="242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del w:id="243" w:author="PR Preview" w:date="2026-01-01T00:00:00Z">
        <w:r>
          <w:delText xml:space="preserve"> </w:delText>
        </w:r>
      </w:del>
      <w:del w:id="244" w:author="PR Preview" w:date="2026-01-01T00:00:00Z">
        <w:r>
          <w:delText xml:space="preserve">exactly when</w:delText>
        </w:r>
      </w:del>
      <w:del w:id="24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246" w:author="PR Preview" w:date="2026-01-01T00:00:00Z">
        <w:r>
          <w:delText xml:space="preserve">, because</w:delText>
        </w:r>
      </w:del>
      <w:del w:id="247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del w:id="248" w:author="PR Preview" w:date="2026-01-01T00:00:00Z">
        <w:r>
          <w:delText xml:space="preserve">;</w:delText>
        </w:r>
      </w:del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so</w:delText>
        </w:r>
      </w:del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delText>
        </w:r>
      </w:del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exactly when</w:delText>
        </w:r>
      </w:del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$\mathord{\smash[b]{\underset{\raise.3ex\hbox{$\scriptstyle\sim$}}{x}}\vphantom{x}}= \mathord{\smash[b]{\underset{\raise.3ex\hbox{$\scriptstyle\sim$}}{0}}\vphantom{0}}_{p \times 1}$</w:delText>
        </w:r>
      </w:del>
      <w:del w:id="257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3"/>
        </w:numPr>
      </w:pPr>
      <w:ins w:id="258" w:author="PR Preview" w:date="2026-01-01T00:00:00Z">
        <w:r>
          <w:rPr>
            <w:b/>
            <w:bCs/>
          </w:rPr>
          <w:t xml:space="preserve">positivity</w:t>
        </w:r>
      </w:ins>
      <w:ins w:id="259" w:author="PR Preview" w:date="2026-01-01T00:00:00Z">
        <w:r>
          <w:t xml:space="preserve">: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${\mathopen{}\left\langle \mathord{\smash[b]{\underset{\raise.3ex\hbox{$\scriptstyle\sim$}}{x}}\vphantom{x}}, \mathord{\smash[b]{\underset{\raise.3ex\hbox{$\scriptstyle\sim$}}{x}}\vphantom{x}}\right\rangle\mathclose{}}_{\mathord{\smash[b]{\underset{\raise.3ex\hbox{$\scriptstyle\sim$}}{c}}\vphantom{c}}} = \sum_{i=1}^pc_i\,x_i^2$</w:t>
        </w:r>
      </w:ins>
      <w:ins w:id="262" w:author="PR Preview" w:date="2026-01-01T00:00:00Z">
        <w:r>
          <w:t xml:space="preserve">,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and each term</w:t>
        </w:r>
      </w:ins>
      <w:ins w:id="265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is a positive number times a square, so the sum is at least</w:t>
        </w:r>
      </w:ins>
      <w:ins w:id="268" w:author="PR Preview" w:date="2026-01-01T00:00:00Z">
        <w:r>
          <w:t xml:space="preserve"> </w:t>
        </w:r>
      </w:ins>
      <m:oMath>
        <m:r>
          <m:t>0</m:t>
        </m:r>
      </m:oMath>
      <w:ins w:id="269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3"/>
        </w:numPr>
      </w:pPr>
      <w:ins w:id="270" w:author="PR Preview" w:date="2026-01-01T00:00:00Z">
        <w:r>
          <w:rPr>
            <w:b/>
            <w:bCs/>
          </w:rPr>
          <w:t xml:space="preserve">definiteness</w:t>
        </w:r>
      </w:ins>
      <w:ins w:id="271" w:author="PR Preview" w:date="2026-01-01T00:00:00Z">
        <w:r>
          <w:t xml:space="preserve">: a sum of nonnegative terms is</w:t>
        </w:r>
      </w:ins>
      <w:ins w:id="272" w:author="PR Preview" w:date="2026-01-01T00:00:00Z">
        <w:r>
          <w:t xml:space="preserve"> </w:t>
        </w:r>
      </w:ins>
      <m:oMath>
        <m:r>
          <m:t>0</m:t>
        </m:r>
      </m:oMath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exactly when every term is</w:t>
        </w:r>
      </w:ins>
      <w:ins w:id="275" w:author="PR Preview" w:date="2026-01-01T00:00:00Z">
        <w:r>
          <w:t xml:space="preserve"> </w:t>
        </w:r>
      </w:ins>
      <m:oMath>
        <m:r>
          <m:t>0</m:t>
        </m:r>
      </m:oMath>
      <w:ins w:id="276" w:author="PR Preview" w:date="2026-01-01T00:00:00Z">
        <w:r>
          <w:t xml:space="preserve">,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and</w:t>
        </w:r>
      </w:ins>
      <w:ins w:id="279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exactly when</w:t>
        </w:r>
      </w:ins>
      <w:ins w:id="28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283" w:author="PR Preview" w:date="2026-01-01T00:00:00Z">
        <w:r>
          <w:t xml:space="preserve">, because</w:t>
        </w:r>
      </w:ins>
      <w:ins w:id="284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ins w:id="285" w:author="PR Preview" w:date="2026-01-01T00:00:00Z">
        <w:r>
          <w:t xml:space="preserve">;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so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${\mathopen{}\left\langle \mathord{\smash[b]{\underset{\raise.3ex\hbox{$\scriptstyle\sim$}}{x}}\vphantom{x}}, \mathord{\smash[b]{\underset{\raise.3ex\hbox{$\scriptstyle\sim$}}{x}}\vphantom{x}}\right\rangle\mathclose{}}_{\mathord{\smash[b]{\underset{\raise.3ex\hbox{$\scriptstyle\sim$}}{c}}\vphantom{c}}} = 0$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exactly when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$\mathord{\smash[b]{\underset{\raise.3ex\hbox{$\scriptstyle\sim$}}{x}}\vphantom{x}}= \mathord{\smash[b]{\underset{\raise.3ex\hbox{$\scriptstyle\sim$}}{0}}\vphantom{0}}_{p \times 1}$</w:t>
        </w:r>
      </w:ins>
      <w:ins w:id="294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del w:id="295" w:author="PR Preview" w:date="2026-01-01T00:00:00Z">
        <w:r>
          <w:rPr>
            <w:b/>
            <w:bCs/>
          </w:rPr>
          <w:delText xml:space="preserve">symmetry</w:delText>
        </w:r>
      </w:del>
      <w:del w:id="296" w:author="PR Preview" w:date="2026-01-01T00:00:00Z">
        <w:r>
          <w:delText xml:space="preserve">:</w:delText>
        </w:r>
      </w:del>
      <w:del w:id="297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for each</w:delText>
        </w:r>
      </w:del>
      <w:del w:id="300" w:author="PR Preview" w:date="2026-01-01T00:00:00Z">
        <w:r>
          <w:delText xml:space="preserve"> </w:delText>
        </w:r>
      </w:del>
      <m:oMath>
        <m:r>
          <m:t>i</m:t>
        </m:r>
      </m:oMath>
      <w:del w:id="301" w:author="PR Preview" w:date="2026-01-01T00:00:00Z">
        <w:r>
          <w:delText xml:space="preserve">,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so</w:delText>
        </w:r>
      </w:del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delText>
        </w:r>
      </w:del>
      <w:del w:id="306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3"/>
        </w:numPr>
      </w:pPr>
      <w:ins w:id="307" w:author="PR Preview" w:date="2026-01-01T00:00:00Z">
        <w:r>
          <w:rPr>
            <w:b/>
            <w:bCs/>
          </w:rPr>
          <w:t xml:space="preserve">symmetry</w:t>
        </w:r>
      </w:ins>
      <w:ins w:id="308" w:author="PR Preview" w:date="2026-01-01T00:00:00Z">
        <w:r>
          <w:t xml:space="preserve">:</w:t>
        </w:r>
      </w:ins>
      <w:ins w:id="309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for each</w:t>
        </w:r>
      </w:ins>
      <w:ins w:id="312" w:author="PR Preview" w:date="2026-01-01T00:00:00Z">
        <w:r>
          <w:t xml:space="preserve"> </w:t>
        </w:r>
      </w:ins>
      <m:oMath>
        <m:r>
          <m:t>i</m:t>
        </m:r>
      </m:oMath>
      <w:ins w:id="313" w:author="PR Preview" w:date="2026-01-01T00:00:00Z">
        <w:r>
          <w:t xml:space="preserve">,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so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${\mathopen{}\left\langle \mathord{\smash[b]{\underset{\raise.3ex\hbox{$\scriptstyle\sim$}}{x}}\vphantom{x}}, \mathord{\smash[b]{\underset{\raise.3ex\hbox{$\scriptstyle\sim$}}{y}}\vphantom{y}}\right\rangle\mathclose{}}_{\mathord{\smash[b]{\underset{\raise.3ex\hbox{$\scriptstyle\sim$}}{c}}\vphantom{c}}} = {\mathopen{}\left\langle \mathord{\smash[b]{\underset{\raise.3ex\hbox{$\scriptstyle\sim$}}{y}}\vphantom{y}}, \mathord{\smash[b]{\underset{\raise.3ex\hbox{$\scriptstyle\sim$}}{x}}\vphantom{x}}\right\rangle\mathclose{}}_{\mathord{\smash[b]{\underset{\raise.3ex\hbox{$\scriptstyle\sim$}}{c}}\vphantom{c}}}$</w:t>
        </w:r>
      </w:ins>
      <w:ins w:id="318" w:author="PR Preview" w:date="2026-01-01T00:00:00Z">
        <w:r>
          <w:t xml:space="preserve">.</w:t>
        </w:r>
      </w:ins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del w:id="319" w:author="PR Preview" w:date="2026-01-01T00:00:00Z">
        <w:r>
          <w:delTex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delText>
        </w:r>
      </w:del>
    </w:p>
    <w:p>
      <w:pPr>
        <w:pStyle w:val="BodyText"/>
      </w:pPr>
      <w:ins w:id="320" w:author="PR Preview" w:date="2026-01-01T00:00:00Z">
        <w:r>
          <w:t xml:space="preserve">$$
    \begin{aligned}
    {\mathopen{}\left\langle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{\mathopen{}\left\langle \cdot, \cdot\right\rangle\mathclose{}}_{\mathord{\smash[b]{\underset{\raise.3ex\hbox{$\scriptstyle\sim$}}{c}}\vphantom{c}}}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a\,{\mathopen{}\left\langle \mathord{\smash[b]{\underset{\raise.3ex\hbox{$\scriptstyle\sim$}}{x}}\vphantom{x}}, \mathord{\smash[b]{\underset{\raise.3ex\hbox{$\scriptstyle\sim$}}{z}}\vphantom{z}}\right\rangle\mathclose{}}_{\mathord{\smash[b]{\underset{\raise.3ex\hbox{$\scriptstyle\sim$}}{c}}\vphantom{c}}} + b\,{\mathopen{}\left\langle \mathord{\smash[b]{\underset{\raise.3ex\hbox{$\scriptstyle\sim$}}{y}}\vphantom{y}}, \mathord{\smash[b]{\underset{\raise.3ex\hbox{$\scriptstyle\sim$}}{z}}\vphantom{z}}\right\rangle\mathclose{}}_{\mathord{\smash[b]{\underset{\raise.3ex\hbox{$\scriptstyle\sim$}}{c}}\vphantom{c}}}
    &amp;&amp; \text{(definition of } {\mathopen{}\left\langle \cdot, \cdot\right\rangle\mathclose{}}_{\mathord{\smash[b]{\underset{\raise.3ex\hbox{$\scriptstyle\sim$}}{c}}\vphantom{c}}} \text{)}
    \end{aligned}
    $$</w:t>
        </w:r>
      </w:ins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del w:id="321" w:author="PR Preview" w:date="2026-01-01T00:00:00Z">
        <w:r>
          <w:delTex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delText>
        </w:r>
      </w:del>
    </w:p>
    <w:p>
      <w:pPr>
        <w:pStyle w:val="BodyText"/>
      </w:pPr>
      <w:ins w:id="322" w:author="PR Preview" w:date="2026-01-01T00:00:00Z">
        <w:r>
          <w:t xml:space="preserve">$$
    \begin{aligned}
    {\mathopen{}\left\langle \mathord{\smash[b]{\underset{\raise.3ex\hbox{$\scriptstyle\sim$}}{x}}\vphantom{x}}, \mathord{\smash[b]{\underset{\raise.3ex\hbox{$\scriptstyle\sim$}}{y}}\vphantom{y}}\right\rangle\mathclose{}}_{\mathord{\smash[b]{\underset{\raise.3ex\hbox{$\scriptstyle\sim$}}{c}}\vphantom{c}}}
    &amp;= 2 \cdot 1 \cdot 4 + 1 \cdot 3 \cdot(-1)
    &amp;&amp; \text{(definition of } {\mathopen{}\left\langle \cdot, \cdot\right\rangle\mathclose{}}_{\mathord{\smash[b]{\underset{\raise.3ex\hbox{$\scriptstyle\sim$}}{c}}\vphantom{c}}} \text{)}
    \\
    &amp;= 8 - 3
    &amp;&amp; \text{(multiply)}
    \\
    &amp;= 5
    &amp;&amp; \text{(subtract)}
    \end{aligned}
    $$</w:t>
        </w:r>
      </w:ins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del w:id="323" w:author="PR Preview" w:date="2026-01-01T00:00:00Z">
        <w:r>
          <w:delText xml:space="preserve">$$\mathopen{}\left\langle \mathord{\smash[b]{\underset{\raise.3ex\hbox{$\scriptstyle\sim$}}{x}}\vphantom{x}}, \mathord{\smash[b]{\underset{\raise.3ex\hbox{$\scriptstyle\sim$}}{y}}\vphantom{y}}\right\rangle\mathclose{} = 0$$</w:delText>
        </w:r>
      </w:del>
    </w:p>
    <w:p>
      <w:pPr>
        <w:pStyle w:val="BodyText"/>
      </w:pPr>
      <w:ins w:id="324" w:author="PR Preview" w:date="2026-01-01T00:00:00Z">
        <w:r>
          <w:t xml:space="preserve">$${\mathopen{}\left\langle \mathord{\smash[b]{\underset{\raise.3ex\hbox{$\scriptstyle\sim$}}{x}}\vphantom{x}}, \mathord{\smash[b]{\underset{\raise.3ex\hbox{$\scriptstyle\sim$}}{y}}\vphantom{y}}\right\rangle\mathclose{}} = 0$$</w:t>
        </w:r>
      </w:ins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del w:id="325" w:author="PR Preview" w:date="2026-01-01T00:00:00Z">
        <w:r>
          <w:delTex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delText>
        </w:r>
      </w:del>
    </w:p>
    <w:p>
      <w:pPr>
        <w:pStyle w:val="FirstParagraph"/>
      </w:pPr>
      <w:del w:id="326" w:author="PR Preview" w:date="2026-01-01T00:00:00Z">
        <w:r>
          <w:delText xml:space="preserve">so</w:delText>
        </w:r>
      </w:del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$\mathord{\smash[b]{\underset{\raise.3ex\hbox{$\scriptstyle\sim$}}{x}}\vphantom{x}}$</w:delText>
        </w:r>
      </w:del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and</w:delText>
        </w:r>
      </w:del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$\mathord{\smash[b]{\underset{\raise.3ex\hbox{$\scriptstyle\sim$}}{y}}\vphantom{y}}$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are orthogonal with respect to</w:delText>
        </w:r>
      </w:del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$\mathopen{}\left\langle \cdot, \cdot\right\rangle\mathclose{}_{\mathord{\smash[b]{\underset{\raise.3ex\hbox{$\scriptstyle\sim$}}{c}}\vphantom{c}}}$</w:delText>
        </w:r>
      </w:del>
      <w:del w:id="337" w:author="PR Preview" w:date="2026-01-01T00:00:00Z">
        <w:r>
          <w:delText xml:space="preserve">.</w:delText>
        </w:r>
      </w:del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They are not orthogonal with respect to the dot product,</w:delText>
        </w:r>
      </w:del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since</w:delText>
        </w:r>
      </w:del>
    </w:p>
    <w:p>
      <w:pPr>
        <w:pStyle w:val="BodyText"/>
      </w:pPr>
      <w:ins w:id="342" w:author="PR Preview" w:date="2026-01-01T00:00:00Z">
        <w:r>
          <w:t xml:space="preserve">$$
    \begin{aligned}
    {\mathopen{}\left\langle \mathord{\smash[b]{\underset{\raise.3ex\hbox{$\scriptstyle\sim$}}{x}}\vphantom{x}}, \mathord{\smash[b]{\underset{\raise.3ex\hbox{$\scriptstyle\sim$}}{y}}\vphantom{y}}\right\rangle\mathclose{}}_{\mathord{\smash[b]{\underset{\raise.3ex\hbox{$\scriptstyle\sim$}}{c}}\vphantom{c}}}
    &amp;= 2 \cdot 1 \cdot 1 + 1 \cdot 2 \cdot(-1)
    &amp;&amp; \text{(definition of } {\mathopen{}\left\langle \cdot, \cdot\right\rangle\mathclose{}}_{\mathord{\smash[b]{\underset{\raise.3ex\hbox{$\scriptstyle\sim$}}{c}}\vphantom{c}}} \text{)}
    \\
    &amp;= 2 - 2
    &amp;&amp; \text{(multiply)}
    \\
    &amp;= 0,
    &amp;&amp; \text{(subtract)}
    \end{aligned}
    $$</w:t>
        </w:r>
      </w:ins>
    </w:p>
    <w:p>
      <w:pPr>
        <w:pStyle w:val="FirstParagraph"/>
      </w:pPr>
      <w:ins w:id="343" w:author="PR Preview" w:date="2026-01-01T00:00:00Z">
        <w:r>
          <w:t xml:space="preserve">so</w:t>
        </w:r>
      </w:ins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$\mathord{\smash[b]{\underset{\raise.3ex\hbox{$\scriptstyle\sim$}}{x}}\vphantom{x}}$</w:t>
        </w:r>
      </w:ins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and</w:t>
        </w:r>
      </w:ins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$\mathord{\smash[b]{\underset{\raise.3ex\hbox{$\scriptstyle\sim$}}{y}}\vphantom{y}}$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are orthogonal with respect to</w:t>
        </w:r>
      </w:ins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${\mathopen{}\left\langle \cdot, \cdot\right\rangle\mathclose{}}_{\mathord{\smash[b]{\underset{\raise.3ex\hbox{$\scriptstyle\sim$}}{c}}\vphantom{c}}}$</w:t>
        </w:r>
      </w:ins>
      <w:ins w:id="354" w:author="PR Preview" w:date="2026-01-01T00:00:00Z">
        <w:r>
          <w:t xml:space="preserve">.</w:t>
        </w:r>
      </w:ins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They are not orthogonal with respect to the dot product,</w:t>
        </w:r>
      </w:ins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since</w:t>
        </w:r>
      </w:ins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del w:id="359" w:author="PR Preview" w:date="2026-01-01T00:00:00Z">
        <w:r>
          <w:rPr>
            <w:i/>
            <w:iCs/>
          </w:rPr>
          <w:delText xml:space="preserve">Remark 2</w:delText>
        </w:r>
      </w:del>
      <w:del w:id="360" w:author="PR Preview" w:date="2026-01-01T00:00:00Z">
        <w:r>
          <w:delText xml:space="preserve"> (Orthogonality for the dot product). </w:delText>
        </w:r>
      </w:del>
      <w:del w:id="361" w:author="PR Preview" w:date="2026-01-01T00:00:00Z">
        <w:r>
          <w:delText xml:space="preserve">With the dot product as the inner product (</w:delText>
        </w:r>
      </w:del>
      <w:hyperlink w:anchor="exm-dot-product-inner-product">
        <w:del w:id="362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363" w:author="PR Preview" w:date="2026-01-01T00:00:00Z">
        <w:r>
          <w:delText xml:space="preserve">),</w:delText>
        </w:r>
      </w:del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delText xml:space="preserve">the condition of</w:delText>
        </w:r>
      </w:del>
      <w:del w:id="366" w:author="PR Preview" w:date="2026-01-01T00:00:00Z">
        <w:r>
          <w:delText xml:space="preserve"> </w:delText>
        </w:r>
      </w:del>
      <w:hyperlink w:anchor="def-orthogonal-inner-product">
        <w:del w:id="367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368" w:author="PR Preview" w:date="2026-01-01T00:00:00Z">
        <w:r>
          <w:delText xml:space="preserve"> </w:delText>
        </w:r>
      </w:del>
      <w:del w:id="369" w:author="PR Preview" w:date="2026-01-01T00:00:00Z">
        <w:r>
          <w:delText xml:space="preserve">is orthogonality as in</w:delText>
        </w:r>
      </w:del>
      <w:del w:id="370" w:author="PR Preview" w:date="2026-01-01T00:00:00Z">
        <w:r>
          <w:delText xml:space="preserve"> </w:delText>
        </w:r>
      </w:del>
      <w:hyperlink r:id="rId22">
        <w:del w:id="371" w:author="PR Preview" w:date="2026-01-01T00:00:00Z">
          <w:r>
            <w:rPr>
              <w:rStyle w:val="Hyperlink"/>
            </w:rPr>
            <w:delText xml:space="preserve">Definition 15 in Vectors</w:delText>
          </w:r>
        </w:del>
      </w:hyperlink>
      <w:del w:id="372" w:author="PR Preview" w:date="2026-01-01T00:00:00Z">
        <w:r>
          <w:delText xml:space="preserve">.</w:delText>
        </w:r>
      </w:del>
    </w:p>
    <w:p>
      <w:pPr>
        <w:pStyle w:val="FirstParagraph"/>
      </w:pPr>
      <w:ins w:id="373" w:author="PR Preview" w:date="2026-01-01T00:00:00Z">
        <w:r>
          <w:rPr>
            <w:i/>
            <w:iCs/>
          </w:rPr>
          <w:t xml:space="preserve">Remark 2</w:t>
        </w:r>
      </w:ins>
      <w:ins w:id="374" w:author="PR Preview" w:date="2026-01-01T00:00:00Z">
        <w:r>
          <w:t xml:space="preserve"> (Orthogonality for the dot product). </w:t>
        </w:r>
      </w:ins>
      <w:ins w:id="375" w:author="PR Preview" w:date="2026-01-01T00:00:00Z">
        <w:r>
          <w:t xml:space="preserve">With the dot product as the inner product (</w:t>
        </w:r>
      </w:ins>
      <w:hyperlink w:anchor="exm-dot-product-inner-product">
        <w:ins w:id="376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377" w:author="PR Preview" w:date="2026-01-01T00:00:00Z">
        <w:r>
          <w:t xml:space="preserve">),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the condition of</w:t>
        </w:r>
      </w:ins>
      <w:ins w:id="380" w:author="PR Preview" w:date="2026-01-01T00:00:00Z">
        <w:r>
          <w:t xml:space="preserve"> </w:t>
        </w:r>
      </w:ins>
      <w:hyperlink w:anchor="def-orthogonal-inner-product">
        <w:ins w:id="381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is orthogonality as in</w:t>
        </w:r>
      </w:ins>
      <w:ins w:id="384" w:author="PR Preview" w:date="2026-01-01T00:00:00Z">
        <w:r>
          <w:t xml:space="preserve"> </w:t>
        </w:r>
      </w:ins>
      <w:hyperlink r:id="rId22">
        <w:ins w:id="385" w:author="PR Preview" w:date="2026-01-01T00:00:00Z">
          <w:r>
            <w:rPr>
              <w:rStyle w:val="Hyperlink"/>
            </w:rPr>
            <w:t xml:space="preserve">Definition 16 in Vectors</w:t>
          </w:r>
        </w:ins>
      </w:hyperlink>
      <w:ins w:id="386" w:author="PR Preview" w:date="2026-01-01T00:00:00Z">
        <w:r>
          <w:t xml:space="preserve">.</w:t>
        </w:r>
      </w:ins>
    </w:p>
    <w:bookmarkEnd w:id="23"/>
    <w:bookmarkEnd w:id="24"/>
    <w:bookmarkStart w:id="69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its table of names for the angle between two vectors (aligned, acute, orthogonal, obtuse, opposed)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triangle inequality for distances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identity relating the average, the standard deviation and the root mean square of a vector</w:t>
            </w:r>
          </w:p>
          <w:p/>
        </w:tc>
      </w:tr>
    </w:tbl>
    <w:bookmarkStart w:id="29" w:name="thm-norm-properties"/>
    <w:p>
      <w:pPr>
        <w:pStyle w:val="FirstParagraph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del w:id="387" w:author="PR Preview" w:date="2026-01-01T00:00:00Z">
        <w:r>
          <w:rPr>
            <w:b/>
            <w:bCs/>
          </w:rPr>
          <w:delText xml:space="preserve">Example 6 (Scaling a vector scales its length)</w:delText>
        </w:r>
      </w:del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For</w:delText>
        </w:r>
      </w:del>
      <w:del w:id="390" w:author="PR Preview" w:date="2026-01-01T00:00:00Z">
        <w:r>
          <w:delText xml:space="preserve"> </w:delText>
        </w:r>
      </w:del>
      <w:del w:id="391" w:author="PR Preview" w:date="2026-01-01T00:00:00Z">
        <w:r>
          <w:delText xml:space="preserve">$\mathord{\smash[b]{\underset{\raise.3ex\hbox{$\scriptstyle\sim$}}{x}}\vphantom{x}} = (3, 4)$</w:delText>
        </w:r>
      </w:del>
      <w:del w:id="392" w:author="PR Preview" w:date="2026-01-01T00:00:00Z">
        <w:r>
          <w:delText xml:space="preserve">,</w:delText>
        </w:r>
      </w:del>
      <w:del w:id="393" w:author="PR Preview" w:date="2026-01-01T00:00:00Z">
        <w:r>
          <w:delText xml:space="preserve"> </w:delText>
        </w:r>
      </w:del>
      <w:del w:id="394" w:author="PR Preview" w:date="2026-01-01T00:00:00Z">
        <w:r>
          <w:delText xml:space="preserve">$\mathopen{}\left\lVert\mathord{\smash[b]{\underset{\raise.3ex\hbox{$\scriptstyle\sim$}}{x}}\vphantom{x}}\right\rVert\mathclose{} = 5$</w:delText>
        </w:r>
      </w:del>
      <w:del w:id="395" w:author="PR Preview" w:date="2026-01-01T00:00:00Z">
        <w:r>
          <w:delText xml:space="preserve"> </w:delText>
        </w:r>
      </w:del>
      <w:del w:id="396" w:author="PR Preview" w:date="2026-01-01T00:00:00Z">
        <w:r>
          <w:delText xml:space="preserve">(</w:delText>
        </w:r>
      </w:del>
      <w:hyperlink r:id="rId31">
        <w:del w:id="397" w:author="PR Preview" w:date="2026-01-01T00:00:00Z">
          <w:r>
            <w:rPr>
              <w:rStyle w:val="Hyperlink"/>
            </w:rPr>
            <w:delText xml:space="preserve">Example 11 in Vectors</w:delText>
          </w:r>
        </w:del>
      </w:hyperlink>
      <w:del w:id="398" w:author="PR Preview" w:date="2026-01-01T00:00:00Z">
        <w:r>
          <w:delText xml:space="preserve">).</w:delText>
        </w:r>
      </w:del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delText xml:space="preserve">Then</w:delText>
        </w:r>
      </w:del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$-2\,\mathord{\smash[b]{\underset{\raise.3ex\hbox{$\scriptstyle\sim$}}{x}}\vphantom{x}} = (-6, -8)$</w:delText>
        </w:r>
      </w:del>
      <w:del w:id="403" w:author="PR Preview" w:date="2026-01-01T00:00:00Z">
        <w:r>
          <w:delText xml:space="preserve"> </w:delText>
        </w:r>
      </w:del>
      <w:del w:id="404" w:author="PR Preview" w:date="2026-01-01T00:00:00Z">
        <w:r>
          <w:delText xml:space="preserve">has norm</w:delText>
        </w:r>
      </w:del>
    </w:p>
    <w:p>
      <w:pPr>
        <w:pStyle w:val="FirstParagraph"/>
      </w:pPr>
      <w:ins w:id="405" w:author="PR Preview" w:date="2026-01-01T00:00:00Z">
        <w:r>
          <w:rPr>
            <w:b/>
            <w:bCs/>
          </w:rPr>
          <w:t xml:space="preserve">Example 6 (Scaling a vector scales its length)</w:t>
        </w:r>
      </w:ins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For</w:t>
        </w:r>
      </w:ins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$\mathord{\smash[b]{\underset{\raise.3ex\hbox{$\scriptstyle\sim$}}{x}}\vphantom{x}} = (3, 4)$</w:t>
        </w:r>
      </w:ins>
      <w:ins w:id="410" w:author="PR Preview" w:date="2026-01-01T00:00:00Z">
        <w:r>
          <w:t xml:space="preserve">,</w:t>
        </w:r>
      </w:ins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$\mathopen{}\left\lVert\mathord{\smash[b]{\underset{\raise.3ex\hbox{$\scriptstyle\sim$}}{x}}\vphantom{x}}\right\rVert\mathclose{} = 5$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(</w:t>
        </w:r>
      </w:ins>
      <w:hyperlink r:id="rId31">
        <w:ins w:id="415" w:author="PR Preview" w:date="2026-01-01T00:00:00Z">
          <w:r>
            <w:rPr>
              <w:rStyle w:val="Hyperlink"/>
            </w:rPr>
            <w:t xml:space="preserve">Example 13 in Vectors</w:t>
          </w:r>
        </w:ins>
      </w:hyperlink>
      <w:ins w:id="416" w:author="PR Preview" w:date="2026-01-01T00:00:00Z">
        <w:r>
          <w:t xml:space="preserve">).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Then</w:t>
        </w:r>
      </w:ins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$-2\,\mathord{\smash[b]{\underset{\raise.3ex\hbox{$\scriptstyle\sim$}}{x}}\vphantom{x}} = (-6, -8)$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has norm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del w:id="423" w:author="PR Preview" w:date="2026-01-01T00:00:00Z">
        <w:r>
          <w:delText xml:space="preserve">and</w:delText>
        </w:r>
      </w:del>
      <w:del w:id="424" w:author="PR Preview" w:date="2026-01-01T00:00:00Z">
        <w:r>
          <w:delText xml:space="preserve"> </w:delText>
        </w:r>
      </w:del>
      <w:del w:id="425" w:author="PR Preview" w:date="2026-01-01T00:00:00Z">
        <w:r>
          <w:delText xml:space="preserve">$\tfrac{1}{5}\,\mathord{\smash[b]{\underset{\raise.3ex\hbox{$\scriptstyle\sim$}}{x}}\vphantom{x}} = (0.6, 0.8)$</w:delText>
        </w:r>
      </w:del>
      <w:del w:id="426" w:author="PR Preview" w:date="2026-01-01T00:00:00Z">
        <w:r>
          <w:delText xml:space="preserve"> </w:delText>
        </w:r>
      </w:del>
      <w:del w:id="427" w:author="PR Preview" w:date="2026-01-01T00:00:00Z">
        <w:r>
          <w:delText xml:space="preserve">is the unit vector in</w:delText>
        </w:r>
      </w:del>
      <w:del w:id="428" w:author="PR Preview" w:date="2026-01-01T00:00:00Z">
        <w:r>
          <w:delText xml:space="preserve"> </w:delText>
        </w:r>
      </w:del>
      <w:hyperlink r:id="rId31">
        <w:del w:id="429" w:author="PR Preview" w:date="2026-01-01T00:00:00Z">
          <w:r>
            <w:rPr>
              <w:rStyle w:val="Hyperlink"/>
            </w:rPr>
            <w:delText xml:space="preserve">Example 11 in Vectors</w:delText>
          </w:r>
        </w:del>
      </w:hyperlink>
      <w:del w:id="430" w:author="PR Preview" w:date="2026-01-01T00:00:00Z">
        <w:r>
          <w:delText xml:space="preserve">.</w:delText>
        </w:r>
      </w:del>
    </w:p>
    <w:p>
      <w:pPr>
        <w:pStyle w:val="FirstParagraph"/>
      </w:pPr>
      <w:ins w:id="431" w:author="PR Preview" w:date="2026-01-01T00:00:00Z">
        <w:r>
          <w:t xml:space="preserve">and</w:t>
        </w:r>
      </w:ins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$\tfrac{1}{5}\,\mathord{\smash[b]{\underset{\raise.3ex\hbox{$\scriptstyle\sim$}}{x}}\vphantom{x}} = (0.6, 0.8)$</w:t>
        </w:r>
      </w:ins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is the unit vector in</w:t>
        </w:r>
      </w:ins>
      <w:ins w:id="436" w:author="PR Preview" w:date="2026-01-01T00:00:00Z">
        <w:r>
          <w:t xml:space="preserve"> </w:t>
        </w:r>
      </w:ins>
      <w:hyperlink r:id="rId31">
        <w:ins w:id="437" w:author="PR Preview" w:date="2026-01-01T00:00:00Z">
          <w:r>
            <w:rPr>
              <w:rStyle w:val="Hyperlink"/>
            </w:rPr>
            <w:t xml:space="preserve">Example 13 in Vectors</w:t>
          </w:r>
        </w:ins>
      </w:hyperlink>
      <w:ins w:id="438" w:author="PR Preview" w:date="2026-01-01T00:00:00Z">
        <w:r>
          <w:t xml:space="preserve">.</w:t>
        </w:r>
      </w:ins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del w:id="439" w:author="PR Preview" w:date="2026-01-01T00:00:00Z">
        <w:r>
          <w:delText xml:space="preserve">In particular, if</w:delText>
        </w:r>
      </w:del>
      <w:del w:id="440" w:author="PR Preview" w:date="2026-01-01T00:00:00Z">
        <w:r>
          <w:delText xml:space="preserve"> </w:delText>
        </w:r>
      </w:del>
      <w:del w:id="441" w:author="PR Preview" w:date="2026-01-01T00:00:00Z">
        <w:r>
          <w:delText xml:space="preserve">$\mathord{\smash[b]{\underset{\raise.3ex\hbox{$\scriptstyle\sim$}}{x}}\vphantom{x}} \perp \mathord{\smash[b]{\underset{\raise.3ex\hbox{$\scriptstyle\sim$}}{y}}\vphantom{y}}$</w:delText>
        </w:r>
      </w:del>
      <w:del w:id="442" w:author="PR Preview" w:date="2026-01-01T00:00:00Z">
        <w:r>
          <w:delText xml:space="preserve"> </w:delText>
        </w:r>
      </w:del>
      <w:del w:id="443" w:author="PR Preview" w:date="2026-01-01T00:00:00Z">
        <w:r>
          <w:delText xml:space="preserve">(</w:delText>
        </w:r>
      </w:del>
      <w:hyperlink r:id="rId22">
        <w:del w:id="444" w:author="PR Preview" w:date="2026-01-01T00:00:00Z">
          <w:r>
            <w:rPr>
              <w:rStyle w:val="Hyperlink"/>
            </w:rPr>
            <w:delText xml:space="preserve">Definition 15 in Vectors</w:delText>
          </w:r>
        </w:del>
      </w:hyperlink>
      <w:del w:id="445" w:author="PR Preview" w:date="2026-01-01T00:00:00Z">
        <w:r>
          <w:delText xml:space="preserve">), then</w:delText>
        </w:r>
      </w:del>
      <w:del w:id="446" w:author="PR Preview" w:date="2026-01-01T00:00:00Z">
        <w:r>
          <w:delText xml:space="preserve"> </w:delText>
        </w:r>
      </w:del>
      <w:del w:id="447" w:author="PR Preview" w:date="2026-01-01T00:00:00Z">
        <w:r>
          <w:delTex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delText>
        </w:r>
      </w:del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(the</w:delText>
        </w:r>
      </w:del>
      <w:del w:id="450" w:author="PR Preview" w:date="2026-01-01T00:00:00Z">
        <w:r>
          <w:delText xml:space="preserve"> </w:delText>
        </w:r>
      </w:del>
      <w:del w:id="451" w:author="PR Preview" w:date="2026-01-01T00:00:00Z">
        <w:r>
          <w:rPr>
            <w:b/>
            <w:bCs/>
          </w:rPr>
          <w:delText xml:space="preserve">Pythagorean theorem</w:delText>
        </w:r>
      </w:del>
      <w:del w:id="452" w:author="PR Preview" w:date="2026-01-01T00:00:00Z">
        <w:r>
          <w:delText xml:space="preserve">)</w:delText>
        </w:r>
      </w:del>
      <w:del w:id="453" w:author="PR Preview" w:date="2026-01-01T00:00:00Z">
        <w:r>
          <w:delText xml:space="preserve"> </w:delText>
        </w:r>
      </w:del>
      <w:del w:id="454" w:author="PR Preview" w:date="2026-01-01T00:00:00Z">
        <w:r>
          <w:delText xml:space="preserve">[5]</w:delText>
        </w:r>
      </w:del>
      <w:del w:id="455" w:author="PR Preview" w:date="2026-01-01T00:00:00Z">
        <w:r>
          <w:delText xml:space="preserve">.</w:delText>
        </w:r>
      </w:del>
    </w:p>
    <w:p>
      <w:pPr>
        <w:pStyle w:val="FirstParagraph"/>
      </w:pPr>
      <w:ins w:id="456" w:author="PR Preview" w:date="2026-01-01T00:00:00Z">
        <w:r>
          <w:t xml:space="preserve">In particular, if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$\mathord{\smash[b]{\underset{\raise.3ex\hbox{$\scriptstyle\sim$}}{x}}\vphantom{x}} \perp \mathord{\smash[b]{\underset{\raise.3ex\hbox{$\scriptstyle\sim$}}{y}}\vphantom{y}}$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(</w:t>
        </w:r>
      </w:ins>
      <w:hyperlink r:id="rId22">
        <w:ins w:id="461" w:author="PR Preview" w:date="2026-01-01T00:00:00Z">
          <w:r>
            <w:rPr>
              <w:rStyle w:val="Hyperlink"/>
            </w:rPr>
            <w:t xml:space="preserve">Definition 16 in Vectors</w:t>
          </w:r>
        </w:ins>
      </w:hyperlink>
      <w:ins w:id="462" w:author="PR Preview" w:date="2026-01-01T00:00:00Z">
        <w:r>
          <w:t xml:space="preserve">), then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  </w:r>
      </w:ins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(the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rPr>
            <w:b/>
            <w:bCs/>
          </w:rPr>
          <w:t xml:space="preserve">Pythagorean theorem</w:t>
        </w:r>
      </w:ins>
      <w:ins w:id="469" w:author="PR Preview" w:date="2026-01-01T00:00:00Z">
        <w:r>
          <w:t xml:space="preserve">)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[5]</w:t>
        </w:r>
      </w:ins>
      <w:ins w:id="472" w:author="PR Preview" w:date="2026-01-01T00:00:00Z">
        <w:r>
          <w:t xml:space="preserve">.</w:t>
        </w:r>
      </w:ins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7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8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10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del w:id="473" w:author="PR Preview" w:date="2026-01-01T00:00:00Z">
        <w:r>
          <w:rPr>
            <w:b/>
            <w:bCs/>
          </w:rPr>
          <w:delText xml:space="preserve">Example 10 (Euclidean space as a normed vector space)</w:delText>
        </w:r>
      </w:del>
      <w:del w:id="474" w:author="PR Preview" w:date="2026-01-01T00:00:00Z">
        <w:r>
          <w:delText xml:space="preserve"> </w:delText>
        </w:r>
      </w:del>
      <w:del w:id="475" w:author="PR Preview" w:date="2026-01-01T00:00:00Z">
        <w:r>
          <w:delText xml:space="preserve">The Euclidean space</w:delText>
        </w:r>
      </w:del>
      <w:del w:id="476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77" w:author="PR Preview" w:date="2026-01-01T00:00:00Z">
        <w:r>
          <w:delText xml:space="preserve"> </w:delText>
        </w:r>
      </w:del>
      <w:del w:id="478" w:author="PR Preview" w:date="2026-01-01T00:00:00Z">
        <w:r>
          <w:delText xml:space="preserve">equipped with the Euclidean norm (</w:delText>
        </w:r>
      </w:del>
      <w:hyperlink r:id="rId42">
        <w:del w:id="479" w:author="PR Preview" w:date="2026-01-01T00:00:00Z">
          <w:r>
            <w:rPr>
              <w:rStyle w:val="Hyperlink"/>
            </w:rPr>
            <w:delText xml:space="preserve">Definition 16 in Vectors</w:delText>
          </w:r>
        </w:del>
      </w:hyperlink>
      <w:del w:id="480" w:author="PR Preview" w:date="2026-01-01T00:00:00Z">
        <w:r>
          <w:delText xml:space="preserve">)</w:delText>
        </w:r>
      </w:del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is a normed vector space:</w:delText>
        </w:r>
      </w:del>
    </w:p>
    <w:p>
      <w:pPr>
        <w:pStyle w:val="BodyText"/>
      </w:pPr>
      <w:ins w:id="483" w:author="PR Preview" w:date="2026-01-01T00:00:00Z">
        <w:r>
          <w:rPr>
            <w:b/>
            <w:bCs/>
          </w:rPr>
          <w:t xml:space="preserve">Example 10 (Euclidean space as a normed vector space)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The Euclidean space</w:t>
        </w:r>
      </w:ins>
      <w:ins w:id="48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equipped with the Euclidean norm (</w:t>
        </w:r>
      </w:ins>
      <w:hyperlink r:id="rId42">
        <w:ins w:id="489" w:author="PR Preview" w:date="2026-01-01T00:00:00Z">
          <w:r>
            <w:rPr>
              <w:rStyle w:val="Hyperlink"/>
            </w:rPr>
            <w:t xml:space="preserve">Definition 17 in Vectors</w:t>
          </w:r>
        </w:ins>
      </w:hyperlink>
      <w:ins w:id="490" w:author="PR Preview" w:date="2026-01-01T00:00:00Z">
        <w:r>
          <w:t xml:space="preserve">)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is a normed vector space:</w:t>
        </w:r>
      </w:ins>
    </w:p>
    <w:p>
      <w:pPr>
        <w:pStyle w:val="Compact"/>
        <w:numPr>
          <w:ilvl w:val="0"/>
          <w:numId w:val="1012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del w:id="493" w:author="PR Preview" w:date="2026-01-01T00:00:00Z">
        <w:r>
          <w:delText xml:space="preserve">Every inner product space</w:delText>
        </w:r>
      </w:del>
      <w:del w:id="49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del w:id="495" w:author="PR Preview" w:date="2026-01-01T00:00:00Z">
        <w:r>
          <w:delText xml:space="preserve"> </w:delText>
        </w:r>
      </w:del>
      <w:del w:id="496" w:author="PR Preview" w:date="2026-01-01T00:00:00Z">
        <w:r>
          <w:delText xml:space="preserve">(</w:delText>
        </w:r>
      </w:del>
      <w:hyperlink w:anchor="def-inner-product-space">
        <w:del w:id="497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498" w:author="PR Preview" w:date="2026-01-01T00:00:00Z">
        <w:r>
          <w:delText xml:space="preserve">)</w:delText>
        </w:r>
      </w:del>
      <w:del w:id="499" w:author="PR Preview" w:date="2026-01-01T00:00:00Z">
        <w:r>
          <w:delText xml:space="preserve"> </w:delText>
        </w:r>
      </w:del>
      <w:del w:id="500" w:author="PR Preview" w:date="2026-01-01T00:00:00Z">
        <w:r>
          <w:delText xml:space="preserve">naturally defines an induced norm</w:delText>
        </w:r>
      </w:del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delTex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delText>
        </w:r>
      </w:del>
      <w:del w:id="503" w:author="PR Preview" w:date="2026-01-01T00:00:00Z">
        <w:r>
          <w:delText xml:space="preserve">,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which satisfies all three norm axioms.</w:delText>
        </w:r>
      </w:del>
    </w:p>
    <w:p>
      <w:pPr>
        <w:pStyle w:val="FirstParagraph"/>
      </w:pPr>
      <w:ins w:id="506" w:author="PR Preview" w:date="2026-01-01T00:00:00Z">
        <w:r>
          <w:t xml:space="preserve">Every inner product space</w:t>
        </w:r>
      </w:ins>
      <w:ins w:id="50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ins w:id="508" w:author="PR Preview" w:date="2026-01-01T00:00:00Z">
        <w:r>
          <w:t xml:space="preserve"> </w:t>
        </w:r>
      </w:ins>
      <w:ins w:id="509" w:author="PR Preview" w:date="2026-01-01T00:00:00Z">
        <w:r>
          <w:t xml:space="preserve">(</w:t>
        </w:r>
      </w:ins>
      <w:hyperlink w:anchor="def-inner-product-space">
        <w:ins w:id="510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511" w:author="PR Preview" w:date="2026-01-01T00:00:00Z">
        <w:r>
          <w:t xml:space="preserve">)</w:t>
        </w:r>
      </w:ins>
      <w:ins w:id="512" w:author="PR Preview" w:date="2026-01-01T00:00:00Z">
        <w:r>
          <w:t xml:space="preserve"> </w:t>
        </w:r>
      </w:ins>
      <w:ins w:id="513" w:author="PR Preview" w:date="2026-01-01T00:00:00Z">
        <w:r>
          <w:t xml:space="preserve">naturally defines an induced norm</w:t>
        </w:r>
      </w:ins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$\mathopen{}\left\lVert\mathord{\smash[b]{\underset{\raise.3ex\hbox{$\scriptstyle\sim$}}{x}}\vphantom{x}}\right\rVert\mathclose{} \stackrel{\text{def}}{=}\sqrt{{\mathopen{}\left\langle \mathord{\smash[b]{\underset{\raise.3ex\hbox{$\scriptstyle\sim$}}{x}}\vphantom{x}}, \mathord{\smash[b]{\underset{\raise.3ex\hbox{$\scriptstyle\sim$}}{x}}\vphantom{x}}\right\rangle\mathclose{}}}$</w:t>
        </w:r>
      </w:ins>
      <w:ins w:id="516" w:author="PR Preview" w:date="2026-01-01T00:00:00Z">
        <w:r>
          <w:t xml:space="preserve">,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which satisfies all three norm axioms.</w:t>
        </w:r>
      </w:ins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3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3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3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del w:id="519" w:author="PR Preview" w:date="2026-01-01T00:00:00Z">
        <w:r>
          <w:delText xml:space="preserve">$\mathopen{}\left\lVert\mathord{\smash[b]{\underset{\raise.3ex\hbox{$\scriptstyle\sim$}}{x}}\vphantom{x}}\right\rVert\mathclose{}_1 = \sum_{i=1}^p\mathopen{}\left|x_i\right|\mathclose{}$</w:delText>
        </w:r>
      </w:del>
      <w:del w:id="520" w:author="PR Preview" w:date="2026-01-01T00:00:00Z">
        <w:r>
          <w:delText xml:space="preserve">, and</w:delText>
        </w:r>
      </w:del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delText xml:space="preserve">$\mathopen{}\left\lVert\mathord{\smash[b]{\underset{\raise.3ex\hbox{$\scriptstyle\sim$}}{x}}\vphantom{x}}\right\rVert\mathclose{}_2 = \sqrt{\sum_{i=1}^px_i^2}$</w:delText>
        </w:r>
      </w:del>
      <w:del w:id="523" w:author="PR Preview" w:date="2026-01-01T00:00:00Z">
        <w:r>
          <w:delText xml:space="preserve">,</w:delText>
        </w:r>
      </w:del>
      <w:del w:id="524" w:author="PR Preview" w:date="2026-01-01T00:00:00Z">
        <w:r>
          <w:delText xml:space="preserve"> </w:delText>
        </w:r>
      </w:del>
      <w:del w:id="525" w:author="PR Preview" w:date="2026-01-01T00:00:00Z">
        <w:r>
          <w:delText xml:space="preserve">which is the Euclidean norm (</w:delText>
        </w:r>
      </w:del>
      <w:hyperlink r:id="rId42">
        <w:del w:id="526" w:author="PR Preview" w:date="2026-01-01T00:00:00Z">
          <w:r>
            <w:rPr>
              <w:rStyle w:val="Hyperlink"/>
            </w:rPr>
            <w:delText xml:space="preserve">Definition 16 in Vectors</w:delText>
          </w:r>
        </w:del>
      </w:hyperlink>
      <w:del w:id="527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15"/>
        </w:numPr>
      </w:pPr>
      <w:ins w:id="528" w:author="PR Preview" w:date="2026-01-01T00:00:00Z">
        <w:r>
          <w:t xml:space="preserve">$\mathopen{}\left\lVert\mathord{\smash[b]{\underset{\raise.3ex\hbox{$\scriptstyle\sim$}}{x}}\vphantom{x}}\right\rVert\mathclose{}_1 = \sum_{i=1}^p\mathopen{}\left|x_i\right|\mathclose{}$</w:t>
        </w:r>
      </w:ins>
      <w:ins w:id="529" w:author="PR Preview" w:date="2026-01-01T00:00:00Z">
        <w:r>
          <w:t xml:space="preserve">, and</w:t>
        </w:r>
      </w:ins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$\mathopen{}\left\lVert\mathord{\smash[b]{\underset{\raise.3ex\hbox{$\scriptstyle\sim$}}{x}}\vphantom{x}}\right\rVert\mathclose{}_2 = \sqrt{\sum_{i=1}^px_i^2}$</w:t>
        </w:r>
      </w:ins>
      <w:ins w:id="532" w:author="PR Preview" w:date="2026-01-01T00:00:00Z">
        <w:r>
          <w:t xml:space="preserve">,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which is the Euclidean norm (</w:t>
        </w:r>
      </w:ins>
      <w:hyperlink r:id="rId42">
        <w:ins w:id="535" w:author="PR Preview" w:date="2026-01-01T00:00:00Z">
          <w:r>
            <w:rPr>
              <w:rStyle w:val="Hyperlink"/>
            </w:rPr>
            <w:t xml:space="preserve">Definition 17 in Vectors</w:t>
          </w:r>
        </w:ins>
      </w:hyperlink>
      <w:ins w:id="536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15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6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6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6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milarity"/>
    <w:p>
      <w:pPr>
        <w:pStyle w:val="BodyText"/>
      </w:pPr>
      <w:r>
        <w:rPr>
          <w:b/>
          <w:bCs/>
        </w:rPr>
        <w:t xml:space="preserve">Definition 7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0"/>
    <w:bookmarkStart w:id="51" w:name="exm-cosine-similarity"/>
    <w:p>
      <w:pPr>
        <w:pStyle w:val="FirstParagraph"/>
      </w:pPr>
      <w:r>
        <w:rPr>
          <w:b/>
          <w:bCs/>
        </w:rPr>
        <w:t xml:space="preserve">Example 13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del w:id="537" w:author="PR Preview" w:date="2026-01-01T00:00:00Z">
        <w:r>
          <w:delText xml:space="preserve">When both vectors have unit Euclidean norm (</w:delText>
        </w:r>
      </w:del>
      <w:del w:id="538" w:author="PR Preview" w:date="2026-01-01T00:00:00Z">
        <w:r>
          <w:delText xml:space="preserve">$\mathopen{}\left\lVert\mathord{\smash[b]{\underset{\raise.3ex\hbox{$\scriptstyle\sim$}}{x}}\vphantom{x}}\right\rVert\mathclose{} = 1$</w:delText>
        </w:r>
      </w:del>
      <w:del w:id="539" w:author="PR Preview" w:date="2026-01-01T00:00:00Z">
        <w:r>
          <w:delText xml:space="preserve"> </w:delText>
        </w:r>
      </w:del>
      <w:del w:id="540" w:author="PR Preview" w:date="2026-01-01T00:00:00Z">
        <w:r>
          <w:delText xml:space="preserve">and</w:delText>
        </w:r>
      </w:del>
      <w:del w:id="541" w:author="PR Preview" w:date="2026-01-01T00:00:00Z">
        <w:r>
          <w:delText xml:space="preserve"> </w:delText>
        </w:r>
      </w:del>
      <w:del w:id="542" w:author="PR Preview" w:date="2026-01-01T00:00:00Z">
        <w:r>
          <w:delText xml:space="preserve">$\mathopen{}\left\lVert\mathord{\smash[b]{\underset{\raise.3ex\hbox{$\scriptstyle\sim$}}{y}}\vphantom{y}}\right\rVert\mathclose{} = 1$</w:delText>
        </w:r>
      </w:del>
      <w:del w:id="543" w:author="PR Preview" w:date="2026-01-01T00:00:00Z">
        <w:r>
          <w:delText xml:space="preserve">),</w:delText>
        </w:r>
      </w:del>
      <w:del w:id="544" w:author="PR Preview" w:date="2026-01-01T00:00:00Z">
        <w:r>
          <w:delText xml:space="preserve"> </w:delText>
        </w:r>
      </w:del>
      <w:del w:id="545" w:author="PR Preview" w:date="2026-01-01T00:00:00Z">
        <w:r>
          <w:delText xml:space="preserve">cosine similarity equals their inner product:</w:delText>
        </w:r>
      </w:del>
      <w:del w:id="546" w:author="PR Preview" w:date="2026-01-01T00:00:00Z">
        <w:r>
          <w:delText xml:space="preserve"> </w:delText>
        </w:r>
      </w:del>
      <w:del w:id="547" w:author="PR Preview" w:date="2026-01-01T00:00:00Z">
        <w:r>
          <w:delTex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delText>
        </w:r>
      </w:del>
      <w:del w:id="548" w:author="PR Preview" w:date="2026-01-01T00:00:00Z">
        <w:r>
          <w:delText xml:space="preserve">.</w:delText>
        </w:r>
      </w:del>
    </w:p>
    <w:p>
      <w:pPr>
        <w:pStyle w:val="FirstParagraph"/>
      </w:pPr>
      <w:ins w:id="549" w:author="PR Preview" w:date="2026-01-01T00:00:00Z">
        <w:r>
          <w:t xml:space="preserve">When both vectors have unit Euclidean norm (</w:t>
        </w:r>
      </w:ins>
      <w:ins w:id="550" w:author="PR Preview" w:date="2026-01-01T00:00:00Z">
        <w:r>
          <w:t xml:space="preserve">$\mathopen{}\left\lVert\mathord{\smash[b]{\underset{\raise.3ex\hbox{$\scriptstyle\sim$}}{x}}\vphantom{x}}\right\rVert\mathclose{} = 1$</w:t>
        </w:r>
      </w:ins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and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$\mathopen{}\left\lVert\mathord{\smash[b]{\underset{\raise.3ex\hbox{$\scriptstyle\sim$}}{y}}\vphantom{y}}\right\rVert\mathclose{} = 1$</w:t>
        </w:r>
      </w:ins>
      <w:ins w:id="555" w:author="PR Preview" w:date="2026-01-01T00:00:00Z">
        <w:r>
          <w:t xml:space="preserve">),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cosine similarity equals their inner product:</w:t>
        </w:r>
      </w:ins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$\operatorname{cossim}(\mathord{\smash[b]{\underset{\raise.3ex\hbox{$\scriptstyle\sim$}}{x}}\vphantom{x}}, \mathord{\smash[b]{\underset{\raise.3ex\hbox{$\scriptstyle\sim$}}{y}}\vphantom{y}}) = {\mathopen{}\left\langle \mathord{\smash[b]{\underset{\raise.3ex\hbox{$\scriptstyle\sim$}}{x}}\vphantom{x}}, \mathord{\smash[b]{\underset{\raise.3ex\hbox{$\scriptstyle\sim$}}{y}}\vphantom{y}}\right\rangle\mathclose{}}$</w:t>
        </w:r>
      </w:ins>
      <w:ins w:id="560" w:author="PR Preview" w:date="2026-01-01T00:00:00Z">
        <w:r>
          <w:t xml:space="preserve">.</w:t>
        </w:r>
      </w:ins>
    </w:p>
    <w:bookmarkEnd w:id="51"/>
    <w:bookmarkStart w:id="53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 is</w:t>
      </w:r>
    </w:p>
    <w:p>
      <w:pPr>
        <w:pStyle w:val="BodyText"/>
      </w:pPr>
      <w:r>
        <w:t xml:space="preserve">$$
    \theta\stackrel{\text{def}}{=}\arccos\mathopen{}\left(\operatorname{cossim}(\mathord{\smash[b]{\underset{\raise.3ex\hbox{$\scriptstyle\sim$}}{x}}\vphantom{x}}, \mathord{\smash[b]{\underset{\raise.3ex\hbox{$\scriptstyle\sim$}}{y}}\vphantom{y}})\right)\mathclose{}.
    $$</w:t>
      </w:r>
    </w:p>
    <w:p>
      <w:pPr>
        <w:pStyle w:val="FirstParagraph"/>
      </w:pPr>
      <w:r>
        <w:t xml:space="preserve">In words, the angle is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two vectors.</w:t>
      </w:r>
    </w:p>
    <w:bookmarkEnd w:id="53"/>
    <w:bookmarkStart w:id="56" w:name="rem-angle-well-defined"/>
    <w:p>
      <w:pPr>
        <w:pStyle w:val="BodyText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is defined,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, it lies in the</w:t>
      </w:r>
      <w:r>
        <w:t xml:space="preserve"> </w:t>
      </w:r>
      <w:hyperlink r:id="rId54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where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, is defined.</w:t>
      </w:r>
      <w:r>
        <w:t xml:space="preserve"> </w:t>
      </w:r>
      <w:r>
        <w:t xml:space="preserve">So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w:hyperlink r:id="rId55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$\cos\theta= 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End w:id="56"/>
    <w:bookmarkStart w:id="57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del w:id="561" w:author="PR Preview" w:date="2026-01-01T00:00:00Z">
        <w:r>
          <w:delText xml:space="preserve">so for nonzero vectors, orthogonal (</w:delText>
        </w:r>
      </w:del>
      <w:hyperlink r:id="rId22">
        <w:del w:id="562" w:author="PR Preview" w:date="2026-01-01T00:00:00Z">
          <w:r>
            <w:rPr>
              <w:rStyle w:val="Hyperlink"/>
            </w:rPr>
            <w:delText xml:space="preserve">Definition 15 in Vectors</w:delText>
          </w:r>
        </w:del>
      </w:hyperlink>
      <w:del w:id="563" w:author="PR Preview" w:date="2026-01-01T00:00:00Z">
        <w:r>
          <w:delText xml:space="preserve">) means at a right angle.</w:delText>
        </w:r>
      </w:del>
    </w:p>
    <w:p>
      <w:pPr>
        <w:pStyle w:val="FirstParagraph"/>
      </w:pPr>
      <w:ins w:id="564" w:author="PR Preview" w:date="2026-01-01T00:00:00Z">
        <w:r>
          <w:t xml:space="preserve">so for nonzero vectors, orthogonal (</w:t>
        </w:r>
      </w:ins>
      <w:hyperlink r:id="rId22">
        <w:ins w:id="565" w:author="PR Preview" w:date="2026-01-01T00:00:00Z">
          <w:r>
            <w:rPr>
              <w:rStyle w:val="Hyperlink"/>
            </w:rPr>
            <w:t xml:space="preserve">Definition 16 in Vectors</w:t>
          </w:r>
        </w:ins>
      </w:hyperlink>
      <w:ins w:id="566" w:author="PR Preview" w:date="2026-01-01T00:00:00Z">
        <w:r>
          <w:t xml:space="preserve">) means at a right angle.</w:t>
        </w:r>
      </w:ins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8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8"/>
    <w:bookmarkStart w:id="61" w:name="rem-angle-unit-circle-angle"/>
    <w:p>
      <w:pPr>
        <w:pStyle w:val="FirstParagraph"/>
      </w:pPr>
      <w:r>
        <w:rPr>
          <w:i/>
          <w:iCs/>
        </w:rPr>
        <w:t xml:space="preserve">Remark 5</w:t>
      </w:r>
      <w:r>
        <w:t xml:space="preserve"> (How the two angles relate). </w:t>
      </w:r>
      <w:r>
        <w:t xml:space="preserve">For nonzero vectors in the plane,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ngle">
        <w:r>
          <w:rPr>
            <w:rStyle w:val="Hyperlink"/>
          </w:rPr>
          <w:t xml:space="preserve">angle between the vectors</w:t>
        </w:r>
      </w:hyperlink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the points</w:t>
      </w:r>
      <w:r>
        <w:t xml:space="preserve"> </w:t>
      </w:r>
      <w:r>
        <w:t xml:space="preserve">$\mathord{\smash[b]{\underset{\raise.3ex\hbox{$\scriptstyle\sim$}}{x}}\vphantom{x}} / 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 / \mathopen{}\left\lVert\mathord{\smash[b]{\underset{\raise.3ex\hbox{$\scriptstyle\sim$}}{y}}\vphantom{y}}\right\rVert\mathclose{}$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vectors</w:t>
      </w:r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of these points.</w:t>
      </w:r>
      <w:r>
        <w:t xml:space="preserve"> </w:t>
      </w:r>
      <w:r>
        <w:t xml:space="preserve">Rotating the plane puts the first point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no change to the distance between the points along the circle or to their dot product.</w:t>
      </w:r>
      <w:r>
        <w:t xml:space="preserve"> </w:t>
      </w:r>
      <w:r>
        <w:t xml:space="preserve">For the angle on the unit circle,</w:t>
      </w:r>
      <w:r>
        <w:t xml:space="preserve"> </w:t>
      </w:r>
      <m:oMath>
        <m:r>
          <m:t>θ</m:t>
        </m:r>
      </m:oMath>
      <w:r>
        <w:t xml:space="preserve">, the second point is 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dot product of the points is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 </w:t>
      </w:r>
      <w:r>
        <w:t xml:space="preserve">to it returns</w:t>
      </w:r>
      <w:r>
        <w:t xml:space="preserve"> </w:t>
      </w:r>
      <m:oMath>
        <m:r>
          <m:t>θ</m:t>
        </m:r>
      </m:oMath>
      <w:r>
        <w:t xml:space="preserve">, 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</w:p>
    <w:bookmarkEnd w:id="61"/>
    <w:bookmarkStart w:id="62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del w:id="567" w:author="PR Preview" w:date="2026-01-01T00:00:00Z">
        <w:r>
          <w:delTex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delText>
        </w:r>
      </w:del>
    </w:p>
    <w:p>
      <w:pPr>
        <w:pStyle w:val="BodyText"/>
      </w:pPr>
      <w:ins w:id="568" w:author="PR Preview" w:date="2026-01-01T00:00:00Z">
        <w:r>
          <w:t xml:space="preserve">$$
    \operatorname{cossim}(\mathord{\smash[b]{\underset{\raise.3ex\hbox{$\scriptstyle\sim$}}{x}}\vphantom{x}}, \mathord{\smash[b]{\underset{\raise.3ex\hbox{$\scriptstyle\sim$}}{y}}\vphantom{y}}) \stackrel{\text{def}}{=}\frac{{\mathopen{}\left\langle \mathord{\smash[b]{\underset{\raise.3ex\hbox{$\scriptstyle\sim$}}{x}}\vphantom{x}}, \mathord{\smash[b]{\underset{\raise.3ex\hbox{$\scriptstyle\sim$}}{y}}\vphantom{y}}\right\rangle\mathclose{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  </w:r>
      </w:ins>
    </w:p>
    <w:bookmarkEnd w:id="62"/>
    <w:bookmarkStart w:id="63" w:name="cor-cosine-similarity-unit-vectors"/>
    <w:p>
      <w:pPr>
        <w:pStyle w:val="FirstParagraph"/>
      </w:pPr>
      <w:r>
        <w:rPr>
          <w:b/>
          <w:bCs/>
        </w:rPr>
        <w:t xml:space="preserve">Corollary 2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del w:id="569" w:author="PR Preview" w:date="2026-01-01T00:00:00Z">
        <w:r>
          <w:delTex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delText>
        </w:r>
      </w:del>
    </w:p>
    <w:p>
      <w:pPr>
        <w:pStyle w:val="BodyText"/>
      </w:pPr>
      <w:ins w:id="570" w:author="PR Preview" w:date="2026-01-01T00:00:00Z">
        <w:r>
          <w:t xml:space="preserve">$$
    \operatorname{cossim}(\mathord{\smash[b]{\underset{\raise.3ex\hbox{$\scriptstyle\sim$}}{x}}\vphantom{x}}, \mathord{\smash[b]{\underset{\raise.3ex\hbox{$\scriptstyle\sim$}}{y}}\vphantom{y}}) = {\mathopen{}\left\langle \mathord{\smash[b]{\underset{\raise.3ex\hbox{$\scriptstyle\sim$}}{x}}\vphantom{x}}, \mathord{\smash[b]{\underset{\raise.3ex\hbox{$\scriptstyle\sim$}}{y}}\vphantom{y}}\right\rangle\mathclose{}}.
    $$</w:t>
        </w:r>
      </w:ins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del w:id="571" w:author="PR Preview" w:date="2026-01-01T00:00:00Z">
        <w:r>
          <w:delTex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delText>
        </w:r>
      </w:del>
    </w:p>
    <w:p>
      <w:pPr>
        <w:pStyle w:val="BodyText"/>
      </w:pPr>
      <w:ins w:id="572" w:author="PR Preview" w:date="2026-01-01T00:00:00Z">
        <w:r>
          <w:t xml:space="preserve">$$
    \operatorname{cossim}(\mathord{\smash[b]{\underset{\raise.3ex\hbox{$\scriptstyle\sim$}}{x}}\vphantom{x}}, \mathord{\smash[b]{\underset{\raise.3ex\hbox{$\scriptstyle\sim$}}{y}}\vphantom{y}}) = \frac{{\mathopen{}\left\langle \mathord{\smash[b]{\underset{\raise.3ex\hbox{$\scriptstyle\sim$}}{x}}\vphantom{x}}, \mathord{\smash[b]{\underset{\raise.3ex\hbox{$\scriptstyle\sim$}}{y}}\vphantom{y}}\right\rangle\mathclose{}}}{1 \cdot 1} = {\mathopen{}\left\langle \mathord{\smash[b]{\underset{\raise.3ex\hbox{$\scriptstyle\sim$}}{x}}\vphantom{x}}, \mathord{\smash[b]{\underset{\raise.3ex\hbox{$\scriptstyle\sim$}}{y}}\vphantom{y}}\right\rangle\mathclose{}}.
    $$</w:t>
        </w:r>
      </w:ins>
    </w:p>
    <w:bookmarkStart w:id="65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6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6"/>
    <w:bookmarkStart w:id="67" w:name="cor-pearson-angle"/>
    <w:p>
      <w:pPr>
        <w:pStyle w:val="BodyText"/>
      </w:pPr>
      <w:r>
        <w:rPr>
          <w:b/>
          <w:bCs/>
        </w:rPr>
        <w:t xml:space="preserve">Corollary 3 (Pearson correlation is the cosine of the angle between the centered vectors)</w:t>
      </w:r>
      <w:r>
        <w:t xml:space="preserve"> </w:t>
      </w:r>
      <w:r>
        <w:t xml:space="preserve">For the two data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of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centered vectors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are nonzero,</w:t>
      </w:r>
      <w:r>
        <w:t xml:space="preserve"> </w:t>
      </w:r>
      <w:r>
        <w:t xml:space="preserve">so they have an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$\theta= \arccos\mathopen{}\left(\operatorname{cossim}({\mathord{\smash[b]{\underset{\raise.3ex\hbox{$\scriptstyle\sim$}}{x}}\vphantom{x}}}^{\mathrm{c}}, {\mathord{\smash[b]{\underset{\raise.3ex\hbox{$\scriptstyle\sim$}}{y}}\vphantom{y}}}^{\mathrm{c}})\right)\mathclose{}$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$\cos\theta=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</w:p>
    <w:bookmarkStart w:id="68" w:name="exm-pearson-angle"/>
    <w:p>
      <w:pPr>
        <w:pStyle w:val="BodyText"/>
      </w:pPr>
      <w:r>
        <w:rPr>
          <w:b/>
          <w:bCs/>
        </w:rPr>
        <w:t xml:space="preserve">Example 16 (A correlation of one half is an angle of sixty degrees)</w:t>
      </w:r>
      <w:r>
        <w:t xml:space="preserve"> </w:t>
      </w:r>
      <w:r>
        <w:t xml:space="preserve">In</w:t>
      </w:r>
      <w:r>
        <w:t xml:space="preserve"> </w:t>
      </w:r>
      <w:hyperlink w:anchor="exm-pearson-cosine-centered">
        <w:r>
          <w:rPr>
            <w:rStyle w:val="Hyperlink"/>
          </w:rPr>
          <w:t xml:space="preserve">Example 15</w:t>
        </w:r>
      </w:hyperlink>
      <w:r>
        <w:t xml:space="preserve">, the correlation is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for the data vectors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earson-angle">
        <w:r>
          <w:rPr>
            <w:rStyle w:val="Hyperlink"/>
          </w:rPr>
          <w:t xml:space="preserve">Corollary 3</w:t>
        </w:r>
      </w:hyperlink>
      <w:r>
        <w:t xml:space="preserve">, the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between the centered vectors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angle is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68"/>
    <w:bookmarkEnd w:id="69"/>
    <w:bookmarkStart w:id="101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72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73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73"/>
    <w:bookmarkStart w:id="75" w:name="thm-orthonormal-independent"/>
    <w:p>
      <w:pPr>
        <w:pStyle w:val="BodyText"/>
      </w:pPr>
      <w:del w:id="573" w:author="PR Preview" w:date="2026-01-01T00:00:00Z">
        <w:r>
          <w:rPr>
            <w:b/>
            <w:bCs/>
          </w:rPr>
          <w:delText xml:space="preserve">Theorem 8 (Orthonormal vectors are linearly independent)</w:delText>
        </w:r>
      </w:del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delText xml:space="preserve">If</w:delText>
        </w:r>
      </w:del>
      <w:del w:id="576" w:author="PR Preview" w:date="2026-01-01T00:00:00Z">
        <w:r>
          <w:delText xml:space="preserve"> </w:delText>
        </w:r>
      </w:del>
      <w:del w:id="577" w:author="PR Preview" w:date="2026-01-01T00:00:00Z">
        <w:r>
          <w:delText xml:space="preserve">$\mathord{\smash[b]{\underset{\raise.3ex\hbox{$\scriptstyle\sim$}}{q}}\vphantom{q}}_1, \ldots, \mathord{\smash[b]{\underset{\raise.3ex\hbox{$\scriptstyle\sim$}}{q}}\vphantom{q}}_k$</w:delText>
        </w:r>
      </w:del>
      <w:del w:id="578" w:author="PR Preview" w:date="2026-01-01T00:00:00Z">
        <w:r>
          <w:delText xml:space="preserve"> </w:delText>
        </w:r>
      </w:del>
      <w:del w:id="579" w:author="PR Preview" w:date="2026-01-01T00:00:00Z">
        <w:r>
          <w:delText xml:space="preserve">are orthonormal (</w:delText>
        </w:r>
      </w:del>
      <w:hyperlink r:id="rId74">
        <w:del w:id="580" w:author="PR Preview" w:date="2026-01-01T00:00:00Z">
          <w:r>
            <w:rPr>
              <w:rStyle w:val="Hyperlink"/>
            </w:rPr>
            <w:delText xml:space="preserve">Definition 19 in Vectors</w:delText>
          </w:r>
        </w:del>
      </w:hyperlink>
      <w:del w:id="581" w:author="PR Preview" w:date="2026-01-01T00:00:00Z">
        <w:r>
          <w:delText xml:space="preserve">),</w:delText>
        </w:r>
      </w:del>
      <w:del w:id="582" w:author="PR Preview" w:date="2026-01-01T00:00:00Z">
        <w:r>
          <w:delText xml:space="preserve"> </w:delText>
        </w:r>
      </w:del>
      <w:del w:id="583" w:author="PR Preview" w:date="2026-01-01T00:00:00Z">
        <w:r>
          <w:delText xml:space="preserve">then they are linearly independent (</w:delText>
        </w:r>
      </w:del>
      <w:hyperlink r:id="rId35">
        <w:del w:id="584" w:author="PR Preview" w:date="2026-01-01T00:00:00Z">
          <w:r>
            <w:rPr>
              <w:rStyle w:val="Hyperlink"/>
            </w:rPr>
            <w:delText xml:space="preserve">Definition 1 in Subspaces and Rank</w:delText>
          </w:r>
        </w:del>
      </w:hyperlink>
      <w:del w:id="585" w:author="PR Preview" w:date="2026-01-01T00:00:00Z">
        <w:r>
          <w:delText xml:space="preserve">).</w:delText>
        </w:r>
      </w:del>
    </w:p>
    <w:p>
      <w:pPr>
        <w:pStyle w:val="BodyText"/>
      </w:pPr>
      <w:ins w:id="586" w:author="PR Preview" w:date="2026-01-01T00:00:00Z">
        <w:r>
          <w:rPr>
            <w:b/>
            <w:bCs/>
          </w:rPr>
          <w:t xml:space="preserve">Theorem 8 (Orthonormal vectors are linearly independent)</w:t>
        </w:r>
      </w:ins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If</w:t>
        </w:r>
      </w:ins>
      <w:ins w:id="589" w:author="PR Preview" w:date="2026-01-01T00:00:00Z">
        <w:r>
          <w:t xml:space="preserve"> </w:t>
        </w:r>
      </w:ins>
      <w:ins w:id="590" w:author="PR Preview" w:date="2026-01-01T00:00:00Z">
        <w:r>
          <w:t xml:space="preserve">$\mathord{\smash[b]{\underset{\raise.3ex\hbox{$\scriptstyle\sim$}}{q}}\vphantom{q}}_1, \ldots, \mathord{\smash[b]{\underset{\raise.3ex\hbox{$\scriptstyle\sim$}}{q}}\vphantom{q}}_k$</w:t>
        </w:r>
      </w:ins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are orthonormal (</w:t>
        </w:r>
      </w:ins>
      <w:hyperlink r:id="rId74">
        <w:ins w:id="593" w:author="PR Preview" w:date="2026-01-01T00:00:00Z">
          <w:r>
            <w:rPr>
              <w:rStyle w:val="Hyperlink"/>
            </w:rPr>
            <w:t xml:space="preserve">Definition 20 in Vectors</w:t>
          </w:r>
        </w:ins>
      </w:hyperlink>
      <w:ins w:id="594" w:author="PR Preview" w:date="2026-01-01T00:00:00Z">
        <w:r>
          <w:t xml:space="preserve">),</w:t>
        </w:r>
      </w:ins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then they are linearly independent (</w:t>
        </w:r>
      </w:ins>
      <w:hyperlink r:id="rId35">
        <w:ins w:id="597" w:author="PR Preview" w:date="2026-01-01T00:00:00Z">
          <w:r>
            <w:rPr>
              <w:rStyle w:val="Hyperlink"/>
            </w:rPr>
            <w:t xml:space="preserve">Definition 1 in Subspaces and Rank</w:t>
          </w:r>
        </w:ins>
      </w:hyperlink>
      <w:ins w:id="598" w:author="PR Preview" w:date="2026-01-01T00:00:00Z">
        <w:r>
          <w:t xml:space="preserve">).</w:t>
        </w:r>
      </w:ins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6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6"/>
    <w:bookmarkStart w:id="78" w:name="def-orthonormal-basis"/>
    <w:p>
      <w:pPr>
        <w:pStyle w:val="BodyText"/>
      </w:pPr>
      <w:del w:id="599" w:author="PR Preview" w:date="2026-01-01T00:00:00Z">
        <w:r>
          <w:rPr>
            <w:b/>
            <w:bCs/>
          </w:rPr>
          <w:delText xml:space="preserve">Definition 10 (Orthonormal basis)</w:delText>
        </w:r>
      </w:del>
      <w:del w:id="600" w:author="PR Preview" w:date="2026-01-01T00:00:00Z">
        <w:r>
          <w:delText xml:space="preserve"> </w:delText>
        </w:r>
      </w:del>
      <w:del w:id="601" w:author="PR Preview" w:date="2026-01-01T00:00:00Z">
        <w:r>
          <w:delText xml:space="preserve">An</w:delText>
        </w:r>
      </w:del>
      <w:del w:id="602" w:author="PR Preview" w:date="2026-01-01T00:00:00Z">
        <w:r>
          <w:delText xml:space="preserve"> </w:delText>
        </w:r>
      </w:del>
      <w:del w:id="603" w:author="PR Preview" w:date="2026-01-01T00:00:00Z">
        <w:r>
          <w:rPr>
            <w:b/>
            <w:bCs/>
          </w:rPr>
          <w:delText xml:space="preserve">orthonormal basis</w:delText>
        </w:r>
      </w:del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delText xml:space="preserve">[12]</w:delText>
        </w:r>
      </w:del>
      <w:del w:id="606" w:author="PR Preview" w:date="2026-01-01T00:00:00Z">
        <w:r>
          <w:delText xml:space="preserve"> </w:delText>
        </w:r>
      </w:del>
      <w:del w:id="607" w:author="PR Preview" w:date="2026-01-01T00:00:00Z">
        <w:r>
          <w:delText xml:space="preserve">of a subspace</w:delText>
        </w:r>
      </w:del>
      <w:del w:id="60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609" w:author="PR Preview" w:date="2026-01-01T00:00:00Z">
        <w:r>
          <w:delText xml:space="preserve"> </w:delText>
        </w:r>
      </w:del>
      <w:del w:id="610" w:author="PR Preview" w:date="2026-01-01T00:00:00Z">
        <w:r>
          <w:delText xml:space="preserve">of</w:delText>
        </w:r>
      </w:del>
      <w:del w:id="611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612" w:author="PR Preview" w:date="2026-01-01T00:00:00Z">
        <w:r>
          <w:delText xml:space="preserve"> </w:delText>
        </w:r>
      </w:del>
      <w:del w:id="613" w:author="PR Preview" w:date="2026-01-01T00:00:00Z">
        <w:r>
          <w:delText xml:space="preserve">is a basis of</w:delText>
        </w:r>
      </w:del>
      <w:del w:id="61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615" w:author="PR Preview" w:date="2026-01-01T00:00:00Z">
        <w:r>
          <w:delText xml:space="preserve"> </w:delText>
        </w:r>
      </w:del>
      <w:del w:id="616" w:author="PR Preview" w:date="2026-01-01T00:00:00Z">
        <w:r>
          <w:delText xml:space="preserve">(</w:delText>
        </w:r>
      </w:del>
      <w:hyperlink r:id="rId77">
        <w:del w:id="617" w:author="PR Preview" w:date="2026-01-01T00:00:00Z">
          <w:r>
            <w:rPr>
              <w:rStyle w:val="Hyperlink"/>
            </w:rPr>
            <w:delText xml:space="preserve">Definition 6 in Subspaces and Rank</w:delText>
          </w:r>
        </w:del>
      </w:hyperlink>
      <w:del w:id="618" w:author="PR Preview" w:date="2026-01-01T00:00:00Z">
        <w:r>
          <w:delText xml:space="preserve">)</w:delText>
        </w:r>
      </w:del>
      <w:del w:id="619" w:author="PR Preview" w:date="2026-01-01T00:00:00Z">
        <w:r>
          <w:delText xml:space="preserve"> </w:delText>
        </w:r>
      </w:del>
      <w:del w:id="620" w:author="PR Preview" w:date="2026-01-01T00:00:00Z">
        <w:r>
          <w:delText xml:space="preserve">whose vectors are orthonormal (</w:delText>
        </w:r>
      </w:del>
      <w:hyperlink r:id="rId74">
        <w:del w:id="621" w:author="PR Preview" w:date="2026-01-01T00:00:00Z">
          <w:r>
            <w:rPr>
              <w:rStyle w:val="Hyperlink"/>
            </w:rPr>
            <w:delText xml:space="preserve">Definition 19 in Vectors</w:delText>
          </w:r>
        </w:del>
      </w:hyperlink>
      <w:del w:id="622" w:author="PR Preview" w:date="2026-01-01T00:00:00Z">
        <w:r>
          <w:delText xml:space="preserve">).</w:delText>
        </w:r>
      </w:del>
    </w:p>
    <w:p>
      <w:pPr>
        <w:pStyle w:val="BodyText"/>
      </w:pPr>
      <w:ins w:id="623" w:author="PR Preview" w:date="2026-01-01T00:00:00Z">
        <w:r>
          <w:rPr>
            <w:b/>
            <w:bCs/>
          </w:rPr>
          <w:t xml:space="preserve">Definition 10 (Orthonormal basis)</w:t>
        </w:r>
      </w:ins>
      <w:ins w:id="624" w:author="PR Preview" w:date="2026-01-01T00:00:00Z">
        <w:r>
          <w:t xml:space="preserve"> </w:t>
        </w:r>
      </w:ins>
      <w:ins w:id="625" w:author="PR Preview" w:date="2026-01-01T00:00:00Z">
        <w:r>
          <w:t xml:space="preserve">An</w:t>
        </w:r>
      </w:ins>
      <w:ins w:id="626" w:author="PR Preview" w:date="2026-01-01T00:00:00Z">
        <w:r>
          <w:t xml:space="preserve"> </w:t>
        </w:r>
      </w:ins>
      <w:ins w:id="627" w:author="PR Preview" w:date="2026-01-01T00:00:00Z">
        <w:r>
          <w:rPr>
            <w:b/>
            <w:bCs/>
          </w:rPr>
          <w:t xml:space="preserve">orthonormal basis</w:t>
        </w:r>
      </w:ins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[12]</w:t>
        </w:r>
      </w:ins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of a subspace</w:t>
        </w:r>
      </w:ins>
      <w:ins w:id="63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633" w:author="PR Preview" w:date="2026-01-01T00:00:00Z">
        <w:r>
          <w:t xml:space="preserve"> </w:t>
        </w:r>
      </w:ins>
      <w:ins w:id="634" w:author="PR Preview" w:date="2026-01-01T00:00:00Z">
        <w:r>
          <w:t xml:space="preserve">of</w:t>
        </w:r>
      </w:ins>
      <w:ins w:id="63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is a basis of</w:t>
        </w:r>
      </w:ins>
      <w:ins w:id="63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(</w:t>
        </w:r>
      </w:ins>
      <w:hyperlink r:id="rId77">
        <w:ins w:id="641" w:author="PR Preview" w:date="2026-01-01T00:00:00Z">
          <w:r>
            <w:rPr>
              <w:rStyle w:val="Hyperlink"/>
            </w:rPr>
            <w:t xml:space="preserve">Definition 6 in Subspaces and Rank</w:t>
          </w:r>
        </w:ins>
      </w:hyperlink>
      <w:ins w:id="642" w:author="PR Preview" w:date="2026-01-01T00:00:00Z">
        <w:r>
          <w:t xml:space="preserve">)</w:t>
        </w:r>
      </w:ins>
      <w:ins w:id="643" w:author="PR Preview" w:date="2026-01-01T00:00:00Z">
        <w:r>
          <w:t xml:space="preserve"> </w:t>
        </w:r>
      </w:ins>
      <w:ins w:id="644" w:author="PR Preview" w:date="2026-01-01T00:00:00Z">
        <w:r>
          <w:t xml:space="preserve">whose vectors are orthonormal (</w:t>
        </w:r>
      </w:ins>
      <w:hyperlink r:id="rId74">
        <w:ins w:id="645" w:author="PR Preview" w:date="2026-01-01T00:00:00Z">
          <w:r>
            <w:rPr>
              <w:rStyle w:val="Hyperlink"/>
            </w:rPr>
            <w:t xml:space="preserve">Definition 20 in Vectors</w:t>
          </w:r>
        </w:ins>
      </w:hyperlink>
      <w:ins w:id="646" w:author="PR Preview" w:date="2026-01-01T00:00:00Z">
        <w:r>
          <w:t xml:space="preserve">).</w:t>
        </w:r>
      </w:ins>
    </w:p>
    <w:bookmarkEnd w:id="78"/>
    <w:bookmarkStart w:id="82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7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82"/>
    <w:bookmarkStart w:id="85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5"/>
    <w:bookmarkStart w:id="86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del w:id="647" w:author="PR Preview" w:date="2026-01-01T00:00:00Z">
        <w:r>
          <w:delTex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delText>
        </w:r>
      </w:del>
    </w:p>
    <w:p>
      <w:pPr>
        <w:pStyle w:val="BodyText"/>
      </w:pPr>
      <w:ins w:id="648" w:author="PR Preview" w:date="2026-01-01T00:00:00Z">
        <w:r>
  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\text{(}\text{Definition~20 in Vectors}\text{)}
    \end{aligned}
    $$</w:t>
        </w:r>
      </w:ins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7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7"/>
    <w:bookmarkStart w:id="88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8"/>
    <w:bookmarkStart w:id="89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9"/>
    <w:bookmarkStart w:id="90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90"/>
    <w:bookmarkStart w:id="91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92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del w:id="649" w:author="PR Preview" w:date="2026-01-01T00:00:00Z">
        <w:r>
          <w:delTex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delText>
        </w:r>
      </w:del>
    </w:p>
    <w:p>
      <w:pPr>
        <w:pStyle w:val="BodyText"/>
      </w:pPr>
      <w:ins w:id="650" w:author="PR Preview" w:date="2026-01-01T00:00:00Z">
        <w:r>
  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}\text{Definition~20 in Vectors}\text{)}
    \\
    &amp;= 0.
    &amp;&amp; \text{(arithmetic)}
    \end{aligned}
    $$</w:t>
        </w:r>
      </w:ins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94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6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6"/>
    <w:bookmarkStart w:id="97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9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100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9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5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5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100"/>
    <w:bookmarkEnd w:id="101"/>
    <w:bookmarkStart w:id="139" w:name="outer-product"/>
    <w:p>
      <w:pPr>
        <w:pStyle w:val="Heading2"/>
      </w:pPr>
      <w:r>
        <w:t xml:space="preserve">4 Outer product</w:t>
      </w:r>
    </w:p>
    <w:bookmarkStart w:id="103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102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103"/>
    <w:bookmarkStart w:id="104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104"/>
    <w:bookmarkStart w:id="106" w:name="rem-outer-vs-dot-product"/>
    <w:p>
      <w:pPr>
        <w:pStyle w:val="FirstParagraph"/>
      </w:pPr>
      <w:r>
        <w:rPr>
          <w:i/>
          <w:iCs/>
        </w:rPr>
        <w:t xml:space="preserve">Remark 6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6"/>
    <w:bookmarkStart w:id="108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9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9"/>
    <w:bookmarkStart w:id="138" w:name="refs"/>
    <w:bookmarkStart w:id="111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https://en.wikipedia.org/wiki/Inner_product_space</w:t>
        </w:r>
      </w:hyperlink>
    </w:p>
    <w:bookmarkEnd w:id="111"/>
    <w:bookmarkStart w:id="113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12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13"/>
    <w:bookmarkStart w:id="115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1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5"/>
    <w:bookmarkStart w:id="117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7"/>
    <w:bookmarkStart w:id="119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https://en.wikipedia.org/wiki/Pythagorean_theorem</w:t>
        </w:r>
      </w:hyperlink>
    </w:p>
    <w:bookmarkEnd w:id="119"/>
    <w:bookmarkStart w:id="121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https://en.wikipedia.org/wiki/Cauchy%E2%80%93Schwarz_inequality</w:t>
        </w:r>
      </w:hyperlink>
    </w:p>
    <w:bookmarkEnd w:id="121"/>
    <w:bookmarkStart w:id="123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https://en.wikipedia.org/wiki/Norm_(mathematics)</w:t>
        </w:r>
      </w:hyperlink>
    </w:p>
    <w:bookmarkEnd w:id="123"/>
    <w:bookmarkStart w:id="125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https://en.wikipedia.org/wiki/Triangle_inequality</w:t>
        </w:r>
      </w:hyperlink>
    </w:p>
    <w:bookmarkEnd w:id="125"/>
    <w:bookmarkStart w:id="127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https://en.wikipedia.org/wiki/Lp_space</w:t>
        </w:r>
      </w:hyperlink>
    </w:p>
    <w:bookmarkEnd w:id="127"/>
    <w:bookmarkStart w:id="129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https://en.wikipedia.org/wiki/Uniform_norm</w:t>
        </w:r>
      </w:hyperlink>
    </w:p>
    <w:bookmarkEnd w:id="129"/>
    <w:bookmarkStart w:id="131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https://en.wikipedia.org/wiki/Cosine_similarity</w:t>
        </w:r>
      </w:hyperlink>
    </w:p>
    <w:bookmarkEnd w:id="131"/>
    <w:bookmarkStart w:id="133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https://en.wikipedia.org/wiki/Orthonormal_basis</w:t>
        </w:r>
      </w:hyperlink>
    </w:p>
    <w:bookmarkEnd w:id="133"/>
    <w:bookmarkStart w:id="135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https://en.wikipedia.org/wiki/Gram%E2%80%93Schmidt_process</w:t>
        </w:r>
      </w:hyperlink>
    </w:p>
    <w:bookmarkEnd w:id="135"/>
    <w:bookmarkStart w:id="137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https://en.wikipedia.org/wiki/Outer_product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trigonometry.qmd#def-angle-unit-circle" TargetMode="External"/><Relationship Id="rId52" Type="http://schemas.openxmlformats.org/officeDocument/2006/relationships/hyperlink" Target="algebra-trigonometry.qmd#def-arccosine" TargetMode="External"/><Relationship Id="rId55" Type="http://schemas.openxmlformats.org/officeDocument/2006/relationships/hyperlink" Target="algebra-trigonometry.qmd#def-cosine-sine" TargetMode="External"/><Relationship Id="rId112" Type="http://schemas.openxmlformats.org/officeDocument/2006/relationships/hyperlink" Target="https://doi.org/10.1007/978-3-031-41026-0" TargetMode="External"/><Relationship Id="rId120" Type="http://schemas.openxmlformats.org/officeDocument/2006/relationships/hyperlink" Target="https://en.wikipedia.org/wiki/Cauchy%E2%80%93Schwarz_inequality" TargetMode="External"/><Relationship Id="rId130" Type="http://schemas.openxmlformats.org/officeDocument/2006/relationships/hyperlink" Target="https://en.wikipedia.org/wiki/Cosine_similarity" TargetMode="External"/><Relationship Id="rId134" Type="http://schemas.openxmlformats.org/officeDocument/2006/relationships/hyperlink" Target="https://en.wikipedia.org/wiki/Gram%E2%80%93Schmidt_process" TargetMode="External"/><Relationship Id="rId110" Type="http://schemas.openxmlformats.org/officeDocument/2006/relationships/hyperlink" Target="https://en.wikipedia.org/wiki/Inner_product_space" TargetMode="External"/><Relationship Id="rId126" Type="http://schemas.openxmlformats.org/officeDocument/2006/relationships/hyperlink" Target="https://en.wikipedia.org/wiki/Lp_space" TargetMode="External"/><Relationship Id="rId122" Type="http://schemas.openxmlformats.org/officeDocument/2006/relationships/hyperlink" Target="https://en.wikipedia.org/wiki/Norm_(mathematics)" TargetMode="External"/><Relationship Id="rId132" Type="http://schemas.openxmlformats.org/officeDocument/2006/relationships/hyperlink" Target="https://en.wikipedia.org/wiki/Orthonormal_basis" TargetMode="External"/><Relationship Id="rId136" Type="http://schemas.openxmlformats.org/officeDocument/2006/relationships/hyperlink" Target="https://en.wikipedia.org/wiki/Outer_product" TargetMode="External"/><Relationship Id="rId118" Type="http://schemas.openxmlformats.org/officeDocument/2006/relationships/hyperlink" Target="https://en.wikipedia.org/wiki/Pythagorean_theorem" TargetMode="External"/><Relationship Id="rId124" Type="http://schemas.openxmlformats.org/officeDocument/2006/relationships/hyperlink" Target="https://en.wikipedia.org/wiki/Triangle_inequality" TargetMode="External"/><Relationship Id="rId128" Type="http://schemas.openxmlformats.org/officeDocument/2006/relationships/hyperlink" Target="https://en.wikipedia.org/wiki/Uniform_norm" TargetMode="External"/><Relationship Id="rId64" Type="http://schemas.openxmlformats.org/officeDocument/2006/relationships/hyperlink" Target="https://morrison-lab.github.io/sds/exploratory-descriptive.html#def-pearson-r" TargetMode="External"/><Relationship Id="rId116" Type="http://schemas.openxmlformats.org/officeDocument/2006/relationships/hyperlink" Target="https://ucla-biostat-216.github.io/2024fall/slides/02-vector/02-vector.html" TargetMode="External"/><Relationship Id="rId114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102" Type="http://schemas.openxmlformats.org/officeDocument/2006/relationships/hyperlink" Target="linear-algebra-matrices.html#def-matrix-mult" TargetMode="External"/><Relationship Id="rId105" Type="http://schemas.openxmlformats.org/officeDocument/2006/relationships/hyperlink" Target="linear-algebra-matrices.html#exm-dot-product-matmul" TargetMode="External"/><Relationship Id="rId77" Type="http://schemas.openxmlformats.org/officeDocument/2006/relationships/hyperlink" Target="linear-algebra-subspaces.html#def-basis" TargetMode="External"/><Relationship Id="rId80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7" Type="http://schemas.openxmlformats.org/officeDocument/2006/relationships/hyperlink" Target="linear-algebra-subspaces.html#def-rank" TargetMode="External"/><Relationship Id="rId93" Type="http://schemas.openxmlformats.org/officeDocument/2006/relationships/hyperlink" Target="linear-algebra-subspaces.html#def-span" TargetMode="External"/><Relationship Id="rId83" Type="http://schemas.openxmlformats.org/officeDocument/2006/relationships/hyperlink" Target="linear-algebra-subspaces.html#exm-basis" TargetMode="External"/><Relationship Id="rId79" Type="http://schemas.openxmlformats.org/officeDocument/2006/relationships/hyperlink" Target="linear-algebra-subspaces.html#exm-dimension" TargetMode="External"/><Relationship Id="rId99" Type="http://schemas.openxmlformats.org/officeDocument/2006/relationships/hyperlink" Target="linear-algebra-subspaces.html#exm-extend-basis" TargetMode="External"/><Relationship Id="rId84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5" Type="http://schemas.openxmlformats.org/officeDocument/2006/relationships/hyperlink" Target="linear-algebra-subspaces.html#thm-add-outside-span" TargetMode="External"/><Relationship Id="rId98" Type="http://schemas.openxmlformats.org/officeDocument/2006/relationships/hyperlink" Target="linear-algebra-subspaces.html#thm-extend-basis" TargetMode="External"/><Relationship Id="rId94" Type="http://schemas.openxmlformats.org/officeDocument/2006/relationships/hyperlink" Target="linear-algebra-subspaces.html#thm-span-subspace" TargetMode="External"/><Relationship Id="rId81" Type="http://schemas.openxmlformats.org/officeDocument/2006/relationships/hyperlink" Target="linear-algebra-subspaces.html#thm-subspace-equal-dim" TargetMode="External"/><Relationship Id="rId60" Type="http://schemas.openxmlformats.org/officeDocument/2006/relationships/hyperlink" Target="linear-algebra-vectors.html#def-dot-product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74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92" Type="http://schemas.openxmlformats.org/officeDocument/2006/relationships/hyperlink" Target="proof-writing.qmd#def-proof-by-induction" TargetMode="External"/><Relationship Id="rId54" Type="http://schemas.openxmlformats.org/officeDocument/2006/relationships/hyperlink" Target="sets.qmd#def-closed-interval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trigonometry.qmd#def-angle-unit-circle" TargetMode="External"/><Relationship Id="rId52" Type="http://schemas.openxmlformats.org/officeDocument/2006/relationships/hyperlink" Target="algebra-trigonometry.qmd#def-arccosine" TargetMode="External"/><Relationship Id="rId55" Type="http://schemas.openxmlformats.org/officeDocument/2006/relationships/hyperlink" Target="algebra-trigonometry.qmd#def-cosine-sine" TargetMode="External"/><Relationship Id="rId112" Type="http://schemas.openxmlformats.org/officeDocument/2006/relationships/hyperlink" Target="https://doi.org/10.1007/978-3-031-41026-0" TargetMode="External"/><Relationship Id="rId120" Type="http://schemas.openxmlformats.org/officeDocument/2006/relationships/hyperlink" Target="https://en.wikipedia.org/wiki/Cauchy%E2%80%93Schwarz_inequality" TargetMode="External"/><Relationship Id="rId130" Type="http://schemas.openxmlformats.org/officeDocument/2006/relationships/hyperlink" Target="https://en.wikipedia.org/wiki/Cosine_similarity" TargetMode="External"/><Relationship Id="rId134" Type="http://schemas.openxmlformats.org/officeDocument/2006/relationships/hyperlink" Target="https://en.wikipedia.org/wiki/Gram%E2%80%93Schmidt_process" TargetMode="External"/><Relationship Id="rId110" Type="http://schemas.openxmlformats.org/officeDocument/2006/relationships/hyperlink" Target="https://en.wikipedia.org/wiki/Inner_product_space" TargetMode="External"/><Relationship Id="rId126" Type="http://schemas.openxmlformats.org/officeDocument/2006/relationships/hyperlink" Target="https://en.wikipedia.org/wiki/Lp_space" TargetMode="External"/><Relationship Id="rId122" Type="http://schemas.openxmlformats.org/officeDocument/2006/relationships/hyperlink" Target="https://en.wikipedia.org/wiki/Norm_(mathematics)" TargetMode="External"/><Relationship Id="rId132" Type="http://schemas.openxmlformats.org/officeDocument/2006/relationships/hyperlink" Target="https://en.wikipedia.org/wiki/Orthonormal_basis" TargetMode="External"/><Relationship Id="rId136" Type="http://schemas.openxmlformats.org/officeDocument/2006/relationships/hyperlink" Target="https://en.wikipedia.org/wiki/Outer_product" TargetMode="External"/><Relationship Id="rId118" Type="http://schemas.openxmlformats.org/officeDocument/2006/relationships/hyperlink" Target="https://en.wikipedia.org/wiki/Pythagorean_theorem" TargetMode="External"/><Relationship Id="rId124" Type="http://schemas.openxmlformats.org/officeDocument/2006/relationships/hyperlink" Target="https://en.wikipedia.org/wiki/Triangle_inequality" TargetMode="External"/><Relationship Id="rId128" Type="http://schemas.openxmlformats.org/officeDocument/2006/relationships/hyperlink" Target="https://en.wikipedia.org/wiki/Uniform_norm" TargetMode="External"/><Relationship Id="rId64" Type="http://schemas.openxmlformats.org/officeDocument/2006/relationships/hyperlink" Target="https://morrison-lab.github.io/sds/exploratory-descriptive.html#def-pearson-r" TargetMode="External"/><Relationship Id="rId116" Type="http://schemas.openxmlformats.org/officeDocument/2006/relationships/hyperlink" Target="https://ucla-biostat-216.github.io/2024fall/slides/02-vector/02-vector.html" TargetMode="External"/><Relationship Id="rId114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102" Type="http://schemas.openxmlformats.org/officeDocument/2006/relationships/hyperlink" Target="linear-algebra-matrices.html#def-matrix-mult" TargetMode="External"/><Relationship Id="rId105" Type="http://schemas.openxmlformats.org/officeDocument/2006/relationships/hyperlink" Target="linear-algebra-matrices.html#exm-dot-product-matmul" TargetMode="External"/><Relationship Id="rId77" Type="http://schemas.openxmlformats.org/officeDocument/2006/relationships/hyperlink" Target="linear-algebra-subspaces.html#def-basis" TargetMode="External"/><Relationship Id="rId80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7" Type="http://schemas.openxmlformats.org/officeDocument/2006/relationships/hyperlink" Target="linear-algebra-subspaces.html#def-rank" TargetMode="External"/><Relationship Id="rId93" Type="http://schemas.openxmlformats.org/officeDocument/2006/relationships/hyperlink" Target="linear-algebra-subspaces.html#def-span" TargetMode="External"/><Relationship Id="rId83" Type="http://schemas.openxmlformats.org/officeDocument/2006/relationships/hyperlink" Target="linear-algebra-subspaces.html#exm-basis" TargetMode="External"/><Relationship Id="rId79" Type="http://schemas.openxmlformats.org/officeDocument/2006/relationships/hyperlink" Target="linear-algebra-subspaces.html#exm-dimension" TargetMode="External"/><Relationship Id="rId99" Type="http://schemas.openxmlformats.org/officeDocument/2006/relationships/hyperlink" Target="linear-algebra-subspaces.html#exm-extend-basis" TargetMode="External"/><Relationship Id="rId84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5" Type="http://schemas.openxmlformats.org/officeDocument/2006/relationships/hyperlink" Target="linear-algebra-subspaces.html#thm-add-outside-span" TargetMode="External"/><Relationship Id="rId98" Type="http://schemas.openxmlformats.org/officeDocument/2006/relationships/hyperlink" Target="linear-algebra-subspaces.html#thm-extend-basis" TargetMode="External"/><Relationship Id="rId94" Type="http://schemas.openxmlformats.org/officeDocument/2006/relationships/hyperlink" Target="linear-algebra-subspaces.html#thm-span-subspace" TargetMode="External"/><Relationship Id="rId81" Type="http://schemas.openxmlformats.org/officeDocument/2006/relationships/hyperlink" Target="linear-algebra-subspaces.html#thm-subspace-equal-dim" TargetMode="External"/><Relationship Id="rId60" Type="http://schemas.openxmlformats.org/officeDocument/2006/relationships/hyperlink" Target="linear-algebra-vectors.html#def-dot-product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74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92" Type="http://schemas.openxmlformats.org/officeDocument/2006/relationships/hyperlink" Target="proof-writing.qmd#def-proof-by-induction" TargetMode="External"/><Relationship Id="rId54" Type="http://schemas.openxmlformats.org/officeDocument/2006/relationships/hyperlink" Target="sets.qmd#def-closed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2026-10-22T22:31:00Z</dcterms:created>
  <dcterms:modified xsi:type="dcterms:W3CDTF">2026-10-22T22:31:00Z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