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exists and is finite.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number</w:delText>
        </w:r>
      </w:del>
      <w:del w:id="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the derivative of</w:delText>
        </w:r>
      </w:del>
      <w:del w:id="9" w:author="PR Preview" w:date="2026-01-01T00:00:00Z">
        <w:r>
          <w:delText xml:space="preserve"> </w:delText>
        </w:r>
      </w:del>
      <m:oMath>
        <m:r>
          <m:t>f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at</w:delText>
        </w:r>
      </w:del>
      <w:del w:id="12" w:author="PR Preview" w:date="2026-01-01T00:00:00Z">
        <w:r>
          <w:delText xml:space="preserve"> </w:delText>
        </w:r>
      </w:del>
      <m:oMath>
        <m:r>
          <m:t>c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</w:delText>
        </w:r>
      </w:del>
      <w:hyperlink w:anchor="def-derivative">
        <w:del w:id="1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6" w:author="PR Preview" w:date="2026-01-01T00:00:00Z">
        <w:r>
          <w:delText xml:space="preserve">).</w:delText>
        </w:r>
      </w:del>
    </w:p>
    <w:p>
      <w:pPr>
        <w:pStyle w:val="FirstParagraph"/>
      </w:pPr>
      <w:ins w:id="17" w:author="PR Preview" w:date="2026-01-01T00:00:00Z">
        <w:r>
          <w:t xml:space="preserve">exists and is finite.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 value of this limit is denoted</w:t>
        </w:r>
      </w:ins>
      <w:ins w:id="2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2026-10-22T22:18:45Z</dcterms:created>
  <dcterms:modified xsi:type="dcterms:W3CDTF">2026-10-22T22:18:45Z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