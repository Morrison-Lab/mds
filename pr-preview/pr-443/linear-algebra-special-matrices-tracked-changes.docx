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 6</w:delText>
        </w:r>
      </w:del>
      <w:del w:id="4" w:author="PR Preview" w:date="2026-01-01T00:00:00Z">
        <w:r>
          <w:delText xml:space="preserve"> (The columns of an orthogonal matrix are orthonormal). </w:delText>
        </w:r>
      </w:del>
      <w:del w:id="5" w:author="PR Preview" w:date="2026-01-01T00:00:00Z">
        <w:r>
          <w:delText xml:space="preserve">Entry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of</w:delText>
        </w:r>
      </w:del>
      <w:del w:id="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is the dot product of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column</w:delText>
        </w:r>
      </w:del>
      <w:del w:id="14" w:author="PR Preview" w:date="2026-01-01T00:00:00Z">
        <w:r>
          <w:delText xml:space="preserve"> </w:delText>
        </w:r>
      </w:del>
      <m:oMath>
        <m:r>
          <m:t>i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column</w:delText>
        </w:r>
      </w:del>
      <w:del w:id="17" w:author="PR Preview" w:date="2026-01-01T00:00:00Z">
        <w:r>
          <w:delText xml:space="preserve"> </w:delText>
        </w:r>
      </w:del>
      <m:oMath>
        <m:r>
          <m:t>j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of</w:delText>
        </w:r>
      </w:del>
      <w:del w:id="20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so</w:delText>
        </w:r>
      </w:del>
      <w:del w:id="2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says that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 columns of</w:delText>
        </w:r>
      </w:del>
      <w:del w:id="2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are orthonormal (</w:delText>
        </w:r>
      </w:del>
      <w:hyperlink r:id="rId59">
        <w:del w:id="32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33" w:author="PR Preview" w:date="2026-01-01T00:00:00Z">
        <w:r>
          <w:delText xml:space="preserve">).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For a square matrix,</w:delText>
        </w:r>
      </w:del>
      <w:del w:id="3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also implies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40" w:author="PR Preview" w:date="2026-01-01T00:00:00Z">
        <w:r>
          <w:delText xml:space="preserve">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so</w:delText>
        </w:r>
      </w:del>
      <w:del w:id="4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(</w:delText>
        </w:r>
      </w:del>
      <w:hyperlink w:anchor="def-matrix-inverse">
        <w:del w:id="46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7" w:author="PR Preview" w:date="2026-01-01T00:00:00Z">
        <w:r>
          <w:delText xml:space="preserve">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[6, Ch. 8], Theorem 8.1 and Definition 8.1, p. 209</w:delText>
        </w:r>
      </w:del>
      <w:del w:id="50" w:author="PR Preview" w:date="2026-01-01T00:00:00Z">
        <w:r>
          <w:delText xml:space="preserve">.</w:delText>
        </w:r>
      </w:del>
    </w:p>
    <w:p>
      <w:pPr>
        <w:pStyle w:val="BodyText"/>
      </w:pPr>
      <w:ins w:id="51" w:author="PR Preview" w:date="2026-01-01T00:00:00Z">
        <w:r>
          <w:rPr>
            <w:i/>
            <w:iCs/>
          </w:rPr>
          <w:t xml:space="preserve">Remark 6</w:t>
        </w:r>
      </w:ins>
      <w:ins w:id="52" w:author="PR Preview" w:date="2026-01-01T00:00:00Z">
        <w:r>
          <w:t xml:space="preserve"> (The columns of an orthogonal matrix are orthonormal). </w:t>
        </w:r>
      </w:ins>
      <w:ins w:id="53" w:author="PR Preview" w:date="2026-01-01T00:00:00Z">
        <w:r>
          <w:t xml:space="preserve">Entry</w:t>
        </w:r>
      </w:ins>
      <w:ins w:id="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of</w:t>
        </w:r>
      </w:ins>
      <w:ins w:id="5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the dot product of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column</w:t>
        </w:r>
      </w:ins>
      <w:ins w:id="62" w:author="PR Preview" w:date="2026-01-01T00:00:00Z">
        <w:r>
          <w:t xml:space="preserve"> </w:t>
        </w:r>
      </w:ins>
      <m:oMath>
        <m:r>
          <m:t>i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column</w:t>
        </w:r>
      </w:ins>
      <w:ins w:id="65" w:author="PR Preview" w:date="2026-01-01T00:00:00Z">
        <w:r>
          <w:t xml:space="preserve"> </w:t>
        </w:r>
      </w:ins>
      <m:oMath>
        <m:r>
          <m:t>j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of</w:t>
        </w:r>
      </w:ins>
      <w:ins w:id="6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so</w:t>
        </w:r>
      </w:ins>
      <w:ins w:id="7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says that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 columns of</w:t>
        </w:r>
      </w:ins>
      <w:ins w:id="7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are orthonormal (</w:t>
        </w:r>
      </w:ins>
      <w:hyperlink r:id="rId59">
        <w:ins w:id="80" w:author="PR Preview" w:date="2026-01-01T00:00:00Z">
          <w:r>
            <w:rPr>
              <w:rStyle w:val="Hyperlink"/>
            </w:rPr>
            <w:t xml:space="preserve">Definition 20 in Vectors</w:t>
          </w:r>
        </w:ins>
      </w:hyperlink>
      <w:ins w:id="81" w:author="PR Preview" w:date="2026-01-01T00:00:00Z">
        <w:r>
          <w:t xml:space="preserve">).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For a square matrix,</w:t>
        </w:r>
      </w:ins>
      <w:ins w:id="8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also implies</w:t>
        </w:r>
      </w:ins>
      <w:ins w:id="8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so</w:t>
        </w:r>
      </w:ins>
      <w:ins w:id="9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(</w:t>
        </w:r>
      </w:ins>
      <w:hyperlink w:anchor="def-matrix-inverse">
        <w:ins w:id="9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95" w:author="PR Preview" w:date="2026-01-01T00:00:00Z">
        <w:r>
          <w:t xml:space="preserve">)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[6, Ch. 8], Theorem 8.1 and Definition 8.1, p. 209</w:t>
        </w:r>
      </w:ins>
      <w:ins w:id="98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del w:id="99" w:author="PR Preview" w:date="2026-01-01T00:00:00Z">
        <w:r>
          <w:rPr>
            <w:b/>
            <w:bCs/>
          </w:rPr>
          <w:delText xml:space="preserve">Example 15 (Rotating a vector keeps its length)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With</w:delText>
        </w:r>
      </w:del>
      <w:del w:id="10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from</w:delText>
        </w:r>
      </w:del>
      <w:del w:id="105" w:author="PR Preview" w:date="2026-01-01T00:00:00Z">
        <w:r>
          <w:delText xml:space="preserve"> </w:delText>
        </w:r>
      </w:del>
      <w:hyperlink w:anchor="exm-orthogonal-matrix">
        <w:del w:id="106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and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$\mathord{\smash[b]{\underset{\raise.3ex\hbox{$\scriptstyle\sim$}}{x}}\vphantom{x}}= (3, 4)$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from</w:delText>
        </w:r>
      </w:del>
      <w:del w:id="113" w:author="PR Preview" w:date="2026-01-01T00:00:00Z">
        <w:r>
          <w:delText xml:space="preserve"> </w:delText>
        </w:r>
      </w:del>
      <w:hyperlink r:id="rId63">
        <w:del w:id="114" w:author="PR Preview" w:date="2026-01-01T00:00:00Z">
          <w:r>
            <w:rPr>
              <w:rStyle w:val="Hyperlink"/>
            </w:rPr>
            <w:delText xml:space="preserve">Example 11 in Vectors</w:delText>
          </w:r>
        </w:del>
      </w:hyperlink>
      <w:del w:id="115" w:author="PR Preview" w:date="2026-01-01T00:00:00Z">
        <w:r>
          <w:delText xml:space="preserve">:</w:delText>
        </w:r>
      </w:del>
    </w:p>
    <w:p>
      <w:pPr>
        <w:pStyle w:val="BodyText"/>
      </w:pPr>
      <w:ins w:id="116" w:author="PR Preview" w:date="2026-01-01T00:00:00Z">
        <w:r>
          <w:rPr>
            <w:b/>
            <w:bCs/>
          </w:rPr>
          <w:t xml:space="preserve">Example 15 (Rotating a vector keeps its length)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With</w:t>
        </w:r>
      </w:ins>
      <w:ins w:id="11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from</w:t>
        </w:r>
      </w:ins>
      <w:ins w:id="122" w:author="PR Preview" w:date="2026-01-01T00:00:00Z">
        <w:r>
          <w:t xml:space="preserve"> </w:t>
        </w:r>
      </w:ins>
      <w:hyperlink w:anchor="exm-orthogonal-matrix">
        <w:ins w:id="123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and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$\mathord{\smash[b]{\underset{\raise.3ex\hbox{$\scriptstyle\sim$}}{x}}\vphantom{x}}= (3, 4)$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from</w:t>
        </w:r>
      </w:ins>
      <w:ins w:id="130" w:author="PR Preview" w:date="2026-01-01T00:00:00Z">
        <w:r>
          <w:t xml:space="preserve"> </w:t>
        </w:r>
      </w:ins>
      <w:hyperlink r:id="rId63">
        <w:ins w:id="131" w:author="PR Preview" w:date="2026-01-01T00:00:00Z">
          <w:r>
            <w:rPr>
              <w:rStyle w:val="Hyperlink"/>
            </w:rPr>
            <w:t xml:space="preserve">Example 13 in Vectors</w:t>
          </w:r>
        </w:ins>
      </w:hyperlink>
      <w:ins w:id="132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del w:id="133" w:author="PR Preview" w:date="2026-01-01T00:00:00Z">
        <w:r>
          <w:delText xml:space="preserve">The variance of a linear combination of estimates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(see</w:delText>
        </w:r>
      </w:del>
      <w:del w:id="136" w:author="PR Preview" w:date="2026-01-01T00:00:00Z">
        <w:r>
          <w:delText xml:space="preserve"> </w:delText>
        </w:r>
      </w:del>
      <w:hyperlink r:id="rId68">
        <w:del w:id="137" w:author="PR Preview" w:date="2026-01-01T00:00:00Z">
          <w:r>
            <w:rPr>
              <w:rStyle w:val="Hyperlink"/>
            </w:rPr>
            <w:delText xml:space="preserve">Inference about Gaussian Linear Regression Models</w:delText>
          </w:r>
        </w:del>
      </w:hyperlink>
      <w:del w:id="138" w:author="PR Preview" w:date="2026-01-01T00:00:00Z">
        <w:r>
          <w:delText xml:space="preserve">)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is a quadratic form: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delText>
        </w:r>
      </w:del>
      <w:del w:id="14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ins w:id="144" w:author="PR Preview" w:date="2026-01-01T00:00:00Z">
        <w:r>
          <w:t xml:space="preserve">The variance of a linear combination of estimates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(see</w:t>
        </w:r>
      </w:ins>
      <w:ins w:id="147" w:author="PR Preview" w:date="2026-01-01T00:00:00Z">
        <w:r>
          <w:t xml:space="preserve"> </w:t>
        </w:r>
      </w:ins>
      <w:hyperlink r:id="rId68">
        <w:ins w:id="148" w:author="PR Preview" w:date="2026-01-01T00:00:00Z">
          <w:r>
            <w:rPr>
              <w:rStyle w:val="Hyperlink"/>
            </w:rPr>
            <w:t xml:space="preserve">Inference about Gaussian Linear Regression Models</w:t>
          </w:r>
        </w:ins>
      </w:hyperlink>
      <w:ins w:id="149" w:author="PR Preview" w:date="2026-01-01T00:00:00Z">
        <w:r>
          <w:t xml:space="preserve">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a quadratic form: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${\operatorname{Var}\mathopen{}\left(\mathord{\smash[b]{\underset{\raise.3ex\hbox{$\scriptstyle\sim$}}{x}}\vphantom{x}} \cdot \hat{\mathord{\smash[b]{\underset{\raise.3ex\hbox{$\scriptstyle\sim$}}{\beta}}\vphantom{\beta}}}\right)\mathclose{}} = {\mathord{\smash[b]{\underset{\raise.3ex\hbox{$\scriptstyle\sim$}}{x}}\vphantom{x}}}^{\top}\,{\operatorname{Var}\mathopen{}\left(\hat{\mathord{\smash[b]{\underset{\raise.3ex\hbox{$\scriptstyle\sim$}}{\beta}}\vphantom{\beta}}}\right)\mathclose{}}\,\mathord{\smash[b]{\underset{\raise.3ex\hbox{$\scriptstyle\sim$}}{x}}\vphantom{x}}$</w:t>
        </w:r>
      </w:ins>
      <w:ins w:id="154" w:author="PR Preview" w:date="2026-01-01T00:00:00Z">
        <w:r>
          <w:t xml:space="preserve">.</w:t>
        </w:r>
      </w:ins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del w:id="155" w:author="PR Preview" w:date="2026-01-01T00:00:00Z">
        <w:r>
          <w:rPr>
            <w:i/>
            <w:iCs/>
          </w:rPr>
          <w:delText xml:space="preserve">Remark 10</w:delText>
        </w:r>
      </w:del>
      <w:del w:id="156" w:author="PR Preview" w:date="2026-01-01T00:00:00Z">
        <w:r>
          <w:delText xml:space="preserve"> (The Frobenius norm is the Euclidean norm of the entries). </w:delText>
        </w:r>
      </w:del>
      <w:del w:id="157" w:author="PR Preview" w:date="2026-01-01T00:00:00Z">
        <w:r>
          <w:delText xml:space="preserve">By</w:delText>
        </w:r>
      </w:del>
      <w:del w:id="158" w:author="PR Preview" w:date="2026-01-01T00:00:00Z">
        <w:r>
          <w:delText xml:space="preserve"> </w:delText>
        </w:r>
      </w:del>
      <w:hyperlink w:anchor="thm-matrix-inner-product-entries">
        <w:del w:id="159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160" w:author="PR Preview" w:date="2026-01-01T00:00:00Z">
        <w:r>
          <w:delText xml:space="preserve">,</w:delText>
        </w:r>
      </w:del>
      <w:del w:id="16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del w:id="162" w:author="PR Preview" w:date="2026-01-01T00:00:00Z">
        <w:r>
          <w:delText xml:space="preserve">,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a sum of squares, so the square root is always defined.</w:delText>
        </w:r>
      </w:del>
      <w:del w:id="16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is the Euclidean norm (</w:delText>
        </w:r>
      </w:del>
      <w:hyperlink r:id="rId89">
        <w:del w:id="168" w:author="PR Preview" w:date="2026-01-01T00:00:00Z">
          <w:r>
            <w:rPr>
              <w:rStyle w:val="Hyperlink"/>
            </w:rPr>
            <w:delText xml:space="preserve">Definition 16 in Vectors</w:delText>
          </w:r>
        </w:del>
      </w:hyperlink>
      <w:del w:id="169" w:author="PR Preview" w:date="2026-01-01T00:00:00Z">
        <w:r>
          <w:delText xml:space="preserve">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of the entries of</w:delText>
        </w:r>
      </w:del>
      <w:del w:id="17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3" w:author="PR Preview" w:date="2026-01-01T00:00:00Z">
        <w:r>
          <w:delText xml:space="preserve">, listed as one vector of length</w:delText>
        </w:r>
      </w:del>
      <w:del w:id="174" w:author="PR Preview" w:date="2026-01-01T00:00:00Z">
        <w:r>
          <w:delText xml:space="preserve"> </w:delText>
        </w:r>
      </w:del>
      <m:oMath>
        <m:r>
          <m:t>n</m:t>
        </m:r>
        <m:r>
          <m:t>p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[6, Ch. 15], Definition 15.4, p. 492</w:delText>
        </w:r>
      </w:del>
      <w:del w:id="177" w:author="PR Preview" w:date="2026-01-01T00:00:00Z">
        <w:r>
          <w:delText xml:space="preserve">.</w:delText>
        </w:r>
      </w:del>
    </w:p>
    <w:p>
      <w:pPr>
        <w:pStyle w:val="BodyText"/>
      </w:pPr>
      <w:ins w:id="178" w:author="PR Preview" w:date="2026-01-01T00:00:00Z">
        <w:r>
          <w:rPr>
            <w:i/>
            <w:iCs/>
          </w:rPr>
          <w:t xml:space="preserve">Remark 10</w:t>
        </w:r>
      </w:ins>
      <w:ins w:id="179" w:author="PR Preview" w:date="2026-01-01T00:00:00Z">
        <w:r>
          <w:t xml:space="preserve"> (The Frobenius norm is the Euclidean norm of the entries). </w:t>
        </w:r>
      </w:ins>
      <w:ins w:id="180" w:author="PR Preview" w:date="2026-01-01T00:00:00Z">
        <w:r>
          <w:t xml:space="preserve">By</w:t>
        </w:r>
      </w:ins>
      <w:ins w:id="181" w:author="PR Preview" w:date="2026-01-01T00:00:00Z">
        <w:r>
          <w:t xml:space="preserve"> </w:t>
        </w:r>
      </w:ins>
      <w:hyperlink w:anchor="thm-matrix-inner-product-entries">
        <w:ins w:id="182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83" w:author="PR Preview" w:date="2026-01-01T00:00:00Z">
        <w:r>
          <w:t xml:space="preserve">,</w:t>
        </w:r>
      </w:ins>
      <w:ins w:id="18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 sum of squares, so the square root is always defined.</w:t>
        </w:r>
      </w:ins>
      <w:ins w:id="18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is the Euclidean norm (</w:t>
        </w:r>
      </w:ins>
      <w:hyperlink r:id="rId89">
        <w:ins w:id="191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192" w:author="PR Preview" w:date="2026-01-01T00:00:00Z">
        <w:r>
          <w:t xml:space="preserve">)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of the entries of</w:t>
        </w:r>
      </w:ins>
      <w:ins w:id="1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6" w:author="PR Preview" w:date="2026-01-01T00:00:00Z">
        <w:r>
          <w:t xml:space="preserve">, listed as one vector of length</w:t>
        </w:r>
      </w:ins>
      <w:ins w:id="197" w:author="PR Preview" w:date="2026-01-01T00:00:00Z">
        <w:r>
          <w:t xml:space="preserve"> </w:t>
        </w:r>
      </w:ins>
      <m:oMath>
        <m:r>
          <m:t>n</m:t>
        </m:r>
        <m:r>
          <m:t>p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[6, Ch. 15], Definition 15.4, p. 492</w:t>
        </w:r>
      </w:ins>
      <w:ins w:id="200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del w:id="201" w:author="PR Preview" w:date="2026-01-01T00:00:00Z">
        <w:r>
          <w:delTex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delText>
        </w:r>
      </w:del>
    </w:p>
    <w:p>
      <w:pPr>
        <w:pStyle w:val="BodyText"/>
      </w:pPr>
      <w:ins w:id="202" w:author="PR Preview" w:date="2026-01-01T00:00:00Z">
        <w:r>
  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\text{(}\text{Definition~17 in Vectors}\text{, applied to each column)}
    \end{aligned}
    $$</w:t>
        </w:r>
      </w:ins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del w:id="203" w:author="PR Preview" w:date="2026-01-01T00:00:00Z">
        <w:r>
          <w:rPr>
            <w:b/>
            <w:bCs/>
          </w:rPr>
          <w:delText xml:space="preserve">Theorem 13 (Eigenvectors of a symmetric matrix for distinct eigenvalues are orthogonal)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Let</w:delText>
        </w:r>
      </w:del>
      <w:del w:id="20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be a symmetric</w:delText>
        </w:r>
      </w:del>
      <w:del w:id="20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matrix (</w:delText>
        </w:r>
      </w:del>
      <w:hyperlink w:anchor="def-symmetric-matrix">
        <w:del w:id="212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13" w:author="PR Preview" w:date="2026-01-01T00:00:00Z">
        <w:r>
          <w:delText xml:space="preserve">),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and let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$\mathord{\smash[b]{\underset{\raise.3ex\hbox{$\scriptstyle\sim$}}{u}}\vphantom{u}}$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and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$\mathord{\smash[b]{\underset{\raise.3ex\hbox{$\scriptstyle\sim$}}{v}}\vphantom{v}}$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be</w:delText>
        </w:r>
      </w:del>
      <w:del w:id="224" w:author="PR Preview" w:date="2026-01-01T00:00:00Z">
        <w:r>
          <w:delText xml:space="preserve"> </w:delText>
        </w:r>
      </w:del>
      <w:hyperlink r:id="rId109">
        <w:del w:id="225" w:author="PR Preview" w:date="2026-01-01T00:00:00Z">
          <w:r>
            <w:rPr>
              <w:rStyle w:val="Hyperlink"/>
            </w:rPr>
            <w:delText xml:space="preserve">eigenvectors</w:delText>
          </w:r>
        </w:del>
      </w:hyperlink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of</w:delText>
        </w:r>
      </w:del>
      <w:del w:id="2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(</w:delText>
        </w:r>
      </w:del>
      <w:hyperlink w:anchor="def-eigenvector">
        <w:del w:id="231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32" w:author="PR Preview" w:date="2026-01-01T00:00:00Z">
        <w:r>
          <w:delText xml:space="preserve">)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for</w:delText>
        </w:r>
      </w:del>
      <w:del w:id="235" w:author="PR Preview" w:date="2026-01-01T00:00:00Z">
        <w:r>
          <w:delText xml:space="preserve"> </w:delText>
        </w:r>
      </w:del>
      <w:hyperlink r:id="rId110">
        <w:del w:id="236" w:author="PR Preview" w:date="2026-01-01T00:00:00Z">
          <w:r>
            <w:rPr>
              <w:rStyle w:val="Hyperlink"/>
            </w:rPr>
            <w:delText xml:space="preserve">eigenvalues</w:delText>
          </w:r>
        </w:del>
      </w:hyperlink>
      <w:del w:id="237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del w:id="238" w:author="PR Preview" w:date="2026-01-01T00:00:00Z">
        <w:r>
          <w:delText xml:space="preserve">.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Then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$\mathord{\smash[b]{\underset{\raise.3ex\hbox{$\scriptstyle\sim$}}{u}}\vphantom{u}} \perp \mathord{\smash[b]{\underset{\raise.3ex\hbox{$\scriptstyle\sim$}}{v}}\vphantom{v}}$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(</w:delText>
        </w:r>
      </w:del>
      <w:hyperlink r:id="rId111">
        <w:del w:id="245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246" w:author="PR Preview" w:date="2026-01-01T00:00:00Z">
        <w:r>
          <w:delText xml:space="preserve">).</w:delText>
        </w:r>
      </w:del>
    </w:p>
    <w:p>
      <w:pPr>
        <w:pStyle w:val="BodyText"/>
      </w:pPr>
      <w:ins w:id="247" w:author="PR Preview" w:date="2026-01-01T00:00:00Z">
        <w:r>
          <w:rPr>
            <w:b/>
            <w:bCs/>
          </w:rPr>
          <w:t xml:space="preserve">Theorem 13 (Eigenvectors of a symmetric matrix for distinct eigenvalues are orthogonal)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Let</w:t>
        </w:r>
      </w:ins>
      <w:ins w:id="2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be a symmetric</w:t>
        </w:r>
      </w:ins>
      <w:ins w:id="25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matrix (</w:t>
        </w:r>
      </w:ins>
      <w:hyperlink w:anchor="def-symmetric-matrix">
        <w:ins w:id="25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57" w:author="PR Preview" w:date="2026-01-01T00:00:00Z">
        <w:r>
          <w:t xml:space="preserve">),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and let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$\mathord{\smash[b]{\underset{\raise.3ex\hbox{$\scriptstyle\sim$}}{u}}\vphantom{u}}$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and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$\mathord{\smash[b]{\underset{\raise.3ex\hbox{$\scriptstyle\sim$}}{v}}\vphantom{v}}$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be</w:t>
        </w:r>
      </w:ins>
      <w:ins w:id="268" w:author="PR Preview" w:date="2026-01-01T00:00:00Z">
        <w:r>
          <w:t xml:space="preserve"> </w:t>
        </w:r>
      </w:ins>
      <w:hyperlink r:id="rId109">
        <w:ins w:id="269" w:author="PR Preview" w:date="2026-01-01T00:00:00Z">
          <w:r>
            <w:rPr>
              <w:rStyle w:val="Hyperlink"/>
            </w:rPr>
            <w:t xml:space="preserve">eigenvectors</w:t>
          </w:r>
        </w:ins>
      </w:hyperlink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of</w:t>
        </w:r>
      </w:ins>
      <w:ins w:id="2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(</w:t>
        </w:r>
      </w:ins>
      <w:hyperlink w:anchor="def-eigenvector">
        <w:ins w:id="275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276" w:author="PR Preview" w:date="2026-01-01T00:00:00Z">
        <w:r>
          <w:t xml:space="preserve">)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for</w:t>
        </w:r>
      </w:ins>
      <w:ins w:id="279" w:author="PR Preview" w:date="2026-01-01T00:00:00Z">
        <w:r>
          <w:t xml:space="preserve"> </w:t>
        </w:r>
      </w:ins>
      <w:hyperlink r:id="rId110">
        <w:ins w:id="280" w:author="PR Preview" w:date="2026-01-01T00:00:00Z">
          <w:r>
            <w:rPr>
              <w:rStyle w:val="Hyperlink"/>
            </w:rPr>
            <w:t xml:space="preserve">eigenvalues</w:t>
          </w:r>
        </w:ins>
      </w:hyperlink>
      <w:ins w:id="281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ins w:id="282" w:author="PR Preview" w:date="2026-01-01T00:00:00Z">
        <w:r>
          <w:t xml:space="preserve">.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Then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$\mathord{\smash[b]{\underset{\raise.3ex\hbox{$\scriptstyle\sim$}}{u}}\vphantom{u}} \perp \mathord{\smash[b]{\underset{\raise.3ex\hbox{$\scriptstyle\sim$}}{v}}\vphantom{v}}$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(</w:t>
        </w:r>
      </w:ins>
      <w:hyperlink r:id="rId111">
        <w:ins w:id="289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290" w:author="PR Preview" w:date="2026-01-01T00:00:00Z">
        <w:r>
          <w:t xml:space="preserve">).</w:t>
        </w:r>
      </w:ins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del w:id="291" w:author="PR Preview" w:date="2026-01-01T00:00:00Z">
        <w:r>
          <w:rPr>
            <w:b/>
            <w:bCs/>
          </w:rPr>
          <w:delText xml:space="preserve">Example 27 (An eigendecomposition of a</w:delText>
        </w:r>
      </w:del>
      <w:del w:id="292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293" w:author="PR Preview" w:date="2026-01-01T00:00:00Z">
        <w:r>
          <w:rPr>
            <w:b/>
            <w:bCs/>
          </w:rPr>
          <w:delText xml:space="preserve"> </w:delText>
        </w:r>
      </w:del>
      <w:del w:id="294" w:author="PR Preview" w:date="2026-01-01T00:00:00Z">
        <w:r>
          <w:rPr>
            <w:b/>
            <w:bCs/>
          </w:rPr>
          <w:delText xml:space="preserve">symmetric matrix)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For</w:delText>
        </w:r>
      </w:del>
      <w:del w:id="2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98" w:author="PR Preview" w:date="2026-01-01T00:00:00Z">
        <w:r>
          <w:delText xml:space="preserve">,</w:delText>
        </w:r>
      </w:del>
      <w:del w:id="299" w:author="PR Preview" w:date="2026-01-01T00:00:00Z">
        <w:r>
          <w:delText xml:space="preserve"> </w:delText>
        </w:r>
      </w:del>
      <w:hyperlink w:anchor="exm-eigenvalue">
        <w:del w:id="300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found the eigenvectors</w:delText>
        </w:r>
      </w:del>
      <w:del w:id="30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for</w:delText>
        </w:r>
      </w:del>
      <w:del w:id="306" w:author="PR Preview" w:date="2026-01-01T00:00:00Z">
        <w:r>
          <w:delText xml:space="preserve"> </w:delText>
        </w:r>
      </w:del>
      <m:oMath>
        <m:r>
          <m:t>3</m:t>
        </m:r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and</w:delText>
        </w:r>
      </w:del>
      <w:del w:id="30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for</w:delText>
        </w:r>
      </w:del>
      <w:del w:id="312" w:author="PR Preview" w:date="2026-01-01T00:00:00Z">
        <w:r>
          <w:delText xml:space="preserve"> </w:delText>
        </w:r>
      </w:del>
      <m:oMath>
        <m:r>
          <m:t>1</m:t>
        </m:r>
      </m:oMath>
      <w:del w:id="313" w:author="PR Preview" w:date="2026-01-01T00:00:00Z">
        <w:r>
          <w:delText xml:space="preserve">.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They are orthogonal (</w:delText>
        </w:r>
      </w:del>
      <w:hyperlink r:id="rId111">
        <w:del w:id="316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317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318" w:author="PR Preview" w:date="2026-01-01T00:00:00Z">
        <w:r>
          <w:delText xml:space="preserve">Each has norm</w:delText>
        </w:r>
      </w:del>
      <w:del w:id="319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(</w:delText>
        </w:r>
      </w:del>
      <w:hyperlink r:id="rId89">
        <w:del w:id="322" w:author="PR Preview" w:date="2026-01-01T00:00:00Z">
          <w:r>
            <w:rPr>
              <w:rStyle w:val="Hyperlink"/>
            </w:rPr>
            <w:delText xml:space="preserve">Definition 16 in Vectors</w:delText>
          </w:r>
        </w:del>
      </w:hyperlink>
      <w:del w:id="323" w:author="PR Preview" w:date="2026-01-01T00:00:00Z">
        <w:r>
          <w:delText xml:space="preserve">),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so dividing each by</w:delText>
        </w:r>
      </w:del>
      <w:del w:id="326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gives two orthonormal eigenvectors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(</w:delText>
        </w:r>
      </w:del>
      <w:hyperlink r:id="rId59">
        <w:del w:id="331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332" w:author="PR Preview" w:date="2026-01-01T00:00:00Z">
        <w:r>
          <w:delText xml:space="preserve">).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Put them in the columns of</w:delText>
        </w:r>
      </w:del>
      <w:del w:id="335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36" w:author="PR Preview" w:date="2026-01-01T00:00:00Z">
        <w:r>
          <w:delText xml:space="preserve">,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and the matching eigenvalues on the diagonal of</w:delText>
        </w:r>
      </w:del>
      <w:del w:id="339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340" w:author="PR Preview" w:date="2026-01-01T00:00:00Z">
        <w:r>
          <w:delText xml:space="preserve">:</w:delText>
        </w:r>
      </w:del>
    </w:p>
    <w:p>
      <w:pPr>
        <w:pStyle w:val="BodyText"/>
      </w:pPr>
      <w:ins w:id="341" w:author="PR Preview" w:date="2026-01-01T00:00:00Z">
        <w:r>
          <w:rPr>
            <w:b/>
            <w:bCs/>
          </w:rPr>
          <w:t xml:space="preserve">Example 27 (An eigendecomposition of a</w:t>
        </w:r>
      </w:ins>
      <w:ins w:id="342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43" w:author="PR Preview" w:date="2026-01-01T00:00:00Z">
        <w:r>
          <w:rPr>
            <w:b/>
            <w:bCs/>
          </w:rPr>
          <w:t xml:space="preserve"> </w:t>
        </w:r>
      </w:ins>
      <w:ins w:id="344" w:author="PR Preview" w:date="2026-01-01T00:00:00Z">
        <w:r>
          <w:rPr>
            <w:b/>
            <w:bCs/>
          </w:rPr>
          <w:t xml:space="preserve">symmetric matrix)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For</w:t>
        </w:r>
      </w:ins>
      <w:ins w:id="3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348" w:author="PR Preview" w:date="2026-01-01T00:00:00Z">
        <w:r>
          <w:t xml:space="preserve">,</w:t>
        </w:r>
      </w:ins>
      <w:ins w:id="349" w:author="PR Preview" w:date="2026-01-01T00:00:00Z">
        <w:r>
          <w:t xml:space="preserve"> </w:t>
        </w:r>
      </w:ins>
      <w:hyperlink w:anchor="exm-eigenvalue">
        <w:ins w:id="350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found the eigenvectors</w:t>
        </w:r>
      </w:ins>
      <w:ins w:id="3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for</w:t>
        </w:r>
      </w:ins>
      <w:ins w:id="356" w:author="PR Preview" w:date="2026-01-01T00:00:00Z">
        <w:r>
          <w:t xml:space="preserve"> </w:t>
        </w:r>
      </w:ins>
      <m:oMath>
        <m:r>
          <m:t>3</m:t>
        </m:r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and</w:t>
        </w:r>
      </w:ins>
      <w:ins w:id="3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for</w:t>
        </w:r>
      </w:ins>
      <w:ins w:id="362" w:author="PR Preview" w:date="2026-01-01T00:00:00Z">
        <w:r>
          <w:t xml:space="preserve"> </w:t>
        </w:r>
      </w:ins>
      <m:oMath>
        <m:r>
          <m:t>1</m:t>
        </m:r>
      </m:oMath>
      <w:ins w:id="363" w:author="PR Preview" w:date="2026-01-01T00:00:00Z">
        <w:r>
          <w:t xml:space="preserve">.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They are orthogonal (</w:t>
        </w:r>
      </w:ins>
      <w:hyperlink r:id="rId111">
        <w:ins w:id="366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367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368" w:author="PR Preview" w:date="2026-01-01T00:00:00Z">
        <w:r>
          <w:t xml:space="preserve">Each has norm</w:t>
        </w:r>
      </w:ins>
      <w:ins w:id="369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(</w:t>
        </w:r>
      </w:ins>
      <w:hyperlink r:id="rId89">
        <w:ins w:id="372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373" w:author="PR Preview" w:date="2026-01-01T00:00:00Z">
        <w:r>
          <w:t xml:space="preserve">),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so dividing each by</w:t>
        </w:r>
      </w:ins>
      <w:ins w:id="37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gives two orthonormal eigenvectors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(</w:t>
        </w:r>
      </w:ins>
      <w:hyperlink r:id="rId59">
        <w:ins w:id="381" w:author="PR Preview" w:date="2026-01-01T00:00:00Z">
          <w:r>
            <w:rPr>
              <w:rStyle w:val="Hyperlink"/>
            </w:rPr>
            <w:t xml:space="preserve">Definition 20 in Vectors</w:t>
          </w:r>
        </w:ins>
      </w:hyperlink>
      <w:ins w:id="382" w:author="PR Preview" w:date="2026-01-01T00:00:00Z">
        <w:r>
          <w:t xml:space="preserve">).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Put them in the columns of</w:t>
        </w:r>
      </w:ins>
      <w:ins w:id="38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86" w:author="PR Preview" w:date="2026-01-01T00:00:00Z">
        <w:r>
          <w:t xml:space="preserve">,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and the matching eigenvalues on the diagonal of</w:t>
        </w:r>
      </w:ins>
      <w:ins w:id="389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39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391" w:author="PR Preview" w:date="2026-01-01T00:00:00Z">
        <w:r>
          <w:rPr>
            <w:b/>
            <w:bCs/>
          </w:rPr>
          <w:delText xml:space="preserve">The eigenvectors.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Write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$\mathord{\smash[b]{\underset{\raise.3ex\hbox{$\scriptstyle\sim$}}{v}}\vphantom{v}}_i$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for column</w:delText>
        </w:r>
      </w:del>
      <w:del w:id="398" w:author="PR Preview" w:date="2026-01-01T00:00:00Z">
        <w:r>
          <w:delText xml:space="preserve"> </w:delText>
        </w:r>
      </w:del>
      <m:oMath>
        <m:r>
          <m:t>i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of</w:delText>
        </w:r>
      </w:del>
      <w:del w:id="401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402" w:author="PR Preview" w:date="2026-01-01T00:00:00Z">
        <w:r>
          <w:delText xml:space="preserve">,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and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$\mathord{\smash[b]{\underset{\raise.3ex\hbox{$\scriptstyle\sim$}}{e}}\vphantom{e}}_i$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for the indicator vector (</w:delText>
        </w:r>
      </w:del>
      <w:hyperlink r:id="rId128">
        <w:del w:id="409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410" w:author="PR Preview" w:date="2026-01-01T00:00:00Z">
        <w:r>
          <w:delText xml:space="preserve">) of length</w:delText>
        </w:r>
      </w:del>
      <w:del w:id="411" w:author="PR Preview" w:date="2026-01-01T00:00:00Z">
        <w:r>
          <w:delText xml:space="preserve"> </w:delText>
        </w:r>
      </w:del>
      <m:oMath>
        <m:r>
          <m:t>p</m:t>
        </m:r>
      </m:oMath>
      <w:del w:id="412" w:author="PR Preview" w:date="2026-01-01T00:00:00Z">
        <w:r>
          <w:delText xml:space="preserve">.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Column</w:delText>
        </w:r>
      </w:del>
      <w:del w:id="415" w:author="PR Preview" w:date="2026-01-01T00:00:00Z">
        <w:r>
          <w:delText xml:space="preserve"> </w:delText>
        </w:r>
      </w:del>
      <m:oMath>
        <m:r>
          <m:t>i</m:t>
        </m:r>
      </m:oMath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of</w:delText>
        </w:r>
      </w:del>
      <w:del w:id="41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says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${\mathbf{V}}^{\top}\mathord{\smash[b]{\underset{\raise.3ex\hbox{$\scriptstyle\sim$}}{v}}\vphantom{v}}_i = \mathord{\smash[b]{\underset{\raise.3ex\hbox{$\scriptstyle\sim$}}{e}}\vphantom{e}}_i$</w:delText>
        </w:r>
      </w:del>
      <w:del w:id="423" w:author="PR Preview" w:date="2026-01-01T00:00:00Z">
        <w:r>
          <w:delText xml:space="preserve">.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Then</w:delText>
        </w:r>
      </w:del>
    </w:p>
    <w:p>
      <w:pPr>
        <w:pStyle w:val="BodyText"/>
      </w:pPr>
      <w:ins w:id="426" w:author="PR Preview" w:date="2026-01-01T00:00:00Z">
        <w:r>
          <w:rPr>
            <w:b/>
            <w:bCs/>
          </w:rPr>
          <w:t xml:space="preserve">The eigenvectors.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Write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$\mathord{\smash[b]{\underset{\raise.3ex\hbox{$\scriptstyle\sim$}}{v}}\vphantom{v}}_i$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for column</w:t>
        </w:r>
      </w:ins>
      <w:ins w:id="433" w:author="PR Preview" w:date="2026-01-01T00:00:00Z">
        <w:r>
          <w:t xml:space="preserve"> </w:t>
        </w:r>
      </w:ins>
      <m:oMath>
        <m:r>
          <m:t>i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of</w:t>
        </w:r>
      </w:ins>
      <w:ins w:id="436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437" w:author="PR Preview" w:date="2026-01-01T00:00:00Z">
        <w:r>
          <w:t xml:space="preserve">,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and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$\mathord{\smash[b]{\underset{\raise.3ex\hbox{$\scriptstyle\sim$}}{e}}\vphantom{e}}_i$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for the indicator vector (</w:t>
        </w:r>
      </w:ins>
      <w:hyperlink r:id="rId128">
        <w:ins w:id="444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445" w:author="PR Preview" w:date="2026-01-01T00:00:00Z">
        <w:r>
          <w:t xml:space="preserve">) of length</w:t>
        </w:r>
      </w:ins>
      <w:ins w:id="446" w:author="PR Preview" w:date="2026-01-01T00:00:00Z">
        <w:r>
          <w:t xml:space="preserve"> </w:t>
        </w:r>
      </w:ins>
      <m:oMath>
        <m:r>
          <m:t>p</m:t>
        </m:r>
      </m:oMath>
      <w:ins w:id="447" w:author="PR Preview" w:date="2026-01-01T00:00:00Z">
        <w:r>
          <w:t xml:space="preserve">.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Column</w:t>
        </w:r>
      </w:ins>
      <w:ins w:id="450" w:author="PR Preview" w:date="2026-01-01T00:00:00Z">
        <w:r>
          <w:t xml:space="preserve"> </w:t>
        </w:r>
      </w:ins>
      <m:oMath>
        <m:r>
          <m:t>i</m:t>
        </m:r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of</w:t>
        </w:r>
      </w:ins>
      <w:ins w:id="45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says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${\mathbf{V}}^{\top}\mathord{\smash[b]{\underset{\raise.3ex\hbox{$\scriptstyle\sim$}}{v}}\vphantom{v}}_i = \mathord{\smash[b]{\underset{\raise.3ex\hbox{$\scriptstyle\sim$}}{e}}\vphantom{e}}_i$</w:t>
        </w:r>
      </w:ins>
      <w:ins w:id="458" w:author="PR Preview" w:date="2026-01-01T00:00:00Z">
        <w:r>
          <w:t xml:space="preserve">.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Then</w:t>
        </w:r>
      </w:ins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del w:id="461" w:author="PR Preview" w:date="2026-01-01T00:00:00Z">
        <w:r>
          <w:rPr>
            <w:b/>
            <w:bCs/>
          </w:rPr>
          <w:delText xml:space="preserve">Definition 23 (Paraboloid)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A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rPr>
            <w:b/>
            <w:bCs/>
          </w:rPr>
          <w:delText xml:space="preserve">paraboloid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[13]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in</w:delText>
        </w:r>
      </w:del>
      <w:del w:id="47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is the graph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of a function</w:delText>
        </w:r>
      </w:del>
    </w:p>
    <w:p>
      <w:pPr>
        <w:pStyle w:val="FirstParagraph"/>
      </w:pPr>
      <w:ins w:id="477" w:author="PR Preview" w:date="2026-01-01T00:00:00Z">
        <w:r>
          <w:rPr>
            <w:b/>
            <w:bCs/>
          </w:rPr>
          <w:t xml:space="preserve">Definition 23 (Paraboloid)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A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rPr>
            <w:b/>
            <w:bCs/>
          </w:rPr>
          <w:t xml:space="preserve">paraboloid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[13]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in</w:t>
        </w:r>
      </w:ins>
      <w:ins w:id="48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is the graph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${\mathopen{}\left\{(\mathord{\smash[b]{\underset{\raise.3ex\hbox{$\scriptstyle\sim$}}{x}}\vphantom{x}},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\mathbb{R}^p\right\}\mathclose{}}$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of a function</w:t>
        </w:r>
      </w:ins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del w:id="493" w:author="PR Preview" w:date="2026-01-01T00:00:00Z">
        <w:r>
          <w:delTex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delText>
        </w:r>
      </w:del>
    </w:p>
    <w:p>
      <w:pPr>
        <w:pStyle w:val="BodyText"/>
      </w:pPr>
      <w:ins w:id="494" w:author="PR Preview" w:date="2026-01-01T00:00:00Z">
        <w:r>
          <w:t xml:space="preserve">$$
    {\mathopen{}\left\langle \mathord{\smash[b]{\underset{\raise.3ex\hbox{$\scriptstyle\sim$}}{x}}\vphantom{x}}, \mathord{\smash[b]{\underset{\raise.3ex\hbox{$\scriptstyle\sim$}}{y}}\vphantom{y}}\right\rangle\mathclose{}}_{\mathbf{A}} \stackrel{\text{def}}{=}{\mathord{\smash[b]{\underset{\raise.3ex\hbox{$\scriptstyle\sim$}}{x}}\vphantom{x}}}^{\top} \mathbf{A} \mathord{\smash[b]{\underset{\raise.3ex\hbox{$\scriptstyle\sim$}}{y}}\vphantom{y}}.
    $$</w:t>
        </w:r>
      </w:ins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del w:id="495" w:author="PR Preview" w:date="2026-01-01T00:00:00Z">
        <w:r>
          <w:delTex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delText>
        </w:r>
      </w:del>
    </w:p>
    <w:p>
      <w:pPr>
        <w:pStyle w:val="BodyText"/>
      </w:pPr>
      <w:ins w:id="496" w:author="PR Preview" w:date="2026-01-01T00:00:00Z">
        <w:r>
          <w:t xml:space="preserve">$$
    \begin{aligned}
    {\mathopen{}\left\langle \mathord{\smash[b]{\underset{\raise.3ex\hbox{$\scriptstyle\sim$}}{x}}\vphantom{x}}, \mathord{\smash[b]{\underset{\raise.3ex\hbox{$\scriptstyle\sim$}}{y}}\vphantom{y}}\right\rangle\mathclose{}}_{\mathbf{A}}
    &amp;= {\mathord{\smash[b]{\underset{\raise.3ex\hbox{$\scriptstyle\sim$}}{x}}\vphantom{x}}}^{\top} \mathbf{A} \mathord{\smash[b]{\underset{\raise.3ex\hbox{$\scriptstyle\sim$}}{y}}\vphantom{y}}
    &amp;&amp; \text{(definition of } {\mathopen{}\left\langle \cdot, \cdot\right\rangle\mathclose{}}_{\mathbf{A}}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  </w:r>
      </w:ins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del w:id="497" w:author="PR Preview" w:date="2026-01-01T00:00:00Z">
        <w:r>
          <w:delText xml:space="preserve">couple the coordinate directions,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altering lengths and angles from their Euclidean values.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When</w:delText>
        </w:r>
      </w:del>
      <w:del w:id="50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03" w:author="PR Preview" w:date="2026-01-01T00:00:00Z">
        <w:r>
          <w:delText xml:space="preserve">, the matrix-induced inner product recovers the standard dot product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delText>
        </w:r>
      </w:del>
      <w:del w:id="506" w:author="PR Preview" w:date="2026-01-01T00:00:00Z">
        <w:r>
          <w:delText xml:space="preserve">.</w:delText>
        </w:r>
      </w:del>
    </w:p>
    <w:p>
      <w:pPr>
        <w:pStyle w:val="BodyText"/>
      </w:pPr>
      <w:del w:id="507" w:author="PR Preview" w:date="2026-01-01T00:00:00Z">
        <w:r>
          <w:rPr>
            <w:b/>
            <w:bCs/>
          </w:rPr>
          <w:delText xml:space="preserve">Theorem 19 (Properties of the matrix-induced inner product)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For every</w:delText>
        </w:r>
      </w:del>
      <w:del w:id="51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symmetric positive definite matrix</w:delText>
        </w:r>
      </w:del>
      <w:del w:id="5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14" w:author="PR Preview" w:date="2026-01-01T00:00:00Z">
        <w:r>
          <w:delText xml:space="preserve">,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the function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satisfies the four inner product axioms (</w:delText>
        </w:r>
      </w:del>
      <w:hyperlink r:id="rId152">
        <w:del w:id="521" w:author="PR Preview" w:date="2026-01-01T00:00:00Z">
          <w:r>
            <w:rPr>
              <w:rStyle w:val="Hyperlink"/>
            </w:rPr>
            <w:delText xml:space="preserve">Definition 1 in Inner Products and Orthogonality</w:delText>
          </w:r>
        </w:del>
      </w:hyperlink>
      <w:del w:id="522" w:author="PR Preview" w:date="2026-01-01T00:00:00Z">
        <w:r>
          <w:delText xml:space="preserve">):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positivity, definiteness, linearity in the first slot, and symmetry.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Thus</w:delText>
        </w:r>
      </w:del>
      <w:del w:id="5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is an inner product space (</w:delText>
        </w:r>
      </w:del>
      <w:hyperlink r:id="rId153">
        <w:del w:id="530" w:author="PR Preview" w:date="2026-01-01T00:00:00Z">
          <w:r>
            <w:rPr>
              <w:rStyle w:val="Hyperlink"/>
            </w:rPr>
            <w:delText xml:space="preserve">Definition 2 in Inner Products and Orthogonality</w:delText>
          </w:r>
        </w:del>
      </w:hyperlink>
      <w:del w:id="531" w:author="PR Preview" w:date="2026-01-01T00:00:00Z">
        <w:r>
          <w:delText xml:space="preserve">).</w:delText>
        </w:r>
      </w:del>
    </w:p>
    <w:p>
      <w:pPr>
        <w:pStyle w:val="FirstParagraph"/>
      </w:pPr>
      <w:ins w:id="532" w:author="PR Preview" w:date="2026-01-01T00:00:00Z">
        <w:r>
          <w:t xml:space="preserve">couple the coordinate directions,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altering lengths and angles from their Euclidean values.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When</w:t>
        </w:r>
      </w:ins>
      <w:ins w:id="5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538" w:author="PR Preview" w:date="2026-01-01T00:00:00Z">
        <w:r>
          <w:t xml:space="preserve">, the matrix-induced inner product recovers the standard dot product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\mathord{\smash[b]{\underset{\raise.3ex\hbox{$\scriptstyle\sim$}}{y}}\vphantom{y}}\right\rangle\mathclose{}}_{\mathbf{I}_p} = \mathord{\smash[b]{\underset{\raise.3ex\hbox{$\scriptstyle\sim$}}{x}}\vphantom{x}}\cdot \mathord{\smash[b]{\underset{\raise.3ex\hbox{$\scriptstyle\sim$}}{y}}\vphantom{y}}$</w:t>
        </w:r>
      </w:ins>
      <w:ins w:id="541" w:author="PR Preview" w:date="2026-01-01T00:00:00Z">
        <w:r>
          <w:t xml:space="preserve">.</w:t>
        </w:r>
      </w:ins>
    </w:p>
    <w:bookmarkEnd w:id="151"/>
    <w:bookmarkStart w:id="156" w:name="thm-matrix-induced-inner-product"/>
    <w:p>
      <w:pPr>
        <w:pStyle w:val="BodyText"/>
      </w:pPr>
      <w:ins w:id="542" w:author="PR Preview" w:date="2026-01-01T00:00:00Z">
        <w:r>
          <w:rPr>
            <w:b/>
            <w:bCs/>
          </w:rPr>
          <w:t xml:space="preserve">Theorem 19 (Properties of the matrix-induced inner product)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For every</w:t>
        </w:r>
      </w:ins>
      <w:ins w:id="5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symmetric positive definite matrix</w:t>
        </w:r>
      </w:ins>
      <w:ins w:id="5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49" w:author="PR Preview" w:date="2026-01-01T00:00:00Z">
        <w:r>
          <w:t xml:space="preserve">,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the function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\mathord{\smash[b]{\underset{\raise.3ex\hbox{$\scriptstyle\sim$}}{y}}\vphantom{y}}\right\rangle\mathclose{}}_{\mathbf{A}} = {\mathord{\smash[b]{\underset{\raise.3ex\hbox{$\scriptstyle\sim$}}{x}}\vphantom{x}}}^{\top} \mathbf{A} \mathord{\smash[b]{\underset{\raise.3ex\hbox{$\scriptstyle\sim$}}{y}}\vphantom{y}}$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satisfies the four inner product axioms (</w:t>
        </w:r>
      </w:ins>
      <w:hyperlink r:id="rId152">
        <w:ins w:id="556" w:author="PR Preview" w:date="2026-01-01T00:00:00Z">
          <w:r>
            <w:rPr>
              <w:rStyle w:val="Hyperlink"/>
            </w:rPr>
            <w:t xml:space="preserve">Definition 1 in Inner Products and Orthogonality</w:t>
          </w:r>
        </w:ins>
      </w:hyperlink>
      <w:ins w:id="557" w:author="PR Preview" w:date="2026-01-01T00:00:00Z">
        <w:r>
          <w:t xml:space="preserve">):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positivity, definiteness, linearity in the first slot, and symmetry.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Thus</w:t>
        </w:r>
      </w:ins>
      <w:ins w:id="5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is an inner product space (</w:t>
        </w:r>
      </w:ins>
      <w:hyperlink r:id="rId153">
        <w:ins w:id="565" w:author="PR Preview" w:date="2026-01-01T00:00:00Z">
          <w:r>
            <w:rPr>
              <w:rStyle w:val="Hyperlink"/>
            </w:rPr>
            <w:t xml:space="preserve">Definition 2 in Inner Products and Orthogonality</w:t>
          </w:r>
        </w:ins>
      </w:hyperlink>
      <w:ins w:id="566" w:author="PR Preview" w:date="2026-01-01T00:00:00Z">
        <w:r>
          <w:t xml:space="preserve">).</w:t>
        </w:r>
      </w:ins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del w:id="567" w:author="PR Preview" w:date="2026-01-01T00:00:00Z">
        <w:r>
          <w:delText xml:space="preserve">Conversely, every inner product on</w:delText>
        </w:r>
      </w:del>
      <w:del w:id="56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has this form for a unique symmetric positive definite matrix</w:delText>
        </w:r>
      </w:del>
      <w:del w:id="57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72" w:author="PR Preview" w:date="2026-01-01T00:00:00Z">
        <w:r>
          <w:delText xml:space="preserve">, whose</w:delText>
        </w:r>
      </w:del>
      <w:del w:id="5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entry is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$A_{ij} = \mathopen{}\left\langle \mathord{\smash[b]{\underset{\raise.3ex\hbox{$\scriptstyle\sim$}}{e}}\vphantom{e}}_i, \mathord{\smash[b]{\underset{\raise.3ex\hbox{$\scriptstyle\sim$}}{e}}\vphantom{e}}_j\right\rangle\mathclose{}$</w:delText>
        </w:r>
      </w:del>
      <w:del w:id="578" w:author="PR Preview" w:date="2026-01-01T00:00:00Z">
        <w:r>
          <w:delText xml:space="preserve">, where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$\mathord{\smash[b]{\underset{\raise.3ex\hbox{$\scriptstyle\sim$}}{e}}\vphantom{e}}_1, \ldots, \mathord{\smash[b]{\underset{\raise.3ex\hbox{$\scriptstyle\sim$}}{e}}\vphantom{e}}_p$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are the standard basis vectors (</w:delText>
        </w:r>
      </w:del>
      <w:hyperlink r:id="rId128">
        <w:del w:id="583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584" w:author="PR Preview" w:date="2026-01-01T00:00:00Z">
        <w:r>
          <w:delText xml:space="preserve">).</w:delText>
        </w:r>
      </w:del>
    </w:p>
    <w:p>
      <w:pPr>
        <w:pStyle w:val="BodyText"/>
      </w:pPr>
      <w:del w:id="585" w:author="PR Preview" w:date="2026-01-01T00:00:00Z">
        <w:r>
          <w:rPr>
            <w:i/>
            <w:iCs/>
          </w:rPr>
          <w:delText xml:space="preserve">Proof</w:delText>
        </w:r>
      </w:del>
      <w:del w:id="586" w:author="PR Preview" w:date="2026-01-01T00:00:00Z">
        <w:r>
          <w:delText xml:space="preserve">. </w:delText>
        </w:r>
      </w:del>
    </w:p>
    <w:p>
      <w:pPr>
        <w:pStyle w:val="Compact"/>
        <w:numPr>
          <w:ilvl w:val="0"/>
          <w:numId w:val="1011"/>
        </w:numPr>
      </w:pPr>
      <w:del w:id="587" w:author="PR Preview" w:date="2026-01-01T00:00:00Z">
        <w:r>
          <w:rPr>
            <w:b/>
            <w:bCs/>
          </w:rPr>
          <w:delText xml:space="preserve">positivity</w:delText>
        </w:r>
      </w:del>
      <w:del w:id="588" w:author="PR Preview" w:date="2026-01-01T00:00:00Z">
        <w:r>
          <w:delText xml:space="preserve">: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for all</w:delText>
        </w:r>
      </w:del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$\mathord{\smash[b]{\underset{\raise.3ex\hbox{$\scriptstyle\sim$}}{x}}\vphantom{x}}\in \mathbb{R}^p$</w:delText>
        </w:r>
      </w:del>
      <w:del w:id="595" w:author="PR Preview" w:date="2026-01-01T00:00:00Z">
        <w:r>
          <w:delText xml:space="preserve">,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because</w:delText>
        </w:r>
      </w:del>
      <w:del w:id="5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is positive definite (</w:delText>
        </w:r>
      </w:del>
      <w:hyperlink w:anchor="def-positive-definite">
        <w:del w:id="601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602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11"/>
        </w:numPr>
      </w:pPr>
      <w:del w:id="603" w:author="PR Preview" w:date="2026-01-01T00:00:00Z">
        <w:r>
          <w:rPr>
            <w:b/>
            <w:bCs/>
          </w:rPr>
          <w:delText xml:space="preserve">definiteness</w:delText>
        </w:r>
      </w:del>
      <w:del w:id="604" w:author="PR Preview" w:date="2026-01-01T00:00:00Z">
        <w:r>
          <w:delText xml:space="preserve">: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\mathord{\smash[b]{\underset{\raise.3ex\hbox{$\scriptstyle\sim$}}{x}}\vphantom{x}}\right\rangle\mathclose{}_{\mathbf{A}} = 0$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if and only if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$\mathord{\smash[b]{\underset{\raise.3ex\hbox{$\scriptstyle\sim$}}{x}}\vphantom{x}}= \mathord{\smash[b]{\underset{\raise.3ex\hbox{$\scriptstyle\sim$}}{0}}\vphantom{0}}_{p \times 1}$</w:delText>
        </w:r>
      </w:del>
      <w:del w:id="611" w:author="PR Preview" w:date="2026-01-01T00:00:00Z">
        <w:r>
          <w:delText xml:space="preserve">,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by definition of a positive definite matrix (</w:delText>
        </w:r>
      </w:del>
      <w:hyperlink w:anchor="def-positive-definite">
        <w:del w:id="61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615" w:author="PR Preview" w:date="2026-01-01T00:00:00Z">
        <w:r>
          <w:delText xml:space="preserve">);</w:delText>
        </w:r>
      </w:del>
    </w:p>
    <w:p>
      <w:pPr>
        <w:pStyle w:val="BodyText"/>
      </w:pPr>
      <w:ins w:id="616" w:author="PR Preview" w:date="2026-01-01T00:00:00Z">
        <w:r>
          <w:t xml:space="preserve">Conversely, every inner product on</w:t>
        </w:r>
      </w:ins>
      <w:ins w:id="61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has this form for a unique symmetric positive definite matrix</w:t>
        </w:r>
      </w:ins>
      <w:ins w:id="6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21" w:author="PR Preview" w:date="2026-01-01T00:00:00Z">
        <w:r>
          <w:t xml:space="preserve">, whose</w:t>
        </w:r>
      </w:ins>
      <w:ins w:id="6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entry is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$A_{ij} = {\mathopen{}\left\langle \mathord{\smash[b]{\underset{\raise.3ex\hbox{$\scriptstyle\sim$}}{e}}\vphantom{e}}_i, \mathord{\smash[b]{\underset{\raise.3ex\hbox{$\scriptstyle\sim$}}{e}}\vphantom{e}}_j\right\rangle\mathclose{}}$</w:t>
        </w:r>
      </w:ins>
      <w:ins w:id="627" w:author="PR Preview" w:date="2026-01-01T00:00:00Z">
        <w:r>
          <w:t xml:space="preserve">, where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$\mathord{\smash[b]{\underset{\raise.3ex\hbox{$\scriptstyle\sim$}}{e}}\vphantom{e}}_1, \ldots, \mathord{\smash[b]{\underset{\raise.3ex\hbox{$\scriptstyle\sim$}}{e}}\vphantom{e}}_p$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are the standard basis vectors (</w:t>
        </w:r>
      </w:ins>
      <w:hyperlink r:id="rId128">
        <w:ins w:id="632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633" w:author="PR Preview" w:date="2026-01-01T00:00:00Z">
        <w:r>
          <w:t xml:space="preserve">).</w:t>
        </w:r>
      </w:ins>
    </w:p>
    <w:bookmarkEnd w:id="156"/>
    <w:p>
      <w:pPr>
        <w:pStyle w:val="BodyText"/>
      </w:pPr>
      <w:ins w:id="634" w:author="PR Preview" w:date="2026-01-01T00:00:00Z">
        <w:r>
          <w:rPr>
            <w:i/>
            <w:iCs/>
          </w:rPr>
          <w:t xml:space="preserve">Proof</w:t>
        </w:r>
      </w:ins>
      <w:ins w:id="635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11"/>
        </w:numPr>
      </w:pPr>
      <w:ins w:id="636" w:author="PR Preview" w:date="2026-01-01T00:00:00Z">
        <w:r>
          <w:rPr>
            <w:b/>
            <w:bCs/>
          </w:rPr>
          <w:t xml:space="preserve">positivity</w:t>
        </w:r>
      </w:ins>
      <w:ins w:id="637" w:author="PR Preview" w:date="2026-01-01T00:00:00Z">
        <w:r>
          <w:t xml:space="preserve">: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\mathord{\smash[b]{\underset{\raise.3ex\hbox{$\scriptstyle\sim$}}{x}}\vphantom{x}}\right\rangle\mathclose{}}_{\mathbf{A}} = {\mathord{\smash[b]{\underset{\raise.3ex\hbox{$\scriptstyle\sim$}}{x}}\vphantom{x}}}^{\top} \mathbf{A} \mathord{\smash[b]{\underset{\raise.3ex\hbox{$\scriptstyle\sim$}}{x}}\vphantom{x}} \ge 0$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for all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$\mathord{\smash[b]{\underset{\raise.3ex\hbox{$\scriptstyle\sim$}}{x}}\vphantom{x}}\in \mathbb{R}^p$</w:t>
        </w:r>
      </w:ins>
      <w:ins w:id="644" w:author="PR Preview" w:date="2026-01-01T00:00:00Z">
        <w:r>
          <w:t xml:space="preserve">,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because</w:t>
        </w:r>
      </w:ins>
      <w:ins w:id="6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is positive definite (</w:t>
        </w:r>
      </w:ins>
      <w:hyperlink w:anchor="def-positive-definite">
        <w:ins w:id="65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651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11"/>
        </w:numPr>
      </w:pPr>
      <w:ins w:id="652" w:author="PR Preview" w:date="2026-01-01T00:00:00Z">
        <w:r>
          <w:rPr>
            <w:b/>
            <w:bCs/>
          </w:rPr>
          <w:t xml:space="preserve">definiteness</w:t>
        </w:r>
      </w:ins>
      <w:ins w:id="653" w:author="PR Preview" w:date="2026-01-01T00:00:00Z">
        <w:r>
          <w:t xml:space="preserve">: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\mathord{\smash[b]{\underset{\raise.3ex\hbox{$\scriptstyle\sim$}}{x}}\vphantom{x}}\right\rangle\mathclose{}}_{\mathbf{A}} = 0$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if and only if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$\mathord{\smash[b]{\underset{\raise.3ex\hbox{$\scriptstyle\sim$}}{x}}\vphantom{x}}= \mathord{\smash[b]{\underset{\raise.3ex\hbox{$\scriptstyle\sim$}}{0}}\vphantom{0}}_{p \times 1}$</w:t>
        </w:r>
      </w:ins>
      <w:ins w:id="660" w:author="PR Preview" w:date="2026-01-01T00:00:00Z">
        <w:r>
          <w:t xml:space="preserve">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by definition of a positive definite matrix (</w:t>
        </w:r>
      </w:ins>
      <w:hyperlink w:anchor="def-positive-definite">
        <w:ins w:id="663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664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del w:id="665" w:author="PR Preview" w:date="2026-01-01T00:00:00Z">
        <w:r>
          <w:delTex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delText>
        </w:r>
      </w:del>
    </w:p>
    <w:p>
      <w:pPr>
        <w:pStyle w:val="Compact"/>
      </w:pPr>
      <w:ins w:id="666" w:author="PR Preview" w:date="2026-01-01T00:00:00Z">
        <w:r>
          <w:t xml:space="preserve">$$
    \begin{aligned}
    {\mathopen{}\left\langle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{\mathopen{}\left\langle \cdot, \cdot\right\rangle\mathclose{}}_{\mathbf{A}}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a\,{\mathopen{}\left\langle \mathord{\smash[b]{\underset{\raise.3ex\hbox{$\scriptstyle\sim$}}{x}}\vphantom{x}}, \mathord{\smash[b]{\underset{\raise.3ex\hbox{$\scriptstyle\sim$}}{z}}\vphantom{z}}\right\rangle\mathclose{}}_{\mathbf{A}} + b\,{\mathopen{}\left\langle \mathord{\smash[b]{\underset{\raise.3ex\hbox{$\scriptstyle\sim$}}{y}}\vphantom{y}}, \mathord{\smash[b]{\underset{\raise.3ex\hbox{$\scriptstyle\sim$}}{z}}\vphantom{z}}\right\rangle\mathclose{}}_{\mathbf{A}}
    &amp;&amp; \text{(definition of } {\mathopen{}\left\langle \cdot, \cdot\right\rangle\mathclose{}}_{\mathbf{A}} \text{)}
    \end{aligned}
    $$</w:t>
        </w:r>
      </w:ins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del w:id="667" w:author="PR Preview" w:date="2026-01-01T00:00:00Z">
        <w:r>
          <w:delTex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delText>
        </w:r>
      </w:del>
    </w:p>
    <w:p>
      <w:pPr>
        <w:pStyle w:val="FirstParagraph"/>
      </w:pPr>
      <w:del w:id="668" w:author="PR Preview" w:date="2026-01-01T00:00:00Z">
        <w:r>
          <w:delText xml:space="preserve">For the converse, let</w:delText>
        </w:r>
      </w:del>
      <w:del w:id="66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be any inner product on</w:delText>
        </w:r>
      </w:del>
      <w:del w:id="67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73" w:author="PR Preview" w:date="2026-01-01T00:00:00Z">
        <w:r>
          <w:delText xml:space="preserve">.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Any vectors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can be written in the standard basis as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$\mathord{\smash[b]{\underset{\raise.3ex\hbox{$\scriptstyle\sim$}}{x}}\vphantom{x}}= \sum_{i=1}^px_i\,\mathord{\smash[b]{\underset{\raise.3ex\hbox{$\scriptstyle\sim$}}{e}}\vphantom{e}}_i$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and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$\mathord{\smash[b]{\underset{\raise.3ex\hbox{$\scriptstyle\sim$}}{y}}\vphantom{y}}= \sum_{j=1}^py_j\,\mathord{\smash[b]{\underset{\raise.3ex\hbox{$\scriptstyle\sim$}}{e}}\vphantom{e}}_j$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(</w:delText>
        </w:r>
      </w:del>
      <w:hyperlink r:id="rId157">
        <w:del w:id="688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689" w:author="PR Preview" w:date="2026-01-01T00:00:00Z">
        <w:r>
          <w:delText xml:space="preserve">,</w:delText>
        </w:r>
      </w:del>
      <w:del w:id="690" w:author="PR Preview" w:date="2026-01-01T00:00:00Z">
        <w:r>
          <w:delText xml:space="preserve"> </w:delText>
        </w:r>
      </w:del>
      <w:hyperlink r:id="rId128">
        <w:del w:id="691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692" w:author="PR Preview" w:date="2026-01-01T00:00:00Z">
        <w:r>
          <w:delText xml:space="preserve">).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By linearity in both slots (</w:delText>
        </w:r>
      </w:del>
      <w:hyperlink r:id="rId158">
        <w:del w:id="695" w:author="PR Preview" w:date="2026-01-01T00:00:00Z">
          <w:r>
            <w:rPr>
              <w:rStyle w:val="Hyperlink"/>
            </w:rPr>
            <w:delText xml:space="preserve">Remark 1 in Inner Products and Orthogonality</w:delText>
          </w:r>
        </w:del>
      </w:hyperlink>
      <w:del w:id="696" w:author="PR Preview" w:date="2026-01-01T00:00:00Z">
        <w:r>
          <w:delText xml:space="preserve">):</w:delText>
        </w:r>
      </w:del>
    </w:p>
    <w:p>
      <w:pPr>
        <w:pStyle w:val="BodyText"/>
      </w:pPr>
      <w:del w:id="697" w:author="PR Preview" w:date="2026-01-01T00:00:00Z">
        <w:r>
          <w:delTex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delText>
        </w:r>
      </w:del>
    </w:p>
    <w:p>
      <w:pPr>
        <w:pStyle w:val="Compact"/>
      </w:pPr>
      <w:ins w:id="698" w:author="PR Preview" w:date="2026-01-01T00:00:00Z">
        <w:r>
          <w:t xml:space="preserve">$$
    \begin{aligned}
    {\mathopen{}\left\langle \mathord{\smash[b]{\underset{\raise.3ex\hbox{$\scriptstyle\sim$}}{y}}\vphantom{y}}, \mathord{\smash[b]{\underset{\raise.3ex\hbox{$\scriptstyle\sim$}}{x}}\vphantom{x}}\right\rangle\mathclose{}}_{\mathbf{A}}
    &amp;= {\mathord{\smash[b]{\underset{\raise.3ex\hbox{$\scriptstyle\sim$}}{y}}\vphantom{y}}}^{\top}\mathbf{A}\mathord{\smash[b]{\underset{\raise.3ex\hbox{$\scriptstyle\sim$}}{x}}\vphantom{x}}
    &amp;&amp; \text{(definition of } {\mathopen{}\left\langle \cdot, \cdot\right\rangle\mathclose{}}_{\mathbf{A}}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{\mathopen{}\left\langle \mathord{\smash[b]{\underset{\raise.3ex\hbox{$\scriptstyle\sim$}}{x}}\vphantom{x}}, \mathord{\smash[b]{\underset{\raise.3ex\hbox{$\scriptstyle\sim$}}{y}}\vphantom{y}}\right\rangle\mathclose{}}_{\mathbf{A}}
    &amp;&amp; \text{(definition of } {\mathopen{}\left\langle \cdot, \cdot\right\rangle\mathclose{}}_{\mathbf{A}} \text{)}
    \end{aligned}
    $$</w:t>
        </w:r>
      </w:ins>
    </w:p>
    <w:p>
      <w:pPr>
        <w:pStyle w:val="FirstParagraph"/>
      </w:pPr>
      <w:ins w:id="699" w:author="PR Preview" w:date="2026-01-01T00:00:00Z">
        <w:r>
          <w:t xml:space="preserve">For the converse, let</w:t>
        </w:r>
      </w:ins>
      <w:ins w:id="700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be any inner product on</w:t>
        </w:r>
      </w:ins>
      <w:ins w:id="70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04" w:author="PR Preview" w:date="2026-01-01T00:00:00Z">
        <w:r>
          <w:t xml:space="preserve">.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Any vectors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can be written in the standard basis as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$\mathord{\smash[b]{\underset{\raise.3ex\hbox{$\scriptstyle\sim$}}{x}}\vphantom{x}}= \sum_{i=1}^px_i\,\mathord{\smash[b]{\underset{\raise.3ex\hbox{$\scriptstyle\sim$}}{e}}\vphantom{e}}_i$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and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$\mathord{\smash[b]{\underset{\raise.3ex\hbox{$\scriptstyle\sim$}}{y}}\vphantom{y}}= \sum_{j=1}^py_j\,\mathord{\smash[b]{\underset{\raise.3ex\hbox{$\scriptstyle\sim$}}{e}}\vphantom{e}}_j$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(</w:t>
        </w:r>
      </w:ins>
      <w:hyperlink r:id="rId157">
        <w:ins w:id="719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720" w:author="PR Preview" w:date="2026-01-01T00:00:00Z">
        <w:r>
          <w:t xml:space="preserve">,</w:t>
        </w:r>
      </w:ins>
      <w:ins w:id="721" w:author="PR Preview" w:date="2026-01-01T00:00:00Z">
        <w:r>
          <w:t xml:space="preserve"> </w:t>
        </w:r>
      </w:ins>
      <w:hyperlink r:id="rId128">
        <w:ins w:id="722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723" w:author="PR Preview" w:date="2026-01-01T00:00:00Z">
        <w:r>
          <w:t xml:space="preserve">).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By linearity in both slots (</w:t>
        </w:r>
      </w:ins>
      <w:hyperlink r:id="rId158">
        <w:ins w:id="726" w:author="PR Preview" w:date="2026-01-01T00:00:00Z">
          <w:r>
            <w:rPr>
              <w:rStyle w:val="Hyperlink"/>
            </w:rPr>
            <w:t xml:space="preserve">Remark 1 in Inner Products and Orthogonality</w:t>
          </w:r>
        </w:ins>
      </w:hyperlink>
      <w:ins w:id="727" w:author="PR Preview" w:date="2026-01-01T00:00:00Z">
        <w:r>
          <w:t xml:space="preserve">):</w:t>
        </w:r>
      </w:ins>
    </w:p>
    <w:p>
      <w:pPr>
        <w:pStyle w:val="BodyText"/>
      </w:pPr>
      <w:ins w:id="728" w:author="PR Preview" w:date="2026-01-01T00:00:00Z">
        <w:r>
          <w:t xml:space="preserve">$$
    \begin{aligned}
    {\mathopen{}\left\langle \mathord{\smash[b]{\underset{\raise.3ex\hbox{$\scriptstyle\sim$}}{x}}\vphantom{x}}, \mathord{\smash[b]{\underset{\raise.3ex\hbox{$\scriptstyle\sim$}}{y}}\vphantom{y}}\right\rangle\mathclose{}}
    &amp;= {\mathopen{}\left\langle \sum_{i=1}^px_i\,\mathord{\smash[b]{\underset{\raise.3ex\hbox{$\scriptstyle\sim$}}{e}}\vphantom{e}}_i, \sum_{j=1}^py_j\,\mathord{\smash[b]{\underset{\raise.3ex\hbox{$\scriptstyle\sim$}}{e}}\vphantom{e}}_j\right\rangle\mathclose{}}
    &amp;&amp; \text{(expand in the standard basis)}
    \\
    &amp;= \sum_{i=1}^p\sum_{j=1}^px_i y_j\,{\mathopen{}\left\langle \mathord{\smash[b]{\underset{\raise.3ex\hbox{$\scriptstyle\sim$}}{e}}\vphantom{e}}_i, \mathord{\smash[b]{\underset{\raise.3ex\hbox{$\scriptstyle\sim$}}{e}}\vphantom{e}}_j\right\rangle\mathclose{}}
    &amp;&amp; \text{(linearity in both slots)}
    \\
    &amp;= \sum_{i=1}^px_i \sum_{j=1}^pA_{ij} y_j
    &amp;&amp; \text{(define } A_{ij} \stackrel{\text{def}}{=}{\mathopen{}\left\langle \mathord{\smash[b]{\underset{\raise.3ex\hbox{$\scriptstyle\sim$}}{e}}\vphantom{e}}_i, \mathord{\smash[b]{\underset{\raise.3ex\hbox{$\scriptstyle\sim$}}{e}}\vphantom{e}}_j\right\rangle\mathclose{}}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  </w:r>
      </w:ins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del w:id="729" w:author="PR Preview" w:date="2026-01-01T00:00:00Z">
        <w:r>
          <w:delTex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delText>
        </w:r>
      </w:del>
    </w:p>
    <w:p>
      <w:pPr>
        <w:pStyle w:val="FirstParagraph"/>
      </w:pPr>
      <w:del w:id="730" w:author="PR Preview" w:date="2026-01-01T00:00:00Z">
        <w:r>
          <w:delText xml:space="preserve">so</w:delText>
        </w:r>
      </w:del>
      <w:del w:id="7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is symmetric (</w:delText>
        </w:r>
      </w:del>
      <w:hyperlink w:anchor="def-symmetric-matrix">
        <w:del w:id="734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735" w:author="PR Preview" w:date="2026-01-01T00:00:00Z">
        <w:r>
          <w:delText xml:space="preserve">).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For any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$\mathord{\smash[b]{\underset{\raise.3ex\hbox{$\scriptstyle\sim$}}{x}}\vphantom{x}}\neq \mathord{\smash[b]{\underset{\raise.3ex\hbox{$\scriptstyle\sim$}}{0}}\vphantom{0}}$</w:delText>
        </w:r>
      </w:del>
      <w:del w:id="740" w:author="PR Preview" w:date="2026-01-01T00:00:00Z">
        <w:r>
          <w:delText xml:space="preserve">,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by positivity and definiteness of the inner product,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so</w:delText>
        </w:r>
      </w:del>
      <w:del w:id="7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is positive definite (</w:delText>
        </w:r>
      </w:del>
      <w:hyperlink w:anchor="def-positive-definite">
        <w:del w:id="750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751" w:author="PR Preview" w:date="2026-01-01T00:00:00Z">
        <w:r>
          <w:delText xml:space="preserve">).</w:delText>
        </w:r>
      </w:del>
    </w:p>
    <w:p>
      <w:pPr>
        <w:pStyle w:val="BodyText"/>
      </w:pPr>
      <w:del w:id="752" w:author="PR Preview" w:date="2026-01-01T00:00:00Z">
        <w:r>
          <w:delText xml:space="preserve">For uniqueness, if another matrix</w:delText>
        </w:r>
      </w:del>
      <w:del w:id="75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satisfies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for all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$\mathord{\smash[b]{\underset{\raise.3ex\hbox{$\scriptstyle\sim$}}{x}}\vphantom{x}}, \mathord{\smash[b]{\underset{\raise.3ex\hbox{$\scriptstyle\sim$}}{y}}\vphantom{y}}$</w:delText>
        </w:r>
      </w:del>
      <w:del w:id="762" w:author="PR Preview" w:date="2026-01-01T00:00:00Z">
        <w:r>
          <w:delText xml:space="preserve">,</w:delText>
        </w:r>
      </w:del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evaluating at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$\mathord{\smash[b]{\underset{\raise.3ex\hbox{$\scriptstyle\sim$}}{x}}\vphantom{x}}= \mathord{\smash[b]{\underset{\raise.3ex\hbox{$\scriptstyle\sim$}}{e}}\vphantom{e}}_i$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and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$\mathord{\smash[b]{\underset{\raise.3ex\hbox{$\scriptstyle\sim$}}{y}}\vphantom{y}}= \mathord{\smash[b]{\underset{\raise.3ex\hbox{$\scriptstyle\sim$}}{e}}\vphantom{e}}_j$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gives</w:delText>
        </w:r>
      </w:del>
    </w:p>
    <w:p>
      <w:pPr>
        <w:pStyle w:val="BodyText"/>
      </w:pPr>
      <w:del w:id="773" w:author="PR Preview" w:date="2026-01-01T00:00:00Z">
        <w:r>
          <w:delTex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delText>
        </w:r>
      </w:del>
    </w:p>
    <w:p>
      <w:pPr>
        <w:pStyle w:val="BodyText"/>
      </w:pPr>
      <w:ins w:id="774" w:author="PR Preview" w:date="2026-01-01T00:00:00Z">
        <w:r>
          <w:t xml:space="preserve">$$
    \begin{aligned}
    A_{ji} &amp;= {\mathopen{}\left\langle \mathord{\smash[b]{\underset{\raise.3ex\hbox{$\scriptstyle\sim$}}{e}}\vphantom{e}}_j, \mathord{\smash[b]{\underset{\raise.3ex\hbox{$\scriptstyle\sim$}}{e}}\vphantom{e}}_i\right\rangle\mathclose{}} \\
    &amp;= {\mathopen{}\left\langle \mathord{\smash[b]{\underset{\raise.3ex\hbox{$\scriptstyle\sim$}}{e}}\vphantom{e}}_i, \mathord{\smash[b]{\underset{\raise.3ex\hbox{$\scriptstyle\sim$}}{e}}\vphantom{e}}_j\right\rangle\mathclose{}} \\
    &amp;= A_{ij},
    \end{aligned}
    $$</w:t>
        </w:r>
      </w:ins>
    </w:p>
    <w:p>
      <w:pPr>
        <w:pStyle w:val="FirstParagraph"/>
      </w:pPr>
      <w:ins w:id="775" w:author="PR Preview" w:date="2026-01-01T00:00:00Z">
        <w:r>
          <w:t xml:space="preserve">so</w:t>
        </w:r>
      </w:ins>
      <w:ins w:id="77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is symmetric (</w:t>
        </w:r>
      </w:ins>
      <w:hyperlink w:anchor="def-symmetric-matrix">
        <w:ins w:id="77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780" w:author="PR Preview" w:date="2026-01-01T00:00:00Z">
        <w:r>
          <w:t xml:space="preserve">).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For any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785" w:author="PR Preview" w:date="2026-01-01T00:00:00Z">
        <w:r>
          <w:t xml:space="preserve">,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= {\mathopen{}\left\langle \mathord{\smash[b]{\underset{\raise.3ex\hbox{$\scriptstyle\sim$}}{x}}\vphantom{x}}, \mathord{\smash[b]{\underset{\raise.3ex\hbox{$\scriptstyle\sim$}}{x}}\vphantom{x}}\right\rangle\mathclose{}} &gt; 0$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by positivity and definiteness of the inner product,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so</w:t>
        </w:r>
      </w:ins>
      <w:ins w:id="7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is positive definite (</w:t>
        </w:r>
      </w:ins>
      <w:hyperlink w:anchor="def-positive-definite">
        <w:ins w:id="795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796" w:author="PR Preview" w:date="2026-01-01T00:00:00Z">
        <w:r>
          <w:t xml:space="preserve">).</w:t>
        </w:r>
      </w:ins>
    </w:p>
    <w:p>
      <w:pPr>
        <w:pStyle w:val="BodyText"/>
      </w:pPr>
      <w:ins w:id="797" w:author="PR Preview" w:date="2026-01-01T00:00:00Z">
        <w:r>
          <w:t xml:space="preserve">For uniqueness, if another matrix</w:t>
        </w:r>
      </w:ins>
      <w:ins w:id="79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satisfies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 = {\mathord{\smash[b]{\underset{\raise.3ex\hbox{$\scriptstyle\sim$}}{x}}\vphantom{x}}}^{\top}\mathbf{B}\mathord{\smash[b]{\underset{\raise.3ex\hbox{$\scriptstyle\sim$}}{y}}\vphantom{y}}$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for all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$\mathord{\smash[b]{\underset{\raise.3ex\hbox{$\scriptstyle\sim$}}{x}}\vphantom{x}}, \mathord{\smash[b]{\underset{\raise.3ex\hbox{$\scriptstyle\sim$}}{y}}\vphantom{y}}$</w:t>
        </w:r>
      </w:ins>
      <w:ins w:id="807" w:author="PR Preview" w:date="2026-01-01T00:00:00Z">
        <w:r>
          <w:t xml:space="preserve">,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evaluating at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$\mathord{\smash[b]{\underset{\raise.3ex\hbox{$\scriptstyle\sim$}}{x}}\vphantom{x}}= \mathord{\smash[b]{\underset{\raise.3ex\hbox{$\scriptstyle\sim$}}{e}}\vphantom{e}}_i$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and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$\mathord{\smash[b]{\underset{\raise.3ex\hbox{$\scriptstyle\sim$}}{y}}\vphantom{y}}= \mathord{\smash[b]{\underset{\raise.3ex\hbox{$\scriptstyle\sim$}}{e}}\vphantom{e}}_j$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gives</w:t>
        </w:r>
      </w:ins>
    </w:p>
    <w:p>
      <w:pPr>
        <w:pStyle w:val="BodyText"/>
      </w:pPr>
      <w:ins w:id="818" w:author="PR Preview" w:date="2026-01-01T00:00:00Z">
        <w:r>
          <w:t xml:space="preserve">$$
    \begin{aligned}
    B_{ij} &amp;= {\mathord{\smash[b]{\underset{\raise.3ex\hbox{$\scriptstyle\sim$}}{e}}\vphantom{e}}_i}^{\top}\mathbf{B}\mathord{\smash[b]{\underset{\raise.3ex\hbox{$\scriptstyle\sim$}}{e}}\vphantom{e}}_j \\
    &amp;= {\mathopen{}\left\langle \mathord{\smash[b]{\underset{\raise.3ex\hbox{$\scriptstyle\sim$}}{e}}\vphantom{e}}_i, \mathord{\smash[b]{\underset{\raise.3ex\hbox{$\scriptstyle\sim$}}{e}}\vphantom{e}}_j\right\rangle\mathclose{}} \\
    &amp;= A_{ij},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del w:id="819" w:author="PR Preview" w:date="2026-01-01T00:00:00Z">
        <w:r>
          <w:rPr>
            <w:b/>
            <w:bCs/>
          </w:rPr>
          <w:delText xml:space="preserve">Example 37 (Checking the inner product axioms, and recovering the matrix from the inner product)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Take</w:delText>
        </w:r>
      </w:del>
      <w:del w:id="82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from</w:delText>
        </w:r>
      </w:del>
      <w:del w:id="825" w:author="PR Preview" w:date="2026-01-01T00:00:00Z">
        <w:r>
          <w:delText xml:space="preserve"> </w:delText>
        </w:r>
      </w:del>
      <w:hyperlink w:anchor="exm-matrix-induced-inner-product">
        <w:del w:id="826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827" w:author="PR Preview" w:date="2026-01-01T00:00:00Z">
        <w:r>
          <w:delText xml:space="preserve">,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the vectors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$\mathord{\smash[b]{\underset{\raise.3ex\hbox{$\scriptstyle\sim$}}{x}}\vphantom{x}}= (1, 2)$</w:delText>
        </w:r>
      </w:del>
      <w:del w:id="832" w:author="PR Preview" w:date="2026-01-01T00:00:00Z">
        <w:r>
          <w:delText xml:space="preserve">,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$\mathord{\smash[b]{\underset{\raise.3ex\hbox{$\scriptstyle\sim$}}{y}}\vphantom{y}}= (3, -1)$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and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$\mathord{\smash[b]{\underset{\raise.3ex\hbox{$\scriptstyle\sim$}}{z}}\vphantom{z}} = (0, 4)$</w:delText>
        </w:r>
      </w:del>
      <w:del w:id="839" w:author="PR Preview" w:date="2026-01-01T00:00:00Z">
        <w:r>
          <w:delText xml:space="preserve">,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and the numbers</w:delText>
        </w:r>
      </w:del>
      <w:del w:id="8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and</w:delText>
        </w:r>
      </w:del>
      <w:del w:id="84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846" w:author="PR Preview" w:date="2026-01-01T00:00:00Z">
        <w:r>
          <w:delText xml:space="preserve">.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The code computes both sides of each axiom in</w:delText>
        </w:r>
      </w:del>
      <w:del w:id="849" w:author="PR Preview" w:date="2026-01-01T00:00:00Z">
        <w:r>
          <w:delText xml:space="preserve"> </w:delText>
        </w:r>
      </w:del>
      <w:hyperlink w:anchor="thm-matrix-induced-inner-product">
        <w:del w:id="850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851" w:author="PR Preview" w:date="2026-01-01T00:00:00Z">
        <w:r>
          <w:delText xml:space="preserve">,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and then the numbers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$\mathopen{}\left\langle \mathord{\smash[b]{\underset{\raise.3ex\hbox{$\scriptstyle\sim$}}{e}}\vphantom{e}}_i, \mathord{\smash[b]{\underset{\raise.3ex\hbox{$\scriptstyle\sim$}}{e}}\vphantom{e}}_j\right\rangle\mathclose{}_{\mathbf{A}}$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for the standard basis vectors.</w:delText>
        </w:r>
      </w:del>
    </w:p>
    <w:p>
      <w:pPr>
        <w:pStyle w:val="BodyText"/>
      </w:pPr>
      <w:ins w:id="858" w:author="PR Preview" w:date="2026-01-01T00:00:00Z">
        <w:r>
          <w:rPr>
            <w:b/>
            <w:bCs/>
          </w:rPr>
          <w:t xml:space="preserve">Example 37 (Checking the inner product axioms, and recovering the matrix from the inner product)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Take</w:t>
        </w:r>
      </w:ins>
      <w:ins w:id="8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from</w:t>
        </w:r>
      </w:ins>
      <w:ins w:id="864" w:author="PR Preview" w:date="2026-01-01T00:00:00Z">
        <w:r>
          <w:t xml:space="preserve"> </w:t>
        </w:r>
      </w:ins>
      <w:hyperlink w:anchor="exm-matrix-induced-inner-product">
        <w:ins w:id="865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866" w:author="PR Preview" w:date="2026-01-01T00:00:00Z">
        <w:r>
          <w:t xml:space="preserve">,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the vectors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$\mathord{\smash[b]{\underset{\raise.3ex\hbox{$\scriptstyle\sim$}}{x}}\vphantom{x}}= (1, 2)$</w:t>
        </w:r>
      </w:ins>
      <w:ins w:id="871" w:author="PR Preview" w:date="2026-01-01T00:00:00Z">
        <w:r>
          <w:t xml:space="preserve">,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$\mathord{\smash[b]{\underset{\raise.3ex\hbox{$\scriptstyle\sim$}}{y}}\vphantom{y}}= (3, -1)$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and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$\mathord{\smash[b]{\underset{\raise.3ex\hbox{$\scriptstyle\sim$}}{z}}\vphantom{z}} = (0, 4)$</w:t>
        </w:r>
      </w:ins>
      <w:ins w:id="878" w:author="PR Preview" w:date="2026-01-01T00:00:00Z">
        <w:r>
          <w:t xml:space="preserve">,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and the numbers</w:t>
        </w:r>
      </w:ins>
      <w:ins w:id="88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and</w:t>
        </w:r>
      </w:ins>
      <w:ins w:id="88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885" w:author="PR Preview" w:date="2026-01-01T00:00:00Z">
        <w:r>
          <w:t xml:space="preserve">.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The code computes both sides of each axiom in</w:t>
        </w:r>
      </w:ins>
      <w:ins w:id="888" w:author="PR Preview" w:date="2026-01-01T00:00:00Z">
        <w:r>
          <w:t xml:space="preserve"> </w:t>
        </w:r>
      </w:ins>
      <w:hyperlink w:anchor="thm-matrix-induced-inner-product">
        <w:ins w:id="889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890" w:author="PR Preview" w:date="2026-01-01T00:00:00Z">
        <w:r>
          <w:t xml:space="preserve">,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and then the numbers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${\mathopen{}\left\langle \mathord{\smash[b]{\underset{\raise.3ex\hbox{$\scriptstyle\sim$}}{e}}\vphantom{e}}_i, \mathord{\smash[b]{\underset{\raise.3ex\hbox{$\scriptstyle\sim$}}{e}}\vphantom{e}}_j\right\rangle\mathclose{}}_{\mathbf{A}}$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for the standard basis vectors.</w:t>
        </w:r>
      </w:ins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del w:id="897" w:author="PR Preview" w:date="2026-01-01T00:00:00Z">
        <w:r>
          <w:delText xml:space="preserve">The inner product of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$\mathord{\smash[b]{\underset{\raise.3ex\hbox{$\scriptstyle\sim$}}{x}}\vphantom{x}}$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with itself is 14, which is positive.</w:delText>
        </w:r>
      </w:del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The two orders give the same number, 7 and 7.</w:delText>
        </w:r>
      </w:del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Both sides of the linearity axiom equal 28.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The matrix of numbers</w:delText>
        </w:r>
      </w:del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$\mathopen{}\left\langle \mathord{\smash[b]{\underset{\raise.3ex\hbox{$\scriptstyle\sim$}}{e}}\vphantom{e}}_i, \mathord{\smash[b]{\underset{\raise.3ex\hbox{$\scriptstyle\sim$}}{e}}\vphantom{e}}_j\right\rangle\mathclose{}_{\mathbf{A}}$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is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equal to</w:delText>
        </w:r>
      </w:del>
      <w:del w:id="9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15" w:author="PR Preview" w:date="2026-01-01T00:00:00Z">
        <w:r>
          <w:delText xml:space="preserve">,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as the converse in</w:delText>
        </w:r>
      </w:del>
      <w:del w:id="918" w:author="PR Preview" w:date="2026-01-01T00:00:00Z">
        <w:r>
          <w:delText xml:space="preserve"> </w:delText>
        </w:r>
      </w:del>
      <w:hyperlink w:anchor="thm-matrix-induced-inner-product">
        <w:del w:id="919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says.</w:delText>
        </w:r>
      </w:del>
    </w:p>
    <w:p>
      <w:pPr>
        <w:pStyle w:val="FirstParagraph"/>
      </w:pPr>
      <w:ins w:id="922" w:author="PR Preview" w:date="2026-01-01T00:00:00Z">
        <w:r>
          <w:t xml:space="preserve">The inner product of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$\mathord{\smash[b]{\underset{\raise.3ex\hbox{$\scriptstyle\sim$}}{x}}\vphantom{x}}$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with itself is 14, which is positive.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The two orders give the same number, 7 and 7.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Both sides of the linearity axiom equal 28.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The matrix of numbers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${\mathopen{}\left\langle \mathord{\smash[b]{\underset{\raise.3ex\hbox{$\scriptstyle\sim$}}{e}}\vphantom{e}}_i, \mathord{\smash[b]{\underset{\raise.3ex\hbox{$\scriptstyle\sim$}}{e}}\vphantom{e}}_j\right\rangle\mathclose{}}_{\mathbf{A}}$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is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equal to</w:t>
        </w:r>
      </w:ins>
      <w:ins w:id="9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40" w:author="PR Preview" w:date="2026-01-01T00:00:00Z">
        <w:r>
          <w:t xml:space="preserve">,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as the converse in</w:t>
        </w:r>
      </w:ins>
      <w:ins w:id="943" w:author="PR Preview" w:date="2026-01-01T00:00:00Z">
        <w:r>
          <w:t xml:space="preserve"> </w:t>
        </w:r>
      </w:ins>
      <w:hyperlink w:anchor="thm-matrix-induced-inner-product">
        <w:ins w:id="944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says.</w:t>
        </w:r>
      </w:ins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del w:id="947" w:author="PR Preview" w:date="2026-01-01T00:00:00Z">
        <w:r>
          <w:delTex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delText>
        </w:r>
      </w:del>
    </w:p>
    <w:p>
      <w:pPr>
        <w:pStyle w:val="FirstParagraph"/>
      </w:pPr>
      <w:del w:id="948" w:author="PR Preview" w:date="2026-01-01T00:00:00Z">
        <w:r>
          <w:rPr>
            <w:i/>
            <w:iCs/>
          </w:rPr>
          <w:delText xml:space="preserve">Proof</w:delText>
        </w:r>
      </w:del>
      <w:del w:id="949" w:author="PR Preview" w:date="2026-01-01T00:00:00Z">
        <w:r>
          <w:delText xml:space="preserve">. </w:delText>
        </w:r>
      </w:del>
    </w:p>
    <w:p>
      <w:pPr>
        <w:pStyle w:val="BodyText"/>
      </w:pPr>
      <w:del w:id="950" w:author="PR Preview" w:date="2026-01-01T00:00:00Z">
        <w:r>
          <w:delTex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delText>
        </w:r>
      </w:del>
    </w:p>
    <w:p>
      <w:pPr>
        <w:pStyle w:val="BodyText"/>
      </w:pPr>
      <w:ins w:id="951" w:author="PR Preview" w:date="2026-01-01T00:00:00Z">
        <w:r>
          <w:t xml:space="preserve">$$
    {\mathopen{}\left\langle \mathord{\smash[b]{\underset{\raise.3ex\hbox{$\scriptstyle\sim$}}{x}}\vphantom{x}}, \mathord{\smash[b]{\underset{\raise.3ex\hbox{$\scriptstyle\sim$}}{y}}\vphantom{y}}\right\rangle\mathclose{}}_{\mathbf{A}} = (\mathbf{W}\mathord{\smash[b]{\underset{\raise.3ex\hbox{$\scriptstyle\sim$}}{x}}\vphantom{x}}) \cdot (\mathbf{W}\mathord{\smash[b]{\underset{\raise.3ex\hbox{$\scriptstyle\sim$}}{y}}\vphantom{y}}).
    $$</w:t>
        </w:r>
      </w:ins>
    </w:p>
    <w:bookmarkEnd w:id="161"/>
    <w:p>
      <w:pPr>
        <w:pStyle w:val="FirstParagraph"/>
      </w:pPr>
      <w:ins w:id="952" w:author="PR Preview" w:date="2026-01-01T00:00:00Z">
        <w:r>
          <w:rPr>
            <w:i/>
            <w:iCs/>
          </w:rPr>
          <w:t xml:space="preserve">Proof</w:t>
        </w:r>
      </w:ins>
      <w:ins w:id="953" w:author="PR Preview" w:date="2026-01-01T00:00:00Z">
        <w:r>
          <w:t xml:space="preserve">. </w:t>
        </w:r>
      </w:ins>
    </w:p>
    <w:p>
      <w:pPr>
        <w:pStyle w:val="BodyText"/>
      </w:pPr>
      <w:ins w:id="954" w:author="PR Preview" w:date="2026-01-01T00:00:00Z">
        <w:r>
          <w:t xml:space="preserve">$$
    \begin{aligned}
    {\mathopen{}\left\langle \mathord{\smash[b]{\underset{\raise.3ex\hbox{$\scriptstyle\sim$}}{x}}\vphantom{x}}, \mathord{\smash[b]{\underset{\raise.3ex\hbox{$\scriptstyle\sim$}}{y}}\vphantom{y}}\right\rangle\mathclose{}}_{\mathbf{A}}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  </w:r>
      </w:ins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del w:id="955" w:author="PR Preview" w:date="2026-01-01T00:00:00Z">
        <w:r>
          <w:rPr>
            <w:b/>
            <w:bCs/>
          </w:rPr>
          <w:delText xml:space="preserve">Mahalanobis metric and whitening</w:delText>
        </w:r>
      </w:del>
      <w:del w:id="956" w:author="PR Preview" w:date="2026-01-01T00:00:00Z">
        <w:r>
          <w:delText xml:space="preserve">: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Standard Euclidean distance treats all coordinate axes identically, ignoring feature correlations and variance differences.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If data features have a symmetric positive definite covariance matrix</w:delText>
        </w:r>
      </w:del>
      <w:del w:id="961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(</w:delText>
        </w:r>
      </w:del>
      <w:hyperlink w:anchor="def-positive-definite">
        <w:del w:id="96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965" w:author="PR Preview" w:date="2026-01-01T00:00:00Z">
        <w:r>
          <w:delText xml:space="preserve">),</w:delText>
        </w:r>
      </w:del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the precision matrix</w:delText>
        </w:r>
      </w:del>
      <w:del w:id="9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(</w:delText>
        </w:r>
      </w:del>
      <w:hyperlink w:anchor="thm-pd-inverse">
        <w:del w:id="971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972" w:author="PR Preview" w:date="2026-01-01T00:00:00Z">
        <w:r>
          <w:delText xml:space="preserve">) defines the Mahalanobis inner product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delText>
        </w:r>
      </w:del>
      <w:del w:id="975" w:author="PR Preview" w:date="2026-01-01T00:00:00Z">
        <w:r>
          <w:delText xml:space="preserve">.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The induced distance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measures statistical distance normalized by variance along each principal direction.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Factoring</w:delText>
        </w:r>
      </w:del>
      <w:del w:id="984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(via Cholesky or spectral decomposition,</w:delText>
        </w:r>
      </w:del>
      <w:del w:id="987" w:author="PR Preview" w:date="2026-01-01T00:00:00Z">
        <w:r>
          <w:delText xml:space="preserve"> </w:delText>
        </w:r>
      </w:del>
      <w:hyperlink w:anchor="cor-pd-transpose-product">
        <w:del w:id="988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989" w:author="PR Preview" w:date="2026-01-01T00:00:00Z">
        <w:r>
          <w:delText xml:space="preserve">),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this inner product is the Euclidean dot product of the whitened vectors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$\mathbf{W}\mathord{\smash[b]{\underset{\raise.3ex\hbox{$\scriptstyle\sim$}}{x}}\vphantom{x}}$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and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$\mathbf{W}\mathord{\smash[b]{\underset{\raise.3ex\hbox{$\scriptstyle\sim$}}{y}}\vphantom{y}}$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(</w:delText>
        </w:r>
      </w:del>
      <w:hyperlink w:anchor="thm-whitening-inner-product">
        <w:del w:id="1000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1001" w:author="PR Preview" w:date="2026-01-01T00:00:00Z">
        <w:r>
          <w:delText xml:space="preserve">).</w:delText>
        </w:r>
      </w:del>
    </w:p>
    <w:p>
      <w:pPr>
        <w:numPr>
          <w:ilvl w:val="0"/>
          <w:numId w:val="1012"/>
        </w:numPr>
      </w:pPr>
      <w:del w:id="1002" w:author="PR Preview" w:date="2026-01-01T00:00:00Z">
        <w:r>
          <w:rPr>
            <w:b/>
            <w:bCs/>
          </w:rPr>
          <w:delText xml:space="preserve">The kernel trick and reproducing kernel Hilbert spaces (RKHS)</w:delText>
        </w:r>
      </w:del>
      <w:del w:id="1003" w:author="PR Preview" w:date="2026-01-01T00:00:00Z">
        <w:r>
          <w:delText xml:space="preserve">: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Algorithms such as support vector machines (SVMs), kernel ridge regression, and Gaussian processes depend on training vectors solely through pairwise inner products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$\mathopen{}\left\langle \mathord{\smash[b]{\underset{\raise.3ex\hbox{$\scriptstyle\sim$}}{x}}\vphantom{x}}_i, \mathord{\smash[b]{\underset{\raise.3ex\hbox{$\scriptstyle\sim$}}{x}}\vphantom{x}}_j\right\rangle\mathclose{}$</w:delText>
        </w:r>
      </w:del>
      <w:del w:id="1008" w:author="PR Preview" w:date="2026-01-01T00:00:00Z">
        <w:r>
          <w:delText xml:space="preserve">.</w:delText>
        </w:r>
      </w:del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By mapping data into a higher- or infinite-dimensional inner product space via a feature map</w:delText>
        </w:r>
      </w:del>
      <w:del w:id="1011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del w:id="1012" w:author="PR Preview" w:date="2026-01-01T00:00:00Z">
        <w:r>
          <w:delText xml:space="preserve">,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the kernel trick replaces the computation of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$\phi(\mathord{\smash[b]{\underset{\raise.3ex\hbox{$\scriptstyle\sim$}}{x}}\vphantom{x}}_i)$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with an evaluation of a positive definite kernel function:</w:delText>
        </w:r>
      </w:del>
    </w:p>
    <w:p>
      <w:pPr>
        <w:pStyle w:val="BodyText"/>
      </w:pPr>
      <w:del w:id="1019" w:author="PR Preview" w:date="2026-01-01T00:00:00Z">
        <w:r>
          <w:delTex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delText>
        </w:r>
      </w:del>
    </w:p>
    <w:p>
      <w:pPr>
        <w:numPr>
          <w:ilvl w:val="0"/>
          <w:numId w:val="1012"/>
        </w:numPr>
      </w:pPr>
      <w:ins w:id="1020" w:author="PR Preview" w:date="2026-01-01T00:00:00Z">
        <w:r>
          <w:rPr>
            <w:b/>
            <w:bCs/>
          </w:rPr>
          <w:t xml:space="preserve">Mahalanobis metric and whitening</w:t>
        </w:r>
      </w:ins>
      <w:ins w:id="1021" w:author="PR Preview" w:date="2026-01-01T00:00:00Z">
        <w:r>
          <w:t xml:space="preserve">: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If data features have a symmetric positive definite covariance matrix</w:t>
        </w:r>
      </w:ins>
      <w:ins w:id="1026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(</w:t>
        </w:r>
      </w:ins>
      <w:hyperlink w:anchor="def-positive-definite">
        <w:ins w:id="102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030" w:author="PR Preview" w:date="2026-01-01T00:00:00Z">
        <w:r>
          <w:t xml:space="preserve">),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the precision matrix</w:t>
        </w:r>
      </w:ins>
      <w:ins w:id="10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(</w:t>
        </w:r>
      </w:ins>
      <w:hyperlink w:anchor="thm-pd-inverse">
        <w:ins w:id="1036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1037" w:author="PR Preview" w:date="2026-01-01T00:00:00Z">
        <w:r>
          <w:t xml:space="preserve">) defines the Mahalanobis inner product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\mathord{\smash[b]{\underset{\raise.3ex\hbox{$\scriptstyle\sim$}}{y}}\vphantom{y}}\right\rangle\mathclose{}}_{\mathbf{\Sigma}^{-1}} = {\mathord{\smash[b]{\underset{\raise.3ex\hbox{$\scriptstyle\sim$}}{x}}\vphantom{x}}}^{\top} \mathbf{\Sigma}^{-1} \mathord{\smash[b]{\underset{\raise.3ex\hbox{$\scriptstyle\sim$}}{y}}\vphantom{y}}$</w:t>
        </w:r>
      </w:ins>
      <w:ins w:id="1040" w:author="PR Preview" w:date="2026-01-01T00:00:00Z">
        <w:r>
          <w:t xml:space="preserve">.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The induced distance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measures statistical distance normalized by variance along each principal direction.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Factoring</w:t>
        </w:r>
      </w:ins>
      <w:ins w:id="1049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(via Cholesky or spectral decomposition,</w:t>
        </w:r>
      </w:ins>
      <w:ins w:id="1052" w:author="PR Preview" w:date="2026-01-01T00:00:00Z">
        <w:r>
          <w:t xml:space="preserve"> </w:t>
        </w:r>
      </w:ins>
      <w:hyperlink w:anchor="cor-pd-transpose-product">
        <w:ins w:id="1053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1054" w:author="PR Preview" w:date="2026-01-01T00:00:00Z">
        <w:r>
          <w:t xml:space="preserve">),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this inner product is the Euclidean dot product of the whitened vectors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$\mathbf{W}\mathord{\smash[b]{\underset{\raise.3ex\hbox{$\scriptstyle\sim$}}{x}}\vphantom{x}}$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and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$\mathbf{W}\mathord{\smash[b]{\underset{\raise.3ex\hbox{$\scriptstyle\sim$}}{y}}\vphantom{y}}$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(</w:t>
        </w:r>
      </w:ins>
      <w:hyperlink w:anchor="thm-whitening-inner-product">
        <w:ins w:id="1065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1066" w:author="PR Preview" w:date="2026-01-01T00:00:00Z">
        <w:r>
          <w:t xml:space="preserve">).</w:t>
        </w:r>
      </w:ins>
    </w:p>
    <w:p>
      <w:pPr>
        <w:numPr>
          <w:ilvl w:val="0"/>
          <w:numId w:val="1012"/>
        </w:numPr>
      </w:pPr>
      <w:ins w:id="1067" w:author="PR Preview" w:date="2026-01-01T00:00:00Z">
        <w:r>
          <w:rPr>
            <w:b/>
            <w:bCs/>
          </w:rPr>
          <w:t xml:space="preserve">The kernel trick and reproducing kernel Hilbert spaces (RKHS)</w:t>
        </w:r>
      </w:ins>
      <w:ins w:id="1068" w:author="PR Preview" w:date="2026-01-01T00:00:00Z">
        <w:r>
          <w:t xml:space="preserve">: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Algorithms such as support vector machines (SVMs), kernel ridge regression, and Gaussian processes depend on training vectors solely through pairwise inner products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${\mathopen{}\left\langle \mathord{\smash[b]{\underset{\raise.3ex\hbox{$\scriptstyle\sim$}}{x}}\vphantom{x}}_i, \mathord{\smash[b]{\underset{\raise.3ex\hbox{$\scriptstyle\sim$}}{x}}\vphantom{x}}_j\right\rangle\mathclose{}}$</w:t>
        </w:r>
      </w:ins>
      <w:ins w:id="1073" w:author="PR Preview" w:date="2026-01-01T00:00:00Z">
        <w:r>
          <w:t xml:space="preserve">.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By mapping data into a higher- or infinite-dimensional inner product space via a feature map</w:t>
        </w:r>
      </w:ins>
      <w:ins w:id="1076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ins w:id="1077" w:author="PR Preview" w:date="2026-01-01T00:00:00Z">
        <w:r>
          <w:t xml:space="preserve">,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the kernel trick replaces the computation of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$\phi(\mathord{\smash[b]{\underset{\raise.3ex\hbox{$\scriptstyle\sim$}}{x}}\vphantom{x}}_i)$</w:t>
        </w:r>
      </w:ins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with an evaluation of a positive definite kernel function:</w:t>
        </w:r>
      </w:ins>
    </w:p>
    <w:p>
      <w:pPr>
        <w:pStyle w:val="BodyText"/>
      </w:pPr>
      <w:ins w:id="1084" w:author="PR Preview" w:date="2026-01-01T00:00:00Z">
        <w:r>
          <w:t xml:space="preserve">$$
    k(\mathord{\smash[b]{\underset{\raise.3ex\hbox{$\scriptstyle\sim$}}{x}}\vphantom{x}}_i, \mathord{\smash[b]{\underset{\raise.3ex\hbox{$\scriptstyle\sim$}}{x}}\vphantom{x}}_j) \stackrel{\text{def}}{=}{\mathopen{}\left\langle \phi(\mathord{\smash[b]{\underset{\raise.3ex\hbox{$\scriptstyle\sim$}}{x}}\vphantom{x}}_i), \phi(\mathord{\smash[b]{\underset{\raise.3ex\hbox{$\scriptstyle\sim$}}{x}}\vphantom{x}}_j)\right\rangle\mathclose{}}_{\mathcal{H}}.
    $$</w:t>
        </w:r>
      </w:ins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del w:id="1085" w:author="PR Preview" w:date="2026-01-01T00:00:00Z">
        <w:r>
          <w:delTex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delText>
        </w:r>
      </w:del>
    </w:p>
    <w:p>
      <w:pPr>
        <w:numPr>
          <w:ilvl w:val="0"/>
          <w:numId w:val="1000"/>
        </w:numPr>
      </w:pPr>
      <w:del w:id="1086" w:author="PR Preview" w:date="2026-01-01T00:00:00Z">
        <w:r>
          <w:delText xml:space="preserve">When embedding vectors are normalized to unit Euclidean norm (</w:delText>
        </w:r>
      </w:del>
      <w:del w:id="1087" w:author="PR Preview" w:date="2026-01-01T00:00:00Z">
        <w:r>
          <w:delText xml:space="preserve">$\mathopen{}\left\lVert\mathord{\smash[b]{\underset{\raise.3ex\hbox{$\scriptstyle\sim$}}{x}}\vphantom{x}}\right\rVert\mathclose{} = 1$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and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$\mathopen{}\left\lVert\mathord{\smash[b]{\underset{\raise.3ex\hbox{$\scriptstyle\sim$}}{y}}\vphantom{y}}\right\rVert\mathclose{} = 1$</w:delText>
        </w:r>
      </w:del>
      <w:del w:id="1092" w:author="PR Preview" w:date="2026-01-01T00:00:00Z">
        <w:r>
          <w:delText xml:space="preserve">),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cosine similarity equals the inner product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\mathord{\smash[b]{\underset{\raise.3ex\hbox{$\scriptstyle\sim$}}{y}}\vphantom{y}}\right\rangle\mathclose{}$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(</w:delText>
        </w:r>
      </w:del>
      <w:hyperlink r:id="rId163">
        <w:del w:id="1099" w:author="PR Preview" w:date="2026-01-01T00:00:00Z">
          <w:r>
            <w:rPr>
              <w:rStyle w:val="Hyperlink"/>
            </w:rPr>
            <w:delText xml:space="preserve">Corollary 2 in Inner Products and Orthogonality</w:delText>
          </w:r>
        </w:del>
      </w:hyperlink>
      <w:del w:id="1100" w:author="PR Preview" w:date="2026-01-01T00:00:00Z">
        <w:r>
          <w:delText xml:space="preserve">).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Similarly, the self-attention mechanism in Transformers computes query-key alignment scores through scaled inner products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$\mathord{\smash[b]{\underset{\raise.3ex\hbox{$\scriptstyle\sim$}}{q}}\vphantom{q}} \cdot \mathord{\smash[b]{\underset{\raise.3ex\hbox{$\scriptstyle\sim$}}{k}}\vphantom{k}} / \sqrt{d_k}$</w:delText>
        </w:r>
      </w:del>
      <w:del w:id="1105" w:author="PR Preview" w:date="2026-01-01T00:00:00Z">
        <w:r>
          <w:delText xml:space="preserve">.</w:delText>
        </w:r>
      </w:del>
    </w:p>
    <w:p>
      <w:pPr>
        <w:pStyle w:val="BodyText"/>
      </w:pPr>
      <w:ins w:id="1106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= \frac{{\mathopen{}\left\langle \mathord{\smash[b]{\underset{\raise.3ex\hbox{$\scriptstyle\sim$}}{x}}\vphantom{x}}, \mathord{\smash[b]{\underset{\raise.3ex\hbox{$\scriptstyle\sim$}}{y}}\vphantom{y}}\right\rangle\mathclose{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  </w:r>
      </w:ins>
    </w:p>
    <w:p>
      <w:pPr>
        <w:numPr>
          <w:ilvl w:val="0"/>
          <w:numId w:val="1000"/>
        </w:numPr>
      </w:pPr>
      <w:ins w:id="1107" w:author="PR Preview" w:date="2026-01-01T00:00:00Z">
        <w:r>
          <w:t xml:space="preserve">When embedding vectors are normalized to unit Euclidean norm (</w:t>
        </w:r>
      </w:ins>
      <w:ins w:id="1108" w:author="PR Preview" w:date="2026-01-01T00:00:00Z">
        <w:r>
          <w:t xml:space="preserve">$\mathopen{}\left\lVert\mathord{\smash[b]{\underset{\raise.3ex\hbox{$\scriptstyle\sim$}}{x}}\vphantom{x}}\right\rVert\mathclose{} = 1$</w:t>
        </w:r>
      </w:ins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and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$\mathopen{}\left\lVert\mathord{\smash[b]{\underset{\raise.3ex\hbox{$\scriptstyle\sim$}}{y}}\vphantom{y}}\right\rVert\mathclose{} = 1$</w:t>
        </w:r>
      </w:ins>
      <w:ins w:id="1113" w:author="PR Preview" w:date="2026-01-01T00:00:00Z">
        <w:r>
          <w:t xml:space="preserve">),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cosine similarity equals the inner product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\mathord{\smash[b]{\underset{\raise.3ex\hbox{$\scriptstyle\sim$}}{y}}\vphantom{y}}\right\rangle\mathclose{}}$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(</w:t>
        </w:r>
      </w:ins>
      <w:hyperlink r:id="rId163">
        <w:ins w:id="1120" w:author="PR Preview" w:date="2026-01-01T00:00:00Z">
          <w:r>
            <w:rPr>
              <w:rStyle w:val="Hyperlink"/>
            </w:rPr>
            <w:t xml:space="preserve">Corollary 2 in Inner Products and Orthogonality</w:t>
          </w:r>
        </w:ins>
      </w:hyperlink>
      <w:ins w:id="1121" w:author="PR Preview" w:date="2026-01-01T00:00:00Z">
        <w:r>
          <w:t xml:space="preserve">).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Similarly, the self-attention mechanism in Transformers computes query-key alignment scores through scaled inner products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$\mathord{\smash[b]{\underset{\raise.3ex\hbox{$\scriptstyle\sim$}}{q}}\vphantom{q}} \cdot \mathord{\smash[b]{\underset{\raise.3ex\hbox{$\scriptstyle\sim$}}{k}}\vphantom{k}} / \sqrt{d_k}$</w:t>
        </w:r>
      </w:ins>
      <w:ins w:id="1126" w:author="PR Preview" w:date="2026-01-01T00:00:00Z">
        <w:r>
          <w:t xml:space="preserve">.</w:t>
        </w:r>
      </w:ins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del w:id="1127" w:author="PR Preview" w:date="2026-01-01T00:00:00Z">
        <w:r>
          <w:delTex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delText>
        </w:r>
      </w:del>
    </w:p>
    <w:p>
      <w:pPr>
        <w:pStyle w:val="BodyText"/>
      </w:pPr>
      <w:ins w:id="1128" w:author="PR Preview" w:date="2026-01-01T00:00:00Z">
        <w:r>
  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{\mathopen{}\left\langle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\mathbf{X}\mathord{\smash[b]{\underset{\raise.3ex\hbox{$\scriptstyle\sim$}}{\beta}}\vphantom{\beta}}\right\rangle\mathclose{}}_{\mathbf{W}}.
    $$</w:t>
        </w:r>
      </w:ins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2026-10-22T22:36:05Z</dcterms:created>
  <dcterms:modified xsi:type="dcterms:W3CDTF">2026-10-22T22:36:05Z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