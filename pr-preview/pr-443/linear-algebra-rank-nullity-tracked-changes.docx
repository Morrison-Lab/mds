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2026-10-22 11:05:55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14:22:14 (PDT)</w:t>
        </w:r>
      </w:ins>
    </w:p>
    <w:bookmarkStart w:id="39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[1]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\mathcal{C}(\mathbf{A})
    \stackrel{\text{def}}{=}
    \mathopen{}\left\{\mathbf{A} \mathord{\smash[b]{\underset{\raise.3ex\hbox{$\scriptstyle\sim$}}{x}}\vphantom{x}} : \mathord{\smash[b]{\underset{\raise.3ex\hbox{$\scriptstyle\sim$}}{x}}\vphantom{x}} \in \mathbb{R}^n\right\}\mathclose{},
    $$</w:t>
      </w:r>
    </w:p>
    <w:p>
      <w:pPr>
        <w:pStyle w:val="FirstParagraph"/>
      </w:pPr>
      <w:r>
        <w:t xml:space="preserve">the set of all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\mathbb{R}^3$</w:t>
      </w:r>
      <w:r>
        <w:t xml:space="preserve">,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(x_1 - 2x_2 - 2x_3,\; 3\,(x_1 - 2x_2 - 2x_3)) \\
    &amp;= (x_1 - 2x_2 - 2x_3)\,(1, 3)
    \end{aligned}
    $$</w:t>
      </w:r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 then</w:t>
      </w:r>
    </w:p>
    <w:p>
      <w:pPr>
        <w:pStyle w:val="BodyText"/>
      </w:pPr>
      <w:r>
        <w:t xml:space="preserve">$$
    \mathcal{C}(\mathbf{A}) = \operatorname{span}\mathopen{}\left\{\mathord{\smash[b]{\underset{\raise.3ex\hbox{$\scriptstyle\sim$}}{a}}\vphantom{a}}_1, \ldots, \mathord{\smash[b]{\underset{\raise.3ex\hbox{$\scriptstyle\sim$}}{a}}\vphantom{a}}_n\right\}\mathclose{},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\mathcal{N}(\mathbf{A})
    \stackrel{\text{def}}{=}
    \mathopen{}\left\{\mathord{\smash[b]{\underset{\raise.3ex\hbox{$\scriptstyle\sim$}}{x}}\vphantom{x}} \in \mathbb{R}^n : \mathbf{A} \mathord{\smash[b]{\underset{\raise.3ex\hbox{$\scriptstyle\sim$}}{x}}\vphantom{x}} = \mathord{\smash[b]{\underset{\raise.3ex\hbox{$\scriptstyle\sim$}}{0}}\vphantom{0}}_m\right\}\mathclose{},
    $$</w:t>
      </w:r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(x_1 - 2x_2 - 2x_3,\; 3\,(x_1 - 2x_2 - 2x_3))$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\mathord{\smash[b]{\underset{\raise.3ex\hbox{$\scriptstyle\sim$}}{0}}\vphantom{0}}_2$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w:r>
        <w:t xml:space="preserve">$$
    \begin{aligned}
    \mathord{\smash[b]{\underset{\raise.3ex\hbox{$\scriptstyle\sim$}}{x}}\vphantom{x}} &amp;= (2x_2 + 2x_3, x_2, x_3) \\
    &amp;= x_2\,(2, 1, 0) + x_3\,(2, 0, 1)
    \end{aligned}
    $$</w:t>
      </w:r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w:r>
        <w:t xml:space="preserve">${\mathbf{A}}^{\top} \mathord{\smash[b]{\underset{\raise.3ex\hbox{$\scriptstyle\sim$}}{y}}\vphantom{y}} = (y_1 + 3y_2,\; -2\,(y_1 + 3y_2),\; -2\,(y_1 + 3y_2))$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$\mathbf{A} \mathord{\smash[b]{\underset{\raise.3ex\hbox{$\scriptstyle\sim$}}{0}}\vphantom{0}}_n = \mathord{\smash[b]{\underset{\raise.3ex\hbox{$\scriptstyle\sim$}}{0}}\vphantom{0}}_m$</w:t>
      </w:r>
      <w:r>
        <w:t xml:space="preserve">, so</w:t>
      </w:r>
      <w:r>
        <w:t xml:space="preserve"> </w:t>
      </w:r>
      <w:r>
        <w:t xml:space="preserve">$\mathord{\smash[b]{\underset{\raise.3ex\hbox{$\scriptstyle\sim$}}{0}}\vphantom{0}}_n \in \mathcal{N}(\mathbf{A})$</w:t>
      </w:r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\mathcal{N}(\mathbf{A})$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\begin{aligned}
    \mathbf{A}\,(\mathord{\smash[b]{\underset{\raise.3ex\hbox{$\scriptstyle\sim$}}{u}}\vphantom{u}} + \mathord{\smash[b]{\underset{\raise.3ex\hbox{$\scriptstyle\sim$}}{w}}\vphantom{w}})
    &amp;= \mathbf{A} \mathord{\smash[b]{\underset{\raise.3ex\hbox{$\scriptstyle\sim$}}{u}}\vphantom{u}} + \mathbf{A} \mathord{\smash[b]{\underset{\raise.3ex\hbox{$\scriptstyle\sim$}}{w}}\vphantom{w}}
    &amp;&amp; \text{(}\text{Theorem~6 in Matrices}\text{)}
    \\
    &amp;= \mathord{\smash[b]{\underset{\raise.3ex\hbox{$\scriptstyle\sim$}}{0}}\vphantom{0}}_m + \mathord{\smash[b]{\underset{\raise.3ex\hbox{$\scriptstyle\sim$}}{0}}\vphantom{0}}_m
    &amp;&amp; \text{(} \mathord{\smash[b]{\underset{\raise.3ex\hbox{$\scriptstyle\sim$}}{u}}\vphantom{u}} \text{ and } \mathord{\smash[b]{\underset{\raise.3ex\hbox{$\scriptstyle\sim$}}{w}}\vphantom{w}} \text{ are in the null space)}
    \\
    &amp;= \mathord{\smash[b]{\underset{\raise.3ex\hbox{$\scriptstyle\sim$}}{0}}\vphantom{0}}_m
    &amp;&amp; \text{(adding } \mathord{\smash[b]{\underset{\raise.3ex\hbox{$\scriptstyle\sim$}}{0}}\vphantom{0}}_m \text{ changes nothing)}
    \end{aligned}
    $$</w:t>
      </w:r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\mathopen{}\left(\mathbf{A}\,(c \mathord{\smash[b]{\underset{\raise.3ex\hbox{$\scriptstyle\sim$}}{u}}\vphantom{u}})\right)\mathclose{}_i
    &amp;= a_{i1} (c u_1) + \cdots + a_{in} (c u_n)
    &amp;&amp; \text{(}\text{Definition~13 in Matrices}\text{)}
    \\
    &amp;= c\,(a_{i1} u_1 + \cdots + a_{in} u_n)
    &amp;&amp; \text{(factor } c \text{ out of each term)}
    \\
    &amp;= c\,(\mathbf{A} \mathord{\smash[b]{\underset{\raise.3ex\hbox{$\scriptstyle\sim$}}{u}}\vphantom{u}})_i
    &amp;&amp; \text{(}\text{Definition~13 in Matrices}\text{)}
    \\
    &amp;= c \cdot 0
    &amp;&amp; \text{(} \mathord{\smash[b]{\underset{\raise.3ex\hbox{$\scriptstyle\sim$}}{u}}\vphantom{u}} \text{ is in the null space)}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$\mathbf{A}\,(c \mathord{\smash[b]{\underset{\raise.3ex\hbox{$\scriptstyle\sim$}}{u}}\vphantom{u}})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\mathord{\smash[b]{\underset{\raise.3ex\hbox{$\scriptstyle\sim$}}{b}}\vphantom{b}}$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$\mathord{\smash[b]{\underset{\raise.3ex\hbox{$\scriptstyle\sim$}}{b}}\vphantom{b}} \neq \mathord{\smash[b]{\underset{\raise.3ex\hbox{$\scriptstyle\sim$}}{0}}\vphantom{0}}$</w:t>
      </w:r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w:r>
        <w:t xml:space="preserve">$\mathbf{A} \mathord{\smash[b]{\underset{\raise.3ex\hbox{$\scriptstyle\sim$}}{x}}\vphantom{x}} = (1, 3)$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(x_1, \ldots, x_n)$</w:t>
      </w:r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says exactly that</w:t>
      </w:r>
      <w:r>
        <w:t xml:space="preserve"> </w:t>
      </w:r>
      <w:r>
        <w:t xml:space="preserve">$x_1 \mathord{\smash[b]{\underset{\raise.3ex\hbox{$\scriptstyle\sim$}}{a}}\vphantom{a}}_1 + \cdots + x_n \mathord{\smash[b]{\underset{\raise.3ex\hbox{$\scriptstyle\sim$}}{a}}\vphantom{a}}_n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w:r>
        <w:t xml:space="preserve">$$
    \mathbf{A} \mathord{\smash[b]{\underset{\raise.3ex\hbox{$\scriptstyle\sim$}}{x}}\vphantom{x}}
    = \begin{bmatrix} x_1 + x_2 \\ x_1 + 2 x_2 \\ x_1 + 3 x_2 \end{bmatrix}.
    $$</w:t>
      </w:r>
    </w:p>
    <w:p>
      <w:pPr>
        <w:pStyle w:val="FirstParagraph"/>
      </w:pPr>
      <w:r>
        <w:t xml:space="preserve">This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\mathopen{}\left\{\mathord{\smash[b]{\underset{\raise.3ex\hbox{$\scriptstyle\sim$}}{0}}\vphantom{0}}_2\right\}\mathclose{}$</w:t>
      </w:r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$\mathbf{B} (2, -1) = \mathord{\smash[b]{\underset{\raise.3ex\hbox{$\scriptstyle\sim$}}{0}}\vphantom{0}}_3$</w:t>
      </w:r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\mathcal{C}({\mathbf{A}}^{\top}) \cap \mathcal{N}(\mathbf{A}) = \mathopen{}\left\{\mathord{\smash[b]{\underset{\raise.3ex\hbox{$\scriptstyle\sim$}}{0}}\vphantom{0}}_n\right\}\mathclose{}.
    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w:r>
        <w:t xml:space="preserve">$\mathord{\smash[b]{\underset{\raise.3ex\hbox{$\scriptstyle\sim$}}{x}}\vphantom{x}} = {\mathbf{A}}^{\top} \mathord{\smash[b]{\underset{\raise.3ex\hbox{$\scriptstyle\sim$}}{u}}\vphantom{u}}$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$\mathord{\smash[b]{\underset{\raise.3ex\hbox{$\scriptstyle\sim$}}{u}}\vphantom{u}} \in \mathbb{R}^m$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\mathord{\smash[b]{\underset{\raise.3ex\hbox{$\scriptstyle\sim$}}{x}}\vphantom{x}}
    &amp;= {({\mathbf{A}}^{\top} \mathord{\smash[b]{\underset{\raise.3ex\hbox{$\scriptstyle\sim$}}{u}}\vphantom{u}})}^{\top}\,\mathord{\smash[b]{\underset{\raise.3ex\hbox{$\scriptstyle\sim$}}{x}}\vphantom{x}}
    &amp;&amp; \text{(substitute } \mathord{\smash[b]{\underset{\raise.3ex\hbox{$\scriptstyle\sim$}}{x}}\vphantom{x}} = {\mathbf{A}}^{\top} \mathord{\smash[b]{\underset{\raise.3ex\hbox{$\scriptstyle\sim$}}{u}}\vphantom{u}} \text{ in the first factor)}
    \\
    &amp;= \mathopen{}\left({\mathord{\smash[b]{\underset{\raise.3ex\hbox{$\scriptstyle\sim$}}{u}}\vphantom{u}}}^{\top}\,{({\mathbf{A}}^{\top})}^{\top}\right)\mathclose{}\,\mathord{\smash[b]{\underset{\raise.3ex\hbox{$\scriptstyle\sim$}}{x}}\vphantom{x}}
    &amp;&amp; \text{(}\text{Theorem~17 in Matrices}\text{)}
    \\
    &amp;= \mathopen{}\left({\mathord{\smash[b]{\underset{\raise.3ex\hbox{$\scriptstyle\sim$}}{u}}\vphantom{u}}}^{\top} \mathbf{A}\right)\mathclose{}\,\mathord{\smash[b]{\underset{\raise.3ex\hbox{$\scriptstyle\sim$}}{x}}\vphantom{x}}
    &amp;&amp; \text{(transposing twice returns the original matrix)}
    \\
    &amp;= {\mathord{\smash[b]{\underset{\raise.3ex\hbox{$\scriptstyle\sim$}}{u}}\vphantom{u}}}^{\top}\,(\mathbf{A} \mathord{\smash[b]{\underset{\raise.3ex\hbox{$\scriptstyle\sim$}}{x}}\vphantom{x}})
    &amp;&amp; \text{(}\text{Theorem~5 in Matrices}\text{)}
    \\
    &amp;= {\mathord{\smash[b]{\underset{\raise.3ex\hbox{$\scriptstyle\sim$}}{u}}\vphantom{u}}}^{\top}\,\mathord{\smash[b]{\underset{\raise.3ex\hbox{$\scriptstyle\sim$}}{0}}\vphantom{0}}_m
    &amp;&amp; \text{(substitute } \mathbf{A} \mathord{\smash[b]{\underset{\raise.3ex\hbox{$\scriptstyle\sim$}}{x}}\vphantom{x}} = \mathord{\smash[b]{\underset{\raise.3ex\hbox{$\scriptstyle\sim$}}{0}}\vphantom{0}}_m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But</w:t>
      </w:r>
      <w:r>
        <w:t xml:space="preserve"> </w:t>
      </w:r>
      <w:r>
        <w:t xml:space="preserve">${\mathord{\smash[b]{\underset{\raise.3ex\hbox{$\scriptstyle\sim$}}{x}}\vphantom{x}}}^{\top} \mathord{\smash[b]{\underset{\raise.3ex\hbox{$\scriptstyle\sim$}}{x}}\vphantom{x}} = x_1^2 + \cdots + x_n^2$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w:r>
        <w:t xml:space="preserve">$$
    \begin{aligned}
    \mathbf{A}\,\mathopen{}\left(c\,(1, -2, -2)\right)\mathclose{}
    &amp;= c\,\mathopen{}\left(1 - 2 \cdot(-2) - 2 \cdot(-2),\; 3\,(1 - 2 \cdot(-2) - 2 \cdot(-2))\right)\mathclose{}
    &amp;&amp; \text{(}\text{Example~3}\text{'s formula for } \mathbf{A} \mathord{\smash[b]{\underset{\raise.3ex\hbox{$\scriptstyle\sim$}}{x}}\vphantom{x}} \text{)}
    \\
    &amp;= c\,(9, 27)
    &amp;&amp; \text{(arithmetic)}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\mathord{\smash[b]{\underset{\raise.3ex\hbox{$\scriptstyle\sim$}}{b}}\vphantom{b}}_q$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\mathord{\smash[b]{\underset{\raise.3ex\hbox{$\scriptstyle\sim$}}{b}}\vphantom{b}}_j$</w:t>
      </w:r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w:r>
        <w:t xml:space="preserve">$\mathord{\smash[b]{\underset{\raise.3ex\hbox{$\scriptstyle\sim$}}{u}}\vphantom{u}} \times \mathord{\smash[b]{\underset{\raise.3ex\hbox{$\scriptstyle\sim$}}{v}}\vphantom{v}}$</w:t>
      </w:r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w:r>
        <w:t xml:space="preserve">$$
    \begin{aligned}
    {\mathbf{A}}^{\top} \mathbf{B}
    &amp;= \begin{bmatrix} \mathord{\smash[b]{\underset{\raise.3ex\hbox{$\scriptstyle\sim$}}{a}}\vphantom{a}}_1 \cdot \mathord{\smash[b]{\underset{\raise.3ex\hbox{$\scriptstyle\sim$}}{b}}\vphantom{b}}_1 \\ \mathord{\smash[b]{\underset{\raise.3ex\hbox{$\scriptstyle\sim$}}{a}}\vphantom{a}}_2 \cdot \mathord{\smash[b]{\underset{\raise.3ex\hbox{$\scriptstyle\sim$}}{b}}\vphantom{b}}_1 \end{bmatrix}
    &amp;&amp; \text{(}\text{Definition~5}\text{)}
    \\
    &amp;= \begin{bmatrix} 1 + 2 + 0 \\ 0 + 2 + 3 \end{bmatrix}
    &amp;&amp; \text{(multiply and add)}
    \\
    &amp;= \begin{bmatrix} 3 \\ 5 \end{bmatrix}.
    &amp;&amp; \text{(add)}
    \end{aligned}
    $$</w:t>
      </w:r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(0, 1, 1)$</w:t>
      </w:r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w:r>
        <w:t xml:space="preserve">$$
    \begin{aligned}
    \mathord{\smash[b]{\underset{\raise.3ex\hbox{$\scriptstyle\sim$}}{a}}\vphantom{a}}_1 \cdot \mathord{\smash[b]{\underset{\raise.3ex\hbox{$\scriptstyle\sim$}}{a}}\vphantom{a}}_2 &amp;= 0 + 1 + 0 \\
    &amp;= 1
    \end{aligned}
    $$</w:t>
      </w:r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7" w:name="thm-null-gram"/>
    <w:p>
      <w:pPr>
        <w:pStyle w:val="BodyText"/>
      </w:pPr>
      <w:r>
        <w:rPr>
          <w:b/>
          <w:bCs/>
        </w:rPr>
        <w:t xml:space="preserve">Theorem 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\mathord{\smash[b]{\underset{\raise.3ex\hbox{$\scriptstyle\sim$}}{x}}\vphantom{x}} &amp;= {\mathbf{A}}^{\top}\,\mathord{\smash[b]{\underset{\raise.3ex\hbox{$\scriptstyle\sim$}}{0}}\vphantom{0}}_m \\
    &amp;= \mathord{\smash[b]{\underset{\raise.3ex\hbox{$\scriptstyle\sim$}}{0}}\vphantom{0}}_n.
    \end{aligned}
    $$</w:t>
      </w:r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0
    &amp;= {\mathord{\smash[b]{\underset{\raise.3ex\hbox{$\scriptstyle\sim$}}{x}}\vphantom{x}}}^{\top}\,\mathord{\smash[b]{\underset{\raise.3ex\hbox{$\scriptstyle\sim$}}{0}}\vphantom{0}}_n
    &amp;&amp; \text{(every term of the inner product is } 0 \text{)}
    \\
    &amp;= {\mathord{\smash[b]{\underset{\raise.3ex\hbox{$\scriptstyle\sim$}}{x}}\vphantom{x}}}^{\top}\,\mathopen{}\left({\mathbf{A}}^{\top} \mathbf{A} \mathord{\smash[b]{\underset{\raise.3ex\hbox{$\scriptstyle\sim$}}{x}}\vphantom{x}}\right)\mathclose{}
    &amp;&amp; \text{(substitute } \mathord{\smash[b]{\underset{\raise.3ex\hbox{$\scriptstyle\sim$}}{0}}\vphantom{0}}_n = {\mathbf{A}}^{\top} \mathbf{A} \mathord{\smash[b]{\underset{\raise.3ex\hbox{$\scriptstyle\sim$}}{x}}\vphantom{x}} \text{)}
    \\
    &amp;= \mathopen{}\left({\mathord{\smash[b]{\underset{\raise.3ex\hbox{$\scriptstyle\sim$}}{x}}\vphantom{x}}}^{\top} {\mathbf{A}}^{\top}\right)\mathclose{}\,(\mathbf{A} \mathord{\smash[b]{\underset{\raise.3ex\hbox{$\scriptstyle\sim$}}{x}}\vphantom{x}})
    &amp;&amp; \text{(}\text{Theorem~5 in Matrices}\text{)}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(\mathbf{A} \mathord{\smash[b]{\underset{\raise.3ex\hbox{$\scriptstyle\sim$}}{x}}\vphantom{x}}) \cdot (\mathbf{A} \mathord{\smash[b]{\underset{\raise.3ex\hbox{$\scriptstyle\sim$}}{x}}\vphantom{x}})
    &amp;&amp; \text{(}\text{Example~6 in Matrices}\text{)}
    \\
    &amp;= \mathopen{}\left\lVert\mathbf{A} \mathord{\smash[b]{\underset{\raise.3ex\hbox{$\scriptstyle\sim$}}{x}}\vphantom{x}}\right\rVert\mathclose{}^2.
    &amp;&amp; \text{(square both sides of }\text{Equation~2 in Vectors}\text{)}
    \end{aligned}
    $$</w:t>
      </w:r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</w:p>
    <w:bookmarkStart w:id="38" w:name="exm-null-gram"/>
    <w:p>
      <w:pPr>
        <w:pStyle w:val="BodyText"/>
      </w:pPr>
      <w:r>
        <w:rPr>
          <w:b/>
          <w:bCs/>
        </w:rPr>
        <w:t xml:space="preserve">Example 9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38"/>
    <w:bookmarkEnd w:id="39"/>
    <w:bookmarkStart w:id="123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hyperlink w:anchor="thm-rank-product-right">
              <w:r>
                <w:rPr>
                  <w:rStyle w:val="Hyperlink"/>
                </w:rPr>
                <w:t xml:space="preserve">Theorem 10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cor-rank-product-full-rank">
              <w:r>
                <w:rPr>
                  <w:rStyle w:val="Hyperlink"/>
                </w:rPr>
                <w:t xml:space="preserve">Corollary 2</w:t>
              </w:r>
            </w:hyperlink>
            <w:r>
              <w:t xml:space="preserve"> </w:t>
            </w:r>
            <w:r>
              <w:t xml:space="preserve">restore the source’s statements that a product has rank at most the rank of either factor,</w:t>
            </w:r>
            <w:r>
              <w:t xml:space="preserve"> </w:t>
            </w:r>
            <w:r>
              <w:t xml:space="preserve">and that multiplying by a matrix of full column rank or by a matrix whose rank is its number of rows does not change the rank.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names</w:t>
            </w:r>
            <w:r>
              <w:t xml:space="preserve"> </w:t>
            </w:r>
            <w:r>
              <w:t xml:space="preserve">“full row rank”</w:t>
            </w:r>
            <w:r>
              <w:t xml:space="preserve">,</w:t>
            </w:r>
            <w:r>
              <w:t xml:space="preserve"> </w:t>
            </w:r>
            <w:r>
              <w:t xml:space="preserve">“full rank”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“singular”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statement that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⊆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exactly when</w:t>
            </w:r>
            <w:r>
              <w:t xml:space="preserve"> </w:t>
            </w:r>
            <m:oMath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</m:oMath>
            <w:r>
              <w:t xml:space="preserve"> </w:t>
            </w:r>
            <w:r>
              <w:t xml:space="preserve">for some</w:t>
            </w:r>
            <w:r>
              <w:t xml:space="preserve"> </w:t>
            </w:r>
            <m:oMath>
              <m:r>
                <m:rPr>
                  <m:sty m:val="bi"/>
                </m:rPr>
                <m:t>B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its row space version,</w:t>
            </w:r>
            <w:r>
              <w:t xml:space="preserve"> </w:t>
            </w:r>
            <w:r>
              <w:t xml:space="preserve">and the containment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⊆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dimension of a subspace as the largest number of linearly independent vectors in it, or the smallest number of vectors that span it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properties of a rank factorization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r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fact that it is not unique, and the second proof of</w:t>
            </w:r>
            <w:r>
              <w:t xml:space="preserve"> </w:t>
            </w: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it gives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calling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a Gram matrix, and the equation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</w:t>
            </w:r>
            <w:hyperlink w:anchor="thm-null-gram">
              <w:r>
                <w:rPr>
                  <w:rStyle w:val="Hyperlink"/>
                </w:rPr>
                <w:t xml:space="preserve">Theorem 5</w:t>
              </w:r>
            </w:hyperlink>
            <w:r>
              <w:t xml:space="preserve"> </w:t>
            </w:r>
            <w:r>
              <w:t xml:space="preserve">applied to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gives it)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statement that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share only the zero vector</w:t>
            </w:r>
            <w:r>
              <w:t xml:space="preserve"> </w:t>
            </w:r>
            <w:r>
              <w:t xml:space="preserve">(it follows from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Theorem 10 in Direct Sums and Orthogonal Complements</w:t>
              </w:r>
            </w:hyperlink>
            <w:r>
              <w:t xml:space="preserve">)</w:t>
            </w:r>
          </w:p>
          <w:p/>
        </w:tc>
      </w:tr>
    </w:tbl>
    <w:bookmarkStart w:id="45" w:name="thm-rank-dim"/>
    <w:p>
      <w:pPr>
        <w:pStyle w:val="FirstParagraph"/>
      </w:pPr>
      <w:r>
        <w:rPr>
          <w:b/>
          <w:bCs/>
        </w:rPr>
        <w:t xml:space="preserve">Theorem 6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w:r>
        <w:t xml:space="preserve">$\mathord{\smash[b]{\underset{\raise.3ex\hbox{$\scriptstyle\sim$}}{0}}\vphantom{0}}_m$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$\mathcal{C}(\mathbf{A}) = \mathopen{}\left\{\mathord{\smash[b]{\underset{\raise.3ex\hbox{$\scriptstyle\sim$}}{0}}\vphantom{0}}_m\right\}\mathclose{}$</w:t>
      </w:r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0" w:name="exm-rank-dim"/>
    <w:p>
      <w:pPr>
        <w:pStyle w:val="BodyText"/>
      </w:pPr>
      <w:r>
        <w:rPr>
          <w:b/>
          <w:bCs/>
        </w:rPr>
        <w:t xml:space="preserve">Example 10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0"/>
    <w:bookmarkStart w:id="51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[4]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1"/>
    <w:bookmarkStart w:id="52" w:name="exm-nullity"/>
    <w:p>
      <w:pPr>
        <w:pStyle w:val="FirstParagraph"/>
      </w:pPr>
      <w:r>
        <w:rPr>
          <w:b/>
          <w:bCs/>
        </w:rPr>
        <w:t xml:space="preserve">Example 11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$\mathbf{I} \mathord{\smash[b]{\underset{\raise.3ex\hbox{$\scriptstyle\sim$}}{x}}\vphantom{x}} = 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\mathord{\smash[b]{\underset{\raise.3ex\hbox{$\scriptstyle\sim$}}{0}}\vphantom{0}}_2$</w:t>
      </w:r>
      <w:r>
        <w:t xml:space="preserve">.</w:t>
      </w:r>
    </w:p>
    <w:bookmarkEnd w:id="52"/>
    <w:bookmarkStart w:id="53" w:name="thm-rank-nullity"/>
    <w:p>
      <w:pPr>
        <w:pStyle w:val="BodyText"/>
      </w:pPr>
      <w:r>
        <w:rPr>
          <w:b/>
          <w:bCs/>
        </w:rPr>
        <w:t xml:space="preserve">Theorem 7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\mathord{\smash[b]{\underset{\raise.3ex\hbox{$\scriptstyle\sim$}}{x}}\vphantom{x}}_\nu, \mathord{\smash[b]{\underset{\raise.3ex\hbox{$\scriptstyle\sim$}}{y}}\vphantom{y}}_1, \ldots, \mathord{\smash[b]{\underset{\raise.3ex\hbox{$\scriptstyle\sim$}}{y}}\vphantom{y}}_{n - \nu}$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5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 - \nu}$</w:t>
      </w:r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$\sum_{i=1}^{n-\nu} v_i\,\mathbf{A} \mathord{\smash[b]{\underset{\raise.3ex\hbox{$\scriptstyle\sim$}}{y}}\vphantom{y}}_i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$\mathbf{A}\,\mathopen{}\left(\sum_i v_i \mathord{\smash[b]{\underset{\raise.3ex\hbox{$\scriptstyle\sim$}}{y}}\vphantom{y}}_i\right)\mathclose{} = \mathord{\smash[b]{\underset{\raise.3ex\hbox{$\scriptstyle\sim$}}{0}}\vphantom{0}}_m$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$\sum_i v_i \mathord{\smash[b]{\underset{\raise.3ex\hbox{$\scriptstyle\sim$}}{y}}\vphantom{y}}_i \in \mathcal{N}(\mathbf{A})$</w:t>
      </w:r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w:r>
        <w:t xml:space="preserve">$\sum_{j=1}^{\nu} u_j \mathord{\smash[b]{\underset{\raise.3ex\hbox{$\scriptstyle\sim$}}{x}}\vphantom{x}}_j$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$\mathord{\smash[b]{\underset{\raise.3ex\hbox{$\scriptstyle\sim$}}{x}}\vphantom{x}}_j$</w:t>
      </w:r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w:r>
        <w:t xml:space="preserve">$$
    \sum_{j=1}^{\nu} (-u_j)\,\mathord{\smash[b]{\underset{\raise.3ex\hbox{$\scriptstyle\sim$}}{x}}\vphantom{x}}_j + \sum_{i=1}^{n-\nu} v_i \mathord{\smash[b]{\underset{\raise.3ex\hbox{$\scriptstyle\sim$}}{y}}\vphantom{y}}_i = \mathord{\smash[b]{\underset{\raise.3ex\hbox{$\scriptstyle\sim$}}{0}}\vphantom{0}}_n,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$\mathord{\smash[b]{\underset{\raise.3ex\hbox{$\scriptstyle\sim$}}{w}}\vphantom{w}}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$\mathord{\smash[b]{\underset{\raise.3ex\hbox{$\scriptstyle\sim$}}{z}}\vphantom{z}} = \sum_j a_j \mathord{\smash[b]{\underset{\raise.3ex\hbox{$\scriptstyle\sim$}}{x}}\vphantom{x}}_j + \sum_i b_i \mathord{\smash[b]{\underset{\raise.3ex\hbox{$\scriptstyle\sim$}}{y}}\vphantom{y}}_i$</w:t>
      </w:r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
    &amp;= \mathbf{A}\,\mathopen{}\left(\sum_{j=1}^{\nu} a_j \mathord{\smash[b]{\underset{\raise.3ex\hbox{$\scriptstyle\sim$}}{x}}\vphantom{x}}_j + \sum_{i=1}^{n-\nu} b_i \mathord{\smash[b]{\underset{\raise.3ex\hbox{$\scriptstyle\sim$}}{y}}\vphantom{y}}_i\right)\mathclose{}
    &amp;&amp; \text{(substitute } \mathord{\smash[b]{\underset{\raise.3ex\hbox{$\scriptstyle\sim$}}{z}}\vphantom{z}} \text{)}
    \\
    &amp;= \sum_{j=1}^{\nu} a_j\,\mathbf{A} \mathord{\smash[b]{\underset{\raise.3ex\hbox{$\scriptstyle\sim$}}{x}}\vphantom{x}}_j + \sum_{i=1}^{n-\nu} b_i\,\mathbf{A} \mathord{\smash[b]{\underset{\raise.3ex\hbox{$\scriptstyle\sim$}}{y}}\vphantom{y}}_i
    &amp;&amp; \text{(}\text{Theorem~4 in Subspaces and Rank}\text{)}
    \\
    &amp;= \sum_{j=1}^{\nu} a_j\,\mathord{\smash[b]{\underset{\raise.3ex\hbox{$\scriptstyle\sim$}}{0}}\vphantom{0}}_m + \sum_{i=1}^{n-\nu} b_i\,\mathbf{A} \mathord{\smash[b]{\underset{\raise.3ex\hbox{$\scriptstyle\sim$}}{y}}\vphantom{y}}_i
    &amp;&amp; \text{(each } \mathord{\smash[b]{\underset{\raise.3ex\hbox{$\scriptstyle\sim$}}{x}}\vphantom{x}}_j \in \mathcal{N}(\mathbf{A}) \text{)}
    \\
    &amp;= \sum_{i=1}^{n-\nu} b_i\,\mathbf{A} \mathord{\smash[b]{\underset{\raise.3ex\hbox{$\scriptstyle\sim$}}{y}}\vphantom{y}}_i,
    &amp;&amp; \text{(drop the zero terms)}
    \end{aligned}
    $$</w:t>
      </w:r>
    </w:p>
    <w:p>
      <w:pPr>
        <w:pStyle w:val="FirstParagraph"/>
      </w:pPr>
      <w:r>
        <w:t xml:space="preserve">a linear combination of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\mathord{\smash[b]{\underset{\raise.3ex\hbox{$\scriptstyle\sim$}}{y}}\vphantom{y}}_{n-\nu}$</w:t>
      </w:r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</w:p>
    <w:bookmarkStart w:id="58" w:name="exm-rank-nullity"/>
    <w:p>
      <w:pPr>
        <w:pStyle w:val="BodyText"/>
      </w:pPr>
      <w:r>
        <w:rPr>
          <w:b/>
          <w:bCs/>
        </w:rPr>
        <w:t xml:space="preserve">Example 12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8"/>
    <w:bookmarkStart w:id="59" w:name="thm-rank-product"/>
    <w:p>
      <w:pPr>
        <w:pStyle w:val="BodyText"/>
      </w:pPr>
      <w:r>
        <w:rPr>
          <w:b/>
          <w:bCs/>
        </w:rPr>
        <w:t xml:space="preserve">Theorem 8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w:r>
        <w:t xml:space="preserve">$$
    \begin{aligned}
    (\mathbf{A} \mathbf{B})\,\mathord{\smash[b]{\underset{\raise.3ex\hbox{$\scriptstyle\sim$}}{x}}\vphantom{x}}
    &amp;= \mathbf{A}\,(\mathbf{B} \mathord{\smash[b]{\underset{\raise.3ex\hbox{$\scriptstyle\sim$}}{x}}\vphantom{x}})
    &amp;&amp; \text{(}\text{Theorem~5 in Matrices}\text{)}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w:r>
        <w:t xml:space="preserve">$\mathbf{B} 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0" w:name="exm-rank-product"/>
    <w:p>
      <w:pPr>
        <w:pStyle w:val="FirstParagraph"/>
      </w:pPr>
      <w:r>
        <w:rPr>
          <w:b/>
          <w:bCs/>
        </w:rPr>
        <w:t xml:space="preserve">Example 13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0"/>
    <w:bookmarkStart w:id="61" w:name="thm-rank-transpose"/>
    <w:p>
      <w:pPr>
        <w:pStyle w:val="BodyText"/>
      </w:pPr>
      <w:r>
        <w:rPr>
          <w:b/>
          <w:bCs/>
        </w:rPr>
        <w:t xml:space="preserve">Theorem 9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2" w:name="exm-rank-transpose"/>
    <w:p>
      <w:pPr>
        <w:pStyle w:val="BodyText"/>
      </w:pPr>
      <w:r>
        <w:rPr>
          <w:b/>
          <w:bCs/>
        </w:rPr>
        <w:t xml:space="preserve">Example 14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2"/>
    <w:bookmarkStart w:id="63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9</w:t>
        </w:r>
      </w:hyperlink>
      <w:r>
        <w:t xml:space="preserve">).</w:t>
      </w:r>
    </w:p>
    <w:bookmarkStart w:id="65" w:name="exm-rank-bound"/>
    <w:p>
      <w:pPr>
        <w:pStyle w:val="BodyText"/>
      </w:pPr>
      <w:r>
        <w:rPr>
          <w:b/>
          <w:bCs/>
        </w:rPr>
        <w:t xml:space="preserve">Example 15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4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6" w:name="thm-rank-product-right"/>
    <w:p>
      <w:pPr>
        <w:pStyle w:val="BodyText"/>
      </w:pPr>
      <w:r>
        <w:rPr>
          <w:b/>
          <w:bCs/>
        </w:rPr>
        <w:t xml:space="preserve">Theorem 10 (Multiplying on the left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7" w:name="exm-rank-product-right"/>
    <w:p>
      <w:pPr>
        <w:pStyle w:val="FirstParagraph"/>
      </w:pPr>
      <w:r>
        <w:rPr>
          <w:b/>
          <w:bCs/>
        </w:rPr>
        <w:t xml:space="preserve">Example 16 (A product of rank 1 with a factor of rank 2)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w:hyperlink r:id="rId46">
        <w:r>
          <w:rPr>
            <w:rStyle w:val="Hyperlink"/>
          </w:rPr>
          <w:t xml:space="preserve">rank</w:t>
        </w:r>
      </w:hyperlink>
      <w:r>
        <w:t xml:space="preserve"> </w:t>
      </w:r>
      <m:oMath>
        <m:r>
          <m:t>2</m:t>
        </m:r>
      </m:oMath>
      <w:r>
        <w:t xml:space="preserve">, because its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r:id="rId26">
        <w:r>
          <w:rPr>
            <w:rStyle w:val="Hyperlink"/>
          </w:rPr>
          <w:t xml:space="preserve">linearly independent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because its second column 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 </w:t>
      </w:r>
      <w:r>
        <w:t xml:space="preserve">and its first is not,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 the same reason.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rank-product-right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and the bound of</w:t>
      </w:r>
      <w:r>
        <w:t xml:space="preserve"> </w:t>
      </w:r>
      <w:hyperlink w:anchor="thm-rank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2</m:t>
        </m:r>
      </m:oMath>
      <w:r>
        <w:t xml:space="preserve">, is not the tighter one.</w:t>
      </w:r>
    </w:p>
    <w:bookmarkEnd w:id="67"/>
    <w:bookmarkStart w:id="68" w:name="cor-rank-product-full-rank"/>
    <w:p>
      <w:pPr>
        <w:pStyle w:val="BodyText"/>
      </w:pPr>
      <w:r>
        <w:rPr>
          <w:b/>
          <w:bCs/>
        </w:rPr>
        <w:t xml:space="preserve">Corollary 2 (Multiplying by a matrix of full rank does not change the rank)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w:hyperlink r:id="rId27">
        <w:r>
          <w:rPr>
            <w:rStyle w:val="Hyperlink"/>
          </w:rPr>
          <w:t xml:space="preserve">full column rank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\mathord{\smash[b]{\underset{\raise.3ex\hbox{$\scriptstyle\sim$}}{y}}\vphantom{y}} = \mathord{\smash[b]{\underset{\raise.3ex\hbox{$\scriptstyle\sim$}}{0}}\vphantom{0}}_m$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\mathord{\smash[b]{\underset{\raise.3ex\hbox{$\scriptstyle\sim$}}{0}}\vphantom{0}}_n$</w:t>
      </w:r>
      <w:r>
        <w:t xml:space="preserve"> </w:t>
      </w:r>
      <w:r>
        <w:t xml:space="preserve">(</w:t>
      </w:r>
      <w:hyperlink w:anchor="thm-independent-null-space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So for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,</w:t>
      </w:r>
    </w:p>
    <w:p>
      <w:pPr>
        <w:pStyle w:val="BodyText"/>
      </w:pPr>
      <w:r>
        <w:t xml:space="preserve">$$
    \begin{aligned}
    \mathbf{A} \mathbf{B} \mathord{\smash[b]{\underset{\raise.3ex\hbox{$\scriptstyle\sim$}}{x}}\vphantom{x}} = \mathord{\smash[b]{\underset{\raise.3ex\hbox{$\scriptstyle\sim$}}{0}}\vphantom{0}}_m
    &amp;\iff \mathbf{B} \mathord{\smash[b]{\underset{\raise.3ex\hbox{$\scriptstyle\sim$}}{x}}\vphantom{x}} = \mathord{\smash[b]{\underset{\raise.3ex\hbox{$\scriptstyle\sim$}}{0}}\vphantom{0}}_n
    &amp;&amp; \text{(}\text{Theorem~3}\text{, with } \mathord{\smash[b]{\underset{\raise.3ex\hbox{$\scriptstyle\sim$}}{y}}\vphantom{y}} = \mathbf{B} \mathord{\smash[b]{\underset{\raise.3ex\hbox{$\scriptstyle\sim$}}{x}}\vphantom{x}}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the two matrices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Both have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columns, so by</w:t>
      </w:r>
      <w:r>
        <w:t xml:space="preserve"> </w:t>
      </w:r>
      <w:hyperlink w:anchor="thm-rank-null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they have the same</w:t>
      </w:r>
      <w:r>
        <w:t xml:space="preserve"> </w:t>
      </w:r>
      <w:hyperlink r:id="rId46">
        <w:r>
          <w:rPr>
            <w:rStyle w:val="Hyperlink"/>
          </w:rPr>
          <w:t xml:space="preserve">rank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22">
        <w:r>
          <w:rPr>
            <w:rStyle w:val="Hyperlink"/>
          </w:rPr>
          <w:t xml:space="preserve">subspace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 of</w:t>
      </w:r>
      <w:r>
        <w:t xml:space="preserve"> </w:t>
      </w:r>
      <w:hyperlink r:id="rId49">
        <w:r>
          <w:rPr>
            <w:rStyle w:val="Hyperlink"/>
          </w:rPr>
          <w:t xml:space="preserve">dimension</w:t>
        </w:r>
      </w:hyperlink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  <w:r>
        <w:t xml:space="preserve"> </w:t>
      </w:r>
      <w:r>
        <w:t xml:space="preserve">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$\mathbf{A}\,(\mathbf{B} \mathord{\smash[b]{\underset{\raise.3ex\hbox{$\scriptstyle\sim$}}{x}}\vphantom{x}})$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$\mathbf{B} \mathord{\smash[b]{\underset{\raise.3ex\hbox{$\scriptstyle\sim$}}{x}}\vphantom{x}}$</w:t>
      </w:r>
      <w:r>
        <w:t xml:space="preserve"> </w:t>
      </w:r>
      <w:r>
        <w:t xml:space="preserve">takes every vector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two matrices have the same rank 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).</w:t>
      </w:r>
    </w:p>
    <w:bookmarkStart w:id="70" w:name="exm-rank-product-full-rank"/>
    <w:p>
      <w:pPr>
        <w:pStyle w:val="BodyText"/>
      </w:pPr>
      <w:r>
        <w:rPr>
          <w:b/>
          <w:bCs/>
        </w:rPr>
        <w:t xml:space="preserve">Example 17 (Ranks of products with a full-rank factor)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has</w:t>
      </w:r>
      <w:r>
        <w:t xml:space="preserve"> </w:t>
      </w:r>
      <w:hyperlink r:id="rId46">
        <w:r>
          <w:rPr>
            <w:rStyle w:val="Hyperlink"/>
          </w:rPr>
          <w:t xml:space="preserve">rank</w:t>
        </w:r>
      </w:hyperlink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Part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two</w:t>
      </w:r>
      <w:r>
        <w:t xml:space="preserve"> </w:t>
      </w:r>
      <w:hyperlink r:id="rId2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 so it has</w:t>
      </w:r>
      <w:r>
        <w:t xml:space="preserve"> </w:t>
      </w:r>
      <w:hyperlink r:id="rId27">
        <w:r>
          <w:rPr>
            <w:rStyle w:val="Hyperlink"/>
          </w:rPr>
          <w:t xml:space="preserve">full column rank</w:t>
        </w:r>
      </w:hyperlink>
      <w:r>
        <w:t xml:space="preserve">, 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Part 2: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has rank</w:t>
      </w:r>
      <w:r>
        <w:t xml:space="preserve"> </w:t>
      </w:r>
      <m:oMath>
        <m:r>
          <m:t>1</m:t>
        </m:r>
      </m:oMath>
      <w:r>
        <w:t xml:space="preserve">, and 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which has rank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0"/>
    <w:bookmarkStart w:id="72" w:name="thm-centered-data-rank"/>
    <w:p>
      <w:pPr>
        <w:pStyle w:val="FirstParagraph"/>
      </w:pPr>
      <w:r>
        <w:rPr>
          <w:b/>
          <w:bCs/>
        </w:rPr>
        <w:t xml:space="preserve">Theorem 11 (A centered data matrix has rank at most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rows</w:t>
      </w:r>
      <w:r>
        <w:t xml:space="preserve"> </w:t>
      </w:r>
      <w:r>
        <w:t xml:space="preserve">${\mathord{\smash[b]{\underset{\raise.3ex\hbox{$\scriptstyle\sim$}}{x}}\vphantom{x}}_1}^{\top}, \ldots, {\mathord{\smash[b]{\underset{\raise.3ex\hbox{$\scriptstyle\sim$}}{x}}\vphantom{x}}_n}^{\top}$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$\bar{\mathord{\smash[b]{\underset{\raise.3ex\hbox{$\scriptstyle\sim$}}{x}}\vphantom{x}}} = \frac{1}{n}\sum_{i=1}^n \mathord{\smash[b]{\underset{\raise.3ex\hbox{$\scriptstyle\sim$}}{x}}\vphantom{x}}_i$</w:t>
      </w:r>
      <w:r>
        <w:t xml:space="preserve"> </w:t>
      </w:r>
      <w:r>
        <w:t xml:space="preserve">be the mean of the rows,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$\mathbf{X}_c = \mathbf{X}- \mathord{\smash[b]{\underset{\raise.3ex\hbox{$\scriptstyle\sim$}}{1}}\vphantom{1}}\,{\bar{\mathord{\smash[b]{\underset{\raise.3ex\hbox{$\scriptstyle\sim$}}{x}}\vphantom{x}}}}^{\top}$</w:t>
      </w:r>
      <w:r>
        <w:t xml:space="preserve"> </w:t>
      </w:r>
      <w:r>
        <w:t xml:space="preserve">be the matrix 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${(\mathord{\smash[b]{\underset{\raise.3ex\hbox{$\scriptstyle\sim$}}{x}}\vphantom{x}}_i - \bar{\mathord{\smash[b]{\underset{\raise.3ex\hbox{$\scriptstyle\sim$}}{x}}\vphantom{x}}})}^{\top}$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is the ones vector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13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entries of each column of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sum to zero:</w:t>
      </w:r>
    </w:p>
    <w:p>
      <w:pPr>
        <w:pStyle w:val="BodyText"/>
      </w:pPr>
      <w:r>
        <w:t xml:space="preserve">$$
    \begin{aligned}
    {\mathord{\smash[b]{\underset{\raise.3ex\hbox{$\scriptstyle\sim$}}{1}}\vphantom{1}}}^{\top}\mathbf{X}_c
    &amp;= {\mathord{\smash[b]{\underset{\raise.3ex\hbox{$\scriptstyle\sim$}}{1}}\vphantom{1}}}^{\top}\mathbf{X}- \mathopen{}\left({\mathord{\smash[b]{\underset{\raise.3ex\hbox{$\scriptstyle\sim$}}{1}}\vphantom{1}}}^{\top}\mathord{\smash[b]{\underset{\raise.3ex\hbox{$\scriptstyle\sim$}}{1}}\vphantom{1}}\right)\mathclose{}{\bar{\mathord{\smash[b]{\underset{\raise.3ex\hbox{$\scriptstyle\sim$}}{x}}\vphantom{x}}}}^{\top}
    &amp;&amp; \text{(}\text{Theorem~6 in Matrices}\text{)}
    \\
    &amp;= \sum_{i=1}^n {\mathord{\smash[b]{\underset{\raise.3ex\hbox{$\scriptstyle\sim$}}{x}}\vphantom{x}}_i}^{\top} - n\,{\bar{\mathord{\smash[b]{\underset{\raise.3ex\hbox{$\scriptstyle\sim$}}{x}}\vphantom{x}}}}^{\top}
    &amp;&amp; \text{(} {\mathord{\smash[b]{\underset{\raise.3ex\hbox{$\scriptstyle\sim$}}{1}}\vphantom{1}}}^{\top}\mathord{\smash[b]{\underset{\raise.3ex\hbox{$\scriptstyle\sim$}}{1}}\vphantom{1}} = n \text{)}
    \\
    &amp;= n\,{\bar{\mathord{\smash[b]{\underset{\raise.3ex\hbox{$\scriptstyle\sim$}}{x}}\vphantom{x}}}}^{\top} - n\,{\bar{\mathord{\smash[b]{\underset{\raise.3ex\hbox{$\scriptstyle\sim$}}{x}}\vphantom{x}}}}^{\top}
    &amp;&amp; \text{(definition of } \bar{\mathord{\smash[b]{\underset{\raise.3ex\hbox{$\scriptstyle\sim$}}{x}}\vphantom{x}}} \text{)}
    \\
    &amp;= {\mathord{\smash[b]{\underset{\raise.3ex\hbox{$\scriptstyle\sim$}}{0}}\vphantom{0}}_p}^{\top}.
    \end{aligned}
    $$</w:t>
      </w:r>
    </w:p>
    <w:p>
      <w:pPr>
        <w:pStyle w:val="FirstParagraph"/>
      </w:pPr>
      <w:r>
        <w:t xml:space="preserve">Transposing,</w:t>
      </w:r>
      <w:r>
        <w:t xml:space="preserve"> </w:t>
      </w:r>
      <w:r>
        <w:t xml:space="preserve">${\mathbf{X}_c}^{\top}\mathord{\smash[b]{\underset{\raise.3ex\hbox{$\scriptstyle\sim$}}{1}}\vphantom{1}}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 ones vector is nonzero, so it is in the null space 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ank-nullity">
        <w:r>
          <w:rPr>
            <w:rStyle w:val="Hyperlink"/>
          </w:rPr>
          <w:t xml:space="preserve">Theorem 7</w:t>
        </w:r>
      </w:hyperlink>
      <w:r>
        <w:t xml:space="preserve">, applied 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centered-data-rank"/>
    <w:p>
      <w:pPr>
        <w:pStyle w:val="FirstParagraph"/>
      </w:pPr>
      <w:r>
        <w:rPr>
          <w:b/>
          <w:bCs/>
        </w:rPr>
        <w:t xml:space="preserve">Example 18 (Two points in three dimensions)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r>
        <w:t xml:space="preserve">$\bar{\mathord{\smash[b]{\underset{\raise.3ex\hbox{$\scriptstyle\sim$}}{x}}\vphantom{x}}} = (2, 2, 2)$</w:t>
      </w:r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second row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 the first,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column sums are zero:</w:t>
      </w:r>
      <w:r>
        <w:t xml:space="preserve"> </w:t>
      </w:r>
      <w:r>
        <w:t xml:space="preserve">${\mathord{\smash[b]{\underset{\raise.3ex\hbox{$\scriptstyle\sim$}}{1}}\vphantom{1}}}^{\top}\mathbf{X}_c = {\mathord{\smash[b]{\underset{\raise.3ex\hbox{$\scriptstyle\sim$}}{0}}\vphantom{0}}_3}^{\top}$</w:t>
      </w:r>
      <w:r>
        <w:t xml:space="preserve">.</w:t>
      </w:r>
    </w:p>
    <w:bookmarkEnd w:id="73"/>
    <w:bookmarkStart w:id="74" w:name="cor-sample-covariance-singular"/>
    <w:p>
      <w:pPr>
        <w:pStyle w:val="BodyText"/>
      </w:pPr>
      <w:r>
        <w:rPr>
          <w:b/>
          <w:bCs/>
        </w:rPr>
        <w:t xml:space="preserve">Corollary 3 (A sample covariance matrix from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points is singular)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thm-centered-data-rank">
        <w:r>
          <w:rPr>
            <w:rStyle w:val="Hyperlink"/>
          </w:rPr>
          <w:t xml:space="preserve">Theorem 11</w:t>
        </w:r>
      </w:hyperlink>
      <w:r>
        <w:t xml:space="preserve">, the sample covariance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t> </m:t>
          </m:r>
          <m:sSup>
            <m:e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invertible.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 does not change the rank)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does not have full column rank,</w:t>
      </w:r>
      <w:r>
        <w:t xml:space="preserve"> </w:t>
      </w:r>
      <w:r>
        <w:t xml:space="preserve">and it is not invertible by</w:t>
      </w:r>
      <w:r>
        <w:t xml:space="preserve"> </w:t>
      </w:r>
      <w:hyperlink r:id="rId75">
        <w:r>
          <w:rPr>
            <w:rStyle w:val="Hyperlink"/>
          </w:rPr>
          <w:t xml:space="preserve">Theorem 1 in Diagonalization and Cholesky</w:t>
        </w:r>
      </w:hyperlink>
      <w:r>
        <w:t xml:space="preserve">.</w:t>
      </w:r>
    </w:p>
    <w:bookmarkStart w:id="76" w:name="exm-sample-covariance-singular"/>
    <w:p>
      <w:pPr>
        <w:pStyle w:val="BodyText"/>
      </w:pPr>
      <w:r>
        <w:rPr>
          <w:b/>
          <w:bCs/>
        </w:rPr>
        <w:t xml:space="preserve">Example 19 (As many points as dimensions)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dimensions have</w:t>
      </w:r>
      <w:r>
        <w:t xml:space="preserve"> </w:t>
      </w:r>
      <w:r>
        <w:t xml:space="preserve">$\bar{\mathord{\smash[b]{\underset{\raise.3ex\hbox{$\scriptstyle\sim$}}{x}}\vphantom{x}}} = \frac{1}{3}(1, 1, 1)$</w:t>
      </w:r>
      <w:r>
        <w:t xml:space="preserve">, so</w:t>
      </w:r>
    </w:p>
    <w:p>
      <w:pPr>
        <w:pStyle w:val="BodyText"/>
      </w:pPr>
      <w:r>
        <w:t xml:space="preserve">$$
    \mathbf{X}_c = \mathbf{I}_3 - \tfrac{1}{3}\,\mathord{\smash[b]{\underset{\raise.3ex\hbox{$\scriptstyle\sim$}}{1}}\vphantom{1}}{\mathord{\smash[b]{\underset{\raise.3ex\hbox{$\scriptstyle\sim$}}{1}}\vphantom{1}}}^{\top},
    \qquad
    \mathbf{S} = \tfrac{1}{2}\,\mathbf{X}_c
    = \tfrac{1}{6}\begin{bmatrix} 2 &amp; -1 &amp; -1 \\ -1 &amp; 2 &amp; -1 \\ -1 &amp; -1 &amp; 2 \end{bmatrix},
    $$</w:t>
      </w:r>
    </w:p>
    <w:p>
      <w:pPr>
        <w:pStyle w:val="FirstParagraph"/>
      </w:pPr>
      <w:r>
        <w:t xml:space="preserve">using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(the centering matrix is a symmetric projection).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$\mathbf{S}\,\mathord{\smash[b]{\underset{\raise.3ex\hbox{$\scriptstyle\sim$}}{1}}\vphantom{1}} = \mathord{\smash[b]{\underset{\raise.3ex\hbox{$\scriptstyle\sim$}}{0}}\vphantom{0}}_3$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With one more point than dimensions (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), the rank bound allows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to have full rank</w:t>
      </w:r>
      <w:r>
        <w:t xml:space="preserve"> </w:t>
      </w:r>
      <m:oMath>
        <m:r>
          <m:t>p</m:t>
        </m:r>
      </m:oMath>
      <w:r>
        <w:t xml:space="preserve">.</w:t>
      </w:r>
    </w:p>
    <w:bookmarkEnd w:id="76"/>
    <w:bookmarkStart w:id="79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[5]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w:r>
        <w:t xml:space="preserve">$$
   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\mathcal{S}\right\}\mathclose{}
    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$\mathord{\smash[b]{\underset{\raise.3ex\hbox{$\scriptstyle\sim$}}{x}}\vphantom{x}}_0 \in \mathbb{R}^p$</w:t>
      </w:r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9"/>
    <w:bookmarkStart w:id="81" w:name="exm-affine-subspace"/>
    <w:p>
      <w:pPr>
        <w:pStyle w:val="BodyText"/>
      </w:pPr>
      <w:r>
        <w:rPr>
          <w:b/>
          <w:bCs/>
        </w:rPr>
        <w:t xml:space="preserve">Example 20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80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$\mathord{\smash[b]{\underset{\raise.3ex\hbox{$\scriptstyle\sim$}}{x}}\vphantom{x}}_0 = (0, 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w:r>
        <w:t xml:space="preserve">$\mathord{\smash[b]{\underset{\raise.3ex\hbox{$\scriptstyle\sim$}}{x}}\vphantom{x}}_0 = \mathord{\smash[b]{\underset{\raise.3ex\hbox{$\scriptstyle\sim$}}{0}}\vphantom{0}}$</w:t>
      </w:r>
      <w:r>
        <w:t xml:space="preserve">.</w:t>
      </w:r>
    </w:p>
    <w:bookmarkEnd w:id="81"/>
    <w:bookmarkStart w:id="84" w:name="thm-hyperplane-subspace"/>
    <w:p>
      <w:pPr>
        <w:pStyle w:val="BodyText"/>
      </w:pPr>
      <w:r>
        <w:rPr>
          <w:b/>
          <w:bCs/>
        </w:rPr>
        <w:t xml:space="preserve">Theorem 12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\mathord{\smash[b]{\underset{\raise.3ex\hbox{$\scriptstyle\sim$}}{x}}\vphantom{x}}+ b = 0\right\}\mathclose{}$</w:t>
      </w:r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$\mathcal{H}_0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\mathord{\smash[b]{\underset{\raise.3ex\hbox{$\scriptstyle\sim$}}{x}}\vphantom{x}}= 0\right\}\mathclose{}$</w:t>
      </w:r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del w:id="3" w:author="PR Preview" w:date="2026-01-01T00:00:00Z">
        <w:r>
          <w:delText xml:space="preserve">For any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$\mathord{\smash[b]{\underset{\raise.3ex\hbox{$\scriptstyle\sim$}}{x}}\vphantom{x}}, \mathord{\smash[b]{\underset{\raise.3ex\hbox{$\scriptstyle\sim$}}{y}}\vphantom{y}}\in \mathcal{H}$</w:delText>
        </w:r>
      </w:del>
      <w:del w:id="6" w:author="PR Preview" w:date="2026-01-01T00:00:00Z">
        <w:r>
          <w:delText xml:space="preserve">,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the normal vector is orthogonal to their difference: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$\mathord{\smash[b]{\underset{\raise.3ex\hbox{$\scriptstyle\sim$}}{w}}\vphantom{w}} \perp (\mathord{\smash[b]{\underset{\raise.3ex\hbox{$\scriptstyle\sim$}}{x}}\vphantom{x}}- \mathord{\smash[b]{\underset{\raise.3ex\hbox{$\scriptstyle\sim$}}{y}}\vphantom{y}})$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(</w:delText>
        </w:r>
      </w:del>
      <w:hyperlink r:id="rId83">
        <w:del w:id="13" w:author="PR Preview" w:date="2026-01-01T00:00:00Z">
          <w:r>
            <w:rPr>
              <w:rStyle w:val="Hyperlink"/>
            </w:rPr>
            <w:delText xml:space="preserve">Definition 15 in Vectors</w:delText>
          </w:r>
        </w:del>
      </w:hyperlink>
      <w:del w:id="14" w:author="PR Preview" w:date="2026-01-01T00:00:00Z">
        <w:r>
          <w:delText xml:space="preserve">).</w:delText>
        </w:r>
      </w:del>
    </w:p>
    <w:p>
      <w:pPr>
        <w:pStyle w:val="Compact"/>
        <w:numPr>
          <w:ilvl w:val="0"/>
          <w:numId w:val="1005"/>
        </w:numPr>
      </w:pPr>
      <w:ins w:id="15" w:author="PR Preview" w:date="2026-01-01T00:00:00Z">
        <w:r>
          <w:t xml:space="preserve">For any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$\mathord{\smash[b]{\underset{\raise.3ex\hbox{$\scriptstyle\sim$}}{x}}\vphantom{x}}, \mathord{\smash[b]{\underset{\raise.3ex\hbox{$\scriptstyle\sim$}}{y}}\vphantom{y}}\in \mathcal{H}$</w:t>
        </w:r>
      </w:ins>
      <w:ins w:id="18" w:author="PR Preview" w:date="2026-01-01T00:00:00Z">
        <w:r>
          <w:t xml:space="preserve">,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the normal vector is orthogonal to their difference: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$\mathord{\smash[b]{\underset{\raise.3ex\hbox{$\scriptstyle\sim$}}{w}}\vphantom{w}} \perp (\mathord{\smash[b]{\underset{\raise.3ex\hbox{$\scriptstyle\sim$}}{x}}\vphantom{x}}- \mathord{\smash[b]{\underset{\raise.3ex\hbox{$\scriptstyle\sim$}}{y}}\vphantom{y}})$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(</w:t>
        </w:r>
      </w:ins>
      <w:hyperlink r:id="rId83">
        <w:ins w:id="25" w:author="PR Preview" w:date="2026-01-01T00:00:00Z">
          <w:r>
            <w:rPr>
              <w:rStyle w:val="Hyperlink"/>
            </w:rPr>
            <w:t xml:space="preserve">Definition 16 in Vectors</w:t>
          </w:r>
        </w:ins>
      </w:hyperlink>
      <w:ins w:id="26" w:author="PR Preview" w:date="2026-01-01T00:00:00Z">
        <w:r>
          <w:t xml:space="preserve">).</w:t>
        </w:r>
      </w:ins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\mathord{\smash[b]{\underset{\raise.3ex\hbox{$\scriptstyle\sim$}}{x}}\vphantom{x}}= 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r:id="rId85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w:r>
        <w:t xml:space="preserve">$\mathcal{N}(\mathord{\smash[b]{\underset{\raise.3ex\hbox{$\scriptstyle\sim$}}{w}}\vphantom{w}}^{\top})$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$\operatorname{rank}(\mathord{\smash[b]{\underset{\raise.3ex\hbox{$\scriptstyle\sim$}}{w}}\vphantom{w}}^{\top}) \ge 1$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$\operatorname{rank}(\mathord{\smash[b]{\underset{\raise.3ex\hbox{$\scriptstyle\sim$}}{w}}\vphantom{w}}^{\top}) \le \min\mathopen{}\left\{1, p\right\}\mathclose{} = 1$</w:t>
      </w:r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\dim(\mathcal{H}_0)
    &amp;= \operatorname{nullity}(\mathord{\smash[b]{\underset{\raise.3ex\hbox{$\scriptstyle\sim$}}{w}}\vphantom{w}}^{\top})
    &amp;&amp; \text{(}\text{Definition~7}\text{)}
    \\
    &amp;= p - \operatorname{rank}(\mathord{\smash[b]{\underset{\raise.3ex\hbox{$\scriptstyle\sim$}}{w}}\vphantom{w}}^{\top})
    &amp;&amp; \text{(}\text{Theorem~7}\text{, for the } p \text{ columns of } \mathord{\smash[b]{\underset{\raise.3ex\hbox{$\scriptstyle\sim$}}{w}}\vphantom{w}}^{\top} \text{)}
    \\
    &amp;= p - 1.
    &amp;&amp; \text{(the rank is } 1 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= w_1^2 + \cdots + w_p^2 &gt; 0$</w:t>
      </w:r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$\mathord{\smash[b]{\underset{\raise.3ex\hbox{$\scriptstyle\sim$}}{x}}\vphantom{x}}^* \stackrel{\text{def}}{=}-\frac{b}{\mathord{\smash[b]{\underset{\raise.3ex\hbox{$\scriptstyle\sim$}}{w}}\vphantom{w}}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defined, and</w:t>
      </w:r>
    </w:p>
    <w:p>
      <w:pPr>
        <w:pStyle w:val="BodyText"/>
      </w:pPr>
      <w:r>
        <w:t xml:space="preserve">$$
    \begin{aligned}
    \mathord{\smash[b]{\underset{\raise.3ex\hbox{$\scriptstyle\sim$}}{w}}\vphantom{w}}^{\top} \mathord{\smash[b]{\underset{\raise.3ex\hbox{$\scriptstyle\sim$}}{x}}\vphantom{x}}^* + b
    &amp;= -\frac{b}{\mathord{\smash[b]{\underset{\raise.3ex\hbox{$\scriptstyle\sim$}}{w}}\vphantom{w}} \cdot \mathord{\smash[b]{\underset{\raise.3ex\hbox{$\scriptstyle\sim$}}{w}}\vphantom{w}}}\,(\mathord{\smash[b]{\underset{\raise.3ex\hbox{$\scriptstyle\sim$}}{w}}\vphantom{w}}^{\top} \mathord{\smash[b]{\underset{\raise.3ex\hbox{$\scriptstyle\sim$}}{w}}\vphantom{w}}) + b
    &amp;&amp; \text{(homogeneity of } \mathord{\smash[b]{\underset{\raise.3ex\hbox{$\scriptstyle\sim$}}{x}}\vphantom{x}}\mapsto \mathord{\smash[b]{\underset{\raise.3ex\hbox{$\scriptstyle\sim$}}{w}}\vphantom{w}}^{\top} \mathord{\smash[b]{\underset{\raise.3ex\hbox{$\scriptstyle\sim$}}{x}}\vphantom{x}}\text{, }\text{Theorem~10 in Matrices}\text{)}
    \\
    &amp;= -b + b
    &amp;&amp; \text{(} \mathord{\smash[b]{\underset{\raise.3ex\hbox{$\scriptstyle\sim$}}{w}}\vphantom{w}}^{\top} \mathord{\smash[b]{\underset{\raise.3ex\hbox{$\scriptstyle\sim$}}{w}}\vphantom{w}} = \mathord{\smash[b]{\underset{\raise.3ex\hbox{$\scriptstyle\sim$}}{w}}\vphantom{w}} \cdot \mathord{\smash[b]{\underset{\raise.3ex\hbox{$\scriptstyle\sim$}}{w}}\vphantom{w}} \text{)}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$\mathord{\smash[b]{\underset{\raise.3ex\hbox{$\scriptstyle\sim$}}{x}}\vphantom{x}}^* \in \mathcal{H}$</w:t>
      </w:r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 so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\mathord{\smash[b]{\underset{\raise.3ex\hbox{$\scriptstyle\sim$}}{x}}\vphantom{x}}_0 = -b$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\mathord{\smash[b]{\underset{\raise.3ex\hbox{$\scriptstyle\sim$}}{w}}\vphantom{w}}^{\top} (\mathord{\smash[b]{\underset{\raise.3ex\hbox{$\scriptstyle\sim$}}{x}}\vphantom{x}}- \mathord{\smash[b]{\underset{\raise.3ex\hbox{$\scriptstyle\sim$}}{x}}\vphantom{x}}_0)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\mathord{\smash[b]{\underset{\raise.3ex\hbox{$\scriptstyle\sim$}}{x}}\vphantom{x}}_0
    &amp;&amp; \text{(}\text{Theorem~4 in Subspaces and Rank}\text{, with coefficients } 1 \text{ and } -1 \text{)}
    \\
    &amp;= \mathord{\smash[b]{\underset{\raise.3ex\hbox{$\scriptstyle\sim$}}{w}}\vphantom{w}}^{\top} \mathord{\smash[b]{\underset{\raise.3ex\hbox{$\scriptstyle\sim$}}{x}}\vphantom{x}}- (-b)
    &amp;&amp; \text{(} \mathord{\smash[b]{\underset{\raise.3ex\hbox{$\scriptstyle\sim$}}{x}}\vphantom{x}}_0 \in \mathcal{H} \text{)}
    \\
    &amp;= \mathord{\smash[b]{\underset{\raise.3ex\hbox{$\scriptstyle\sim$}}{w}}\vphantom{w}}^{\top} \mathord{\smash[b]{\underset{\raise.3ex\hbox{$\scriptstyle\sim$}}{x}}\vphantom{x}}+ b,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$\mathord{\smash[b]{\underset{\raise.3ex\hbox{$\scriptstyle\sim$}}{x}}\vphantom{x}}\in \mathcal{H}$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\mathord{\smash[b]{\underset{\raise.3ex\hbox{$\scriptstyle\sim$}}{x}}\vphantom{x}}_0 \in \mathcal{H}_0$</w:t>
      </w:r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$\mathord{\smash[b]{\underset{\raise.3ex\hbox{$\scriptstyle\sim$}}{s}}\vphantom{s}} = \mathord{\smash[b]{\underset{\raise.3ex\hbox{$\scriptstyle\sim$}}{x}}\vphantom{x}}- \mathord{\smash[b]{\underset{\raise.3ex\hbox{$\scriptstyle\sim$}}{x}}\vphantom{x}}_0 \in \mathcal{H}_0$</w:t>
      </w:r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 both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\mathord{\smash[b]{\underset{\raise.3ex\hbox{$\scriptstyle\sim$}}{y}}\vphantom{y}}$</w:t>
      </w:r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(\mathord{\smash[b]{\underset{\raise.3ex\hbox{$\scriptstyle\sim$}}{x}}\vphantom{x}}- \mathord{\smash[b]{\underset{\raise.3ex\hbox{$\scriptstyle\sim$}}{y}}\vphantom{y}})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\mathord{\smash[b]{\underset{\raise.3ex\hbox{$\scriptstyle\sim$}}{y}}\vphantom{y}}
    &amp;&amp; \text{(}\text{Theorem~4 in Subspaces and Rank}\text{, with coefficients } 1 \text{ and } -1 \text{)}
    \\
    &amp;= (-b) - (-b)
    &amp;&amp; \text{(} \mathord{\smash[b]{\underset{\raise.3ex\hbox{$\scriptstyle\sim$}}{x}}\vphantom{x}}, \mathord{\smash[b]{\underset{\raise.3ex\hbox{$\scriptstyle\sim$}}{y}}\vphantom{y}}\in \mathcal{H} \text{)}
    \\
    &amp;= 0.
    &amp;&amp; \text{(arithmetic)}
    \end{aligned}
    $$</w:t>
      </w:r>
    </w:p>
    <w:bookmarkStart w:id="87" w:name="exm-hyperplane-subspace"/>
    <w:p>
      <w:pPr>
        <w:pStyle w:val="FirstParagraph"/>
      </w:pPr>
      <w:r>
        <w:rPr>
          <w:b/>
          <w:bCs/>
        </w:rPr>
        <w:t xml:space="preserve">Example 21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x_2 + x_3 - 1 = 0\right\}\mathclose{}$</w:t>
      </w:r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86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w:r>
        <w:t xml:space="preserve">$\mathcal{H}_0 = \mathopen{}\left\{\mathord{\smash[b]{\underset{\raise.3ex\hbox{$\scriptstyle\sim$}}{x}}\vphantom{x}}: x_1 + x_2 + x_3 = 0\right\}\mathclose{}$</w:t>
      </w:r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$\mathord{\smash[b]{\underset{\raise.3ex\hbox{$\scriptstyle\sim$}}{x}}\vphantom{x}}_0 = (1, 0, 0)$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w:r>
        <w:t xml:space="preserve">$\mathord{\smash[b]{\underset{\raise.3ex\hbox{$\scriptstyle\sim$}}{y}}\vphantom{y}}= (0, 1, 0)$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Their difference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\mathord{\smash[b]{\underset{\raise.3ex\hbox{$\scriptstyle\sim$}}{x}}\vphantom{x}}_0 = (-1, 1, 0)$</w:t>
      </w:r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\mathord{\smash[b]{\underset{\raise.3ex\hbox{$\scriptstyle\sim$}}{x}}\vphantom{x}}_0 + (-1, 1, 0)$</w:t>
      </w:r>
      <w:r>
        <w:t xml:space="preserve">, as part 2 says.</w:t>
      </w:r>
    </w:p>
    <w:p>
      <w:pPr>
        <w:pStyle w:val="BodyText"/>
      </w:pPr>
      <w:r>
        <w:t xml:space="preserve">$$
    \begin{aligned}
    \mathord{\smash[b]{\underset{\raise.3ex\hbox{$\scriptstyle\sim$}}{w}}\vphantom{w}} \cdot (-1, 1, 0) &amp;= -1 + 1 + 0 \\
    &amp;= 0,
    \end{aligned}
    $$</w:t>
      </w:r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6"/>
        </w:numPr>
      </w:pPr>
      <w:r>
        <w:t xml:space="preserve">The point built in the proof is</w:t>
      </w:r>
    </w:p>
    <w:p>
      <w:pPr>
        <w:pStyle w:val="BodyText"/>
      </w:pPr>
      <w:r>
        <w:t xml:space="preserve">$$
    \begin{aligned}
    \mathord{\smash[b]{\underset{\raise.3ex\hbox{$\scriptstyle\sim$}}{x}}\vphantom{x}}^* &amp;= -\frac{-1}{3}\,(1, 1, 1) \\
    &amp;= \mathopen{}\left(\tfrac{1}{3}, \tfrac{1}{3}, \tfrac{1}{3}\right)\mathclose{},
    \end{aligned}
    $$</w:t>
      </w:r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7"/>
    <w:bookmarkStart w:id="88" w:name="thm-hyperplane-origin"/>
    <w:p>
      <w:pPr>
        <w:pStyle w:val="FirstParagraph"/>
      </w:pPr>
      <w:r>
        <w:rPr>
          <w:b/>
          <w:bCs/>
        </w:rPr>
        <w:t xml:space="preserve">Theorem 13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2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w:r>
        <w:t xml:space="preserve">$\mathcal{H} = \mathopen{}\left\{\mathord{\smash[b]{\underset{\raise.3ex\hbox{$\scriptstyle\sim$}}{x}}\vphantom{x}}_0 + t\,\mathord{\smash[b]{\underset{\raise.3ex\hbox{$\scriptstyle\sim$}}{v}}\vphantom{v}} :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\mathbb{R}^2$</w:t>
      </w:r>
      <w:r>
        <w:t xml:space="preserve"> </w:t>
      </w:r>
      <w:r>
        <w:t xml:space="preserve">and some nonzero</w:t>
      </w:r>
      <w:r>
        <w:t xml:space="preserve"> </w:t>
      </w:r>
      <w:r>
        <w:t xml:space="preserve">$\mathord{\smash[b]{\underset{\raise.3ex\hbox{$\scriptstyle\sim$}}{v}}\vphantom{v}} \in \mathbb{R}^2$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w:r>
        <w:t xml:space="preserve">$\mathcal{H} = \mathopen{}\left\{\mathord{\smash[b]{\underset{\raise.3ex\hbox{$\scriptstyle\sim$}}{x}}\vphantom{x}}_0 + 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\mathbb{R}^3$</w:t>
      </w:r>
      <w:r>
        <w:t xml:space="preserve"> </w:t>
      </w:r>
      <w:r>
        <w:t xml:space="preserve">and some linearly independent</w:t>
      </w:r>
      <w:r>
        <w:t xml:space="preserve"> </w:t>
      </w:r>
      <w:r>
        <w:t xml:space="preserve">$\mathord{\smash[b]{\underset{\raise.3ex\hbox{$\scriptstyle\sim$}}{v}}\vphantom{v}}_1, \mathord{\smash[b]{\underset{\raise.3ex\hbox{$\scriptstyle\sim$}}{v}}\vphantom{v}}_2 \in \mathbb{R}^3$</w:t>
      </w:r>
      <w:r>
        <w:t xml:space="preserve">.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\mathord{\smash[b]{\underset{\raise.3ex\hbox{$\scriptstyle\sim$}}{0}}\vphantom{0}} = 0$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\mathord{\smash[b]{\underset{\raise.3ex\hbox{$\scriptstyle\sim$}}{0}}\vphantom{0}} + b
    &amp;= 0 + b
    &amp;&amp; \text{(the dot product with } \mathord{\smash[b]{\underset{\raise.3ex\hbox{$\scriptstyle\sim$}}{0}}\vphantom{0}}\text{ is } 0 \text{)}
    \\
    &amp;= b,
    &amp;&amp; \text{(}\text{Theorem~4 in Convexity, Infimum and Sums}\text{)}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\mathcal{H}$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w:r>
        <w:t xml:space="preserve">$\mathcal{H}_0 = \mathopen{}\left\{t\,\mathord{\smash[b]{\underset{\raise.3ex\hbox{$\scriptstyle\sim$}}{v}}\vphantom{v}} : t \in \mathbb{R}\right\}\mathclose{}$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w:r>
        <w:t xml:space="preserve">$\mathcal{H}_0 = \mathopen{}\left\{s\,\mathord{\smash[b]{\underset{\raise.3ex\hbox{$\scriptstyle\sim$}}{v}}\vphantom{v}}_1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.</w:t>
      </w:r>
    </w:p>
    <w:bookmarkStart w:id="90" w:name="exm-hyperplane-origin"/>
    <w:p>
      <w:pPr>
        <w:pStyle w:val="BodyText"/>
      </w:pPr>
      <w:r>
        <w:rPr>
          <w:b/>
          <w:bCs/>
        </w:rPr>
        <w:t xml:space="preserve">Example 22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9">
        <w:r>
          <w:rPr>
            <w:rStyle w:val="Hyperlink"/>
          </w:rPr>
          <w:t xml:space="preserve">Example 20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w:r>
        <w:t xml:space="preserve">$\mathord{\smash[b]{\underset{\raise.3ex\hbox{$\scriptstyle\sim$}}{x}}\vphantom{x}}_0 = 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$\mathord{\smash[b]{\underset{\raise.3ex\hbox{$\scriptstyle\sim$}}{v}}\vphantom{v}} = (-w_2, w_1)$</w:t>
      </w:r>
      <w:r>
        <w:t xml:space="preserve"> </w:t>
      </w:r>
      <w:r>
        <w:t xml:space="preserve">is nonzero with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w:r>
        <w:t xml:space="preserve">$\mathord{\smash[b]{\underset{\raise.3ex\hbox{$\scriptstyle\sim$}}{v}}\vphantom{v}}_1 = (1, -1,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(0, 1, -1)$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w:r>
        <w:t xml:space="preserve">$\mathopen{}\left|\mathord{\smash[b]{\underset{\raise.3ex\hbox{$\scriptstyle\sim$}}{w}}\vphantom{w}} \cdot \mathord{\smash[b]{\underset{\raise.3ex\hbox{$\scriptstyle\sim$}}{x}}\vphantom{x}} + b\right|\mathclose{} &lt; 10^{-10}$</w:t>
      </w:r>
      <w:r>
        <w:t xml:space="preserve">.</w:t>
      </w:r>
    </w:p>
    <w:bookmarkEnd w:id="90"/>
    <w:bookmarkStart w:id="92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2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91" w:name="eq-half-space"/>
      <w:r>
        <w:t xml:space="preserve">$$
    \mathcal{H}^+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&gt; 0\right\}\mathclose{}
    \quad \text{and} \quad
    \mathcal{H}^-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&lt; 0\right\}\mathclose{}.
     \qquad(1)$$</w:t>
      </w:r>
      <w:bookmarkEnd w:id="91"/>
    </w:p>
    <w:bookmarkEnd w:id="92"/>
    <w:bookmarkStart w:id="93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w:r>
        <w:t xml:space="preserve">$(\mathord{\smash[b]{\underset{\raise.3ex\hbox{$\scriptstyle\sim$}}{w}}\vphantom{w}}, b)$</w:t>
      </w:r>
      <w:r>
        <w:t xml:space="preserve"> </w:t>
      </w:r>
      <w:r>
        <w:t xml:space="preserve">by</w:t>
      </w:r>
      <w:r>
        <w:t xml:space="preserve"> </w:t>
      </w:r>
      <w:r>
        <w:t xml:space="preserve">$(-\mathord{\smash[b]{\underset{\raise.3ex\hbox{$\scriptstyle\sim$}}{w}}\vphantom{w}}, -b)$</w:t>
      </w:r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tells you which side of the hyperplane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94" w:name="exm-half-space-plane"/>
    <w:p>
      <w:pPr>
        <w:pStyle w:val="BodyText"/>
      </w:pPr>
      <w:r>
        <w:rPr>
          <w:b/>
          <w:bCs/>
        </w:rPr>
        <w:t xml:space="preserve">Example 23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+ 2 x_2 - 2 = 0\right\}\mathclose{}$</w:t>
      </w:r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94"/>
    <w:bookmarkStart w:id="95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goes up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moves in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bookmarkEnd w:id="95"/>
    <w:bookmarkStart w:id="96" w:name="thm-half-space-dimension"/>
    <w:p>
      <w:pPr>
        <w:pStyle w:val="BodyText"/>
      </w:pPr>
      <w:r>
        <w:rPr>
          <w:b/>
          <w:bCs/>
        </w:rPr>
        <w:t xml:space="preserve">Theorem 14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$D(S) \stackrel{\text{def}}{=}\mathopen{}\left\{\mathord{\smash[b]{\underset{\raise.3ex\hbox{$\scriptstyle\sim$}}{y}}\vphantom{y}}- \mathord{\smash[b]{\underset{\raise.3ex\hbox{$\scriptstyle\sim$}}{x}}\vphantom{x}}: \mathord{\smash[b]{\underset{\raise.3ex\hbox{$\scriptstyle\sim$}}{x}}\vphantom{x}}, \mathord{\smash[b]{\underset{\raise.3ex\hbox{$\scriptstyle\sim$}}{y}}\vphantom{y}}\in S\right\}\mathclose{}$</w:t>
      </w:r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9"/>
        </w:numPr>
      </w:pPr>
      <w:r>
        <w:t xml:space="preserve">$D(\mathcal{H})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3,</w:t>
      </w:r>
      <w:r>
        <w:t xml:space="preserve"> </w:t>
      </w:r>
      <w:r>
        <w:t xml:space="preserve">$\mathord{\smash[b]{\underset{\raise.3ex\hbox{$\scriptstyle\sim$}}{w}}\vphantom{w}} \cdot (\mathord{\smash[b]{\underset{\raise.3ex\hbox{$\scriptstyle\sim$}}{y}}\vphantom{y}}-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\mathord{\smash[b]{\underset{\raise.3ex\hbox{$\scriptstyle\sim$}}{x}}\vphantom{x}}\in \mathcal{H}_0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.</w:t>
      </w:r>
      <w:r>
        <w:t xml:space="preserve"> </w:t>
      </w:r>
      <w:r>
        <w:t xml:space="preserve">Conversely,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(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2 gives such a point).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$\mathord{\smash[b]{\underset{\raise.3ex\hbox{$\scriptstyle\sim$}}{s}}\vphantom{s}} \in \mathcal{H}_0$</w:t>
      </w:r>
      <w:r>
        <w:t xml:space="preserve">, the point</w:t>
      </w:r>
      <w:r>
        <w:t xml:space="preserve"> </w:t>
      </w:r>
      <w:r>
        <w:t xml:space="preserve">$\mathord{\smash[b]{\underset{\raise.3ex\hbox{$\scriptstyle\sim$}}{x}}\vphantom{x}}_0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$(\mathord{\smash[b]{\underset{\raise.3ex\hbox{$\scriptstyle\sim$}}{x}}\vphantom{x}}_0 + \mathord{\smash[b]{\underset{\raise.3ex\hbox{$\scriptstyle\sim$}}{s}}\vphantom{s}}) - \mathord{\smash[b]{\underset{\raise.3ex\hbox{$\scriptstyle\sim$}}{x}}\vphantom{x}}_0 = \mathord{\smash[b]{\underset{\raise.3ex\hbox{$\scriptstyle\sim$}}{s}}\vphantom{s}}$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reverse inclusion,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w:r>
        <w:t xml:space="preserve">$\mathord{\smash[b]{\underset{\raise.3ex\hbox{$\scriptstyle\sim$}}{x}}\vphantom{x}}_t \stackrel{\text{def}}{=}\mathord{\smash[b]{\underset{\raise.3ex\hbox{$\scriptstyle\sim$}}{x}}\vphantom{x}}_0 + t\,\mathord{\smash[b]{\underset{\raise.3ex\hbox{$\scriptstyle\sim$}}{w}}\vphantom{w}}$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\mathord{\smash[b]{\underset{\raise.3ex\hbox{$\scriptstyle\sim$}}{x}}\vphantom{x}}_t + b
    &amp;= \mathopen{}\left(\mathord{\smash[b]{\underset{\raise.3ex\hbox{$\scriptstyle\sim$}}{w}}\vphantom{w}} \cdot \mathord{\smash[b]{\underset{\raise.3ex\hbox{$\scriptstyle\sim$}}{x}}\vphantom{x}}_0 + b\right)\mathclose{} + t\,\mathord{\smash[b]{\underset{\raise.3ex\hbox{$\scriptstyle\sim$}}{w}}\vphantom{w}} \cdot \mathord{\smash[b]{\underset{\raise.3ex\hbox{$\scriptstyle\sim$}}{w}}\vphantom{w}}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\mathord{\smash[b]{\underset{\raise.3ex\hbox{$\scriptstyle\sim$}}{w}}\vphantom{w}},
    &amp;&amp; \text{(} \mathord{\smash[b]{\underset{\raise.3ex\hbox{$\scriptstyle\sim$}}{x}}\vphantom{x}}_0 \in \mathcal{H} \text{)}
    \end{aligned}
    $$</w:t>
      </w:r>
    </w:p>
    <w:p>
      <w:pPr>
        <w:pStyle w:val="FirstParagraph"/>
      </w:pPr>
      <w:r>
        <w:t xml:space="preserve">which is positive, so</w:t>
      </w:r>
      <w:r>
        <w:t xml:space="preserve"> </w:t>
      </w:r>
      <w:r>
        <w:t xml:space="preserve">$\mathord{\smash[b]{\underset{\raise.3ex\hbox{$\scriptstyle\sim$}}{x}}\vphantom{x}}_t \in \mathcal{H}^+$</w:t>
      </w:r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(\mathord{\smash[b]{\underset{\raise.3ex\hbox{$\scriptstyle\sim$}}{x}}\vphantom{x}}_t + \mathord{\smash[b]{\underset{\raise.3ex\hbox{$\scriptstyle\sim$}}{v}}\vphantom{v}}) + b
    &amp;= \mathopen{}\left(\mathord{\smash[b]{\underset{\raise.3ex\hbox{$\scriptstyle\sim$}}{w}}\vphantom{w}} \cdot \mathord{\smash[b]{\underset{\raise.3ex\hbox{$\scriptstyle\sim$}}{x}}\vphantom{x}}_t + b\right)\mathclose{} + \mathord{\smash[b]{\underset{\raise.3ex\hbox{$\scriptstyle\sim$}}{w}}\vphantom{w}} \cdot \mathord{\smash[b]{\underset{\raise.3ex\hbox{$\scriptstyle\sim$}}{v}}\vphantom{v}}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 + \mathord{\smash[b]{\underset{\raise.3ex\hbox{$\scriptstyle\sim$}}{w}}\vphantom{w}} \cdot \mathord{\smash[b]{\underset{\raise.3ex\hbox{$\scriptstyle\sim$}}{v}}\vphantom{v}}.
    &amp;&amp; \text{(the display above)}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&gt; 0$</w:t>
      </w:r>
      <w:r>
        <w:t xml:space="preserve">, this is positive once</w:t>
      </w:r>
      <w:r>
        <w:t xml:space="preserve"> </w:t>
      </w:r>
      <w:r>
        <w:t xml:space="preserve">$t &gt; -\mathord{\smash[b]{\underset{\raise.3ex\hbox{$\scriptstyle\sim$}}{w}}\vphantom{w}} \cdot \mathord{\smash[b]{\underset{\raise.3ex\hbox{$\scriptstyle\sim$}}{v}}\vphantom{v}} / \mathord{\smash[b]{\underset{\raise.3ex\hbox{$\scriptstyle\sim$}}{w}}\vphantom{w}}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$\mathord{\smash[b]{\underset{\raise.3ex\hbox{$\scriptstyle\sim$}}{x}}\vphantom{x}}_t$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$\mathord{\smash[b]{\underset{\raise.3ex\hbox{$\scriptstyle\sim$}}{x}}\vphantom{x}}_t + \mathord{\smash[b]{\underset{\raise.3ex\hbox{$\scriptstyle\sim$}}{v}}\vphantom{v}}$</w:t>
      </w:r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\in D(\mathcal{H}^+)$</w:t>
      </w:r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101" w:name="exm-half-space-iris"/>
    <w:p>
      <w:pPr>
        <w:pStyle w:val="BodyText"/>
      </w:pPr>
      <w:r>
        <w:rPr>
          <w:b/>
          <w:bCs/>
        </w:rPr>
        <w:t xml:space="preserve">Example 24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 a coefficient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0$</w:t>
      </w:r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100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1"/>
    <w:bookmarkStart w:id="102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21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Write the plane and its half-spaces using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10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2"/>
    <w:bookmarkStart w:id="103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1"/>
        </w:numPr>
      </w:pPr>
      <w:r>
        <w:t xml:space="preserve">Compute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x_1 + x_2 + x_3 - 1$</w:t>
      </w:r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2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With</w:t>
      </w:r>
      <w:r>
        <w:t xml:space="preserve"> </w:t>
      </w:r>
      <w:r>
        <w:t xml:space="preserve">$-\mathord{\smash[b]{\underset{\raise.3ex\hbox{$\scriptstyle\sim$}}{w}}\vphantom{w}} = (-1, -1,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11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w:r>
        <w:t xml:space="preserve">$\mathopen{}\left\{\mathord{\smash[b]{\underset{\raise.3ex\hbox{$\scriptstyle\sim$}}{s}}\vphantom{s}} : s_1 + s_2 + s_3 = 0\right\}\mathclose{}$</w:t>
      </w:r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3"/>
    <w:bookmarkStart w:id="104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4"/>
    <w:bookmarkStart w:id="105" w:name="exm-rank-factorization"/>
    <w:p>
      <w:pPr>
        <w:pStyle w:val="FirstParagraph"/>
      </w:pPr>
      <w:r>
        <w:rPr>
          <w:b/>
          <w:bCs/>
        </w:rPr>
        <w:t xml:space="preserve">Example 25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5"/>
    <w:bookmarkStart w:id="106" w:name="thm-rank-factorization"/>
    <w:p>
      <w:pPr>
        <w:pStyle w:val="BodyText"/>
      </w:pPr>
      <w:r>
        <w:rPr>
          <w:b/>
          <w:bCs/>
        </w:rPr>
        <w:t xml:space="preserve">Theorem 15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\mathord{\smash[b]{\underset{\raise.3ex\hbox{$\scriptstyle\sim$}}{c}}\vphantom{c}}_r$</w:t>
      </w:r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r_{1j} \mathord{\smash[b]{\underset{\raise.3ex\hbox{$\scriptstyle\sim$}}{c}}\vphantom{c}}_1 + \cdots + r_{rj} \mathord{\smash[b]{\underset{\raise.3ex\hbox{$\scriptstyle\sim$}}{c}}\vphantom{c}}_r$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$\mathord{\smash[b]{\underset{\raise.3ex\hbox{$\scriptstyle\sim$}}{r}}\vphantom{r}}_j = (r_{1j}, \ldots, r_{rj})$</w:t>
      </w:r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\mathbf{C} \mathord{\smash[b]{\underset{\raise.3ex\hbox{$\scriptstyle\sim$}}{r}}\vphantom{r}}_j
    &amp;= r_{1j} \mathord{\smash[b]{\underset{\raise.3ex\hbox{$\scriptstyle\sim$}}{c}}\vphantom{c}}_1 + \cdots + r_{rj} \mathord{\smash[b]{\underset{\raise.3ex\hbox{$\scriptstyle\sim$}}{c}}\vphantom{c}}_r
    &amp;&amp; \text{(}\text{Theorem~3 in Subspaces and Rank}\text{)}
    \\
    &amp;= \mathord{\smash[b]{\underset{\raise.3ex\hbox{$\scriptstyle\sim$}}{a}}\vphantom{a}}_j,
    &amp;&amp; \text{(choice of the } r_{ij}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7" w:name="exm-rank-factorization-construct"/>
    <w:p>
      <w:pPr>
        <w:pStyle w:val="BodyText"/>
      </w:pPr>
      <w:r>
        <w:rPr>
          <w:b/>
          <w:bCs/>
        </w:rPr>
        <w:t xml:space="preserve">Example 26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w:r>
        <w:t xml:space="preserve">$c\,(1, 3) =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07"/>
    <w:bookmarkStart w:id="122" w:name="refs"/>
    <w:bookmarkStart w:id="109" w:name="ref-wikipedia_row_and_column_space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spaces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https://en.wikipedia.org/wiki/Row_and_column_spaces</w:t>
        </w:r>
      </w:hyperlink>
    </w:p>
    <w:bookmarkEnd w:id="109"/>
    <w:bookmarkStart w:id="111" w:name="ref-wikipedia_gram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https://en.wikipedia.org/wiki/Gram_matrix</w:t>
        </w:r>
      </w:hyperlink>
    </w:p>
    <w:bookmarkEnd w:id="111"/>
    <w:bookmarkStart w:id="113" w:name="ref-zhou2024rank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“Rank and nullity.”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2">
        <w:r>
          <w:rPr>
            <w:rStyle w:val="Hyperlink"/>
          </w:rPr>
          <w:t xml:space="preserve">https://ucla-biostat-216.github.io/2024fall/slides/05-rank/05-rank.html</w:t>
        </w:r>
      </w:hyperlink>
    </w:p>
    <w:bookmarkEnd w:id="113"/>
    <w:bookmarkStart w:id="115" w:name="ref-wikipedia_rank_nullity_theorem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“Rank–nullity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https://en.wikipedia.org/wiki/Rank%E2%80%93nullity_theorem</w:t>
        </w:r>
      </w:hyperlink>
    </w:p>
    <w:bookmarkEnd w:id="115"/>
    <w:bookmarkStart w:id="117" w:name="ref-wikipedia_affine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https://en.wikipedia.org/wiki/Affine_space</w:t>
        </w:r>
      </w:hyperlink>
    </w:p>
    <w:bookmarkEnd w:id="117"/>
    <w:bookmarkStart w:id="119" w:name="ref-wikipedia_half_space_geometr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“Half-space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https://en.wikipedia.org/wiki/Half-space_(geometry)</w:t>
        </w:r>
      </w:hyperlink>
    </w:p>
    <w:bookmarkEnd w:id="119"/>
    <w:bookmarkStart w:id="121" w:name="ref-wikipedia_rank_factoriz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factorization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https://en.wikipedia.org/wiki/Rank_factorization</w:t>
        </w:r>
      </w:hyperlink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0" Type="http://schemas.openxmlformats.org/officeDocument/2006/relationships/image" Target="media/rId40.png"/><Relationship Id="rId97" Type="http://schemas.openxmlformats.org/officeDocument/2006/relationships/image" Target="media/rId97.png"/><Relationship Id="rId77" Type="http://schemas.openxmlformats.org/officeDocument/2006/relationships/hyperlink" Target="functions.qmd#def-image" TargetMode="External"/><Relationship Id="rId116" Type="http://schemas.openxmlformats.org/officeDocument/2006/relationships/hyperlink" Target="https://en.wikipedia.org/wiki/Affine_space" TargetMode="External"/><Relationship Id="rId110" Type="http://schemas.openxmlformats.org/officeDocument/2006/relationships/hyperlink" Target="https://en.wikipedia.org/wiki/Gram_matrix" TargetMode="External"/><Relationship Id="rId118" Type="http://schemas.openxmlformats.org/officeDocument/2006/relationships/hyperlink" Target="https://en.wikipedia.org/wiki/Half-space_(geometry)" TargetMode="External"/><Relationship Id="rId114" Type="http://schemas.openxmlformats.org/officeDocument/2006/relationships/hyperlink" Target="https://en.wikipedia.org/wiki/Rank%E2%80%93nullity_theorem" TargetMode="External"/><Relationship Id="rId120" Type="http://schemas.openxmlformats.org/officeDocument/2006/relationships/hyperlink" Target="https://en.wikipedia.org/wiki/Rank_factorization" TargetMode="External"/><Relationship Id="rId108" Type="http://schemas.openxmlformats.org/officeDocument/2006/relationships/hyperlink" Target="https://en.wikipedia.org/wiki/Row_and_column_spaces" TargetMode="External"/><Relationship Id="rId112" Type="http://schemas.openxmlformats.org/officeDocument/2006/relationships/hyperlink" Target="https://ucla-biostat-216.github.io/2024fall/slides/05-rank/05-rank.html" TargetMode="External"/><Relationship Id="rId75" Type="http://schemas.openxmlformats.org/officeDocument/2006/relationships/hyperlink" Target="linear-algebra-diagonalization.html#thm-invertible-rank" TargetMode="External"/><Relationship Id="rId44" Type="http://schemas.openxmlformats.org/officeDocument/2006/relationships/hyperlink" Target="linear-algebra-direct-sums.html#thm-fundamental-subspaces" TargetMode="External"/><Relationship Id="rId82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8" Type="http://schemas.openxmlformats.org/officeDocument/2006/relationships/hyperlink" Target="linear-algebra-matrices.html#def-translation" TargetMode="External"/><Relationship Id="rId85" Type="http://schemas.openxmlformats.org/officeDocument/2006/relationships/hyperlink" Target="linear-algebra-matrices.html#exm-dot-product-matmul" TargetMode="External"/><Relationship Id="rId89" Type="http://schemas.openxmlformats.org/officeDocument/2006/relationships/hyperlink" Target="linear-algebra-matrices.html#exm-hyperplane" TargetMode="External"/><Relationship Id="rId47" Type="http://schemas.openxmlformats.org/officeDocument/2006/relationships/hyperlink" Target="linear-algebra-subspaces.html#def-basis" TargetMode="External"/><Relationship Id="rId49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46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56" Type="http://schemas.openxmlformats.org/officeDocument/2006/relationships/hyperlink" Target="linear-algebra-subspaces.html#exm-dimension" TargetMode="External"/><Relationship Id="rId80" Type="http://schemas.openxmlformats.org/officeDocument/2006/relationships/hyperlink" Target="linear-algebra-subspaces.html#exm-not-subspace" TargetMode="External"/><Relationship Id="rId86" Type="http://schemas.openxmlformats.org/officeDocument/2006/relationships/hyperlink" Target="linear-algebra-subspaces.html#exm-subspace-zero" TargetMode="External"/><Relationship Id="rId64" Type="http://schemas.openxmlformats.org/officeDocument/2006/relationships/hyperlink" Target="linear-algebra-subspaces.html#rem-full-column-rank-shape" TargetMode="External"/><Relationship Id="rId43" Type="http://schemas.openxmlformats.org/officeDocument/2006/relationships/hyperlink" Target="linear-algebra-subspaces.html#sec-subspaces" TargetMode="External"/><Relationship Id="rId48" Type="http://schemas.openxmlformats.org/officeDocument/2006/relationships/hyperlink" Target="linear-algebra-subspaces.html#thm-add-outside-span" TargetMode="External"/><Relationship Id="rId55" Type="http://schemas.openxmlformats.org/officeDocument/2006/relationships/hyperlink" Target="linear-algebra-subspaces.html#thm-basis-size" TargetMode="External"/><Relationship Id="rId54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57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69" Type="http://schemas.openxmlformats.org/officeDocument/2006/relationships/hyperlink" Target="linear-algebra-subspaces.html#thm-subspace-equal-dim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1" Type="http://schemas.openxmlformats.org/officeDocument/2006/relationships/hyperlink" Target="linear-algebra-vectors.html#def-ones-vector" TargetMode="External"/><Relationship Id="rId83" Type="http://schemas.openxmlformats.org/officeDocument/2006/relationships/hyperlink" Target="linear-algebra-vectors.html#def-orthogonal-vectors" TargetMode="External"/></Relationships>
</file>

<file path=word/_rels/footnotes.xml.rels><?xml version='1.0' encoding='UTF-8' standalone='yes'?>
<Relationships xmlns="http://schemas.openxmlformats.org/package/2006/relationships"><Relationship Id="rId77" Type="http://schemas.openxmlformats.org/officeDocument/2006/relationships/hyperlink" Target="functions.qmd#def-image" TargetMode="External"/><Relationship Id="rId116" Type="http://schemas.openxmlformats.org/officeDocument/2006/relationships/hyperlink" Target="https://en.wikipedia.org/wiki/Affine_space" TargetMode="External"/><Relationship Id="rId110" Type="http://schemas.openxmlformats.org/officeDocument/2006/relationships/hyperlink" Target="https://en.wikipedia.org/wiki/Gram_matrix" TargetMode="External"/><Relationship Id="rId118" Type="http://schemas.openxmlformats.org/officeDocument/2006/relationships/hyperlink" Target="https://en.wikipedia.org/wiki/Half-space_(geometry)" TargetMode="External"/><Relationship Id="rId114" Type="http://schemas.openxmlformats.org/officeDocument/2006/relationships/hyperlink" Target="https://en.wikipedia.org/wiki/Rank%E2%80%93nullity_theorem" TargetMode="External"/><Relationship Id="rId120" Type="http://schemas.openxmlformats.org/officeDocument/2006/relationships/hyperlink" Target="https://en.wikipedia.org/wiki/Rank_factorization" TargetMode="External"/><Relationship Id="rId108" Type="http://schemas.openxmlformats.org/officeDocument/2006/relationships/hyperlink" Target="https://en.wikipedia.org/wiki/Row_and_column_spaces" TargetMode="External"/><Relationship Id="rId112" Type="http://schemas.openxmlformats.org/officeDocument/2006/relationships/hyperlink" Target="https://ucla-biostat-216.github.io/2024fall/slides/05-rank/05-rank.html" TargetMode="External"/><Relationship Id="rId75" Type="http://schemas.openxmlformats.org/officeDocument/2006/relationships/hyperlink" Target="linear-algebra-diagonalization.html#thm-invertible-rank" TargetMode="External"/><Relationship Id="rId44" Type="http://schemas.openxmlformats.org/officeDocument/2006/relationships/hyperlink" Target="linear-algebra-direct-sums.html#thm-fundamental-subspaces" TargetMode="External"/><Relationship Id="rId82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8" Type="http://schemas.openxmlformats.org/officeDocument/2006/relationships/hyperlink" Target="linear-algebra-matrices.html#def-translation" TargetMode="External"/><Relationship Id="rId85" Type="http://schemas.openxmlformats.org/officeDocument/2006/relationships/hyperlink" Target="linear-algebra-matrices.html#exm-dot-product-matmul" TargetMode="External"/><Relationship Id="rId89" Type="http://schemas.openxmlformats.org/officeDocument/2006/relationships/hyperlink" Target="linear-algebra-matrices.html#exm-hyperplane" TargetMode="External"/><Relationship Id="rId47" Type="http://schemas.openxmlformats.org/officeDocument/2006/relationships/hyperlink" Target="linear-algebra-subspaces.html#def-basis" TargetMode="External"/><Relationship Id="rId49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46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56" Type="http://schemas.openxmlformats.org/officeDocument/2006/relationships/hyperlink" Target="linear-algebra-subspaces.html#exm-dimension" TargetMode="External"/><Relationship Id="rId80" Type="http://schemas.openxmlformats.org/officeDocument/2006/relationships/hyperlink" Target="linear-algebra-subspaces.html#exm-not-subspace" TargetMode="External"/><Relationship Id="rId86" Type="http://schemas.openxmlformats.org/officeDocument/2006/relationships/hyperlink" Target="linear-algebra-subspaces.html#exm-subspace-zero" TargetMode="External"/><Relationship Id="rId64" Type="http://schemas.openxmlformats.org/officeDocument/2006/relationships/hyperlink" Target="linear-algebra-subspaces.html#rem-full-column-rank-shape" TargetMode="External"/><Relationship Id="rId43" Type="http://schemas.openxmlformats.org/officeDocument/2006/relationships/hyperlink" Target="linear-algebra-subspaces.html#sec-subspaces" TargetMode="External"/><Relationship Id="rId48" Type="http://schemas.openxmlformats.org/officeDocument/2006/relationships/hyperlink" Target="linear-algebra-subspaces.html#thm-add-outside-span" TargetMode="External"/><Relationship Id="rId55" Type="http://schemas.openxmlformats.org/officeDocument/2006/relationships/hyperlink" Target="linear-algebra-subspaces.html#thm-basis-size" TargetMode="External"/><Relationship Id="rId54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57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69" Type="http://schemas.openxmlformats.org/officeDocument/2006/relationships/hyperlink" Target="linear-algebra-subspaces.html#thm-subspace-equal-dim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1" Type="http://schemas.openxmlformats.org/officeDocument/2006/relationships/hyperlink" Target="linear-algebra-vectors.html#def-ones-vector" TargetMode="External"/><Relationship Id="rId83" Type="http://schemas.openxmlformats.org/officeDocument/2006/relationships/hyperlink" Target="linear-algebra-vectors.html#def-orthogon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2026-10-22T22:34:47Z</dcterms:created>
  <dcterms:modified xsi:type="dcterms:W3CDTF">2026-10-22T22:34:47Z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14:22:14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