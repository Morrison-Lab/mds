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del w:id="3" w:author="PR Preview" w:date="2026-01-01T00:00:00Z">
        <w:r>
          <w:delText xml:space="preserve">Column</w:delText>
        </w:r>
      </w:del>
      <w:del w:id="4" w:author="PR Preview" w:date="2026-01-01T00:00:00Z">
        <w:r>
          <w:delText xml:space="preserve"> </w:delText>
        </w:r>
      </w:del>
      <m:oMath>
        <m:r>
          <m:t>j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of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$f(\mathord{\smash[b]{\underset{\raise.3ex\hbox{$\scriptstyle\sim$}}{e}}\vphantom{e}}_j)$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 value of</w:delText>
        </w:r>
      </w:del>
      <w:del w:id="15" w:author="PR Preview" w:date="2026-01-01T00:00:00Z">
        <w:r>
          <w:delText xml:space="preserve"> </w:delText>
        </w:r>
      </w:del>
      <m:oMath>
        <m:r>
          <m:t>f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at the</w:delText>
        </w:r>
      </w:del>
      <w:del w:id="18" w:author="PR Preview" w:date="2026-01-01T00:00:00Z">
        <w:r>
          <w:delText xml:space="preserve"> </w:delText>
        </w:r>
      </w:del>
      <m:oMath>
        <m:r>
          <m:t>j</m:t>
        </m:r>
      </m:oMath>
      <w:del w:id="19" w:author="PR Preview" w:date="2026-01-01T00:00:00Z">
        <w:r>
          <w:delText xml:space="preserve">th indicator vector (</w:delText>
        </w:r>
      </w:del>
      <w:hyperlink r:id="rId76">
        <w:del w:id="20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21" w:author="PR Preview" w:date="2026-01-01T00:00:00Z">
        <w:r>
          <w:delText xml:space="preserve">);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that is,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$a_{ij} = \mathopen{}\left(f(\mathord{\smash[b]{\underset{\raise.3ex\hbox{$\scriptstyle\sim$}}{e}}\vphantom{e}}_j)\right)\mathclose{}_i$</w:delText>
        </w:r>
      </w:del>
      <w:del w:id="26" w:author="PR Preview" w:date="2026-01-01T00:00:00Z">
        <w:r>
          <w:delText xml:space="preserve">.</w:delText>
        </w:r>
      </w:del>
    </w:p>
    <w:p>
      <w:pPr>
        <w:pStyle w:val="FirstParagraph"/>
      </w:pPr>
      <w:ins w:id="27" w:author="PR Preview" w:date="2026-01-01T00:00:00Z">
        <w:r>
          <w:t xml:space="preserve">Column</w:t>
        </w:r>
      </w:ins>
      <w:ins w:id="28" w:author="PR Preview" w:date="2026-01-01T00:00:00Z">
        <w:r>
          <w:t xml:space="preserve"> </w:t>
        </w:r>
      </w:ins>
      <m:oMath>
        <m:r>
          <m:t>j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of</w:t>
        </w:r>
      </w:ins>
      <w:ins w:id="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$f(\mathord{\smash[b]{\underset{\raise.3ex\hbox{$\scriptstyle\sim$}}{e}}\vphantom{e}}_j)$</w:t>
        </w:r>
      </w:ins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the value of</w:t>
        </w:r>
      </w:ins>
      <w:ins w:id="39" w:author="PR Preview" w:date="2026-01-01T00:00:00Z">
        <w:r>
          <w:t xml:space="preserve"> </w:t>
        </w:r>
      </w:ins>
      <m:oMath>
        <m:r>
          <m:t>f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at the</w:t>
        </w:r>
      </w:ins>
      <w:ins w:id="42" w:author="PR Preview" w:date="2026-01-01T00:00:00Z">
        <w:r>
          <w:t xml:space="preserve"> </w:t>
        </w:r>
      </w:ins>
      <m:oMath>
        <m:r>
          <m:t>j</m:t>
        </m:r>
      </m:oMath>
      <w:ins w:id="43" w:author="PR Preview" w:date="2026-01-01T00:00:00Z">
        <w:r>
          <w:t xml:space="preserve">th indicator vector (</w:t>
        </w:r>
      </w:ins>
      <w:hyperlink r:id="rId76">
        <w:ins w:id="44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45" w:author="PR Preview" w:date="2026-01-01T00:00:00Z">
        <w:r>
          <w:t xml:space="preserve">);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that is,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$a_{ij} = \mathopen{}\left(f(\mathord{\smash[b]{\underset{\raise.3ex\hbox{$\scriptstyle\sim$}}{e}}\vphantom{e}}_j)\right)\mathclose{}_i$</w:t>
        </w:r>
      </w:ins>
      <w:ins w:id="50" w:author="PR Preview" w:date="2026-01-01T00:00:00Z">
        <w:r>
          <w:t xml:space="preserve">.</w:t>
        </w:r>
      </w:ins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del w:id="51" w:author="PR Preview" w:date="2026-01-01T00:00:00Z">
        <w:r>
          <w:delTex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delText>
        </w:r>
      </w:del>
    </w:p>
    <w:p>
      <w:pPr>
        <w:pStyle w:val="BodyText"/>
      </w:pPr>
      <w:ins w:id="52" w:author="PR Preview" w:date="2026-01-01T00:00:00Z">
        <w:r>
  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\text{(}\text{Theorem~4 in Vectors}\text{)}
    \\&amp;= \sum_{j=1}^px_j f(\mathord{\smash[b]{\underset{\raise.3ex\hbox{$\scriptstyle\sim$}}{e}}\vphantom{e}}_j)
    &amp;&amp; \text{(}\text{Theorem~11}\text{)}
    \end{aligned}
    $$</w:t>
        </w:r>
      </w:ins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del w:id="53" w:author="PR Preview" w:date="2026-01-01T00:00:00Z">
        <w:r>
          <w:delTex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delText>
        </w:r>
      </w:del>
    </w:p>
    <w:p>
      <w:pPr>
        <w:pStyle w:val="BodyText"/>
      </w:pPr>
      <w:ins w:id="54" w:author="PR Preview" w:date="2026-01-01T00:00:00Z">
        <w:r>
  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\text{(}\text{Definition~15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2026-10-22T22:32:09Z</dcterms:created>
  <dcterms:modified xsi:type="dcterms:W3CDTF">2026-10-22T22:32:09Z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