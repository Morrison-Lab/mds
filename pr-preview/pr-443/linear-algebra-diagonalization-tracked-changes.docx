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14:22:14 (PDT)</w:t>
        </w:r>
      </w:ins>
    </w:p>
    <w:bookmarkStart w:id="80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the part of its section on symmetric matrices that builds bases of the column space and null space from eigenvectors are left out.</w:t>
            </w:r>
            <w:r>
              <w:t xml:space="preserve"> </w:t>
            </w:r>
            <w:r>
              <w:t xml:space="preserve">The rest of that section is 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Three other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statement that the eigenvalues of a lower triangular matrix are also its diagonal entries (</w:t>
            </w:r>
            <w:hyperlink w:anchor="thm-eigen-triangular">
              <w:r>
                <w:rPr>
                  <w:rStyle w:val="Hyperlink"/>
                </w:rPr>
                <w:t xml:space="preserve">Theorem 4</w:t>
              </w:r>
            </w:hyperlink>
            <w:r>
              <w:t xml:space="preserve"> </w:t>
            </w:r>
            <w:r>
              <w:t xml:space="preserve">states the upper triangular case)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three further examples of matrices with geometric multiplicity smaller than algebraic multiplicity</w:t>
            </w:r>
            <w:r>
              <w:t xml:space="preserve"> </w:t>
            </w:r>
            <w:r>
              <w:t xml:space="preserve">(</w:t>
            </w:r>
            <w:hyperlink w:anchor="exm-eigenspace">
              <w:r>
                <w:rPr>
                  <w:rStyle w:val="Hyperlink"/>
                </w:rPr>
                <w:t xml:space="preserve">Example 2</w:t>
              </w:r>
            </w:hyperlink>
            <w:r>
              <w:t xml:space="preserve"> </w:t>
            </w:r>
            <w:r>
              <w:t xml:space="preserve">gives one nilpotent example)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code cells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8" w:name="thm-invertible-rank"/>
    <w:p>
      <w:pPr>
        <w:pStyle w:val="FirstParagraph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7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\text{(}\text{Theorem~8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Rank</w:delText>
        </w:r>
      </w:del>
      <w:del w:id="4" w:author="PR Preview" w:date="2026-01-01T00:00:00Z">
        <w:r>
          <w:rPr>
            <w:b/>
            <w:bCs/>
          </w:rPr>
          <w:delText xml:space="preserve"> </w:delText>
        </w:r>
      </w:del>
      <m:oMath>
        <m:r>
          <m:t>n</m:t>
        </m:r>
      </m:oMath>
      <w:del w:id="5" w:author="PR Preview" w:date="2026-01-01T00:00:00Z">
        <w:r>
          <w:rPr>
            <w:b/>
            <w:bCs/>
          </w:rPr>
          <w:delText xml:space="preserve"> </w:delText>
        </w:r>
      </w:del>
      <w:del w:id="6" w:author="PR Preview" w:date="2026-01-01T00:00:00Z">
        <w:r>
          <w:rPr>
            <w:b/>
            <w:bCs/>
          </w:rPr>
          <w:delText xml:space="preserve">implies invertible.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Every system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$\mathbf{A} \mathord{\smash[b]{\underset{\raise.3ex\hbox{$\scriptstyle\sim$}}{y}}\vphantom{y}} = \mathord{\smash[b]{\underset{\raise.3ex\hbox{$\scriptstyle\sim$}}{b}}\vphantom{b}}$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has exactly one solution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(</w:delText>
        </w:r>
      </w:del>
      <w:hyperlink r:id="rId20">
        <w:del w:id="15" w:author="PR Preview" w:date="2026-01-01T00:00:00Z">
          <w:r>
            <w:rPr>
              <w:rStyle w:val="Hyperlink"/>
            </w:rPr>
            <w:delText xml:space="preserve">Corollary 1 in Projections and Linear Systems</w:delText>
          </w:r>
        </w:del>
      </w:hyperlink>
      <w:del w:id="16" w:author="PR Preview" w:date="2026-01-01T00:00:00Z">
        <w:r>
          <w:delText xml:space="preserve">, both parts, with</w:delText>
        </w:r>
      </w:del>
      <w:del w:id="17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=</m:t>
        </m:r>
        <m:r>
          <m:t>n</m:t>
        </m:r>
      </m:oMath>
      <w:del w:id="18" w:author="PR Preview" w:date="2026-01-01T00:00:00Z">
        <w:r>
          <w:delText xml:space="preserve">).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Let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$\mathord{\smash[b]{\underset{\raise.3ex\hbox{$\scriptstyle\sim$}}{y}}\vphantom{y}}_j$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solve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$\mathbf{A} \mathord{\smash[b]{\underset{\raise.3ex\hbox{$\scriptstyle\sim$}}{y}}\vphantom{y}}_j = \mathord{\smash[b]{\underset{\raise.3ex\hbox{$\scriptstyle\sim$}}{e}}\vphantom{e}}_j$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(</w:delText>
        </w:r>
      </w:del>
      <w:hyperlink r:id="rId21">
        <w:del w:id="29" w:author="PR Preview" w:date="2026-01-01T00:00:00Z">
          <w:r>
            <w:rPr>
              <w:rStyle w:val="Hyperlink"/>
            </w:rPr>
            <w:delText xml:space="preserve">Definition 14 in Vectors</w:delText>
          </w:r>
        </w:del>
      </w:hyperlink>
      <w:del w:id="30" w:author="PR Preview" w:date="2026-01-01T00:00:00Z">
        <w:r>
          <w:delText xml:space="preserve">),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and let</w:delText>
        </w:r>
      </w:del>
      <w:del w:id="33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have columns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$\mathord{\smash[b]{\underset{\raise.3ex\hbox{$\scriptstyle\sim$}}{y}}\vphantom{y}}_1, \ldots, \mathord{\smash[b]{\underset{\raise.3ex\hbox{$\scriptstyle\sim$}}{y}}\vphantom{y}}_n$</w:delText>
        </w:r>
      </w:del>
      <w:del w:id="38" w:author="PR Preview" w:date="2026-01-01T00:00:00Z">
        <w:r>
          <w:delText xml:space="preserve">.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Column</w:delText>
        </w:r>
      </w:del>
      <w:del w:id="41" w:author="PR Preview" w:date="2026-01-01T00:00:00Z">
        <w:r>
          <w:delText xml:space="preserve"> </w:delText>
        </w:r>
      </w:del>
      <m:oMath>
        <m:r>
          <m:t>j</m:t>
        </m:r>
      </m:oMath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of</w:delText>
        </w:r>
      </w:del>
      <w:del w:id="4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is</w:delText>
        </w:r>
      </w:del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$\mathbf{A} \mathord{\smash[b]{\underset{\raise.3ex\hbox{$\scriptstyle\sim$}}{y}}\vphantom{y}}_j = \mathord{\smash[b]{\underset{\raise.3ex\hbox{$\scriptstyle\sim$}}{e}}\vphantom{e}}_j$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(1),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so</w:delText>
        </w:r>
      </w:del>
      <w:del w:id="5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del w:id="54" w:author="PR Preview" w:date="2026-01-01T00:00:00Z">
        <w:r>
          <w:delText xml:space="preserve">.</w:delText>
        </w:r>
      </w:del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For the other order,</w:delText>
        </w:r>
      </w:del>
    </w:p>
    <w:p>
      <w:pPr>
        <w:pStyle w:val="BodyText"/>
      </w:pPr>
      <w:ins w:id="57" w:author="PR Preview" w:date="2026-01-01T00:00:00Z">
        <w:r>
          <w:rPr>
            <w:b/>
            <w:bCs/>
          </w:rPr>
          <w:t xml:space="preserve">Rank</w:t>
        </w:r>
      </w:ins>
      <w:ins w:id="58" w:author="PR Preview" w:date="2026-01-01T00:00:00Z">
        <w:r>
          <w:rPr>
            <w:b/>
            <w:bCs/>
          </w:rPr>
          <w:t xml:space="preserve"> </w:t>
        </w:r>
      </w:ins>
      <m:oMath>
        <m:r>
          <m:t>n</m:t>
        </m:r>
      </m:oMath>
      <w:ins w:id="59" w:author="PR Preview" w:date="2026-01-01T00:00:00Z">
        <w:r>
          <w:rPr>
            <w:b/>
            <w:bCs/>
          </w:rPr>
          <w:t xml:space="preserve"> </w:t>
        </w:r>
      </w:ins>
      <w:ins w:id="60" w:author="PR Preview" w:date="2026-01-01T00:00:00Z">
        <w:r>
          <w:rPr>
            <w:b/>
            <w:bCs/>
          </w:rPr>
          <w:t xml:space="preserve">implies invertible.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Every system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$\mathbf{A} \mathord{\smash[b]{\underset{\raise.3ex\hbox{$\scriptstyle\sim$}}{y}}\vphantom{y}} = \mathord{\smash[b]{\underset{\raise.3ex\hbox{$\scriptstyle\sim$}}{b}}\vphantom{b}}$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has exactly one solution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(</w:t>
        </w:r>
      </w:ins>
      <w:hyperlink r:id="rId20">
        <w:ins w:id="69" w:author="PR Preview" w:date="2026-01-01T00:00:00Z">
          <w:r>
            <w:rPr>
              <w:rStyle w:val="Hyperlink"/>
            </w:rPr>
            <w:t xml:space="preserve">Corollary 1 in Projections and Linear Systems</w:t>
          </w:r>
        </w:ins>
      </w:hyperlink>
      <w:ins w:id="70" w:author="PR Preview" w:date="2026-01-01T00:00:00Z">
        <w:r>
          <w:t xml:space="preserve">, both parts, with</w:t>
        </w:r>
      </w:ins>
      <w:ins w:id="71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=</m:t>
        </m:r>
        <m:r>
          <m:t>n</m:t>
        </m:r>
      </m:oMath>
      <w:ins w:id="72" w:author="PR Preview" w:date="2026-01-01T00:00:00Z">
        <w:r>
          <w:t xml:space="preserve">).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Let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$\mathord{\smash[b]{\underset{\raise.3ex\hbox{$\scriptstyle\sim$}}{y}}\vphantom{y}}_j$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solve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$\mathbf{A} \mathord{\smash[b]{\underset{\raise.3ex\hbox{$\scriptstyle\sim$}}{y}}\vphantom{y}}_j = \mathord{\smash[b]{\underset{\raise.3ex\hbox{$\scriptstyle\sim$}}{e}}\vphantom{e}}_j$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(</w:t>
        </w:r>
      </w:ins>
      <w:hyperlink r:id="rId21">
        <w:ins w:id="83" w:author="PR Preview" w:date="2026-01-01T00:00:00Z">
          <w:r>
            <w:rPr>
              <w:rStyle w:val="Hyperlink"/>
            </w:rPr>
            <w:t xml:space="preserve">Definition 15 in Vectors</w:t>
          </w:r>
        </w:ins>
      </w:hyperlink>
      <w:ins w:id="84" w:author="PR Preview" w:date="2026-01-01T00:00:00Z">
        <w:r>
          <w:t xml:space="preserve">),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and let</w:t>
        </w:r>
      </w:ins>
      <w:ins w:id="87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have columns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$\mathord{\smash[b]{\underset{\raise.3ex\hbox{$\scriptstyle\sim$}}{y}}\vphantom{y}}_1, \ldots, \mathord{\smash[b]{\underset{\raise.3ex\hbox{$\scriptstyle\sim$}}{y}}\vphantom{y}}_n$</w:t>
        </w:r>
      </w:ins>
      <w:ins w:id="92" w:author="PR Preview" w:date="2026-01-01T00:00:00Z">
        <w:r>
          <w:t xml:space="preserve">.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Column</w:t>
        </w:r>
      </w:ins>
      <w:ins w:id="95" w:author="PR Preview" w:date="2026-01-01T00:00:00Z">
        <w:r>
          <w:t xml:space="preserve"> </w:t>
        </w:r>
      </w:ins>
      <m:oMath>
        <m:r>
          <m:t>j</m:t>
        </m:r>
      </m:oMath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of</w:t>
        </w:r>
      </w:ins>
      <w:ins w:id="9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is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$\mathbf{A} \mathord{\smash[b]{\underset{\raise.3ex\hbox{$\scriptstyle\sim$}}{y}}\vphantom{y}}_j = \mathord{\smash[b]{\underset{\raise.3ex\hbox{$\scriptstyle\sim$}}{e}}\vphantom{e}}_j$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(1),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so</w:t>
        </w:r>
      </w:ins>
      <w:ins w:id="10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ins w:id="108" w:author="PR Preview" w:date="2026-01-01T00:00:00Z">
        <w:r>
          <w:t xml:space="preserve">.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For the other order,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9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6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5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2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5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6"/>
    <w:bookmarkStart w:id="28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8"/>
    <w:bookmarkStart w:id="29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9"/>
    <w:bookmarkStart w:id="31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1"/>
    <w:bookmarkStart w:id="32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2"/>
    <w:bookmarkStart w:id="33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\text{(}\text{Theorem~8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7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4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6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4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\text{(}\text{Theorem~8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8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6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2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Theorem 17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3">
        <w:r>
          <w:rPr>
            <w:rStyle w:val="Hyperlink"/>
          </w:rPr>
          <w:t xml:space="preserve">Theorem 17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5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24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5"/>
    <w:bookmarkStart w:id="48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Every eigenvalue of an idempotent matrix (</w:t>
      </w:r>
      <w:hyperlink r:id="rId46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Every eigenvalue of an orthogonal matrix (</w:t>
      </w:r>
      <w:hyperlink r:id="rId47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3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1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2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3"/>
    <w:bookmarkStart w:id="54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4"/>
    <w:bookmarkStart w:id="56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is the condition of</w:t>
      </w:r>
      <w:r>
        <w:t xml:space="preserve"> 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5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6"/>
    <w:bookmarkStart w:id="59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, 2).</w:t>
      </w:r>
    </w:p>
    <w:bookmarkEnd w:id="59"/>
    <w:bookmarkStart w:id="60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\text{(}\text{Theorem~8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, 2,</w:t>
      </w:r>
      <w:r>
        <w:t xml:space="preserve"> </w:t>
      </w:r>
      <w:hyperlink r:id="rId61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1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).</w:t>
      </w:r>
    </w:p>
    <w:bookmarkStart w:id="63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3"/>
    <w:bookmarkStart w:id="65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6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6"/>
    <w:bookmarkStart w:id="68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8"/>
    <w:bookmarkStart w:id="69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10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9"/>
    <w:bookmarkStart w:id="70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2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2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5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5"/>
    <w:bookmarkStart w:id="76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7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7"/>
    <w:bookmarkStart w:id="78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9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9"/>
    <w:bookmarkEnd w:id="80"/>
    <w:bookmarkStart w:id="14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3">
              <w:r>
                <w:rPr>
                  <w:rStyle w:val="Hyperlink"/>
                </w:rPr>
                <w:t xml:space="preserve">Theorem 17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notes on the LU factorization and computational cost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statement that a nonnegative combination of positive semidefinite matrices is positive semidefinite</w:t>
            </w:r>
            <w:r>
              <w:t xml:space="preserve"> </w:t>
            </w:r>
            <w:r>
              <w:t xml:space="preserve">(</w:t>
            </w:r>
            <w:hyperlink w:anchor="thm-pd-operations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 </w:t>
            </w:r>
            <w:r>
              <w:t xml:space="preserve">states the positive definite version)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section on the ellipse</w:t>
            </w:r>
            <w:r>
              <w:t xml:space="preserve"> </w:t>
            </w:r>
            <m:oMath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b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with its worked example of a positive definite and an indefinite matrix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numerical example of the Cholesky factorization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6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4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7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\text{(}\text{Theorem~17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Theorem 17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9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Theorem 17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90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5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3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5"/>
    <w:bookmarkStart w:id="96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7">
        <w:r>
          <w:rPr>
            <w:rStyle w:val="Hyperlink"/>
          </w:rPr>
          <w:t xml:space="preserve">Theorem 17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\text{(}\text{Theorem~17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9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5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1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1"/>
    <w:bookmarkStart w:id="102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4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\text{(}\text{Theorem~8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3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3"/>
    <w:bookmarkStart w:id="104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\text{(}\text{Theorem~5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6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3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4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6"/>
    <w:bookmarkStart w:id="107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7"/>
    <w:bookmarkStart w:id="108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8"/>
    <w:bookmarkStart w:id="109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9"/>
    <w:bookmarkStart w:id="110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del w:id="111" w:author="PR Preview" w:date="2026-01-01T00:00:00Z">
        <w:r>
          <w:delText xml:space="preserve">For the diagonal entry</w:delText>
        </w:r>
      </w:del>
      <w:del w:id="11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del w:id="113" w:author="PR Preview" w:date="2026-01-01T00:00:00Z">
        <w:r>
          <w:delText xml:space="preserve">, take</w:delText>
        </w:r>
      </w:del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$\mathord{\smash[b]{\underset{\raise.3ex\hbox{$\scriptstyle\sim$}}{e}}\vphantom{e}}_i$</w:delText>
        </w:r>
      </w:del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(</w:delText>
        </w:r>
      </w:del>
      <w:hyperlink r:id="rId21">
        <w:del w:id="118" w:author="PR Preview" w:date="2026-01-01T00:00:00Z">
          <w:r>
            <w:rPr>
              <w:rStyle w:val="Hyperlink"/>
            </w:rPr>
            <w:delText xml:space="preserve">Definition 14 in Vectors</w:delText>
          </w:r>
        </w:del>
      </w:hyperlink>
      <w:del w:id="119" w:author="PR Preview" w:date="2026-01-01T00:00:00Z">
        <w:r>
          <w:delText xml:space="preserve">), which is nonzero:</w:delText>
        </w:r>
      </w:del>
    </w:p>
    <w:p>
      <w:pPr>
        <w:pStyle w:val="FirstParagraph"/>
      </w:pPr>
      <w:ins w:id="120" w:author="PR Preview" w:date="2026-01-01T00:00:00Z">
        <w:r>
          <w:t xml:space="preserve">For the diagonal entry</w:t>
        </w:r>
      </w:ins>
      <w:ins w:id="12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ins w:id="122" w:author="PR Preview" w:date="2026-01-01T00:00:00Z">
        <w:r>
          <w:t xml:space="preserve">, take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$\mathord{\smash[b]{\underset{\raise.3ex\hbox{$\scriptstyle\sim$}}{e}}\vphantom{e}}_i$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(</w:t>
        </w:r>
      </w:ins>
      <w:hyperlink r:id="rId21">
        <w:ins w:id="127" w:author="PR Preview" w:date="2026-01-01T00:00:00Z">
          <w:r>
            <w:rPr>
              <w:rStyle w:val="Hyperlink"/>
            </w:rPr>
            <w:t xml:space="preserve">Definition 15 in Vectors</w:t>
          </w:r>
        </w:ins>
      </w:hyperlink>
      <w:ins w:id="128" w:author="PR Preview" w:date="2026-01-01T00:00:00Z">
        <w:r>
          <w:t xml:space="preserve">), which is nonzero:</w:t>
        </w:r>
      </w:ins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2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1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2"/>
    <w:bookmarkStart w:id="115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4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}\text{Theorem~17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}\text{Theorem~17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7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7"/>
    <w:bookmarkStart w:id="118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8"/>
    <w:bookmarkStart w:id="119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9"/>
    <w:bookmarkStart w:id="120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1">
        <w:r>
          <w:rPr>
            <w:rStyle w:val="Hyperlink"/>
          </w:rPr>
          <w:t xml:space="preserve">Theorem 18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1">
        <w:r>
          <w:rPr>
            <w:rStyle w:val="Hyperlink"/>
          </w:rPr>
          <w:t xml:space="preserve">Theorem 18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7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2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found directly.</w:t>
      </w:r>
    </w:p>
    <w:bookmarkEnd w:id="122"/>
    <w:bookmarkStart w:id="124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Theorem 17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5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5"/>
    <w:bookmarkStart w:id="142" w:name="refs"/>
    <w:bookmarkStart w:id="127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6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7"/>
    <w:bookmarkStart w:id="129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https://en.wikipedia.org/wiki/Eigenvalues_and_eigenvectors</w:t>
        </w:r>
      </w:hyperlink>
    </w:p>
    <w:bookmarkEnd w:id="129"/>
    <w:bookmarkStart w:id="131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https://en.wikipedia.org/wiki/Matrix_similarity</w:t>
        </w:r>
      </w:hyperlink>
    </w:p>
    <w:bookmarkEnd w:id="131"/>
    <w:bookmarkStart w:id="133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https://en.wikipedia.org/wiki/Diagonalizable_matrix</w:t>
        </w:r>
      </w:hyperlink>
    </w:p>
    <w:bookmarkEnd w:id="133"/>
    <w:bookmarkStart w:id="135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4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5"/>
    <w:bookmarkStart w:id="137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https://en.wikipedia.org/wiki/Block_matrix</w:t>
        </w:r>
      </w:hyperlink>
    </w:p>
    <w:bookmarkEnd w:id="137"/>
    <w:bookmarkStart w:id="139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https://en.wikipedia.org/wiki/Schur_complement</w:t>
        </w:r>
      </w:hyperlink>
    </w:p>
    <w:bookmarkEnd w:id="139"/>
    <w:bookmarkStart w:id="141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https://en.wikipedia.org/wiki/Cholesky_decomposition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36" Type="http://schemas.openxmlformats.org/officeDocument/2006/relationships/hyperlink" Target="https://en.wikipedia.org/wiki/Block_matrix" TargetMode="External"/><Relationship Id="rId140" Type="http://schemas.openxmlformats.org/officeDocument/2006/relationships/hyperlink" Target="https://en.wikipedia.org/wiki/Cholesky_decomposition" TargetMode="External"/><Relationship Id="rId132" Type="http://schemas.openxmlformats.org/officeDocument/2006/relationships/hyperlink" Target="https://en.wikipedia.org/wiki/Diagonalizable_matrix" TargetMode="External"/><Relationship Id="rId128" Type="http://schemas.openxmlformats.org/officeDocument/2006/relationships/hyperlink" Target="https://en.wikipedia.org/wiki/Eigenvalues_and_eigenvectors" TargetMode="External"/><Relationship Id="rId130" Type="http://schemas.openxmlformats.org/officeDocument/2006/relationships/hyperlink" Target="https://en.wikipedia.org/wiki/Matrix_similarity" TargetMode="External"/><Relationship Id="rId138" Type="http://schemas.openxmlformats.org/officeDocument/2006/relationships/hyperlink" Target="https://en.wikipedia.org/wiki/Schur_complement" TargetMode="External"/><Relationship Id="rId126" Type="http://schemas.openxmlformats.org/officeDocument/2006/relationships/hyperlink" Target="https://ucla-biostat-216.github.io/2024fall/slides/10-eig/10-eig.html" TargetMode="External"/><Relationship Id="rId134" Type="http://schemas.openxmlformats.org/officeDocument/2006/relationships/hyperlink" Target="https://ucla-biostat-216.github.io/2024fall/slides/11-pd/11-pd.html" TargetMode="External"/><Relationship Id="rId49" Type="http://schemas.openxmlformats.org/officeDocument/2006/relationships/hyperlink" Target="linear-algebra-inner-products.html#thm-norm-properties" TargetMode="External"/><Relationship Id="rId41" Type="http://schemas.openxmlformats.org/officeDocument/2006/relationships/hyperlink" Target="linear-algebra-matrices.html#def-identity-matrix" TargetMode="External"/><Relationship Id="rId42" Type="http://schemas.openxmlformats.org/officeDocument/2006/relationships/hyperlink" Target="linear-algebra-matrices.html#def-matrix-addition" TargetMode="External"/><Relationship Id="rId88" Type="http://schemas.openxmlformats.org/officeDocument/2006/relationships/hyperlink" Target="linear-algebra-matrices.html#def-matrix-transpose" TargetMode="External"/><Relationship Id="rId62" Type="http://schemas.openxmlformats.org/officeDocument/2006/relationships/hyperlink" Target="linear-algebra-matrices.html#def-matvec-mult" TargetMode="External"/><Relationship Id="rId98" Type="http://schemas.openxmlformats.org/officeDocument/2006/relationships/hyperlink" Target="linear-algebra-matrices.html#def-scalar-mult" TargetMode="External"/><Relationship Id="rId58" Type="http://schemas.openxmlformats.org/officeDocument/2006/relationships/hyperlink" Target="linear-algebra-matrices.html#thm-identity" TargetMode="External"/><Relationship Id="rId61" Type="http://schemas.openxmlformats.org/officeDocument/2006/relationships/hyperlink" Target="linear-algebra-matrices.html#thm-matmul-assoc" TargetMode="External"/><Relationship Id="rId87" Type="http://schemas.openxmlformats.org/officeDocument/2006/relationships/hyperlink" Target="linear-algebra-matrices.html#thm-transpose-product" TargetMode="External"/><Relationship Id="rId97" Type="http://schemas.openxmlformats.org/officeDocument/2006/relationships/hyperlink" Target="linear-algebra-matrices.html#thm-transpose-sum" TargetMode="External"/><Relationship Id="rId20" Type="http://schemas.openxmlformats.org/officeDocument/2006/relationships/hyperlink" Target="linear-algebra-projections.html#cor-solution-unique" TargetMode="External"/><Relationship Id="rId123" Type="http://schemas.openxmlformats.org/officeDocument/2006/relationships/hyperlink" Target="linear-algebra-projections.html#def-lower-triangular-matrix" TargetMode="External"/><Relationship Id="rId39" Type="http://schemas.openxmlformats.org/officeDocument/2006/relationships/hyperlink" Target="linear-algebra-projections.html#def-triangular-matrix" TargetMode="External"/><Relationship Id="rId94" Type="http://schemas.openxmlformats.org/officeDocument/2006/relationships/hyperlink" Target="linear-algebra-projections.html#exm-gram-invertible" TargetMode="External"/><Relationship Id="rId50" Type="http://schemas.openxmlformats.org/officeDocument/2006/relationships/hyperlink" Target="linear-algebra-projections.html#exm-hat-matrix-projection" TargetMode="External"/><Relationship Id="rId44" Type="http://schemas.openxmlformats.org/officeDocument/2006/relationships/hyperlink" Target="linear-algebra-projections.html#exm-triangular-matrix" TargetMode="External"/><Relationship Id="rId43" Type="http://schemas.openxmlformats.org/officeDocument/2006/relationships/hyperlink" Target="linear-algebra-projections.html#thm-back-substitution" TargetMode="External"/><Relationship Id="rId57" Type="http://schemas.openxmlformats.org/officeDocument/2006/relationships/hyperlink" Target="linear-algebra-projections.html#thm-scalar-matmul" TargetMode="External"/><Relationship Id="rId105" Type="http://schemas.openxmlformats.org/officeDocument/2006/relationships/hyperlink" Target="linear-algebra-rank-nullity.html#exm-independent-null-space" TargetMode="External"/><Relationship Id="rId27" Type="http://schemas.openxmlformats.org/officeDocument/2006/relationships/hyperlink" Target="linear-algebra-rank-nullity.html#thm-null-space-subspace" TargetMode="External"/><Relationship Id="rId19" Type="http://schemas.openxmlformats.org/officeDocument/2006/relationships/hyperlink" Target="linear-algebra-rank-nullity.html#thm-rank-nullity" TargetMode="External"/><Relationship Id="rId116" Type="http://schemas.openxmlformats.org/officeDocument/2006/relationships/hyperlink" Target="linear-algebra-special-matrices.html#cor-inverse-symmetric" TargetMode="External"/><Relationship Id="rId111" Type="http://schemas.openxmlformats.org/officeDocument/2006/relationships/hyperlink" Target="linear-algebra-special-matrices.html#def-determinant" TargetMode="External"/><Relationship Id="rId67" Type="http://schemas.openxmlformats.org/officeDocument/2006/relationships/hyperlink" Target="linear-algebra-special-matrices.html#def-diagonal-matrix" TargetMode="External"/><Relationship Id="rId74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6" Type="http://schemas.openxmlformats.org/officeDocument/2006/relationships/hyperlink" Target="linear-algebra-special-matrices.html#def-idempotent-matrix" TargetMode="External"/><Relationship Id="rId16" Type="http://schemas.openxmlformats.org/officeDocument/2006/relationships/hyperlink" Target="linear-algebra-special-matrices.html#def-invertible-matrix" TargetMode="External"/><Relationship Id="rId35" Type="http://schemas.openxmlformats.org/officeDocument/2006/relationships/hyperlink" Target="linear-algebra-special-matrices.html#def-matrix-power" TargetMode="External"/><Relationship Id="rId47" Type="http://schemas.openxmlformats.org/officeDocument/2006/relationships/hyperlink" Target="linear-algebra-special-matrices.html#def-orthogonal-matrix" TargetMode="External"/><Relationship Id="rId85" Type="http://schemas.openxmlformats.org/officeDocument/2006/relationships/hyperlink" Target="linear-algebra-special-matrices.html#def-positive-definite" TargetMode="External"/><Relationship Id="rId84" Type="http://schemas.openxmlformats.org/officeDocument/2006/relationships/hyperlink" Target="linear-algebra-special-matrices.html#def-positive-semidefinite" TargetMode="External"/><Relationship Id="rId113" Type="http://schemas.openxmlformats.org/officeDocument/2006/relationships/hyperlink" Target="linear-algebra-special-matrices.html#def-symmetric-matrix" TargetMode="External"/><Relationship Id="rId30" Type="http://schemas.openxmlformats.org/officeDocument/2006/relationships/hyperlink" Target="linear-algebra-special-matrices.html#exm-eigenvalue" TargetMode="External"/><Relationship Id="rId25" Type="http://schemas.openxmlformats.org/officeDocument/2006/relationships/hyperlink" Target="linear-algebra-special-matrices.html#exm-invertible-matrix" TargetMode="External"/><Relationship Id="rId52" Type="http://schemas.openxmlformats.org/officeDocument/2006/relationships/hyperlink" Target="linear-algebra-special-matrices.html#exm-orthogonal-matrix" TargetMode="External"/><Relationship Id="rId92" Type="http://schemas.openxmlformats.org/officeDocument/2006/relationships/hyperlink" Target="linear-algebra-special-matrices.html#exm-positive-definite" TargetMode="External"/><Relationship Id="rId91" Type="http://schemas.openxmlformats.org/officeDocument/2006/relationships/hyperlink" Target="linear-algebra-special-matrices.html#exm-positive-semidefinite" TargetMode="External"/><Relationship Id="rId55" Type="http://schemas.openxmlformats.org/officeDocument/2006/relationships/hyperlink" Target="linear-algebra-special-matrices.html#rem-invertible-inverse" TargetMode="External"/><Relationship Id="rId51" Type="http://schemas.openxmlformats.org/officeDocument/2006/relationships/hyperlink" Target="linear-algebra-special-matrices.html#rem-orthogonal-matrix-columns" TargetMode="External"/><Relationship Id="rId89" Type="http://schemas.openxmlformats.org/officeDocument/2006/relationships/hyperlink" Target="linear-algebra-special-matrices.html#rem-positive-definite-symmetry" TargetMode="External"/><Relationship Id="rId83" Type="http://schemas.openxmlformats.org/officeDocument/2006/relationships/hyperlink" Target="linear-algebra-special-matrices.html#thm-definite-eigenvalues" TargetMode="External"/><Relationship Id="rId90" Type="http://schemas.openxmlformats.org/officeDocument/2006/relationships/hyperlink" Target="linear-algebra-special-matrices.html#thm-inverse-product" TargetMode="External"/><Relationship Id="rId12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15" Type="http://schemas.openxmlformats.org/officeDocument/2006/relationships/hyperlink" Target="linear-algebra-special-matrices.html#thm-symmetric-eigenvectors-orthogonal" TargetMode="External"/><Relationship Id="rId22" Type="http://schemas.openxmlformats.org/officeDocument/2006/relationships/hyperlink" Target="linear-algebra-subspaces.html#def-dimension" TargetMode="External"/><Relationship Id="rId17" Type="http://schemas.openxmlformats.org/officeDocument/2006/relationships/hyperlink" Target="linear-algebra-subspaces.html#def-full-column-rank" TargetMode="External"/><Relationship Id="rId64" Type="http://schemas.openxmlformats.org/officeDocument/2006/relationships/hyperlink" Target="linear-algebra-subspaces.html#def-linearly-independent" TargetMode="External"/><Relationship Id="rId73" Type="http://schemas.openxmlformats.org/officeDocument/2006/relationships/hyperlink" Target="linear-algebra-subspaces.html#def-rank" TargetMode="External"/><Relationship Id="rId23" Type="http://schemas.openxmlformats.org/officeDocument/2006/relationships/hyperlink" Target="linear-algebra-subspaces.html#def-span" TargetMode="External"/><Relationship Id="rId24" Type="http://schemas.openxmlformats.org/officeDocument/2006/relationships/hyperlink" Target="linear-algebra-subspaces.html#exm-dimension" TargetMode="External"/><Relationship Id="rId93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1" Type="http://schemas.openxmlformats.org/officeDocument/2006/relationships/hyperlink" Target="linear-algebra-subspaces.html#thm-matvec-columns" TargetMode="External"/><Relationship Id="rId21" Type="http://schemas.openxmlformats.org/officeDocument/2006/relationships/hyperlink" Target="linear-algebra-vectors.html#def-indicator-vector" TargetMode="External"/><Relationship Id="rId3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36" Type="http://schemas.openxmlformats.org/officeDocument/2006/relationships/hyperlink" Target="https://en.wikipedia.org/wiki/Block_matrix" TargetMode="External"/><Relationship Id="rId140" Type="http://schemas.openxmlformats.org/officeDocument/2006/relationships/hyperlink" Target="https://en.wikipedia.org/wiki/Cholesky_decomposition" TargetMode="External"/><Relationship Id="rId132" Type="http://schemas.openxmlformats.org/officeDocument/2006/relationships/hyperlink" Target="https://en.wikipedia.org/wiki/Diagonalizable_matrix" TargetMode="External"/><Relationship Id="rId128" Type="http://schemas.openxmlformats.org/officeDocument/2006/relationships/hyperlink" Target="https://en.wikipedia.org/wiki/Eigenvalues_and_eigenvectors" TargetMode="External"/><Relationship Id="rId130" Type="http://schemas.openxmlformats.org/officeDocument/2006/relationships/hyperlink" Target="https://en.wikipedia.org/wiki/Matrix_similarity" TargetMode="External"/><Relationship Id="rId138" Type="http://schemas.openxmlformats.org/officeDocument/2006/relationships/hyperlink" Target="https://en.wikipedia.org/wiki/Schur_complement" TargetMode="External"/><Relationship Id="rId126" Type="http://schemas.openxmlformats.org/officeDocument/2006/relationships/hyperlink" Target="https://ucla-biostat-216.github.io/2024fall/slides/10-eig/10-eig.html" TargetMode="External"/><Relationship Id="rId134" Type="http://schemas.openxmlformats.org/officeDocument/2006/relationships/hyperlink" Target="https://ucla-biostat-216.github.io/2024fall/slides/11-pd/11-pd.html" TargetMode="External"/><Relationship Id="rId49" Type="http://schemas.openxmlformats.org/officeDocument/2006/relationships/hyperlink" Target="linear-algebra-inner-products.html#thm-norm-properties" TargetMode="External"/><Relationship Id="rId41" Type="http://schemas.openxmlformats.org/officeDocument/2006/relationships/hyperlink" Target="linear-algebra-matrices.html#def-identity-matrix" TargetMode="External"/><Relationship Id="rId42" Type="http://schemas.openxmlformats.org/officeDocument/2006/relationships/hyperlink" Target="linear-algebra-matrices.html#def-matrix-addition" TargetMode="External"/><Relationship Id="rId88" Type="http://schemas.openxmlformats.org/officeDocument/2006/relationships/hyperlink" Target="linear-algebra-matrices.html#def-matrix-transpose" TargetMode="External"/><Relationship Id="rId62" Type="http://schemas.openxmlformats.org/officeDocument/2006/relationships/hyperlink" Target="linear-algebra-matrices.html#def-matvec-mult" TargetMode="External"/><Relationship Id="rId98" Type="http://schemas.openxmlformats.org/officeDocument/2006/relationships/hyperlink" Target="linear-algebra-matrices.html#def-scalar-mult" TargetMode="External"/><Relationship Id="rId58" Type="http://schemas.openxmlformats.org/officeDocument/2006/relationships/hyperlink" Target="linear-algebra-matrices.html#thm-identity" TargetMode="External"/><Relationship Id="rId61" Type="http://schemas.openxmlformats.org/officeDocument/2006/relationships/hyperlink" Target="linear-algebra-matrices.html#thm-matmul-assoc" TargetMode="External"/><Relationship Id="rId87" Type="http://schemas.openxmlformats.org/officeDocument/2006/relationships/hyperlink" Target="linear-algebra-matrices.html#thm-transpose-product" TargetMode="External"/><Relationship Id="rId97" Type="http://schemas.openxmlformats.org/officeDocument/2006/relationships/hyperlink" Target="linear-algebra-matrices.html#thm-transpose-sum" TargetMode="External"/><Relationship Id="rId20" Type="http://schemas.openxmlformats.org/officeDocument/2006/relationships/hyperlink" Target="linear-algebra-projections.html#cor-solution-unique" TargetMode="External"/><Relationship Id="rId123" Type="http://schemas.openxmlformats.org/officeDocument/2006/relationships/hyperlink" Target="linear-algebra-projections.html#def-lower-triangular-matrix" TargetMode="External"/><Relationship Id="rId39" Type="http://schemas.openxmlformats.org/officeDocument/2006/relationships/hyperlink" Target="linear-algebra-projections.html#def-triangular-matrix" TargetMode="External"/><Relationship Id="rId94" Type="http://schemas.openxmlformats.org/officeDocument/2006/relationships/hyperlink" Target="linear-algebra-projections.html#exm-gram-invertible" TargetMode="External"/><Relationship Id="rId50" Type="http://schemas.openxmlformats.org/officeDocument/2006/relationships/hyperlink" Target="linear-algebra-projections.html#exm-hat-matrix-projection" TargetMode="External"/><Relationship Id="rId44" Type="http://schemas.openxmlformats.org/officeDocument/2006/relationships/hyperlink" Target="linear-algebra-projections.html#exm-triangular-matrix" TargetMode="External"/><Relationship Id="rId43" Type="http://schemas.openxmlformats.org/officeDocument/2006/relationships/hyperlink" Target="linear-algebra-projections.html#thm-back-substitution" TargetMode="External"/><Relationship Id="rId57" Type="http://schemas.openxmlformats.org/officeDocument/2006/relationships/hyperlink" Target="linear-algebra-projections.html#thm-scalar-matmul" TargetMode="External"/><Relationship Id="rId105" Type="http://schemas.openxmlformats.org/officeDocument/2006/relationships/hyperlink" Target="linear-algebra-rank-nullity.html#exm-independent-null-space" TargetMode="External"/><Relationship Id="rId27" Type="http://schemas.openxmlformats.org/officeDocument/2006/relationships/hyperlink" Target="linear-algebra-rank-nullity.html#thm-null-space-subspace" TargetMode="External"/><Relationship Id="rId19" Type="http://schemas.openxmlformats.org/officeDocument/2006/relationships/hyperlink" Target="linear-algebra-rank-nullity.html#thm-rank-nullity" TargetMode="External"/><Relationship Id="rId116" Type="http://schemas.openxmlformats.org/officeDocument/2006/relationships/hyperlink" Target="linear-algebra-special-matrices.html#cor-inverse-symmetric" TargetMode="External"/><Relationship Id="rId111" Type="http://schemas.openxmlformats.org/officeDocument/2006/relationships/hyperlink" Target="linear-algebra-special-matrices.html#def-determinant" TargetMode="External"/><Relationship Id="rId67" Type="http://schemas.openxmlformats.org/officeDocument/2006/relationships/hyperlink" Target="linear-algebra-special-matrices.html#def-diagonal-matrix" TargetMode="External"/><Relationship Id="rId74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6" Type="http://schemas.openxmlformats.org/officeDocument/2006/relationships/hyperlink" Target="linear-algebra-special-matrices.html#def-idempotent-matrix" TargetMode="External"/><Relationship Id="rId16" Type="http://schemas.openxmlformats.org/officeDocument/2006/relationships/hyperlink" Target="linear-algebra-special-matrices.html#def-invertible-matrix" TargetMode="External"/><Relationship Id="rId35" Type="http://schemas.openxmlformats.org/officeDocument/2006/relationships/hyperlink" Target="linear-algebra-special-matrices.html#def-matrix-power" TargetMode="External"/><Relationship Id="rId47" Type="http://schemas.openxmlformats.org/officeDocument/2006/relationships/hyperlink" Target="linear-algebra-special-matrices.html#def-orthogonal-matrix" TargetMode="External"/><Relationship Id="rId85" Type="http://schemas.openxmlformats.org/officeDocument/2006/relationships/hyperlink" Target="linear-algebra-special-matrices.html#def-positive-definite" TargetMode="External"/><Relationship Id="rId84" Type="http://schemas.openxmlformats.org/officeDocument/2006/relationships/hyperlink" Target="linear-algebra-special-matrices.html#def-positive-semidefinite" TargetMode="External"/><Relationship Id="rId113" Type="http://schemas.openxmlformats.org/officeDocument/2006/relationships/hyperlink" Target="linear-algebra-special-matrices.html#def-symmetric-matrix" TargetMode="External"/><Relationship Id="rId30" Type="http://schemas.openxmlformats.org/officeDocument/2006/relationships/hyperlink" Target="linear-algebra-special-matrices.html#exm-eigenvalue" TargetMode="External"/><Relationship Id="rId25" Type="http://schemas.openxmlformats.org/officeDocument/2006/relationships/hyperlink" Target="linear-algebra-special-matrices.html#exm-invertible-matrix" TargetMode="External"/><Relationship Id="rId52" Type="http://schemas.openxmlformats.org/officeDocument/2006/relationships/hyperlink" Target="linear-algebra-special-matrices.html#exm-orthogonal-matrix" TargetMode="External"/><Relationship Id="rId92" Type="http://schemas.openxmlformats.org/officeDocument/2006/relationships/hyperlink" Target="linear-algebra-special-matrices.html#exm-positive-definite" TargetMode="External"/><Relationship Id="rId91" Type="http://schemas.openxmlformats.org/officeDocument/2006/relationships/hyperlink" Target="linear-algebra-special-matrices.html#exm-positive-semidefinite" TargetMode="External"/><Relationship Id="rId55" Type="http://schemas.openxmlformats.org/officeDocument/2006/relationships/hyperlink" Target="linear-algebra-special-matrices.html#rem-invertible-inverse" TargetMode="External"/><Relationship Id="rId51" Type="http://schemas.openxmlformats.org/officeDocument/2006/relationships/hyperlink" Target="linear-algebra-special-matrices.html#rem-orthogonal-matrix-columns" TargetMode="External"/><Relationship Id="rId89" Type="http://schemas.openxmlformats.org/officeDocument/2006/relationships/hyperlink" Target="linear-algebra-special-matrices.html#rem-positive-definite-symmetry" TargetMode="External"/><Relationship Id="rId83" Type="http://schemas.openxmlformats.org/officeDocument/2006/relationships/hyperlink" Target="linear-algebra-special-matrices.html#thm-definite-eigenvalues" TargetMode="External"/><Relationship Id="rId90" Type="http://schemas.openxmlformats.org/officeDocument/2006/relationships/hyperlink" Target="linear-algebra-special-matrices.html#thm-inverse-product" TargetMode="External"/><Relationship Id="rId121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15" Type="http://schemas.openxmlformats.org/officeDocument/2006/relationships/hyperlink" Target="linear-algebra-special-matrices.html#thm-symmetric-eigenvectors-orthogonal" TargetMode="External"/><Relationship Id="rId22" Type="http://schemas.openxmlformats.org/officeDocument/2006/relationships/hyperlink" Target="linear-algebra-subspaces.html#def-dimension" TargetMode="External"/><Relationship Id="rId17" Type="http://schemas.openxmlformats.org/officeDocument/2006/relationships/hyperlink" Target="linear-algebra-subspaces.html#def-full-column-rank" TargetMode="External"/><Relationship Id="rId64" Type="http://schemas.openxmlformats.org/officeDocument/2006/relationships/hyperlink" Target="linear-algebra-subspaces.html#def-linearly-independent" TargetMode="External"/><Relationship Id="rId73" Type="http://schemas.openxmlformats.org/officeDocument/2006/relationships/hyperlink" Target="linear-algebra-subspaces.html#def-rank" TargetMode="External"/><Relationship Id="rId23" Type="http://schemas.openxmlformats.org/officeDocument/2006/relationships/hyperlink" Target="linear-algebra-subspaces.html#def-span" TargetMode="External"/><Relationship Id="rId24" Type="http://schemas.openxmlformats.org/officeDocument/2006/relationships/hyperlink" Target="linear-algebra-subspaces.html#exm-dimension" TargetMode="External"/><Relationship Id="rId93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1" Type="http://schemas.openxmlformats.org/officeDocument/2006/relationships/hyperlink" Target="linear-algebra-subspaces.html#thm-matvec-columns" TargetMode="External"/><Relationship Id="rId21" Type="http://schemas.openxmlformats.org/officeDocument/2006/relationships/hyperlink" Target="linear-algebra-vectors.html#def-indicator-vector" TargetMode="External"/><Relationship Id="rId3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2026-10-22T22:28:37Z</dcterms:created>
  <dcterms:modified xsi:type="dcterms:W3CDTF">2026-10-22T22:28:37Z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