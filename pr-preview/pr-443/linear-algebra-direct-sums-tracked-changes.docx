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5 (Orthogonal complement)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orthogonal complement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[5]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a set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vectors in</w:delText>
        </w:r>
      </w:del>
      <w:del w:id="1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the set of vectors orthogonal (</w:delText>
        </w:r>
      </w:del>
      <w:hyperlink r:id="rId50">
        <w:del w:id="18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9" w:author="PR Preview" w:date="2026-01-01T00:00:00Z">
        <w:r>
          <w:delText xml:space="preserve">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to every vector of</w:delText>
        </w:r>
      </w:del>
      <w:del w:id="2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23" w:author="PR Preview" w:date="2026-01-01T00:00:00Z">
        <w:r>
          <w:delText xml:space="preserve">:</w:delText>
        </w:r>
      </w:del>
    </w:p>
    <w:p>
      <w:pPr>
        <w:pStyle w:val="BodyText"/>
      </w:pPr>
      <w:ins w:id="24" w:author="PR Preview" w:date="2026-01-01T00:00:00Z">
        <w:r>
          <w:rPr>
            <w:b/>
            <w:bCs/>
          </w:rPr>
          <w:t xml:space="preserve">Definition 5 (Orthogonal complement)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The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b/>
            <w:bCs/>
          </w:rPr>
          <w:t xml:space="preserve">orthogonal complement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[5]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 a set</w:t>
        </w:r>
      </w:ins>
      <w:ins w:id="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of vectors in</w:t>
        </w:r>
      </w:ins>
      <w:ins w:id="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the set of vectors orthogonal (</w:t>
        </w:r>
      </w:ins>
      <w:hyperlink r:id="rId50">
        <w:ins w:id="39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40" w:author="PR Preview" w:date="2026-01-01T00:00:00Z">
        <w:r>
          <w:t xml:space="preserve">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to every vector of</w:t>
        </w:r>
      </w:ins>
      <w:ins w:id="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44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del w:id="45" w:author="PR Preview" w:date="2026-01-01T00:00:00Z">
        <w:r>
          <w:delText xml:space="preserve">That set is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a subspace by</w:delText>
        </w:r>
      </w:del>
      <w:del w:id="50" w:author="PR Preview" w:date="2026-01-01T00:00:00Z">
        <w:r>
          <w:delText xml:space="preserve"> </w:delText>
        </w:r>
      </w:del>
      <w:hyperlink r:id="rId55">
        <w:del w:id="51" w:author="PR Preview" w:date="2026-01-01T00:00:00Z">
          <w:r>
            <w:rPr>
              <w:rStyle w:val="Hyperlink"/>
            </w:rPr>
            <w:delText xml:space="preserve">Theorem 2 in Subspaces and Rank</w:delText>
          </w:r>
        </w:del>
      </w:hyperlink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as</w:delText>
        </w:r>
      </w:del>
      <w:del w:id="55" w:author="PR Preview" w:date="2026-01-01T00:00:00Z">
        <w:r>
          <w:delText xml:space="preserve"> </w:delText>
        </w:r>
      </w:del>
      <w:hyperlink w:anchor="thm-orthogonal-complement-subspace">
        <w:del w:id="56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says it must be.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It contains</w:delText>
        </w:r>
      </w:del>
      <w:del w:id="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62" w:author="PR Preview" w:date="2026-01-01T00:00:00Z">
        <w:r>
          <w:delText xml:space="preserve">, the vector</w:delText>
        </w:r>
      </w:del>
      <w:del w:id="63" w:author="PR Preview" w:date="2026-01-01T00:00:00Z">
        <w:r>
          <w:delText xml:space="preserve"> </w:delText>
        </w:r>
      </w:del>
      <w:hyperlink r:id="rId56">
        <w:del w:id="64" w:author="PR Preview" w:date="2026-01-01T00:00:00Z">
          <w:r>
            <w:rPr>
              <w:rStyle w:val="Hyperlink"/>
            </w:rPr>
            <w:delText xml:space="preserve">Remark 9 in Vectors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found perpendicular to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68" w:author="PR Preview" w:date="2026-01-01T00:00:00Z">
        <w:r>
          <w:delText xml:space="preserve">.</w:delText>
        </w:r>
      </w:del>
    </w:p>
    <w:p>
      <w:pPr>
        <w:pStyle w:val="FirstParagraph"/>
      </w:pPr>
      <w:ins w:id="69" w:author="PR Preview" w:date="2026-01-01T00:00:00Z">
        <w:r>
          <w:t xml:space="preserve">That set is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 subspace by</w:t>
        </w:r>
      </w:ins>
      <w:ins w:id="74" w:author="PR Preview" w:date="2026-01-01T00:00:00Z">
        <w:r>
          <w:t xml:space="preserve"> </w:t>
        </w:r>
      </w:ins>
      <w:hyperlink r:id="rId55">
        <w:ins w:id="75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as</w:t>
        </w:r>
      </w:ins>
      <w:ins w:id="79" w:author="PR Preview" w:date="2026-01-01T00:00:00Z">
        <w:r>
          <w:t xml:space="preserve"> </w:t>
        </w:r>
      </w:ins>
      <w:hyperlink w:anchor="thm-orthogonal-complement-subspace">
        <w:ins w:id="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says it must be.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It contains</w:t>
        </w:r>
      </w:ins>
      <w:ins w:id="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6" w:author="PR Preview" w:date="2026-01-01T00:00:00Z">
        <w:r>
          <w:t xml:space="preserve">, the vector</w:t>
        </w:r>
      </w:ins>
      <w:ins w:id="87" w:author="PR Preview" w:date="2026-01-01T00:00:00Z">
        <w:r>
          <w:t xml:space="preserve"> </w:t>
        </w:r>
      </w:ins>
      <w:hyperlink r:id="rId56">
        <w:ins w:id="88" w:author="PR Preview" w:date="2026-01-01T00:00:00Z">
          <w:r>
            <w:rPr>
              <w:rStyle w:val="Hyperlink"/>
            </w:rPr>
            <w:t xml:space="preserve">Remark 8 in Vectors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found perpendicular to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2" w:author="PR Preview" w:date="2026-01-01T00:00:00Z">
        <w:r>
          <w:t xml:space="preserve">.</w:t>
        </w:r>
      </w:ins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2026-10-22T22:29:52Z</dcterms:created>
  <dcterms:modified xsi:type="dcterms:W3CDTF">2026-10-22T22:29:52Z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