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Trigonometry</w:t>
      </w:r>
    </w:p>
    <w:p>
      <w:pPr>
        <w:pStyle w:val="Date"/>
      </w:pPr>
      <w:del w:id="1" w:author="PR Preview" w:date="2026-01-01T00:00:00Z">
        <w:r>
          <w:delText xml:space="preserve">Last modified: 2026-10-22 11:05:55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2026-10-22 14:22:14 (PDT)</w:t>
        </w:r>
      </w:ins>
    </w:p>
    <w:bookmarkStart w:id="44" w:name="sec-cosine-sine"/>
    <w:p>
      <w:pPr>
        <w:pStyle w:val="Heading2"/>
      </w:pPr>
      <w:r>
        <w:t xml:space="preserve">1 Cosine and sine</w:t>
      </w:r>
    </w:p>
    <w:bookmarkStart w:id="9" w:name="def-unit-circle"/>
    <w:p>
      <w:pPr>
        <w:pStyle w:val="FirstParagraph"/>
      </w:pPr>
      <w:r>
        <w:rPr>
          <w:b/>
          <w:bCs/>
        </w:rPr>
        <w:t xml:space="preserve">Definition 1 (Unit circle)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unit circle</w:t>
      </w:r>
      <w:r>
        <w:t xml:space="preserve"> </w:t>
      </w:r>
      <w:r>
        <w:t xml:space="preserve">[1]</w:t>
      </w:r>
      <w:r>
        <w:t xml:space="preserve"> </w:t>
      </w:r>
      <w:r>
        <w:t xml:space="preserve">is the set of points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 the plane with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9"/>
    <w:bookmarkStart w:id="10" w:name="exm-unit-circle"/>
    <w:p>
      <w:pPr>
        <w:pStyle w:val="BodyText"/>
      </w:pPr>
      <w:r>
        <w:rPr>
          <w:b/>
          <w:bCs/>
        </w:rPr>
        <w:t xml:space="preserve">Example 1 (Points on the unit circle)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on the unit circle, because</w:t>
      </w:r>
      <w:r>
        <w:t xml:space="preserve"> </w:t>
      </w:r>
      <m:oMath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0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on the unit circle, because</w:t>
      </w:r>
      <w:r>
        <w:t xml:space="preserve"> </w:t>
      </w:r>
      <m:oMath>
        <m:sSup>
          <m:e>
            <m:r>
              <m:t>0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(</m:t>
        </m:r>
        <m:f>
          <m:fPr>
            <m:type m:val="lin"/>
          </m:fPr>
          <m:num>
            <m:r>
              <m:t>3</m:t>
            </m:r>
          </m:num>
          <m:den>
            <m:r>
              <m:t>5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4</m:t>
            </m:r>
          </m:num>
          <m:den>
            <m:r>
              <m:t>5</m:t>
            </m:r>
          </m:den>
        </m:f>
        <m:r>
          <m:rPr>
            <m:sty m:val="p"/>
          </m:rPr>
          <m:t>)</m:t>
        </m:r>
      </m:oMath>
      <w:r>
        <w:t xml:space="preserve"> </w:t>
      </w:r>
      <w:r>
        <w:t xml:space="preserve">is on the unit circle, because</w:t>
      </w:r>
      <w:r>
        <w:t xml:space="preserve"> </w:t>
      </w:r>
      <m:oMath>
        <m:f>
          <m:fPr>
            <m:type m:val="lin"/>
          </m:fPr>
          <m:num>
            <m:r>
              <m:t>9</m:t>
            </m:r>
          </m:num>
          <m:den>
            <m:r>
              <m:t>25</m:t>
            </m:r>
          </m:den>
        </m:f>
        <m:r>
          <m:rPr>
            <m:sty m:val="p"/>
          </m:rPr>
          <m:t>+</m:t>
        </m:r>
        <m:f>
          <m:fPr>
            <m:type m:val="lin"/>
          </m:fPr>
          <m:num>
            <m:r>
              <m:t>16</m:t>
            </m:r>
          </m:num>
          <m:den>
            <m:r>
              <m:t>25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on the unit circle, because</w:t>
      </w:r>
      <w:r>
        <w:t xml:space="preserve"> </w:t>
      </w:r>
      <m:oMath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</w:p>
    <w:bookmarkEnd w:id="10"/>
    <w:bookmarkStart w:id="11" w:name="def-pi"/>
    <w:p>
      <w:pPr>
        <w:pStyle w:val="FirstParagraph"/>
      </w:pPr>
      <w:r>
        <w:rPr>
          <w:b/>
          <w:bCs/>
        </w:rPr>
        <w:t xml:space="preserve">Definition 2 (The number</w:t>
      </w:r>
      <w:r>
        <w:rPr>
          <w:b/>
          <w:bCs/>
        </w:rPr>
        <w:t xml:space="preserve"> </w:t>
      </w:r>
      <m:oMath>
        <m:r>
          <m:t>π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number</w:t>
      </w:r>
      <w:r>
        <w:t xml:space="preserve"> </w:t>
      </w:r>
      <m:oMath>
        <m:r>
          <m:t>π</m:t>
        </m:r>
        <m:r>
          <m:rPr>
            <m:sty m:val="p"/>
          </m:rPr>
          <m:t>≈</m:t>
        </m:r>
        <m:r>
          <m:t>3.14159</m:t>
        </m:r>
      </m:oMath>
      <w:r>
        <w:t xml:space="preserve"> </w:t>
      </w:r>
      <w:r>
        <w:t xml:space="preserve">[2]</w:t>
      </w:r>
      <w:r>
        <w:t xml:space="preserve"> </w:t>
      </w:r>
      <w:r>
        <w:t xml:space="preserve">is half of the circumference of the unit circle (</w:t>
      </w:r>
      <w:hyperlink w:anchor="def-unit-circle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End w:id="11"/>
    <w:bookmarkStart w:id="12" w:name="exm-pi"/>
    <w:p>
      <w:pPr>
        <w:pStyle w:val="BodyText"/>
      </w:pPr>
      <w:r>
        <w:rPr>
          <w:b/>
          <w:bCs/>
        </w:rPr>
        <w:t xml:space="preserve">Example 2 (Distances around the unit circle)</w:t>
      </w:r>
      <w:r>
        <w:t xml:space="preserve"> </w:t>
      </w:r>
      <w:r>
        <w:t xml:space="preserve">The whole unit circle has circumference</w:t>
      </w:r>
      <w:r>
        <w:t xml:space="preserve"> </w:t>
      </w:r>
      <m:oMath>
        <m:r>
          <m:t>2</m:t>
        </m:r>
        <m:r>
          <m:t>π</m:t>
        </m:r>
      </m:oMath>
      <w:r>
        <w:t xml:space="preserve">.</w:t>
      </w:r>
      <w:r>
        <w:t xml:space="preserve"> </w:t>
      </w:r>
      <w:r>
        <w:t xml:space="preserve">Moving 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along the upper half of the circle covers a distance of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and moving 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covers a quarter of the circle, a distance of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12"/>
    <w:bookmarkStart w:id="13" w:name="def-angle-unit-circle"/>
    <w:p>
      <w:pPr>
        <w:pStyle w:val="BodyText"/>
      </w:pPr>
      <w:r>
        <w:rPr>
          <w:b/>
          <w:bCs/>
        </w:rPr>
        <w:t xml:space="preserve">Definition 3 (Angle on the unit circle)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angle</w:t>
      </w:r>
      <w:r>
        <w:t xml:space="preserve"> </w:t>
      </w:r>
      <w:r>
        <w:t xml:space="preserve">between two points of the</w:t>
      </w:r>
      <w:r>
        <w:t xml:space="preserve"> </w:t>
      </w:r>
      <w:hyperlink w:anchor="def-unit-circle">
        <w:r>
          <w:rPr>
            <w:rStyle w:val="Hyperlink"/>
          </w:rPr>
          <w:t xml:space="preserve">unit circle</w:t>
        </w:r>
      </w:hyperlink>
      <w:r>
        <w:t xml:space="preserve"> </w:t>
      </w:r>
      <w:r>
        <w:t xml:space="preserve">is how far apart they are along the circle, going the short way round.</w:t>
      </w:r>
      <w:r>
        <w:t xml:space="preserve"> </w:t>
      </w:r>
      <w:r>
        <w:t xml:space="preserve">Let the counterclockwise distance from the first point to the second be</w:t>
      </w:r>
      <w:r>
        <w:t xml:space="preserve"> </w:t>
      </w:r>
      <m:oMath>
        <m:r>
          <m:t>s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 the angle is</w:t>
      </w:r>
    </w:p>
    <w:p>
      <w:pPr>
        <w:pStyle w:val="BodyText"/>
      </w:pPr>
      <m:oMathPara>
        <m:oMathParaPr>
          <m:jc m:val="center"/>
        </m:oMathParaPr>
        <m:oMath>
          <m:r>
            <m:t>θ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s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t>π</m:t>
              </m:r>
              <m:r>
                <m:rPr>
                  <m:sty m:val="p"/>
                </m:rPr>
                <m:t>−</m:t>
              </m:r>
              <m:r>
                <m:t>s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In words, the angle is the smaller of two distances from the first point to the second:</w:t>
      </w:r>
      <w:r>
        <w:t xml:space="preserve"> </w:t>
      </w:r>
      <w:r>
        <w:t xml:space="preserve">the counterclockwise one,</w:t>
      </w:r>
      <w:r>
        <w:t xml:space="preserve"> </w:t>
      </w:r>
      <m:oMath>
        <m:r>
          <m:t>s</m:t>
        </m:r>
      </m:oMath>
      <w:r>
        <w:t xml:space="preserve">, or the clockwise one,</w:t>
      </w:r>
      <w:r>
        <w:t xml:space="preserve"> </w:t>
      </w:r>
      <m:oMath>
        <m:r>
          <m:t>2</m:t>
        </m:r>
        <m:r>
          <m:t>π</m:t>
        </m:r>
        <m:r>
          <m:rPr>
            <m:sty m:val="p"/>
          </m:rPr>
          <m:t>−</m:t>
        </m:r>
        <m:r>
          <m:t>s</m:t>
        </m:r>
      </m:oMath>
      <w:r>
        <w:t xml:space="preserve">.</w:t>
      </w:r>
    </w:p>
    <w:bookmarkEnd w:id="13"/>
    <w:bookmarkStart w:id="14" w:name="exm-angle-unit-circle"/>
    <w:p>
      <w:pPr>
        <w:pStyle w:val="BodyText"/>
      </w:pPr>
      <w:r>
        <w:rPr>
          <w:b/>
          <w:bCs/>
        </w:rPr>
        <w:t xml:space="preserve">Example 3 (Three angles on the unit circle)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2"/>
        </w:numPr>
      </w:pPr>
      <w:r>
        <w:t xml:space="preserve">The points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a quarter of the circle apart, so their</w:t>
      </w:r>
      <w:r>
        <w:t xml:space="preserve"> </w:t>
      </w:r>
      <w:hyperlink w:anchor="def-angle-unit-circle">
        <w:r>
          <w:rPr>
            <w:rStyle w:val="Hyperlink"/>
          </w:rPr>
          <w:t xml:space="preserve">angle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The points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are half of the circle apart, so their angle is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The point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apart from itself, so their angle is</w:t>
      </w:r>
      <w:r>
        <w:t xml:space="preserve"> </w:t>
      </w:r>
      <m:oMath>
        <m:r>
          <m:t>0</m:t>
        </m:r>
      </m:oMath>
      <w:r>
        <w:t xml:space="preserve">.</w:t>
      </w:r>
    </w:p>
    <w:bookmarkEnd w:id="14"/>
    <w:bookmarkStart w:id="15" w:name="def-radian"/>
    <w:p>
      <w:pPr>
        <w:pStyle w:val="FirstParagraph"/>
      </w:pPr>
      <w:r>
        <w:rPr>
          <w:b/>
          <w:bCs/>
        </w:rPr>
        <w:t xml:space="preserve">Definition 4 (Radian)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radian</w:t>
      </w:r>
      <w:r>
        <w:t xml:space="preserve"> </w:t>
      </w:r>
      <w:r>
        <w:t xml:space="preserve">is the</w:t>
      </w:r>
      <w:r>
        <w:t xml:space="preserve"> </w:t>
      </w:r>
      <w:hyperlink w:anchor="def-angle-unit-circle">
        <w:r>
          <w:rPr>
            <w:rStyle w:val="Hyperlink"/>
          </w:rPr>
          <w:t xml:space="preserve">angle on the unit circle</w:t>
        </w:r>
      </w:hyperlink>
      <w:r>
        <w:t xml:space="preserve"> </w:t>
      </w:r>
      <w:r>
        <w:t xml:space="preserve">between two points that are a distance of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apart along the circle.</w:t>
      </w:r>
      <w:r>
        <w:t xml:space="preserve"> </w:t>
      </w:r>
      <w:r>
        <w:t xml:space="preserve">An</w:t>
      </w:r>
      <w:r>
        <w:t xml:space="preserve"> </w:t>
      </w:r>
      <w:hyperlink w:anchor="def-angle-unit-circle">
        <w:r>
          <w:rPr>
            <w:rStyle w:val="Hyperlink"/>
          </w:rPr>
          <w:t xml:space="preserve">angle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then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radians.</w:t>
      </w:r>
    </w:p>
    <w:bookmarkEnd w:id="15"/>
    <w:bookmarkStart w:id="16" w:name="exm-radian"/>
    <w:p>
      <w:pPr>
        <w:pStyle w:val="BodyText"/>
      </w:pPr>
      <w:r>
        <w:rPr>
          <w:b/>
          <w:bCs/>
        </w:rPr>
        <w:t xml:space="preserve">Example 4 (Angles in radians)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3"/>
        </w:numPr>
      </w:pPr>
      <w:r>
        <w:t xml:space="preserve">The points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are a quarter of the</w:t>
      </w:r>
      <w:r>
        <w:t xml:space="preserve"> </w:t>
      </w:r>
      <w:hyperlink w:anchor="def-unit-circle">
        <w:r>
          <w:rPr>
            <w:rStyle w:val="Hyperlink"/>
          </w:rPr>
          <w:t xml:space="preserve">unit circle</w:t>
        </w:r>
      </w:hyperlink>
      <w:r>
        <w:t xml:space="preserve"> </w:t>
      </w:r>
      <w:r>
        <w:t xml:space="preserve">apart,</w:t>
      </w:r>
      <w:r>
        <w:t xml:space="preserve"> </w:t>
      </w:r>
      <w:r>
        <w:t xml:space="preserve">so their</w:t>
      </w:r>
      <w:r>
        <w:t xml:space="preserve"> </w:t>
      </w:r>
      <w:hyperlink w:anchor="def-angle-unit-circle">
        <w:r>
          <w:rPr>
            <w:rStyle w:val="Hyperlink"/>
          </w:rPr>
          <w:t xml:space="preserve">angle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hyperlink w:anchor="def-radian">
        <w:r>
          <w:rPr>
            <w:rStyle w:val="Hyperlink"/>
          </w:rPr>
          <w:t xml:space="preserve">radians</w:t>
        </w:r>
      </w:hyperlink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The points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half of the circle apart, so their angle is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radians.</w:t>
      </w:r>
    </w:p>
    <w:bookmarkEnd w:id="16"/>
    <w:bookmarkStart w:id="17" w:name="prp-angle-unit-circle-range"/>
    <w:p>
      <w:pPr>
        <w:pStyle w:val="FirstParagraph"/>
      </w:pPr>
      <w:r>
        <w:rPr>
          <w:b/>
          <w:bCs/>
        </w:rPr>
        <w:t xml:space="preserve">Proposition 1 (Range of an angle on the unit circle)</w:t>
      </w:r>
      <w:r>
        <w:t xml:space="preserve"> </w:t>
      </w:r>
      <w:r>
        <w:t xml:space="preserve">An</w:t>
      </w:r>
      <w:r>
        <w:t xml:space="preserve"> </w:t>
      </w:r>
      <w:hyperlink w:anchor="def-angle-unit-circle">
        <w:r>
          <w:rPr>
            <w:rStyle w:val="Hyperlink"/>
          </w:rPr>
          <w:t xml:space="preserve">angle</w:t>
        </w:r>
      </w:hyperlink>
      <w:r>
        <w:t xml:space="preserve"> </w:t>
      </w:r>
      <w:r>
        <w:t xml:space="preserve">between two points of the</w:t>
      </w:r>
      <w:r>
        <w:t xml:space="preserve"> </w:t>
      </w:r>
      <w:hyperlink w:anchor="def-unit-circle">
        <w:r>
          <w:rPr>
            <w:rStyle w:val="Hyperlink"/>
          </w:rPr>
          <w:t xml:space="preserve">unit circle</w:t>
        </w:r>
      </w:hyperlink>
      <w:r>
        <w:t xml:space="preserve"> </w:t>
      </w:r>
      <w:r>
        <w:t xml:space="preserve">is at least</w:t>
      </w:r>
      <w:r>
        <w:t xml:space="preserve"> </w:t>
      </w:r>
      <m:oMath>
        <m:r>
          <m:t>0</m:t>
        </m:r>
      </m:oMath>
      <w:r>
        <w:t xml:space="preserve">, at most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(</w:t>
      </w:r>
      <w:hyperlink w:anchor="def-pi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1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whole circle has length</w:t>
      </w:r>
      <w:r>
        <w:t xml:space="preserve"> </w:t>
      </w:r>
      <m:oMath>
        <m:r>
          <m:t>2</m:t>
        </m:r>
        <m:r>
          <m:t>π</m:t>
        </m:r>
      </m:oMath>
      <w:r>
        <w:t xml:space="preserve"> </w:t>
      </w:r>
      <w:r>
        <w:t xml:space="preserve">(</w:t>
      </w:r>
      <w:hyperlink w:anchor="def-pi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Going the short way round covers at most half of the circle, which is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A distance along the circle is at least</w:t>
      </w:r>
      <w:r>
        <w:t xml:space="preserve"> </w:t>
      </w:r>
      <m:oMath>
        <m:r>
          <m:t>0</m:t>
        </m:r>
      </m:oMath>
      <w:r>
        <w:t xml:space="preserve">.</w:t>
      </w:r>
    </w:p>
    <w:bookmarkStart w:id="18" w:name="def-cosine-sine"/>
    <w:p>
      <w:pPr>
        <w:pStyle w:val="BodyText"/>
      </w:pPr>
      <w:r>
        <w:rPr>
          <w:b/>
          <w:bCs/>
        </w:rPr>
        <w:t xml:space="preserve">Definition 5 (Cosine)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θ</m:t>
        </m:r>
      </m:oMath>
      <w:r>
        <w:t xml:space="preserve">, start at the point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of the unit circle (</w:t>
      </w:r>
      <w:hyperlink w:anchor="def-unit-circle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and move a distance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θ</m:t>
            </m:r>
          </m:e>
        </m:d>
        <m:r>
          <m:t>​</m:t>
        </m:r>
      </m:oMath>
      <w:r>
        <w:t xml:space="preserve"> </w:t>
      </w:r>
      <w:r>
        <w:t xml:space="preserve">along the circle,</w:t>
      </w:r>
      <w:r>
        <w:t xml:space="preserve"> </w:t>
      </w:r>
      <w:r>
        <w:t xml:space="preserve">counterclockwise if</w:t>
      </w:r>
      <w:r>
        <w:t xml:space="preserve"> </w:t>
      </w:r>
      <m:oMath>
        <m:r>
          <m:t>θ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 clockwise if</w:t>
      </w:r>
      <w:r>
        <w:t xml:space="preserve"> </w:t>
      </w:r>
      <m:oMath>
        <m:r>
          <m:t>θ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  <w:r>
        <w:t xml:space="preserve"> </w:t>
      </w:r>
      <w:r>
        <w:t xml:space="preserve">The first coordinate of the point reached is the</w:t>
      </w:r>
      <w:r>
        <w:t xml:space="preserve"> </w:t>
      </w:r>
      <w:r>
        <w:rPr>
          <w:b/>
          <w:bCs/>
        </w:rPr>
        <w:t xml:space="preserve">cosine</w:t>
      </w:r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[3]</w:t>
      </w:r>
      <w:r>
        <w:t xml:space="preserve">, written</w:t>
      </w:r>
      <w:r>
        <w:t xml:space="preserve"> </w:t>
      </w:r>
      <m:oMath>
        <m:r>
          <m:rPr>
            <m:sty m:val="p"/>
          </m:rPr>
          <m:t>cos</m:t>
        </m:r>
        <m:r>
          <m:t>θ</m:t>
        </m:r>
      </m:oMath>
      <w:r>
        <w:t xml:space="preserve">.</w:t>
      </w:r>
    </w:p>
    <w:bookmarkEnd w:id="18"/>
    <w:bookmarkStart w:id="19" w:name="exm-cosine-sine"/>
    <w:p>
      <w:pPr>
        <w:pStyle w:val="BodyText"/>
      </w:pPr>
      <w:r>
        <w:rPr>
          <w:b/>
          <w:bCs/>
        </w:rPr>
        <w:t xml:space="preserve">Example 5 (Cosines of some angles)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4"/>
        </w:numPr>
      </w:pPr>
      <m:oMath>
        <m:r>
          <m:t>θ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stays at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cos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goes half way around the circle, to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cos</m:t>
        </m:r>
        <m:r>
          <m:t>π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goes a quarter of the way round, to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goes an eighth of the way round,</w:t>
      </w:r>
      <w:r>
        <w:t xml:space="preserve"> </w:t>
      </w:r>
      <w:r>
        <w:t xml:space="preserve">to the point of the circle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There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, so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≈</m:t>
        </m:r>
        <m:r>
          <m:t>0.7071</m:t>
        </m:r>
      </m:oMath>
      <w:r>
        <w:t xml:space="preserve">.</w:t>
      </w:r>
    </w:p>
    <w:p>
      <w:pPr>
        <w:pStyle w:val="FirstParagraph"/>
      </w:pPr>
      <w:r>
        <w:t xml:space="preserve">Angles are also measured in</w:t>
      </w:r>
      <w:r>
        <w:t xml:space="preserve"> </w:t>
      </w:r>
      <w:r>
        <w:rPr>
          <w:i/>
          <w:iCs/>
        </w:rPr>
        <w:t xml:space="preserve">degrees</w:t>
      </w:r>
      <w:r>
        <w:t xml:space="preserve">, with a full turn of</w:t>
      </w:r>
      <w:r>
        <w:t xml:space="preserve"> </w:t>
      </w:r>
      <m:oMath>
        <m:r>
          <m:t>2</m:t>
        </m:r>
        <m:r>
          <m:t>π</m:t>
        </m:r>
      </m:oMath>
      <w:r>
        <w:t xml:space="preserve"> </w:t>
      </w:r>
      <w:r>
        <w:t xml:space="preserve">equal to</w:t>
      </w:r>
      <w:r>
        <w:t xml:space="preserve"> </w:t>
      </w:r>
      <m:oMath>
        <m:r>
          <m:t>360</m:t>
        </m:r>
      </m:oMath>
      <w:r>
        <w:t xml:space="preserve"> </w:t>
      </w:r>
      <w:r>
        <w:t xml:space="preserve">degrees,</w:t>
      </w:r>
      <w:r>
        <w:t xml:space="preserve"> </w:t>
      </w:r>
      <w:r>
        <w:t xml:space="preserve">so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90</m:t>
        </m:r>
      </m:oMath>
      <w:r>
        <w:t xml:space="preserve"> </w:t>
      </w:r>
      <w:r>
        <w:t xml:space="preserve">degrees and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45</m:t>
        </m:r>
      </m:oMath>
      <w:r>
        <w:t xml:space="preserve"> </w:t>
      </w:r>
      <w:r>
        <w:t xml:space="preserve">degrees.</w:t>
      </w:r>
    </w:p>
    <w:bookmarkEnd w:id="19"/>
    <w:bookmarkStart w:id="20" w:name="def-sine"/>
    <w:p>
      <w:pPr>
        <w:pStyle w:val="BodyText"/>
      </w:pPr>
      <w:r>
        <w:rPr>
          <w:b/>
          <w:bCs/>
        </w:rPr>
        <w:t xml:space="preserve">Definition 6 (Sine)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θ</m:t>
        </m:r>
      </m:oMath>
      <w:r>
        <w:t xml:space="preserve">, the second coordinate of the point reached 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by moving a distance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θ</m:t>
            </m:r>
          </m:e>
        </m:d>
        <m:r>
          <m:t>​</m:t>
        </m:r>
      </m:oMath>
      <w:r>
        <w:t xml:space="preserve"> </w:t>
      </w:r>
      <w:r>
        <w:t xml:space="preserve">along the unit circle (</w:t>
      </w:r>
      <w:hyperlink w:anchor="def-cosine-sine">
        <w:r>
          <w:rPr>
            <w:rStyle w:val="Hyperlink"/>
          </w:rPr>
          <w:t xml:space="preserve">Definition 5</w:t>
        </w:r>
      </w:hyperlink>
      <w:r>
        <w:t xml:space="preserve">)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sine</w:t>
      </w:r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[3]</w:t>
      </w:r>
      <w:r>
        <w:t xml:space="preserve">, written</w:t>
      </w:r>
      <w:r>
        <w:t xml:space="preserve"> </w:t>
      </w:r>
      <m:oMath>
        <m:r>
          <m:rPr>
            <m:sty m:val="p"/>
          </m:rPr>
          <m:t>sin</m:t>
        </m:r>
        <m:r>
          <m:t>θ</m:t>
        </m:r>
      </m:oMath>
      <w:r>
        <w:t xml:space="preserve">.</w:t>
      </w:r>
      <w:r>
        <w:t xml:space="preserve"> </w:t>
      </w:r>
      <w:r>
        <w:t xml:space="preserve">The sine is one of the trigonometric functions</w:t>
      </w:r>
      <w:r>
        <w:t xml:space="preserve"> </w:t>
      </w:r>
      <w:r>
        <w:t xml:space="preserve">[4]</w:t>
      </w:r>
      <w:r>
        <w:t xml:space="preserve">.</w:t>
      </w:r>
    </w:p>
    <w:bookmarkEnd w:id="20"/>
    <w:bookmarkStart w:id="21" w:name="exm-sine"/>
    <w:p>
      <w:pPr>
        <w:pStyle w:val="BodyText"/>
      </w:pPr>
      <w:r>
        <w:rPr>
          <w:b/>
          <w:bCs/>
        </w:rPr>
        <w:t xml:space="preserve">Example 6 (Sines of some angles)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5"/>
        </w:numPr>
      </w:pPr>
      <m:oMath>
        <m:r>
          <m:t>θ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stays at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sin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goes half way around the circle, to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sin</m:t>
        </m:r>
        <m:r>
          <m:t>π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goes a quarter of the way round, to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sin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reaches the point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 </w:t>
      </w:r>
      <w:r>
        <w:t xml:space="preserve">(</w:t>
      </w:r>
      <w:hyperlink w:anchor="exm-cosine-sine">
        <w:r>
          <w:rPr>
            <w:rStyle w:val="Hyperlink"/>
          </w:rPr>
          <w:t xml:space="preserve">Example 5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sin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.</w:t>
      </w:r>
    </w:p>
    <w:bookmarkEnd w:id="21"/>
    <w:bookmarkStart w:id="22" w:name="thm-cosine-sine-identity"/>
    <w:p>
      <w:pPr>
        <w:pStyle w:val="FirstParagraph"/>
      </w:pPr>
      <w:r>
        <w:rPr>
          <w:b/>
          <w:bCs/>
        </w:rPr>
        <w:t xml:space="preserve">Theorem 1 (The Pythagorean identity)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[5]</w:t>
      </w:r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cos</m:t>
              </m:r>
            </m:e>
            <m:sup>
              <m:r>
                <m:t>2</m:t>
              </m:r>
            </m:sup>
          </m:sSup>
          <m:r>
            <m:t>θ</m:t>
          </m:r>
          <m:r>
            <m:rPr>
              <m:sty m:val="p"/>
            </m:rPr>
            <m:t>+</m:t>
          </m:r>
          <m:sSup>
            <m:e>
              <m:r>
                <m:rPr>
                  <m:sty m:val="p"/>
                </m:rPr>
                <m:t>sin</m:t>
              </m:r>
            </m:e>
            <m:sup>
              <m:r>
                <m:t>2</m:t>
              </m:r>
            </m:sup>
          </m:sSup>
          <m:r>
            <m:t>θ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.</m:t>
          </m:r>
        </m:oMath>
      </m:oMathPara>
    </w:p>
    <w:bookmarkEnd w:id="2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point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,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lies on the unit circle (</w:t>
      </w:r>
      <w:hyperlink w:anchor="def-unit-circle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so its coordinates satisfy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Start w:id="27" w:name="exm-cosine-sine-unit-circle"/>
    <w:p>
      <w:pPr>
        <w:pStyle w:val="BodyText"/>
      </w:pPr>
      <w:r>
        <w:rPr>
          <w:b/>
          <w:bCs/>
        </w:rPr>
        <w:t xml:space="preserve">Example 7 (The unit circle and the angle</w:t>
      </w:r>
      <w:r>
        <w:rPr>
          <w:b/>
          <w:bCs/>
        </w:rPr>
        <w:t xml:space="preserve"> </w:t>
      </w:r>
      <m:oMath>
        <m:r>
          <m:t>π</m:t>
        </m:r>
        <m:r>
          <m:rPr>
            <m:sty m:val="p"/>
          </m:rPr>
          <m:t>/</m:t>
        </m:r>
        <m:r>
          <m:t>3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Take</w:t>
      </w:r>
      <w:r>
        <w:t xml:space="preserve"> </w:t>
      </w: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3</m:t>
        </m:r>
      </m:oMath>
      <w:r>
        <w:t xml:space="preserve">, one sixth of the way round the circle.</w:t>
      </w:r>
      <w:r>
        <w:t xml:space="preserve"> </w:t>
      </w:r>
      <w:hyperlink w:anchor="fig-cosine-sine-unit-circle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point reached,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,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)</m:t>
        </m:r>
      </m:oMath>
      <w:r>
        <w:t xml:space="preserve">, and its two coordinates.</w:t>
      </w:r>
      <w:r>
        <w:t xml:space="preserve"> </w:t>
      </w:r>
      <w:r>
        <w:t xml:space="preserve">The point is a vertex of a regular hexagon inscribed in the unit circle,</w:t>
      </w:r>
      <w:r>
        <w:t xml:space="preserve"> </w:t>
      </w:r>
      <w:r>
        <w:t xml:space="preserve">whose sides have the same length as its radius,</w:t>
      </w:r>
      <w:r>
        <w:t xml:space="preserve"> </w:t>
      </w:r>
      <w:r>
        <w:t xml:space="preserve">so the point is at distance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Writing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,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r>
          <m:rPr>
            <m:sty m:val="p"/>
          </m:rPr>
          <m:t>sin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4</m:t>
                </m:r>
              </m:den>
            </m:f>
          </m:e>
        </m:rad>
        <m:r>
          <m:rPr>
            <m:sty m:val="p"/>
          </m:rPr>
          <m:t>=</m:t>
        </m:r>
        <m:f>
          <m:fPr>
            <m:type m:val="lin"/>
          </m:fPr>
          <m:num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To three decimal places these are</w:t>
      </w:r>
      <w:r>
        <w:t xml:space="preserve"> </w:t>
      </w:r>
      <w:r>
        <w:t xml:space="preserve">0.5 and 0.866.</w:t>
      </w:r>
      <w:r>
        <w:t xml:space="preserve"> </w:t>
      </w:r>
      <w:r>
        <w:t xml:space="preserve">As</w:t>
      </w:r>
      <w:r>
        <w:t xml:space="preserve"> </w:t>
      </w:r>
      <w:hyperlink w:anchor="thm-cosine-sine-identity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says, the squared coordinates add to</w:t>
      </w:r>
      <w:r>
        <w:t xml:space="preserve"> </w:t>
      </w:r>
      <w:r>
        <w:t xml:space="preserve">1.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" w:name="fig-cosine-sine-unit-circle"/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" name="Picture"/>
                  <a:graphic>
                    <a:graphicData uri="http://schemas.openxmlformats.org/drawingml/2006/picture">
                      <pic:pic>
                        <pic:nvPicPr>
                          <pic:cNvPr descr="algebra-trigonometry_files/figure-docx/unnamed-chunk-1-1.png" id="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unit circle with the point at angle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/</m:t>
              </m:r>
              <m:r>
                <m:t>3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Its horizontal coordinate is the cosine and its vertical coordinate is the sine.</w:t>
            </w:r>
          </w:p>
          <w:bookmarkEnd w:id="26"/>
        </w:tc>
      </w:tr>
    </w:tbl>
    <w:bookmarkEnd w:id="27"/>
    <w:bookmarkStart w:id="28" w:name="thm-cosine-bijection"/>
    <w:p>
      <w:pPr>
        <w:pStyle w:val="BodyText"/>
      </w:pPr>
      <w:r>
        <w:rPr>
          <w:b/>
          <w:bCs/>
        </w:rPr>
        <w:t xml:space="preserve">Theorem 2 (Cosine takes each value from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to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exactly once between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t>π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function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: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decreasing, with</w:t>
      </w:r>
      <w:r>
        <w:t xml:space="preserve"> </w:t>
      </w:r>
      <m:oMath>
        <m:r>
          <m:rPr>
            <m:sty m:val="p"/>
          </m:rPr>
          <m:t>cos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cos</m:t>
        </m:r>
        <m:r>
          <m:t>π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and takes each value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exactly once.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sin</m:t>
        </m:r>
        <m:r>
          <m:t>θ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bookmarkEnd w:id="2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, the point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,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at distance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along the circle</w:t>
      </w:r>
      <w:r>
        <w:t xml:space="preserve"> </w:t>
      </w:r>
      <w:r>
        <w:t xml:space="preserve">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counterclockwise, so it lies on the upper half of the unit circle,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+</m:t>
            </m:r>
            <m:sSubSup>
              <m:e>
                <m:r>
                  <m:t>x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r>
              <m:t> 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, which gives</w:t>
      </w:r>
      <w:r>
        <w:t xml:space="preserve"> </w:t>
      </w:r>
      <m:oMath>
        <m:r>
          <m:rPr>
            <m:sty m:val="p"/>
          </m:rPr>
          <m:t>sin</m:t>
        </m:r>
        <m:r>
          <m:t>θ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Different values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 </w:t>
      </w:r>
      <w:r>
        <w:t xml:space="preserve">are different distances along that half circle,</w:t>
      </w:r>
      <w:r>
        <w:t xml:space="preserve"> </w:t>
      </w:r>
      <w:r>
        <w:t xml:space="preserve">so they give different points.</w:t>
      </w:r>
      <w:r>
        <w:t xml:space="preserve"> </w:t>
      </w:r>
      <w:r>
        <w:t xml:space="preserve">Two different points of the upper half have different first coordinates,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</m:e>
        </m:rad>
      </m:oMath>
      <w:r>
        <w:t xml:space="preserve"> </w:t>
      </w:r>
      <w:r>
        <w:t xml:space="preserve">is determined by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cos</m:t>
        </m:r>
      </m:oMath>
      <w:r>
        <w:t xml:space="preserve"> </w:t>
      </w:r>
      <w:r>
        <w:t xml:space="preserve">is one-to-one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Every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∈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the first coordinate of the point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</m:e>
        </m:rad>
        <m:r>
          <m:rPr>
            <m:sty m:val="p"/>
          </m:rPr>
          <m:t>)</m:t>
        </m:r>
      </m:oMath>
      <w:r>
        <w:t xml:space="preserve"> </w:t>
      </w:r>
      <w:r>
        <w:t xml:space="preserve">of the upper half,</w:t>
      </w:r>
      <w:r>
        <w:t xml:space="preserve"> </w:t>
      </w:r>
      <w:r>
        <w:t xml:space="preserve">and the distance along the half circle 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to that point is some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cos</m:t>
        </m:r>
      </m:oMath>
      <w:r>
        <w:t xml:space="preserve"> </w:t>
      </w:r>
      <w:r>
        <w:t xml:space="preserve">takes every value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Finally, move along the upper half circle 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increases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The first coordinate never takes the same value twice, so it never turns back.</w:t>
      </w:r>
      <w:r>
        <w:t xml:space="preserve"> </w:t>
      </w:r>
      <w:r>
        <w:t xml:space="preserve">It starts at</w:t>
      </w:r>
      <w:r>
        <w:t xml:space="preserve"> </w:t>
      </w:r>
      <m:oMath>
        <m:r>
          <m:rPr>
            <m:sty m:val="p"/>
          </m:rPr>
          <m:t>cos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ends at</w:t>
      </w:r>
      <w:r>
        <w:t xml:space="preserve"> </w:t>
      </w:r>
      <m:oMath>
        <m:r>
          <m:rPr>
            <m:sty m:val="p"/>
          </m:rPr>
          <m:t>cos</m:t>
        </m:r>
        <m:r>
          <m:t>π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so it only decreases.</w:t>
      </w:r>
    </w:p>
    <w:bookmarkStart w:id="31" w:name="def-arccosine"/>
    <w:p>
      <w:pPr>
        <w:pStyle w:val="BodyText"/>
      </w:pPr>
      <w:r>
        <w:rPr>
          <w:b/>
          <w:bCs/>
        </w:rPr>
        <w:t xml:space="preserve">Definition 7 (Arccosine)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arccosine</w:t>
      </w:r>
      <w:r>
        <w:t xml:space="preserve"> </w:t>
      </w:r>
      <m:oMath>
        <m:r>
          <m:rPr>
            <m:sty m:val="p"/>
          </m:rPr>
          <m:t>arccos</m:t>
        </m:r>
        <m:r>
          <m:rPr>
            <m:sty m:val="p"/>
          </m:rPr>
          <m:t>: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 </w:t>
      </w:r>
      <w:r>
        <w:t xml:space="preserve">is the</w:t>
      </w:r>
      <w:r>
        <w:t xml:space="preserve"> </w:t>
      </w:r>
      <w:hyperlink r:id="rId29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that sends each</w:t>
      </w:r>
      <w:r>
        <w:t xml:space="preserve"> </w:t>
      </w:r>
      <w:hyperlink w:anchor="def-cosine-sine">
        <w:r>
          <w:rPr>
            <w:rStyle w:val="Hyperlink"/>
          </w:rPr>
          <w:t xml:space="preserve">cosine</w:t>
        </w:r>
      </w:hyperlink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to the one</w:t>
      </w:r>
      <w:r>
        <w:t xml:space="preserve"> </w:t>
      </w:r>
      <w:hyperlink r:id="rId30">
        <w:r>
          <w:rPr>
            <w:rStyle w:val="Hyperlink"/>
          </w:rPr>
          <w:t xml:space="preserve">real number</w:t>
        </w:r>
      </w:hyperlink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 </w:t>
      </w:r>
      <w:r>
        <w:t xml:space="preserve">whose cosine is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cosine-bijection">
        <w:r>
          <w:rPr>
            <w:rStyle w:val="Hyperlink"/>
          </w:rPr>
          <w:t xml:space="preserve">Theorem 2</w:t>
        </w:r>
      </w:hyperlink>
      <w:r>
        <w:t xml:space="preserve">, there is just one such</w:t>
      </w:r>
      <w:r>
        <w:t xml:space="preserve"> </w:t>
      </w:r>
      <m:oMath>
        <m:r>
          <m:t>θ</m:t>
        </m:r>
      </m:oMath>
      <w:r>
        <w:t xml:space="preserve">.</w:t>
      </w:r>
    </w:p>
    <w:bookmarkEnd w:id="31"/>
    <w:bookmarkStart w:id="32" w:name="exm-arccosine"/>
    <w:p>
      <w:pPr>
        <w:pStyle w:val="BodyText"/>
      </w:pPr>
      <w:r>
        <w:rPr>
          <w:b/>
          <w:bCs/>
        </w:rPr>
        <w:t xml:space="preserve">Example 8 (Three arccosines)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6"/>
        </w:numPr>
      </w:pPr>
      <w:r>
        <w:t xml:space="preserve">The</w:t>
      </w:r>
      <w:r>
        <w:t xml:space="preserve"> </w:t>
      </w:r>
      <w:hyperlink w:anchor="def-arccosine">
        <w:r>
          <w:rPr>
            <w:rStyle w:val="Hyperlink"/>
          </w:rPr>
          <w:t xml:space="preserve">arccosine</w:t>
        </w:r>
      </w:hyperlink>
      <w:r>
        <w:t xml:space="preserve"> </w:t>
      </w:r>
      <w:r>
        <w:t xml:space="preserve">of one is</w:t>
      </w:r>
      <w:r>
        <w:t xml:space="preserve"> </w:t>
      </w:r>
      <m:oMath>
        <m:r>
          <m:rPr>
            <m:sty m:val="p"/>
          </m:rPr>
          <m:t>arccos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, because the</w:t>
      </w:r>
      <w:r>
        <w:t xml:space="preserve"> </w:t>
      </w:r>
      <w:hyperlink w:anchor="def-cosine-sine">
        <w:r>
          <w:rPr>
            <w:rStyle w:val="Hyperlink"/>
          </w:rPr>
          <w:t xml:space="preserve">cosine</w:t>
        </w:r>
      </w:hyperlink>
      <w:r>
        <w:t xml:space="preserve"> </w:t>
      </w:r>
      <w:r>
        <w:t xml:space="preserve">of zero is</w:t>
      </w:r>
      <w:r>
        <w:t xml:space="preserve"> </w:t>
      </w:r>
      <m:oMath>
        <m:r>
          <m:rPr>
            <m:sty m:val="p"/>
          </m:rPr>
          <m:t>cos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The arccosine of zero is</w:t>
      </w:r>
      <w:r>
        <w:t xml:space="preserve"> </w:t>
      </w:r>
      <m:oMath>
        <m:r>
          <m:rPr>
            <m:sty m:val="p"/>
          </m:rPr>
          <m:t>arccos</m:t>
        </m:r>
        <m:r>
          <m:t>0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, because the cosine of a quarter turn is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The arccosine of minus one is</w:t>
      </w:r>
      <w:r>
        <w:t xml:space="preserve"> </w:t>
      </w:r>
      <m:oMath>
        <m:r>
          <m:rPr>
            <m:sty m:val="p"/>
          </m:rPr>
          <m:t>arccos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, because the cosine of a half turn is</w:t>
      </w:r>
      <w:r>
        <w:t xml:space="preserve"> </w:t>
      </w:r>
      <m:oMath>
        <m:r>
          <m:rPr>
            <m:sty m:val="p"/>
          </m:rPr>
          <m:t>cos</m:t>
        </m:r>
        <m:r>
          <m:t>π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32"/>
    <w:bookmarkStart w:id="43" w:name="refs"/>
    <w:bookmarkStart w:id="34" w:name="ref-wikipedia_unit_circl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“Unit circle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3">
        <w:r>
          <w:rPr>
            <w:rStyle w:val="Hyperlink"/>
          </w:rPr>
          <w:t xml:space="preserve">https://en.wikipedia.org/wiki/Unit_circle</w:t>
        </w:r>
      </w:hyperlink>
    </w:p>
    <w:bookmarkEnd w:id="34"/>
    <w:bookmarkStart w:id="36" w:name="ref-wikipedia_pi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“Pi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5">
        <w:r>
          <w:rPr>
            <w:rStyle w:val="Hyperlink"/>
          </w:rPr>
          <w:t xml:space="preserve">https://en.wikipedia.org/wiki/Pi</w:t>
        </w:r>
      </w:hyperlink>
    </w:p>
    <w:bookmarkEnd w:id="36"/>
    <w:bookmarkStart w:id="38" w:name="ref-wikipedia_sine_and_cosine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“Sine and cosine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7">
        <w:r>
          <w:rPr>
            <w:rStyle w:val="Hyperlink"/>
          </w:rPr>
          <w:t xml:space="preserve">https://en.wikipedia.org/wiki/Sine_and_cosine</w:t>
        </w:r>
      </w:hyperlink>
    </w:p>
    <w:bookmarkEnd w:id="38"/>
    <w:bookmarkStart w:id="40" w:name="ref-wikipedia_trigonometric_functions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“Trigonometric functions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9">
        <w:r>
          <w:rPr>
            <w:rStyle w:val="Hyperlink"/>
          </w:rPr>
          <w:t xml:space="preserve">https://en.wikipedia.org/wiki/Trigonometric_functions</w:t>
        </w:r>
      </w:hyperlink>
    </w:p>
    <w:bookmarkEnd w:id="40"/>
    <w:bookmarkStart w:id="42" w:name="X5a2f2f32a394dfa9ade54906000e256a4416e3c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“Pythagorean trigonometric identity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1">
        <w:r>
          <w:rPr>
            <w:rStyle w:val="Hyperlink"/>
          </w:rPr>
          <w:t xml:space="preserve">https://en.wikipedia.org/wiki/Pythagorean_trigonometric_identity</w:t>
        </w:r>
      </w:hyperlink>
    </w:p>
    <w:bookmarkEnd w:id="42"/>
    <w:bookmarkEnd w:id="43"/>
    <w:bookmarkEnd w:id="4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3" Type="http://schemas.openxmlformats.org/officeDocument/2006/relationships/image" Target="media/rId23.png"/><Relationship Id="rId29" Type="http://schemas.openxmlformats.org/officeDocument/2006/relationships/hyperlink" Target="functions.qmd#def-function" TargetMode="External"/><Relationship Id="rId35" Type="http://schemas.openxmlformats.org/officeDocument/2006/relationships/hyperlink" Target="https://en.wikipedia.org/wiki/Pi" TargetMode="External"/><Relationship Id="rId41" Type="http://schemas.openxmlformats.org/officeDocument/2006/relationships/hyperlink" Target="https://en.wikipedia.org/wiki/Pythagorean_trigonometric_identity" TargetMode="External"/><Relationship Id="rId37" Type="http://schemas.openxmlformats.org/officeDocument/2006/relationships/hyperlink" Target="https://en.wikipedia.org/wiki/Sine_and_cosine" TargetMode="External"/><Relationship Id="rId39" Type="http://schemas.openxmlformats.org/officeDocument/2006/relationships/hyperlink" Target="https://en.wikipedia.org/wiki/Trigonometric_functions" TargetMode="External"/><Relationship Id="rId33" Type="http://schemas.openxmlformats.org/officeDocument/2006/relationships/hyperlink" Target="https://en.wikipedia.org/wiki/Unit_circle" TargetMode="External"/><Relationship Id="rId30" Type="http://schemas.openxmlformats.org/officeDocument/2006/relationships/hyperlink" Target="number-systems.qmd#def-real-numbers" TargetMode="External"/></Relationships>
</file>

<file path=word/_rels/footnotes.xml.rels><?xml version='1.0' encoding='UTF-8' standalone='yes'?>
<Relationships xmlns="http://schemas.openxmlformats.org/package/2006/relationships"><Relationship Id="rId29" Type="http://schemas.openxmlformats.org/officeDocument/2006/relationships/hyperlink" Target="functions.qmd#def-function" TargetMode="External"/><Relationship Id="rId35" Type="http://schemas.openxmlformats.org/officeDocument/2006/relationships/hyperlink" Target="https://en.wikipedia.org/wiki/Pi" TargetMode="External"/><Relationship Id="rId41" Type="http://schemas.openxmlformats.org/officeDocument/2006/relationships/hyperlink" Target="https://en.wikipedia.org/wiki/Pythagorean_trigonometric_identity" TargetMode="External"/><Relationship Id="rId37" Type="http://schemas.openxmlformats.org/officeDocument/2006/relationships/hyperlink" Target="https://en.wikipedia.org/wiki/Sine_and_cosine" TargetMode="External"/><Relationship Id="rId39" Type="http://schemas.openxmlformats.org/officeDocument/2006/relationships/hyperlink" Target="https://en.wikipedia.org/wiki/Trigonometric_functions" TargetMode="External"/><Relationship Id="rId33" Type="http://schemas.openxmlformats.org/officeDocument/2006/relationships/hyperlink" Target="https://en.wikipedia.org/wiki/Unit_circle" TargetMode="External"/><Relationship Id="rId30" Type="http://schemas.openxmlformats.org/officeDocument/2006/relationships/hyperlink" Target="number-systems.qmd#def-real-number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Trigonometry</dc:title>
  <dc:creator/>
  <cp:keywords/>
  <dcterms:created xsi:type="dcterms:W3CDTF">2026-10-22T22:16:41Z</dcterms:created>
  <dcterms:modified xsi:type="dcterms:W3CDTF">2026-10-22T22:16:41Z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2026-10-22 14:22:14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