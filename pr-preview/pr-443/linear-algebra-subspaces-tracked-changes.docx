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3" w:author="PR Preview" w:date="2026-01-01T00:00:00Z">
        <w:r>
          <w:delText xml:space="preserve">, by</w:delText>
        </w:r>
      </w:del>
      <w:del w:id="4" w:author="PR Preview" w:date="2026-01-01T00:00:00Z">
        <w:r>
          <w:delText xml:space="preserve"> </w:delText>
        </w:r>
      </w:del>
      <w:hyperlink w:anchor="exm-basis">
        <w:del w:id="5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6" w:author="PR Preview" w:date="2026-01-01T00:00:00Z">
        <w:r>
          <w:delText xml:space="preserve">.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More generally,</w:delText>
        </w:r>
      </w:del>
      <w:del w:id="9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del w:id="10" w:author="PR Preview" w:date="2026-01-01T00:00:00Z">
        <w:r>
          <w:delText xml:space="preserve">: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the indicator vectors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$\mathord{\smash[b]{\underset{\raise.3ex\hbox{$\scriptstyle\sim$}}{e}}\vphantom{e}}_1, \ldots, \mathord{\smash[b]{\underset{\raise.3ex\hbox{$\scriptstyle\sim$}}{e}}\vphantom{e}}_p$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(</w:delText>
        </w:r>
      </w:del>
      <w:hyperlink r:id="rId52">
        <w:del w:id="17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18" w:author="PR Preview" w:date="2026-01-01T00:00:00Z">
        <w:r>
          <w:delText xml:space="preserve">)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are linearly independent,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since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$c_1 \mathord{\smash[b]{\underset{\raise.3ex\hbox{$\scriptstyle\sim$}}{e}}\vphantom{e}}_1 + \cdots + c_p \mathord{\smash[b]{\underset{\raise.3ex\hbox{$\scriptstyle\sim$}}{e}}\vphantom{e}}_p = (c_1, \ldots, c_p)$</w:delText>
        </w:r>
      </w:del>
      <w:del w:id="25" w:author="PR Preview" w:date="2026-01-01T00:00:00Z">
        <w:r>
          <w:delText xml:space="preserve">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which is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$\mathord{\smash[b]{\underset{\raise.3ex\hbox{$\scriptstyle\sim$}}{0}}\vphantom{0}}_p$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only if every</w:delText>
        </w:r>
      </w:del>
      <w:del w:id="3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33" w:author="PR Preview" w:date="2026-01-01T00:00:00Z">
        <w:r>
          <w:delText xml:space="preserve">;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and they span</w:delText>
        </w:r>
      </w:del>
      <w:del w:id="3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7" w:author="PR Preview" w:date="2026-01-01T00:00:00Z">
        <w:r>
          <w:delText xml:space="preserve">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since any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delText>
        </w:r>
      </w:del>
      <w:del w:id="42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43" w:author="PR Preview" w:date="2026-01-01T00:00:00Z">
        <w:r>
          <w:t xml:space="preserve">, by</w:t>
        </w:r>
      </w:ins>
      <w:ins w:id="44" w:author="PR Preview" w:date="2026-01-01T00:00:00Z">
        <w:r>
          <w:t xml:space="preserve"> </w:t>
        </w:r>
      </w:ins>
      <w:hyperlink w:anchor="exm-basis">
        <w:ins w:id="45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46" w:author="PR Preview" w:date="2026-01-01T00:00:00Z">
        <w:r>
          <w:t xml:space="preserve">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More generally,</w:t>
        </w:r>
      </w:ins>
      <w:ins w:id="49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50" w:author="PR Preview" w:date="2026-01-01T00:00:00Z">
        <w:r>
          <w:t xml:space="preserve">: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 indicator vectors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$\mathord{\smash[b]{\underset{\raise.3ex\hbox{$\scriptstyle\sim$}}{e}}\vphantom{e}}_1, \ldots, \mathord{\smash[b]{\underset{\raise.3ex\hbox{$\scriptstyle\sim$}}{e}}\vphantom{e}}_p$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(</w:t>
        </w:r>
      </w:ins>
      <w:hyperlink r:id="rId52">
        <w:ins w:id="57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58" w:author="PR Preview" w:date="2026-01-01T00:00:00Z">
        <w:r>
          <w:t xml:space="preserve">)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are linearly independent,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since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$c_1 \mathord{\smash[b]{\underset{\raise.3ex\hbox{$\scriptstyle\sim$}}{e}}\vphantom{e}}_1 + \cdots + c_p \mathord{\smash[b]{\underset{\raise.3ex\hbox{$\scriptstyle\sim$}}{e}}\vphantom{e}}_p = (c_1, \ldots, c_p)$</w:t>
        </w:r>
      </w:ins>
      <w:ins w:id="65" w:author="PR Preview" w:date="2026-01-01T00:00:00Z">
        <w:r>
          <w:t xml:space="preserve">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which is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$\mathord{\smash[b]{\underset{\raise.3ex\hbox{$\scriptstyle\sim$}}{0}}\vphantom{0}}_p$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only if every</w:t>
        </w:r>
      </w:ins>
      <w:ins w:id="7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73" w:author="PR Preview" w:date="2026-01-01T00:00:00Z">
        <w:r>
          <w:t xml:space="preserve">;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and they span</w:t>
        </w:r>
      </w:ins>
      <w:ins w:id="7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7" w:author="PR Preview" w:date="2026-01-01T00:00:00Z">
        <w:r>
          <w:t xml:space="preserve">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since any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  </w:r>
      </w:ins>
      <w:ins w:id="8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2026-10-22T22:37:16Z</dcterms:created>
  <dcterms:modified xsi:type="dcterms:W3CDTF">2026-10-22T22:37:16Z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