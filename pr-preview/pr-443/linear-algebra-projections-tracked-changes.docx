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del w:id="3" w:author="PR Preview" w:date="2026-01-01T00:00:00Z">
        <w:r>
          <w:delText xml:space="preserve">which is</w:delText>
        </w:r>
      </w:del>
      <w:del w:id="4" w:author="PR Preview" w:date="2026-01-01T00:00:00Z">
        <w:r>
          <w:delText xml:space="preserve"> </w:delText>
        </w:r>
      </w:del>
      <m:oMath>
        <m:r>
          <m:t>1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if</w:delText>
        </w:r>
      </w:del>
      <w:del w:id="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</w:delText>
        </w:r>
      </w:del>
      <w:del w:id="10" w:author="PR Preview" w:date="2026-01-01T00:00:00Z">
        <w:r>
          <w:delText xml:space="preserve"> </w:delText>
        </w:r>
      </w:del>
      <m:oMath>
        <m:r>
          <m:t>0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otherwise (</w:delText>
        </w:r>
      </w:del>
      <w:hyperlink r:id="rId45">
        <w:del w:id="13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14" w:author="PR Preview" w:date="2026-01-01T00:00:00Z">
        <w:r>
          <w:delText xml:space="preserve">),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so</w:delText>
        </w:r>
      </w:del>
      <w:del w:id="1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</w:delText>
        </w:r>
      </w:del>
      <w:hyperlink r:id="rId46">
        <w:del w:id="20" w:author="PR Preview" w:date="2026-01-01T00:00:00Z">
          <w:r>
            <w:rPr>
              <w:rStyle w:val="Hyperlink"/>
            </w:rPr>
            <w:delText xml:space="preserve">Definition 12 in Matrices</w:delText>
          </w:r>
        </w:del>
      </w:hyperlink>
      <w:del w:id="21" w:author="PR Preview" w:date="2026-01-01T00:00:00Z">
        <w:r>
          <w:delText xml:space="preserve">).</w:delText>
        </w:r>
      </w:del>
    </w:p>
    <w:p>
      <w:pPr>
        <w:pStyle w:val="FirstParagraph"/>
      </w:pPr>
      <w:ins w:id="22" w:author="PR Preview" w:date="2026-01-01T00:00:00Z">
        <w:r>
          <w:t xml:space="preserve">which is</w:t>
        </w:r>
      </w:ins>
      <w:ins w:id="23" w:author="PR Preview" w:date="2026-01-01T00:00:00Z">
        <w:r>
          <w:t xml:space="preserve"> </w:t>
        </w:r>
      </w:ins>
      <m:oMath>
        <m:r>
          <m:t>1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if</w:t>
        </w:r>
      </w:ins>
      <w:ins w:id="2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</w:t>
        </w:r>
      </w:ins>
      <w:ins w:id="29" w:author="PR Preview" w:date="2026-01-01T00:00:00Z">
        <w:r>
          <w:t xml:space="preserve"> </w:t>
        </w:r>
      </w:ins>
      <m:oMath>
        <m:r>
          <m:t>0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otherwise (</w:t>
        </w:r>
      </w:ins>
      <w:hyperlink r:id="rId45">
        <w:ins w:id="32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33" w:author="PR Preview" w:date="2026-01-01T00:00:00Z">
        <w:r>
          <w:t xml:space="preserve">),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so</w:t>
        </w:r>
      </w:ins>
      <w:ins w:id="3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(</w:t>
        </w:r>
      </w:ins>
      <w:hyperlink r:id="rId46">
        <w:ins w:id="39" w:author="PR Preview" w:date="2026-01-01T00:00:00Z">
          <w:r>
            <w:rPr>
              <w:rStyle w:val="Hyperlink"/>
            </w:rPr>
            <w:t xml:space="preserve">Definition 12 in Matrices</w:t>
          </w:r>
        </w:ins>
      </w:hyperlink>
      <w:ins w:id="40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41" w:author="PR Preview" w:date="2026-01-01T00:00:00Z">
        <w:r>
          <w:rPr>
            <w:b/>
            <w:bCs/>
          </w:rPr>
          <w:delText xml:space="preserve">Part 2.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The orthogonal projection of a vector onto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is unique (</w:delText>
        </w:r>
      </w:del>
      <w:hyperlink w:anchor="def-orthogonal-projection">
        <w:del w:id="4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so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$\mathbf{P}_1 \mathord{\smash[b]{\underset{\raise.3ex\hbox{$\scriptstyle\sim$}}{e}}\vphantom{e}}_j = \mathbf{P}_2 \mathord{\smash[b]{\underset{\raise.3ex\hbox{$\scriptstyle\sim$}}{e}}\vphantom{e}}_j$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for each indicator vector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$\mathord{\smash[b]{\underset{\raise.3ex\hbox{$\scriptstyle\sim$}}{e}}\vphantom{e}}_j$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(</w:delText>
        </w:r>
      </w:del>
      <w:hyperlink r:id="rId53">
        <w:del w:id="59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60" w:author="PR Preview" w:date="2026-01-01T00:00:00Z">
        <w:r>
          <w:delText xml:space="preserve">).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$\mathbf{P}_1 \mathord{\smash[b]{\underset{\raise.3ex\hbox{$\scriptstyle\sim$}}{e}}\vphantom{e}}_j$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is column</w:delText>
        </w:r>
      </w:del>
      <w:del w:id="65" w:author="PR Preview" w:date="2026-01-01T00:00:00Z">
        <w:r>
          <w:delText xml:space="preserve"> </w:delText>
        </w:r>
      </w:del>
      <m:oMath>
        <m:r>
          <m:t>j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</w:delText>
        </w:r>
      </w:del>
      <w:del w:id="6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69" w:author="PR Preview" w:date="2026-01-01T00:00:00Z">
        <w:r>
          <w:delText xml:space="preserve">: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by</w:delText>
        </w:r>
      </w:del>
      <w:del w:id="72" w:author="PR Preview" w:date="2026-01-01T00:00:00Z">
        <w:r>
          <w:delText xml:space="preserve"> </w:delText>
        </w:r>
      </w:del>
      <w:hyperlink r:id="rId54">
        <w:del w:id="73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it is the combination of the columns of</w:delText>
        </w:r>
      </w:del>
      <w:del w:id="7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with coefficients the entries of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$\mathord{\smash[b]{\underset{\raise.3ex\hbox{$\scriptstyle\sim$}}{e}}\vphantom{e}}_j$</w:delText>
        </w:r>
      </w:del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which are</w:delText>
        </w:r>
      </w:del>
      <w:del w:id="84" w:author="PR Preview" w:date="2026-01-01T00:00:00Z">
        <w:r>
          <w:delText xml:space="preserve"> </w:delText>
        </w:r>
      </w:del>
      <m:oMath>
        <m:r>
          <m:t>1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in place</w:delText>
        </w:r>
      </w:del>
      <w:del w:id="87" w:author="PR Preview" w:date="2026-01-01T00:00:00Z">
        <w:r>
          <w:delText xml:space="preserve"> </w:delText>
        </w:r>
      </w:del>
      <m:oMath>
        <m:r>
          <m:t>j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and</w:delText>
        </w:r>
      </w:del>
      <w:del w:id="90" w:author="PR Preview" w:date="2026-01-01T00:00:00Z">
        <w:r>
          <w:delText xml:space="preserve"> </w:delText>
        </w:r>
      </w:del>
      <m:oMath>
        <m:r>
          <m:t>0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elsewhere (</w:delText>
        </w:r>
      </w:del>
      <w:hyperlink r:id="rId53">
        <w:del w:id="93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94" w:author="PR Preview" w:date="2026-01-01T00:00:00Z">
        <w:r>
          <w:delText xml:space="preserve">).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Likewise for</w:delText>
        </w:r>
      </w:del>
      <w:del w:id="97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del w:id="98" w:author="PR Preview" w:date="2026-01-01T00:00:00Z">
        <w:r>
          <w:delText xml:space="preserve">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so the two matrices have the same columns.</w:delText>
        </w:r>
      </w:del>
    </w:p>
    <w:p>
      <w:pPr>
        <w:pStyle w:val="BodyText"/>
      </w:pPr>
      <w:ins w:id="101" w:author="PR Preview" w:date="2026-01-01T00:00:00Z">
        <w:r>
          <w:rPr>
            <w:b/>
            <w:bCs/>
          </w:rPr>
          <w:t xml:space="preserve">Part 2.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 orthogonal projection of a vector onto</w:t>
        </w:r>
      </w:ins>
      <w:ins w:id="1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unique (</w:t>
        </w:r>
      </w:ins>
      <w:hyperlink w:anchor="def-orthogonal-projection">
        <w:ins w:id="10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08" w:author="PR Preview" w:date="2026-01-01T00:00:00Z">
        <w:r>
          <w:t xml:space="preserve">),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so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$\mathbf{P}_1 \mathord{\smash[b]{\underset{\raise.3ex\hbox{$\scriptstyle\sim$}}{e}}\vphantom{e}}_j = \mathbf{P}_2 \mathord{\smash[b]{\underset{\raise.3ex\hbox{$\scriptstyle\sim$}}{e}}\vphantom{e}}_j$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for each indicator vector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$\mathord{\smash[b]{\underset{\raise.3ex\hbox{$\scriptstyle\sim$}}{e}}\vphantom{e}}_j$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(</w:t>
        </w:r>
      </w:ins>
      <w:hyperlink r:id="rId53">
        <w:ins w:id="119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20" w:author="PR Preview" w:date="2026-01-01T00:00:00Z">
        <w:r>
          <w:t xml:space="preserve">).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$\mathbf{P}_1 \mathord{\smash[b]{\underset{\raise.3ex\hbox{$\scriptstyle\sim$}}{e}}\vphantom{e}}_j$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column</w:t>
        </w:r>
      </w:ins>
      <w:ins w:id="125" w:author="PR Preview" w:date="2026-01-01T00:00:00Z">
        <w:r>
          <w:t xml:space="preserve"> </w:t>
        </w:r>
      </w:ins>
      <m:oMath>
        <m:r>
          <m:t>j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of</w:t>
        </w:r>
      </w:ins>
      <w:ins w:id="12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129" w:author="PR Preview" w:date="2026-01-01T00:00:00Z">
        <w:r>
          <w:t xml:space="preserve">: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by</w:t>
        </w:r>
      </w:ins>
      <w:ins w:id="132" w:author="PR Preview" w:date="2026-01-01T00:00:00Z">
        <w:r>
          <w:t xml:space="preserve"> </w:t>
        </w:r>
      </w:ins>
      <w:hyperlink r:id="rId54">
        <w:ins w:id="133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it is the combination of the columns of</w:t>
        </w:r>
      </w:ins>
      <w:ins w:id="13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with coefficients the entries of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$\mathord{\smash[b]{\underset{\raise.3ex\hbox{$\scriptstyle\sim$}}{e}}\vphantom{e}}_j$</w:t>
        </w:r>
      </w:ins>
      <w:ins w:id="141" w:author="PR Preview" w:date="2026-01-01T00:00:00Z">
        <w:r>
          <w:t xml:space="preserve">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which are</w:t>
        </w:r>
      </w:ins>
      <w:ins w:id="144" w:author="PR Preview" w:date="2026-01-01T00:00:00Z">
        <w:r>
          <w:t xml:space="preserve"> </w:t>
        </w:r>
      </w:ins>
      <m:oMath>
        <m:r>
          <m:t>1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in place</w:t>
        </w:r>
      </w:ins>
      <w:ins w:id="147" w:author="PR Preview" w:date="2026-01-01T00:00:00Z">
        <w:r>
          <w:t xml:space="preserve"> </w:t>
        </w:r>
      </w:ins>
      <m:oMath>
        <m:r>
          <m:t>j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</w:t>
        </w:r>
      </w:ins>
      <w:ins w:id="150" w:author="PR Preview" w:date="2026-01-01T00:00:00Z">
        <w:r>
          <w:t xml:space="preserve"> </w:t>
        </w:r>
      </w:ins>
      <m:oMath>
        <m:r>
          <m:t>0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elsewhere (</w:t>
        </w:r>
      </w:ins>
      <w:hyperlink r:id="rId53">
        <w:ins w:id="153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54" w:author="PR Preview" w:date="2026-01-01T00:00:00Z">
        <w:r>
          <w:t xml:space="preserve">).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Likewise for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so the two matrices have the same columns.</w:t>
        </w:r>
      </w:ins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61" w:author="PR Preview" w:date="2026-01-01T00:00:00Z">
        <w:r>
          <w:delText xml:space="preserve">where the columns of</w:delText>
        </w:r>
      </w:del>
      <w:del w:id="16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are orthonormal (</w:delText>
        </w:r>
      </w:del>
      <w:hyperlink r:id="rId45">
        <w:del w:id="165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166" w:author="PR Preview" w:date="2026-01-01T00:00:00Z">
        <w:r>
          <w:delText xml:space="preserve">)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and</w:delText>
        </w:r>
      </w:del>
      <w:del w:id="169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is upper triangular (</w:delText>
        </w:r>
      </w:del>
      <w:hyperlink w:anchor="def-triangular-matrix">
        <w:del w:id="172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73" w:author="PR Preview" w:date="2026-01-01T00:00:00Z">
        <w:r>
          <w:delText xml:space="preserve">) with positive diagonal entries.</w:delText>
        </w:r>
      </w:del>
    </w:p>
    <w:p>
      <w:pPr>
        <w:pStyle w:val="FirstParagraph"/>
      </w:pPr>
      <w:ins w:id="174" w:author="PR Preview" w:date="2026-01-01T00:00:00Z">
        <w:r>
          <w:t xml:space="preserve">where the columns of</w:t>
        </w:r>
      </w:ins>
      <w:ins w:id="17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are orthonormal (</w:t>
        </w:r>
      </w:ins>
      <w:hyperlink r:id="rId45">
        <w:ins w:id="178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179" w:author="PR Preview" w:date="2026-01-01T00:00:00Z">
        <w:r>
          <w:t xml:space="preserve">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and</w:t>
        </w:r>
      </w:ins>
      <w:ins w:id="18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is upper triangular (</w:t>
        </w:r>
      </w:ins>
      <w:hyperlink w:anchor="def-triangular-matrix">
        <w:ins w:id="18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86" w:author="PR Preview" w:date="2026-01-01T00:00:00Z">
        <w:r>
          <w:t xml:space="preserve">) with positive diagonal entries.</w:t>
        </w:r>
      </w:ins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2026-10-22T22:33:17Z</dcterms:created>
  <dcterms:modified xsi:type="dcterms:W3CDTF">2026-10-22T22:33:17Z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