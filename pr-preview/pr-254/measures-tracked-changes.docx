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7</w:delText>
        </w:r>
      </w:del>
      <w:del w:id="4" w:author="PR Preview" w:date="2026-01-01T00:00:00Z">
        <w:r>
          <w:delText xml:space="preserve"> (Measures generalize size).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w:anchor="def-measure">
        <w:del w:id="7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generalizes size: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it can measure how many elements a set has,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as in</w:delText>
        </w:r>
      </w:del>
      <w:del w:id="14" w:author="PR Preview" w:date="2026-01-01T00:00:00Z">
        <w:r>
          <w:delText xml:space="preserve"> </w:delText>
        </w:r>
      </w:del>
      <w:hyperlink w:anchor="def-counting-measure">
        <w:del w:id="1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or how long a set of real numbers is,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as Lebesgue measure (</w:delText>
        </w:r>
      </w:del>
      <w:hyperlink w:anchor="def-lebesgue-measure">
        <w:del w:id="2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2" w:author="PR Preview" w:date="2026-01-01T00:00:00Z">
        <w:r>
          <w:delText xml:space="preserve">) does,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assigning each</w:delText>
        </w:r>
      </w:del>
      <w:del w:id="25" w:author="PR Preview" w:date="2026-01-01T00:00:00Z">
        <w:r>
          <w:delText xml:space="preserve"> </w:delText>
        </w:r>
      </w:del>
      <w:hyperlink r:id="rId34">
        <w:del w:id="26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its length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 example, the counting measure on</w:delText>
        </w:r>
      </w:del>
      <w:del w:id="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gives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 value</w:delText>
        </w:r>
      </w:del>
      <w:del w:id="40" w:author="PR Preview" w:date="2026-01-01T00:00:00Z">
        <w:r>
          <w:delText xml:space="preserve"> </w:delText>
        </w:r>
      </w:del>
      <m:oMath>
        <m:r>
          <m:t>4</m:t>
        </m:r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while the Lebesgue measure of the interval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Both can serve as the measures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and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in the</w:delText>
        </w:r>
      </w:del>
      <w:del w:id="57" w:author="PR Preview" w:date="2026-01-01T00:00:00Z">
        <w:r>
          <w:delText xml:space="preserve"> </w:delText>
        </w:r>
      </w:del>
      <w:hyperlink r:id="rId15">
        <w:del w:id="58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59" w:author="PR Preview" w:date="2026-01-01T00:00:00Z">
        <w:r>
          <w:delText xml:space="preserve">.</w:delText>
        </w:r>
      </w:del>
    </w:p>
    <w:p>
      <w:pPr>
        <w:pStyle w:val="FirstParagraph"/>
      </w:pPr>
      <w:ins w:id="60" w:author="PR Preview" w:date="2026-01-01T00:00:00Z">
        <w:r>
          <w:rPr>
            <w:i/>
            <w:iCs/>
          </w:rPr>
          <w:t xml:space="preserve">Remark 7</w:t>
        </w:r>
      </w:ins>
      <w:ins w:id="61" w:author="PR Preview" w:date="2026-01-01T00:00:00Z">
        <w:r>
          <w:t xml:space="preserve"> (Measures generalize size). </w:t>
        </w:r>
      </w:ins>
      <w:ins w:id="62" w:author="PR Preview" w:date="2026-01-01T00:00:00Z">
        <w:r>
          <w:t xml:space="preserve">A</w:t>
        </w:r>
      </w:ins>
      <w:ins w:id="63" w:author="PR Preview" w:date="2026-01-01T00:00:00Z">
        <w:r>
          <w:t xml:space="preserve"> </w:t>
        </w:r>
      </w:ins>
      <w:hyperlink w:anchor="def-measure">
        <w:ins w:id="6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generalizes size: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it can measure how many elements a set has,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as in</w:t>
        </w:r>
      </w:ins>
      <w:ins w:id="71" w:author="PR Preview" w:date="2026-01-01T00:00:00Z">
        <w:r>
          <w:t xml:space="preserve"> </w:t>
        </w:r>
      </w:ins>
      <w:hyperlink w:anchor="def-counting-measure">
        <w:ins w:id="7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or how long a set of real numbers is,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as Lebesgue measure (</w:t>
        </w:r>
      </w:ins>
      <w:hyperlink w:anchor="def-lebesgue-measure">
        <w:ins w:id="7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9" w:author="PR Preview" w:date="2026-01-01T00:00:00Z">
        <w:r>
          <w:t xml:space="preserve">) does,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assigning each</w:t>
        </w:r>
      </w:ins>
      <w:ins w:id="82" w:author="PR Preview" w:date="2026-01-01T00:00:00Z">
        <w:r>
          <w:t xml:space="preserve"> </w:t>
        </w:r>
      </w:ins>
      <w:hyperlink r:id="rId34">
        <w:ins w:id="83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its length</w:t>
        </w:r>
      </w:ins>
      <w:ins w:id="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example, the counting measure on</w:t>
        </w:r>
      </w:ins>
      <w:ins w:id="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gives</w:t>
        </w:r>
      </w:ins>
      <w:ins w:id="9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value</w:t>
        </w:r>
      </w:ins>
      <w:ins w:id="97" w:author="PR Preview" w:date="2026-01-01T00:00:00Z">
        <w:r>
          <w:t xml:space="preserve"> </w:t>
        </w:r>
      </w:ins>
      <m:oMath>
        <m:r>
          <m:t>4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while the Lebesgue measure of the interval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</w:t>
        </w:r>
      </w:ins>
      <w:ins w:id="10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Both can serve as the measures</w:t>
        </w:r>
      </w:ins>
      <w:ins w:id="10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</w:t>
        </w:r>
      </w:ins>
      <w:ins w:id="11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in the</w:t>
        </w:r>
      </w:ins>
      <w:ins w:id="114" w:author="PR Preview" w:date="2026-01-01T00:00:00Z">
        <w:r>
          <w:t xml:space="preserve"> </w:t>
        </w:r>
      </w:ins>
      <w:hyperlink r:id="rId89">
        <w:ins w:id="115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w:hyperlink r:id="rId90">
        <w:ins w:id="119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theorems.</w:t>
        </w:r>
      </w:ins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Relationship Id="rId15" Type="http://schemas.openxmlformats.org/officeDocument/2006/relationships/hyperlink" Target="calculus-double-integrals.html#thm-fubini-tonelli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2026-10-13T17:25:49Z</dcterms:created>
  <dcterms:modified xsi:type="dcterms:W3CDTF">2026-10-13T17:25:49Z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