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2026-10-13 01:20:47 (PDT)</w:delText>
        </w:r>
      </w:del>
    </w:p>
    <w:p>
      <w:pPr>
        <w:pStyle w:val="Date"/>
      </w:pPr>
      <w:ins w:id="2" w:author="PR Preview" w:date="2026-01-01T00:00:00Z">
        <w:r>
          <w:t xml:space="preserve">Last modified: 2026-10-13 09:40:05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1" Type="http://schemas.openxmlformats.org/officeDocument/2006/relationships/image" Target="media/rId181.png"/><Relationship Id="rId68" Type="http://schemas.openxmlformats.org/officeDocument/2006/relationships/image" Target="media/rId68.png"/><Relationship Id="rId262" Type="http://schemas.openxmlformats.org/officeDocument/2006/relationships/image" Target="media/rId262.png"/><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19" Type="http://schemas.openxmlformats.org/officeDocument/2006/relationships/hyperlink" Target="algebra-basics.html#def-absolute-value" TargetMode="External"/><Relationship Id="rId53" Type="http://schemas.openxmlformats.org/officeDocument/2006/relationships/hyperlink" Target="algebra-basics.html#def-square-root" TargetMode="External"/><Relationship Id="rId284" Type="http://schemas.openxmlformats.org/officeDocument/2006/relationships/hyperlink" Target="algebra-basics.html#def-strict-inequality" TargetMode="External"/><Relationship Id="rId616" Type="http://schemas.openxmlformats.org/officeDocument/2006/relationships/hyperlink" Target="algebra-complex.html#def-complex-conjugate" TargetMode="External"/><Relationship Id="rId627" Type="http://schemas.openxmlformats.org/officeDocument/2006/relationships/hyperlink" Target="algebra-complex.html#def-complex-modulus" TargetMode="External"/><Relationship Id="rId438" Type="http://schemas.openxmlformats.org/officeDocument/2006/relationships/hyperlink" Target="algebra-complex.html#def-complex-number" TargetMode="External"/><Relationship Id="rId626" Type="http://schemas.openxmlformats.org/officeDocument/2006/relationships/hyperlink" Target="algebra-complex.html#thm-conj-product" TargetMode="External"/><Relationship Id="rId156" Type="http://schemas.openxmlformats.org/officeDocument/2006/relationships/hyperlink" Target="algebra-exponentials.html#def-affine-function" TargetMode="External"/><Relationship Id="rId157" Type="http://schemas.openxmlformats.org/officeDocument/2006/relationships/hyperlink" Target="algebra-exponentials.html#def-linear-function" TargetMode="External"/><Relationship Id="rId89" Type="http://schemas.openxmlformats.org/officeDocument/2006/relationships/hyperlink" Target="algebra-sums.html#def-associative" TargetMode="External"/><Relationship Id="rId87" Type="http://schemas.openxmlformats.org/officeDocument/2006/relationships/hyperlink" Target="algebra-sums.html#def-commutative" TargetMode="External"/><Relationship Id="rId101" Type="http://schemas.openxmlformats.org/officeDocument/2006/relationships/hyperlink" Target="algebra-sums.html#def-distributive" TargetMode="External"/><Relationship Id="rId36" Type="http://schemas.openxmlformats.org/officeDocument/2006/relationships/hyperlink" Target="algebra-sums.html#def-identity-element" TargetMode="External"/><Relationship Id="rId38" Type="http://schemas.openxmlformats.org/officeDocument/2006/relationships/hyperlink" Target="algebra-sums.html#def-summation" TargetMode="External"/><Relationship Id="rId128" Type="http://schemas.openxmlformats.org/officeDocument/2006/relationships/hyperlink" Target="algebra-sums.html#thm-mult-distr" TargetMode="External"/><Relationship Id="rId130" Type="http://schemas.openxmlformats.org/officeDocument/2006/relationships/hyperlink" Target="algebra-sums.html#thm-prod-symmetric" TargetMode="External"/><Relationship Id="rId131" Type="http://schemas.openxmlformats.org/officeDocument/2006/relationships/hyperlink" Target="algebra-sums.html#thm-sum-constant-factor" TargetMode="External"/><Relationship Id="rId129" Type="http://schemas.openxmlformats.org/officeDocument/2006/relationships/hyperlink" Target="algebra-sums.html#thm-sum-of-sums" TargetMode="External"/><Relationship Id="rId127" Type="http://schemas.openxmlformats.org/officeDocument/2006/relationships/hyperlink" Target="algebra.qmd" TargetMode="External"/><Relationship Id="rId639" Type="http://schemas.openxmlformats.org/officeDocument/2006/relationships/hyperlink" Target="calculus-derivatives.html#def-derivative" TargetMode="External"/><Relationship Id="rId161" Type="http://schemas.openxmlformats.org/officeDocument/2006/relationships/hyperlink" Target="calculus-derivatives.html#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2"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9"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1"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2026-10-13T17:23:22Z</dcterms:created>
  <dcterms:modified xsi:type="dcterms:W3CDTF">2026-10-13T17:23:22Z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09:40:05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