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2026-10-20 00:42:48 (PDT)</w:delText>
        </w:r>
      </w:del>
    </w:p>
    <w:p>
      <w:pPr>
        <w:pStyle w:val="Date"/>
      </w:pPr>
      <w:ins w:id="2" w:author="PR Preview" w:date="2026-01-01T00:00:00Z">
        <w:r>
          <w:t xml:space="preserve">Last modified: 2026-10-21 11:52:55 (PDT)</w:t>
        </w:r>
      </w:ins>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5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0" Type="http://schemas.openxmlformats.org/officeDocument/2006/relationships/image" Target="media/rId200.png"/><Relationship Id="rId76" Type="http://schemas.openxmlformats.org/officeDocument/2006/relationships/image" Target="media/rId76.png"/><Relationship Id="rId296" Type="http://schemas.openxmlformats.org/officeDocument/2006/relationships/image" Target="media/rId296.png"/><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2026-10-21T19:45:01Z</dcterms:created>
  <dcterms:modified xsi:type="dcterms:W3CDTF">2026-10-21T19:45:01Z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2026-10-21 11:52:55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