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23:45:57 (PDT)</w:delText>
        </w:r>
      </w:del>
    </w:p>
    <w:p>
      <w:pPr>
        <w:pStyle w:val="Date"/>
      </w:pPr>
      <w:ins w:id="2" w:author="PR Preview" w:date="2026-01-01T00:00:00Z">
        <w:r>
          <w:t xml:space="preserve">Last modified: 2026-10-15 00:29:47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del w:id="3" w:author="PR Preview" w:date="2026-01-01T00:00:00Z">
        <w:r>
          <w:rPr>
            <w:b/>
            <w:bCs/>
          </w:rPr>
          <w:delText xml:space="preserve">Definition 62 (Norm (normed vector space))</w:delText>
        </w:r>
      </w:del>
      <w:del w:id="4" w:author="PR Preview" w:date="2026-01-01T00:00:00Z">
        <w:r>
          <w:delText xml:space="preserve"> </w:delText>
        </w:r>
      </w:del>
      <w:del w:id="5" w:author="PR Preview" w:date="2026-01-01T00:00:00Z">
        <w:r>
          <w:delText xml:space="preserve">A</w:delText>
        </w:r>
      </w:del>
      <w:del w:id="6" w:author="PR Preview" w:date="2026-01-01T00:00:00Z">
        <w:r>
          <w:delText xml:space="preserve"> </w:delText>
        </w:r>
      </w:del>
      <w:del w:id="7" w:author="PR Preview" w:date="2026-01-01T00:00:00Z">
        <w:r>
          <w:rPr>
            <w:b/>
            <w:bCs/>
          </w:rPr>
          <w:delText xml:space="preserve">norm</w:delText>
        </w:r>
      </w:del>
      <w:del w:id="8" w:author="PR Preview" w:date="2026-01-01T00:00:00Z">
        <w:r>
          <w:delText xml:space="preserve"> </w:delText>
        </w:r>
      </w:del>
      <w:del w:id="9" w:author="PR Preview" w:date="2026-01-01T00:00:00Z">
        <w:r>
          <w:delText xml:space="preserve">on a real vector space</w:delText>
        </w:r>
      </w:del>
      <w:del w:id="10" w:author="PR Preview" w:date="2026-01-01T00:00:00Z">
        <w:r>
          <w:delText xml:space="preserve"> </w:delText>
        </w:r>
      </w:del>
      <m:oMath>
        <m:r>
          <m:t>V</m:t>
        </m:r>
      </m:oMath>
      <w:del w:id="11" w:author="PR Preview" w:date="2026-01-01T00:00:00Z">
        <w:r>
          <w:delText xml:space="preserve"> </w:delText>
        </w:r>
      </w:del>
      <w:del w:id="12" w:author="PR Preview" w:date="2026-01-01T00:00:00Z">
        <w:r>
          <w:delText xml:space="preserve">is a function</w:delText>
        </w:r>
      </w:del>
      <w:del w:id="13"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14" w:author="PR Preview" w:date="2026-01-01T00:00:00Z">
        <w:r>
          <w:delText xml:space="preserve"> </w:delText>
        </w:r>
      </w:del>
      <w:del w:id="15" w:author="PR Preview" w:date="2026-01-01T00:00:00Z">
        <w:r>
          <w:delText xml:space="preserve">that assigns to each vector</w:delText>
        </w:r>
      </w:del>
      <w:del w:id="16" w:author="PR Preview" w:date="2026-01-01T00:00:00Z">
        <w:r>
          <w:delText xml:space="preserve"> </w:delText>
        </w:r>
      </w:del>
      <m:oMath>
        <m:acc>
          <m:accPr>
            <m:chr m:val="̃"/>
          </m:accPr>
          <m:e>
            <m:r>
              <m:t>x</m:t>
            </m:r>
          </m:e>
        </m:acc>
        <m:r>
          <m:rPr>
            <m:sty m:val="p"/>
          </m:rPr>
          <m:t>∈</m:t>
        </m:r>
        <m:r>
          <m:t>V</m:t>
        </m:r>
      </m:oMath>
      <w:del w:id="17" w:author="PR Preview" w:date="2026-01-01T00:00:00Z">
        <w:r>
          <w:delText xml:space="preserve"> </w:delText>
        </w:r>
      </w:del>
      <w:del w:id="18" w:author="PR Preview" w:date="2026-01-01T00:00:00Z">
        <w:r>
          <w:delText xml:space="preserve">a nonnegative real number</w:delText>
        </w:r>
      </w:del>
      <w:del w:id="19" w:author="PR Preview" w:date="2026-01-01T00:00:00Z">
        <w:r>
          <w:delText xml:space="preserve"> </w:delText>
        </w:r>
      </w:del>
      <m:oMath>
        <m:r>
          <m:t>​</m:t>
        </m:r>
        <m:d>
          <m:dPr>
            <m:begChr m:val="∥"/>
            <m:sepChr m:val=""/>
            <m:endChr m:val="∥"/>
            <m:grow/>
          </m:dPr>
          <m:e>
            <m:acc>
              <m:accPr>
                <m:chr m:val="̃"/>
              </m:accPr>
              <m:e>
                <m:r>
                  <m:t>x</m:t>
                </m:r>
              </m:e>
            </m:acc>
          </m:e>
        </m:d>
        <m:r>
          <m:t>​</m:t>
        </m:r>
      </m:oMath>
      <w:del w:id="20" w:author="PR Preview" w:date="2026-01-01T00:00:00Z">
        <w:r>
          <w:delText xml:space="preserve">,</w:delText>
        </w:r>
      </w:del>
      <w:del w:id="21" w:author="PR Preview" w:date="2026-01-01T00:00:00Z">
        <w:r>
          <w:delText xml:space="preserve"> </w:delText>
        </w:r>
      </w:del>
      <w:del w:id="22" w:author="PR Preview" w:date="2026-01-01T00:00:00Z">
        <w:r>
          <w:delText xml:space="preserve">and satisfies the following three axioms for all</w:delText>
        </w:r>
      </w:del>
      <w:del w:id="23" w:author="PR Preview" w:date="2026-01-01T00:00:00Z">
        <w:r>
          <w:delText xml:space="preserve"> </w:delText>
        </w:r>
      </w:del>
      <m:oMath>
        <m:acc>
          <m:accPr>
            <m:chr m:val="̃"/>
          </m:accPr>
          <m:e>
            <m:r>
              <m:t>x</m:t>
            </m:r>
          </m:e>
        </m:acc>
        <m:r>
          <m:rPr>
            <m:sty m:val="p"/>
          </m:rPr>
          <m:t>,</m:t>
        </m:r>
        <m:acc>
          <m:accPr>
            <m:chr m:val="̃"/>
          </m:accPr>
          <m:e>
            <m:r>
              <m:t>y</m:t>
            </m:r>
          </m:e>
        </m:acc>
        <m:r>
          <m:rPr>
            <m:sty m:val="p"/>
          </m:rPr>
          <m:t>∈</m:t>
        </m:r>
        <m:r>
          <m:t>V</m:t>
        </m:r>
      </m:oMath>
      <w:del w:id="24" w:author="PR Preview" w:date="2026-01-01T00:00:00Z">
        <w:r>
          <w:delText xml:space="preserve"> </w:delText>
        </w:r>
      </w:del>
      <w:del w:id="25" w:author="PR Preview" w:date="2026-01-01T00:00:00Z">
        <w:r>
          <w:delText xml:space="preserve">and all scalars</w:delText>
        </w:r>
      </w:del>
      <w:del w:id="26" w:author="PR Preview" w:date="2026-01-01T00:00:00Z">
        <w:r>
          <w:delText xml:space="preserve"> </w:delText>
        </w:r>
      </w:del>
      <m:oMath>
        <m:r>
          <m:t>c</m:t>
        </m:r>
        <m:r>
          <m:rPr>
            <m:sty m:val="p"/>
          </m:rPr>
          <m:t>∈</m:t>
        </m:r>
        <m:r>
          <m:rPr>
            <m:scr m:val="double-struck"/>
            <m:sty m:val="p"/>
          </m:rPr>
          <m:t>R</m:t>
        </m:r>
      </m:oMath>
      <w:del w:id="27" w:author="PR Preview" w:date="2026-01-01T00:00:00Z">
        <w:r>
          <w:delText xml:space="preserve">:</w:delText>
        </w:r>
      </w:del>
    </w:p>
    <w:p>
      <w:pPr>
        <w:pStyle w:val="FirstParagraph"/>
      </w:pPr>
      <w:ins w:id="28" w:author="PR Preview" w:date="2026-01-01T00:00:00Z">
        <w:r>
          <w:rPr>
            <w:b/>
            <w:bCs/>
          </w:rPr>
          <w:t xml:space="preserve">Definition 62 (Norm (normed vector space, normed space))</w:t>
        </w:r>
      </w:ins>
      <w:ins w:id="29" w:author="PR Preview" w:date="2026-01-01T00:00:00Z">
        <w:r>
          <w:t xml:space="preserve"> </w:t>
        </w:r>
      </w:ins>
      <w:ins w:id="30" w:author="PR Preview" w:date="2026-01-01T00:00:00Z">
        <w:r>
          <w:t xml:space="preserve">A</w:t>
        </w:r>
      </w:ins>
      <w:ins w:id="31" w:author="PR Preview" w:date="2026-01-01T00:00:00Z">
        <w:r>
          <w:t xml:space="preserve"> </w:t>
        </w:r>
      </w:ins>
      <w:ins w:id="32" w:author="PR Preview" w:date="2026-01-01T00:00:00Z">
        <w:r>
          <w:rPr>
            <w:b/>
            <w:bCs/>
          </w:rPr>
          <w:t xml:space="preserve">norm</w:t>
        </w:r>
      </w:ins>
      <w:ins w:id="33" w:author="PR Preview" w:date="2026-01-01T00:00:00Z">
        <w:r>
          <w:t xml:space="preserve"> </w:t>
        </w:r>
      </w:ins>
      <w:ins w:id="34" w:author="PR Preview" w:date="2026-01-01T00:00:00Z">
        <w:r>
          <w:t xml:space="preserve">on a real vector space</w:t>
        </w:r>
      </w:ins>
      <w:ins w:id="35" w:author="PR Preview" w:date="2026-01-01T00:00:00Z">
        <w:r>
          <w:t xml:space="preserve"> </w:t>
        </w:r>
      </w:ins>
      <m:oMath>
        <m:r>
          <m:t>V</m:t>
        </m:r>
      </m:oMath>
      <w:ins w:id="36" w:author="PR Preview" w:date="2026-01-01T00:00:00Z">
        <w:r>
          <w:t xml:space="preserve"> </w:t>
        </w:r>
      </w:ins>
      <w:ins w:id="37" w:author="PR Preview" w:date="2026-01-01T00:00:00Z">
        <w:r>
          <w:t xml:space="preserve">is a function</w:t>
        </w:r>
      </w:ins>
      <w:ins w:id="38"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39" w:author="PR Preview" w:date="2026-01-01T00:00:00Z">
        <w:r>
          <w:t xml:space="preserve"> </w:t>
        </w:r>
      </w:ins>
      <w:ins w:id="40" w:author="PR Preview" w:date="2026-01-01T00:00:00Z">
        <w:r>
          <w:t xml:space="preserve">that assigns to each vector</w:t>
        </w:r>
      </w:ins>
      <w:ins w:id="41" w:author="PR Preview" w:date="2026-01-01T00:00:00Z">
        <w:r>
          <w:t xml:space="preserve"> </w:t>
        </w:r>
      </w:ins>
      <m:oMath>
        <m:acc>
          <m:accPr>
            <m:chr m:val="̃"/>
          </m:accPr>
          <m:e>
            <m:r>
              <m:t>x</m:t>
            </m:r>
          </m:e>
        </m:acc>
        <m:r>
          <m:rPr>
            <m:sty m:val="p"/>
          </m:rPr>
          <m:t>∈</m:t>
        </m:r>
        <m:r>
          <m:t>V</m:t>
        </m:r>
      </m:oMath>
      <w:ins w:id="42" w:author="PR Preview" w:date="2026-01-01T00:00:00Z">
        <w:r>
          <w:t xml:space="preserve"> </w:t>
        </w:r>
      </w:ins>
      <w:ins w:id="43" w:author="PR Preview" w:date="2026-01-01T00:00:00Z">
        <w:r>
          <w:t xml:space="preserve">a nonnegative real number</w:t>
        </w:r>
      </w:ins>
      <w:ins w:id="44" w:author="PR Preview" w:date="2026-01-01T00:00:00Z">
        <w:r>
          <w:t xml:space="preserve"> </w:t>
        </w:r>
      </w:ins>
      <m:oMath>
        <m:r>
          <m:t>​</m:t>
        </m:r>
        <m:d>
          <m:dPr>
            <m:begChr m:val="∥"/>
            <m:sepChr m:val=""/>
            <m:endChr m:val="∥"/>
            <m:grow/>
          </m:dPr>
          <m:e>
            <m:acc>
              <m:accPr>
                <m:chr m:val="̃"/>
              </m:accPr>
              <m:e>
                <m:r>
                  <m:t>x</m:t>
                </m:r>
              </m:e>
            </m:acc>
          </m:e>
        </m:d>
        <m:r>
          <m:t>​</m:t>
        </m:r>
      </m:oMath>
      <w:ins w:id="45" w:author="PR Preview" w:date="2026-01-01T00:00:00Z">
        <w:r>
          <w:t xml:space="preserve">,</w:t>
        </w:r>
      </w:ins>
      <w:ins w:id="46" w:author="PR Preview" w:date="2026-01-01T00:00:00Z">
        <w:r>
          <w:t xml:space="preserve"> </w:t>
        </w:r>
      </w:ins>
      <w:ins w:id="47" w:author="PR Preview" w:date="2026-01-01T00:00:00Z">
        <w:r>
          <w:t xml:space="preserve">and satisfies the following three axioms for all</w:t>
        </w:r>
      </w:ins>
      <w:ins w:id="48" w:author="PR Preview" w:date="2026-01-01T00:00:00Z">
        <w:r>
          <w:t xml:space="preserve"> </w:t>
        </w:r>
      </w:ins>
      <m:oMath>
        <m:acc>
          <m:accPr>
            <m:chr m:val="̃"/>
          </m:accPr>
          <m:e>
            <m:r>
              <m:t>x</m:t>
            </m:r>
          </m:e>
        </m:acc>
        <m:r>
          <m:rPr>
            <m:sty m:val="p"/>
          </m:rPr>
          <m:t>,</m:t>
        </m:r>
        <m:acc>
          <m:accPr>
            <m:chr m:val="̃"/>
          </m:accPr>
          <m:e>
            <m:r>
              <m:t>y</m:t>
            </m:r>
          </m:e>
        </m:acc>
        <m:r>
          <m:rPr>
            <m:sty m:val="p"/>
          </m:rPr>
          <m:t>∈</m:t>
        </m:r>
        <m:r>
          <m:t>V</m:t>
        </m:r>
      </m:oMath>
      <w:ins w:id="49" w:author="PR Preview" w:date="2026-01-01T00:00:00Z">
        <w:r>
          <w:t xml:space="preserve"> </w:t>
        </w:r>
      </w:ins>
      <w:ins w:id="50" w:author="PR Preview" w:date="2026-01-01T00:00:00Z">
        <w:r>
          <w:t xml:space="preserve">and all scalars</w:t>
        </w:r>
      </w:ins>
      <w:ins w:id="51" w:author="PR Preview" w:date="2026-01-01T00:00:00Z">
        <w:r>
          <w:t xml:space="preserve"> </w:t>
        </w:r>
      </w:ins>
      <m:oMath>
        <m:r>
          <m:t>c</m:t>
        </m:r>
        <m:r>
          <m:rPr>
            <m:sty m:val="p"/>
          </m:rPr>
          <m:t>∈</m:t>
        </m:r>
        <m:r>
          <m:rPr>
            <m:scr m:val="double-struck"/>
            <m:sty m:val="p"/>
          </m:rPr>
          <m:t>R</m:t>
        </m:r>
      </m:oMath>
      <w:ins w:id="52" w:author="PR Preview" w:date="2026-01-01T00:00:00Z">
        <w:r>
          <w:t xml:space="preserve">:</w:t>
        </w:r>
      </w:ins>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del w:id="53" w:author="PR Preview" w:date="2026-01-01T00:00:00Z">
        <w:r>
          <w:rPr>
            <w:b/>
            <w:bCs/>
          </w:rPr>
          <w:delText xml:space="preserve">Definition 63 (Vector</w:delText>
        </w:r>
      </w:del>
      <w:del w:id="54" w:author="PR Preview" w:date="2026-01-01T00:00:00Z">
        <w:r>
          <w:rPr>
            <w:b/>
            <w:bCs/>
          </w:rPr>
          <w:delText xml:space="preserve"> </w:delText>
        </w:r>
      </w:del>
      <m:oMath>
        <m:r>
          <m:t>p</m:t>
        </m:r>
      </m:oMath>
      <w:del w:id="55" w:author="PR Preview" w:date="2026-01-01T00:00:00Z">
        <w:r>
          <w:rPr>
            <w:b/>
            <w:bCs/>
          </w:rPr>
          <w:delText xml:space="preserve">-norm (</w:delText>
        </w:r>
      </w:del>
      <m:oMath>
        <m:sSub>
          <m:e>
            <m:r>
              <m:t>ℓ</m:t>
            </m:r>
          </m:e>
          <m:sub>
            <m:r>
              <m:t>p</m:t>
            </m:r>
          </m:sub>
        </m:sSub>
      </m:oMath>
      <w:del w:id="56" w:author="PR Preview" w:date="2026-01-01T00:00:00Z">
        <w:r>
          <w:rPr>
            <w:b/>
            <w:bCs/>
          </w:rPr>
          <w:delText xml:space="preserve"> </w:delText>
        </w:r>
      </w:del>
      <w:del w:id="57" w:author="PR Preview" w:date="2026-01-01T00:00:00Z">
        <w:r>
          <w:rPr>
            <w:b/>
            <w:bCs/>
          </w:rPr>
          <w:delText xml:space="preserve">norm,</w:delText>
        </w:r>
      </w:del>
      <w:del w:id="58" w:author="PR Preview" w:date="2026-01-01T00:00:00Z">
        <w:r>
          <w:rPr>
            <w:b/>
            <w:bCs/>
          </w:rPr>
          <w:delText xml:space="preserve"> </w:delText>
        </w:r>
      </w:del>
      <m:oMath>
        <m:sSub>
          <m:e>
            <m:r>
              <m:t>ℓ</m:t>
            </m:r>
          </m:e>
          <m:sub>
            <m:r>
              <m:t>1</m:t>
            </m:r>
          </m:sub>
        </m:sSub>
      </m:oMath>
      <w:del w:id="59" w:author="PR Preview" w:date="2026-01-01T00:00:00Z">
        <w:r>
          <w:rPr>
            <w:b/>
            <w:bCs/>
          </w:rPr>
          <w:delText xml:space="preserve"> </w:delText>
        </w:r>
      </w:del>
      <w:del w:id="60" w:author="PR Preview" w:date="2026-01-01T00:00:00Z">
        <w:r>
          <w:rPr>
            <w:b/>
            <w:bCs/>
          </w:rPr>
          <w:delText xml:space="preserve">norm,</w:delText>
        </w:r>
      </w:del>
      <w:del w:id="61" w:author="PR Preview" w:date="2026-01-01T00:00:00Z">
        <w:r>
          <w:rPr>
            <w:b/>
            <w:bCs/>
          </w:rPr>
          <w:delText xml:space="preserve"> </w:delText>
        </w:r>
      </w:del>
      <m:oMath>
        <m:sSub>
          <m:e>
            <m:r>
              <m:t>ℓ</m:t>
            </m:r>
          </m:e>
          <m:sub>
            <m:r>
              <m:t>2</m:t>
            </m:r>
          </m:sub>
        </m:sSub>
      </m:oMath>
      <w:del w:id="62" w:author="PR Preview" w:date="2026-01-01T00:00:00Z">
        <w:r>
          <w:rPr>
            <w:b/>
            <w:bCs/>
          </w:rPr>
          <w:delText xml:space="preserve"> </w:delText>
        </w:r>
      </w:del>
      <w:del w:id="63" w:author="PR Preview" w:date="2026-01-01T00:00:00Z">
        <w:r>
          <w:rPr>
            <w:b/>
            <w:bCs/>
          </w:rPr>
          <w:delText xml:space="preserve">norm, infinity norm))</w:delText>
        </w:r>
      </w:del>
      <w:del w:id="64" w:author="PR Preview" w:date="2026-01-01T00:00:00Z">
        <w:r>
          <w:delText xml:space="preserve"> </w:delText>
        </w:r>
      </w:del>
      <w:del w:id="65" w:author="PR Preview" w:date="2026-01-01T00:00:00Z">
        <w:r>
          <w:delText xml:space="preserve">For a vector</w:delText>
        </w:r>
      </w:del>
      <w:del w:id="66"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67" w:author="PR Preview" w:date="2026-01-01T00:00:00Z">
        <w:r>
          <w:delText xml:space="preserve"> </w:delText>
        </w:r>
      </w:del>
      <w:del w:id="68" w:author="PR Preview" w:date="2026-01-01T00:00:00Z">
        <w:r>
          <w:delText xml:space="preserve">and any real number</w:delText>
        </w:r>
      </w:del>
      <w:del w:id="69" w:author="PR Preview" w:date="2026-01-01T00:00:00Z">
        <w:r>
          <w:delText xml:space="preserve"> </w:delText>
        </w:r>
      </w:del>
      <m:oMath>
        <m:r>
          <m:t>k</m:t>
        </m:r>
        <m:r>
          <m:rPr>
            <m:sty m:val="p"/>
          </m:rPr>
          <m:t>≥</m:t>
        </m:r>
        <m:r>
          <m:t>1</m:t>
        </m:r>
      </m:oMath>
      <w:del w:id="70" w:author="PR Preview" w:date="2026-01-01T00:00:00Z">
        <w:r>
          <w:delText xml:space="preserve">,</w:delText>
        </w:r>
      </w:del>
      <w:del w:id="71" w:author="PR Preview" w:date="2026-01-01T00:00:00Z">
        <w:r>
          <w:delText xml:space="preserve"> </w:delText>
        </w:r>
      </w:del>
      <w:del w:id="72" w:author="PR Preview" w:date="2026-01-01T00:00:00Z">
        <w:r>
          <w:delText xml:space="preserve">the</w:delText>
        </w:r>
      </w:del>
      <w:del w:id="73" w:author="PR Preview" w:date="2026-01-01T00:00:00Z">
        <w:r>
          <w:delText xml:space="preserve"> </w:delText>
        </w:r>
      </w:del>
      <w:del w:id="74" w:author="PR Preview" w:date="2026-01-01T00:00:00Z">
        <w:r>
          <w:rPr>
            <w:b/>
            <w:bCs/>
          </w:rPr>
          <w:delText xml:space="preserve">vector</w:delText>
        </w:r>
      </w:del>
      <w:del w:id="75" w:author="PR Preview" w:date="2026-01-01T00:00:00Z">
        <w:r>
          <w:rPr>
            <w:b/>
            <w:bCs/>
          </w:rPr>
          <w:delText xml:space="preserve"> </w:delText>
        </w:r>
      </w:del>
      <m:oMath>
        <m:r>
          <m:t>p</m:t>
        </m:r>
      </m:oMath>
      <w:del w:id="76" w:author="PR Preview" w:date="2026-01-01T00:00:00Z">
        <w:r>
          <w:rPr>
            <w:b/>
            <w:bCs/>
          </w:rPr>
          <w:delText xml:space="preserve">-norm</w:delText>
        </w:r>
      </w:del>
      <w:del w:id="77" w:author="PR Preview" w:date="2026-01-01T00:00:00Z">
        <w:r>
          <w:delText xml:space="preserve"> </w:delText>
        </w:r>
      </w:del>
      <w:del w:id="78" w:author="PR Preview" w:date="2026-01-01T00:00:00Z">
        <w:r>
          <w:delText xml:space="preserve">(or</w:delText>
        </w:r>
      </w:del>
      <w:del w:id="79" w:author="PR Preview" w:date="2026-01-01T00:00:00Z">
        <w:r>
          <w:delText xml:space="preserve"> </w:delText>
        </w:r>
      </w:del>
      <m:oMath>
        <m:sSub>
          <m:e>
            <m:r>
              <m:t>ℓ</m:t>
            </m:r>
          </m:e>
          <m:sub>
            <m:r>
              <m:t>p</m:t>
            </m:r>
          </m:sub>
        </m:sSub>
      </m:oMath>
      <w:del w:id="80" w:author="PR Preview" w:date="2026-01-01T00:00:00Z">
        <w:r>
          <w:rPr>
            <w:b/>
            <w:bCs/>
          </w:rPr>
          <w:delText xml:space="preserve"> </w:delText>
        </w:r>
      </w:del>
      <w:del w:id="81" w:author="PR Preview" w:date="2026-01-01T00:00:00Z">
        <w:r>
          <w:rPr>
            <w:b/>
            <w:bCs/>
          </w:rPr>
          <w:delText xml:space="preserve">norm</w:delText>
        </w:r>
      </w:del>
      <w:del w:id="82" w:author="PR Preview" w:date="2026-01-01T00:00:00Z">
        <w:r>
          <w:delText xml:space="preserve">, traditionally named with parameter</w:delText>
        </w:r>
      </w:del>
      <w:del w:id="83" w:author="PR Preview" w:date="2026-01-01T00:00:00Z">
        <w:r>
          <w:delText xml:space="preserve"> </w:delText>
        </w:r>
      </w:del>
      <m:oMath>
        <m:r>
          <m:t>p</m:t>
        </m:r>
      </m:oMath>
      <w:del w:id="84" w:author="PR Preview" w:date="2026-01-01T00:00:00Z">
        <w:r>
          <w:delText xml:space="preserve"> </w:delText>
        </w:r>
      </w:del>
      <w:del w:id="85" w:author="PR Preview" w:date="2026-01-01T00:00:00Z">
        <w:r>
          <w:delText xml:space="preserve">but denoted here with exponent</w:delText>
        </w:r>
      </w:del>
      <w:del w:id="86" w:author="PR Preview" w:date="2026-01-01T00:00:00Z">
        <w:r>
          <w:delText xml:space="preserve"> </w:delText>
        </w:r>
      </w:del>
      <m:oMath>
        <m:r>
          <m:t>k</m:t>
        </m:r>
      </m:oMath>
      <w:del w:id="87" w:author="PR Preview" w:date="2026-01-01T00:00:00Z">
        <w:r>
          <w:delText xml:space="preserve"> </w:delText>
        </w:r>
      </w:del>
      <w:del w:id="88" w:author="PR Preview" w:date="2026-01-01T00:00:00Z">
        <w:r>
          <w:delText xml:space="preserve">to avoid clashing with the ambient vector dimension</w:delText>
        </w:r>
      </w:del>
      <w:del w:id="89" w:author="PR Preview" w:date="2026-01-01T00:00:00Z">
        <w:r>
          <w:delText xml:space="preserve"> </w:delText>
        </w:r>
      </w:del>
      <m:oMath>
        <m:r>
          <m:t>p</m:t>
        </m:r>
      </m:oMath>
      <w:del w:id="90" w:author="PR Preview" w:date="2026-01-01T00:00:00Z">
        <w:r>
          <w:delText xml:space="preserve">) is:</w:delText>
        </w:r>
      </w:del>
    </w:p>
    <w:p>
      <w:pPr>
        <w:pStyle w:val="BodyText"/>
      </w:pPr>
      <w:ins w:id="91" w:author="PR Preview" w:date="2026-01-01T00:00:00Z">
        <w:r>
          <w:rPr>
            <w:b/>
            <w:bCs/>
          </w:rPr>
          <w:t xml:space="preserve">Definition 63 (Vector</w:t>
        </w:r>
      </w:ins>
      <w:ins w:id="92" w:author="PR Preview" w:date="2026-01-01T00:00:00Z">
        <w:r>
          <w:rPr>
            <w:b/>
            <w:bCs/>
          </w:rPr>
          <w:t xml:space="preserve"> </w:t>
        </w:r>
      </w:ins>
      <m:oMath>
        <m:r>
          <m:t>p</m:t>
        </m:r>
      </m:oMath>
      <w:ins w:id="93" w:author="PR Preview" w:date="2026-01-01T00:00:00Z">
        <w:r>
          <w:rPr>
            <w:b/>
            <w:bCs/>
          </w:rPr>
          <w:t xml:space="preserve">-norm (</w:t>
        </w:r>
      </w:ins>
      <m:oMath>
        <m:sSub>
          <m:e>
            <m:r>
              <m:t>ℓ</m:t>
            </m:r>
          </m:e>
          <m:sub>
            <m:r>
              <m:t>p</m:t>
            </m:r>
          </m:sub>
        </m:sSub>
      </m:oMath>
      <w:ins w:id="94" w:author="PR Preview" w:date="2026-01-01T00:00:00Z">
        <w:r>
          <w:rPr>
            <w:b/>
            <w:bCs/>
          </w:rPr>
          <w:t xml:space="preserve"> </w:t>
        </w:r>
      </w:ins>
      <w:ins w:id="95" w:author="PR Preview" w:date="2026-01-01T00:00:00Z">
        <w:r>
          <w:rPr>
            <w:b/>
            <w:bCs/>
          </w:rPr>
          <w:t xml:space="preserve">norm,</w:t>
        </w:r>
      </w:ins>
      <w:ins w:id="96" w:author="PR Preview" w:date="2026-01-01T00:00:00Z">
        <w:r>
          <w:rPr>
            <w:b/>
            <w:bCs/>
          </w:rPr>
          <w:t xml:space="preserve"> </w:t>
        </w:r>
      </w:ins>
      <m:oMath>
        <m:sSub>
          <m:e>
            <m:r>
              <m:t>ℓ</m:t>
            </m:r>
          </m:e>
          <m:sub>
            <m:r>
              <m:t>1</m:t>
            </m:r>
          </m:sub>
        </m:sSub>
      </m:oMath>
      <w:ins w:id="97" w:author="PR Preview" w:date="2026-01-01T00:00:00Z">
        <w:r>
          <w:rPr>
            <w:b/>
            <w:bCs/>
          </w:rPr>
          <w:t xml:space="preserve"> </w:t>
        </w:r>
      </w:ins>
      <w:ins w:id="98" w:author="PR Preview" w:date="2026-01-01T00:00:00Z">
        <w:r>
          <w:rPr>
            <w:b/>
            <w:bCs/>
          </w:rPr>
          <w:t xml:space="preserve">norm, taxicab norm, Manhattan norm,</w:t>
        </w:r>
      </w:ins>
      <w:ins w:id="99" w:author="PR Preview" w:date="2026-01-01T00:00:00Z">
        <w:r>
          <w:rPr>
            <w:b/>
            <w:bCs/>
          </w:rPr>
          <w:t xml:space="preserve"> </w:t>
        </w:r>
      </w:ins>
      <m:oMath>
        <m:sSub>
          <m:e>
            <m:r>
              <m:t>ℓ</m:t>
            </m:r>
          </m:e>
          <m:sub>
            <m:r>
              <m:t>2</m:t>
            </m:r>
          </m:sub>
        </m:sSub>
      </m:oMath>
      <w:ins w:id="100" w:author="PR Preview" w:date="2026-01-01T00:00:00Z">
        <w:r>
          <w:rPr>
            <w:b/>
            <w:bCs/>
          </w:rPr>
          <w:t xml:space="preserve"> </w:t>
        </w:r>
      </w:ins>
      <w:ins w:id="101" w:author="PR Preview" w:date="2026-01-01T00:00:00Z">
        <w:r>
          <w:rPr>
            <w:b/>
            <w:bCs/>
          </w:rPr>
          <w:t xml:space="preserve">norm, infinity norm))</w:t>
        </w:r>
      </w:ins>
      <w:ins w:id="102" w:author="PR Preview" w:date="2026-01-01T00:00:00Z">
        <w:r>
          <w:t xml:space="preserve"> </w:t>
        </w:r>
      </w:ins>
      <w:ins w:id="103" w:author="PR Preview" w:date="2026-01-01T00:00:00Z">
        <w:r>
          <w:t xml:space="preserve">For a vector</w:t>
        </w:r>
      </w:ins>
      <w:ins w:id="104"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ins w:id="105" w:author="PR Preview" w:date="2026-01-01T00:00:00Z">
        <w:r>
          <w:t xml:space="preserve"> </w:t>
        </w:r>
      </w:ins>
      <w:ins w:id="106" w:author="PR Preview" w:date="2026-01-01T00:00:00Z">
        <w:r>
          <w:t xml:space="preserve">and any real number</w:t>
        </w:r>
      </w:ins>
      <w:ins w:id="107" w:author="PR Preview" w:date="2026-01-01T00:00:00Z">
        <w:r>
          <w:t xml:space="preserve"> </w:t>
        </w:r>
      </w:ins>
      <m:oMath>
        <m:r>
          <m:t>k</m:t>
        </m:r>
        <m:r>
          <m:rPr>
            <m:sty m:val="p"/>
          </m:rPr>
          <m:t>≥</m:t>
        </m:r>
        <m:r>
          <m:t>1</m:t>
        </m:r>
      </m:oMath>
      <w:ins w:id="108" w:author="PR Preview" w:date="2026-01-01T00:00:00Z">
        <w:r>
          <w:t xml:space="preserve">,</w:t>
        </w:r>
      </w:ins>
      <w:ins w:id="109" w:author="PR Preview" w:date="2026-01-01T00:00:00Z">
        <w:r>
          <w:t xml:space="preserve"> </w:t>
        </w:r>
      </w:ins>
      <w:ins w:id="110" w:author="PR Preview" w:date="2026-01-01T00:00:00Z">
        <w:r>
          <w:t xml:space="preserve">the</w:t>
        </w:r>
      </w:ins>
      <w:ins w:id="111" w:author="PR Preview" w:date="2026-01-01T00:00:00Z">
        <w:r>
          <w:t xml:space="preserve"> </w:t>
        </w:r>
      </w:ins>
      <w:ins w:id="112" w:author="PR Preview" w:date="2026-01-01T00:00:00Z">
        <w:r>
          <w:rPr>
            <w:b/>
            <w:bCs/>
          </w:rPr>
          <w:t xml:space="preserve">vector</w:t>
        </w:r>
      </w:ins>
      <w:ins w:id="113" w:author="PR Preview" w:date="2026-01-01T00:00:00Z">
        <w:r>
          <w:rPr>
            <w:b/>
            <w:bCs/>
          </w:rPr>
          <w:t xml:space="preserve"> </w:t>
        </w:r>
      </w:ins>
      <m:oMath>
        <m:r>
          <m:t>p</m:t>
        </m:r>
      </m:oMath>
      <w:ins w:id="114" w:author="PR Preview" w:date="2026-01-01T00:00:00Z">
        <w:r>
          <w:rPr>
            <w:b/>
            <w:bCs/>
          </w:rPr>
          <w:t xml:space="preserve">-norm</w:t>
        </w:r>
      </w:ins>
      <w:ins w:id="115" w:author="PR Preview" w:date="2026-01-01T00:00:00Z">
        <w:r>
          <w:t xml:space="preserve"> </w:t>
        </w:r>
      </w:ins>
      <w:ins w:id="116" w:author="PR Preview" w:date="2026-01-01T00:00:00Z">
        <w:r>
          <w:t xml:space="preserve">(or</w:t>
        </w:r>
      </w:ins>
      <w:ins w:id="117" w:author="PR Preview" w:date="2026-01-01T00:00:00Z">
        <w:r>
          <w:t xml:space="preserve"> </w:t>
        </w:r>
      </w:ins>
      <m:oMath>
        <m:sSub>
          <m:e>
            <m:r>
              <m:t>ℓ</m:t>
            </m:r>
          </m:e>
          <m:sub>
            <m:r>
              <m:t>p</m:t>
            </m:r>
          </m:sub>
        </m:sSub>
      </m:oMath>
      <w:ins w:id="118" w:author="PR Preview" w:date="2026-01-01T00:00:00Z">
        <w:r>
          <w:rPr>
            <w:b/>
            <w:bCs/>
          </w:rPr>
          <w:t xml:space="preserve"> </w:t>
        </w:r>
      </w:ins>
      <w:ins w:id="119" w:author="PR Preview" w:date="2026-01-01T00:00:00Z">
        <w:r>
          <w:rPr>
            <w:b/>
            <w:bCs/>
          </w:rPr>
          <w:t xml:space="preserve">norm</w:t>
        </w:r>
      </w:ins>
      <w:ins w:id="120" w:author="PR Preview" w:date="2026-01-01T00:00:00Z">
        <w:r>
          <w:t xml:space="preserve">, traditionally named with parameter</w:t>
        </w:r>
      </w:ins>
      <w:ins w:id="121" w:author="PR Preview" w:date="2026-01-01T00:00:00Z">
        <w:r>
          <w:t xml:space="preserve"> </w:t>
        </w:r>
      </w:ins>
      <m:oMath>
        <m:r>
          <m:t>p</m:t>
        </m:r>
      </m:oMath>
      <w:ins w:id="122" w:author="PR Preview" w:date="2026-01-01T00:00:00Z">
        <w:r>
          <w:t xml:space="preserve"> </w:t>
        </w:r>
      </w:ins>
      <w:ins w:id="123" w:author="PR Preview" w:date="2026-01-01T00:00:00Z">
        <w:r>
          <w:t xml:space="preserve">but denoted here with exponent</w:t>
        </w:r>
      </w:ins>
      <w:ins w:id="124" w:author="PR Preview" w:date="2026-01-01T00:00:00Z">
        <w:r>
          <w:t xml:space="preserve"> </w:t>
        </w:r>
      </w:ins>
      <m:oMath>
        <m:r>
          <m:t>k</m:t>
        </m:r>
      </m:oMath>
      <w:ins w:id="125" w:author="PR Preview" w:date="2026-01-01T00:00:00Z">
        <w:r>
          <w:t xml:space="preserve"> </w:t>
        </w:r>
      </w:ins>
      <w:ins w:id="126" w:author="PR Preview" w:date="2026-01-01T00:00:00Z">
        <w:r>
          <w:t xml:space="preserve">to avoid clashing with the ambient vector dimension</w:t>
        </w:r>
      </w:ins>
      <w:ins w:id="127" w:author="PR Preview" w:date="2026-01-01T00:00:00Z">
        <w:r>
          <w:t xml:space="preserve"> </w:t>
        </w:r>
      </w:ins>
      <m:oMath>
        <m:r>
          <m:t>p</m:t>
        </m:r>
      </m:oMath>
      <w:ins w:id="128" w:author="PR Preview" w:date="2026-01-01T00:00:00Z">
        <w:r>
          <w:t xml:space="preserve">) is:</w:t>
        </w:r>
      </w:ins>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del w:id="129" w:author="PR Preview" w:date="2026-01-01T00:00:00Z">
        <w:r>
          <w:rPr>
            <w:b/>
            <w:bCs/>
          </w:rPr>
          <w:delText xml:space="preserve">Definition 109 (Leading block of a square matrix)</w:delText>
        </w:r>
      </w:del>
      <w:del w:id="130" w:author="PR Preview" w:date="2026-01-01T00:00:00Z">
        <w:r>
          <w:delText xml:space="preserve"> </w:delText>
        </w:r>
      </w:del>
      <w:del w:id="131" w:author="PR Preview" w:date="2026-01-01T00:00:00Z">
        <w:r>
          <w:delText xml:space="preserve">When</w:delText>
        </w:r>
      </w:del>
      <w:del w:id="132" w:author="PR Preview" w:date="2026-01-01T00:00:00Z">
        <w:r>
          <w:delText xml:space="preserve"> </w:delText>
        </w:r>
      </w:del>
      <m:oMath>
        <m:r>
          <m:rPr>
            <m:sty m:val="bi"/>
          </m:rPr>
          <m:t>X</m:t>
        </m:r>
      </m:oMath>
      <w:del w:id="133" w:author="PR Preview" w:date="2026-01-01T00:00:00Z">
        <w:r>
          <w:delText xml:space="preserve"> </w:delText>
        </w:r>
      </w:del>
      <w:del w:id="134" w:author="PR Preview" w:date="2026-01-01T00:00:00Z">
        <w:r>
          <w:delText xml:space="preserve">is</w:delText>
        </w:r>
      </w:del>
      <w:del w:id="135" w:author="PR Preview" w:date="2026-01-01T00:00:00Z">
        <w:r>
          <w:delText xml:space="preserve"> </w:delText>
        </w:r>
      </w:del>
      <m:oMath>
        <m:r>
          <m:t>n</m:t>
        </m:r>
        <m:r>
          <m:rPr>
            <m:sty m:val="p"/>
          </m:rPr>
          <m:t>×</m:t>
        </m:r>
        <m:r>
          <m:t>n</m:t>
        </m:r>
      </m:oMath>
      <w:del w:id="136" w:author="PR Preview" w:date="2026-01-01T00:00:00Z">
        <w:r>
          <w:delText xml:space="preserve"> </w:delText>
        </w:r>
      </w:del>
      <w:del w:id="137" w:author="PR Preview" w:date="2026-01-01T00:00:00Z">
        <w:r>
          <w:delText xml:space="preserve">and</w:delText>
        </w:r>
      </w:del>
      <w:del w:id="138" w:author="PR Preview" w:date="2026-01-01T00:00:00Z">
        <w:r>
          <w:delText xml:space="preserve"> </w:delText>
        </w:r>
      </w:del>
      <m:oMath>
        <m:r>
          <m:t>1</m:t>
        </m:r>
        <m:r>
          <m:rPr>
            <m:sty m:val="p"/>
          </m:rPr>
          <m:t>≤</m:t>
        </m:r>
        <m:r>
          <m:t>k</m:t>
        </m:r>
        <m:r>
          <m:rPr>
            <m:sty m:val="p"/>
          </m:rPr>
          <m:t>≤</m:t>
        </m:r>
        <m:r>
          <m:t>n</m:t>
        </m:r>
      </m:oMath>
      <w:del w:id="139" w:author="PR Preview" w:date="2026-01-01T00:00:00Z">
        <w:r>
          <w:delText xml:space="preserve">,</w:delText>
        </w:r>
      </w:del>
      <w:del w:id="140" w:author="PR Preview" w:date="2026-01-01T00:00:00Z">
        <w:r>
          <w:delText xml:space="preserve"> </w:delText>
        </w:r>
      </w:del>
      <w:del w:id="141" w:author="PR Preview" w:date="2026-01-01T00:00:00Z">
        <w:r>
          <w:delText xml:space="preserve">the</w:delText>
        </w:r>
      </w:del>
      <w:del w:id="142" w:author="PR Preview" w:date="2026-01-01T00:00:00Z">
        <w:r>
          <w:delText xml:space="preserve"> </w:delText>
        </w:r>
      </w:del>
      <m:oMath>
        <m:r>
          <m:t>k</m:t>
        </m:r>
        <m:r>
          <m:rPr>
            <m:sty m:val="p"/>
          </m:rPr>
          <m:t>×</m:t>
        </m:r>
        <m:r>
          <m:t>k</m:t>
        </m:r>
      </m:oMath>
      <w:del w:id="143" w:author="PR Preview" w:date="2026-01-01T00:00:00Z">
        <w:r>
          <w:delText xml:space="preserve"> </w:delText>
        </w:r>
      </w:del>
      <w:del w:id="144" w:author="PR Preview" w:date="2026-01-01T00:00:00Z">
        <w:r>
          <w:delText xml:space="preserve">matrix of the entries</w:delText>
        </w:r>
      </w:del>
      <w:del w:id="145" w:author="PR Preview" w:date="2026-01-01T00:00:00Z">
        <w:r>
          <w:delText xml:space="preserve"> </w:delText>
        </w:r>
      </w:del>
      <m:oMath>
        <m:sSub>
          <m:e>
            <m:r>
              <m:t>x</m:t>
            </m:r>
          </m:e>
          <m:sub>
            <m:r>
              <m:t>i</m:t>
            </m:r>
            <m:r>
              <m:t>j</m:t>
            </m:r>
          </m:sub>
        </m:sSub>
      </m:oMath>
      <w:del w:id="146" w:author="PR Preview" w:date="2026-01-01T00:00:00Z">
        <w:r>
          <w:delText xml:space="preserve"> </w:delText>
        </w:r>
      </w:del>
      <w:del w:id="147" w:author="PR Preview" w:date="2026-01-01T00:00:00Z">
        <w:r>
          <w:delText xml:space="preserve">with</w:delText>
        </w:r>
      </w:del>
      <w:del w:id="148" w:author="PR Preview" w:date="2026-01-01T00:00:00Z">
        <w:r>
          <w:delText xml:space="preserve"> </w:delText>
        </w:r>
      </w:del>
      <m:oMath>
        <m:r>
          <m:t>i</m:t>
        </m:r>
        <m:r>
          <m:rPr>
            <m:sty m:val="p"/>
          </m:rPr>
          <m:t>,</m:t>
        </m:r>
        <m:r>
          <m:t>j</m:t>
        </m:r>
        <m:r>
          <m:rPr>
            <m:sty m:val="p"/>
          </m:rPr>
          <m:t>≤</m:t>
        </m:r>
        <m:r>
          <m:t>k</m:t>
        </m:r>
      </m:oMath>
      <w:del w:id="149" w:author="PR Preview" w:date="2026-01-01T00:00:00Z">
        <w:r>
          <w:delText xml:space="preserve"> </w:delText>
        </w:r>
      </w:del>
      <w:del w:id="150" w:author="PR Preview" w:date="2026-01-01T00:00:00Z">
        <w:r>
          <w:delText xml:space="preserve">is the</w:delText>
        </w:r>
      </w:del>
      <w:del w:id="151" w:author="PR Preview" w:date="2026-01-01T00:00:00Z">
        <w:r>
          <w:delText xml:space="preserve"> </w:delText>
        </w:r>
      </w:del>
      <w:del w:id="152" w:author="PR Preview" w:date="2026-01-01T00:00:00Z">
        <w:r>
          <w:rPr>
            <w:b/>
            <w:bCs/>
          </w:rPr>
          <w:delText xml:space="preserve">leading</w:delText>
        </w:r>
      </w:del>
      <w:del w:id="153" w:author="PR Preview" w:date="2026-01-01T00:00:00Z">
        <w:r>
          <w:delText xml:space="preserve"> </w:delText>
        </w:r>
      </w:del>
      <w:del w:id="154" w:author="PR Preview" w:date="2026-01-01T00:00:00Z">
        <w:r>
          <w:delText xml:space="preserve">(or</w:delText>
        </w:r>
      </w:del>
      <w:del w:id="155" w:author="PR Preview" w:date="2026-01-01T00:00:00Z">
        <w:r>
          <w:delText xml:space="preserve"> </w:delText>
        </w:r>
      </w:del>
      <w:del w:id="156" w:author="PR Preview" w:date="2026-01-01T00:00:00Z">
        <w:r>
          <w:rPr>
            <w:b/>
            <w:bCs/>
          </w:rPr>
          <w:delText xml:space="preserve">top-left</w:delText>
        </w:r>
      </w:del>
      <w:del w:id="157" w:author="PR Preview" w:date="2026-01-01T00:00:00Z">
        <w:r>
          <w:delText xml:space="preserve">)</w:delText>
        </w:r>
      </w:del>
      <w:del w:id="158" w:author="PR Preview" w:date="2026-01-01T00:00:00Z">
        <w:r>
          <w:delText xml:space="preserve"> </w:delText>
        </w:r>
      </w:del>
      <m:oMath>
        <m:r>
          <m:t>k</m:t>
        </m:r>
        <m:r>
          <m:rPr>
            <m:sty m:val="p"/>
          </m:rPr>
          <m:t>×</m:t>
        </m:r>
        <m:r>
          <m:t>k</m:t>
        </m:r>
      </m:oMath>
      <w:del w:id="159" w:author="PR Preview" w:date="2026-01-01T00:00:00Z">
        <w:r>
          <w:delText xml:space="preserve"> </w:delText>
        </w:r>
      </w:del>
      <w:del w:id="160" w:author="PR Preview" w:date="2026-01-01T00:00:00Z">
        <w:r>
          <w:rPr>
            <w:b/>
            <w:bCs/>
          </w:rPr>
          <w:delText xml:space="preserve">block</w:delText>
        </w:r>
      </w:del>
      <w:del w:id="161" w:author="PR Preview" w:date="2026-01-01T00:00:00Z">
        <w:r>
          <w:delText xml:space="preserve"> </w:delText>
        </w:r>
      </w:del>
      <w:del w:id="162" w:author="PR Preview" w:date="2026-01-01T00:00:00Z">
        <w:r>
          <w:delText xml:space="preserve">of</w:delText>
        </w:r>
      </w:del>
      <w:del w:id="163" w:author="PR Preview" w:date="2026-01-01T00:00:00Z">
        <w:r>
          <w:delText xml:space="preserve"> </w:delText>
        </w:r>
      </w:del>
      <m:oMath>
        <m:r>
          <m:rPr>
            <m:sty m:val="bi"/>
          </m:rPr>
          <m:t>X</m:t>
        </m:r>
      </m:oMath>
      <w:del w:id="164" w:author="PR Preview" w:date="2026-01-01T00:00:00Z">
        <w:r>
          <w:delText xml:space="preserve">;</w:delText>
        </w:r>
      </w:del>
      <w:del w:id="165" w:author="PR Preview" w:date="2026-01-01T00:00:00Z">
        <w:r>
          <w:delText xml:space="preserve"> </w:delText>
        </w:r>
      </w:del>
      <w:del w:id="166" w:author="PR Preview" w:date="2026-01-01T00:00:00Z">
        <w:r>
          <w:delText xml:space="preserve">for</w:delText>
        </w:r>
      </w:del>
      <w:del w:id="167" w:author="PR Preview" w:date="2026-01-01T00:00:00Z">
        <w:r>
          <w:delText xml:space="preserve"> </w:delText>
        </w:r>
      </w:del>
      <m:oMath>
        <m:r>
          <m:t>k</m:t>
        </m:r>
        <m:r>
          <m:rPr>
            <m:sty m:val="p"/>
          </m:rPr>
          <m:t>&lt;</m:t>
        </m:r>
        <m:r>
          <m:t>n</m:t>
        </m:r>
      </m:oMath>
      <w:del w:id="168" w:author="PR Preview" w:date="2026-01-01T00:00:00Z">
        <w:r>
          <w:delText xml:space="preserve"> </w:delText>
        </w:r>
      </w:del>
      <w:del w:id="169" w:author="PR Preview" w:date="2026-01-01T00:00:00Z">
        <w:r>
          <w:delText xml:space="preserve">it is the block</w:delText>
        </w:r>
      </w:del>
      <w:del w:id="170" w:author="PR Preview" w:date="2026-01-01T00:00:00Z">
        <w:r>
          <w:delText xml:space="preserve"> </w:delText>
        </w:r>
      </w:del>
      <m:oMath>
        <m:r>
          <m:rPr>
            <m:sty m:val="bi"/>
          </m:rPr>
          <m:t>A</m:t>
        </m:r>
      </m:oMath>
      <w:del w:id="171" w:author="PR Preview" w:date="2026-01-01T00:00:00Z">
        <w:r>
          <w:delText xml:space="preserve"> </w:delText>
        </w:r>
      </w:del>
      <w:del w:id="172" w:author="PR Preview" w:date="2026-01-01T00:00:00Z">
        <w:r>
          <w:delText xml:space="preserve">of</w:delText>
        </w:r>
      </w:del>
      <w:del w:id="173" w:author="PR Preview" w:date="2026-01-01T00:00:00Z">
        <w:r>
          <w:delText xml:space="preserve"> </w:delText>
        </w:r>
      </w:del>
      <w:hyperlink w:anchor="def-block-matrix">
        <w:del w:id="174" w:author="PR Preview" w:date="2026-01-01T00:00:00Z">
          <w:r>
            <w:rPr>
              <w:rStyle w:val="Hyperlink"/>
            </w:rPr>
            <w:delText xml:space="preserve">Definition 108</w:delText>
          </w:r>
        </w:del>
      </w:hyperlink>
      <w:del w:id="175" w:author="PR Preview" w:date="2026-01-01T00:00:00Z">
        <w:r>
          <w:delText xml:space="preserve"> </w:delText>
        </w:r>
      </w:del>
      <w:del w:id="176" w:author="PR Preview" w:date="2026-01-01T00:00:00Z">
        <w:r>
          <w:delText xml:space="preserve">with</w:delText>
        </w:r>
      </w:del>
      <w:del w:id="177" w:author="PR Preview" w:date="2026-01-01T00:00:00Z">
        <w:r>
          <w:delText xml:space="preserve"> </w:delText>
        </w:r>
      </w:del>
      <m:oMath>
        <m:r>
          <m:t>l</m:t>
        </m:r>
        <m:r>
          <m:rPr>
            <m:sty m:val="p"/>
          </m:rPr>
          <m:t>=</m:t>
        </m:r>
        <m:r>
          <m:t>k</m:t>
        </m:r>
      </m:oMath>
      <w:del w:id="178" w:author="PR Preview" w:date="2026-01-01T00:00:00Z">
        <w:r>
          <w:delText xml:space="preserve">,</w:delText>
        </w:r>
      </w:del>
      <w:del w:id="179" w:author="PR Preview" w:date="2026-01-01T00:00:00Z">
        <w:r>
          <w:delText xml:space="preserve"> </w:delText>
        </w:r>
      </w:del>
      <w:del w:id="180" w:author="PR Preview" w:date="2026-01-01T00:00:00Z">
        <w:r>
          <w:delText xml:space="preserve">and for</w:delText>
        </w:r>
      </w:del>
      <w:del w:id="181" w:author="PR Preview" w:date="2026-01-01T00:00:00Z">
        <w:r>
          <w:delText xml:space="preserve"> </w:delText>
        </w:r>
      </w:del>
      <m:oMath>
        <m:r>
          <m:t>k</m:t>
        </m:r>
        <m:r>
          <m:rPr>
            <m:sty m:val="p"/>
          </m:rPr>
          <m:t>=</m:t>
        </m:r>
        <m:r>
          <m:t>n</m:t>
        </m:r>
      </m:oMath>
      <w:del w:id="182" w:author="PR Preview" w:date="2026-01-01T00:00:00Z">
        <w:r>
          <w:delText xml:space="preserve"> </w:delText>
        </w:r>
      </w:del>
      <w:del w:id="183" w:author="PR Preview" w:date="2026-01-01T00:00:00Z">
        <w:r>
          <w:delText xml:space="preserve">it is</w:delText>
        </w:r>
      </w:del>
      <w:del w:id="184" w:author="PR Preview" w:date="2026-01-01T00:00:00Z">
        <w:r>
          <w:delText xml:space="preserve"> </w:delText>
        </w:r>
      </w:del>
      <m:oMath>
        <m:r>
          <m:rPr>
            <m:sty m:val="bi"/>
          </m:rPr>
          <m:t>X</m:t>
        </m:r>
      </m:oMath>
      <w:del w:id="185" w:author="PR Preview" w:date="2026-01-01T00:00:00Z">
        <w:r>
          <w:delText xml:space="preserve"> </w:delText>
        </w:r>
      </w:del>
      <w:del w:id="186" w:author="PR Preview" w:date="2026-01-01T00:00:00Z">
        <w:r>
          <w:delText xml:space="preserve">itself.</w:delText>
        </w:r>
      </w:del>
    </w:p>
    <w:p>
      <w:pPr>
        <w:pStyle w:val="BodyText"/>
      </w:pPr>
      <w:ins w:id="187" w:author="PR Preview" w:date="2026-01-01T00:00:00Z">
        <w:r>
          <w:rPr>
            <w:b/>
            <w:bCs/>
          </w:rPr>
          <w:t xml:space="preserve">Definition 109 (Leading block (top-left block) of a square matrix)</w:t>
        </w:r>
      </w:ins>
      <w:ins w:id="188" w:author="PR Preview" w:date="2026-01-01T00:00:00Z">
        <w:r>
          <w:t xml:space="preserve"> </w:t>
        </w:r>
      </w:ins>
      <w:ins w:id="189" w:author="PR Preview" w:date="2026-01-01T00:00:00Z">
        <w:r>
          <w:t xml:space="preserve">When</w:t>
        </w:r>
      </w:ins>
      <w:ins w:id="190" w:author="PR Preview" w:date="2026-01-01T00:00:00Z">
        <w:r>
          <w:t xml:space="preserve"> </w:t>
        </w:r>
      </w:ins>
      <m:oMath>
        <m:r>
          <m:rPr>
            <m:sty m:val="bi"/>
          </m:rPr>
          <m:t>X</m:t>
        </m:r>
      </m:oMath>
      <w:ins w:id="191" w:author="PR Preview" w:date="2026-01-01T00:00:00Z">
        <w:r>
          <w:t xml:space="preserve"> </w:t>
        </w:r>
      </w:ins>
      <w:ins w:id="192" w:author="PR Preview" w:date="2026-01-01T00:00:00Z">
        <w:r>
          <w:t xml:space="preserve">is</w:t>
        </w:r>
      </w:ins>
      <w:ins w:id="193" w:author="PR Preview" w:date="2026-01-01T00:00:00Z">
        <w:r>
          <w:t xml:space="preserve"> </w:t>
        </w:r>
      </w:ins>
      <m:oMath>
        <m:r>
          <m:t>n</m:t>
        </m:r>
        <m:r>
          <m:rPr>
            <m:sty m:val="p"/>
          </m:rPr>
          <m:t>×</m:t>
        </m:r>
        <m:r>
          <m:t>n</m:t>
        </m:r>
      </m:oMath>
      <w:ins w:id="194" w:author="PR Preview" w:date="2026-01-01T00:00:00Z">
        <w:r>
          <w:t xml:space="preserve"> </w:t>
        </w:r>
      </w:ins>
      <w:ins w:id="195" w:author="PR Preview" w:date="2026-01-01T00:00:00Z">
        <w:r>
          <w:t xml:space="preserve">and</w:t>
        </w:r>
      </w:ins>
      <w:ins w:id="196" w:author="PR Preview" w:date="2026-01-01T00:00:00Z">
        <w:r>
          <w:t xml:space="preserve"> </w:t>
        </w:r>
      </w:ins>
      <m:oMath>
        <m:r>
          <m:t>1</m:t>
        </m:r>
        <m:r>
          <m:rPr>
            <m:sty m:val="p"/>
          </m:rPr>
          <m:t>≤</m:t>
        </m:r>
        <m:r>
          <m:t>k</m:t>
        </m:r>
        <m:r>
          <m:rPr>
            <m:sty m:val="p"/>
          </m:rPr>
          <m:t>≤</m:t>
        </m:r>
        <m:r>
          <m:t>n</m:t>
        </m:r>
      </m:oMath>
      <w:ins w:id="197" w:author="PR Preview" w:date="2026-01-01T00:00:00Z">
        <w:r>
          <w:t xml:space="preserve">,</w:t>
        </w:r>
      </w:ins>
      <w:ins w:id="198" w:author="PR Preview" w:date="2026-01-01T00:00:00Z">
        <w:r>
          <w:t xml:space="preserve"> </w:t>
        </w:r>
      </w:ins>
      <w:ins w:id="199" w:author="PR Preview" w:date="2026-01-01T00:00:00Z">
        <w:r>
          <w:t xml:space="preserve">the</w:t>
        </w:r>
      </w:ins>
      <w:ins w:id="200" w:author="PR Preview" w:date="2026-01-01T00:00:00Z">
        <w:r>
          <w:t xml:space="preserve"> </w:t>
        </w:r>
      </w:ins>
      <m:oMath>
        <m:r>
          <m:t>k</m:t>
        </m:r>
        <m:r>
          <m:rPr>
            <m:sty m:val="p"/>
          </m:rPr>
          <m:t>×</m:t>
        </m:r>
        <m:r>
          <m:t>k</m:t>
        </m:r>
      </m:oMath>
      <w:ins w:id="201" w:author="PR Preview" w:date="2026-01-01T00:00:00Z">
        <w:r>
          <w:t xml:space="preserve"> </w:t>
        </w:r>
      </w:ins>
      <w:ins w:id="202" w:author="PR Preview" w:date="2026-01-01T00:00:00Z">
        <w:r>
          <w:t xml:space="preserve">matrix of the entries</w:t>
        </w:r>
      </w:ins>
      <w:ins w:id="203" w:author="PR Preview" w:date="2026-01-01T00:00:00Z">
        <w:r>
          <w:t xml:space="preserve"> </w:t>
        </w:r>
      </w:ins>
      <m:oMath>
        <m:sSub>
          <m:e>
            <m:r>
              <m:t>x</m:t>
            </m:r>
          </m:e>
          <m:sub>
            <m:r>
              <m:t>i</m:t>
            </m:r>
            <m:r>
              <m:t>j</m:t>
            </m:r>
          </m:sub>
        </m:sSub>
      </m:oMath>
      <w:ins w:id="204" w:author="PR Preview" w:date="2026-01-01T00:00:00Z">
        <w:r>
          <w:t xml:space="preserve"> </w:t>
        </w:r>
      </w:ins>
      <w:ins w:id="205" w:author="PR Preview" w:date="2026-01-01T00:00:00Z">
        <w:r>
          <w:t xml:space="preserve">with</w:t>
        </w:r>
      </w:ins>
      <w:ins w:id="206" w:author="PR Preview" w:date="2026-01-01T00:00:00Z">
        <w:r>
          <w:t xml:space="preserve"> </w:t>
        </w:r>
      </w:ins>
      <m:oMath>
        <m:r>
          <m:t>i</m:t>
        </m:r>
        <m:r>
          <m:rPr>
            <m:sty m:val="p"/>
          </m:rPr>
          <m:t>,</m:t>
        </m:r>
        <m:r>
          <m:t>j</m:t>
        </m:r>
        <m:r>
          <m:rPr>
            <m:sty m:val="p"/>
          </m:rPr>
          <m:t>≤</m:t>
        </m:r>
        <m:r>
          <m:t>k</m:t>
        </m:r>
      </m:oMath>
      <w:ins w:id="207" w:author="PR Preview" w:date="2026-01-01T00:00:00Z">
        <w:r>
          <w:t xml:space="preserve"> </w:t>
        </w:r>
      </w:ins>
      <w:ins w:id="208" w:author="PR Preview" w:date="2026-01-01T00:00:00Z">
        <w:r>
          <w:t xml:space="preserve">is the</w:t>
        </w:r>
      </w:ins>
      <w:ins w:id="209" w:author="PR Preview" w:date="2026-01-01T00:00:00Z">
        <w:r>
          <w:t xml:space="preserve"> </w:t>
        </w:r>
      </w:ins>
      <w:ins w:id="210" w:author="PR Preview" w:date="2026-01-01T00:00:00Z">
        <w:r>
          <w:rPr>
            <w:b/>
            <w:bCs/>
          </w:rPr>
          <w:t xml:space="preserve">leading</w:t>
        </w:r>
      </w:ins>
      <w:ins w:id="211" w:author="PR Preview" w:date="2026-01-01T00:00:00Z">
        <w:r>
          <w:t xml:space="preserve"> </w:t>
        </w:r>
      </w:ins>
      <w:ins w:id="212" w:author="PR Preview" w:date="2026-01-01T00:00:00Z">
        <w:r>
          <w:t xml:space="preserve">(or</w:t>
        </w:r>
      </w:ins>
      <w:ins w:id="213" w:author="PR Preview" w:date="2026-01-01T00:00:00Z">
        <w:r>
          <w:t xml:space="preserve"> </w:t>
        </w:r>
      </w:ins>
      <w:ins w:id="214" w:author="PR Preview" w:date="2026-01-01T00:00:00Z">
        <w:r>
          <w:rPr>
            <w:b/>
            <w:bCs/>
          </w:rPr>
          <w:t xml:space="preserve">top-left</w:t>
        </w:r>
      </w:ins>
      <w:ins w:id="215" w:author="PR Preview" w:date="2026-01-01T00:00:00Z">
        <w:r>
          <w:t xml:space="preserve">)</w:t>
        </w:r>
      </w:ins>
      <w:ins w:id="216" w:author="PR Preview" w:date="2026-01-01T00:00:00Z">
        <w:r>
          <w:t xml:space="preserve"> </w:t>
        </w:r>
      </w:ins>
      <m:oMath>
        <m:r>
          <m:t>k</m:t>
        </m:r>
        <m:r>
          <m:rPr>
            <m:sty m:val="p"/>
          </m:rPr>
          <m:t>×</m:t>
        </m:r>
        <m:r>
          <m:t>k</m:t>
        </m:r>
      </m:oMath>
      <w:ins w:id="217" w:author="PR Preview" w:date="2026-01-01T00:00:00Z">
        <w:r>
          <w:t xml:space="preserve"> </w:t>
        </w:r>
      </w:ins>
      <w:ins w:id="218" w:author="PR Preview" w:date="2026-01-01T00:00:00Z">
        <w:r>
          <w:rPr>
            <w:b/>
            <w:bCs/>
          </w:rPr>
          <w:t xml:space="preserve">block</w:t>
        </w:r>
      </w:ins>
      <w:ins w:id="219" w:author="PR Preview" w:date="2026-01-01T00:00:00Z">
        <w:r>
          <w:t xml:space="preserve"> </w:t>
        </w:r>
      </w:ins>
      <w:ins w:id="220" w:author="PR Preview" w:date="2026-01-01T00:00:00Z">
        <w:r>
          <w:t xml:space="preserve">of</w:t>
        </w:r>
      </w:ins>
      <w:ins w:id="221" w:author="PR Preview" w:date="2026-01-01T00:00:00Z">
        <w:r>
          <w:t xml:space="preserve"> </w:t>
        </w:r>
      </w:ins>
      <m:oMath>
        <m:r>
          <m:rPr>
            <m:sty m:val="bi"/>
          </m:rPr>
          <m:t>X</m:t>
        </m:r>
      </m:oMath>
      <w:ins w:id="222" w:author="PR Preview" w:date="2026-01-01T00:00:00Z">
        <w:r>
          <w:t xml:space="preserve">;</w:t>
        </w:r>
      </w:ins>
      <w:ins w:id="223" w:author="PR Preview" w:date="2026-01-01T00:00:00Z">
        <w:r>
          <w:t xml:space="preserve"> </w:t>
        </w:r>
      </w:ins>
      <w:ins w:id="224" w:author="PR Preview" w:date="2026-01-01T00:00:00Z">
        <w:r>
          <w:t xml:space="preserve">for</w:t>
        </w:r>
      </w:ins>
      <w:ins w:id="225" w:author="PR Preview" w:date="2026-01-01T00:00:00Z">
        <w:r>
          <w:t xml:space="preserve"> </w:t>
        </w:r>
      </w:ins>
      <m:oMath>
        <m:r>
          <m:t>k</m:t>
        </m:r>
        <m:r>
          <m:rPr>
            <m:sty m:val="p"/>
          </m:rPr>
          <m:t>&lt;</m:t>
        </m:r>
        <m:r>
          <m:t>n</m:t>
        </m:r>
      </m:oMath>
      <w:ins w:id="226" w:author="PR Preview" w:date="2026-01-01T00:00:00Z">
        <w:r>
          <w:t xml:space="preserve"> </w:t>
        </w:r>
      </w:ins>
      <w:ins w:id="227" w:author="PR Preview" w:date="2026-01-01T00:00:00Z">
        <w:r>
          <w:t xml:space="preserve">it is the block</w:t>
        </w:r>
      </w:ins>
      <w:ins w:id="228" w:author="PR Preview" w:date="2026-01-01T00:00:00Z">
        <w:r>
          <w:t xml:space="preserve"> </w:t>
        </w:r>
      </w:ins>
      <m:oMath>
        <m:r>
          <m:rPr>
            <m:sty m:val="bi"/>
          </m:rPr>
          <m:t>A</m:t>
        </m:r>
      </m:oMath>
      <w:ins w:id="229" w:author="PR Preview" w:date="2026-01-01T00:00:00Z">
        <w:r>
          <w:t xml:space="preserve"> </w:t>
        </w:r>
      </w:ins>
      <w:ins w:id="230" w:author="PR Preview" w:date="2026-01-01T00:00:00Z">
        <w:r>
          <w:t xml:space="preserve">of</w:t>
        </w:r>
      </w:ins>
      <w:ins w:id="231" w:author="PR Preview" w:date="2026-01-01T00:00:00Z">
        <w:r>
          <w:t xml:space="preserve"> </w:t>
        </w:r>
      </w:ins>
      <w:hyperlink w:anchor="def-block-matrix">
        <w:ins w:id="232" w:author="PR Preview" w:date="2026-01-01T00:00:00Z">
          <w:r>
            <w:rPr>
              <w:rStyle w:val="Hyperlink"/>
            </w:rPr>
            <w:t xml:space="preserve">Definition 108</w:t>
          </w:r>
        </w:ins>
      </w:hyperlink>
      <w:ins w:id="233" w:author="PR Preview" w:date="2026-01-01T00:00:00Z">
        <w:r>
          <w:t xml:space="preserve"> </w:t>
        </w:r>
      </w:ins>
      <w:ins w:id="234" w:author="PR Preview" w:date="2026-01-01T00:00:00Z">
        <w:r>
          <w:t xml:space="preserve">with</w:t>
        </w:r>
      </w:ins>
      <w:ins w:id="235" w:author="PR Preview" w:date="2026-01-01T00:00:00Z">
        <w:r>
          <w:t xml:space="preserve"> </w:t>
        </w:r>
      </w:ins>
      <m:oMath>
        <m:r>
          <m:t>l</m:t>
        </m:r>
        <m:r>
          <m:rPr>
            <m:sty m:val="p"/>
          </m:rPr>
          <m:t>=</m:t>
        </m:r>
        <m:r>
          <m:t>k</m:t>
        </m:r>
      </m:oMath>
      <w:ins w:id="236" w:author="PR Preview" w:date="2026-01-01T00:00:00Z">
        <w:r>
          <w:t xml:space="preserve">,</w:t>
        </w:r>
      </w:ins>
      <w:ins w:id="237" w:author="PR Preview" w:date="2026-01-01T00:00:00Z">
        <w:r>
          <w:t xml:space="preserve"> </w:t>
        </w:r>
      </w:ins>
      <w:ins w:id="238" w:author="PR Preview" w:date="2026-01-01T00:00:00Z">
        <w:r>
          <w:t xml:space="preserve">and for</w:t>
        </w:r>
      </w:ins>
      <w:ins w:id="239" w:author="PR Preview" w:date="2026-01-01T00:00:00Z">
        <w:r>
          <w:t xml:space="preserve"> </w:t>
        </w:r>
      </w:ins>
      <m:oMath>
        <m:r>
          <m:t>k</m:t>
        </m:r>
        <m:r>
          <m:rPr>
            <m:sty m:val="p"/>
          </m:rPr>
          <m:t>=</m:t>
        </m:r>
        <m:r>
          <m:t>n</m:t>
        </m:r>
      </m:oMath>
      <w:ins w:id="240" w:author="PR Preview" w:date="2026-01-01T00:00:00Z">
        <w:r>
          <w:t xml:space="preserve"> </w:t>
        </w:r>
      </w:ins>
      <w:ins w:id="241" w:author="PR Preview" w:date="2026-01-01T00:00:00Z">
        <w:r>
          <w:t xml:space="preserve">it is</w:t>
        </w:r>
      </w:ins>
      <w:ins w:id="242" w:author="PR Preview" w:date="2026-01-01T00:00:00Z">
        <w:r>
          <w:t xml:space="preserve"> </w:t>
        </w:r>
      </w:ins>
      <m:oMath>
        <m:r>
          <m:rPr>
            <m:sty m:val="bi"/>
          </m:rPr>
          <m:t>X</m:t>
        </m:r>
      </m:oMath>
      <w:ins w:id="243" w:author="PR Preview" w:date="2026-01-01T00:00:00Z">
        <w:r>
          <w:t xml:space="preserve"> </w:t>
        </w:r>
      </w:ins>
      <w:ins w:id="244" w:author="PR Preview" w:date="2026-01-01T00:00:00Z">
        <w:r>
          <w:t xml:space="preserve">itself.</w:t>
        </w:r>
      </w:ins>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2026-10-15T08:20:27Z</dcterms:created>
  <dcterms:modified xsi:type="dcterms:W3CDTF">2026-10-15T08:20:27Z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00:29:47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