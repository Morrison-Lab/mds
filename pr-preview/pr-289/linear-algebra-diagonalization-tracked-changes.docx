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00:29:47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5 (Leading block of a square matrix)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When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is</w:delText>
        </w:r>
      </w:del>
      <w:del w:id="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n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and</w:delText>
        </w:r>
      </w:del>
      <w:del w:id="1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del w:id="13" w:author="PR Preview" w:date="2026-01-01T00:00:00Z">
        <w:r>
          <w:delText xml:space="preserve">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the</w:delText>
        </w:r>
      </w:del>
      <w:del w:id="1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k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matrix of the entries</w:delText>
        </w:r>
      </w:del>
      <w:del w:id="1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with</w:delText>
        </w:r>
      </w:del>
      <w:del w:id="2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is the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rPr>
            <w:b/>
            <w:bCs/>
          </w:rPr>
          <w:delText xml:space="preserve">leading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(or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rPr>
            <w:b/>
            <w:bCs/>
          </w:rPr>
          <w:delText xml:space="preserve">top-left</w:delText>
        </w:r>
      </w:del>
      <w:del w:id="31" w:author="PR Preview" w:date="2026-01-01T00:00:00Z">
        <w:r>
          <w:delText xml:space="preserve">)</w:delText>
        </w:r>
      </w:del>
      <w:del w:id="32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k</m:t>
        </m:r>
      </m:oMath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rPr>
            <w:b/>
            <w:bCs/>
          </w:rPr>
          <w:delText xml:space="preserve">block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of</w:delText>
        </w:r>
      </w:del>
      <w:del w:id="37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38" w:author="PR Preview" w:date="2026-01-01T00:00:00Z">
        <w:r>
          <w:delText xml:space="preserve">;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for</w:delText>
        </w:r>
      </w:del>
      <w:del w:id="4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&lt;</m:t>
        </m:r>
        <m:r>
          <m:t>n</m:t>
        </m:r>
      </m:oMath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it is the block</w:delText>
        </w:r>
      </w:del>
      <w:del w:id="4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of</w:delText>
        </w:r>
      </w:del>
      <w:del w:id="47" w:author="PR Preview" w:date="2026-01-01T00:00:00Z">
        <w:r>
          <w:delText xml:space="preserve"> </w:delText>
        </w:r>
      </w:del>
      <w:hyperlink w:anchor="def-block-matrix">
        <w:del w:id="48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with</w:delText>
        </w:r>
      </w:del>
      <w:del w:id="51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=</m:t>
        </m:r>
        <m:r>
          <m:t>k</m:t>
        </m:r>
      </m:oMath>
      <w:del w:id="52" w:author="PR Preview" w:date="2026-01-01T00:00:00Z">
        <w:r>
          <w:delText xml:space="preserve">,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and for</w:delText>
        </w:r>
      </w:del>
      <w:del w:id="5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it is</w:delText>
        </w:r>
      </w:del>
      <w:del w:id="58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itself.</w:delText>
        </w:r>
      </w:del>
    </w:p>
    <w:p>
      <w:pPr>
        <w:pStyle w:val="BodyText"/>
      </w:pPr>
      <w:ins w:id="61" w:author="PR Preview" w:date="2026-01-01T00:00:00Z">
        <w:r>
          <w:rPr>
            <w:b/>
            <w:bCs/>
          </w:rPr>
          <w:t xml:space="preserve">Definition 5 (Leading block (top-left block) of a square matrix)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When</w:t>
        </w:r>
      </w:ins>
      <w:ins w:id="64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is</w:t>
        </w:r>
      </w:ins>
      <w:ins w:id="6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and</w:t>
        </w:r>
      </w:ins>
      <w:ins w:id="7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ins w:id="71" w:author="PR Preview" w:date="2026-01-01T00:00:00Z">
        <w:r>
          <w:t xml:space="preserve">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the</w:t>
        </w:r>
      </w:ins>
      <w:ins w:id="7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k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matrix of the entries</w:t>
        </w:r>
      </w:ins>
      <w:ins w:id="7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with</w:t>
        </w:r>
      </w:ins>
      <w:ins w:id="8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is the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rPr>
            <w:b/>
            <w:bCs/>
          </w:rPr>
          <w:t xml:space="preserve">leading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(or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rPr>
            <w:b/>
            <w:bCs/>
          </w:rPr>
          <w:t xml:space="preserve">top-left</w:t>
        </w:r>
      </w:ins>
      <w:ins w:id="89" w:author="PR Preview" w:date="2026-01-01T00:00:00Z">
        <w:r>
          <w:t xml:space="preserve">)</w:t>
        </w:r>
      </w:ins>
      <w:ins w:id="9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k</m:t>
        </m:r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rPr>
            <w:b/>
            <w:bCs/>
          </w:rPr>
          <w:t xml:space="preserve">block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of</w:t>
        </w:r>
      </w:ins>
      <w:ins w:id="95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96" w:author="PR Preview" w:date="2026-01-01T00:00:00Z">
        <w:r>
          <w:t xml:space="preserve">;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for</w:t>
        </w:r>
      </w:ins>
      <w:ins w:id="9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&lt;</m:t>
        </m:r>
        <m:r>
          <m:t>n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it is the block</w:t>
        </w:r>
      </w:ins>
      <w:ins w:id="10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of</w:t>
        </w:r>
      </w:ins>
      <w:ins w:id="105" w:author="PR Preview" w:date="2026-01-01T00:00:00Z">
        <w:r>
          <w:t xml:space="preserve"> </w:t>
        </w:r>
      </w:ins>
      <w:hyperlink w:anchor="def-block-matrix">
        <w:ins w:id="106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with</w:t>
        </w:r>
      </w:ins>
      <w:ins w:id="109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k</m:t>
        </m:r>
      </m:oMath>
      <w:ins w:id="110" w:author="PR Preview" w:date="2026-01-01T00:00:00Z">
        <w:r>
          <w:t xml:space="preserve">,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and for</w:t>
        </w:r>
      </w:ins>
      <w:ins w:id="11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it is</w:t>
        </w:r>
      </w:ins>
      <w:ins w:id="116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itself.</w:t>
        </w:r>
      </w:ins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2026-10-15T08:01:21Z</dcterms:created>
  <dcterms:modified xsi:type="dcterms:W3CDTF">2026-10-15T08:01:21Z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