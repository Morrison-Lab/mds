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4 (Norm (normed vector space))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norm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on a real vector space</w:delText>
        </w:r>
      </w:del>
      <w:del w:id="10" w:author="PR Preview" w:date="2026-01-01T00:00:00Z">
        <w:r>
          <w:delText xml:space="preserve"> </w:delText>
        </w:r>
      </w:del>
      <m:oMath>
        <m:r>
          <m:t>V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function</w:delText>
        </w:r>
      </w:del>
      <w:del w:id="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assigns to each vector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nonnegative real number</w:delText>
        </w:r>
      </w:del>
      <w:del w:id="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satisfies the following three axioms for all</w:delText>
        </w:r>
      </w:del>
      <w:del w:id="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all scalars</w:delText>
        </w:r>
      </w:del>
      <w:del w:id="2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7" w:author="PR Preview" w:date="2026-01-01T00:00:00Z">
        <w:r>
          <w:delText xml:space="preserve">:</w:delText>
        </w:r>
      </w:del>
    </w:p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Definition 4 (Norm (normed vector space, normed space))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norm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on a real vector space</w:t>
        </w:r>
      </w:ins>
      <w:ins w:id="35" w:author="PR Preview" w:date="2026-01-01T00:00:00Z">
        <w:r>
          <w:t xml:space="preserve"> </w:t>
        </w:r>
      </w:ins>
      <m:oMath>
        <m:r>
          <m:t>V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 function</w:t>
        </w:r>
      </w:ins>
      <w:ins w:id="3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that assigns to each vector</w:t>
        </w:r>
      </w:ins>
      <w:ins w:id="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 nonnegative real number</w:t>
        </w:r>
      </w:ins>
      <w:ins w:id="4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satisfies the following three axioms for all</w:t>
        </w:r>
      </w:ins>
      <w:ins w:id="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all scalars</w:t>
        </w:r>
      </w:ins>
      <w:ins w:id="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del w:id="53" w:author="PR Preview" w:date="2026-01-01T00:00:00Z">
        <w:r>
          <w:rPr>
            <w:b/>
            <w:bCs/>
          </w:rPr>
          <w:delText xml:space="preserve">Definition 5 (Vector</w:delText>
        </w:r>
      </w:del>
      <w:del w:id="54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55" w:author="PR Preview" w:date="2026-01-01T00:00:00Z">
        <w:r>
          <w:rPr>
            <w:b/>
            <w:bCs/>
          </w:rPr>
          <w:delText xml:space="preserve">-norm (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56" w:author="PR Preview" w:date="2026-01-01T00:00:00Z">
        <w:r>
          <w:rPr>
            <w:b/>
            <w:bCs/>
          </w:rP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norm,</w:delText>
        </w:r>
      </w:del>
      <w:del w:id="58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59" w:author="PR Preview" w:date="2026-01-01T00:00:00Z">
        <w:r>
          <w:rPr>
            <w:b/>
            <w:bCs/>
          </w:rP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norm,</w:delText>
        </w:r>
      </w:del>
      <w:del w:id="6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62" w:author="PR Preview" w:date="2026-01-01T00:00:00Z">
        <w:r>
          <w:rPr>
            <w:b/>
            <w:bCs/>
          </w:rP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norm, infinity norm))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For a vector</w:delText>
        </w:r>
      </w:del>
      <w:del w:id="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any real number</w:delText>
        </w:r>
      </w:del>
      <w:del w:id="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vector</w:delText>
        </w:r>
      </w:del>
      <w:del w:id="75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76" w:author="PR Preview" w:date="2026-01-01T00:00:00Z">
        <w:r>
          <w:rPr>
            <w:b/>
            <w:bCs/>
          </w:rPr>
          <w:delText xml:space="preserve">-norm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(or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80" w:author="PR Preview" w:date="2026-01-01T00:00:00Z">
        <w:r>
          <w:rPr>
            <w:b/>
            <w:bCs/>
          </w:rP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norm</w:delText>
        </w:r>
      </w:del>
      <w:del w:id="82" w:author="PR Preview" w:date="2026-01-01T00:00:00Z">
        <w:r>
          <w:delText xml:space="preserve">, traditionally named with parameter</w:delText>
        </w:r>
      </w:del>
      <w:del w:id="83" w:author="PR Preview" w:date="2026-01-01T00:00:00Z">
        <w:r>
          <w:delText xml:space="preserve"> </w:delText>
        </w:r>
      </w:del>
      <m:oMath>
        <m:r>
          <m:t>p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but denoted here with exponent</w:delText>
        </w:r>
      </w:del>
      <w:del w:id="86" w:author="PR Preview" w:date="2026-01-01T00:00:00Z">
        <w:r>
          <w:delText xml:space="preserve"> </w:delText>
        </w:r>
      </w:del>
      <m:oMath>
        <m:r>
          <m:t>k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to avoid clashing with the ambient vector dimension</w:delText>
        </w:r>
      </w:del>
      <w:del w:id="89" w:author="PR Preview" w:date="2026-01-01T00:00:00Z">
        <w:r>
          <w:delText xml:space="preserve"> </w:delText>
        </w:r>
      </w:del>
      <m:oMath>
        <m:r>
          <m:t>p</m:t>
        </m:r>
      </m:oMath>
      <w:del w:id="90" w:author="PR Preview" w:date="2026-01-01T00:00:00Z">
        <w:r>
          <w:delText xml:space="preserve">) is:</w:delText>
        </w:r>
      </w:del>
    </w:p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Definition 5 (Vector</w:t>
        </w:r>
      </w:ins>
      <w:ins w:id="92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93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94" w:author="PR Preview" w:date="2026-01-01T00:00:00Z">
        <w:r>
          <w:rPr>
            <w:b/>
            <w:bCs/>
          </w:rP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norm,</w:t>
        </w:r>
      </w:ins>
      <w:ins w:id="9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7" w:author="PR Preview" w:date="2026-01-01T00:00:00Z">
        <w:r>
          <w:rPr>
            <w:b/>
            <w:bCs/>
          </w:rP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norm, taxicab norm, Manhattan norm,</w:t>
        </w:r>
      </w:ins>
      <w:ins w:id="99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00" w:author="PR Preview" w:date="2026-01-01T00:00:00Z">
        <w:r>
          <w:rPr>
            <w:b/>
            <w:bCs/>
          </w:rP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norm, infinity norm))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 a vector</w:t>
        </w:r>
      </w:ins>
      <w:ins w:id="1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 any real number</w:t>
        </w:r>
      </w:ins>
      <w:ins w:id="1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vector</w:t>
        </w:r>
      </w:ins>
      <w:ins w:id="113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14" w:author="PR Preview" w:date="2026-01-01T00:00:00Z">
        <w:r>
          <w:rPr>
            <w:b/>
            <w:bCs/>
          </w:rPr>
          <w:t xml:space="preserve">-norm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(or</w:t>
        </w:r>
      </w:ins>
      <w:ins w:id="11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18" w:author="PR Preview" w:date="2026-01-01T00:00:00Z">
        <w:r>
          <w:rPr>
            <w:b/>
            <w:bCs/>
          </w:rPr>
          <w:t xml:space="preserve"> </w:t>
        </w:r>
      </w:ins>
      <w:ins w:id="119" w:author="PR Preview" w:date="2026-01-01T00:00:00Z">
        <w:r>
          <w:rPr>
            <w:b/>
            <w:bCs/>
          </w:rPr>
          <w:t xml:space="preserve">norm</w:t>
        </w:r>
      </w:ins>
      <w:ins w:id="120" w:author="PR Preview" w:date="2026-01-01T00:00:00Z">
        <w:r>
          <w:t xml:space="preserve">, traditionally named with parameter</w:t>
        </w:r>
      </w:ins>
      <w:ins w:id="121" w:author="PR Preview" w:date="2026-01-01T00:00:00Z">
        <w:r>
          <w:t xml:space="preserve"> </w:t>
        </w:r>
      </w:ins>
      <m:oMath>
        <m:r>
          <m:t>p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but denoted here with exponent</w:t>
        </w:r>
      </w:ins>
      <w:ins w:id="124" w:author="PR Preview" w:date="2026-01-01T00:00:00Z">
        <w:r>
          <w:t xml:space="preserve"> </w:t>
        </w:r>
      </w:ins>
      <m:oMath>
        <m:r>
          <m:t>k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to avoid clashing with the ambient vector dimension</w:t>
        </w:r>
      </w:ins>
      <w:ins w:id="127" w:author="PR Preview" w:date="2026-01-01T00:00:00Z">
        <w:r>
          <w:t xml:space="preserve"> </w:t>
        </w:r>
      </w:ins>
      <m:oMath>
        <m:r>
          <m:t>p</m:t>
        </m:r>
      </m:oMath>
      <w:ins w:id="128" w:author="PR Preview" w:date="2026-01-01T00:00:00Z">
        <w:r>
          <w:t xml:space="preserve">)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2026-10-15T08:05:07Z</dcterms:created>
  <dcterms:modified xsi:type="dcterms:W3CDTF">2026-10-15T08:05:07Z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