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Complex Numbers</w:t>
      </w:r>
    </w:p>
    <w:p>
      <w:pPr>
        <w:pStyle w:val="Date"/>
      </w:pPr>
      <w:del w:id="1" w:author="PR Preview" w:date="2026-01-01T00:00:00Z">
        <w:r>
          <w:delText xml:space="preserve">Last modified: 2026-10-14 23:45:57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00:29:47 (PDT)</w:t>
        </w:r>
      </w:ins>
    </w:p>
    <w:bookmarkStart w:id="33" w:name="sec-complex-numbers"/>
    <w:p>
      <w:pPr>
        <w:pStyle w:val="Heading2"/>
      </w:pPr>
      <w:r>
        <w:t xml:space="preserve">1 Complex numbers</w:t>
      </w:r>
    </w:p>
    <w:bookmarkStart w:id="12" w:name="def-imaginary-unit"/>
    <w:p>
      <w:pPr>
        <w:pStyle w:val="FirstParagraph"/>
      </w:pPr>
      <w:r>
        <w:rPr>
          <w:b/>
          <w:bCs/>
        </w:rPr>
        <w:t xml:space="preserve">Definition 1 (Imaginary unit)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imaginary unit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a number whose square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i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Apart from that one rule,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obeys the usual rules of arithmetic:</w:t>
      </w:r>
    </w:p>
    <w:p>
      <w:pPr>
        <w:pStyle w:val="Compact"/>
        <w:numPr>
          <w:ilvl w:val="0"/>
          <w:numId w:val="1001"/>
        </w:numPr>
      </w:pPr>
      <w:r>
        <w:t xml:space="preserve">sums and products with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are</w:t>
      </w:r>
      <w:r>
        <w:t xml:space="preserve"> </w:t>
      </w:r>
      <w:hyperlink r:id="rId9">
        <w:r>
          <w:rPr>
            <w:rStyle w:val="Hyperlink"/>
          </w:rPr>
          <w:t xml:space="preserve">commutative</w:t>
        </w:r>
      </w:hyperlink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sums and products with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are</w:t>
      </w:r>
      <w:r>
        <w:t xml:space="preserve"> </w:t>
      </w:r>
      <w:hyperlink r:id="rId10">
        <w:r>
          <w:rPr>
            <w:rStyle w:val="Hyperlink"/>
          </w:rPr>
          <w:t xml:space="preserve">associative</w:t>
        </w:r>
      </w:hyperlink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multiplication</w:t>
      </w:r>
      <w:r>
        <w:t xml:space="preserve"> </w:t>
      </w:r>
      <w:hyperlink r:id="rId11">
        <w:r>
          <w:rPr>
            <w:rStyle w:val="Hyperlink"/>
          </w:rPr>
          <w:t xml:space="preserve">distributes</w:t>
        </w:r>
      </w:hyperlink>
      <w:r>
        <w:t xml:space="preserve"> </w:t>
      </w:r>
      <w:r>
        <w:t xml:space="preserve">over addition.</w:t>
      </w:r>
    </w:p>
    <w:bookmarkEnd w:id="12"/>
    <w:p>
      <w:pPr>
        <w:pStyle w:val="FirstParagraph"/>
      </w:pPr>
      <w:r>
        <w:t xml:space="preserve">Axler (2024, Definition 1.1, p. 2)</w:t>
      </w:r>
      <w:r>
        <w:t xml:space="preserve"> </w:t>
      </w:r>
      <w:r>
        <w:t xml:space="preserve">makes this idea rigorous:</w:t>
      </w:r>
      <w:r>
        <w:t xml:space="preserve"> </w:t>
      </w:r>
      <w:r>
        <w:t xml:space="preserve">it defines a complex number as an ordered pair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of real numbers,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t>i</m:t>
        </m:r>
      </m:oMath>
      <w:r>
        <w:t xml:space="preserve">,</w:t>
      </w:r>
      <w:r>
        <w:t xml:space="preserve"> </w:t>
      </w:r>
      <w:r>
        <w:t xml:space="preserve">defines addition and multiplication of such pairs,</w:t>
      </w:r>
      <w:r>
        <w:t xml:space="preserve"> </w:t>
      </w:r>
      <w:r>
        <w:t xml:space="preserve">writes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1</m:t>
        </m:r>
        <m:r>
          <m:t>i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 leaves it to the reader to verify that</w:t>
      </w:r>
      <w:r>
        <w:t xml:space="preserve"> </w:t>
      </w:r>
      <m:oMath>
        <m:sSup>
          <m:e>
            <m:r>
              <m:t>i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Start w:id="13" w:name="exm-imaginary-unit-powers"/>
    <w:p>
      <w:pPr>
        <w:pStyle w:val="BodyText"/>
      </w:pPr>
      <w:r>
        <w:rPr>
          <w:b/>
          <w:bCs/>
        </w:rPr>
        <w:t xml:space="preserve">Example 1 (Powers of the imaginary unit)</w:t>
      </w:r>
      <w:r>
        <w:t xml:space="preserve"> </w:t>
      </w:r>
      <w:r>
        <w:t xml:space="preserve">The powers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repeat in a cycle of four: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one factor of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power into two squares)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 the cycle starts again: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5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one factor of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and the powers run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</w:p>
    <w:bookmarkEnd w:id="13"/>
    <w:bookmarkStart w:id="14" w:name="exm-no-real-imaginary-unit"/>
    <w:p>
      <w:pPr>
        <w:pStyle w:val="BodyText"/>
      </w:pPr>
      <w:r>
        <w:rPr>
          <w:b/>
          <w:bCs/>
        </w:rPr>
        <w:t xml:space="preserve">Example 2 (No real number squares to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imaginary unit is not a real number,</w:t>
      </w:r>
      <w:r>
        <w:t xml:space="preserve"> </w:t>
      </w:r>
      <w:r>
        <w:t xml:space="preserve">because the square of every real number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at least</w:t>
      </w:r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Compact"/>
        <w:numPr>
          <w:ilvl w:val="0"/>
          <w:numId w:val="1002"/>
        </w:numPr>
      </w:pP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x</m:t>
        </m:r>
        <m:r>
          <m:rPr>
            <m:sty m:val="p"/>
          </m:rPr>
          <m:t>⋅</m:t>
        </m:r>
        <m:r>
          <m:t>x</m:t>
        </m:r>
      </m:oMath>
      <w:r>
        <w:t xml:space="preserve"> </w:t>
      </w:r>
      <w:r>
        <w:t xml:space="preserve">is a product of two nonnegative numbers, so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x</m:t>
        </m:r>
        <m:r>
          <m:rPr>
            <m:sty m:val="p"/>
          </m:rPr>
          <m:t>⋅</m:t>
        </m:r>
        <m:r>
          <m:t>x</m:t>
        </m:r>
      </m:oMath>
      <w:r>
        <w:t xml:space="preserve"> </w:t>
      </w:r>
      <w:r>
        <w:t xml:space="preserve">is a product of two negative numbers, so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For instance,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;</w:t>
      </w:r>
      <w:r>
        <w:t xml:space="preserve"> </w:t>
      </w:r>
      <w:r>
        <w:t xml:space="preserve">neither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So the equation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has no real solution,</w:t>
      </w:r>
      <w:r>
        <w:t xml:space="preserve"> </w:t>
      </w:r>
      <w:r>
        <w:t xml:space="preserve">and</w:t>
      </w:r>
      <w:r>
        <w:t xml:space="preserve"> </w:t>
      </w:r>
      <w:hyperlink w:anchor="def-imaginary-unit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introduces a new number to solve it.</w:t>
      </w:r>
    </w:p>
    <w:bookmarkEnd w:id="14"/>
    <w:bookmarkStart w:id="15" w:name="thm-negative-imaginary-unit"/>
    <w:p>
      <w:pPr>
        <w:pStyle w:val="BodyText"/>
      </w:pPr>
      <w:r>
        <w:rPr>
          <w:b/>
          <w:bCs/>
        </w:rPr>
        <w:t xml:space="preserve">Theorem 1 (The number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also squares to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i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.</m:t>
          </m:r>
        </m:oMath>
      </m:oMathPara>
    </w:p>
    <w:bookmarkEnd w:id="1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because products commute and associate)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bookmarkStart w:id="16" w:name="exm-negative-imaginary-unit"/>
    <w:p>
      <w:pPr>
        <w:pStyle w:val="FirstParagraph"/>
      </w:pPr>
      <w:r>
        <w:rPr>
          <w:b/>
          <w:bCs/>
        </w:rPr>
        <w:t xml:space="preserve">Example 3 (Squaring</w:t>
      </w:r>
      <w:r>
        <w:rPr>
          <w:b/>
          <w:bCs/>
        </w:rPr>
        <w:t xml:space="preserve"> </w:t>
      </w:r>
      <m:oMath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 R)</w:t>
      </w:r>
      <w:r>
        <w:t xml:space="preserve"> </w:t>
      </w:r>
      <w:r>
        <w:t xml:space="preserve">R has the imaginary unit as</w:t>
      </w:r>
      <w:r>
        <w:t xml:space="preserve"> </w:t>
      </w:r>
      <w:r>
        <w:rPr>
          <w:rStyle w:val="VerbatimChar"/>
        </w:rPr>
        <w:t xml:space="preserve">1i</w:t>
      </w:r>
      <w:r>
        <w:t xml:space="preserve">.</w:t>
      </w:r>
      <w:r>
        <w:t xml:space="preserve"> </w:t>
      </w:r>
      <w:r>
        <w:t xml:space="preserve">The code below squares it and its negative.</w:t>
      </w:r>
    </w:p>
    <w:p>
      <w:pPr>
        <w:pStyle w:val="SourceCode"/>
      </w:pPr>
      <w:r>
        <w:rPr>
          <w:rStyle w:val="NormalTok"/>
        </w:rPr>
        <w:t xml:space="preserve">squares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i =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i)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minus_i =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i)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squares</w:t>
      </w:r>
      <w:r>
        <w:br/>
      </w:r>
      <w:r>
        <w:rPr>
          <w:rStyle w:val="CommentTok"/>
        </w:rPr>
        <w:t xml:space="preserve">#&gt;       i minus_i </w:t>
      </w:r>
      <w:r>
        <w:br/>
      </w:r>
      <w:r>
        <w:rPr>
          <w:rStyle w:val="CommentTok"/>
        </w:rPr>
        <w:t xml:space="preserve">#&gt; -1+0i -1+0i</w:t>
      </w:r>
    </w:p>
    <w:p>
      <w:pPr>
        <w:pStyle w:val="FirstParagraph"/>
      </w:pPr>
      <w:r>
        <w:t xml:space="preserve">Both squares have real part -1</w:t>
      </w:r>
      <w:r>
        <w:t xml:space="preserve"> </w:t>
      </w:r>
      <w:r>
        <w:t xml:space="preserve">and imaginary part 0,</w:t>
      </w:r>
      <w:r>
        <w:t xml:space="preserve"> </w:t>
      </w:r>
      <w:r>
        <w:t xml:space="preserve">as</w:t>
      </w:r>
      <w:r>
        <w:t xml:space="preserve"> </w:t>
      </w:r>
      <w:hyperlink w:anchor="def-imaginary-unit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negative-imaginary-uni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say.</w:t>
      </w:r>
    </w:p>
    <w:bookmarkEnd w:id="16"/>
    <w:bookmarkStart w:id="17" w:name="rem-imaginary-unit-choice"/>
    <w:p>
      <w:pPr>
        <w:pStyle w:val="BodyText"/>
      </w:pPr>
      <w:r>
        <w:rPr>
          <w:i/>
          <w:iCs/>
        </w:rPr>
        <w:t xml:space="preserve">Remark 1</w:t>
      </w:r>
      <w:r>
        <w:t xml:space="preserve"> (The rule does not tell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t xml:space="preserve">). </w:t>
      </w:r>
      <w:r>
        <w:t xml:space="preserve">Because</w:t>
      </w:r>
      <w: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obeys the same rule as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</w:t>
      </w:r>
      <w:hyperlink w:anchor="thm-negative-imaginary-unit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the rule</w:t>
      </w:r>
      <w:r>
        <w:t xml:space="preserve"> </w:t>
      </w:r>
      <m:oMath>
        <m:sSup>
          <m:e>
            <m:r>
              <m:t>i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does not single one of them out.</w:t>
      </w:r>
      <w:r>
        <w:t xml:space="preserve"> </w:t>
      </w:r>
      <w:r>
        <w:t xml:space="preserve">The symbol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names one of these two square roots of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 chosen once and for all.</w:t>
      </w:r>
    </w:p>
    <w:bookmarkEnd w:id="17"/>
    <w:bookmarkStart w:id="18" w:name="def-complex-number"/>
    <w:p>
      <w:pPr>
        <w:pStyle w:val="BodyText"/>
      </w:pPr>
      <w:r>
        <w:rPr>
          <w:b/>
          <w:bCs/>
        </w:rPr>
        <w:t xml:space="preserve">Definition 2 (Complex number)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complex number</w:t>
      </w:r>
      <w:r>
        <w:t xml:space="preserve"> </w:t>
      </w:r>
      <w:r>
        <w:t xml:space="preserve">is a number of the form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real numbers and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imaginary unit (</w:t>
      </w:r>
      <w:hyperlink w:anchor="def-imaginary-unit">
        <w:r>
          <w:rPr>
            <w:rStyle w:val="Hyperlink"/>
          </w:rPr>
          <w:t xml:space="preserve">Definition 1</w:t>
        </w:r>
      </w:hyperlink>
      <w:r>
        <w:t xml:space="preserve">).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real part</w:t>
      </w:r>
      <w:r>
        <w:t xml:space="preserve"> </w:t>
      </w:r>
      <w:r>
        <w:t xml:space="preserve">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Re</m:t>
        </m:r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imaginary part</w:t>
      </w:r>
      <w:r>
        <w:t xml:space="preserve"> </w:t>
      </w:r>
      <w:r>
        <w:t xml:space="preserve">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The set of all complex numbers is</w:t>
      </w:r>
      <w:r>
        <w:t xml:space="preserve"> </w:t>
      </w:r>
      <m:oMath>
        <m:r>
          <m:rPr>
            <m:scr m:val="double-struck"/>
            <m:sty m:val="p"/>
          </m:rPr>
          <m:t>C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{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}</m:t>
        </m:r>
      </m:oMath>
      <w:r>
        <w:t xml:space="preserve">.</w:t>
      </w:r>
    </w:p>
    <w:p>
      <w:pPr>
        <w:pStyle w:val="FirstParagraph"/>
      </w:pPr>
      <w:r>
        <w:t xml:space="preserve">Two complex numbers are equal exactly when their real parts are equal and their imaginary parts are equal.</w:t>
      </w:r>
    </w:p>
    <w:bookmarkEnd w:id="18"/>
    <w:p>
      <w:pPr>
        <w:pStyle w:val="BodyText"/>
      </w:pPr>
      <w:r>
        <w:t xml:space="preserve">Axler (2024, Definition 1.1, p. 2)</w:t>
      </w:r>
      <w:r>
        <w:t xml:space="preserve"> </w:t>
      </w:r>
      <w:r>
        <w:t xml:space="preserve">defines</w:t>
      </w:r>
      <w:r>
        <w:t xml:space="preserve"> </w:t>
      </w:r>
      <m:oMath>
        <m:r>
          <m:rPr>
            <m:scr m:val="double-struck"/>
            <m:sty m:val="p"/>
          </m:rPr>
          <m:t>C</m:t>
        </m:r>
      </m:oMath>
      <w:r>
        <w:t xml:space="preserve"> </w:t>
      </w:r>
      <w:r>
        <w:t xml:space="preserve">as the set of ordered pairs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of real numbers, written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t>i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Axler (2024, Definition 4.1, p. 120)</w:t>
      </w:r>
      <w:r>
        <w:t xml:space="preserve"> </w:t>
      </w:r>
      <w:r>
        <w:t xml:space="preserve">defines the real and imaginary parts.</w:t>
      </w:r>
    </w:p>
    <w:bookmarkStart w:id="19" w:name="exm-complex-number"/>
    <w:p>
      <w:pPr>
        <w:pStyle w:val="BodyText"/>
      </w:pPr>
      <w:r>
        <w:rPr>
          <w:b/>
          <w:bCs/>
        </w:rPr>
        <w:t xml:space="preserve">Example 4 (Real and imaginary parts)</w:t>
      </w:r>
      <w:r>
        <w:t xml:space="preserve"> </w:t>
      </w:r>
      <w:r>
        <w:t xml:space="preserve">For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, the real part is</w:t>
      </w:r>
      <w:r>
        <w:t xml:space="preserve"> </w:t>
      </w:r>
      <m:oMath>
        <m:r>
          <m:rPr>
            <m:sty m:val="p"/>
          </m:rPr>
          <m:t>Re</m:t>
        </m:r>
        <m:r>
          <m:t>z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the imaginary part is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5</m:t>
        </m:r>
      </m:oMath>
      <w:r>
        <w:t xml:space="preserve">:</w:t>
      </w:r>
      <w:r>
        <w:t xml:space="preserve"> </w:t>
      </w:r>
      <w:r>
        <w:t xml:space="preserve">the imaginary part is the real number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, not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.</w:t>
      </w:r>
    </w:p>
    <w:p>
      <w:pPr>
        <w:pStyle w:val="BodyText"/>
      </w:pPr>
      <w:r>
        <w:t xml:space="preserve">The numbers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have the same real part,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but different imaginary parts,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so they are different complex numbers.</w:t>
      </w:r>
    </w:p>
    <w:p>
      <w:pPr>
        <w:pStyle w:val="BodyText"/>
      </w:pPr>
      <w:r>
        <w:t xml:space="preserve">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7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  <w:r>
        <w:t xml:space="preserve"> </w:t>
      </w:r>
      <w:r>
        <w:t xml:space="preserve">with real part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and imaginary part</w:t>
      </w:r>
      <w:r>
        <w:t xml:space="preserve"> </w:t>
      </w:r>
      <m:oMath>
        <m:r>
          <m:t>0</m:t>
        </m:r>
      </m:oMath>
      <w:r>
        <w:t xml:space="preserve">.</w:t>
      </w:r>
    </w:p>
    <w:bookmarkEnd w:id="19"/>
    <w:bookmarkStart w:id="20" w:name="thm-reals-in-complex"/>
    <w:p>
      <w:pPr>
        <w:pStyle w:val="BodyText"/>
      </w:pPr>
      <w:r>
        <w:rPr>
          <w:b/>
          <w:bCs/>
        </w:rPr>
        <w:t xml:space="preserve">Theorem 2 (Every real number is a complex number)</w:t>
      </w:r>
      <w:r>
        <w:t xml:space="preserve"> </w:t>
      </w:r>
      <w:r>
        <w:t xml:space="preserve">A complex number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a real number exactly when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In particular, every real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Re</m:t>
        </m:r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Im</m:t>
        </m:r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a subset of</w:t>
      </w:r>
      <w:r>
        <w:t xml:space="preserve"> </w:t>
      </w:r>
      <m:oMath>
        <m:r>
          <m:rPr>
            <m:scr m:val="double-struck"/>
            <m:sty m:val="p"/>
          </m:rPr>
          <m:t>C</m:t>
        </m:r>
      </m:oMath>
      <w:r>
        <w:t xml:space="preserve">.</w:t>
      </w:r>
    </w:p>
    <w:bookmarkEnd w:id="2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 real number.</w:t>
      </w:r>
      <w:r>
        <w:t xml:space="preserve"> </w:t>
      </w:r>
      <w:r>
        <w:t xml:space="preserve">Since</w:t>
      </w:r>
      <w:r>
        <w:t xml:space="preserve"> </w:t>
      </w:r>
      <m:oMath>
        <m:r>
          <m:t>0</m:t>
        </m:r>
        <m:r>
          <m:t> </m:t>
        </m:r>
        <m:r>
          <m:t>i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0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Convexity, Infimum and Sums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 whose imaginary part is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real part of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a</m:t>
        </m:r>
      </m:oMath>
      <w:r>
        <w:t xml:space="preserve">, and by the equality rule in</w:t>
      </w:r>
      <w:r>
        <w:t xml:space="preserve"> </w:t>
      </w:r>
      <w:hyperlink w:anchor="def-complex-number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no other pair of real and imaginary parts gives the same number.</w:t>
      </w:r>
    </w:p>
    <w:p>
      <w:pPr>
        <w:pStyle w:val="BodyText"/>
      </w:pPr>
      <w:r>
        <w:t xml:space="preserve">Conversely, if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by the same calculation, so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real.</w:t>
      </w:r>
    </w:p>
    <w:bookmarkStart w:id="21" w:name="exm-reals-in-complex"/>
    <w:p>
      <w:pPr>
        <w:pStyle w:val="BodyText"/>
      </w:pPr>
      <w:r>
        <w:rPr>
          <w:b/>
          <w:bCs/>
        </w:rPr>
        <w:t xml:space="preserve">Example 5 (Which complex numbers are real)</w:t>
      </w:r>
      <w:r>
        <w:t xml:space="preserve"> </w:t>
      </w:r>
      <w:r>
        <w:t xml:space="preserve">R stores complex numbers as a real part and an imaginary part.</w:t>
      </w:r>
      <w:r>
        <w:t xml:space="preserve"> </w:t>
      </w:r>
      <w:r>
        <w:t xml:space="preserve">The code below converts 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to a complex number</w:t>
      </w:r>
      <w:r>
        <w:t xml:space="preserve"> </w:t>
      </w:r>
      <w:r>
        <w:t xml:space="preserve">and reads the parts of three complex numbers.</w:t>
      </w:r>
    </w:p>
    <w:p>
      <w:pPr>
        <w:pStyle w:val="SourceCode"/>
      </w:pP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as.complex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i,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i)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z, </w:t>
      </w:r>
      <w:r>
        <w:rPr>
          <w:rStyle w:val="AttributeTok"/>
        </w:rPr>
        <w:t xml:space="preserve">re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</w:t>
      </w:r>
      <w:r>
        <w:rPr>
          <w:rStyle w:val="NormalTok"/>
        </w:rPr>
        <w:t xml:space="preserve">(z), </w:t>
      </w:r>
      <w:r>
        <w:rPr>
          <w:rStyle w:val="AttributeTok"/>
        </w:rPr>
        <w:t xml:space="preserve">im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Im</w:t>
      </w:r>
      <w:r>
        <w:rPr>
          <w:rStyle w:val="NormalTok"/>
        </w:rPr>
        <w:t xml:space="preserve">(z), </w:t>
      </w:r>
      <w:r>
        <w:rPr>
          <w:rStyle w:val="AttributeTok"/>
        </w:rPr>
        <w:t xml:space="preserve">is_real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Im</w:t>
      </w:r>
      <w:r>
        <w:rPr>
          <w:rStyle w:val="NormalTok"/>
        </w:rPr>
        <w:t xml:space="preserve">(z)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4</w:t>
      </w:r>
      <w:r>
        <w:br/>
      </w:r>
      <w:r>
        <w:rPr>
          <w:rStyle w:val="CommentTok"/>
        </w:rPr>
        <w:t xml:space="preserve">#&gt;   z        re    im is_real</w:t>
      </w:r>
      <w:r>
        <w:br/>
      </w:r>
      <w:r>
        <w:rPr>
          <w:rStyle w:val="CommentTok"/>
        </w:rPr>
        <w:t xml:space="preserve">#&gt;   &lt;cpl&gt; &lt;dbl&gt; &lt;dbl&gt; &lt;lgl&gt;  </w:t>
      </w:r>
      <w:r>
        <w:br/>
      </w:r>
      <w:r>
        <w:rPr>
          <w:rStyle w:val="CommentTok"/>
        </w:rPr>
        <w:t xml:space="preserve">#&gt; 1 7+0i      7     0 TRUE   </w:t>
      </w:r>
      <w:r>
        <w:br/>
      </w:r>
      <w:r>
        <w:rPr>
          <w:rStyle w:val="CommentTok"/>
        </w:rPr>
        <w:t xml:space="preserve">#&gt; 2 2-5i      2    -5 FALSE  </w:t>
      </w:r>
      <w:r>
        <w:br/>
      </w:r>
      <w:r>
        <w:rPr>
          <w:rStyle w:val="CommentTok"/>
        </w:rPr>
        <w:t xml:space="preserve">#&gt; 3 3+0i      3     0 TRUE</w:t>
      </w:r>
    </w:p>
    <w:p>
      <w:pPr>
        <w:pStyle w:val="FirstParagraph"/>
      </w:pPr>
      <w:r>
        <w:t xml:space="preserve">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becomes the complex number 7+0i,</w:t>
      </w:r>
      <w:r>
        <w:t xml:space="preserve"> </w:t>
      </w:r>
      <w:r>
        <w:t xml:space="preserve">with imaginary part 0.</w:t>
      </w:r>
      <w:r>
        <w:t xml:space="preserve"> </w:t>
      </w:r>
      <w:r>
        <w:t xml:space="preserve">Of the 3 numbers,</w:t>
      </w:r>
      <w:r>
        <w:t xml:space="preserve"> </w:t>
      </w:r>
      <w:r>
        <w:t xml:space="preserve">2 have imaginary part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thm-reals-in-complex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these are the real ones.</w:t>
      </w:r>
      <w:r>
        <w:t xml:space="preserve"> </w:t>
      </w:r>
      <w:r>
        <w:t xml:space="preserve">The number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 </w:t>
      </w:r>
      <w:r>
        <w:t xml:space="preserve">is not real, because its imaginary part is -5.</w:t>
      </w:r>
    </w:p>
    <w:bookmarkEnd w:id="21"/>
    <w:bookmarkStart w:id="22" w:name="thm-complex-arithmetic"/>
    <w:p>
      <w:pPr>
        <w:pStyle w:val="BodyText"/>
      </w:pPr>
      <w:r>
        <w:rPr>
          <w:b/>
          <w:bCs/>
        </w:rPr>
        <w:t xml:space="preserve">Theorem 3 (Adding and multiplying complex numbers)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d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d</m:t>
          </m:r>
          <m:r>
            <m:rPr>
              <m:sty m:val="p"/>
            </m:rPr>
            <m:t>)</m:t>
          </m:r>
          <m:r>
            <m:t> </m:t>
          </m:r>
          <m:r>
            <m:t>i</m:t>
          </m: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t>c</m:t>
          </m:r>
          <m:r>
            <m:rPr>
              <m:sty m:val="p"/>
            </m:rPr>
            <m:t>−</m:t>
          </m:r>
          <m:r>
            <m:t>b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a</m:t>
          </m:r>
          <m:r>
            <m:t>d</m:t>
          </m:r>
          <m:r>
            <m:rPr>
              <m:sty m:val="p"/>
            </m:rPr>
            <m:t>+</m:t>
          </m:r>
          <m:r>
            <m:t>b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t>i</m:t>
          </m:r>
          <m:r>
            <m:rPr>
              <m:sty m:val="p"/>
            </m:rPr>
            <m:t>.</m:t>
          </m:r>
        </m:oMath>
      </m:oMathPara>
    </w:p>
    <w:bookmarkEnd w:id="2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Sum.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Product.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d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real terms and the terms with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Axler (2024, Definition 1.1, p. 2)</w:t>
      </w:r>
      <w:r>
        <w:t xml:space="preserve"> </w:t>
      </w:r>
      <w:r>
        <w:t xml:space="preserve">takes these two formulas as the definitions of addition and multiplication.</w:t>
      </w:r>
    </w:p>
    <w:bookmarkStart w:id="23" w:name="exm-complex-arithmetic"/>
    <w:p>
      <w:pPr>
        <w:pStyle w:val="BodyText"/>
      </w:pPr>
      <w:r>
        <w:rPr>
          <w:b/>
          <w:bCs/>
        </w:rPr>
        <w:t xml:space="preserve">Example 6 (Adding and multiplying two complex numbers)</w:t>
      </w:r>
      <w:r>
        <w:t xml:space="preserve"> </w:t>
      </w:r>
      <w:r>
        <w:t xml:space="preserve">Let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2</m:t>
        </m:r>
        <m:r>
          <m:t> 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r>
          <m:t>i</m:t>
        </m:r>
      </m:oMath>
      <w:r>
        <w:t xml:space="preserve">.</w:t>
      </w:r>
      <w:r>
        <w:t xml:space="preserve"> </w:t>
      </w:r>
      <w:r>
        <w:t xml:space="preserve">Their sum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rPr>
                  <m:sty m:val="p"/>
                </m:rPr>
                <m:t>+</m:t>
              </m:r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,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and their product, multiplying out directly,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real terms and the terms with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product formula in</w:t>
      </w:r>
      <w:r>
        <w:t xml:space="preserve"> </w:t>
      </w:r>
      <w:hyperlink w:anchor="thm-complex-arithmetic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gives the same answer: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c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3"/>
    <w:bookmarkStart w:id="24" w:name="def-complex-conjugate"/>
    <w:p>
      <w:pPr>
        <w:pStyle w:val="FirstParagraph"/>
      </w:pPr>
      <w:r>
        <w:rPr>
          <w:b/>
          <w:bCs/>
        </w:rPr>
        <w:t xml:space="preserve">Definition 3 (Complex conjugate)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complex conjugate</w:t>
      </w:r>
      <w:r>
        <w:t xml:space="preserve"> </w:t>
      </w:r>
      <w:r>
        <w:t xml:space="preserve">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2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bar>
            <m:barPr>
              <m:pos m:val="top"/>
            </m:barPr>
            <m:e>
              <m:r>
                <m:t>z</m:t>
              </m:r>
            </m:e>
          </m:ba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a</m:t>
          </m:r>
          <m:r>
            <m:rPr>
              <m:sty m:val="p"/>
            </m:rPr>
            <m:t>−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.</m:t>
          </m:r>
        </m:oMath>
      </m:oMathPara>
    </w:p>
    <w:bookmarkEnd w:id="24"/>
    <w:p>
      <w:pPr>
        <w:pStyle w:val="FirstParagraph"/>
      </w:pPr>
      <w:r>
        <w:t xml:space="preserve">Axler (2024, Definition 4.2, p. 120)</w:t>
      </w:r>
      <w:r>
        <w:t xml:space="preserve"> </w:t>
      </w:r>
      <w:r>
        <w:t xml:space="preserve">gives the same definition, as</w:t>
      </w:r>
      <w:r>
        <w:t xml:space="preserve"> </w:t>
      </w:r>
      <m:oMath>
        <m:bar>
          <m:barPr>
            <m:pos m:val="top"/>
          </m:barPr>
          <m:e>
            <m:r>
              <m:t>z</m:t>
            </m:r>
          </m:e>
        </m:bar>
        <m:r>
          <m:rPr>
            <m:sty m:val="p"/>
          </m:rPr>
          <m:t>=</m:t>
        </m:r>
        <m:r>
          <m:rPr>
            <m:sty m:val="p"/>
          </m:rPr>
          <m:t>Re</m:t>
        </m:r>
        <m:r>
          <m:t>z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Im</m:t>
        </m:r>
        <m:r>
          <m:t>z</m:t>
        </m:r>
        <m:r>
          <m:rPr>
            <m:sty m:val="p"/>
          </m:rPr>
          <m:t>)</m:t>
        </m:r>
        <m:r>
          <m:t> </m:t>
        </m:r>
        <m:r>
          <m:t>i</m:t>
        </m:r>
      </m:oMath>
      <w:r>
        <w:t xml:space="preserve">.</w:t>
      </w:r>
    </w:p>
    <w:bookmarkStart w:id="25" w:name="exm-complex-conjugate"/>
    <w:p>
      <w:pPr>
        <w:pStyle w:val="BodyText"/>
      </w:pPr>
      <w:r>
        <w:rPr>
          <w:b/>
          <w:bCs/>
        </w:rPr>
        <w:t xml:space="preserve">Example 7 (Complex conjugates)</w:t>
      </w:r>
      <w:r>
        <w:t xml:space="preserve"> </w:t>
      </w:r>
      <w:r>
        <w:t xml:space="preserve"> </w:t>
      </w:r>
    </w:p>
    <w:p>
      <w:pPr>
        <w:numPr>
          <w:ilvl w:val="0"/>
          <w:numId w:val="1004"/>
        </w:numPr>
      </w:pPr>
      <m:oMath>
        <m:bar>
          <m:barPr>
            <m:pos m:val="top"/>
          </m:barPr>
          <m:e>
            <m:r>
              <m:t>3</m:t>
            </m:r>
            <m:r>
              <m:rPr>
                <m:sty m:val="p"/>
              </m:rPr>
              <m:t>+</m:t>
            </m:r>
            <m:r>
              <m:t>4</m:t>
            </m:r>
            <m:r>
              <m:t> </m:t>
            </m:r>
            <m:r>
              <m:t>i</m:t>
            </m:r>
          </m:e>
        </m:ba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r>
          <m:t>4</m:t>
        </m:r>
        <m:r>
          <m:t> </m:t>
        </m:r>
        <m:r>
          <m:t>i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 </m:t>
                  </m:r>
                  <m:r>
                    <m:t>i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i</m:t>
                  </m: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bar>
                <m:barPr>
                  <m:pos m:val="top"/>
                </m:barPr>
                <m:e>
                  <m:r>
                    <m:t>5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5</m:t>
                  </m:r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  <m:r>
                    <m:t> </m:t>
                  </m:r>
                  <m:r>
                    <m:t>i</m:t>
                  </m: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 </m:t>
              </m:r>
              <m:r>
                <m:t>i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 real number is its own complex conjugate.</w:t>
      </w:r>
      <w:r>
        <w:t xml:space="preserve"> </w:t>
      </w:r>
      <w:r>
        <w:t xml:space="preserve">A complex number with a nonzero imaginary part, such as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4</m:t>
        </m:r>
        <m:r>
          <m:t> </m:t>
        </m:r>
        <m:r>
          <m:t>i</m:t>
        </m:r>
      </m:oMath>
      <w:r>
        <w:t xml:space="preserve">, is not.</w:t>
      </w:r>
    </w:p>
    <w:bookmarkEnd w:id="25"/>
    <w:bookmarkStart w:id="26" w:name="def-complex-modulus"/>
    <w:p>
      <w:pPr>
        <w:pStyle w:val="FirstParagraph"/>
      </w:pPr>
      <w:r>
        <w:rPr>
          <w:b/>
          <w:bCs/>
        </w:rPr>
        <w:t xml:space="preserve">Definition 4 (Absolute value (modulus) of a complex number)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absolute value</w:t>
      </w:r>
      <w:r>
        <w:t xml:space="preserve">, or</w:t>
      </w:r>
      <w:r>
        <w:t xml:space="preserve"> </w:t>
      </w:r>
      <w:r>
        <w:rPr>
          <w:b/>
          <w:bCs/>
        </w:rPr>
        <w:t xml:space="preserve">modulus</w:t>
      </w:r>
      <w:r>
        <w:t xml:space="preserve">, 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2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z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</m:e>
          </m:rad>
          <m:r>
            <m:rPr>
              <m:sty m:val="p"/>
            </m:rPr>
            <m:t>.</m:t>
          </m:r>
        </m:oMath>
      </m:oMathPara>
    </w:p>
    <w:bookmarkEnd w:id="26"/>
    <w:p>
      <w:pPr>
        <w:pStyle w:val="FirstParagraph"/>
      </w:pPr>
      <w:r>
        <w:t xml:space="preserve">Axler (2024, Definition 4.2, p. 120)</w:t>
      </w:r>
      <w:r>
        <w:t xml:space="preserve"> </w:t>
      </w:r>
      <w:r>
        <w:t xml:space="preserve">gives the same definition.</w:t>
      </w:r>
    </w:p>
    <w:bookmarkStart w:id="27" w:name="exm-complex-modulus"/>
    <w:p>
      <w:pPr>
        <w:pStyle w:val="BodyText"/>
      </w:pPr>
      <w:r>
        <w:rPr>
          <w:b/>
          <w:bCs/>
        </w:rPr>
        <w:t xml:space="preserve">Example 8 (Absolute values of complex numbers)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t> </m:t>
                  </m:r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4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25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 </m:t>
                  </m:r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5"/>
        </w:numPr>
      </w:pP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the usual absolute value of</w:t>
      </w:r>
      <w:r>
        <w:t xml:space="preserve"> </w:t>
      </w:r>
      <m:oMath>
        <m:r>
          <m:t>a</m:t>
        </m:r>
      </m:oMath>
      <w:r>
        <w:t xml:space="preserve">;</w:t>
      </w:r>
      <w:r>
        <w:t xml:space="preserve"> </w:t>
      </w:r>
      <w:r>
        <w:t xml:space="preserve">for instance,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9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7"/>
    <w:bookmarkStart w:id="28" w:name="thm-conj-product"/>
    <w:p>
      <w:pPr>
        <w:pStyle w:val="FirstParagraph"/>
      </w:pPr>
      <w:r>
        <w:rPr>
          <w:b/>
          <w:bCs/>
        </w:rPr>
        <w:t xml:space="preserve">Theorem 4 (A complex number times its conjugate)</w:t>
      </w:r>
      <w:r>
        <w:t xml:space="preserve"> </w:t>
      </w:r>
      <w:r>
        <w:t xml:space="preserve">For every complex number</w:t>
      </w:r>
      <w:r>
        <w:t xml:space="preserve"> </w:t>
      </w:r>
      <m:oMath>
        <m:r>
          <m:t>z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t> </m:t>
          </m:r>
          <m:bar>
            <m:barPr>
              <m:pos m:val="top"/>
            </m:barPr>
            <m:e>
              <m:r>
                <m:t>z</m:t>
              </m:r>
            </m:e>
          </m:bar>
          <m:r>
            <m:rPr>
              <m:sty m:val="p"/>
            </m:rPr>
            <m:t>=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z</m:t>
              </m:r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 particular,</w:t>
      </w:r>
      <w:r>
        <w:t xml:space="preserve"> </w:t>
      </w:r>
      <m:oMath>
        <m:r>
          <m:t>z</m:t>
        </m:r>
        <m:r>
          <m:t> </m:t>
        </m:r>
        <m:bar>
          <m:barPr>
            <m:pos m:val="top"/>
          </m:barPr>
          <m:e>
            <m:r>
              <m:t>z</m:t>
            </m:r>
          </m:e>
        </m:bar>
      </m:oMath>
      <w:r>
        <w:t xml:space="preserve"> </w:t>
      </w:r>
      <w:r>
        <w:t xml:space="preserve">is a nonnegative real number.</w:t>
      </w:r>
    </w:p>
    <w:bookmarkEnd w:id="2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 </w:t>
      </w:r>
      <w:r>
        <w:t xml:space="preserve">real.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 </m:t>
              </m:r>
              <m:bar>
                <m:barPr>
                  <m:pos m:val="top"/>
                </m:barPr>
                <m:e>
                  <m:r>
                    <m:t>z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Axler (2024, result 4.4, p. 121)</w:t>
      </w:r>
      <w:r>
        <w:t xml:space="preserve"> </w:t>
      </w:r>
      <w:r>
        <w:t xml:space="preserve">lists this identity among the properties of complex numbers.</w:t>
      </w:r>
    </w:p>
    <w:bookmarkStart w:id="29" w:name="exm-conj-product"/>
    <w:p>
      <w:pPr>
        <w:pStyle w:val="BodyText"/>
      </w:pPr>
      <w:r>
        <w:rPr>
          <w:b/>
          <w:bCs/>
        </w:rPr>
        <w:t xml:space="preserve">Example 9 (Multiplying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+</m:t>
        </m:r>
        <m:r>
          <m:t>4</m:t>
        </m:r>
        <m:r>
          <m:t> 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by its conjugate)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16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16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3</m:t>
            </m:r>
            <m:r>
              <m:rPr>
                <m:sty m:val="p"/>
              </m:rPr>
              <m:t>+</m:t>
            </m:r>
            <m:r>
              <m:t>4</m:t>
            </m:r>
            <m:r>
              <m:t> </m:t>
            </m:r>
            <m:r>
              <m:t>i</m:t>
            </m:r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5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exm-complex-modulus">
        <w:r>
          <w:rPr>
            <w:rStyle w:val="Hyperlink"/>
          </w:rPr>
          <w:t xml:space="preserve">Example 8</w:t>
        </w:r>
      </w:hyperlink>
      <w:r>
        <w:t xml:space="preserve">, as</w:t>
      </w:r>
      <w:r>
        <w:t xml:space="preserve"> </w:t>
      </w:r>
      <w:hyperlink w:anchor="thm-conj-product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says.</w:t>
      </w:r>
    </w:p>
    <w:bookmarkEnd w:id="29"/>
    <w:bookmarkStart w:id="32" w:name="refs"/>
    <w:bookmarkStart w:id="31" w:name="ref-axler2024linear"/>
    <w:p>
      <w:pPr>
        <w:pStyle w:val="Bibliography"/>
      </w:pPr>
      <w:r>
        <w:t xml:space="preserve">Axler, Sheldon. 2024.</w:t>
      </w:r>
      <w:r>
        <w:t xml:space="preserve"> </w:t>
      </w:r>
      <w:r>
        <w:rPr>
          <w:i/>
          <w:iCs/>
        </w:rPr>
        <w:t xml:space="preserve">Linear Algebra Done Right</w:t>
      </w:r>
      <w:r>
        <w:t xml:space="preserve">. 4th ed. Undergraduate Texts in Mathematics. Springer.</w:t>
      </w:r>
      <w:r>
        <w:t xml:space="preserve"> </w:t>
      </w:r>
      <w:hyperlink r:id="rId30">
        <w:r>
          <w:rPr>
            <w:rStyle w:val="Hyperlink"/>
          </w:rPr>
          <w:t xml:space="preserve">https://doi.org/10.1007/978-3-031-41026-0</w:t>
        </w:r>
      </w:hyperlink>
      <w:r>
        <w:t xml:space="preserve">.</w:t>
      </w:r>
    </w:p>
    <w:bookmarkEnd w:id="31"/>
    <w:bookmarkEnd w:id="32"/>
    <w:bookmarkEnd w:id="3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0" Type="http://schemas.openxmlformats.org/officeDocument/2006/relationships/hyperlink" Target="algebra-sums.html#def-associative" TargetMode="External"/><Relationship Id="rId9" Type="http://schemas.openxmlformats.org/officeDocument/2006/relationships/hyperlink" Target="algebra-sums.html#def-commutative" TargetMode="External"/><Relationship Id="rId11" Type="http://schemas.openxmlformats.org/officeDocument/2006/relationships/hyperlink" Target="algebra-sums.html#def-distributive" TargetMode="External"/><Relationship Id="rId30" Type="http://schemas.openxmlformats.org/officeDocument/2006/relationships/hyperlink" Target="https://doi.org/10.1007/978-3-031-41026-0" TargetMode="External"/></Relationships>
</file>

<file path=word/_rels/footnotes.xml.rels><?xml version='1.0' encoding='UTF-8' standalone='yes'?>
<Relationships xmlns="http://schemas.openxmlformats.org/package/2006/relationships"><Relationship Id="rId10" Type="http://schemas.openxmlformats.org/officeDocument/2006/relationships/hyperlink" Target="algebra-sums.html#def-associative" TargetMode="External"/><Relationship Id="rId9" Type="http://schemas.openxmlformats.org/officeDocument/2006/relationships/hyperlink" Target="algebra-sums.html#def-commutative" TargetMode="External"/><Relationship Id="rId11" Type="http://schemas.openxmlformats.org/officeDocument/2006/relationships/hyperlink" Target="algebra-sums.html#def-distributive" TargetMode="External"/><Relationship Id="rId30" Type="http://schemas.openxmlformats.org/officeDocument/2006/relationships/hyperlink" Target="https://doi.org/10.1007/978-3-031-41026-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Complex Numbers</dc:title>
  <dc:creator/>
  <cp:keywords/>
  <dcterms:created xsi:type="dcterms:W3CDTF">2026-10-15T07:43:13Z</dcterms:created>
  <dcterms:modified xsi:type="dcterms:W3CDTF">2026-10-15T07:43:13Z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00:29:47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