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2026-10-16 19:32:00 (PDT)</w:delText>
        </w:r>
      </w:del>
    </w:p>
    <w:p>
      <w:pPr>
        <w:pStyle w:val="Date"/>
      </w:pPr>
      <w:ins w:id="2" w:author="PR Preview" w:date="2026-01-01T00:00:00Z">
        <w:r>
          <w:t xml:space="preserve">Last modified: 2026-10-17 00:42:20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2026-10-17T08:28:11Z</dcterms:created>
  <dcterms:modified xsi:type="dcterms:W3CDTF">2026-10-17T08:28:11Z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00:42:20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