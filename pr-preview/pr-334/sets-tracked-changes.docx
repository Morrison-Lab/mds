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index-set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15 (Index set)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An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index set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a set whose elements are used to label objects.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Each element of the index set is called an index.</w:t>
        </w:r>
      </w:ins>
    </w:p>
    <w:bookmarkEnd w:id="47"/>
    <w:bookmarkStart w:id="48" w:name="exm-index-set"/>
    <w:p>
      <w:pPr>
        <w:pStyle w:val="BodyText"/>
      </w:pPr>
      <w:ins w:id="12" w:author="PR Preview" w:date="2026-01-01T00:00:00Z">
        <w:r>
          <w:rPr>
            <w:b/>
            <w:bCs/>
          </w:rPr>
          <w:t xml:space="preserve">Example 9 (Index sets)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 set</w:t>
        </w:r>
      </w:ins>
      <w:ins w:id="15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labels the entries of a vector with</w:t>
        </w:r>
      </w:ins>
      <w:ins w:id="18" w:author="PR Preview" w:date="2026-01-01T00:00:00Z">
        <w:r>
          <w:t xml:space="preserve"> </w:t>
        </w:r>
      </w:ins>
      <m:oMath>
        <m:r>
          <m:t>n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entries.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set of nonnegative real numbers can label moments in time.</w:t>
        </w:r>
      </w:ins>
    </w:p>
    <w:bookmarkEnd w:id="48"/>
    <w:bookmarkStart w:id="49" w:name="def-indexed-family"/>
    <w:p>
      <w:pPr>
        <w:pStyle w:val="BodyText"/>
      </w:pPr>
      <w:ins w:id="23" w:author="PR Preview" w:date="2026-01-01T00:00:00Z">
        <w:r>
          <w:rPr>
            <w:b/>
            <w:bCs/>
          </w:rPr>
          <w:t xml:space="preserve">Definition 16 (Indexed family)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b/>
            <w:bCs/>
          </w:rPr>
          <w:t xml:space="preserve">indexed family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a collection of objects,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one for each element of a given</w:t>
        </w:r>
      </w:ins>
      <w:ins w:id="32" w:author="PR Preview" w:date="2026-01-01T00:00:00Z">
        <w:r>
          <w:t xml:space="preserve"> </w:t>
        </w:r>
      </w:ins>
      <w:hyperlink w:anchor="def-index-set">
        <w:ins w:id="33" w:author="PR Preview" w:date="2026-01-01T00:00:00Z">
          <w:r>
            <w:rPr>
              <w:rStyle w:val="Hyperlink"/>
            </w:rPr>
            <w:t xml:space="preserve">index set</w:t>
          </w:r>
        </w:ins>
      </w:hyperlink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object for the index</w:t>
        </w:r>
      </w:ins>
      <w:ins w:id="37" w:author="PR Preview" w:date="2026-01-01T00:00:00Z">
        <w:r>
          <w:t xml:space="preserve"> </w:t>
        </w:r>
      </w:ins>
      <m:oMath>
        <m:r>
          <m:t>i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written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41" w:author="PR Preview" w:date="2026-01-01T00:00:00Z">
        <w:r>
          <w:t xml:space="preserve">.</w:t>
        </w:r>
      </w:ins>
    </w:p>
    <w:bookmarkEnd w:id="49"/>
    <w:bookmarkStart w:id="50" w:name="exm-indexed-family"/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Example 10 (Indexed families)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entries</w:t>
        </w:r>
      </w:ins>
      <w:ins w:id="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of a vector are an indexed family of numbers,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 index set</w:t>
        </w:r>
      </w:ins>
      <w:ins w:id="50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ins w:id="51" w:author="PR Preview" w:date="2026-01-01T00:00:00Z">
        <w:r>
          <w:t xml:space="preserve">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functions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θ</m:t>
            </m:r>
          </m:sub>
        </m:sSub>
      </m:oMath>
      <w:ins w:id="55" w:author="PR Preview" w:date="2026-01-01T00:00:00Z">
        <w:r>
          <w:t xml:space="preserve">, one for each parameter value</w:t>
        </w:r>
      </w:ins>
      <w:ins w:id="56" w:author="PR Preview" w:date="2026-01-01T00:00:00Z">
        <w:r>
          <w:t xml:space="preserve"> </w:t>
        </w:r>
      </w:ins>
      <m:oMath>
        <m:r>
          <m:t>θ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a parameter set,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are an indexed family of functions.</w:t>
        </w:r>
      </w:ins>
    </w:p>
    <w:bookmarkEnd w:id="50"/>
    <w:bookmarkEnd w:id="51"/>
    <w:bookmarkStart w:id="67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del w:id="61" w:author="PR Preview" w:date="2026-01-01T00:00:00Z">
        <w:r>
          <w:rPr>
            <w:b/>
            <w:bCs/>
          </w:rPr>
          <w:delText xml:space="preserve">Definition 15 (Union)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union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sets</w:delText>
        </w:r>
      </w:del>
      <w:del w:id="68" w:author="PR Preview" w:date="2026-01-01T00:00:00Z">
        <w:r>
          <w:delText xml:space="preserve"> </w:delText>
        </w:r>
      </w:del>
      <m:oMath>
        <m:r>
          <m:t>A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and</w:delText>
        </w:r>
      </w:del>
      <w:del w:id="71" w:author="PR Preview" w:date="2026-01-01T00:00:00Z">
        <w:r>
          <w:delText xml:space="preserve"> </w:delText>
        </w:r>
      </w:del>
      <m:oMath>
        <m:r>
          <m:t>B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written</w:delText>
        </w:r>
      </w:del>
      <w:del w:id="7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∪</m:t>
        </m:r>
        <m:r>
          <m:t>B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is the set of elements that are in</w:delText>
        </w:r>
      </w:del>
      <w:del w:id="79" w:author="PR Preview" w:date="2026-01-01T00:00:00Z">
        <w:r>
          <w:delText xml:space="preserve"> </w:delText>
        </w:r>
      </w:del>
      <m:oMath>
        <m:r>
          <m:t>A</m:t>
        </m:r>
      </m:oMath>
      <w:del w:id="80" w:author="PR Preview" w:date="2026-01-01T00:00:00Z">
        <w:r>
          <w:delText xml:space="preserve">, in</w:delText>
        </w:r>
      </w:del>
      <w:del w:id="81" w:author="PR Preview" w:date="2026-01-01T00:00:00Z">
        <w:r>
          <w:delText xml:space="preserve"> </w:delText>
        </w:r>
      </w:del>
      <m:oMath>
        <m:r>
          <m:t>B</m:t>
        </m:r>
      </m:oMath>
      <w:del w:id="82" w:author="PR Preview" w:date="2026-01-01T00:00:00Z">
        <w:r>
          <w:delText xml:space="preserve">, or in both:</w:delText>
        </w:r>
      </w:del>
    </w:p>
    <w:p>
      <w:pPr>
        <w:pStyle w:val="FirstParagraph"/>
      </w:pPr>
      <w:ins w:id="83" w:author="PR Preview" w:date="2026-01-01T00:00:00Z">
        <w:r>
          <w:rPr>
            <w:b/>
            <w:bCs/>
          </w:rPr>
          <w:t xml:space="preserve">Definition 17 (Union)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union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of sets</w:t>
        </w:r>
      </w:ins>
      <w:ins w:id="90" w:author="PR Preview" w:date="2026-01-01T00:00:00Z">
        <w:r>
          <w:t xml:space="preserve"> </w:t>
        </w:r>
      </w:ins>
      <m:oMath>
        <m:r>
          <m:t>A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</w:t>
        </w:r>
      </w:ins>
      <w:ins w:id="93" w:author="PR Preview" w:date="2026-01-01T00:00:00Z">
        <w:r>
          <w:t xml:space="preserve"> </w:t>
        </w:r>
      </w:ins>
      <m:oMath>
        <m:r>
          <m:t>B</m:t>
        </m:r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written</w:t>
        </w:r>
      </w:ins>
      <w:ins w:id="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 the set of elements that are in</w:t>
        </w:r>
      </w:ins>
      <w:ins w:id="101" w:author="PR Preview" w:date="2026-01-01T00:00:00Z">
        <w:r>
          <w:t xml:space="preserve"> </w:t>
        </w:r>
      </w:ins>
      <m:oMath>
        <m:r>
          <m:t>A</m:t>
        </m:r>
      </m:oMath>
      <w:ins w:id="102" w:author="PR Preview" w:date="2026-01-01T00:00:00Z">
        <w:r>
          <w:t xml:space="preserve">, in</w:t>
        </w:r>
      </w:ins>
      <w:ins w:id="103" w:author="PR Preview" w:date="2026-01-01T00:00:00Z">
        <w:r>
          <w:t xml:space="preserve"> </w:t>
        </w:r>
      </w:ins>
      <m:oMath>
        <m:r>
          <m:t>B</m:t>
        </m:r>
      </m:oMath>
      <w:ins w:id="104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del w:id="105" w:author="PR Preview" w:date="2026-01-01T00:00:00Z">
        <w:r>
          <w:rPr>
            <w:b/>
            <w:bCs/>
          </w:rPr>
          <w:delText xml:space="preserve">Definition 16 (Union of a family of sets)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Let</w:delText>
        </w:r>
      </w:del>
      <w:del w:id="108" w:author="PR Preview" w:date="2026-01-01T00:00:00Z">
        <w:r>
          <w:delText xml:space="preserve"> </w:delText>
        </w:r>
      </w:del>
      <m:oMath>
        <m:r>
          <m:t>I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be a set of indices,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such as</w:delText>
        </w:r>
      </w:del>
      <w:del w:id="1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or</w:delText>
        </w:r>
      </w:del>
      <w:del w:id="1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and let</w:delText>
        </w:r>
      </w:del>
      <w:del w:id="12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be a set for each</w:delText>
        </w:r>
      </w:del>
      <w:del w:id="1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24" w:author="PR Preview" w:date="2026-01-01T00:00:00Z">
        <w:r>
          <w:delText xml:space="preserve">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The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rPr>
            <w:b/>
            <w:bCs/>
          </w:rPr>
          <w:delText xml:space="preserve">union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of the sets</w:delText>
        </w:r>
      </w:del>
      <w:del w:id="1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written</w:delText>
        </w:r>
      </w:del>
      <w:del w:id="13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is the set of elements that are in at least one</w:delText>
        </w:r>
      </w:del>
      <w:del w:id="13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40" w:author="PR Preview" w:date="2026-01-01T00:00:00Z">
        <w:r>
          <w:delText xml:space="preserve">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For</w:delText>
        </w:r>
      </w:del>
      <w:del w:id="14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44" w:author="PR Preview" w:date="2026-01-01T00:00:00Z">
        <w:r>
          <w:delText xml:space="preserve">, it is also written</w:delText>
        </w:r>
      </w:del>
      <w:del w:id="14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or</w:delText>
        </w:r>
      </w:del>
      <w:del w:id="14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for</w:delText>
        </w:r>
      </w:del>
      <w:del w:id="15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53" w:author="PR Preview" w:date="2026-01-01T00:00:00Z">
        <w:r>
          <w:delText xml:space="preserve">, it is written</w:delText>
        </w:r>
      </w:del>
      <w:del w:id="15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55" w:author="PR Preview" w:date="2026-01-01T00:00:00Z">
        <w:r>
          <w:delText xml:space="preserve">.</w:delText>
        </w:r>
      </w:del>
    </w:p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Definition 17 (Intersection)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rPr>
            <w:b/>
            <w:bCs/>
          </w:rPr>
          <w:delText xml:space="preserve">intersection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of sets</w:delText>
        </w:r>
      </w:del>
      <w:del w:id="163" w:author="PR Preview" w:date="2026-01-01T00:00:00Z">
        <w:r>
          <w:delText xml:space="preserve"> </w:delText>
        </w:r>
      </w:del>
      <m:oMath>
        <m:r>
          <m:t>A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and</w:delText>
        </w:r>
      </w:del>
      <w:del w:id="166" w:author="PR Preview" w:date="2026-01-01T00:00:00Z">
        <w:r>
          <w:delText xml:space="preserve"> </w:delText>
        </w:r>
      </w:del>
      <m:oMath>
        <m:r>
          <m:t>B</m:t>
        </m:r>
      </m:oMath>
      <w:del w:id="167" w:author="PR Preview" w:date="2026-01-01T00:00:00Z">
        <w:r>
          <w:delText xml:space="preserve">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written</w:delText>
        </w:r>
      </w:del>
      <w:del w:id="1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is the set of elements that are in both</w:delText>
        </w:r>
      </w:del>
      <w:del w:id="174" w:author="PR Preview" w:date="2026-01-01T00:00:00Z">
        <w:r>
          <w:delText xml:space="preserve"> </w:delText>
        </w:r>
      </w:del>
      <m:oMath>
        <m:r>
          <m:t>A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and</w:delText>
        </w:r>
      </w:del>
      <w:del w:id="177" w:author="PR Preview" w:date="2026-01-01T00:00:00Z">
        <w:r>
          <w:delText xml:space="preserve"> </w:delText>
        </w:r>
      </w:del>
      <m:oMath>
        <m:r>
          <m:t>B</m:t>
        </m:r>
      </m:oMath>
      <w:del w:id="178" w:author="PR Preview" w:date="2026-01-01T00:00:00Z">
        <w:r>
          <w:delText xml:space="preserve">:</w:delText>
        </w:r>
      </w:del>
    </w:p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Definition 18 (Union of a family of sets)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Let</w:t>
        </w:r>
      </w:ins>
      <w:ins w:id="182" w:author="PR Preview" w:date="2026-01-01T00:00:00Z">
        <w:r>
          <w:t xml:space="preserve"> </w:t>
        </w:r>
      </w:ins>
      <m:oMath>
        <m:r>
          <m:t>I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be a set of indices,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such as</w:t>
        </w:r>
      </w:ins>
      <w:ins w:id="1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or</w:t>
        </w:r>
      </w:ins>
      <w:ins w:id="19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and let</w:t>
        </w:r>
      </w:ins>
      <w:ins w:id="1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be a set for each</w:t>
        </w:r>
      </w:ins>
      <w:ins w:id="1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union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 the sets</w:t>
        </w:r>
      </w:ins>
      <w:ins w:id="2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written</w:t>
        </w:r>
      </w:ins>
      <w:ins w:id="2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 set of elements that are in at least one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14" w:author="PR Preview" w:date="2026-01-01T00:00:00Z">
        <w:r>
          <w:t xml:space="preserve">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For</w:t>
        </w:r>
      </w:ins>
      <w:ins w:id="21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18" w:author="PR Preview" w:date="2026-01-01T00:00:00Z">
        <w:r>
          <w:t xml:space="preserve">, it is also written</w:t>
        </w:r>
      </w:ins>
      <w:ins w:id="21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or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 for</w:t>
        </w:r>
      </w:ins>
      <w:ins w:id="22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27" w:author="PR Preview" w:date="2026-01-01T00:00:00Z">
        <w:r>
          <w:t xml:space="preserve">, it is written</w:t>
        </w:r>
      </w:ins>
      <w:ins w:id="22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29" w:author="PR Preview" w:date="2026-01-01T00:00:00Z">
        <w:r>
          <w:t xml:space="preserve">.</w:t>
        </w:r>
      </w:ins>
    </w:p>
    <w:bookmarkEnd w:id="53"/>
    <w:bookmarkStart w:id="54" w:name="def-intersection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Definition 19 (Intersection)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rPr>
            <w:b/>
            <w:bCs/>
          </w:rPr>
          <w:t xml:space="preserve">intersection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 sets</w:t>
        </w:r>
      </w:ins>
      <w:ins w:id="237" w:author="PR Preview" w:date="2026-01-01T00:00:00Z">
        <w:r>
          <w:t xml:space="preserve"> </w:t>
        </w:r>
      </w:ins>
      <m:oMath>
        <m:r>
          <m:t>A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</w:t>
        </w:r>
      </w:ins>
      <w:ins w:id="240" w:author="PR Preview" w:date="2026-01-01T00:00:00Z">
        <w:r>
          <w:t xml:space="preserve"> </w:t>
        </w:r>
      </w:ins>
      <m:oMath>
        <m:r>
          <m:t>B</m:t>
        </m:r>
      </m:oMath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written</w:t>
        </w:r>
      </w:ins>
      <w:ins w:id="2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the set of elements that are in both</w:t>
        </w:r>
      </w:ins>
      <w:ins w:id="248" w:author="PR Preview" w:date="2026-01-01T00:00:00Z">
        <w:r>
          <w:t xml:space="preserve"> </w:t>
        </w:r>
      </w:ins>
      <m:oMath>
        <m:r>
          <m:t>A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and</w:t>
        </w:r>
      </w:ins>
      <w:ins w:id="251" w:author="PR Preview" w:date="2026-01-01T00:00:00Z">
        <w:r>
          <w:t xml:space="preserve"> </w:t>
        </w:r>
      </w:ins>
      <m:oMath>
        <m:r>
          <m:t>B</m:t>
        </m:r>
      </m:oMath>
      <w:ins w:id="2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del w:id="253" w:author="PR Preview" w:date="2026-01-01T00:00:00Z">
        <w:r>
          <w:rPr>
            <w:b/>
            <w:bCs/>
          </w:rPr>
          <w:delText xml:space="preserve">Definition 18 (Intersection of a family of sets)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Let</w:delText>
        </w:r>
      </w:del>
      <w:del w:id="256" w:author="PR Preview" w:date="2026-01-01T00:00:00Z">
        <w:r>
          <w:delText xml:space="preserve"> </w:delText>
        </w:r>
      </w:del>
      <m:oMath>
        <m:r>
          <m:t>I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be a nonempty set of indices,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such as</w:delText>
        </w:r>
      </w:del>
      <w:del w:id="2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or</w:delText>
        </w:r>
      </w:del>
      <w:del w:id="2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65" w:author="PR Preview" w:date="2026-01-01T00:00:00Z">
        <w:r>
          <w:delText xml:space="preserve">,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and let</w:delText>
        </w:r>
      </w:del>
      <w:del w:id="26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be a set for each</w:delText>
        </w:r>
      </w:del>
      <w:del w:id="2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72" w:author="PR Preview" w:date="2026-01-01T00:00:00Z">
        <w:r>
          <w:delText xml:space="preserve">.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The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b/>
            <w:bCs/>
          </w:rPr>
          <w:delText xml:space="preserve">intersection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 the sets</w:delText>
        </w:r>
      </w:del>
      <w:del w:id="27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280" w:author="PR Preview" w:date="2026-01-01T00:00:00Z">
        <w:r>
          <w:delText xml:space="preserve">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written</w:delText>
        </w:r>
      </w:del>
      <w:del w:id="2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 the set of elements that are in every</w:delText>
        </w:r>
      </w:del>
      <w:del w:id="28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For</w:delText>
        </w:r>
      </w:del>
      <w:del w:id="29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92" w:author="PR Preview" w:date="2026-01-01T00:00:00Z">
        <w:r>
          <w:delText xml:space="preserve">, it is also written</w:delText>
        </w:r>
      </w:del>
      <w:del w:id="293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or</w:delText>
        </w:r>
      </w:del>
      <w:del w:id="29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 for</w:delText>
        </w:r>
      </w:del>
      <w:del w:id="30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301" w:author="PR Preview" w:date="2026-01-01T00:00:00Z">
        <w:r>
          <w:delText xml:space="preserve">, it is written</w:delText>
        </w:r>
      </w:del>
      <w:del w:id="30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303" w:author="PR Preview" w:date="2026-01-01T00:00:00Z">
        <w:r>
          <w:delText xml:space="preserve">.</w:delText>
        </w:r>
      </w:del>
    </w:p>
    <w:p>
      <w:pPr>
        <w:pStyle w:val="BodyText"/>
      </w:pPr>
      <w:del w:id="304" w:author="PR Preview" w:date="2026-01-01T00:00:00Z">
        <w:r>
          <w:rPr>
            <w:b/>
            <w:bCs/>
          </w:rPr>
          <w:delText xml:space="preserve">Definition 19 (Set difference)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The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rPr>
            <w:b/>
            <w:bCs/>
          </w:rPr>
          <w:delText xml:space="preserve">set difference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of sets</w:delText>
        </w:r>
      </w:del>
      <w:del w:id="311" w:author="PR Preview" w:date="2026-01-01T00:00:00Z">
        <w:r>
          <w:delText xml:space="preserve"> </w:delText>
        </w:r>
      </w:del>
      <m:oMath>
        <m:r>
          <m:t>A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</w:delText>
        </w:r>
      </w:del>
      <w:del w:id="314" w:author="PR Preview" w:date="2026-01-01T00:00:00Z">
        <w:r>
          <w:delText xml:space="preserve"> </w:delText>
        </w:r>
      </w:del>
      <m:oMath>
        <m:r>
          <m:t>B</m:t>
        </m:r>
      </m:oMath>
      <w:del w:id="315" w:author="PR Preview" w:date="2026-01-01T00:00:00Z">
        <w:r>
          <w:delText xml:space="preserve">,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written</w:delText>
        </w:r>
      </w:del>
      <w:del w:id="3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is the set of elements of</w:delText>
        </w:r>
      </w:del>
      <w:del w:id="322" w:author="PR Preview" w:date="2026-01-01T00:00:00Z">
        <w:r>
          <w:delText xml:space="preserve"> </w:delText>
        </w:r>
      </w:del>
      <m:oMath>
        <m:r>
          <m:t>A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that are not in</w:delText>
        </w:r>
      </w:del>
      <w:del w:id="325" w:author="PR Preview" w:date="2026-01-01T00:00:00Z">
        <w:r>
          <w:delText xml:space="preserve"> </w:delText>
        </w:r>
      </w:del>
      <m:oMath>
        <m:r>
          <m:t>B</m:t>
        </m:r>
      </m:oMath>
      <w:del w:id="326" w:author="PR Preview" w:date="2026-01-01T00:00:00Z">
        <w:r>
          <w:delText xml:space="preserve">:</w:delText>
        </w:r>
      </w:del>
    </w:p>
    <w:p>
      <w:pPr>
        <w:pStyle w:val="FirstParagraph"/>
      </w:pPr>
      <w:ins w:id="327" w:author="PR Preview" w:date="2026-01-01T00:00:00Z">
        <w:r>
          <w:rPr>
            <w:b/>
            <w:bCs/>
          </w:rPr>
          <w:t xml:space="preserve">Definition 20 (Intersection of a family of sets)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Let</w:t>
        </w:r>
      </w:ins>
      <w:ins w:id="330" w:author="PR Preview" w:date="2026-01-01T00:00:00Z">
        <w:r>
          <w:t xml:space="preserve"> </w:t>
        </w:r>
      </w:ins>
      <m:oMath>
        <m:r>
          <m:t>I</m:t>
        </m:r>
      </m:oMath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be a nonempty set of indices,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such as</w:t>
        </w:r>
      </w:ins>
      <w:ins w:id="3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or</w:t>
        </w:r>
      </w:ins>
      <w:ins w:id="33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 let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be a set for each</w:t>
        </w:r>
      </w:ins>
      <w:ins w:id="34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The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rPr>
            <w:b/>
            <w:bCs/>
          </w:rPr>
          <w:t xml:space="preserve">intersection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 the sets</w:t>
        </w:r>
      </w:ins>
      <w:ins w:id="3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written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the set of elements that are in every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For</w:t>
        </w:r>
      </w:ins>
      <w:ins w:id="36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366" w:author="PR Preview" w:date="2026-01-01T00:00:00Z">
        <w:r>
          <w:t xml:space="preserve">, it is also written</w:t>
        </w:r>
      </w:ins>
      <w:ins w:id="367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or</w:t>
        </w:r>
      </w:ins>
      <w:ins w:id="3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 for</w:t>
        </w:r>
      </w:ins>
      <w:ins w:id="37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75" w:author="PR Preview" w:date="2026-01-01T00:00:00Z">
        <w:r>
          <w:t xml:space="preserve">, it is written</w:t>
        </w:r>
      </w:ins>
      <w:ins w:id="37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77" w:author="PR Preview" w:date="2026-01-01T00:00:00Z">
        <w:r>
          <w:t xml:space="preserve">.</w:t>
        </w:r>
      </w:ins>
    </w:p>
    <w:bookmarkEnd w:id="55"/>
    <w:bookmarkStart w:id="56" w:name="def-set-difference"/>
    <w:p>
      <w:pPr>
        <w:pStyle w:val="BodyText"/>
      </w:pPr>
      <w:ins w:id="378" w:author="PR Preview" w:date="2026-01-01T00:00:00Z">
        <w:r>
          <w:rPr>
            <w:b/>
            <w:bCs/>
          </w:rPr>
          <w:t xml:space="preserve">Definition 21 (Set difference)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rPr>
            <w:b/>
            <w:bCs/>
          </w:rPr>
          <w:t xml:space="preserve">set difference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of sets</w:t>
        </w:r>
      </w:ins>
      <w:ins w:id="385" w:author="PR Preview" w:date="2026-01-01T00:00:00Z">
        <w:r>
          <w:t xml:space="preserve"> </w:t>
        </w:r>
      </w:ins>
      <m:oMath>
        <m:r>
          <m:t>A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</w:t>
        </w:r>
      </w:ins>
      <w:ins w:id="388" w:author="PR Preview" w:date="2026-01-01T00:00:00Z">
        <w:r>
          <w:t xml:space="preserve"> </w:t>
        </w:r>
      </w:ins>
      <m:oMath>
        <m:r>
          <m:t>B</m:t>
        </m:r>
      </m:oMath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written</w:t>
        </w:r>
      </w:ins>
      <w:ins w:id="3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the set of elements of</w:t>
        </w:r>
      </w:ins>
      <w:ins w:id="396" w:author="PR Preview" w:date="2026-01-01T00:00:00Z">
        <w:r>
          <w:t xml:space="preserve"> </w:t>
        </w:r>
      </w:ins>
      <m:oMath>
        <m:r>
          <m:t>A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that are not in</w:t>
        </w:r>
      </w:ins>
      <w:ins w:id="399" w:author="PR Preview" w:date="2026-01-01T00:00:00Z">
        <w:r>
          <w:t xml:space="preserve"> </w:t>
        </w:r>
      </w:ins>
      <m:oMath>
        <m:r>
          <m:t>B</m:t>
        </m:r>
      </m:oMath>
      <w:ins w:id="4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del w:id="401" w:author="PR Preview" w:date="2026-01-01T00:00:00Z">
        <w:r>
          <w:rPr>
            <w:b/>
            <w:bCs/>
          </w:rPr>
          <w:delText xml:space="preserve">Definition 20 (Complement)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Let</w:delText>
        </w:r>
      </w:del>
      <w:del w:id="404" w:author="PR Preview" w:date="2026-01-01T00:00:00Z">
        <w:r>
          <w:delText xml:space="preserve"> </w:delText>
        </w:r>
      </w:del>
      <m:oMath>
        <m:r>
          <m:t>A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be a</w:delText>
        </w:r>
      </w:del>
      <w:del w:id="407" w:author="PR Preview" w:date="2026-01-01T00:00:00Z">
        <w:r>
          <w:delText xml:space="preserve"> </w:delText>
        </w:r>
      </w:del>
      <w:hyperlink w:anchor="def-subset">
        <w:del w:id="408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of a set</w:delText>
        </w:r>
      </w:del>
      <w:del w:id="411" w:author="PR Preview" w:date="2026-01-01T00:00:00Z">
        <w:r>
          <w:delText xml:space="preserve"> </w:delText>
        </w:r>
      </w:del>
      <m:oMath>
        <m:r>
          <m:t>S</m:t>
        </m:r>
      </m:oMath>
      <w:del w:id="412" w:author="PR Preview" w:date="2026-01-01T00:00:00Z">
        <w:r>
          <w:delText xml:space="preserve">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The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complement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of</w:delText>
        </w:r>
      </w:del>
      <w:del w:id="419" w:author="PR Preview" w:date="2026-01-01T00:00:00Z">
        <w:r>
          <w:delText xml:space="preserve"> </w:delText>
        </w:r>
      </w:del>
      <m:oMath>
        <m:r>
          <m:t>A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in</w:delText>
        </w:r>
      </w:del>
      <w:del w:id="422" w:author="PR Preview" w:date="2026-01-01T00:00:00Z">
        <w:r>
          <w:delText xml:space="preserve"> </w:delText>
        </w:r>
      </w:del>
      <m:oMath>
        <m:r>
          <m:t>S</m:t>
        </m:r>
      </m:oMath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 the set difference (</w:delText>
        </w:r>
      </w:del>
      <w:hyperlink w:anchor="def-set-difference">
        <w:del w:id="425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426" w:author="PR Preview" w:date="2026-01-01T00:00:00Z">
        <w:r>
          <w:delText xml:space="preserve">)</w:delText>
        </w:r>
      </w:del>
      <w:del w:id="42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428" w:author="PR Preview" w:date="2026-01-01T00:00:00Z">
        <w:r>
          <w:delText xml:space="preserve">: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the elements of</w:delText>
        </w:r>
      </w:del>
      <w:del w:id="431" w:author="PR Preview" w:date="2026-01-01T00:00:00Z">
        <w:r>
          <w:delText xml:space="preserve"> </w:delText>
        </w:r>
      </w:del>
      <m:oMath>
        <m:r>
          <m:t>S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that are not in</w:delText>
        </w:r>
      </w:del>
      <w:del w:id="434" w:author="PR Preview" w:date="2026-01-01T00:00:00Z">
        <w:r>
          <w:delText xml:space="preserve"> </w:delText>
        </w:r>
      </w:del>
      <m:oMath>
        <m:r>
          <m:t>A</m:t>
        </m:r>
      </m:oMath>
      <w:del w:id="435" w:author="PR Preview" w:date="2026-01-01T00:00:00Z">
        <w:r>
          <w:delText xml:space="preserve">.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When the set</w:delText>
        </w:r>
      </w:del>
      <w:del w:id="438" w:author="PR Preview" w:date="2026-01-01T00:00:00Z">
        <w:r>
          <w:delText xml:space="preserve"> </w:delText>
        </w:r>
      </w:del>
      <m:oMath>
        <m:r>
          <m:t>S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clear from context,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the complement of</w:delText>
        </w:r>
      </w:del>
      <w:del w:id="443" w:author="PR Preview" w:date="2026-01-01T00:00:00Z">
        <w:r>
          <w:delText xml:space="preserve"> </w:delText>
        </w:r>
      </w:del>
      <m:oMath>
        <m:r>
          <m:t>A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written</w:delText>
        </w:r>
      </w:del>
      <w:del w:id="44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447" w:author="PR Preview" w:date="2026-01-01T00:00:00Z">
        <w:r>
          <w:delText xml:space="preserve">:</w:delText>
        </w:r>
      </w:del>
    </w:p>
    <w:p>
      <w:pPr>
        <w:pStyle w:val="FirstParagraph"/>
      </w:pPr>
      <w:ins w:id="448" w:author="PR Preview" w:date="2026-01-01T00:00:00Z">
        <w:r>
          <w:rPr>
            <w:b/>
            <w:bCs/>
          </w:rPr>
          <w:t xml:space="preserve">Definition 22 (Complement)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Let</w:t>
        </w:r>
      </w:ins>
      <w:ins w:id="451" w:author="PR Preview" w:date="2026-01-01T00:00:00Z">
        <w:r>
          <w:t xml:space="preserve"> </w:t>
        </w:r>
      </w:ins>
      <m:oMath>
        <m:r>
          <m:t>A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be a</w:t>
        </w:r>
      </w:ins>
      <w:ins w:id="454" w:author="PR Preview" w:date="2026-01-01T00:00:00Z">
        <w:r>
          <w:t xml:space="preserve"> </w:t>
        </w:r>
      </w:ins>
      <w:hyperlink w:anchor="def-subset">
        <w:ins w:id="455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of a set</w:t>
        </w:r>
      </w:ins>
      <w:ins w:id="458" w:author="PR Preview" w:date="2026-01-01T00:00:00Z">
        <w:r>
          <w:t xml:space="preserve"> </w:t>
        </w:r>
      </w:ins>
      <m:oMath>
        <m:r>
          <m:t>S</m:t>
        </m:r>
      </m:oMath>
      <w:ins w:id="459" w:author="PR Preview" w:date="2026-01-01T00:00:00Z">
        <w:r>
          <w:t xml:space="preserve">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The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rPr>
            <w:b/>
            <w:bCs/>
          </w:rPr>
          <w:t xml:space="preserve">complement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of</w:t>
        </w:r>
      </w:ins>
      <w:ins w:id="466" w:author="PR Preview" w:date="2026-01-01T00:00:00Z">
        <w:r>
          <w:t xml:space="preserve"> </w:t>
        </w:r>
      </w:ins>
      <m:oMath>
        <m:r>
          <m:t>A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in</w:t>
        </w:r>
      </w:ins>
      <w:ins w:id="469" w:author="PR Preview" w:date="2026-01-01T00:00:00Z">
        <w:r>
          <w:t xml:space="preserve"> </w:t>
        </w:r>
      </w:ins>
      <m:oMath>
        <m:r>
          <m:t>S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is the set difference (</w:t>
        </w:r>
      </w:ins>
      <w:hyperlink w:anchor="def-set-difference">
        <w:ins w:id="47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473" w:author="PR Preview" w:date="2026-01-01T00:00:00Z">
        <w:r>
          <w:t xml:space="preserve">)</w:t>
        </w:r>
      </w:ins>
      <w:ins w:id="4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475" w:author="PR Preview" w:date="2026-01-01T00:00:00Z">
        <w:r>
          <w:t xml:space="preserve">: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elements of</w:t>
        </w:r>
      </w:ins>
      <w:ins w:id="478" w:author="PR Preview" w:date="2026-01-01T00:00:00Z">
        <w:r>
          <w:t xml:space="preserve"> </w:t>
        </w:r>
      </w:ins>
      <m:oMath>
        <m:r>
          <m:t>S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that are not in</w:t>
        </w:r>
      </w:ins>
      <w:ins w:id="481" w:author="PR Preview" w:date="2026-01-01T00:00:00Z">
        <w:r>
          <w:t xml:space="preserve"> </w:t>
        </w:r>
      </w:ins>
      <m:oMath>
        <m:r>
          <m:t>A</m:t>
        </m:r>
      </m:oMath>
      <w:ins w:id="482" w:author="PR Preview" w:date="2026-01-01T00:00:00Z">
        <w:r>
          <w:t xml:space="preserve">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When the set</w:t>
        </w:r>
      </w:ins>
      <w:ins w:id="485" w:author="PR Preview" w:date="2026-01-01T00:00:00Z">
        <w:r>
          <w:t xml:space="preserve"> </w:t>
        </w:r>
      </w:ins>
      <m:oMath>
        <m:r>
          <m:t>S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is clear from context,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the complement of</w:t>
        </w:r>
      </w:ins>
      <w:ins w:id="490" w:author="PR Preview" w:date="2026-01-01T00:00:00Z">
        <w:r>
          <w:t xml:space="preserve"> </w:t>
        </w:r>
      </w:ins>
      <m:oMath>
        <m:r>
          <m:t>A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written</w:t>
        </w:r>
      </w:ins>
      <w:ins w:id="49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4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del w:id="495" w:author="PR Preview" w:date="2026-01-01T00:00:00Z">
        <w:r>
          <w:rPr>
            <w:b/>
            <w:bCs/>
          </w:rPr>
          <w:delText xml:space="preserve">Example 9 (Complements of sets of die rolls)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Let</w:delText>
        </w:r>
      </w:del>
      <w:del w:id="49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be the possible rolls of a die.</w:delText>
        </w:r>
      </w:del>
    </w:p>
    <w:p>
      <w:pPr>
        <w:pStyle w:val="FirstParagraph"/>
      </w:pPr>
      <w:ins w:id="501" w:author="PR Preview" w:date="2026-01-01T00:00:00Z">
        <w:r>
          <w:rPr>
            <w:b/>
            <w:bCs/>
          </w:rPr>
          <w:t xml:space="preserve">Example 11 (Complements of sets of die rolls)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Let</w:t>
        </w:r>
      </w:ins>
      <w:ins w:id="50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be the possible rolls of a die.</w:t>
        </w:r>
      </w:ins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del w:id="507" w:author="PR Preview" w:date="2026-01-01T00:00:00Z">
        <w:r>
          <w:rPr>
            <w:b/>
            <w:bCs/>
          </w:rPr>
          <w:delText xml:space="preserve">Example 10 (Combining sets of die rolls)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Let</w:delText>
        </w:r>
      </w:del>
      <w:del w:id="5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(the even rolls) and</w:delText>
        </w:r>
      </w:del>
      <w:del w:id="51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(the rolls of at most 3).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Then:</w:delText>
        </w:r>
      </w:del>
    </w:p>
    <w:p>
      <w:pPr>
        <w:pStyle w:val="BodyText"/>
      </w:pPr>
      <w:ins w:id="518" w:author="PR Preview" w:date="2026-01-01T00:00:00Z">
        <w:r>
          <w:rPr>
            <w:b/>
            <w:bCs/>
          </w:rPr>
          <w:t xml:space="preserve">Example 12 (Combining sets of die rolls)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Let</w:t>
        </w:r>
      </w:ins>
      <w:ins w:id="5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(the even rolls) and</w:t>
        </w:r>
      </w:ins>
      <w:ins w:id="52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(the rolls of at most 3).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del w:id="529" w:author="PR Preview" w:date="2026-01-01T00:00:00Z">
        <w:r>
          <w:rPr>
            <w:b/>
            <w:bCs/>
          </w:rPr>
          <w:delText xml:space="preserve">Example 11 (Unions and intersections of many sets)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 </w:delText>
        </w:r>
      </w:del>
    </w:p>
    <w:p>
      <w:pPr>
        <w:pStyle w:val="FirstParagraph"/>
      </w:pPr>
      <w:ins w:id="532" w:author="PR Preview" w:date="2026-01-01T00:00:00Z">
        <w:r>
          <w:rPr>
            <w:b/>
            <w:bCs/>
          </w:rPr>
          <w:t xml:space="preserve">Example 13 (Unions and intersections of many sets)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35" w:author="PR Preview" w:date="2026-01-01T00:00:00Z">
        <w:r>
          <w:delText xml:space="preserve">With the complement notation of</w:delText>
        </w:r>
      </w:del>
      <w:del w:id="536" w:author="PR Preview" w:date="2026-01-01T00:00:00Z">
        <w:r>
          <w:delText xml:space="preserve"> </w:delText>
        </w:r>
      </w:del>
      <w:hyperlink w:anchor="def-complement">
        <w:del w:id="53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these read</w:delText>
        </w:r>
      </w:del>
      <w:del w:id="5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and</w:delText>
        </w:r>
      </w:del>
      <w:del w:id="5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545" w:author="PR Preview" w:date="2026-01-01T00:00:00Z">
        <w:r>
          <w:delText xml:space="preserve">.</w:delText>
        </w:r>
      </w:del>
    </w:p>
    <w:p>
      <w:pPr>
        <w:pStyle w:val="FirstParagraph"/>
      </w:pPr>
      <w:ins w:id="546" w:author="PR Preview" w:date="2026-01-01T00:00:00Z">
        <w:r>
          <w:t xml:space="preserve">With the complement notation of</w:t>
        </w:r>
      </w:ins>
      <w:ins w:id="547" w:author="PR Preview" w:date="2026-01-01T00:00:00Z">
        <w:r>
          <w:t xml:space="preserve"> </w:t>
        </w:r>
      </w:ins>
      <w:hyperlink w:anchor="def-complement">
        <w:ins w:id="548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these read</w:t>
        </w:r>
      </w:ins>
      <w:ins w:id="55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and</w:t>
        </w:r>
      </w:ins>
      <w:ins w:id="55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556" w:author="PR Preview" w:date="2026-01-01T00:00:00Z">
        <w:r>
          <w:t xml:space="preserve">.</w:t>
        </w:r>
      </w:ins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del w:id="557" w:author="PR Preview" w:date="2026-01-01T00:00:00Z">
        <w:r>
          <w:rPr>
            <w:b/>
            <w:bCs/>
          </w:rPr>
          <w:delText xml:space="preserve">Example 12 (De Morgan’s laws for die rolls)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In</w:delText>
        </w:r>
      </w:del>
      <w:del w:id="56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61" w:author="PR Preview" w:date="2026-01-01T00:00:00Z">
        <w:r>
          <w:delText xml:space="preserve">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let</w:delText>
        </w:r>
      </w:del>
      <w:del w:id="56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and</w:delText>
        </w:r>
      </w:del>
      <w:del w:id="56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del w:id="568" w:author="PR Preview" w:date="2026-01-01T00:00:00Z">
        <w:r>
          <w:delText xml:space="preserve">, as in</w:delText>
        </w:r>
      </w:del>
      <w:del w:id="569" w:author="PR Preview" w:date="2026-01-01T00:00:00Z">
        <w:r>
          <w:delText xml:space="preserve"> </w:delText>
        </w:r>
      </w:del>
      <w:hyperlink w:anchor="exm-set-operations">
        <w:del w:id="57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71" w:author="PR Preview" w:date="2026-01-01T00:00:00Z">
        <w:r>
          <w:delText xml:space="preserve">,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so</w:delText>
        </w:r>
      </w:del>
      <w:del w:id="57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and</w:delText>
        </w:r>
      </w:del>
      <w:del w:id="57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78" w:author="PR Preview" w:date="2026-01-01T00:00:00Z">
        <w:r>
          <w:delText xml:space="preserve">.</w:delText>
        </w:r>
      </w:del>
    </w:p>
    <w:p>
      <w:pPr>
        <w:pStyle w:val="FirstParagraph"/>
      </w:pPr>
      <w:ins w:id="579" w:author="PR Preview" w:date="2026-01-01T00:00:00Z">
        <w:r>
          <w:rPr>
            <w:b/>
            <w:bCs/>
          </w:rPr>
          <w:t xml:space="preserve">Example 14 (De Morgan’s laws for die rolls)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</w:t>
        </w:r>
      </w:ins>
      <w:ins w:id="58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let</w:t>
        </w:r>
      </w:ins>
      <w:ins w:id="5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90" w:author="PR Preview" w:date="2026-01-01T00:00:00Z">
        <w:r>
          <w:t xml:space="preserve">, as in</w:t>
        </w:r>
      </w:ins>
      <w:ins w:id="591" w:author="PR Preview" w:date="2026-01-01T00:00:00Z">
        <w:r>
          <w:t xml:space="preserve"> </w:t>
        </w:r>
      </w:ins>
      <w:hyperlink w:anchor="exm-set-operations">
        <w:ins w:id="59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so</w:t>
        </w:r>
      </w:ins>
      <w:ins w:id="59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and</w:t>
        </w:r>
      </w:ins>
      <w:ins w:id="59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60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ordered-pair"/>
    <w:p>
      <w:pPr>
        <w:pStyle w:val="FirstParagraph"/>
      </w:pPr>
      <w:del w:id="601" w:author="PR Preview" w:date="2026-01-01T00:00:00Z">
        <w:r>
          <w:rPr>
            <w:b/>
            <w:bCs/>
          </w:rPr>
          <w:delText xml:space="preserve">Definition 21 (Ordered pair)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An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rPr>
            <w:b/>
            <w:bCs/>
          </w:rPr>
          <w:delText xml:space="preserve">ordered pair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is a pair of objects listed in order,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with</w:delText>
        </w:r>
      </w:del>
      <w:del w:id="611" w:author="PR Preview" w:date="2026-01-01T00:00:00Z">
        <w:r>
          <w:delText xml:space="preserve"> </w:delText>
        </w:r>
      </w:del>
      <m:oMath>
        <m:r>
          <m:t>a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first and</w:delText>
        </w:r>
      </w:del>
      <w:del w:id="614" w:author="PR Preview" w:date="2026-01-01T00:00:00Z">
        <w:r>
          <w:delText xml:space="preserve"> </w:delText>
        </w:r>
      </w:del>
      <m:oMath>
        <m:r>
          <m:t>b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second;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two ordered pairs are equal,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620" w:author="PR Preview" w:date="2026-01-01T00:00:00Z">
        <w:r>
          <w:delText xml:space="preserve">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when</w:delText>
        </w:r>
      </w:del>
      <w:del w:id="62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and</w:delText>
        </w:r>
      </w:del>
      <w:del w:id="62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627" w:author="PR Preview" w:date="2026-01-01T00:00:00Z">
        <w:r>
          <w:delText xml:space="preserve">.</w:delText>
        </w:r>
      </w:del>
    </w:p>
    <w:p>
      <w:pPr>
        <w:pStyle w:val="BodyText"/>
      </w:pPr>
      <w:del w:id="628" w:author="PR Preview" w:date="2026-01-01T00:00:00Z">
        <w:r>
          <w:rPr>
            <w:b/>
            <w:bCs/>
          </w:rPr>
          <w:delText xml:space="preserve">Definition 22 (Cartesian product)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The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rPr>
            <w:b/>
            <w:bCs/>
          </w:rPr>
          <w:delText xml:space="preserve">Cartesian product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of sets</w:delText>
        </w:r>
      </w:del>
      <w:del w:id="635" w:author="PR Preview" w:date="2026-01-01T00:00:00Z">
        <w:r>
          <w:delText xml:space="preserve"> </w:delText>
        </w:r>
      </w:del>
      <m:oMath>
        <m:r>
          <m:t>A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and</w:delText>
        </w:r>
      </w:del>
      <w:del w:id="638" w:author="PR Preview" w:date="2026-01-01T00:00:00Z">
        <w:r>
          <w:delText xml:space="preserve"> </w:delText>
        </w:r>
      </w:del>
      <m:oMath>
        <m:r>
          <m:t>B</m:t>
        </m:r>
      </m:oMath>
      <w:del w:id="639" w:author="PR Preview" w:date="2026-01-01T00:00:00Z">
        <w:r>
          <w:delText xml:space="preserve">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written</w:delText>
        </w:r>
      </w:del>
      <w:del w:id="6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is the set of ordered pairs whose first entry is in</w:delText>
        </w:r>
      </w:del>
      <w:del w:id="646" w:author="PR Preview" w:date="2026-01-01T00:00:00Z">
        <w:r>
          <w:delText xml:space="preserve"> </w:delText>
        </w:r>
      </w:del>
      <m:oMath>
        <m:r>
          <m:t>A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and whose second entry is in</w:delText>
        </w:r>
      </w:del>
      <w:del w:id="649" w:author="PR Preview" w:date="2026-01-01T00:00:00Z">
        <w:r>
          <w:delText xml:space="preserve"> </w:delText>
        </w:r>
      </w:del>
      <m:oMath>
        <m:r>
          <m:t>B</m:t>
        </m:r>
      </m:oMath>
      <w:del w:id="650" w:author="PR Preview" w:date="2026-01-01T00:00:00Z">
        <w:r>
          <w:delText xml:space="preserve">:</w:delText>
        </w:r>
      </w:del>
    </w:p>
    <w:p>
      <w:pPr>
        <w:pStyle w:val="FirstParagraph"/>
      </w:pPr>
      <w:ins w:id="651" w:author="PR Preview" w:date="2026-01-01T00:00:00Z">
        <w:r>
          <w:rPr>
            <w:b/>
            <w:bCs/>
          </w:rPr>
          <w:t xml:space="preserve">Definition 23 (Ordered pair)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rPr>
            <w:b/>
            <w:bCs/>
          </w:rPr>
          <w:t xml:space="preserve">ordered pair</w:t>
        </w:r>
      </w:ins>
      <w:ins w:id="6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is a pair of objects listed in order,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with</w:t>
        </w:r>
      </w:ins>
      <w:ins w:id="661" w:author="PR Preview" w:date="2026-01-01T00:00:00Z">
        <w:r>
          <w:t xml:space="preserve"> </w:t>
        </w:r>
      </w:ins>
      <m:oMath>
        <m:r>
          <m:t>a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first and</w:t>
        </w:r>
      </w:ins>
      <w:ins w:id="664" w:author="PR Preview" w:date="2026-01-01T00:00:00Z">
        <w:r>
          <w:t xml:space="preserve"> </w:t>
        </w:r>
      </w:ins>
      <m:oMath>
        <m:r>
          <m:t>b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second;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two ordered pairs are equal,</w:t>
        </w:r>
      </w:ins>
      <w:ins w:id="6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when</w:t>
        </w:r>
      </w:ins>
      <w:ins w:id="6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677" w:author="PR Preview" w:date="2026-01-01T00:00:00Z">
        <w:r>
          <w:t xml:space="preserve">.</w:t>
        </w:r>
      </w:ins>
    </w:p>
    <w:bookmarkEnd w:id="64"/>
    <w:bookmarkStart w:id="65" w:name="def-cartesian-product"/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24 (Cartesian product)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rPr>
            <w:b/>
            <w:bCs/>
          </w:rPr>
          <w:t xml:space="preserve">Cartesian product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of sets</w:t>
        </w:r>
      </w:ins>
      <w:ins w:id="685" w:author="PR Preview" w:date="2026-01-01T00:00:00Z">
        <w:r>
          <w:t xml:space="preserve"> </w:t>
        </w:r>
      </w:ins>
      <m:oMath>
        <m:r>
          <m:t>A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and</w:t>
        </w:r>
      </w:ins>
      <w:ins w:id="688" w:author="PR Preview" w:date="2026-01-01T00:00:00Z">
        <w:r>
          <w:t xml:space="preserve"> </w:t>
        </w:r>
      </w:ins>
      <m:oMath>
        <m:r>
          <m:t>B</m:t>
        </m:r>
      </m:oMath>
      <w:ins w:id="689" w:author="PR Preview" w:date="2026-01-01T00:00:00Z">
        <w:r>
          <w:t xml:space="preserve">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written</w:t>
        </w:r>
      </w:ins>
      <w:ins w:id="6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is the set of ordered pairs whose first entry is in</w:t>
        </w:r>
      </w:ins>
      <w:ins w:id="696" w:author="PR Preview" w:date="2026-01-01T00:00:00Z">
        <w:r>
          <w:t xml:space="preserve"> </w:t>
        </w:r>
      </w:ins>
      <m:oMath>
        <m:r>
          <m:t>A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and whose second entry is in</w:t>
        </w:r>
      </w:ins>
      <w:ins w:id="699" w:author="PR Preview" w:date="2026-01-01T00:00:00Z">
        <w:r>
          <w:t xml:space="preserve"> </w:t>
        </w:r>
      </w:ins>
      <m:oMath>
        <m:r>
          <m:t>B</m:t>
        </m:r>
      </m:oMath>
      <w:ins w:id="7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5"/>
    <w:bookmarkStart w:id="66" w:name="exm-cartesian-product"/>
    <w:p>
      <w:pPr>
        <w:pStyle w:val="FirstParagraph"/>
      </w:pPr>
      <w:del w:id="701" w:author="PR Preview" w:date="2026-01-01T00:00:00Z">
        <w:r>
          <w:rPr>
            <w:b/>
            <w:bCs/>
          </w:rPr>
          <w:delText xml:space="preserve">Example 13 (Cartesian products)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 </w:delText>
        </w:r>
      </w:del>
    </w:p>
    <w:p>
      <w:pPr>
        <w:pStyle w:val="FirstParagraph"/>
      </w:pPr>
      <w:ins w:id="704" w:author="PR Preview" w:date="2026-01-01T00:00:00Z">
        <w:r>
          <w:rPr>
            <w:b/>
            <w:bCs/>
          </w:rPr>
          <w:t xml:space="preserve">Example 15 (Cartesian products)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End w:id="67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8" w:name="def-extended-nonneg-reals"/>
    <w:p>
      <w:pPr>
        <w:pStyle w:val="FirstParagraph"/>
      </w:pPr>
      <w:del w:id="707" w:author="PR Preview" w:date="2026-01-01T00:00:00Z">
        <w:r>
          <w:rPr>
            <w:b/>
            <w:bCs/>
          </w:rPr>
          <w:delText xml:space="preserve">Definition 23 (Extended non-negative real numbers)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The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712" w:author="PR Preview" w:date="2026-01-01T00:00:00Z">
        <w:r>
          <w:delText xml:space="preserve">, written</w:delText>
        </w:r>
      </w:del>
      <w:del w:id="71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14" w:author="PR Preview" w:date="2026-01-01T00:00:00Z">
        <w:r>
          <w:delText xml:space="preserve">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are the non-negative real numbers together with an extra element</w:delText>
        </w:r>
      </w:del>
      <w:del w:id="71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720" w:author="PR Preview" w:date="2026-01-01T00:00:00Z">
        <w:r>
          <w:rPr>
            <w:b/>
            <w:bCs/>
          </w:rPr>
          <w:t xml:space="preserve">Definition 25 (Extended non-negative real numbers)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The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rPr>
            <w:b/>
            <w:bCs/>
          </w:rPr>
          <w:t xml:space="preserve">extended non-negative real numbers</w:t>
        </w:r>
      </w:ins>
      <w:ins w:id="725" w:author="PR Preview" w:date="2026-01-01T00:00:00Z">
        <w:r>
          <w:t xml:space="preserve">, written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are the non-negative real numbers together with an extra element</w:t>
        </w:r>
      </w:ins>
      <w:ins w:id="73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8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0"/>
    <w:bookmarkStart w:id="71" w:name="exm-extended-nonneg-reals"/>
    <w:p>
      <w:pPr>
        <w:pStyle w:val="BodyText"/>
      </w:pPr>
      <w:del w:id="733" w:author="PR Preview" w:date="2026-01-01T00:00:00Z">
        <w:r>
          <w:rPr>
            <w:b/>
            <w:bCs/>
          </w:rPr>
          <w:delText xml:space="preserve">Example 14 (Adding with</w:delText>
        </w:r>
      </w:del>
      <w:del w:id="73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735" w:author="PR Preview" w:date="2026-01-01T00:00:00Z">
        <w:r>
          <w:rPr>
            <w:b/>
            <w:bCs/>
          </w:rPr>
          <w:delText xml:space="preserve">)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In</w:delText>
        </w:r>
      </w:del>
      <w:del w:id="7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as usual,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while</w:delText>
        </w:r>
      </w:del>
      <w:del w:id="74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and</w:delText>
        </w:r>
      </w:del>
      <w:del w:id="74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749" w:author="PR Preview" w:date="2026-01-01T00:00:00Z">
        <w:r>
          <w:delText xml:space="preserve">.</w:delText>
        </w:r>
      </w:del>
    </w:p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Example 16 (Adding with</w:t>
        </w:r>
      </w:ins>
      <w:ins w:id="75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752" w:author="PR Preview" w:date="2026-01-01T00:00:00Z">
        <w:r>
          <w:rPr>
            <w:b/>
            <w:bCs/>
          </w:rPr>
          <w:t xml:space="preserve">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In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as usual,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while</w:t>
        </w:r>
      </w:ins>
      <w:ins w:id="76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and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66" w:author="PR Preview" w:date="2026-01-01T00:00:00Z">
        <w:r>
          <w:t xml:space="preserve">.</w:t>
        </w:r>
      </w:ins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5"/>
    <w:bookmarkStart w:id="77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7"/>
    <w:bookmarkStart w:id="79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8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9"/>
    <w:bookmarkStart w:id="81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6" Type="http://schemas.openxmlformats.org/officeDocument/2006/relationships/hyperlink" Target="https://doi.org/10.1007/978-1-4612-0903-4" TargetMode="External"/><Relationship Id="rId80" Type="http://schemas.openxmlformats.org/officeDocument/2006/relationships/hyperlink" Target="https://doi.org/10.1007/978-1-4757-1645-0" TargetMode="External"/><Relationship Id="rId78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9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4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6" Type="http://schemas.openxmlformats.org/officeDocument/2006/relationships/hyperlink" Target="https://doi.org/10.1007/978-1-4612-0903-4" TargetMode="External"/><Relationship Id="rId80" Type="http://schemas.openxmlformats.org/officeDocument/2006/relationships/hyperlink" Target="https://doi.org/10.1007/978-1-4757-1645-0" TargetMode="External"/><Relationship Id="rId78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9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4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2026-10-16T19:13:40Z</dcterms:created>
  <dcterms:modified xsi:type="dcterms:W3CDTF">2026-10-16T19:13:40Z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