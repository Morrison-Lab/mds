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Diagonalization and Cholesky</w:t>
      </w:r>
    </w:p>
    <w:p>
      <w:pPr>
        <w:pStyle w:val="Date"/>
      </w:pPr>
      <w:del w:id="1" w:author="PR Preview" w:date="2026-01-01T00:00:00Z">
        <w:r>
          <w:delText xml:space="preserve">Last modified: 2026-10-16 19:32:00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22:37:53 (PDT)</w:t>
        </w:r>
      </w:ins>
    </w:p>
    <w:bookmarkStart w:id="79" w:name="sec-diagonalization"/>
    <w:p>
      <w:pPr>
        <w:pStyle w:val="Heading2"/>
      </w:pPr>
      <w:r>
        <w:t xml:space="preserve">1 Similarity and diagonalization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notes take eigenvalues to be real numbers (</w:t>
            </w:r>
            <w:hyperlink r:id="rId13">
              <w:r>
                <w:rPr>
                  <w:rStyle w:val="Hyperlink"/>
                </w:rPr>
                <w:t xml:space="preserve">Definition 16 in Special Matrices and Decompositions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so the source’s complex eigenvalues are left out,</w:t>
            </w:r>
            <w:r>
              <w:t xml:space="preserve"> </w:t>
            </w:r>
            <w:r>
              <w:t xml:space="preserve">and eigenvalues are characterized through null spaces</w:t>
            </w:r>
            <w:r>
              <w:t xml:space="preserve"> </w:t>
            </w:r>
            <w:r>
              <w:t xml:space="preserve">rather than through the characteristic polynomial.</w:t>
            </w:r>
            <w:r>
              <w:t xml:space="preserve"> </w:t>
            </w:r>
            <w:r>
              <w:t xml:space="preserve">Only the source’s material on similarity, diagonalization and the basic eigenvalue properties is adapted;</w:t>
            </w:r>
            <w:r>
              <w:t xml:space="preserve"> </w:t>
            </w:r>
            <w:r>
              <w:t xml:space="preserve">its characteristic polynomial and algebraic multiplicity,</w:t>
            </w:r>
            <w:r>
              <w:t xml:space="preserve"> </w:t>
            </w:r>
            <w:r>
              <w:t xml:space="preserve">its trace and determinant identities,</w:t>
            </w:r>
            <w:r>
              <w:t xml:space="preserve"> </w:t>
            </w:r>
            <w:r>
              <w:t xml:space="preserve">and its section on symmetric matrices (covered by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Theorem 11 in Special Matrices and Decompositions</w:t>
              </w:r>
            </w:hyperlink>
            <w:r>
              <w:t xml:space="preserve">) are left out,</w:t>
            </w:r>
            <w:r>
              <w:t xml:space="preserve"> </w:t>
            </w:r>
            <w:r>
              <w:t xml:space="preserve">and its result that eigenvalues of orthogonal matrices have modulus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appears here in the real form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source’s two-vector argument that eigenvectors for distinct eigenvalues are independent</w:t>
            </w:r>
            <w:r>
              <w:t xml:space="preserve"> </w:t>
            </w:r>
            <w:r>
              <w:t xml:space="preserve">is extended here to any number of eigenvectors.</w:t>
            </w:r>
          </w:p>
          <w:p/>
        </w:tc>
      </w:tr>
    </w:tbl>
    <w:bookmarkStart w:id="17" w:name="thm-invertible-rank"/>
    <w:p>
      <w:pPr>
        <w:pStyle w:val="BodyText"/>
      </w:pPr>
      <w:r>
        <w:rPr>
          <w:b/>
          <w:bCs/>
        </w:rPr>
        <w:t xml:space="preserve">Theorem 1 (A square matrix is invertible exactly when it has 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(full column rank,</w:t>
      </w:r>
      <w:r>
        <w:t xml:space="preserve"> 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that is,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0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Invertible implies 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0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 the nullity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implies invertible.</w:t>
      </w:r>
      <w:r>
        <w:t xml:space="preserve"> </w:t>
      </w:r>
      <w:r>
        <w:t xml:space="preserve">Every system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Corollary 1 in Projections and Linear Systems</w:t>
        </w:r>
      </w:hyperlink>
      <w:r>
        <w:t xml:space="preserve">, both parts,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A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14 in Vectors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 the other order,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 every column 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0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.</w:t>
      </w:r>
      <w:r>
        <w:t xml:space="preserve"> </w:t>
      </w:r>
      <w:r>
        <w:t xml:space="preserve">The two conditions in the statement are equivalent by</w:t>
      </w:r>
      <w:r>
        <w:t xml:space="preserve"> 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:</w:t>
      </w:r>
      <w:r>
        <w:t xml:space="preserve"> </w:t>
      </w:r>
      <w:r>
        <w:t xml:space="preserve">the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0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 9 in Subspaces and Rank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 5 in Subspaces and Rank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25" w:name="exm-invertible-rank"/>
    <w:p>
      <w:pPr>
        <w:pStyle w:val="BodyText"/>
      </w:pPr>
      <w:r>
        <w:rPr>
          <w:b/>
          <w:bCs/>
        </w:rPr>
        <w:t xml:space="preserve">Example 1 (Rank decides invertibility)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it is invertible, as that example found by exhibiting the inverse.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rank less than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nonzero vector in its null space.</w:t>
      </w:r>
      <w:r>
        <w:t xml:space="preserve"> </w:t>
      </w:r>
      <w:r>
        <w:t xml:space="preserve">So it is singular, as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found.</w:t>
      </w:r>
    </w:p>
    <w:bookmarkEnd w:id="25"/>
    <w:bookmarkStart w:id="27" w:name="def-eigenspace"/>
    <w:p>
      <w:pPr>
        <w:pStyle w:val="FirstParagraph"/>
      </w:pPr>
      <w:r>
        <w:rPr>
          <w:b/>
          <w:bCs/>
        </w:rPr>
        <w:t xml:space="preserve">Definition 1 (Eigenspace)</w:t>
      </w:r>
      <w:r>
        <w:t xml:space="preserve"> </w:t>
      </w:r>
      <w:r>
        <w:t xml:space="preserve">Let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be an eigenvalue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eigenspace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End w:id="27"/>
    <w:bookmarkStart w:id="28" w:name="def-geometric-multiplicity"/>
    <w:p>
      <w:pPr>
        <w:pStyle w:val="BodyText"/>
      </w:pPr>
      <w:r>
        <w:rPr>
          <w:b/>
          <w:bCs/>
        </w:rPr>
        <w:t xml:space="preserve">Definition 2 (Geometric multiplicity)</w:t>
      </w:r>
      <w:r>
        <w:t xml:space="preserve"> </w:t>
      </w:r>
      <w:r>
        <w:t xml:space="preserve">The dimension (</w:t>
      </w:r>
      <w:hyperlink r:id="rId21">
        <w:r>
          <w:rPr>
            <w:rStyle w:val="Hyperlink"/>
          </w:rPr>
          <w:t xml:space="preserve">Definition 9 in Subspaces and Rank</w:t>
        </w:r>
      </w:hyperlink>
      <w:r>
        <w:t xml:space="preserve">) of the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 an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geometric multiplicity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.</w:t>
      </w:r>
    </w:p>
    <w:bookmarkEnd w:id="28"/>
    <w:bookmarkStart w:id="30" w:name="exm-eigenspace"/>
    <w:p>
      <w:pPr>
        <w:pStyle w:val="BodyText"/>
      </w:pPr>
      <w:r>
        <w:rPr>
          <w:b/>
          <w:bCs/>
        </w:rPr>
        <w:t xml:space="preserve">Example 2 (Eigenspaces of two matrices)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J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an eigenvalue.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J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λ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second entry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 first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eigenvalue,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bookmarkEnd w:id="30"/>
    <w:bookmarkStart w:id="31" w:name="exm-not-eigenspace"/>
    <w:p>
      <w:pPr>
        <w:pStyle w:val="FirstParagraph"/>
      </w:pPr>
      <w:r>
        <w:rPr>
          <w:b/>
          <w:bCs/>
        </w:rPr>
        <w:t xml:space="preserve">Example 3 (A number that is not an eigenvalue has no eigenspace)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for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an eigenvalue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2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does not apply to</w:t>
      </w:r>
      <w:r>
        <w:t xml:space="preserve"> </w:t>
      </w:r>
      <m:oMath>
        <m:r>
          <m:t>2</m:t>
        </m:r>
      </m:oMath>
      <w:r>
        <w:t xml:space="preserve">.</w:t>
      </w:r>
    </w:p>
    <w:bookmarkEnd w:id="31"/>
    <w:bookmarkStart w:id="32" w:name="thm-eigenvalue-singular"/>
    <w:p>
      <w:pPr>
        <w:pStyle w:val="BodyText"/>
      </w:pPr>
      <w:r>
        <w:rPr>
          <w:b/>
          <w:bCs/>
        </w:rPr>
        <w:t xml:space="preserve">Theorem 2 (Eigenvalues are where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rPr>
            <m:sty m:val="bi"/>
          </m:rP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singular)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 exactly when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one of its eigenvalues;</w:t>
      </w:r>
      <w:r>
        <w:t xml:space="preserve"> </w:t>
      </w:r>
      <w:r>
        <w:t xml:space="preserve">and each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consisting of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the eigenvectors for</w:t>
      </w:r>
      <w:r>
        <w:t xml:space="preserve"> </w:t>
      </w:r>
      <m:oMath>
        <m:r>
          <m:t>λ</m:t>
        </m:r>
      </m:oMath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difference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scalar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t>λ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λ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exactly when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nonzero such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the eigenvectors 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exactly when that null space contains a nonzero vector,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0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An eigenspace is a null space, so it is a subspace 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Start w:id="33" w:name="exm-eigenvalue-singular"/>
    <w:p>
      <w:pPr>
        <w:pStyle w:val="BodyText"/>
      </w:pPr>
      <w:r>
        <w:rPr>
          <w:b/>
          <w:bCs/>
        </w:rPr>
        <w:t xml:space="preserve">Example 4 (Eigenvalues and singular matrices)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</w:t>
      </w:r>
      <w:r>
        <w:t xml:space="preserve"> </w:t>
      </w:r>
      <w:r>
        <w:t xml:space="preserve">(its columns are negatives of each other, so its rank is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matching the eigenvalue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itself has rank</w:t>
      </w:r>
      <w:r>
        <w:t xml:space="preserve"> </w:t>
      </w:r>
      <m:oMath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(subtract twice the second entry from the first: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then the second entry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);</w:t>
      </w:r>
      <w:r>
        <w:t xml:space="preserve"> </w:t>
      </w:r>
      <w:r>
        <w:t xml:space="preserve">so it is invertible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an eigenvalue.</w:t>
      </w:r>
      <w:r>
        <w:t xml:space="preserve"> </w:t>
      </w:r>
      <w:r>
        <w:t xml:space="preserve">The singular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3"/>
    <w:bookmarkStart w:id="35" w:name="thm-eigen-shift-power"/>
    <w:p>
      <w:pPr>
        <w:pStyle w:val="BodyText"/>
      </w:pPr>
      <w:r>
        <w:rPr>
          <w:b/>
          <w:bCs/>
        </w:rPr>
        <w:t xml:space="preserve">Theorem 3 (Eigenvalues of shifts and powers)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an eigenvector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 Then</w:t>
      </w:r>
    </w:p>
    <w:p>
      <w:pPr>
        <w:pStyle w:val="Compact"/>
        <w:numPr>
          <w:ilvl w:val="0"/>
          <w:numId w:val="1003"/>
        </w:numPr>
      </w:pP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s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+</m:t>
        </m:r>
        <m:r>
          <m:t>s</m:t>
        </m:r>
      </m:oMath>
      <w:r>
        <w:t xml:space="preserve">, for every number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Definition 2 in Special Matrices and Decompositions</w:t>
        </w:r>
      </w:hyperlink>
      <w:r>
        <w:t xml:space="preserve">) for</w:t>
      </w:r>
      <w:r>
        <w:t xml:space="preserve"> </w:t>
      </w:r>
      <m:oMath>
        <m:sSup>
          <m:e>
            <m:r>
              <m:t>λ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s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2, by</w:t>
      </w:r>
      <w:r>
        <w:rPr>
          <w:b/>
          <w:bCs/>
        </w:rPr>
        <w:t xml:space="preserve"> </w:t>
      </w:r>
      <w:hyperlink r:id="rId36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 assumption.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numbers)</m:t>
              </m:r>
            </m:e>
          </m:eqArr>
        </m:oMath>
      </m:oMathPara>
    </w:p>
    <w:p>
      <w:pPr>
        <w:pStyle w:val="FirstParagraph"/>
      </w:pPr>
      <w:r>
        <w:t xml:space="preserve">In both parts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so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an eigenvector.</w:t>
      </w:r>
    </w:p>
    <w:bookmarkStart w:id="37" w:name="exm-eigen-shift-power"/>
    <w:p>
      <w:pPr>
        <w:pStyle w:val="BodyText"/>
      </w:pPr>
      <w:r>
        <w:rPr>
          <w:b/>
          <w:bCs/>
        </w:rPr>
        <w:t xml:space="preserve">Example 5 (Shifting and squaring)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):</w:t>
      </w:r>
    </w:p>
    <w:p>
      <w:pPr>
        <w:numPr>
          <w:ilvl w:val="0"/>
          <w:numId w:val="1004"/>
        </w:numPr>
      </w:pP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Compact"/>
        <w:numPr>
          <w:ilvl w:val="1"/>
          <w:numId w:val="1005"/>
        </w:numPr>
      </w:pP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9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7"/>
    <w:bookmarkStart w:id="39" w:name="thm-eigen-triangular"/>
    <w:p>
      <w:pPr>
        <w:pStyle w:val="FirstParagraph"/>
      </w:pPr>
      <w:r>
        <w:rPr>
          <w:b/>
          <w:bCs/>
        </w:rPr>
        <w:t xml:space="preserve">Theorem 4 (The eigenvalues of an upper triangular matrix are its diagonal entries)</w:t>
      </w:r>
      <w:r>
        <w:t xml:space="preserve"> </w:t>
      </w:r>
      <w:r>
        <w:t xml:space="preserve">The eigenvalues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 of an upper triangular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7 in Projections and Linear Systems</w:t>
        </w:r>
      </w:hyperlink>
      <w:r>
        <w:t xml:space="preserve">) are exactly its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p</m:t>
            </m:r>
            <m:r>
              <m:t>p</m:t>
            </m:r>
          </m:sub>
        </m:sSub>
      </m:oMath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upper triangular,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Definition 12 in Matrices</w:t>
        </w:r>
      </w:hyperlink>
      <w:r>
        <w:t xml:space="preserve">,</w:t>
      </w:r>
      <w:r>
        <w:t xml:space="preserve"> </w:t>
      </w:r>
      <w:hyperlink r:id="rId41">
        <w:r>
          <w:rPr>
            <w:rStyle w:val="Hyperlink"/>
          </w:rPr>
          <w:t xml:space="preserve">Definition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a diagonal entry,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t> 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exactly one solution,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not an eigenvalue (</w:t>
      </w:r>
      <w:hyperlink w:anchor="thm-eigenvalue-singular">
        <w:r>
          <w:rPr>
            <w:rStyle w:val="Hyperlink"/>
          </w:rPr>
          <w:t xml:space="preserve">Theorem 2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diagonal entry,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λ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Look for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M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sum is empty, and so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So: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t> 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these equations fix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turn, as in</w:t>
      </w:r>
      <w:r>
        <w:t xml:space="preserve"> 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hence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eigenvalue.</w:t>
      </w:r>
    </w:p>
    <w:bookmarkStart w:id="44" w:name="exm-eigen-triangular"/>
    <w:p>
      <w:pPr>
        <w:pStyle w:val="BodyText"/>
      </w:pPr>
      <w:r>
        <w:rPr>
          <w:b/>
          <w:bCs/>
        </w:rPr>
        <w:t xml:space="preserve">Example 6 (Eigenvalues read off the diagonal)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3">
        <w:r>
          <w:rPr>
            <w:rStyle w:val="Hyperlink"/>
          </w:rPr>
          <w:t xml:space="preserve">Example 23 in Projections and Linear Systems</w:t>
        </w:r>
      </w:hyperlink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 take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t> 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of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upper triangular with both diagonal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only eigenvalue.</w:t>
      </w:r>
    </w:p>
    <w:bookmarkEnd w:id="44"/>
    <w:bookmarkStart w:id="47" w:name="thm-eigen-idempotent-orthogonal"/>
    <w:p>
      <w:pPr>
        <w:pStyle w:val="BodyText"/>
      </w:pPr>
      <w:r>
        <w:rPr>
          <w:b/>
          <w:bCs/>
        </w:rPr>
        <w:t xml:space="preserve">Theorem 5 (Eigenvalues of idempotent and orthogonal matrices)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Every eigenvalue of an idempotent matrix (</w:t>
      </w:r>
      <w:hyperlink r:id="rId45">
        <w:r>
          <w:rPr>
            <w:rStyle w:val="Hyperlink"/>
          </w:rPr>
          <w:t xml:space="preserve">Definition 7 in Special Matrices and Decompositions</w:t>
        </w:r>
      </w:hyperlink>
      <w:r>
        <w:t xml:space="preserve">)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Every eigenvalue of an orthogonal matrix (</w:t>
      </w:r>
      <w:hyperlink r:id="rId46">
        <w:r>
          <w:rPr>
            <w:rStyle w:val="Hyperlink"/>
          </w:rPr>
          <w:t xml:space="preserve">Definition 10 in Special Matrices and Decompositions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λ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 subtracting</w:t>
      </w:r>
      <w:r>
        <w:t xml:space="preserve"> </w:t>
      </w:r>
      <m:oMath>
        <m:r>
          <m:t>λ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λ</m:t>
        </m:r>
        <m:r>
          <m:rPr>
            <m:sty m:val="p"/>
          </m:rPr>
          <m:t>)</m:t>
        </m:r>
        <m:r>
          <m:t> 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Some entry of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nonzero,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product of two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one of them is: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orthogonal,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λ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1 in Inner Products and Orthogonality</w:t>
        </w:r>
      </w:hyperlink>
      <w:r>
        <w:t xml:space="preserve">, part 1),</w:t>
      </w:r>
      <w:r>
        <w:t xml:space="preserve"> </w:t>
      </w:r>
      <w:r>
        <w:t xml:space="preserve">so 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real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2" w:name="exm-eigen-idempotent-orthogonal"/>
    <w:p>
      <w:pPr>
        <w:pStyle w:val="BodyText"/>
      </w:pPr>
      <w:r>
        <w:rPr>
          <w:b/>
          <w:bCs/>
        </w:rPr>
        <w:t xml:space="preserve">Example 7 (Projections and reflections)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The idempotent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9">
        <w:r>
          <w:rPr>
            <w:rStyle w:val="Hyperlink"/>
          </w:rPr>
          <w:t xml:space="preserve">Example 3 in Projections and Linear Systems</w:t>
        </w:r>
      </w:hyperlink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 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swaps the two entries,</w:t>
      </w:r>
      <w:r>
        <w:t xml:space="preserve"> </w:t>
      </w:r>
      <w:r>
        <w:t xml:space="preserve">is orthogonal: its columns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orthonormal (</w:t>
      </w:r>
      <w:hyperlink r:id="rId50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rotation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of</w:t>
      </w:r>
      <w:r>
        <w:t xml:space="preserve"> </w:t>
      </w:r>
      <w:hyperlink r:id="rId51">
        <w:r>
          <w:rPr>
            <w:rStyle w:val="Hyperlink"/>
          </w:rPr>
          <w:t xml:space="preserve">Example 11 in Special Matrices and Decompositions</w:t>
        </w:r>
      </w:hyperlink>
      <w:r>
        <w:t xml:space="preserve"> </w:t>
      </w:r>
      <w:r>
        <w:t xml:space="preserve">has no real eigenvalue.</w:t>
      </w:r>
      <w:r>
        <w:t xml:space="preserve"> </w:t>
      </w:r>
      <w:r>
        <w:t xml:space="preserve">By part 2 the only candidates are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Q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forcing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;</w:t>
      </w:r>
      <w:r>
        <w:t xml:space="preserve"> </w:t>
      </w:r>
      <m:oMath>
        <m:r>
          <m:rPr>
            <m:sty m:val="bi"/>
          </m:rPr>
          <m:t>Q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−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reads</w:t>
      </w:r>
      <w:r>
        <w:t xml:space="preserve"> </w:t>
      </w:r>
      <m:oMath>
        <m:r>
          <m:t>1.6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1.6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3.2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forcing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again.</w:t>
      </w:r>
    </w:p>
    <w:bookmarkEnd w:id="52"/>
    <w:bookmarkStart w:id="53" w:name="def-similar"/>
    <w:p>
      <w:pPr>
        <w:pStyle w:val="FirstParagraph"/>
      </w:pPr>
      <w:r>
        <w:rPr>
          <w:b/>
          <w:bCs/>
        </w:rPr>
        <w:t xml:space="preserve">Definition 3 (Similar matrices)</w:t>
      </w:r>
      <w:r>
        <w:t xml:space="preserve"> </w:t>
      </w:r>
      <w:r>
        <w:t xml:space="preserve">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similar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53"/>
    <w:bookmarkStart w:id="55" w:name="rem-similar-both-ways"/>
    <w:p>
      <w:pPr>
        <w:pStyle w:val="BodyText"/>
      </w:pPr>
      <w:r>
        <w:rPr>
          <w:i/>
          <w:iCs/>
        </w:rPr>
        <w:t xml:space="preserve">Remark 1</w:t>
      </w:r>
      <w:r>
        <w:t xml:space="preserve"> (Similarity read both ways).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Compact"/>
        <w:numPr>
          <w:ilvl w:val="0"/>
          <w:numId w:val="1005"/>
        </w:numPr>
      </w:pPr>
      <w:r>
        <w:t xml:space="preserve">is the condition of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the other factor,</w:t>
      </w:r>
      <w:r>
        <w:t xml:space="preserve"> </w:t>
      </w:r>
      <w:r>
        <w:t xml:space="preserve">and that factor is unique (</w:t>
      </w:r>
      <w:hyperlink r:id="rId54">
        <w:r>
          <w:rPr>
            <w:rStyle w:val="Hyperlink"/>
          </w:rPr>
          <w:t xml:space="preserve">Remark 3 in Special Matrices and Decompositions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, then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steps 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exchanged turn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back into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similarity goes both ways: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through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whose inverse is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.</w:t>
      </w:r>
    </w:p>
    <w:bookmarkEnd w:id="55"/>
    <w:bookmarkStart w:id="58" w:name="exm-similar"/>
    <w:p>
      <w:pPr>
        <w:pStyle w:val="BodyText"/>
      </w:pPr>
      <w:r>
        <w:rPr>
          <w:b/>
          <w:bCs/>
        </w:rPr>
        <w:t xml:space="preserve">Example 8 (A matrix similar to a diagonal one)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12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P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):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</m:oMath>
      <w:r>
        <w:t xml:space="preserve"> </w:t>
      </w:r>
      <w:r>
        <w:t xml:space="preserve">(2).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 the other extreme, the identity matrix is similar only to itself: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 invertible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, 2).</w:t>
      </w:r>
    </w:p>
    <w:bookmarkEnd w:id="58"/>
    <w:bookmarkStart w:id="59" w:name="thm-similar-eigenvalues"/>
    <w:p>
      <w:pPr>
        <w:pStyle w:val="BodyText"/>
      </w:pPr>
      <w:r>
        <w:rPr>
          <w:b/>
          <w:bCs/>
        </w:rPr>
        <w:t xml:space="preserve">Theorem 6 (Similar matrices have the same eigenvalues)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w:anchor="def-simila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eigenvalues.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λ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and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 if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, 2,</w:t>
      </w:r>
      <w:r>
        <w:t xml:space="preserve"> 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</w:t>
      </w:r>
      <w:r>
        <w:t xml:space="preserve"> </w:t>
      </w:r>
      <w:hyperlink r:id="rId61">
        <w:r>
          <w:rPr>
            <w:rStyle w:val="Hyperlink"/>
          </w:rPr>
          <w:t xml:space="preserve">Definition 13 in Matrices</w:t>
        </w:r>
      </w:hyperlink>
      <w:r>
        <w:t xml:space="preserve">),</w:t>
      </w:r>
      <w:r>
        <w:t xml:space="preserve"> </w:t>
      </w:r>
      <w:r>
        <w:t xml:space="preserve">which is false.</w:t>
      </w:r>
    </w:p>
    <w:p>
      <w:pPr>
        <w:pStyle w:val="BodyText"/>
      </w:pP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first part, with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 the roles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exchanged,</w:t>
      </w:r>
      <w:r>
        <w:t xml:space="preserve"> </w:t>
      </w:r>
      <w:r>
        <w:t xml:space="preserve">shows that if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P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(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).</w:t>
      </w:r>
    </w:p>
    <w:bookmarkStart w:id="62" w:name="exm-similar-eigenvalues"/>
    <w:p>
      <w:pPr>
        <w:pStyle w:val="BodyText"/>
      </w:pPr>
      <w:r>
        <w:rPr>
          <w:b/>
          <w:bCs/>
        </w:rPr>
        <w:t xml:space="preserve">Example 9 (Eigenvectors carried across a similarity)</w:t>
      </w:r>
      <w:r>
        <w:t xml:space="preserve"> </w:t>
      </w:r>
      <w:r>
        <w:t xml:space="preserve">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eigenvectors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found in</w:t>
      </w:r>
      <w:r>
        <w:t xml:space="preserve"> 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.</w:t>
      </w:r>
    </w:p>
    <w:bookmarkEnd w:id="62"/>
    <w:bookmarkStart w:id="64" w:name="thm-eigenvectors-independent"/>
    <w:p>
      <w:pPr>
        <w:pStyle w:val="BodyText"/>
      </w:pPr>
      <w:r>
        <w:rPr>
          <w:b/>
          <w:bCs/>
        </w:rPr>
        <w:t xml:space="preserve">Theorem 7 (Eigenvectors for distinct eigenvalues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are eigenvectors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are all different,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 (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linearly independent on its own.</w:t>
      </w:r>
      <w:r>
        <w:t xml:space="preserve"> </w:t>
      </w:r>
      <w:r>
        <w:t xml:space="preserve">Suppose the result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eigenvectors, 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supposed equation by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1,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 term is 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 the induction hypothesis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,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</w:p>
    <w:bookmarkStart w:id="65" w:name="exm-eigenvectors-independent"/>
    <w:p>
      <w:pPr>
        <w:pStyle w:val="BodyText"/>
      </w:pPr>
      <w:r>
        <w:rPr>
          <w:b/>
          <w:bCs/>
        </w:rPr>
        <w:t xml:space="preserve">Example 10 (Independent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 </w:t>
      </w:r>
      <w:r>
        <w:t xml:space="preserve">are linearly independent, as</w:t>
      </w:r>
      <w:r>
        <w:t xml:space="preserve"> 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they must be: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Two eigenvectors for the same eigenvalue need not be independent: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are both eigenvectors for</w:t>
      </w:r>
      <w:r>
        <w:t xml:space="preserve"> </w:t>
      </w:r>
      <m:oMath>
        <m:r>
          <m:t>3</m:t>
        </m:r>
      </m:oMath>
      <w:r>
        <w:t xml:space="preserve">.</w:t>
      </w:r>
    </w:p>
    <w:bookmarkEnd w:id="65"/>
    <w:bookmarkStart w:id="67" w:name="def-diagonalizable"/>
    <w:p>
      <w:pPr>
        <w:pStyle w:val="BodyText"/>
      </w:pPr>
      <w:r>
        <w:rPr>
          <w:b/>
          <w:bCs/>
        </w:rPr>
        <w:t xml:space="preserve">Definition 4 (Diagonalizable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diagonalizable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diagonal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4 in Special Matrices and Decompositions</w:t>
        </w:r>
      </w:hyperlink>
      <w:r>
        <w:t xml:space="preserve">);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 that is the same as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so a diagonalizable matrix is one similar to a diagonal matrix (</w:t>
      </w:r>
      <w:hyperlink w:anchor="def-similar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67"/>
    <w:bookmarkStart w:id="68" w:name="exm-diagonalizable"/>
    <w:p>
      <w:pPr>
        <w:pStyle w:val="BodyText"/>
      </w:pPr>
      <w:r>
        <w:rPr>
          <w:b/>
          <w:bCs/>
        </w:rPr>
        <w:t xml:space="preserve">Example 11 (Diagonalizable and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diagonalizable: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not.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J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eigenvalues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are its diagonal entries 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since a diagonal matrix is upper triangular)</w:t>
      </w:r>
      <w:r>
        <w:t xml:space="preserve"> </w:t>
      </w:r>
      <w:r>
        <w:t xml:space="preserve">and are the eigenvalues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(</w:t>
      </w:r>
      <w:hyperlink w:anchor="thm-similar-eigenvalues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of which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one (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(1),</w:t>
      </w:r>
      <w:r>
        <w:t xml:space="preserve"> </w:t>
      </w:r>
      <w:r>
        <w:t xml:space="preserve">which it is not.</w:t>
      </w:r>
    </w:p>
    <w:bookmarkEnd w:id="68"/>
    <w:bookmarkStart w:id="69" w:name="thm-diagonalizable"/>
    <w:p>
      <w:pPr>
        <w:pStyle w:val="FirstParagraph"/>
      </w:pPr>
      <w:r>
        <w:rPr>
          <w:b/>
          <w:bCs/>
        </w:rPr>
        <w:t xml:space="preserve">Theorem 8 (Diagonalizable means a basis of eigenvectors)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diagonalizable 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exactly when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 the eigenvectors as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their eigenvalues, in the same order,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which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w:bookmarkStart w:id="71" w:name="eq-ax-xlambda"/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r>
            <m:rPr>
              <m:sty m:val="bi"/>
            </m:rPr>
            <m:t>X</m:t>
          </m:r>
          <m:r>
            <m:rPr>
              <m:sty m:val="b"/>
            </m:rPr>
            <m:t>Λ</m:t>
          </m:r>
          <m:r>
            <m:rPr>
              <m:sty m:val="p"/>
            </m:rPr>
            <m:t>⇔</m:t>
          </m:r>
          <m:r>
            <m:rPr>
              <m:sty m:val="bi"/>
            </m:rPr>
            <m:t>A</m:t>
          </m:r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λ</m:t>
              </m:r>
            </m:e>
            <m:sub>
              <m:r>
                <m:t>j</m:t>
              </m:r>
            </m:sub>
          </m:sSub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nor/>
              <m:sty m:val="p"/>
            </m:rPr>
            <m:t> for every </m:t>
          </m:r>
          <m:r>
            <m:t>j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1"/>
    </w:p>
    <w:p>
      <w:pPr>
        <w:pStyle w:val="FirstParagraph"/>
      </w:pPr>
      <w:r>
        <w:t xml:space="preserve">Also,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exactly when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r:id="rId72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p>
      <w:pPr>
        <w:pStyle w:val="BodyText"/>
      </w:pPr>
      <w:r>
        <w:rPr>
          <w:b/>
          <w:bCs/>
        </w:rPr>
        <w:t xml:space="preserve">Eigenvectors give a diagonalization.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 </w:t>
      </w:r>
      <w:r>
        <w:t xml:space="preserve">are linearly independent eigenvectors,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 and</w:t>
      </w:r>
      <w:r>
        <w:t xml:space="preserve"> 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diagonalization gives eigenvectors.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column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j</m:t>
            </m:r>
          </m:sub>
        </m:sSub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invertible, so its columns are linearly independent,</w:t>
      </w:r>
      <w:r>
        <w:t xml:space="preserve"> </w:t>
      </w:r>
      <w:r>
        <w:t xml:space="preserve">and in particular nonzero;</w:t>
      </w:r>
      <w:r>
        <w:t xml:space="preserve"> </w:t>
      </w:r>
      <w:r>
        <w:t xml:space="preserve">they are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</w:p>
    <w:bookmarkStart w:id="74" w:name="exm-thm-diagonalizable"/>
    <w:p>
      <w:pPr>
        <w:pStyle w:val="BodyText"/>
      </w:pPr>
      <w:r>
        <w:rPr>
          <w:b/>
          <w:bCs/>
        </w:rPr>
        <w:t xml:space="preserve">Example 12 (Building the diagonalization from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are linearly independent (</w:t>
      </w:r>
      <w:hyperlink w:anchor="exm-eigenvectors-independent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this is the similarity of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</w:t>
      </w:r>
      <w:r>
        <w:t xml:space="preserve"> 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 </w:t>
      </w:r>
      <w:r>
        <w:t xml:space="preserve">even gives such a factorization with orthonormal eigenvectors</w:t>
      </w:r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Definition 18 in Special Matrices and Decompositions</w:t>
        </w:r>
      </w:hyperlink>
      <w:r>
        <w:t xml:space="preserve">):</w:t>
      </w:r>
      <w:r>
        <w:t xml:space="preserve"> </w:t>
      </w:r>
      <w:r>
        <w:t xml:space="preserve">dividing each column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by its length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one.</w:t>
      </w:r>
      <w:r>
        <w:t xml:space="preserve"> </w:t>
      </w:r>
      <w:r>
        <w:t xml:space="preserve">By contrast, every eigenvector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in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the form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any two of them are multiples of each other,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has no two linearly independent eigenvectors:</w:t>
      </w:r>
      <w:r>
        <w:t xml:space="preserve"> </w:t>
      </w:r>
      <w:r>
        <w:t xml:space="preserve">another way to see that it is not diagonalizable.</w:t>
      </w:r>
    </w:p>
    <w:bookmarkEnd w:id="74"/>
    <w:bookmarkStart w:id="75" w:name="cor-distinct-diagonalizable"/>
    <w:p>
      <w:pPr>
        <w:pStyle w:val="BodyText"/>
      </w:pPr>
      <w:r>
        <w:rPr>
          <w:b/>
          <w:bCs/>
        </w:rPr>
        <w:t xml:space="preserve">Corollary 1 (Distinct eigenvalues make a matrix diagonalizable)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different eigenvalues is diagonalizable.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one eigenvector for each eigenvalue.</w:t>
      </w:r>
      <w:r>
        <w:t xml:space="preserve"> </w:t>
      </w:r>
      <w:r>
        <w:t xml:space="preserve">These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eigenvectors are linearly independent (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 matrix is diagonalizable (</w:t>
      </w:r>
      <w:hyperlink w:anchor="thm-diagonalizabl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76" w:name="exm-distinct-diagonalizable"/>
    <w:p>
      <w:pPr>
        <w:pStyle w:val="BodyText"/>
      </w:pPr>
      <w:r>
        <w:rPr>
          <w:b/>
          <w:bCs/>
        </w:rPr>
        <w:t xml:space="preserve">Example 13 (A triangular matrix with distinct diagonal entries)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eigen-triangula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the three different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), so it is diagonalizable,</w:t>
      </w:r>
      <w:r>
        <w:t xml:space="preserve"> </w:t>
      </w:r>
      <w:r>
        <w:t xml:space="preserve">even though it is not symmetric, so</w:t>
      </w:r>
      <w:r>
        <w:t xml:space="preserve"> 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The converse fails: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diagonal, hence diagonalizable</w:t>
      </w:r>
      <w:r>
        <w:t xml:space="preserve"> </w:t>
      </w:r>
      <w:r>
        <w:t xml:space="preserve">(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Sup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),</w:t>
      </w:r>
      <w:r>
        <w:t xml:space="preserve"> </w:t>
      </w:r>
      <w:r>
        <w:t xml:space="preserve">but has only the eigenvalue</w:t>
      </w:r>
      <w:r>
        <w:t xml:space="preserve"> </w:t>
      </w:r>
      <m:oMath>
        <m:r>
          <m:t>1</m:t>
        </m:r>
      </m:oMath>
      <w:r>
        <w:t xml:space="preserve">.</w:t>
      </w:r>
    </w:p>
    <w:bookmarkEnd w:id="76"/>
    <w:bookmarkStart w:id="77" w:name="thm-diagonalizable-powers"/>
    <w:p>
      <w:pPr>
        <w:pStyle w:val="BodyText"/>
      </w:pPr>
      <w:r>
        <w:rPr>
          <w:b/>
          <w:bCs/>
        </w:rPr>
        <w:t xml:space="preserve">Theorem 9 (Powers of a diagonalizable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X</m:t>
        </m:r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(so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),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t>l</m:t>
                </m:r>
              </m:sub>
            </m:sSub>
          </m:e>
        </m:nary>
        <m:r>
          <m:t> </m:t>
        </m:r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no term survives, so the entry 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only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survives, giving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, by induction 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assumption. If it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8" w:name="exm-diagonalizable-powers"/>
    <w:p>
      <w:pPr>
        <w:pStyle w:val="FirstParagraph"/>
      </w:pPr>
      <w:r>
        <w:rPr>
          <w:b/>
          <w:bCs/>
        </w:rPr>
        <w:t xml:space="preserve">Example 14 (A closed form for the powers)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as in</w:t>
      </w:r>
      <w:r>
        <w:t xml:space="preserve"> </w:t>
      </w:r>
      <w:hyperlink w:anchor="exm-thm-diagonaliz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gives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10</m:t>
                  </m:r>
                </m:e>
                <m:e>
                  <m:r>
                    <m:t>8</m:t>
                  </m:r>
                </m:e>
              </m:mr>
              <m:mr>
                <m:e>
                  <m:r>
                    <m:t>8</m:t>
                  </m:r>
                </m:e>
                <m:e>
                  <m:r>
                    <m:t>10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matches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eigen-shift-power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78"/>
    <w:bookmarkEnd w:id="79"/>
    <w:bookmarkStart w:id="123" w:name="sec-cholesky"/>
    <w:p>
      <w:pPr>
        <w:pStyle w:val="Heading2"/>
      </w:pPr>
      <w:r>
        <w:t xml:space="preserve">2 Gram matrices, Schur complements and Cholesky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source’s eigenvalue and quadratic-form characterizations of definiteness</w:t>
            </w:r>
            <w:r>
              <w:t xml:space="preserve"> </w:t>
            </w:r>
            <w:r>
              <w:t xml:space="preserve">are covered in these notes already (</w:t>
            </w:r>
            <w:hyperlink r:id="rId82">
              <w:r>
                <w:rPr>
                  <w:rStyle w:val="Hyperlink"/>
                </w:rPr>
                <w:t xml:space="preserve">Theorem 14 in Special Matrices and Decompositions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parts of the source are left out: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covariance test, which needs probability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material on minimization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positive semidefinite version of the Schur complement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pivot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Hadamard-product</w:t>
            </w:r>
            <w:r>
              <w:t xml:space="preserve"> </w:t>
            </w:r>
            <w:r>
              <w:t xml:space="preserve">“Schur lemma”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notes on the LU factorization and computational cost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leaves the Schur complement test unproved;</w:t>
            </w:r>
            <w:r>
              <w:t xml:space="preserve"> </w:t>
            </w:r>
            <w:r>
              <w:t xml:space="preserve">it is proved here from a block expansion of the quadratic form,</w:t>
            </w:r>
            <w:r>
              <w:t xml:space="preserve"> </w:t>
            </w:r>
            <w:r>
              <w:t xml:space="preserve">and the Cholesky factorization is derived from it.</w:t>
            </w:r>
          </w:p>
          <w:p/>
        </w:tc>
      </w:tr>
    </w:tbl>
    <w:bookmarkStart w:id="85" w:name="thm-pd-gram"/>
    <w:p>
      <w:pPr>
        <w:pStyle w:val="BodyText"/>
      </w:pPr>
      <w:r>
        <w:rPr>
          <w:b/>
          <w:bCs/>
        </w:rPr>
        <w:t xml:space="preserve">Theorem 10 (Definite matrices are Gram matrices)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r:id="rId83">
        <w:r>
          <w:rPr>
            <w:rStyle w:val="Hyperlink"/>
          </w:rPr>
          <w:t xml:space="preserve">Definition 21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columns.</w:t>
      </w:r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 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B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B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combination of the columns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and only the zero combination is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),</w:t>
      </w:r>
      <w:r>
        <w:t xml:space="preserve"> </w:t>
      </w:r>
      <w:r>
        <w:t xml:space="preserve">so 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B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positive semidefinite.</w:t>
      </w:r>
      <w:r>
        <w:t xml:space="preserve"> </w:t>
      </w:r>
      <w:r>
        <w:t xml:space="preserve">It is symmetric,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),</w:t>
      </w:r>
      <w:r>
        <w:t xml:space="preserve"> </w:t>
      </w:r>
      <w:r>
        <w:t xml:space="preserve">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Theorem 14 in Special Matrices and Decompositions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diag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symmetric,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(the product of diagonal matrices multiplies their diagonals, as in the proof of</w:t>
      </w:r>
      <w:r>
        <w:t xml:space="preserve"> </w:t>
      </w:r>
      <w:hyperlink w:anchor="thm-diagonalizable-powers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"/>
                        </m:rPr>
                        <m:t>Λ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; 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it is positive semidefinite (</w:t>
      </w:r>
      <w:hyperlink r:id="rId88">
        <w:r>
          <w:rPr>
            <w:rStyle w:val="Hyperlink"/>
          </w:rPr>
          <w:t xml:space="preserve">Remark 18 in Special Matrices and Decompositions</w:t>
        </w:r>
      </w:hyperlink>
      <w:r>
        <w:t xml:space="preserve">),</w:t>
      </w:r>
      <w:r>
        <w:t xml:space="preserve"> </w:t>
      </w:r>
      <w:r>
        <w:t xml:space="preserve">so the same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; 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Theorem 14 in Special Matrices and Decompositions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nonzero diagonal, and invertible</w:t>
      </w:r>
      <w:r>
        <w:t xml:space="preserve"> </w:t>
      </w:r>
      <w:r>
        <w:t xml:space="preserve">(its inverse is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invertible (</w:t>
      </w:r>
      <w:hyperlink r:id="rId89">
        <w:r>
          <w:rPr>
            <w:rStyle w:val="Hyperlink"/>
          </w:rPr>
          <w:t xml:space="preserve">Theorem 1 in Special Matrices and Decompositions</w:t>
        </w:r>
      </w:hyperlink>
      <w:r>
        <w:t xml:space="preserve">),</w:t>
      </w:r>
      <w:r>
        <w:t xml:space="preserve"> </w:t>
      </w:r>
      <w:r>
        <w:t xml:space="preserve">and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Start w:id="94" w:name="exm-pd-gram"/>
    <w:p>
      <w:pPr>
        <w:pStyle w:val="BodyText"/>
      </w:pPr>
      <w:r>
        <w:rPr>
          <w:b/>
          <w:bCs/>
        </w:rPr>
        <w:t xml:space="preserve">Example 15 (Gram factorizations)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positive semidefinite matrix of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;</w:t>
      </w:r>
      <w:r>
        <w:t xml:space="preserve"> </w:t>
      </w:r>
      <w:r>
        <w:t xml:space="preserve">the two columns 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are dependent, so part 2 does not apply to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</m:oMath>
      <w:r>
        <w:t xml:space="preserve"> </w:t>
      </w:r>
      <w:r>
        <w:t xml:space="preserve">is in fact not positive definite (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 whose columns are independent (</w:t>
      </w:r>
      <w:hyperlink r:id="rId92">
        <w:r>
          <w:rPr>
            <w:rStyle w:val="Hyperlink"/>
          </w:rPr>
          <w:t xml:space="preserve">Example 2 in Subspaces and Rank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Example 1 in Projections and Linear Systems</w:t>
        </w:r>
      </w:hyperlink>
      <w:r>
        <w:t xml:space="preserve">)</w:t>
      </w:r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semidefinite, so by part 1 it is not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</w:p>
    <w:bookmarkEnd w:id="94"/>
    <w:bookmarkStart w:id="95" w:name="thm-pd-operations"/>
    <w:p>
      <w:pPr>
        <w:pStyle w:val="FirstParagraph"/>
      </w:pPr>
      <w:r>
        <w:rPr>
          <w:b/>
          <w:bCs/>
        </w:rPr>
        <w:t xml:space="preserve">Theorem 11 (Operations that preserve definiteness)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columns,</w:t>
      </w:r>
      <w:r>
        <w:t xml:space="preserve"> </w:t>
      </w:r>
      <w:r>
        <w:t xml:space="preserve">then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 definite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definite.</w:t>
      </w:r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16 in Matrices</w:t>
        </w:r>
      </w:hyperlink>
      <w:r>
        <w:t xml:space="preserve">, twice;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symmetric;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independent (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positive definite, 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≠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1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6">
        <w:r>
          <w:rPr>
            <w:rStyle w:val="Hyperlink"/>
          </w:rPr>
          <w:t xml:space="preserve">Theorem 15 in Matrices</w:t>
        </w:r>
      </w:hyperlink>
      <w:r>
        <w:t xml:space="preserve">,</w:t>
      </w:r>
      <w:r>
        <w:t xml:space="preserve"> </w:t>
      </w:r>
      <w:hyperlink r:id="rId97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positive)</m:t>
              </m:r>
            </m:e>
          </m:eqArr>
        </m:oMath>
      </m:oMathPara>
    </w:p>
    <w:bookmarkStart w:id="98" w:name="exm-pd-operations"/>
    <w:p>
      <w:pPr>
        <w:pStyle w:val="FirstParagraph"/>
      </w:pPr>
      <w:r>
        <w:rPr>
          <w:b/>
          <w:bCs/>
        </w:rPr>
        <w:t xml:space="preserve">Example 16 (Building positive definite matrices)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part 1 gives again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),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14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part 2 gives that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16</m:t>
                  </m:r>
                </m:e>
              </m:mr>
            </m:m>
          </m:e>
        </m:d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An aside beyond part 2: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plus positive semidefinite;</w:t>
      </w:r>
      <w:r>
        <w:t xml:space="preserve"> </w:t>
      </w:r>
      <w:r>
        <w:t xml:space="preserve">its quadratic form is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it is positive definite, in line with its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Independence is needed in part 1: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whose columns are equal,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gives quadratic form</w:t>
      </w:r>
      <w:r>
        <w:t xml:space="preserve"> </w:t>
      </w:r>
      <m:oMath>
        <m:r>
          <m:t>0</m:t>
        </m:r>
      </m:oMath>
      <w:r>
        <w:t xml:space="preserve">.</w:t>
      </w:r>
    </w:p>
    <w:bookmarkEnd w:id="98"/>
    <w:bookmarkStart w:id="99" w:name="def-block-matrix"/>
    <w:p>
      <w:pPr>
        <w:pStyle w:val="FirstParagraph"/>
      </w:pPr>
      <w:r>
        <w:rPr>
          <w:b/>
          <w:bCs/>
        </w:rPr>
        <w:t xml:space="preserve">Definition 5 (Block matrix)</w:t>
      </w:r>
      <w:r>
        <w:t xml:space="preserve"> </w:t>
      </w:r>
      <w:r>
        <w:t xml:space="preserve">Split the rows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its columns into the first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l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This cuts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four smaller matrices, its</w:t>
      </w:r>
      <w:r>
        <w:t xml:space="preserve"> </w:t>
      </w:r>
      <w:r>
        <w:rPr>
          <w:b/>
          <w:bCs/>
        </w:rPr>
        <w:t xml:space="preserve">blocks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) holds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l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w:r>
        <w:t xml:space="preserve">each in its original order.</w:t>
      </w:r>
      <w:r>
        <w:t xml:space="preserve"> </w:t>
      </w:r>
      <w:r>
        <w:t xml:space="preserve">A matrix written this way is a</w:t>
      </w:r>
      <w:r>
        <w:t xml:space="preserve"> </w:t>
      </w:r>
      <w:r>
        <w:rPr>
          <w:b/>
          <w:bCs/>
        </w:rPr>
        <w:t xml:space="preserve">block matrix</w:t>
      </w:r>
      <w:r>
        <w:t xml:space="preserve">.</w:t>
      </w:r>
    </w:p>
    <w:bookmarkEnd w:id="99"/>
    <w:bookmarkStart w:id="100" w:name="exm-block-matrix"/>
    <w:p>
      <w:pPr>
        <w:pStyle w:val="BodyText"/>
      </w:pPr>
      <w:r>
        <w:rPr>
          <w:b/>
          <w:bCs/>
        </w:rPr>
        <w:t xml:space="preserve">Example 17 (Cutting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into blocks)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instead, the leading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block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.</w:t>
      </w:r>
    </w:p>
    <w:bookmarkEnd w:id="100"/>
    <w:bookmarkStart w:id="101" w:name="def-leading-block"/>
    <w:p>
      <w:pPr>
        <w:pStyle w:val="BodyText"/>
      </w:pPr>
      <w:r>
        <w:rPr>
          <w:b/>
          <w:bCs/>
        </w:rPr>
        <w:t xml:space="preserve">Definition 6 (Leading block (top-left block) of a square matrix)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of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top-left</w:t>
      </w:r>
      <w:r>
        <w:t xml:space="preserve">)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rPr>
          <w:b/>
          <w:bCs/>
        </w:rPr>
        <w:t xml:space="preserve">block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it is the block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k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itself.</w:t>
      </w:r>
    </w:p>
    <w:bookmarkEnd w:id="101"/>
    <w:bookmarkStart w:id="102" w:name="thm-pd-submatrix"/>
    <w:p>
      <w:pPr>
        <w:pStyle w:val="BodyText"/>
      </w:pPr>
      <w:r>
        <w:rPr>
          <w:b/>
          <w:bCs/>
        </w:rPr>
        <w:t xml:space="preserve">Theorem 12 (Leading blocks of a positive definite matrix are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),</w:t>
      </w:r>
      <w:r>
        <w:t xml:space="preserve"> </w:t>
      </w:r>
      <w:r>
        <w:t xml:space="preserve">and for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its leading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(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positive definite.</w:t>
      </w:r>
      <w:r>
        <w:t xml:space="preserve"> </w:t>
      </w:r>
      <w:r>
        <w:t xml:space="preserve">Also, every diagonal entry of a positive definite matrix is positive.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which is nonzero,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k</m:t>
                  </m:r>
                </m:sub>
              </m:sSub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added term has a factor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definite, 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≠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diagonal entry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, take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14 in Vectors</w:t>
        </w:r>
      </w:hyperlink>
      <w:r>
        <w:t xml:space="preserve">), which is nonzero: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r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 with </m:t>
              </m:r>
              <m:r>
                <m:t>r</m:t>
              </m:r>
              <m:r>
                <m:rPr>
                  <m:nor/>
                  <m:sty m:val="p"/>
                </m:rPr>
                <m:t> and </m:t>
              </m:r>
              <m:r>
                <m:t>s</m:t>
              </m:r>
              <m:r>
                <m:rPr>
                  <m:nor/>
                  <m:sty m:val="p"/>
                </m:rPr>
                <m:t> both equal to </m:t>
              </m:r>
              <m:r>
                <m:t>i</m:t>
              </m:r>
              <m:r>
                <m:rPr>
                  <m:nor/>
                  <m:sty m:val="p"/>
                </m:rPr>
                <m:t> is nonzero)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definite)</m:t>
              </m:r>
            </m:e>
          </m:eqArr>
        </m:oMath>
      </m:oMathPara>
    </w:p>
    <w:bookmarkStart w:id="104" w:name="exm-pd-submatrix"/>
    <w:p>
      <w:pPr>
        <w:pStyle w:val="FirstParagraph"/>
      </w:pPr>
      <w:r>
        <w:rPr>
          <w:b/>
          <w:bCs/>
        </w:rPr>
        <w:t xml:space="preserve">Example 18 (A quick necessary test)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(</w:t>
      </w:r>
      <w:hyperlink w:anchor="exm-pd-operations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its diagonal entries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and its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leading block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are positive.</w:t>
      </w:r>
      <w:r>
        <w:t xml:space="preserve"> </w:t>
      </w:r>
      <w:r>
        <w:t xml:space="preserve">The test can only rule matrices out: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negative diagonal entries, so it is not positive definite,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03">
        <w:r>
          <w:rPr>
            <w:rStyle w:val="Hyperlink"/>
          </w:rPr>
          <w:t xml:space="preserve">Definition 26 in Special Matrices and Decompositions</w:t>
        </w:r>
      </w:hyperlink>
      <w:r>
        <w:t xml:space="preserve">);</w:t>
      </w:r>
      <w:r>
        <w:t xml:space="preserve"> </w:t>
      </w:r>
      <w:r>
        <w:t xml:space="preserve">a positive determinant alone does not make a matrix positive definite.</w:t>
      </w:r>
      <w:r>
        <w:t xml:space="preserve"> </w:t>
      </w:r>
      <w:r>
        <w:t xml:space="preserve">And positive diagonal entries are not enough: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has them</w:t>
      </w:r>
      <w:r>
        <w:t xml:space="preserve"> </w:t>
      </w:r>
      <w:r>
        <w:t xml:space="preserve">but is not positive definite.</w:t>
      </w:r>
    </w:p>
    <w:bookmarkEnd w:id="104"/>
    <w:bookmarkStart w:id="107" w:name="thm-block-quadratic"/>
    <w:p>
      <w:pPr>
        <w:pStyle w:val="BodyText"/>
      </w:pPr>
      <w:r>
        <w:rPr>
          <w:b/>
          <w:bCs/>
        </w:rPr>
        <w:t xml:space="preserve">Theorem 13 (The quadratic form of a block matrix)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 symmetric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matrix (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  <m:mr>
                  <m:e>
                    <m:limLow>
                      <m:e>
                        <m:limLow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C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indices in range.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 (</w:t>
      </w:r>
      <w:hyperlink r:id="rId105">
        <w:r>
          <w:rPr>
            <w:rStyle w:val="Hyperlink"/>
          </w:rPr>
          <w:t xml:space="preserve">Definition 3 in Special Matrices and Decompositions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are symmetric.</w:t>
      </w:r>
      <w:r>
        <w:t xml:space="preserve"> </w:t>
      </w:r>
      <w:r>
        <w:t xml:space="preserve">Split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m</m:t>
            </m:r>
          </m:sup>
        </m:sSup>
      </m:oMath>
      <w:r>
        <w:t xml:space="preserve"> </w:t>
      </w:r>
      <w:r>
        <w:t xml:space="preserve">as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its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entries and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the rest. Then</w:t>
      </w:r>
    </w:p>
    <w:p>
      <w:pPr>
        <w:pStyle w:val="BodyText"/>
      </w:pPr>
      <w:bookmarkStart w:id="106" w:name="eq-block-quadratic"/>
      <m:oMathPara>
        <m:oMathParaPr>
          <m:jc m:val="center"/>
        </m:oMathParaPr>
        <m:oMath>
          <m:sSup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limLow>
            <m:e>
              <m:r>
                <m:t>v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p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limLow>
            <m:e>
              <m:r>
                <m:t>u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t>2</m:t>
          </m:r>
          <m:r>
            <m:t> </m:t>
          </m:r>
          <m:sSup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B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sSup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C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6"/>
    </w:p>
    <w:p>
      <w:pPr>
        <w:pStyle w:val="FirstParagraph"/>
      </w:pP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with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limLow>
            <m:e>
              <m:r>
                <m:t>v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p>
            <m:e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limLow>
            <m:e>
              <m:r>
                <m:t>z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sSup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X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 </w:t>
      </w:r>
      <w:r>
        <w:rPr>
          <w:b/>
          <w:bCs/>
        </w:rPr>
        <w:t xml:space="preserve">in blocks.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at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and of 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in the same way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X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sSub>
          <m:e>
            <m:r>
              <m:rPr>
                <m:sty m:val="p"/>
              </m:rPr>
              <m:t>)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bi"/>
          </m:rPr>
          <m:t>C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expansion.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split the sum at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C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limLow>
                            <m:e>
                              <m:r>
                                <m:t>w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limLow>
                        <m:e>
                          <m:r>
                            <m:t>u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;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Completing the square.</w:t>
      </w:r>
      <w:r>
        <w:t xml:space="preserve"> </w:t>
      </w:r>
      <w:r>
        <w:t xml:space="preserve">Write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so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B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(</w:t>
      </w:r>
      <w:hyperlink r:id="rId108">
        <w:r>
          <w:rPr>
            <w:rStyle w:val="Hyperlink"/>
          </w:rPr>
          <w:t xml:space="preserve">Corollary 1 in Special Matrices and Decompositions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 in the expansion,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Corollary 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right)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left)</m:t>
              </m:r>
            </m:e>
          </m:eqArr>
        </m:oMath>
      </m:oMathPara>
    </w:p>
    <w:p>
      <w:pPr>
        <w:pStyle w:val="FirstParagraph"/>
      </w:pPr>
      <w:r>
        <w:t xml:space="preserve">Adding the two displays, the</w:t>
      </w:r>
      <w:r>
        <w:t xml:space="preserve"> </w:t>
      </w: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terms cancel, leaving</w:t>
      </w:r>
      <w:r>
        <w:t xml:space="preserve"> </w:t>
      </w:r>
      <m:oMath>
        <m:sSup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2</m:t>
        </m:r>
        <m:r>
          <m:t> </m:t>
        </m:r>
        <m:sSup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by</w:t>
      </w:r>
      <w:r>
        <w:t xml:space="preserve"> </w:t>
      </w:r>
      <w:hyperlink w:anchor="eq-block-quadratic">
        <w:r>
          <w:rPr>
            <w:rStyle w:val="Hyperlink"/>
          </w:rPr>
          <w:t xml:space="preserve">Equation 2</w:t>
        </w:r>
      </w:hyperlink>
      <w:r>
        <w:t xml:space="preserve">.</w:t>
      </w:r>
    </w:p>
    <w:bookmarkStart w:id="109" w:name="exm-block-quadratic"/>
    <w:p>
      <w:pPr>
        <w:pStyle w:val="BodyText"/>
      </w:pPr>
      <w:r>
        <w:rPr>
          <w:b/>
          <w:bCs/>
        </w:rPr>
        <w:t xml:space="preserve">Example 19 (The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theorem reads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sSup>
            <m:e>
              <m:r>
                <m:t>u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b</m:t>
          </m:r>
          <m:r>
            <m:t>u</m:t>
          </m:r>
          <m:r>
            <m:t>w</m:t>
          </m:r>
          <m:r>
            <m:rPr>
              <m:sty m:val="p"/>
            </m:rPr>
            <m:t>+</m:t>
          </m:r>
          <m:r>
            <m:t>c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  <m:r>
                <m:t> </m:t>
              </m:r>
              <m:r>
                <m:t>w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a</m:t>
                  </m:r>
                </m:den>
              </m:f>
            </m:e>
          </m:d>
          <m:r>
            <m:t>​</m:t>
          </m:r>
          <m:r>
            <m:t> 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  <w:r>
        <w:t xml:space="preserve">: the familiar completing of the square.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 </m:t>
              </m:r>
              <m:r>
                <m:t>w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1.6</m:t>
              </m:r>
              <m:r>
                <m:t> 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0.64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3.2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09"/>
    <w:bookmarkStart w:id="110" w:name="def-schur-complement"/>
    <w:p>
      <w:pPr>
        <w:pStyle w:val="FirstParagraph"/>
      </w:pPr>
      <w:r>
        <w:rPr>
          <w:b/>
          <w:bCs/>
        </w:rPr>
        <w:t xml:space="preserve">Definition 7 (Schur complement)</w:t>
      </w:r>
      <w:r>
        <w:t xml:space="preserve"> </w:t>
      </w:r>
      <w:r>
        <w:t xml:space="preserve">For a block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invertible,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Schur complement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defined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</w:p>
    <w:bookmarkEnd w:id="110"/>
    <w:bookmarkStart w:id="111" w:name="exm-schur-complement"/>
    <w:p>
      <w:pPr>
        <w:pStyle w:val="BodyText"/>
      </w:pPr>
      <w:r>
        <w:rPr>
          <w:b/>
          <w:bCs/>
        </w:rPr>
        <w:t xml:space="preserve">Example 20 (Schur complements of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 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that is,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]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the top-left block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not invertible,</w:t>
      </w:r>
      <w:r>
        <w:t xml:space="preserve"> </w:t>
      </w:r>
      <w:r>
        <w:t xml:space="preserve">so there is no Schur complement of it.</w:t>
      </w:r>
    </w:p>
    <w:bookmarkEnd w:id="111"/>
    <w:bookmarkStart w:id="112" w:name="thm-schur-test"/>
    <w:p>
      <w:pPr>
        <w:pStyle w:val="FirstParagraph"/>
      </w:pPr>
      <w:r>
        <w:rPr>
          <w:b/>
          <w:bCs/>
        </w:rPr>
        <w:t xml:space="preserve">Theorem 14 (Schur complement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be 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and its Schur complement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chur-complement">
        <w:r>
          <w:rPr>
            <w:rStyle w:val="Hyperlink"/>
          </w:rPr>
          <w:t xml:space="preserve">Definition 7</w:t>
        </w:r>
      </w:hyperlink>
      <w:r>
        <w:t xml:space="preserve">) is positive definite.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so invertible (</w:t>
      </w:r>
      <w:hyperlink r:id="rId113">
        <w:r>
          <w:rPr>
            <w:rStyle w:val="Hyperlink"/>
          </w:rPr>
          <w:t xml:space="preserve">Theorem 15 in Special Matrices and Decompositions</w:t>
        </w:r>
      </w:hyperlink>
      <w:r>
        <w:t xml:space="preserve">),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defined.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both terms are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 second term is positive.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so the first term is positive.</w:t>
      </w:r>
      <w:r>
        <w:t xml:space="preserve"> </w:t>
      </w:r>
      <w:r>
        <w:t xml:space="preserve">Either way</w:t>
      </w:r>
      <w:r>
        <w:t xml:space="preserve"> </w:t>
      </w:r>
      <m:oMath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top-left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so it is positive definite 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 invertible (</w:t>
      </w:r>
      <w:hyperlink r:id="rId113">
        <w:r>
          <w:rPr>
            <w:rStyle w:val="Hyperlink"/>
          </w:rPr>
          <w:t xml:space="preserve">Theorem 15 in Special Matrices and Decompositions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B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hyperlink r:id="rId108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symmetric,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 symmetric</w:t>
      </w:r>
      <w:r>
        <w:t xml:space="preserve"> </w:t>
      </w:r>
      <w:r>
        <w:t xml:space="preserve">(the transpose of a difference is the difference of the transposes, entry by entry,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take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so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; then</w:t>
      </w:r>
      <w:r>
        <w:t xml:space="preserve"> </w:t>
      </w: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Start w:id="114" w:name="exm-schur-test"/>
    <w:p>
      <w:pPr>
        <w:pStyle w:val="BodyText"/>
      </w:pPr>
      <w:r>
        <w:rPr>
          <w:b/>
          <w:bCs/>
        </w:rPr>
        <w:t xml:space="preserve">Example 21 (Testing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A symmetric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&gt;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 exactly when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t>x</m:t>
        </m:r>
        <m:r>
          <m:rPr>
            <m:sty m:val="p"/>
          </m:rPr>
          <m:t>=</m:t>
        </m:r>
        <m:r>
          <m:t>s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 it is positive definite.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not, as</w:t>
      </w:r>
      <w:r>
        <w:t xml:space="preserve"> 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found directly.</w:t>
      </w:r>
    </w:p>
    <w:bookmarkEnd w:id="114"/>
    <w:bookmarkStart w:id="116" w:name="thm-cholesky"/>
    <w:p>
      <w:pPr>
        <w:pStyle w:val="FirstParagraph"/>
      </w:pPr>
      <w:r>
        <w:rPr>
          <w:b/>
          <w:bCs/>
        </w:rPr>
        <w:t xml:space="preserve">Theorem 15 (Cholesky factorization)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some lower triangular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Definition 8 in Projections and Linear Systems</w:t>
        </w:r>
      </w:hyperlink>
      <w:r>
        <w:t xml:space="preserve">) with positive diagonal entries.</w:t>
      </w:r>
      <w:r>
        <w:t xml:space="preserve"> </w:t>
      </w:r>
      <w:r>
        <w:t xml:space="preserve">For a positive 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unique;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Cholesky factor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upper triangular with positive diagonal (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 the columns of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L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</w:t>
      </w:r>
      <w:r>
        <w:t xml:space="preserve"> </w:t>
      </w:r>
      <w:r>
        <w:t xml:space="preserve">is positive definite (</w:t>
      </w:r>
      <w:hyperlink w:anchor="thm-pd-gram">
        <w:r>
          <w:rPr>
            <w:rStyle w:val="Hyperlink"/>
          </w:rPr>
          <w:t xml:space="preserve">Theorem 10</w:t>
        </w:r>
      </w:hyperlink>
      <w:r>
        <w:t xml:space="preserve">, part 2).</w:t>
      </w:r>
    </w:p>
    <w:p>
      <w:pPr>
        <w:pStyle w:val="BodyText"/>
      </w:pPr>
      <w:r>
        <w:rPr>
          <w:b/>
          <w:bCs/>
        </w:rPr>
        <w:t xml:space="preserve">Only if, with uniqueness, by</w:t>
      </w:r>
      <w:r>
        <w:rPr>
          <w:b/>
          <w:bCs/>
        </w:rPr>
        <w:t xml:space="preserve"> </w:t>
      </w:r>
      <w:hyperlink r:id="rId36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t> 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holds exactly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, assume every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has exactly one such factor, and split off the first row and column.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so its first row is the transpose of its first column: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limLow>
                          <m:e>
                            <m: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∼</m:t>
                            </m:r>
                          </m:lim>
                        </m:limLow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limLow>
                      <m:e>
                        <m:r>
                          <m:t>b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L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limLow>
                          <m:e>
                            <m:r>
                              <m:t>0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∼</m:t>
                            </m:r>
                          </m:lim>
                        </m:limLow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</m:sSub>
                  </m:e>
                </m:mr>
                <m:mr>
                  <m:e>
                    <m:limLow>
                      <m:e>
                        <m:r>
                          <m:t>g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L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L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limLow>
                          <m:e>
                            <m:r>
                              <m:t>g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∼</m:t>
                            </m:r>
                          </m:lim>
                        </m:limLow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sSub>
                      <m:e>
                        <m:limLow>
                          <m:e>
                            <m:r>
                              <m:t>0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∼</m:t>
                            </m:r>
                          </m:lim>
                        </m:limLow>
                      </m:e>
                      <m: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1</m:t>
                        </m:r>
                      </m:sub>
                    </m:sSub>
                  </m:e>
                  <m:e>
                    <m:sSup>
                      <m:e>
                        <m:sSub>
                          <m:e>
                            <m:r>
                              <m:rPr>
                                <m:sty m:val="bi"/>
                              </m:rPr>
                              <m:t>L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are their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this form by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positive diagonal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its first row is otherwise zero,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lower triangular with positive diagonal;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can be anything.</w:t>
      </w:r>
      <w:r>
        <w:t xml:space="preserve"> </w:t>
      </w:r>
      <w:r>
        <w:t xml:space="preserve">So choosing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means choosing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such an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r</m:t>
                </m:r>
              </m:sub>
            </m:sSub>
          </m:e>
        </m:nary>
        <m:r>
          <m:t> </m:t>
        </m:r>
        <m:sSub>
          <m:e>
            <m:r>
              <m:t>ℓ</m:t>
            </m:r>
          </m:e>
          <m:sub>
            <m:r>
              <m:t>j</m:t>
            </m:r>
            <m:r>
              <m:t>r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r</m:t>
            </m:r>
          </m:sub>
        </m:sSub>
      </m:oMath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(1,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 row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1 and 1)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t> </m:t>
        </m:r>
        <m:sSub>
          <m:e>
            <m:r>
              <m:t>g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the same computation with the roles swapped,</w:t>
      </w:r>
      <w:r>
        <w:t xml:space="preserve"> </w:t>
      </w:r>
      <w:r>
        <w:t xml:space="preserve">the transpose of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block;</w:t>
      </w:r>
      <w:r>
        <w:t xml:space="preserve"> </w:t>
      </w:r>
      <w:r>
        <w:t xml:space="preserve">it matches</w:t>
      </w:r>
      <w:r>
        <w:t xml:space="preserve"> </w:t>
      </w:r>
      <m:oMath>
        <m:sSup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exactly when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matches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which is where the symmetry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used.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says exactly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11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ℓ</m:t>
              </m:r>
            </m:e>
            <m:sub>
              <m:r>
                <m:t>11</m:t>
              </m:r>
            </m:sub>
          </m:sSub>
          <m:r>
            <m:t> </m:t>
          </m:r>
          <m:limLow>
            <m:e>
              <m:r>
                <m:t>g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b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r>
            <m:t>  </m:t>
          </m:r>
          <m:limLow>
            <m:e>
              <m:r>
                <m:t>g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sSup>
            <m:e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L</m:t>
              </m:r>
            </m:e>
            <m:sub>
              <m:r>
                <m:t>22</m:t>
              </m:r>
            </m:sub>
          </m:sSub>
          <m:sSup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A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 so the first equation with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11</m:t>
                </m:r>
              </m:sub>
            </m:sSub>
          </m:e>
        </m:rad>
      </m:oMath>
      <w:r>
        <w:t xml:space="preserve">;</w:t>
      </w:r>
      <w:r>
        <w:t xml:space="preserve"> </w:t>
      </w:r>
      <w:r>
        <w:t xml:space="preserve">the second then forces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11</m:t>
                </m:r>
              </m:sub>
            </m:sSub>
          </m:den>
        </m:f>
        <m:r>
          <m:t> 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;</w:t>
      </w:r>
      <w:r>
        <w:t xml:space="preserve"> </w:t>
      </w:r>
      <w:r>
        <w:t xml:space="preserve">and the third becomes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t>11</m:t>
                          </m:r>
                        </m:sub>
                      </m:sSub>
                    </m:den>
                  </m:f>
                  <m:r>
                    <m:t> </m:t>
                  </m:r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sSub>
                            <m:e>
                              <m:r>
                                <m:t>ℓ</m:t>
                              </m:r>
                            </m:e>
                            <m:sub>
                              <m:r>
                                <m:t>11</m:t>
                              </m:r>
                            </m:sub>
                          </m:sSub>
                        </m:den>
                      </m:f>
                      <m:r>
                        <m:t> </m:t>
                      </m:r>
                      <m:limLow>
                        <m:e>
                          <m:r>
                            <m:t>b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Sup>
                    <m:e>
                      <m:r>
                        <m:t>ℓ</m:t>
                      </m:r>
                    </m:e>
                    <m:sub>
                      <m:r>
                        <m:t>11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 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def-schur-complement">
        <w:r>
          <w:rPr>
            <w:rStyle w:val="Hyperlink"/>
          </w:rPr>
          <w:t xml:space="preserve">Definition 7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),</w:t>
      </w:r>
      <w:r>
        <w:t xml:space="preserve"> </w:t>
      </w:r>
      <w:r>
        <w:t xml:space="preserve">and the right side is the Schur complement of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It is positive definite by</w:t>
      </w:r>
      <w:r>
        <w:t xml:space="preserve"> </w:t>
      </w:r>
      <w:hyperlink w:anchor="thm-schur-tes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(with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symmetric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is).</w:t>
      </w:r>
      <w:r>
        <w:t xml:space="preserve"> </w:t>
      </w:r>
      <w:r>
        <w:t xml:space="preserve">By the induction hypothesis it has exactly one factor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of the required kind.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exists and is unique.</w:t>
      </w:r>
    </w:p>
    <w:bookmarkStart w:id="117" w:name="exm-cholesky"/>
    <w:p>
      <w:pPr>
        <w:pStyle w:val="BodyText"/>
      </w:pPr>
      <w:r>
        <w:rPr>
          <w:b/>
          <w:bCs/>
        </w:rPr>
        <w:t xml:space="preserve">Example 22 (Two Cholesky factors)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Schur complement of</w:t>
      </w:r>
      <w:r>
        <w:t xml:space="preserve"> 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the method breaks down: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has no real solution,</w:t>
      </w:r>
      <w:r>
        <w:t xml:space="preserve"> </w:t>
      </w:r>
      <w:r>
        <w:t xml:space="preserve">matching the failure of the Schur complement test (</w:t>
      </w:r>
      <w:hyperlink w:anchor="exm-schur-test">
        <w:r>
          <w:rPr>
            <w:rStyle w:val="Hyperlink"/>
          </w:rPr>
          <w:t xml:space="preserve">Example 21</w:t>
        </w:r>
      </w:hyperlink>
      <w:r>
        <w:t xml:space="preserve">).</w:t>
      </w:r>
    </w:p>
    <w:bookmarkEnd w:id="117"/>
    <w:bookmarkStart w:id="122" w:name="refs"/>
    <w:bookmarkStart w:id="119" w:name="ref-zhou2024eig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Eigen-Decomposition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8">
        <w:r>
          <w:rPr>
            <w:rStyle w:val="Hyperlink"/>
          </w:rPr>
          <w:t xml:space="preserve">https://ucla-biostat-216.github.io/2024fall/slides/10-eig/10-eig.html</w:t>
        </w:r>
      </w:hyperlink>
      <w:r>
        <w:t xml:space="preserve">.</w:t>
      </w:r>
    </w:p>
    <w:bookmarkEnd w:id="119"/>
    <w:bookmarkStart w:id="121" w:name="ref-zhou2024pd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Symmetric Positive Definite 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20">
        <w:r>
          <w:rPr>
            <w:rStyle w:val="Hyperlink"/>
          </w:rPr>
          <w:t xml:space="preserve">https://ucla-biostat-216.github.io/2024fall/slides/11-pd/11-pd.html</w:t>
        </w:r>
      </w:hyperlink>
      <w:r>
        <w:t xml:space="preserve">.</w:t>
      </w:r>
    </w:p>
    <w:bookmarkEnd w:id="121"/>
    <w:bookmarkEnd w:id="122"/>
    <w:bookmarkEnd w:id="1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18" Type="http://schemas.openxmlformats.org/officeDocument/2006/relationships/hyperlink" Target="https://ucla-biostat-216.github.io/2024fall/slides/10-eig/10-eig.html" TargetMode="External"/><Relationship Id="rId120" Type="http://schemas.openxmlformats.org/officeDocument/2006/relationships/hyperlink" Target="https://ucla-biostat-216.github.io/2024fall/slides/11-pd/11-pd.html" TargetMode="External"/><Relationship Id="rId48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matrices.html#def-identity-matrix" TargetMode="External"/><Relationship Id="rId41" Type="http://schemas.openxmlformats.org/officeDocument/2006/relationships/hyperlink" Target="linear-algebra-matrices.html#def-matrix-addition" TargetMode="External"/><Relationship Id="rId87" Type="http://schemas.openxmlformats.org/officeDocument/2006/relationships/hyperlink" Target="linear-algebra-matrices.html#def-matrix-transpose" TargetMode="External"/><Relationship Id="rId61" Type="http://schemas.openxmlformats.org/officeDocument/2006/relationships/hyperlink" Target="linear-algebra-matrices.html#def-matvec-mult" TargetMode="External"/><Relationship Id="rId97" Type="http://schemas.openxmlformats.org/officeDocument/2006/relationships/hyperlink" Target="linear-algebra-matrices.html#def-scalar-mult" TargetMode="External"/><Relationship Id="rId57" Type="http://schemas.openxmlformats.org/officeDocument/2006/relationships/hyperlink" Target="linear-algebra-matrices.html#thm-identity" TargetMode="External"/><Relationship Id="rId60" Type="http://schemas.openxmlformats.org/officeDocument/2006/relationships/hyperlink" Target="linear-algebra-matrices.html#thm-matmul-assoc" TargetMode="External"/><Relationship Id="rId86" Type="http://schemas.openxmlformats.org/officeDocument/2006/relationships/hyperlink" Target="linear-algebra-matrices.html#thm-transpose-product" TargetMode="External"/><Relationship Id="rId96" Type="http://schemas.openxmlformats.org/officeDocument/2006/relationships/hyperlink" Target="linear-algebra-matrices.html#thm-transpose-sum" TargetMode="External"/><Relationship Id="rId19" Type="http://schemas.openxmlformats.org/officeDocument/2006/relationships/hyperlink" Target="linear-algebra-projections.html#cor-solution-unique" TargetMode="External"/><Relationship Id="rId115" Type="http://schemas.openxmlformats.org/officeDocument/2006/relationships/hyperlink" Target="linear-algebra-projections.html#def-lower-triangular-matrix" TargetMode="External"/><Relationship Id="rId38" Type="http://schemas.openxmlformats.org/officeDocument/2006/relationships/hyperlink" Target="linear-algebra-projections.html#def-triangular-matrix" TargetMode="External"/><Relationship Id="rId93" Type="http://schemas.openxmlformats.org/officeDocument/2006/relationships/hyperlink" Target="linear-algebra-projections.html#exm-gram-invertible" TargetMode="External"/><Relationship Id="rId49" Type="http://schemas.openxmlformats.org/officeDocument/2006/relationships/hyperlink" Target="linear-algebra-projections.html#exm-hat-matrix-projection" TargetMode="External"/><Relationship Id="rId43" Type="http://schemas.openxmlformats.org/officeDocument/2006/relationships/hyperlink" Target="linear-algebra-projections.html#exm-triangular-matrix" TargetMode="External"/><Relationship Id="rId42" Type="http://schemas.openxmlformats.org/officeDocument/2006/relationships/hyperlink" Target="linear-algebra-projections.html#thm-back-substitution" TargetMode="External"/><Relationship Id="rId56" Type="http://schemas.openxmlformats.org/officeDocument/2006/relationships/hyperlink" Target="linear-algebra-projections.html#thm-scalar-matmul" TargetMode="External"/><Relationship Id="rId26" Type="http://schemas.openxmlformats.org/officeDocument/2006/relationships/hyperlink" Target="linear-algebra-rank-nullity.html#thm-null-space-subspace" TargetMode="External"/><Relationship Id="rId18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special-matrices.html#cor-inverse-symmetric" TargetMode="External"/><Relationship Id="rId103" Type="http://schemas.openxmlformats.org/officeDocument/2006/relationships/hyperlink" Target="linear-algebra-special-matrices.html#def-determinant" TargetMode="External"/><Relationship Id="rId66" Type="http://schemas.openxmlformats.org/officeDocument/2006/relationships/hyperlink" Target="linear-algebra-special-matrices.html#def-diagonal-matrix" TargetMode="External"/><Relationship Id="rId73" Type="http://schemas.openxmlformats.org/officeDocument/2006/relationships/hyperlink" Target="linear-algebra-special-matrices.html#def-eigendecomposition" TargetMode="External"/><Relationship Id="rId13" Type="http://schemas.openxmlformats.org/officeDocument/2006/relationships/hyperlink" Target="linear-algebra-special-matrices.html#def-eigenvalue" TargetMode="External"/><Relationship Id="rId45" Type="http://schemas.openxmlformats.org/officeDocument/2006/relationships/hyperlink" Target="linear-algebra-special-matrices.html#def-idempotent-matrix" TargetMode="External"/><Relationship Id="rId15" Type="http://schemas.openxmlformats.org/officeDocument/2006/relationships/hyperlink" Target="linear-algebra-special-matrices.html#def-invertible-matrix" TargetMode="External"/><Relationship Id="rId34" Type="http://schemas.openxmlformats.org/officeDocument/2006/relationships/hyperlink" Target="linear-algebra-special-matrices.html#def-matrix-power" TargetMode="External"/><Relationship Id="rId46" Type="http://schemas.openxmlformats.org/officeDocument/2006/relationships/hyperlink" Target="linear-algebra-special-matrices.html#def-orthogonal-matrix" TargetMode="External"/><Relationship Id="rId84" Type="http://schemas.openxmlformats.org/officeDocument/2006/relationships/hyperlink" Target="linear-algebra-special-matrices.html#def-positive-definite" TargetMode="External"/><Relationship Id="rId83" Type="http://schemas.openxmlformats.org/officeDocument/2006/relationships/hyperlink" Target="linear-algebra-special-matrices.html#def-positive-semidefinite" TargetMode="External"/><Relationship Id="rId105" Type="http://schemas.openxmlformats.org/officeDocument/2006/relationships/hyperlink" Target="linear-algebra-special-matrices.html#def-symmetric-matrix" TargetMode="External"/><Relationship Id="rId29" Type="http://schemas.openxmlformats.org/officeDocument/2006/relationships/hyperlink" Target="linear-algebra-special-matrices.html#exm-eigenvalue" TargetMode="External"/><Relationship Id="rId24" Type="http://schemas.openxmlformats.org/officeDocument/2006/relationships/hyperlink" Target="linear-algebra-special-matrices.html#exm-invertible-matrix" TargetMode="External"/><Relationship Id="rId51" Type="http://schemas.openxmlformats.org/officeDocument/2006/relationships/hyperlink" Target="linear-algebra-special-matrices.html#exm-orthogonal-matrix" TargetMode="External"/><Relationship Id="rId91" Type="http://schemas.openxmlformats.org/officeDocument/2006/relationships/hyperlink" Target="linear-algebra-special-matrices.html#exm-positive-definite" TargetMode="External"/><Relationship Id="rId90" Type="http://schemas.openxmlformats.org/officeDocument/2006/relationships/hyperlink" Target="linear-algebra-special-matrices.html#exm-positive-semidefinite" TargetMode="External"/><Relationship Id="rId54" Type="http://schemas.openxmlformats.org/officeDocument/2006/relationships/hyperlink" Target="linear-algebra-special-matrices.html#rem-invertible-inverse" TargetMode="External"/><Relationship Id="rId50" Type="http://schemas.openxmlformats.org/officeDocument/2006/relationships/hyperlink" Target="linear-algebra-special-matrices.html#rem-orthogonal-matrix-columns" TargetMode="External"/><Relationship Id="rId88" Type="http://schemas.openxmlformats.org/officeDocument/2006/relationships/hyperlink" Target="linear-algebra-special-matrices.html#rem-positive-definite-symmetry" TargetMode="External"/><Relationship Id="rId82" Type="http://schemas.openxmlformats.org/officeDocument/2006/relationships/hyperlink" Target="linear-algebra-special-matrices.html#thm-definite-eigenvalues" TargetMode="External"/><Relationship Id="rId89" Type="http://schemas.openxmlformats.org/officeDocument/2006/relationships/hyperlink" Target="linear-algebra-special-matrices.html#thm-inverse-product" TargetMode="External"/><Relationship Id="rId113" Type="http://schemas.openxmlformats.org/officeDocument/2006/relationships/hyperlink" Target="linear-algebra-special-matrices.html#thm-pd-inverse" TargetMode="External"/><Relationship Id="rId14" Type="http://schemas.openxmlformats.org/officeDocument/2006/relationships/hyperlink" Target="linear-algebra-special-matrices.html#thm-spectral" TargetMode="External"/><Relationship Id="rId21" Type="http://schemas.openxmlformats.org/officeDocument/2006/relationships/hyperlink" Target="linear-algebra-subspaces.html#def-dimension" TargetMode="External"/><Relationship Id="rId16" Type="http://schemas.openxmlformats.org/officeDocument/2006/relationships/hyperlink" Target="linear-algebra-subspaces.html#def-full-column-rank" TargetMode="External"/><Relationship Id="rId63" Type="http://schemas.openxmlformats.org/officeDocument/2006/relationships/hyperlink" Target="linear-algebra-subspaces.html#def-linearly-independent" TargetMode="External"/><Relationship Id="rId72" Type="http://schemas.openxmlformats.org/officeDocument/2006/relationships/hyperlink" Target="linear-algebra-subspaces.html#def-rank" TargetMode="External"/><Relationship Id="rId22" Type="http://schemas.openxmlformats.org/officeDocument/2006/relationships/hyperlink" Target="linear-algebra-subspaces.html#def-span" TargetMode="External"/><Relationship Id="rId23" Type="http://schemas.openxmlformats.org/officeDocument/2006/relationships/hyperlink" Target="linear-algebra-subspaces.html#exm-dimension" TargetMode="External"/><Relationship Id="rId92" Type="http://schemas.openxmlformats.org/officeDocument/2006/relationships/hyperlink" Target="linear-algebra-subspaces.html#exm-rank" TargetMode="External"/><Relationship Id="rId12" Type="http://schemas.openxmlformats.org/officeDocument/2006/relationships/hyperlink" Target="linear-algebra-subspaces.html#sec-subspaces" TargetMode="External"/><Relationship Id="rId70" Type="http://schemas.openxmlformats.org/officeDocument/2006/relationships/hyperlink" Target="linear-algebra-subspaces.html#thm-matvec-columns" TargetMode="External"/><Relationship Id="rId20" Type="http://schemas.openxmlformats.org/officeDocument/2006/relationships/hyperlink" Target="linear-algebra-vectors.html#def-indicator-vector" TargetMode="External"/><Relationship Id="rId36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18" Type="http://schemas.openxmlformats.org/officeDocument/2006/relationships/hyperlink" Target="https://ucla-biostat-216.github.io/2024fall/slides/10-eig/10-eig.html" TargetMode="External"/><Relationship Id="rId120" Type="http://schemas.openxmlformats.org/officeDocument/2006/relationships/hyperlink" Target="https://ucla-biostat-216.github.io/2024fall/slides/11-pd/11-pd.html" TargetMode="External"/><Relationship Id="rId48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matrices.html#def-identity-matrix" TargetMode="External"/><Relationship Id="rId41" Type="http://schemas.openxmlformats.org/officeDocument/2006/relationships/hyperlink" Target="linear-algebra-matrices.html#def-matrix-addition" TargetMode="External"/><Relationship Id="rId87" Type="http://schemas.openxmlformats.org/officeDocument/2006/relationships/hyperlink" Target="linear-algebra-matrices.html#def-matrix-transpose" TargetMode="External"/><Relationship Id="rId61" Type="http://schemas.openxmlformats.org/officeDocument/2006/relationships/hyperlink" Target="linear-algebra-matrices.html#def-matvec-mult" TargetMode="External"/><Relationship Id="rId97" Type="http://schemas.openxmlformats.org/officeDocument/2006/relationships/hyperlink" Target="linear-algebra-matrices.html#def-scalar-mult" TargetMode="External"/><Relationship Id="rId57" Type="http://schemas.openxmlformats.org/officeDocument/2006/relationships/hyperlink" Target="linear-algebra-matrices.html#thm-identity" TargetMode="External"/><Relationship Id="rId60" Type="http://schemas.openxmlformats.org/officeDocument/2006/relationships/hyperlink" Target="linear-algebra-matrices.html#thm-matmul-assoc" TargetMode="External"/><Relationship Id="rId86" Type="http://schemas.openxmlformats.org/officeDocument/2006/relationships/hyperlink" Target="linear-algebra-matrices.html#thm-transpose-product" TargetMode="External"/><Relationship Id="rId96" Type="http://schemas.openxmlformats.org/officeDocument/2006/relationships/hyperlink" Target="linear-algebra-matrices.html#thm-transpose-sum" TargetMode="External"/><Relationship Id="rId19" Type="http://schemas.openxmlformats.org/officeDocument/2006/relationships/hyperlink" Target="linear-algebra-projections.html#cor-solution-unique" TargetMode="External"/><Relationship Id="rId115" Type="http://schemas.openxmlformats.org/officeDocument/2006/relationships/hyperlink" Target="linear-algebra-projections.html#def-lower-triangular-matrix" TargetMode="External"/><Relationship Id="rId38" Type="http://schemas.openxmlformats.org/officeDocument/2006/relationships/hyperlink" Target="linear-algebra-projections.html#def-triangular-matrix" TargetMode="External"/><Relationship Id="rId93" Type="http://schemas.openxmlformats.org/officeDocument/2006/relationships/hyperlink" Target="linear-algebra-projections.html#exm-gram-invertible" TargetMode="External"/><Relationship Id="rId49" Type="http://schemas.openxmlformats.org/officeDocument/2006/relationships/hyperlink" Target="linear-algebra-projections.html#exm-hat-matrix-projection" TargetMode="External"/><Relationship Id="rId43" Type="http://schemas.openxmlformats.org/officeDocument/2006/relationships/hyperlink" Target="linear-algebra-projections.html#exm-triangular-matrix" TargetMode="External"/><Relationship Id="rId42" Type="http://schemas.openxmlformats.org/officeDocument/2006/relationships/hyperlink" Target="linear-algebra-projections.html#thm-back-substitution" TargetMode="External"/><Relationship Id="rId56" Type="http://schemas.openxmlformats.org/officeDocument/2006/relationships/hyperlink" Target="linear-algebra-projections.html#thm-scalar-matmul" TargetMode="External"/><Relationship Id="rId26" Type="http://schemas.openxmlformats.org/officeDocument/2006/relationships/hyperlink" Target="linear-algebra-rank-nullity.html#thm-null-space-subspace" TargetMode="External"/><Relationship Id="rId18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special-matrices.html#cor-inverse-symmetric" TargetMode="External"/><Relationship Id="rId103" Type="http://schemas.openxmlformats.org/officeDocument/2006/relationships/hyperlink" Target="linear-algebra-special-matrices.html#def-determinant" TargetMode="External"/><Relationship Id="rId66" Type="http://schemas.openxmlformats.org/officeDocument/2006/relationships/hyperlink" Target="linear-algebra-special-matrices.html#def-diagonal-matrix" TargetMode="External"/><Relationship Id="rId73" Type="http://schemas.openxmlformats.org/officeDocument/2006/relationships/hyperlink" Target="linear-algebra-special-matrices.html#def-eigendecomposition" TargetMode="External"/><Relationship Id="rId13" Type="http://schemas.openxmlformats.org/officeDocument/2006/relationships/hyperlink" Target="linear-algebra-special-matrices.html#def-eigenvalue" TargetMode="External"/><Relationship Id="rId45" Type="http://schemas.openxmlformats.org/officeDocument/2006/relationships/hyperlink" Target="linear-algebra-special-matrices.html#def-idempotent-matrix" TargetMode="External"/><Relationship Id="rId15" Type="http://schemas.openxmlformats.org/officeDocument/2006/relationships/hyperlink" Target="linear-algebra-special-matrices.html#def-invertible-matrix" TargetMode="External"/><Relationship Id="rId34" Type="http://schemas.openxmlformats.org/officeDocument/2006/relationships/hyperlink" Target="linear-algebra-special-matrices.html#def-matrix-power" TargetMode="External"/><Relationship Id="rId46" Type="http://schemas.openxmlformats.org/officeDocument/2006/relationships/hyperlink" Target="linear-algebra-special-matrices.html#def-orthogonal-matrix" TargetMode="External"/><Relationship Id="rId84" Type="http://schemas.openxmlformats.org/officeDocument/2006/relationships/hyperlink" Target="linear-algebra-special-matrices.html#def-positive-definite" TargetMode="External"/><Relationship Id="rId83" Type="http://schemas.openxmlformats.org/officeDocument/2006/relationships/hyperlink" Target="linear-algebra-special-matrices.html#def-positive-semidefinite" TargetMode="External"/><Relationship Id="rId105" Type="http://schemas.openxmlformats.org/officeDocument/2006/relationships/hyperlink" Target="linear-algebra-special-matrices.html#def-symmetric-matrix" TargetMode="External"/><Relationship Id="rId29" Type="http://schemas.openxmlformats.org/officeDocument/2006/relationships/hyperlink" Target="linear-algebra-special-matrices.html#exm-eigenvalue" TargetMode="External"/><Relationship Id="rId24" Type="http://schemas.openxmlformats.org/officeDocument/2006/relationships/hyperlink" Target="linear-algebra-special-matrices.html#exm-invertible-matrix" TargetMode="External"/><Relationship Id="rId51" Type="http://schemas.openxmlformats.org/officeDocument/2006/relationships/hyperlink" Target="linear-algebra-special-matrices.html#exm-orthogonal-matrix" TargetMode="External"/><Relationship Id="rId91" Type="http://schemas.openxmlformats.org/officeDocument/2006/relationships/hyperlink" Target="linear-algebra-special-matrices.html#exm-positive-definite" TargetMode="External"/><Relationship Id="rId90" Type="http://schemas.openxmlformats.org/officeDocument/2006/relationships/hyperlink" Target="linear-algebra-special-matrices.html#exm-positive-semidefinite" TargetMode="External"/><Relationship Id="rId54" Type="http://schemas.openxmlformats.org/officeDocument/2006/relationships/hyperlink" Target="linear-algebra-special-matrices.html#rem-invertible-inverse" TargetMode="External"/><Relationship Id="rId50" Type="http://schemas.openxmlformats.org/officeDocument/2006/relationships/hyperlink" Target="linear-algebra-special-matrices.html#rem-orthogonal-matrix-columns" TargetMode="External"/><Relationship Id="rId88" Type="http://schemas.openxmlformats.org/officeDocument/2006/relationships/hyperlink" Target="linear-algebra-special-matrices.html#rem-positive-definite-symmetry" TargetMode="External"/><Relationship Id="rId82" Type="http://schemas.openxmlformats.org/officeDocument/2006/relationships/hyperlink" Target="linear-algebra-special-matrices.html#thm-definite-eigenvalues" TargetMode="External"/><Relationship Id="rId89" Type="http://schemas.openxmlformats.org/officeDocument/2006/relationships/hyperlink" Target="linear-algebra-special-matrices.html#thm-inverse-product" TargetMode="External"/><Relationship Id="rId113" Type="http://schemas.openxmlformats.org/officeDocument/2006/relationships/hyperlink" Target="linear-algebra-special-matrices.html#thm-pd-inverse" TargetMode="External"/><Relationship Id="rId14" Type="http://schemas.openxmlformats.org/officeDocument/2006/relationships/hyperlink" Target="linear-algebra-special-matrices.html#thm-spectral" TargetMode="External"/><Relationship Id="rId21" Type="http://schemas.openxmlformats.org/officeDocument/2006/relationships/hyperlink" Target="linear-algebra-subspaces.html#def-dimension" TargetMode="External"/><Relationship Id="rId16" Type="http://schemas.openxmlformats.org/officeDocument/2006/relationships/hyperlink" Target="linear-algebra-subspaces.html#def-full-column-rank" TargetMode="External"/><Relationship Id="rId63" Type="http://schemas.openxmlformats.org/officeDocument/2006/relationships/hyperlink" Target="linear-algebra-subspaces.html#def-linearly-independent" TargetMode="External"/><Relationship Id="rId72" Type="http://schemas.openxmlformats.org/officeDocument/2006/relationships/hyperlink" Target="linear-algebra-subspaces.html#def-rank" TargetMode="External"/><Relationship Id="rId22" Type="http://schemas.openxmlformats.org/officeDocument/2006/relationships/hyperlink" Target="linear-algebra-subspaces.html#def-span" TargetMode="External"/><Relationship Id="rId23" Type="http://schemas.openxmlformats.org/officeDocument/2006/relationships/hyperlink" Target="linear-algebra-subspaces.html#exm-dimension" TargetMode="External"/><Relationship Id="rId92" Type="http://schemas.openxmlformats.org/officeDocument/2006/relationships/hyperlink" Target="linear-algebra-subspaces.html#exm-rank" TargetMode="External"/><Relationship Id="rId12" Type="http://schemas.openxmlformats.org/officeDocument/2006/relationships/hyperlink" Target="linear-algebra-subspaces.html#sec-subspaces" TargetMode="External"/><Relationship Id="rId70" Type="http://schemas.openxmlformats.org/officeDocument/2006/relationships/hyperlink" Target="linear-algebra-subspaces.html#thm-matvec-columns" TargetMode="External"/><Relationship Id="rId20" Type="http://schemas.openxmlformats.org/officeDocument/2006/relationships/hyperlink" Target="linear-algebra-vectors.html#def-indicator-vector" TargetMode="External"/><Relationship Id="rId36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Diagonalization and Cholesky</dc:title>
  <dc:creator/>
  <cp:keywords/>
  <dcterms:created xsi:type="dcterms:W3CDTF">2026-10-17T06:06:59Z</dcterms:created>
  <dcterms:modified xsi:type="dcterms:W3CDTF">2026-10-17T06:06:59Z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22:37:53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