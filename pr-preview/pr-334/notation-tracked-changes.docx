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2026-10-16 19:32:00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00:42:20 (PDT)</w:t>
        </w:r>
      </w:ins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2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3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4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6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1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r:id="rId24">
                    <w:r>
                      <w:rPr>
                        <w:rStyle w:val="Hyperlink"/>
                      </w:rPr>
                      <w:t xml:space="preserve">definition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5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7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7"/>
    <w:bookmarkStart w:id="41" w:name="sec-subscripts-parentheses"/>
    <w:p>
      <w:pPr>
        <w:pStyle w:val="Heading2"/>
      </w:pPr>
      <w:del w:id="3" w:author="PR Preview" w:date="2026-01-01T00:00:00Z">
        <w:r>
          <w:delText xml:space="preserve">2 Why is notation in probability and statistics so inconsistent and disorganized?</w:delText>
        </w:r>
      </w:del>
    </w:p>
    <w:p>
      <w:pPr>
        <w:pStyle w:val="Heading2"/>
      </w:pPr>
      <w:ins w:id="4" w:author="PR Preview" w:date="2026-01-01T00:00:00Z">
        <w:r>
          <w:t xml:space="preserve">2 Subscripts and parentheses</w:t>
        </w:r>
      </w:ins>
    </w:p>
    <w:bookmarkStart w:id="30" w:name="rem-subscript-parentheses-convention"/>
    <w:p>
      <w:pPr>
        <w:pStyle w:val="FirstParagraph"/>
      </w:pPr>
      <w:ins w:id="5" w:author="PR Preview" w:date="2026-01-01T00:00:00Z">
        <w:r>
          <w:rPr>
            <w:i/>
            <w:iCs/>
          </w:rPr>
          <w:t xml:space="preserve">Remark 1</w:t>
        </w:r>
      </w:ins>
      <w:ins w:id="6" w:author="PR Preview" w:date="2026-01-01T00:00:00Z">
        <w:r>
          <w:t xml:space="preserve"> (Our convention for subscripts and parentheses). </w:t>
        </w:r>
      </w:ins>
      <w:ins w:id="7" w:author="PR Preview" w:date="2026-01-01T00:00:00Z">
        <w:r>
          <w:t xml:space="preserve">Subscripts and parentheses both attach extra information to a symbol,</w:t>
        </w:r>
      </w:ins>
      <w:ins w:id="8" w:author="PR Preview" w:date="2026-01-01T00:00:00Z">
        <w:r>
          <w:t xml:space="preserve"> </w:t>
        </w:r>
      </w:ins>
      <w:ins w:id="9" w:author="PR Preview" w:date="2026-01-01T00:00:00Z">
        <w:r>
          <w:t xml:space="preserve">and sources divide the work between them differently.</w:t>
        </w:r>
      </w:ins>
      <w:ins w:id="10" w:author="PR Preview" w:date="2026-01-01T00:00:00Z">
        <w:r>
          <w:t xml:space="preserve"> </w:t>
        </w:r>
      </w:ins>
      <w:ins w:id="11" w:author="PR Preview" w:date="2026-01-01T00:00:00Z">
        <w:r>
          <w:t xml:space="preserve">These notes follow two rules of thumb:</w:t>
        </w:r>
      </w:ins>
    </w:p>
    <w:p>
      <w:pPr>
        <w:pStyle w:val="Compact"/>
        <w:numPr>
          <w:ilvl w:val="0"/>
          <w:numId w:val="1001"/>
        </w:numPr>
      </w:pPr>
      <w:ins w:id="12" w:author="PR Preview" w:date="2026-01-01T00:00:00Z">
        <w:r>
          <w:t xml:space="preserve">A subscript names which member of an</w:t>
        </w:r>
      </w:ins>
      <w:ins w:id="13" w:author="PR Preview" w:date="2026-01-01T00:00:00Z">
        <w:r>
          <w:t xml:space="preserve"> </w:t>
        </w:r>
      </w:ins>
      <w:hyperlink r:id="rId28">
        <w:ins w:id="14" w:author="PR Preview" w:date="2026-01-01T00:00:00Z">
          <w:r>
            <w:rPr>
              <w:rStyle w:val="Hyperlink"/>
            </w:rPr>
            <w:t xml:space="preserve">indexed family</w:t>
          </w:r>
        </w:ins>
      </w:hyperlink>
      <w:ins w:id="15" w:author="PR Preview" w:date="2026-01-01T00:00:00Z">
        <w:r>
          <w:t xml:space="preserve"> </w:t>
        </w:r>
      </w:ins>
      <w:ins w:id="16" w:author="PR Preview" w:date="2026-01-01T00:00:00Z">
        <w:r>
          <w:t xml:space="preserve">we mean.</w:t>
        </w:r>
      </w:ins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It holds an index, such as the</w:t>
        </w:r>
      </w:ins>
      <w:ins w:id="19" w:author="PR Preview" w:date="2026-01-01T00:00:00Z">
        <w:r>
          <w:t xml:space="preserve"> </w:t>
        </w:r>
      </w:ins>
      <m:oMath>
        <m:r>
          <m:t>i</m:t>
        </m:r>
      </m:oMath>
      <w:ins w:id="20" w:author="PR Preview" w:date="2026-01-01T00:00:00Z">
        <w:r>
          <w:t xml:space="preserve"> </w:t>
        </w:r>
      </w:ins>
      <w:ins w:id="21" w:author="PR Preview" w:date="2026-01-01T00:00:00Z">
        <w:r>
          <w:t xml:space="preserve">in</w:t>
        </w:r>
      </w:ins>
      <w:ins w:id="22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</m:oMath>
      <w:ins w:id="23" w:author="PR Preview" w:date="2026-01-01T00:00:00Z">
        <w:r>
          <w:t xml:space="preserve">,</w:t>
        </w:r>
      </w:ins>
      <w:ins w:id="24" w:author="PR Preview" w:date="2026-01-01T00:00:00Z">
        <w:r>
          <w:t xml:space="preserve"> </w:t>
        </w:r>
      </w:ins>
      <w:ins w:id="25" w:author="PR Preview" w:date="2026-01-01T00:00:00Z">
        <w:r>
          <w:t xml:space="preserve">or a parameter that picks one</w:t>
        </w:r>
      </w:ins>
      <w:ins w:id="26" w:author="PR Preview" w:date="2026-01-01T00:00:00Z">
        <w:r>
          <w:t xml:space="preserve"> </w:t>
        </w:r>
      </w:ins>
      <w:hyperlink r:id="rId29">
        <w:ins w:id="27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28" w:author="PR Preview" w:date="2026-01-01T00:00:00Z">
        <w:r>
          <w:t xml:space="preserve"> </w:t>
        </w:r>
      </w:ins>
      <w:ins w:id="29" w:author="PR Preview" w:date="2026-01-01T00:00:00Z">
        <w:r>
          <w:t xml:space="preserve">or distribution out of the family,</w:t>
        </w:r>
      </w:ins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such as the</w:t>
        </w:r>
      </w:ins>
      <w:ins w:id="32" w:author="PR Preview" w:date="2026-01-01T00:00:00Z">
        <w:r>
          <w:t xml:space="preserve"> </w:t>
        </w:r>
      </w:ins>
      <m:oMath>
        <m:r>
          <m:t>θ</m:t>
        </m:r>
      </m:oMath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in</w:t>
        </w:r>
      </w:ins>
      <w:ins w:id="35" w:author="PR Preview" w:date="2026-01-01T00:00:00Z">
        <w:r>
          <w:t xml:space="preserve"> </w:t>
        </w:r>
      </w:ins>
      <m:oMath>
        <m:sSub>
          <m:e>
            <m:r>
              <m:t>f</m:t>
            </m:r>
          </m:e>
          <m:sub>
            <m:r>
              <m:t>θ</m:t>
            </m:r>
          </m:sub>
        </m:sSub>
      </m:oMath>
      <w:ins w:id="36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1"/>
        </w:numPr>
      </w:pPr>
      <w:ins w:id="37" w:author="PR Preview" w:date="2026-01-01T00:00:00Z">
        <w:r>
          <w:t xml:space="preserve">Parentheses hold the input a function is evaluated at,</w:t>
        </w:r>
      </w:ins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as in</w:t>
        </w:r>
      </w:ins>
      <w:ins w:id="4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41" w:author="PR Preview" w:date="2026-01-01T00:00:00Z">
        <w:r>
          <w:t xml:space="preserve">.</w:t>
        </w:r>
      </w:ins>
    </w:p>
    <w:p>
      <w:pPr>
        <w:pStyle w:val="FirstParagraph"/>
      </w:pPr>
      <w:ins w:id="42" w:author="PR Preview" w:date="2026-01-01T00:00:00Z">
        <w:r>
          <w:t xml:space="preserve">Under these rules,</w:t>
        </w:r>
      </w:ins>
      <w:ins w:id="43" w:author="PR Preview" w:date="2026-01-01T00:00:00Z">
        <w:r>
          <w:t xml:space="preserve"> </w:t>
        </w:r>
      </w:ins>
      <m:oMath>
        <m:sSub>
          <m:e>
            <m:r>
              <m:t>f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reads</w:t>
        </w:r>
      </w:ins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“the member of the family labeled</w:t>
        </w:r>
      </w:ins>
      <w:ins w:id="48" w:author="PR Preview" w:date="2026-01-01T00:00:00Z">
        <w:r>
          <w:t xml:space="preserve"> </w:t>
        </w:r>
      </w:ins>
      <m:oMath>
        <m:r>
          <m:t>θ</m:t>
        </m:r>
      </m:oMath>
      <w:ins w:id="49" w:author="PR Preview" w:date="2026-01-01T00:00:00Z">
        <w:r>
          <w:t xml:space="preserve">, evaluated at</w:t>
        </w:r>
      </w:ins>
      <w:ins w:id="50" w:author="PR Preview" w:date="2026-01-01T00:00:00Z">
        <w:r>
          <w:t xml:space="preserve"> </w:t>
        </w:r>
      </w:ins>
      <m:oMath>
        <m:r>
          <m:t>x</m:t>
        </m:r>
      </m:oMath>
      <w:ins w:id="51" w:author="PR Preview" w:date="2026-01-01T00:00:00Z">
        <w:r>
          <w:t xml:space="preserve">”</w:t>
        </w:r>
      </w:ins>
      <w:ins w:id="52" w:author="PR Preview" w:date="2026-01-01T00:00:00Z">
        <w:r>
          <w:t xml:space="preserve">.</w:t>
        </w:r>
      </w:ins>
      <w:ins w:id="53" w:author="PR Preview" w:date="2026-01-01T00:00:00Z">
        <w:r>
          <w:t xml:space="preserve"> </w:t>
        </w:r>
      </w:ins>
      <w:ins w:id="54" w:author="PR Preview" w:date="2026-01-01T00:00:00Z">
        <w:r>
          <w:t xml:space="preserve">Nothing forces this split.</w:t>
        </w:r>
      </w:ins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It is a convention for keeping a formula readable,</w:t>
        </w:r>
      </w:ins>
      <w:ins w:id="57" w:author="PR Preview" w:date="2026-01-01T00:00:00Z">
        <w:r>
          <w:t xml:space="preserve"> </w:t>
        </w:r>
      </w:ins>
      <w:ins w:id="58" w:author="PR Preview" w:date="2026-01-01T00:00:00Z">
        <w:r>
          <w:t xml:space="preserve">and you will meet the same objects written the other way around.</w:t>
        </w:r>
      </w:ins>
    </w:p>
    <w:bookmarkEnd w:id="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tbl-subscript-parenthes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Subscripts and parentheses in these notes, and the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object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form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other forms you may meet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entry of a vector or matrix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  <m:r>
                          <m:t>j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x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  <m:r>
                      <m:t>j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 and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A[i, j]</w:t>
                  </w:r>
                  <w:r>
                    <w:t xml:space="preserve"> </w:t>
                  </w:r>
                  <w:r>
                    <w:t xml:space="preserve">in code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 of a</w:t>
                  </w:r>
                  <w:r>
                    <w:t xml:space="preserve"> </w:t>
                  </w:r>
                  <w:hyperlink r:id="rId31">
                    <w:r>
                      <w:rPr>
                        <w:rStyle w:val="Hyperlink"/>
                      </w:rPr>
                      <w:t xml:space="preserve">sequence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function with a 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;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probability under a 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derivative of order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[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ty m:val="p"/>
                          </m:rPr>
                          <m:t>D</m:t>
                        </m:r>
                      </m:e>
                      <m:sup>
                        <m:r>
                          <m:t>k</m:t>
                        </m:r>
                      </m:sup>
                    </m:sSup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order statistic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sample index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</w:tbl>
          <w:bookmarkEnd w:id="32"/>
          <w:p/>
        </w:tc>
      </w:tr>
    </w:tbl>
    <w:bookmarkStart w:id="38" w:name="rem-process-notation"/>
    <w:p>
      <w:pPr>
        <w:pStyle w:val="BodyText"/>
      </w:pPr>
      <w:ins w:id="59" w:author="PR Preview" w:date="2026-01-01T00:00:00Z">
        <w:r>
          <w:rPr>
            <w:i/>
            <w:iCs/>
          </w:rPr>
          <w:t xml:space="preserve">Remark 2</w:t>
        </w:r>
      </w:ins>
      <w:ins w:id="60" w:author="PR Preview" w:date="2026-01-01T00:00:00Z">
        <w:r>
          <w:t xml:space="preserve"> (Subscripts and parentheses for a stochastic process). </w:t>
        </w:r>
      </w:ins>
      <w:ins w:id="61" w:author="PR Preview" w:date="2026-01-01T00:00:00Z">
        <w:r>
          <w:t xml:space="preserve">The notation for a</w:t>
        </w:r>
      </w:ins>
      <w:ins w:id="62" w:author="PR Preview" w:date="2026-01-01T00:00:00Z">
        <w:r>
          <w:t xml:space="preserve"> </w:t>
        </w:r>
      </w:ins>
      <w:hyperlink r:id="rId33">
        <w:ins w:id="63" w:author="PR Preview" w:date="2026-01-01T00:00:00Z">
          <w:r>
            <w:rPr>
              <w:rStyle w:val="Hyperlink"/>
            </w:rPr>
            <w:t xml:space="preserve">stochastic process</w:t>
          </w:r>
        </w:ins>
      </w:hyperlink>
      <w:ins w:id="64" w:author="PR Preview" w:date="2026-01-01T00:00:00Z">
        <w:r>
          <w:t xml:space="preserve"> </w:t>
        </w:r>
      </w:ins>
      <w:ins w:id="65" w:author="PR Preview" w:date="2026-01-01T00:00:00Z">
        <w:r>
          <w:t xml:space="preserve">uses both slots at once.</w:t>
        </w:r>
      </w:ins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A stochastic process is an</w:t>
        </w:r>
      </w:ins>
      <w:ins w:id="68" w:author="PR Preview" w:date="2026-01-01T00:00:00Z">
        <w:r>
          <w:t xml:space="preserve"> </w:t>
        </w:r>
      </w:ins>
      <w:hyperlink r:id="rId28">
        <w:ins w:id="69" w:author="PR Preview" w:date="2026-01-01T00:00:00Z">
          <w:r>
            <w:rPr>
              <w:rStyle w:val="Hyperlink"/>
            </w:rPr>
            <w:t xml:space="preserve">indexed family</w:t>
          </w:r>
        </w:ins>
      </w:hyperlink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of</w:t>
        </w:r>
      </w:ins>
      <w:ins w:id="72" w:author="PR Preview" w:date="2026-01-01T00:00:00Z">
        <w:r>
          <w:t xml:space="preserve"> </w:t>
        </w:r>
      </w:ins>
      <w:hyperlink r:id="rId14">
        <w:ins w:id="73" w:author="PR Preview" w:date="2026-01-01T00:00:00Z">
          <w:r>
            <w:rPr>
              <w:rStyle w:val="Hyperlink"/>
            </w:rPr>
            <w:t xml:space="preserve">random variables</w:t>
          </w:r>
        </w:ins>
      </w:hyperlink>
      <w:ins w:id="74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t</m:t>
            </m:r>
          </m:sub>
        </m:sSub>
      </m:oMath>
      <w:ins w:id="75" w:author="PR Preview" w:date="2026-01-01T00:00:00Z">
        <w:r>
          <w:t xml:space="preserve">,</w:t>
        </w:r>
      </w:ins>
      <w:ins w:id="76" w:author="PR Preview" w:date="2026-01-01T00:00:00Z">
        <w:r>
          <w:t xml:space="preserve"> </w:t>
        </w:r>
      </w:ins>
      <w:ins w:id="77" w:author="PR Preview" w:date="2026-01-01T00:00:00Z">
        <w:r>
          <w:t xml:space="preserve">one for each index</w:t>
        </w:r>
      </w:ins>
      <w:ins w:id="78" w:author="PR Preview" w:date="2026-01-01T00:00:00Z">
        <w:r>
          <w:t xml:space="preserve"> </w:t>
        </w:r>
      </w:ins>
      <m:oMath>
        <m:r>
          <m:t>t</m:t>
        </m:r>
      </m:oMath>
      <w:ins w:id="79" w:author="PR Preview" w:date="2026-01-01T00:00:00Z">
        <w:r>
          <w:t xml:space="preserve"> </w:t>
        </w:r>
      </w:ins>
      <w:ins w:id="80" w:author="PR Preview" w:date="2026-01-01T00:00:00Z">
        <w:r>
          <w:t xml:space="preserve">in some</w:t>
        </w:r>
      </w:ins>
      <w:ins w:id="81" w:author="PR Preview" w:date="2026-01-01T00:00:00Z">
        <w:r>
          <w:t xml:space="preserve"> </w:t>
        </w:r>
      </w:ins>
      <w:hyperlink r:id="rId34">
        <w:ins w:id="82" w:author="PR Preview" w:date="2026-01-01T00:00:00Z">
          <w:r>
            <w:rPr>
              <w:rStyle w:val="Hyperlink"/>
            </w:rPr>
            <w:t xml:space="preserve">index set</w:t>
          </w:r>
        </w:ins>
      </w:hyperlink>
      <w:ins w:id="83" w:author="PR Preview" w:date="2026-01-01T00:00:00Z">
        <w:r>
          <w:t xml:space="preserve">, such as time.</w:t>
        </w:r>
      </w:ins>
      <w:ins w:id="84" w:author="PR Preview" w:date="2026-01-01T00:00:00Z">
        <w:r>
          <w:t xml:space="preserve"> </w:t>
        </w:r>
      </w:ins>
      <w:ins w:id="85" w:author="PR Preview" w:date="2026-01-01T00:00:00Z">
        <w:r>
          <w:t xml:space="preserve">The index goes in the subscript, because it picks a member of the family.</w:t>
        </w:r>
      </w:ins>
      <w:ins w:id="86" w:author="PR Preview" w:date="2026-01-01T00:00:00Z">
        <w:r>
          <w:t xml:space="preserve"> </w:t>
        </w:r>
      </w:ins>
      <w:ins w:id="87" w:author="PR Preview" w:date="2026-01-01T00:00:00Z">
        <w:r>
          <w:t xml:space="preserve">Each</w:t>
        </w:r>
      </w:ins>
      <w:ins w:id="88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t</m:t>
            </m:r>
          </m:sub>
        </m:sSub>
      </m:oMath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is itself a</w:t>
        </w:r>
      </w:ins>
      <w:ins w:id="91" w:author="PR Preview" w:date="2026-01-01T00:00:00Z">
        <w:r>
          <w:t xml:space="preserve"> </w:t>
        </w:r>
      </w:ins>
      <w:hyperlink r:id="rId29">
        <w:ins w:id="92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of the</w:t>
        </w:r>
      </w:ins>
      <w:ins w:id="95" w:author="PR Preview" w:date="2026-01-01T00:00:00Z">
        <w:r>
          <w:t xml:space="preserve"> </w:t>
        </w:r>
      </w:ins>
      <w:hyperlink r:id="rId35">
        <w:ins w:id="96" w:author="PR Preview" w:date="2026-01-01T00:00:00Z">
          <w:r>
            <w:rPr>
              <w:rStyle w:val="Hyperlink"/>
            </w:rPr>
            <w:t xml:space="preserve">outcome</w:t>
          </w:r>
        </w:ins>
      </w:hyperlink>
      <w:ins w:id="97" w:author="PR Preview" w:date="2026-01-01T00:00:00Z">
        <w:r>
          <w:t xml:space="preserve"> </w:t>
        </w:r>
      </w:ins>
      <m:oMath>
        <m:r>
          <m:t>ω</m:t>
        </m:r>
      </m:oMath>
      <w:ins w:id="98" w:author="PR Preview" w:date="2026-01-01T00:00:00Z">
        <w:r>
          <w:t xml:space="preserve"> </w:t>
        </w:r>
      </w:ins>
      <w:ins w:id="99" w:author="PR Preview" w:date="2026-01-01T00:00:00Z">
        <w:r>
          <w:t xml:space="preserve">of a</w:t>
        </w:r>
      </w:ins>
      <w:ins w:id="100" w:author="PR Preview" w:date="2026-01-01T00:00:00Z">
        <w:r>
          <w:t xml:space="preserve"> </w:t>
        </w:r>
      </w:ins>
      <w:hyperlink r:id="rId36">
        <w:ins w:id="101" w:author="PR Preview" w:date="2026-01-01T00:00:00Z">
          <w:r>
            <w:rPr>
              <w:rStyle w:val="Hyperlink"/>
            </w:rPr>
            <w:t xml:space="preserve">random experiment</w:t>
          </w:r>
        </w:ins>
      </w:hyperlink>
      <w:ins w:id="102" w:author="PR Preview" w:date="2026-01-01T00:00:00Z">
        <w:r>
          <w:t xml:space="preserve">,</w:t>
        </w:r>
      </w:ins>
      <w:ins w:id="103" w:author="PR Preview" w:date="2026-01-01T00:00:00Z">
        <w:r>
          <w:t xml:space="preserve"> </w:t>
        </w:r>
      </w:ins>
      <w:ins w:id="104" w:author="PR Preview" w:date="2026-01-01T00:00:00Z">
        <w:r>
          <w:t xml:space="preserve">that is, an element of the</w:t>
        </w:r>
      </w:ins>
      <w:ins w:id="105" w:author="PR Preview" w:date="2026-01-01T00:00:00Z">
        <w:r>
          <w:t xml:space="preserve"> </w:t>
        </w:r>
      </w:ins>
      <w:hyperlink r:id="rId37">
        <w:ins w:id="106" w:author="PR Preview" w:date="2026-01-01T00:00:00Z">
          <w:r>
            <w:rPr>
              <w:rStyle w:val="Hyperlink"/>
            </w:rPr>
            <w:t xml:space="preserve">sample space</w:t>
          </w:r>
        </w:ins>
      </w:hyperlink>
      <w:ins w:id="107" w:author="PR Preview" w:date="2026-01-01T00:00:00Z">
        <w:r>
          <w:t xml:space="preserve">,</w:t>
        </w:r>
      </w:ins>
      <w:ins w:id="108" w:author="PR Preview" w:date="2026-01-01T00:00:00Z">
        <w:r>
          <w:t xml:space="preserve"> </w:t>
        </w:r>
      </w:ins>
      <w:ins w:id="109" w:author="PR Preview" w:date="2026-01-01T00:00:00Z">
        <w:r>
          <w:t xml:space="preserve">so the outcome goes in the parentheses:</w:t>
        </w:r>
      </w:ins>
      <w:ins w:id="110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ins w:id="111" w:author="PR Preview" w:date="2026-01-01T00:00:00Z">
        <w:r>
          <w:t xml:space="preserve">.</w:t>
        </w:r>
      </w:ins>
      <w:ins w:id="112" w:author="PR Preview" w:date="2026-01-01T00:00:00Z">
        <w:r>
          <w:t xml:space="preserve"> </w:t>
        </w:r>
      </w:ins>
      <w:ins w:id="113" w:author="PR Preview" w:date="2026-01-01T00:00:00Z">
        <w:r>
          <w:t xml:space="preserve">Fixing</w:t>
        </w:r>
      </w:ins>
      <w:ins w:id="114" w:author="PR Preview" w:date="2026-01-01T00:00:00Z">
        <w:r>
          <w:t xml:space="preserve"> </w:t>
        </w:r>
      </w:ins>
      <m:oMath>
        <m:r>
          <m:t>ω</m:t>
        </m:r>
      </m:oMath>
      <w:ins w:id="115" w:author="PR Preview" w:date="2026-01-01T00:00:00Z">
        <w:r>
          <w:t xml:space="preserve"> </w:t>
        </w:r>
      </w:ins>
      <w:ins w:id="116" w:author="PR Preview" w:date="2026-01-01T00:00:00Z">
        <w:r>
          <w:t xml:space="preserve">and letting</w:t>
        </w:r>
      </w:ins>
      <w:ins w:id="117" w:author="PR Preview" w:date="2026-01-01T00:00:00Z">
        <w:r>
          <w:t xml:space="preserve"> </w:t>
        </w:r>
      </w:ins>
      <m:oMath>
        <m:r>
          <m:t>t</m:t>
        </m:r>
      </m:oMath>
      <w:ins w:id="118" w:author="PR Preview" w:date="2026-01-01T00:00:00Z">
        <w:r>
          <w:t xml:space="preserve"> </w:t>
        </w:r>
      </w:ins>
      <w:ins w:id="119" w:author="PR Preview" w:date="2026-01-01T00:00:00Z">
        <w:r>
          <w:t xml:space="preserve">vary traces out one path of the process.</w:t>
        </w:r>
      </w:ins>
      <w:ins w:id="120" w:author="PR Preview" w:date="2026-01-01T00:00:00Z">
        <w:r>
          <w:t xml:space="preserve"> </w:t>
        </w:r>
      </w:ins>
      <w:ins w:id="121" w:author="PR Preview" w:date="2026-01-01T00:00:00Z">
        <w:r>
          <w:t xml:space="preserve">Many sources drop</w:t>
        </w:r>
      </w:ins>
      <w:ins w:id="122" w:author="PR Preview" w:date="2026-01-01T00:00:00Z">
        <w:r>
          <w:t xml:space="preserve"> </w:t>
        </w:r>
      </w:ins>
      <m:oMath>
        <m:r>
          <m:t>ω</m:t>
        </m:r>
      </m:oMath>
      <w:ins w:id="123" w:author="PR Preview" w:date="2026-01-01T00:00:00Z">
        <w:r>
          <w:t xml:space="preserve"> </w:t>
        </w:r>
      </w:ins>
      <w:ins w:id="124" w:author="PR Preview" w:date="2026-01-01T00:00:00Z">
        <w:r>
          <w:t xml:space="preserve">and write</w:t>
        </w:r>
      </w:ins>
      <w:ins w:id="125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t</m:t>
            </m:r>
          </m:sub>
        </m:sSub>
      </m:oMath>
      <w:ins w:id="126" w:author="PR Preview" w:date="2026-01-01T00:00:00Z">
        <w:r>
          <w:t xml:space="preserve">, or write</w:t>
        </w:r>
      </w:ins>
      <w:ins w:id="127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ins w:id="128" w:author="PR Preview" w:date="2026-01-01T00:00:00Z">
        <w:r>
          <w:t xml:space="preserve"> </w:t>
        </w:r>
      </w:ins>
      <w:ins w:id="129" w:author="PR Preview" w:date="2026-01-01T00:00:00Z">
        <w:r>
          <w:t xml:space="preserve">when</w:t>
        </w:r>
      </w:ins>
      <w:ins w:id="130" w:author="PR Preview" w:date="2026-01-01T00:00:00Z">
        <w:r>
          <w:t xml:space="preserve"> </w:t>
        </w:r>
      </w:ins>
      <m:oMath>
        <m:r>
          <m:t>t</m:t>
        </m:r>
      </m:oMath>
      <w:ins w:id="131" w:author="PR Preview" w:date="2026-01-01T00:00:00Z">
        <w:r>
          <w:t xml:space="preserve"> </w:t>
        </w:r>
      </w:ins>
      <w:ins w:id="132" w:author="PR Preview" w:date="2026-01-01T00:00:00Z">
        <w:r>
          <w:t xml:space="preserve">is continuous.</w:t>
        </w:r>
      </w:ins>
    </w:p>
    <w:bookmarkEnd w:id="38"/>
    <w:bookmarkStart w:id="39" w:name="exm-process-notation"/>
    <w:p>
      <w:pPr>
        <w:pStyle w:val="BodyText"/>
      </w:pPr>
      <w:ins w:id="133" w:author="PR Preview" w:date="2026-01-01T00:00:00Z">
        <w:r>
          <w:rPr>
            <w:b/>
            <w:bCs/>
          </w:rPr>
          <w:t xml:space="preserve">Example 1 (Reading</w:t>
        </w:r>
      </w:ins>
      <w:ins w:id="134" w:author="PR Preview" w:date="2026-01-01T00:00:00Z">
        <w:r>
          <w:rPr>
            <w:b/>
            <w:bCs/>
          </w:rPr>
          <w:t xml:space="preserve"> </w:t>
        </w:r>
      </w:ins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ins w:id="135" w:author="PR Preview" w:date="2026-01-01T00:00:00Z">
        <w:r>
          <w:rPr>
            <w:b/>
            <w:bCs/>
          </w:rPr>
          <w:t xml:space="preserve">)</w:t>
        </w:r>
      </w:ins>
      <w:ins w:id="136" w:author="PR Preview" w:date="2026-01-01T00:00:00Z">
        <w:r>
          <w:t xml:space="preserve"> </w:t>
        </w:r>
      </w:ins>
      <w:ins w:id="137" w:author="PR Preview" w:date="2026-01-01T00:00:00Z">
        <w:r>
          <w:t xml:space="preserve">Let</w:t>
        </w:r>
      </w:ins>
      <w:ins w:id="138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t</m:t>
            </m:r>
          </m:sub>
        </m:sSub>
      </m:oMath>
      <w:ins w:id="139" w:author="PR Preview" w:date="2026-01-01T00:00:00Z">
        <w:r>
          <w:t xml:space="preserve"> </w:t>
        </w:r>
      </w:ins>
      <w:ins w:id="140" w:author="PR Preview" w:date="2026-01-01T00:00:00Z">
        <w:r>
          <w:t xml:space="preserve">be the position of a particle at time</w:t>
        </w:r>
      </w:ins>
      <w:ins w:id="141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≥</m:t>
        </m:r>
        <m:r>
          <m:t>0</m:t>
        </m:r>
      </m:oMath>
      <w:ins w:id="142" w:author="PR Preview" w:date="2026-01-01T00:00:00Z">
        <w:r>
          <w:t xml:space="preserve">.</w:t>
        </w:r>
      </w:ins>
      <w:ins w:id="143" w:author="PR Preview" w:date="2026-01-01T00:00:00Z">
        <w:r>
          <w:t xml:space="preserve"> </w:t>
        </w:r>
      </w:ins>
      <w:ins w:id="144" w:author="PR Preview" w:date="2026-01-01T00:00:00Z">
        <w:r>
          <w:t xml:space="preserve">Then</w:t>
        </w:r>
      </w:ins>
      <w:ins w:id="145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3</m:t>
            </m:r>
          </m:sub>
        </m:sSub>
      </m:oMath>
      <w:ins w:id="146" w:author="PR Preview" w:date="2026-01-01T00:00:00Z">
        <w:r>
          <w:t xml:space="preserve"> </w:t>
        </w:r>
      </w:ins>
      <w:ins w:id="147" w:author="PR Preview" w:date="2026-01-01T00:00:00Z">
        <w:r>
          <w:t xml:space="preserve">is the random position at time 3,</w:t>
        </w:r>
      </w:ins>
      <w:ins w:id="148" w:author="PR Preview" w:date="2026-01-01T00:00:00Z">
        <w:r>
          <w:t xml:space="preserve"> </w:t>
        </w:r>
      </w:ins>
      <w:ins w:id="149" w:author="PR Preview" w:date="2026-01-01T00:00:00Z">
        <w:r>
          <w:t xml:space="preserve">and</w:t>
        </w:r>
      </w:ins>
      <w:ins w:id="150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ins w:id="151" w:author="PR Preview" w:date="2026-01-01T00:00:00Z">
        <w:r>
          <w:t xml:space="preserve"> </w:t>
        </w:r>
      </w:ins>
      <w:ins w:id="152" w:author="PR Preview" w:date="2026-01-01T00:00:00Z">
        <w:r>
          <w:t xml:space="preserve">is its value when the experiment’s</w:t>
        </w:r>
      </w:ins>
      <w:ins w:id="153" w:author="PR Preview" w:date="2026-01-01T00:00:00Z">
        <w:r>
          <w:t xml:space="preserve"> </w:t>
        </w:r>
      </w:ins>
      <w:hyperlink r:id="rId35">
        <w:ins w:id="154" w:author="PR Preview" w:date="2026-01-01T00:00:00Z">
          <w:r>
            <w:rPr>
              <w:rStyle w:val="Hyperlink"/>
            </w:rPr>
            <w:t xml:space="preserve">outcome</w:t>
          </w:r>
        </w:ins>
      </w:hyperlink>
      <w:ins w:id="155" w:author="PR Preview" w:date="2026-01-01T00:00:00Z">
        <w:r>
          <w:t xml:space="preserve"> </w:t>
        </w:r>
      </w:ins>
      <w:ins w:id="156" w:author="PR Preview" w:date="2026-01-01T00:00:00Z">
        <w:r>
          <w:t xml:space="preserve">is</w:t>
        </w:r>
      </w:ins>
      <w:ins w:id="157" w:author="PR Preview" w:date="2026-01-01T00:00:00Z">
        <w:r>
          <w:t xml:space="preserve"> </w:t>
        </w:r>
      </w:ins>
      <m:oMath>
        <m:r>
          <m:t>ω</m:t>
        </m:r>
      </m:oMath>
      <w:ins w:id="158" w:author="PR Preview" w:date="2026-01-01T00:00:00Z">
        <w:r>
          <w:t xml:space="preserve">.</w:t>
        </w:r>
      </w:ins>
      <w:ins w:id="159" w:author="PR Preview" w:date="2026-01-01T00:00:00Z">
        <w:r>
          <w:t xml:space="preserve"> </w:t>
        </w:r>
      </w:ins>
      <w:ins w:id="160" w:author="PR Preview" w:date="2026-01-01T00:00:00Z">
        <w:r>
          <w:t xml:space="preserve">Holding</w:t>
        </w:r>
      </w:ins>
      <w:ins w:id="161" w:author="PR Preview" w:date="2026-01-01T00:00:00Z">
        <w:r>
          <w:t xml:space="preserve"> </w:t>
        </w:r>
      </w:ins>
      <m:oMath>
        <m:r>
          <m:t>ω</m:t>
        </m:r>
      </m:oMath>
      <w:ins w:id="162" w:author="PR Preview" w:date="2026-01-01T00:00:00Z">
        <w:r>
          <w:t xml:space="preserve"> </w:t>
        </w:r>
      </w:ins>
      <w:ins w:id="163" w:author="PR Preview" w:date="2026-01-01T00:00:00Z">
        <w:r>
          <w:t xml:space="preserve">fixed and letting</w:t>
        </w:r>
      </w:ins>
      <w:ins w:id="164" w:author="PR Preview" w:date="2026-01-01T00:00:00Z">
        <w:r>
          <w:t xml:space="preserve"> </w:t>
        </w:r>
      </w:ins>
      <m:oMath>
        <m:r>
          <m:t>t</m:t>
        </m:r>
      </m:oMath>
      <w:ins w:id="165" w:author="PR Preview" w:date="2026-01-01T00:00:00Z">
        <w:r>
          <w:t xml:space="preserve"> </w:t>
        </w:r>
      </w:ins>
      <w:ins w:id="166" w:author="PR Preview" w:date="2026-01-01T00:00:00Z">
        <w:r>
          <w:t xml:space="preserve">vary gives the particle’s whole path for that outcome.</w:t>
        </w:r>
      </w:ins>
      <w:ins w:id="167" w:author="PR Preview" w:date="2026-01-01T00:00:00Z">
        <w:r>
          <w:t xml:space="preserve"> </w:t>
        </w:r>
      </w:ins>
      <w:ins w:id="168" w:author="PR Preview" w:date="2026-01-01T00:00:00Z">
        <w:r>
          <w:t xml:space="preserve">A source that writes</w:t>
        </w:r>
      </w:ins>
      <w:ins w:id="169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ω</m:t>
        </m:r>
        <m:r>
          <m:rPr>
            <m:sty m:val="p"/>
          </m:rPr>
          <m:t>)</m:t>
        </m:r>
      </m:oMath>
      <w:ins w:id="170" w:author="PR Preview" w:date="2026-01-01T00:00:00Z">
        <w:r>
          <w:t xml:space="preserve"> </w:t>
        </w:r>
      </w:ins>
      <w:ins w:id="171" w:author="PR Preview" w:date="2026-01-01T00:00:00Z">
        <w:r>
          <w:t xml:space="preserve">means the same thing,</w:t>
        </w:r>
      </w:ins>
      <w:ins w:id="172" w:author="PR Preview" w:date="2026-01-01T00:00:00Z">
        <w:r>
          <w:t xml:space="preserve"> </w:t>
        </w:r>
      </w:ins>
      <w:ins w:id="173" w:author="PR Preview" w:date="2026-01-01T00:00:00Z">
        <w:r>
          <w:t xml:space="preserve">with both arguments in parentheses.</w:t>
        </w:r>
      </w:ins>
    </w:p>
    <w:bookmarkEnd w:id="39"/>
    <w:bookmarkStart w:id="40" w:name="rem-reading-other-sources"/>
    <w:p>
      <w:pPr>
        <w:pStyle w:val="BodyText"/>
      </w:pPr>
      <w:ins w:id="174" w:author="PR Preview" w:date="2026-01-01T00:00:00Z">
        <w:r>
          <w:rPr>
            <w:i/>
            <w:iCs/>
          </w:rPr>
          <w:t xml:space="preserve">Remark 3</w:t>
        </w:r>
      </w:ins>
      <w:ins w:id="175" w:author="PR Preview" w:date="2026-01-01T00:00:00Z">
        <w:r>
          <w:t xml:space="preserve"> (Reading another source’s subscripts and parentheses). </w:t>
        </w:r>
      </w:ins>
      <w:ins w:id="176" w:author="PR Preview" w:date="2026-01-01T00:00:00Z">
        <w:r>
          <w:t xml:space="preserve">When you read a formula from another source,</w:t>
        </w:r>
      </w:ins>
      <w:ins w:id="177" w:author="PR Preview" w:date="2026-01-01T00:00:00Z">
        <w:r>
          <w:t xml:space="preserve"> </w:t>
        </w:r>
      </w:ins>
      <w:ins w:id="178" w:author="PR Preview" w:date="2026-01-01T00:00:00Z">
        <w:r>
          <w:t xml:space="preserve">first work out what each subscript and each argument is doing:</w:t>
        </w:r>
      </w:ins>
      <w:ins w:id="179" w:author="PR Preview" w:date="2026-01-01T00:00:00Z">
        <w:r>
          <w:t xml:space="preserve"> </w:t>
        </w:r>
      </w:ins>
      <w:ins w:id="180" w:author="PR Preview" w:date="2026-01-01T00:00:00Z">
        <w:r>
          <w:t xml:space="preserve">labeling a member of an</w:t>
        </w:r>
      </w:ins>
      <w:ins w:id="181" w:author="PR Preview" w:date="2026-01-01T00:00:00Z">
        <w:r>
          <w:t xml:space="preserve"> </w:t>
        </w:r>
      </w:ins>
      <w:hyperlink r:id="rId28">
        <w:ins w:id="182" w:author="PR Preview" w:date="2026-01-01T00:00:00Z">
          <w:r>
            <w:rPr>
              <w:rStyle w:val="Hyperlink"/>
            </w:rPr>
            <w:t xml:space="preserve">indexed family</w:t>
          </w:r>
        </w:ins>
      </w:hyperlink>
      <w:ins w:id="183" w:author="PR Preview" w:date="2026-01-01T00:00:00Z">
        <w:r>
          <w:t xml:space="preserve">, or being the input of a</w:t>
        </w:r>
      </w:ins>
      <w:ins w:id="184" w:author="PR Preview" w:date="2026-01-01T00:00:00Z">
        <w:r>
          <w:t xml:space="preserve"> </w:t>
        </w:r>
      </w:ins>
      <w:hyperlink r:id="rId29">
        <w:ins w:id="185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186" w:author="PR Preview" w:date="2026-01-01T00:00:00Z">
        <w:r>
          <w:t xml:space="preserve">.</w:t>
        </w:r>
      </w:ins>
      <w:ins w:id="187" w:author="PR Preview" w:date="2026-01-01T00:00:00Z">
        <w:r>
          <w:t xml:space="preserve"> </w:t>
        </w:r>
      </w:ins>
      <w:ins w:id="188" w:author="PR Preview" w:date="2026-01-01T00:00:00Z">
        <w:r>
          <w:t xml:space="preserve">That tells you which convention the source follows,</w:t>
        </w:r>
      </w:ins>
      <w:ins w:id="189" w:author="PR Preview" w:date="2026-01-01T00:00:00Z">
        <w:r>
          <w:t xml:space="preserve"> </w:t>
        </w:r>
      </w:ins>
      <w:ins w:id="190" w:author="PR Preview" w:date="2026-01-01T00:00:00Z">
        <w:r>
          <w:t xml:space="preserve">whatever its layout.</w:t>
        </w:r>
      </w:ins>
    </w:p>
    <w:bookmarkEnd w:id="40"/>
    <w:bookmarkEnd w:id="41"/>
    <w:bookmarkStart w:id="48" w:name="X93a3d4ef5e06a67ae6b891e46b41b74b3674f55"/>
    <w:p>
      <w:pPr>
        <w:pStyle w:val="Heading2"/>
      </w:pPr>
      <w:ins w:id="191" w:author="PR Preview" w:date="2026-01-01T00:00:00Z">
        <w:r>
          <w:t xml:space="preserve">3 Why is notation in probability and statistics so inconsistent and disorganized?</w:t>
        </w:r>
      </w:ins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42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43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44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45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46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47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48"/>
    <w:bookmarkStart w:id="55" w:name="sec-further-reading"/>
    <w:p>
      <w:pPr>
        <w:pStyle w:val="Heading2"/>
      </w:pPr>
      <w:del w:id="192" w:author="PR Preview" w:date="2026-01-01T00:00:00Z">
        <w:r>
          <w:delText xml:space="preserve">3 Further reading</w:delText>
        </w:r>
      </w:del>
    </w:p>
    <w:p>
      <w:pPr>
        <w:pStyle w:val="Heading2"/>
      </w:pPr>
      <w:ins w:id="193" w:author="PR Preview" w:date="2026-01-01T00:00:00Z">
        <w:r>
          <w:t xml:space="preserve">4 Further reading</w:t>
        </w:r>
      </w:ins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49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02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50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5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02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52">
        <w:r>
          <w:rPr>
            <w:rStyle w:val="Hyperlink"/>
          </w:rPr>
          <w:t xml:space="preserve">Sets</w:t>
        </w:r>
      </w:hyperlink>
      <w:r>
        <w:t xml:space="preserve">,</w:t>
      </w:r>
      <w:r>
        <w:t xml:space="preserve"> </w:t>
      </w:r>
      <w:hyperlink r:id="rId53">
        <w:r>
          <w:rPr>
            <w:rStyle w:val="Hyperlink"/>
          </w:rPr>
          <w:t xml:space="preserve">Functions</w:t>
        </w:r>
      </w:hyperlink>
      <w:r>
        <w:t xml:space="preserve">, and</w:t>
      </w:r>
      <w:r>
        <w:t xml:space="preserve"> </w:t>
      </w:r>
      <w:hyperlink r:id="rId54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pages.</w:t>
      </w:r>
    </w:p>
    <w:bookmarkEnd w:id="55"/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57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56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57"/>
    <w:bookmarkStart w:id="59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58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59"/>
    <w:bookmarkStart w:id="61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60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2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algebra-sums.html#sec-summation" TargetMode="External"/><Relationship Id="rId16" Type="http://schemas.openxmlformats.org/officeDocument/2006/relationships/hyperlink" Target="calculus-derivatives.html#def-derivative" TargetMode="External"/><Relationship Id="rId54" Type="http://schemas.openxmlformats.org/officeDocument/2006/relationships/hyperlink" Target="expressions-algorithms.qmd" TargetMode="External"/><Relationship Id="rId53" Type="http://schemas.openxmlformats.org/officeDocument/2006/relationships/hyperlink" Target="functions.qmd" TargetMode="External"/><Relationship Id="rId29" Type="http://schemas.openxmlformats.org/officeDocument/2006/relationships/hyperlink" Target="functions.qmd#def-function" TargetMode="External"/><Relationship Id="rId31" Type="http://schemas.openxmlformats.org/officeDocument/2006/relationships/hyperlink" Target="functions.qmd#def-sequence" TargetMode="External"/><Relationship Id="rId60" Type="http://schemas.openxmlformats.org/officeDocument/2006/relationships/hyperlink" Target="https://doi.org/10.1017/9781108539890" TargetMode="External"/><Relationship Id="rId58" Type="http://schemas.openxmlformats.org/officeDocument/2006/relationships/hyperlink" Target="https://doi.org/10.2307/2344614" TargetMode="External"/><Relationship Id="rId43" Type="http://schemas.openxmlformats.org/officeDocument/2006/relationships/hyperlink" Target="https://en.wikipedia.org/wiki/Al-Jabr" TargetMode="External"/><Relationship Id="rId44" Type="http://schemas.openxmlformats.org/officeDocument/2006/relationships/hyperlink" Target="https://en.wikipedia.org/wiki/Arithmetic#History" TargetMode="External"/><Relationship Id="rId20" Type="http://schemas.openxmlformats.org/officeDocument/2006/relationships/hyperlink" Target="https://en.wikipedia.org/wiki/Generalized_linear_model#:~:text=The%20linear%20predictor%20is%20the,data%20through%20the%20link%20function" TargetMode="External"/><Relationship Id="rId46" Type="http://schemas.openxmlformats.org/officeDocument/2006/relationships/hyperlink" Target="https://en.wikipedia.org/wiki/History_of_statistics#Development_of_modern_statistics" TargetMode="External"/><Relationship Id="rId42" Type="http://schemas.openxmlformats.org/officeDocument/2006/relationships/hyperlink" Target="https://en.wikipedia.org/wiki/Leibniz%27s_notation" TargetMode="External"/><Relationship Id="rId45" Type="http://schemas.openxmlformats.org/officeDocument/2006/relationships/hyperlink" Target="https://en.wikipedia.org/wiki/Notation_for_differentiation" TargetMode="External"/><Relationship Id="rId47" Type="http://schemas.openxmlformats.org/officeDocument/2006/relationships/hyperlink" Target="https://en.wikipedia.org/wiki/The_Structure_of_Scientific_Revolutions" TargetMode="External"/><Relationship Id="rId15" Type="http://schemas.openxmlformats.org/officeDocument/2006/relationships/hyperlink" Target="https://morrison-lab.github.io/pds/expectation.html#def-expectation" TargetMode="External"/><Relationship Id="rId18" Type="http://schemas.openxmlformats.org/officeDocument/2006/relationships/hyperlink" Target="https://morrison-lab.github.io/pds/independence.html#def-indpt" TargetMode="External"/><Relationship Id="rId33" Type="http://schemas.openxmlformats.org/officeDocument/2006/relationships/hyperlink" Target="https://morrison-lab.github.io/pds/notation.html#def-stochastic-process" TargetMode="External"/><Relationship Id="rId12" Type="http://schemas.openxmlformats.org/officeDocument/2006/relationships/hyperlink" Target="https://morrison-lab.github.io/pds/probability-basics.html#def-conditional-prob" TargetMode="External"/><Relationship Id="rId35" Type="http://schemas.openxmlformats.org/officeDocument/2006/relationships/hyperlink" Target="https://morrison-lab.github.io/pds/probability-basics.html#def-experiment-outcome" TargetMode="External"/><Relationship Id="rId36" Type="http://schemas.openxmlformats.org/officeDocument/2006/relationships/hyperlink" Target="https://morrison-lab.github.io/pds/probability-basics.html#def-random-experiment" TargetMode="External"/><Relationship Id="rId37" Type="http://schemas.openxmlformats.org/officeDocument/2006/relationships/hyperlink" Target="https://morrison-lab.github.io/pds/probability-basics.html#def-sample-space" TargetMode="External"/><Relationship Id="rId14" Type="http://schemas.openxmlformats.org/officeDocument/2006/relationships/hyperlink" Target="https://morrison-lab.github.io/pds/random-variables.html#def-random-variable" TargetMode="External"/><Relationship Id="rId26" Type="http://schemas.openxmlformats.org/officeDocument/2006/relationships/hyperlink" Target="https://quarto.org/docs/authoring/markdown-basics.html#equations" TargetMode="External"/><Relationship Id="rId56" Type="http://schemas.openxmlformats.org/officeDocument/2006/relationships/hyperlink" Target="https://www.amazon.com/dp/1575866323" TargetMode="External"/><Relationship Id="rId24" Type="http://schemas.openxmlformats.org/officeDocument/2006/relationships/hyperlink" Target="indicator-functions.qmd#def-indicator-function" TargetMode="External"/><Relationship Id="rId22" Type="http://schemas.openxmlformats.org/officeDocument/2006/relationships/hyperlink" Target="linear-algebra-vectors.html#def-linear-combination" TargetMode="External"/><Relationship Id="rId23" Type="http://schemas.openxmlformats.org/officeDocument/2006/relationships/hyperlink" Target="number-systems.qmd#def-integers" TargetMode="External"/><Relationship Id="rId11" Type="http://schemas.openxmlformats.org/officeDocument/2006/relationships/hyperlink" Target="proof-writing.qmd#def-existential-quantifier" TargetMode="External"/><Relationship Id="rId50" Type="http://schemas.openxmlformats.org/officeDocument/2006/relationships/hyperlink" Target="proof-writing.qmd#def-logical-connective" TargetMode="External"/><Relationship Id="rId19" Type="http://schemas.openxmlformats.org/officeDocument/2006/relationships/hyperlink" Target="proof-writing.qmd#def-logical-entailment" TargetMode="External"/><Relationship Id="rId9" Type="http://schemas.openxmlformats.org/officeDocument/2006/relationships/hyperlink" Target="proof-writing.qmd#def-not" TargetMode="External"/><Relationship Id="rId51" Type="http://schemas.openxmlformats.org/officeDocument/2006/relationships/hyperlink" Target="proof-writing.qmd#def-quantifier" TargetMode="External"/><Relationship Id="rId10" Type="http://schemas.openxmlformats.org/officeDocument/2006/relationships/hyperlink" Target="proof-writing.qmd#def-universal-quantifier" TargetMode="External"/><Relationship Id="rId49" Type="http://schemas.openxmlformats.org/officeDocument/2006/relationships/hyperlink" Target="proof-writing.qmd#sec-proof-definitions" TargetMode="External"/><Relationship Id="rId52" Type="http://schemas.openxmlformats.org/officeDocument/2006/relationships/hyperlink" Target="sets.qmd" TargetMode="External"/><Relationship Id="rId34" Type="http://schemas.openxmlformats.org/officeDocument/2006/relationships/hyperlink" Target="sets.qmd#def-index-set" TargetMode="External"/><Relationship Id="rId28" Type="http://schemas.openxmlformats.org/officeDocument/2006/relationships/hyperlink" Target="sets.qmd#def-indexed-family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algebra-sums.html#sec-summation" TargetMode="External"/><Relationship Id="rId16" Type="http://schemas.openxmlformats.org/officeDocument/2006/relationships/hyperlink" Target="calculus-derivatives.html#def-derivative" TargetMode="External"/><Relationship Id="rId54" Type="http://schemas.openxmlformats.org/officeDocument/2006/relationships/hyperlink" Target="expressions-algorithms.qmd" TargetMode="External"/><Relationship Id="rId53" Type="http://schemas.openxmlformats.org/officeDocument/2006/relationships/hyperlink" Target="functions.qmd" TargetMode="External"/><Relationship Id="rId29" Type="http://schemas.openxmlformats.org/officeDocument/2006/relationships/hyperlink" Target="functions.qmd#def-function" TargetMode="External"/><Relationship Id="rId31" Type="http://schemas.openxmlformats.org/officeDocument/2006/relationships/hyperlink" Target="functions.qmd#def-sequence" TargetMode="External"/><Relationship Id="rId60" Type="http://schemas.openxmlformats.org/officeDocument/2006/relationships/hyperlink" Target="https://doi.org/10.1017/9781108539890" TargetMode="External"/><Relationship Id="rId58" Type="http://schemas.openxmlformats.org/officeDocument/2006/relationships/hyperlink" Target="https://doi.org/10.2307/2344614" TargetMode="External"/><Relationship Id="rId43" Type="http://schemas.openxmlformats.org/officeDocument/2006/relationships/hyperlink" Target="https://en.wikipedia.org/wiki/Al-Jabr" TargetMode="External"/><Relationship Id="rId44" Type="http://schemas.openxmlformats.org/officeDocument/2006/relationships/hyperlink" Target="https://en.wikipedia.org/wiki/Arithmetic#History" TargetMode="External"/><Relationship Id="rId20" Type="http://schemas.openxmlformats.org/officeDocument/2006/relationships/hyperlink" Target="https://en.wikipedia.org/wiki/Generalized_linear_model#:~:text=The%20linear%20predictor%20is%20the,data%20through%20the%20link%20function" TargetMode="External"/><Relationship Id="rId46" Type="http://schemas.openxmlformats.org/officeDocument/2006/relationships/hyperlink" Target="https://en.wikipedia.org/wiki/History_of_statistics#Development_of_modern_statistics" TargetMode="External"/><Relationship Id="rId42" Type="http://schemas.openxmlformats.org/officeDocument/2006/relationships/hyperlink" Target="https://en.wikipedia.org/wiki/Leibniz%27s_notation" TargetMode="External"/><Relationship Id="rId45" Type="http://schemas.openxmlformats.org/officeDocument/2006/relationships/hyperlink" Target="https://en.wikipedia.org/wiki/Notation_for_differentiation" TargetMode="External"/><Relationship Id="rId47" Type="http://schemas.openxmlformats.org/officeDocument/2006/relationships/hyperlink" Target="https://en.wikipedia.org/wiki/The_Structure_of_Scientific_Revolutions" TargetMode="External"/><Relationship Id="rId15" Type="http://schemas.openxmlformats.org/officeDocument/2006/relationships/hyperlink" Target="https://morrison-lab.github.io/pds/expectation.html#def-expectation" TargetMode="External"/><Relationship Id="rId18" Type="http://schemas.openxmlformats.org/officeDocument/2006/relationships/hyperlink" Target="https://morrison-lab.github.io/pds/independence.html#def-indpt" TargetMode="External"/><Relationship Id="rId33" Type="http://schemas.openxmlformats.org/officeDocument/2006/relationships/hyperlink" Target="https://morrison-lab.github.io/pds/notation.html#def-stochastic-process" TargetMode="External"/><Relationship Id="rId12" Type="http://schemas.openxmlformats.org/officeDocument/2006/relationships/hyperlink" Target="https://morrison-lab.github.io/pds/probability-basics.html#def-conditional-prob" TargetMode="External"/><Relationship Id="rId35" Type="http://schemas.openxmlformats.org/officeDocument/2006/relationships/hyperlink" Target="https://morrison-lab.github.io/pds/probability-basics.html#def-experiment-outcome" TargetMode="External"/><Relationship Id="rId36" Type="http://schemas.openxmlformats.org/officeDocument/2006/relationships/hyperlink" Target="https://morrison-lab.github.io/pds/probability-basics.html#def-random-experiment" TargetMode="External"/><Relationship Id="rId37" Type="http://schemas.openxmlformats.org/officeDocument/2006/relationships/hyperlink" Target="https://morrison-lab.github.io/pds/probability-basics.html#def-sample-space" TargetMode="External"/><Relationship Id="rId14" Type="http://schemas.openxmlformats.org/officeDocument/2006/relationships/hyperlink" Target="https://morrison-lab.github.io/pds/random-variables.html#def-random-variable" TargetMode="External"/><Relationship Id="rId26" Type="http://schemas.openxmlformats.org/officeDocument/2006/relationships/hyperlink" Target="https://quarto.org/docs/authoring/markdown-basics.html#equations" TargetMode="External"/><Relationship Id="rId56" Type="http://schemas.openxmlformats.org/officeDocument/2006/relationships/hyperlink" Target="https://www.amazon.com/dp/1575866323" TargetMode="External"/><Relationship Id="rId24" Type="http://schemas.openxmlformats.org/officeDocument/2006/relationships/hyperlink" Target="indicator-functions.qmd#def-indicator-function" TargetMode="External"/><Relationship Id="rId22" Type="http://schemas.openxmlformats.org/officeDocument/2006/relationships/hyperlink" Target="linear-algebra-vectors.html#def-linear-combination" TargetMode="External"/><Relationship Id="rId23" Type="http://schemas.openxmlformats.org/officeDocument/2006/relationships/hyperlink" Target="number-systems.qmd#def-integers" TargetMode="External"/><Relationship Id="rId11" Type="http://schemas.openxmlformats.org/officeDocument/2006/relationships/hyperlink" Target="proof-writing.qmd#def-existential-quantifier" TargetMode="External"/><Relationship Id="rId50" Type="http://schemas.openxmlformats.org/officeDocument/2006/relationships/hyperlink" Target="proof-writing.qmd#def-logical-connective" TargetMode="External"/><Relationship Id="rId19" Type="http://schemas.openxmlformats.org/officeDocument/2006/relationships/hyperlink" Target="proof-writing.qmd#def-logical-entailment" TargetMode="External"/><Relationship Id="rId9" Type="http://schemas.openxmlformats.org/officeDocument/2006/relationships/hyperlink" Target="proof-writing.qmd#def-not" TargetMode="External"/><Relationship Id="rId51" Type="http://schemas.openxmlformats.org/officeDocument/2006/relationships/hyperlink" Target="proof-writing.qmd#def-quantifier" TargetMode="External"/><Relationship Id="rId10" Type="http://schemas.openxmlformats.org/officeDocument/2006/relationships/hyperlink" Target="proof-writing.qmd#def-universal-quantifier" TargetMode="External"/><Relationship Id="rId49" Type="http://schemas.openxmlformats.org/officeDocument/2006/relationships/hyperlink" Target="proof-writing.qmd#sec-proof-definitions" TargetMode="External"/><Relationship Id="rId52" Type="http://schemas.openxmlformats.org/officeDocument/2006/relationships/hyperlink" Target="sets.qmd" TargetMode="External"/><Relationship Id="rId34" Type="http://schemas.openxmlformats.org/officeDocument/2006/relationships/hyperlink" Target="sets.qmd#def-index-set" TargetMode="External"/><Relationship Id="rId28" Type="http://schemas.openxmlformats.org/officeDocument/2006/relationships/hyperlink" Target="sets.qmd#def-indexed-famil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2026-10-17T08:32:26Z</dcterms:created>
  <dcterms:modified xsi:type="dcterms:W3CDTF">2026-10-17T08:32:26Z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00:42:20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