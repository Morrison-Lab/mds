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Diagonalization and Cholesky</w:t>
      </w:r>
    </w:p>
    <w:p>
      <w:pPr>
        <w:pStyle w:val="Date"/>
      </w:pPr>
      <w:del w:id="1" w:author="PR Preview" w:date="2026-01-01T00:00:00Z">
        <w:r>
          <w:delText xml:space="preserve">Last modified: 2026-10-19 09:38:56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10:04:00 (PDT)</w:t>
        </w:r>
      </w:ins>
    </w:p>
    <w:bookmarkStart w:id="79" w:name="sec-diagonalization"/>
    <w:p>
      <w:pPr>
        <w:pStyle w:val="Heading2"/>
      </w:pPr>
      <w:r>
        <w:t xml:space="preserve">1 Similarity and diagonalization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[1]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These notes take eigenvalues to be real numbers (</w:t>
            </w:r>
            <w:hyperlink r:id="rId13">
              <w:r>
                <w:rPr>
                  <w:rStyle w:val="Hyperlink"/>
                </w:rPr>
                <w:t xml:space="preserve">Definition 16 in Special Matrices and Decompositions</w:t>
              </w:r>
            </w:hyperlink>
            <w:r>
              <w:t xml:space="preserve">),</w:t>
            </w:r>
            <w:r>
              <w:t xml:space="preserve"> </w:t>
            </w:r>
            <w:r>
              <w:t xml:space="preserve">so the source’s complex eigenvalues are left out,</w:t>
            </w:r>
            <w:r>
              <w:t xml:space="preserve"> </w:t>
            </w:r>
            <w:r>
              <w:t xml:space="preserve">and eigenvalues are characterized through null spaces</w:t>
            </w:r>
            <w:r>
              <w:t xml:space="preserve"> </w:t>
            </w:r>
            <w:r>
              <w:t xml:space="preserve">rather than through the characteristic polynomial.</w:t>
            </w:r>
            <w:r>
              <w:t xml:space="preserve"> </w:t>
            </w:r>
            <w:r>
              <w:t xml:space="preserve">Only the source’s material on similarity, diagonalization and the basic eigenvalue properties is adapted;</w:t>
            </w:r>
            <w:r>
              <w:t xml:space="preserve"> </w:t>
            </w:r>
            <w:r>
              <w:t xml:space="preserve">its characteristic polynomial and algebraic multiplicity,</w:t>
            </w:r>
            <w:r>
              <w:t xml:space="preserve"> </w:t>
            </w:r>
            <w:r>
              <w:t xml:space="preserve">its trace and determinant identities,</w:t>
            </w:r>
            <w:r>
              <w:t xml:space="preserve"> </w:t>
            </w:r>
            <w:r>
              <w:t xml:space="preserve">and its section on symmetric matrices (covered by</w:t>
            </w:r>
            <w:r>
              <w:t xml:space="preserve"> </w:t>
            </w:r>
            <w:hyperlink r:id="rId14">
              <w:r>
                <w:rPr>
                  <w:rStyle w:val="Hyperlink"/>
                </w:rPr>
                <w:t xml:space="preserve">Theorem 12 in Special Matrices and Decompositions</w:t>
              </w:r>
            </w:hyperlink>
            <w:r>
              <w:t xml:space="preserve">) are left out,</w:t>
            </w:r>
            <w:r>
              <w:t xml:space="preserve"> </w:t>
            </w:r>
            <w:r>
              <w:t xml:space="preserve">and its result that eigenvalues of orthogonal matrices have modulus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 </w:t>
            </w:r>
            <w:r>
              <w:t xml:space="preserve">appears here in the real form</w:t>
            </w:r>
            <w:r>
              <w:t xml:space="preserve"> </w:t>
            </w:r>
            <m:oMath>
              <m:r>
                <m:rPr>
                  <m:sty m:val="p"/>
                </m:rPr>
                <m:t>±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source’s two-vector argument that eigenvectors for distinct eigenvalues are independent</w:t>
            </w:r>
            <w:r>
              <w:t xml:space="preserve"> </w:t>
            </w:r>
            <w:r>
              <w:t xml:space="preserve">is extended here to any number of eigenvectors.</w:t>
            </w:r>
          </w:p>
          <w:p/>
        </w:tc>
      </w:tr>
    </w:tbl>
    <w:bookmarkStart w:id="17" w:name="thm-invertible-rank"/>
    <w:p>
      <w:pPr>
        <w:pStyle w:val="BodyText"/>
      </w:pPr>
      <w:r>
        <w:rPr>
          <w:b/>
          <w:bCs/>
        </w:rPr>
        <w:t xml:space="preserve">Theorem 1 (A square matrix is invertible exactly when it has full column rank)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(full column rank,</w:t>
      </w:r>
      <w:r>
        <w:t xml:space="preserve"> </w:t>
      </w:r>
      <w:hyperlink r:id="rId16">
        <w:r>
          <w:rPr>
            <w:rStyle w:val="Hyperlink"/>
          </w:rPr>
          <w:t xml:space="preserve">Definition 3 in Subspaces and Rank</w:t>
        </w:r>
      </w:hyperlink>
      <w:r>
        <w:t xml:space="preserve">),</w:t>
      </w:r>
      <w:r>
        <w:t xml:space="preserve"> </w:t>
      </w:r>
      <w:r>
        <w:t xml:space="preserve">that is, exactly when</w:t>
      </w:r>
      <w:r>
        <w:t xml:space="preserve"> </w:t>
      </w:r>
      <w:r>
        <w:t xml:space="preserve">$\mathcal{N}(\mathbf{A}) = \mathopen{}\left\{\mathord{\smash[b]{\underset{\raise.3ex\hbox{$\scriptstyle\sim$}}{0}}\vphantom{0}}_n\right\}\mathclose{}$</w:t>
      </w:r>
      <w:r>
        <w:t xml:space="preserve">.</w:t>
      </w:r>
    </w:p>
    <w:bookmarkEnd w:id="1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Invertible implies rank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\mathord{\smash[b]{\underset{\raise.3ex\hbox{$\scriptstyle\sim$}}{0}}\vphantom{0}}_n$</w:t>
      </w:r>
      <w:r>
        <w:t xml:space="preserve">, then</w:t>
      </w:r>
    </w:p>
    <w:p>
      <w:pPr>
        <w:pStyle w:val="BodyText"/>
      </w:pPr>
      <w:r>
        <w:t xml:space="preserve">$$
    \begin{aligned}
    \mathord{\smash[b]{\underset{\raise.3ex\hbox{$\scriptstyle\sim$}}{x}}\vphantom{x}}
    &amp;= \mathbf{I}_n \mathord{\smash[b]{\underset{\raise.3ex\hbox{$\scriptstyle\sim$}}{x}}\vphantom{x}}
    &amp;&amp; \text{(}\text{Theorem~8 in Matrices}\text{)}
    \\
    &amp;= (\mathbf{A}^{-1} \mathbf{A})\,\mathord{\smash[b]{\underset{\raise.3ex\hbox{$\scriptstyle\sim$}}{x}}\vphantom{x}}
    &amp;&amp; \text{(}\text{Definition~5 in Special Matrices and Decompositions}\text{)}
    \\
    &amp;= \mathbf{A}^{-1}\,(\mathbf{A} \mathord{\smash[b]{\underset{\raise.3ex\hbox{$\scriptstyle\sim$}}{x}}\vphantom{x}})
    &amp;&amp; \text{(}\text{Theorem~5 in Matrices}\text{)}
    \\
    &amp;= \mathbf{A}^{-1}\,\mathord{\smash[b]{\underset{\raise.3ex\hbox{$\scriptstyle\sim$}}{0}}\vphantom{0}}_n
    &amp;&amp; \text{(} \mathbf{A} \mathord{\smash[b]{\underset{\raise.3ex\hbox{$\scriptstyle\sim$}}{x}}\vphantom{x}} = \mathord{\smash[b]{\underset{\raise.3ex\hbox{$\scriptstyle\sim$}}{0}}\vphantom{0}}_n \text{)}
    \\
    &amp;= \mathord{\smash[b]{\underset{\raise.3ex\hbox{$\scriptstyle\sim$}}{0}}\vphantom{0}}_n,
    &amp;&amp; \text{(}\text{Definition~13 in Matrices}\text{)}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$\mathcal{N}(\mathbf{A}) = \mathopen{}\left\{\mathord{\smash[b]{\underset{\raise.3ex\hbox{$\scriptstyle\sim$}}{0}}\vphantom{0}}_n\right\}\mathclose{}$</w:t>
      </w:r>
      <w:r>
        <w:t xml:space="preserve">, the nullity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Theorem 8 in Column Space, Null Space and Rank-Nullity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Rank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implies invertible.</w:t>
      </w:r>
      <w:r>
        <w:t xml:space="preserve"> </w:t>
      </w:r>
      <w:r>
        <w:t xml:space="preserve">Every system</w:t>
      </w:r>
      <w:r>
        <w:t xml:space="preserve"> </w:t>
      </w:r>
      <w:r>
        <w:t xml:space="preserve">$\mathbf{A} \mathord{\smash[b]{\underset{\raise.3ex\hbox{$\scriptstyle\sim$}}{y}}\vphantom{y}} = \mathord{\smash[b]{\underset{\raise.3ex\hbox{$\scriptstyle\sim$}}{b}}\vphantom{b}}$</w:t>
      </w:r>
      <w:r>
        <w:t xml:space="preserve"> </w:t>
      </w:r>
      <w:r>
        <w:t xml:space="preserve">has exactly one solution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Corollary 1 in Projections and Linear Systems</w:t>
        </w:r>
      </w:hyperlink>
      <w:r>
        <w:t xml:space="preserve">, both parts, 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$\mathord{\smash[b]{\underset{\raise.3ex\hbox{$\scriptstyle\sim$}}{y}}\vphantom{y}}_j$</w:t>
      </w:r>
      <w:r>
        <w:t xml:space="preserve"> </w:t>
      </w:r>
      <w:r>
        <w:t xml:space="preserve">solve</w:t>
      </w:r>
      <w:r>
        <w:t xml:space="preserve"> </w:t>
      </w:r>
      <w:r>
        <w:t xml:space="preserve">$\mathbf{A} \mathord{\smash[b]{\underset{\raise.3ex\hbox{$\scriptstyle\sim$}}{y}}\vphantom{y}}_j = \mathord{\smash[b]{\underset{\raise.3ex\hbox{$\scriptstyle\sim$}}{e}}\vphantom{e}}_j$</w:t>
      </w:r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 14 in Vectors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have columns</w:t>
      </w:r>
      <w:r>
        <w:t xml:space="preserve"> </w:t>
      </w:r>
      <w:r>
        <w:t xml:space="preserve">$\mathord{\smash[b]{\underset{\raise.3ex\hbox{$\scriptstyle\sim$}}{y}}\vphantom{y}}_1, \ldots, \mathord{\smash[b]{\underset{\raise.3ex\hbox{$\scriptstyle\sim$}}{y}}\vphantom{y}}_n$</w:t>
      </w:r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$\mathbf{A} \mathord{\smash[b]{\underset{\raise.3ex\hbox{$\scriptstyle\sim$}}{y}}\vphantom{y}}_j = \mathord{\smash[b]{\underset{\raise.3ex\hbox{$\scriptstyle\sim$}}{e}}\vphantom{e}}_j$</w:t>
      </w:r>
      <w:r>
        <w:t xml:space="preserve"> </w:t>
      </w:r>
      <w:r>
        <w:t xml:space="preserve">(1),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For the other order,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 every column of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−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w:r>
        <w:t xml:space="preserve">$\mathcal{N}(\mathbf{A}) = \mathopen{}\left\{\mathord{\smash[b]{\underset{\raise.3ex\hbox{$\scriptstyle\sim$}}{0}}\vphantom{0}}_n\right\}\mathclose{}$</w:t>
      </w:r>
      <w:r>
        <w:t xml:space="preserve"> </w:t>
      </w:r>
      <w:r>
        <w:t xml:space="preserve">(1),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  <w:r>
        <w:t xml:space="preserve"> 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.</w:t>
      </w:r>
      <w:r>
        <w:t xml:space="preserve"> </w:t>
      </w:r>
      <w:r>
        <w:t xml:space="preserve">The two conditions in the statement are equivalent by</w:t>
      </w:r>
      <w:r>
        <w:t xml:space="preserve"> </w:t>
      </w:r>
      <w:hyperlink r:id="rId18">
        <w:r>
          <w:rPr>
            <w:rStyle w:val="Hyperlink"/>
          </w:rPr>
          <w:t xml:space="preserve">Theorem 8 in Column Space, Null Space and Rank-Nullity</w:t>
        </w:r>
      </w:hyperlink>
      <w:r>
        <w:t xml:space="preserve">:</w:t>
      </w:r>
      <w:r>
        <w:t xml:space="preserve"> </w:t>
      </w:r>
      <w:r>
        <w:t xml:space="preserve">the nullity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w:r>
        <w:t xml:space="preserve">$\mathcal{N}(\mathbf{A}) = \mathopen{}\left\{\mathord{\smash[b]{\underset{\raise.3ex\hbox{$\scriptstyle\sim$}}{0}}\vphantom{0}}_n\right\}\mathclose{}$</w:t>
      </w:r>
      <w:r>
        <w:t xml:space="preserve">,</w:t>
      </w:r>
      <w:r>
        <w:t xml:space="preserve"> </w:t>
      </w:r>
      <w:r>
        <w:t xml:space="preserve">because a subspace of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the empty list as a basis, whose span is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 </w:t>
      </w:r>
      <w:r>
        <w:t xml:space="preserve">(</w:t>
      </w:r>
      <w:hyperlink r:id="rId21">
        <w:r>
          <w:rPr>
            <w:rStyle w:val="Hyperlink"/>
          </w:rPr>
          <w:t xml:space="preserve">Definition 9 in Subspaces and Rank</w:t>
        </w:r>
      </w:hyperlink>
      <w:r>
        <w:t xml:space="preserve">,</w:t>
      </w:r>
      <w:r>
        <w:t xml:space="preserve"> </w:t>
      </w:r>
      <w:hyperlink r:id="rId22">
        <w:r>
          <w:rPr>
            <w:rStyle w:val="Hyperlink"/>
          </w:rPr>
          <w:t xml:space="preserve">Definition 5 in Subspaces and Rank</w:t>
        </w:r>
      </w:hyperlink>
      <w:r>
        <w:t xml:space="preserve">), and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 </w:t>
      </w:r>
      <w:r>
        <w:t xml:space="preserve">has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Start w:id="25" w:name="exm-invertible-rank"/>
    <w:p>
      <w:pPr>
        <w:pStyle w:val="BodyText"/>
      </w:pPr>
      <w:r>
        <w:rPr>
          <w:b/>
          <w:bCs/>
        </w:rPr>
        <w:t xml:space="preserve">Example 1 (Rank decides invertibility)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24">
        <w:r>
          <w:rPr>
            <w:rStyle w:val="Hyperlink"/>
          </w:rPr>
          <w:t xml:space="preserve">Example 5 in Special Matrices and Decompositions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 it is invertible, as that example found by exhibiting the inverse.</w:t>
      </w:r>
    </w:p>
    <w:p>
      <w:pPr>
        <w:pStyle w:val="Compact"/>
        <w:numPr>
          <w:ilvl w:val="0"/>
          <w:numId w:val="1001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rank less than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 nonzero vector in its null space.</w:t>
      </w:r>
      <w:r>
        <w:t xml:space="preserve"> </w:t>
      </w:r>
      <w:r>
        <w:t xml:space="preserve">So it is singular, as</w:t>
      </w:r>
      <w:r>
        <w:t xml:space="preserve"> </w:t>
      </w:r>
      <w:hyperlink r:id="rId24">
        <w:r>
          <w:rPr>
            <w:rStyle w:val="Hyperlink"/>
          </w:rPr>
          <w:t xml:space="preserve">Example 5 in Special Matrices and Decompositions</w:t>
        </w:r>
      </w:hyperlink>
      <w:r>
        <w:t xml:space="preserve"> </w:t>
      </w:r>
      <w:r>
        <w:t xml:space="preserve">found.</w:t>
      </w:r>
    </w:p>
    <w:bookmarkEnd w:id="25"/>
    <w:bookmarkStart w:id="27" w:name="def-eigenspace"/>
    <w:p>
      <w:pPr>
        <w:pStyle w:val="FirstParagraph"/>
      </w:pPr>
      <w:r>
        <w:rPr>
          <w:b/>
          <w:bCs/>
        </w:rPr>
        <w:t xml:space="preserve">Definition 1 (Eigenspace)</w:t>
      </w:r>
      <w:r>
        <w:t xml:space="preserve"> </w:t>
      </w:r>
      <w:r>
        <w:t xml:space="preserve">Let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be an eigenvalue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eigenspace</w:t>
      </w:r>
      <w:r>
        <w:t xml:space="preserve"> </w:t>
      </w:r>
      <w:r>
        <w:t xml:space="preserve">[2]</w:t>
      </w:r>
      <w:r>
        <w:t xml:space="preserve"> </w:t>
      </w:r>
      <w:r>
        <w:t xml:space="preserve">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λ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Theorem 2 in Column Space, Null Space and Rank-Nullity</w:t>
        </w:r>
      </w:hyperlink>
      <w:r>
        <w:t xml:space="preserve">).</w:t>
      </w:r>
    </w:p>
    <w:bookmarkEnd w:id="27"/>
    <w:bookmarkStart w:id="28" w:name="def-geometric-multiplicity"/>
    <w:p>
      <w:pPr>
        <w:pStyle w:val="BodyText"/>
      </w:pPr>
      <w:r>
        <w:rPr>
          <w:b/>
          <w:bCs/>
        </w:rPr>
        <w:t xml:space="preserve">Definition 2 (Geometric multiplicity)</w:t>
      </w:r>
      <w:r>
        <w:t xml:space="preserve"> </w:t>
      </w:r>
      <w:r>
        <w:t xml:space="preserve">The dimension (</w:t>
      </w:r>
      <w:hyperlink r:id="rId21">
        <w:r>
          <w:rPr>
            <w:rStyle w:val="Hyperlink"/>
          </w:rPr>
          <w:t xml:space="preserve">Definition 9 in Subspaces and Rank</w:t>
        </w:r>
      </w:hyperlink>
      <w:r>
        <w:t xml:space="preserve">) of the eigenspace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λ</m:t>
            </m:r>
          </m:sub>
        </m:sSub>
      </m:oMath>
      <w:r>
        <w:t xml:space="preserve"> </w:t>
      </w:r>
      <w:r>
        <w:t xml:space="preserve">(</w:t>
      </w:r>
      <w:hyperlink w:anchor="def-eigenspac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 an eigenvalue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geometric multiplicity</w:t>
      </w:r>
      <w:r>
        <w:t xml:space="preserve"> </w:t>
      </w:r>
      <w:r>
        <w:t xml:space="preserve">of</w:t>
      </w:r>
      <w:r>
        <w:t xml:space="preserve"> </w:t>
      </w:r>
      <m:oMath>
        <m:r>
          <m:t>λ</m:t>
        </m:r>
      </m:oMath>
      <w:r>
        <w:t xml:space="preserve">.</w:t>
      </w:r>
    </w:p>
    <w:bookmarkEnd w:id="28"/>
    <w:bookmarkStart w:id="30" w:name="exm-eigenspace"/>
    <w:p>
      <w:pPr>
        <w:pStyle w:val="BodyText"/>
      </w:pPr>
      <w:r>
        <w:rPr>
          <w:b/>
          <w:bCs/>
        </w:rPr>
        <w:t xml:space="preserve">Example 2 (Eigenspaces of two matrices)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29">
        <w:r>
          <w:rPr>
            <w:rStyle w:val="Hyperlink"/>
          </w:rPr>
          <w:t xml:space="preserve">Example 24 in Special Matrices and Decompositions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3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with geometric multiplicity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J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$\mathbf{J} \mathord{\smash[b]{\underset{\raise.3ex\hbox{$\scriptstyle\sim$}}{v}}\vphantom{v}} = (v_2, 0)$</w:t>
      </w:r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J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an eigenvalue.</w:t>
      </w:r>
      <w:r>
        <w:t xml:space="preserve"> </w:t>
      </w:r>
      <w:r>
        <w:t xml:space="preserve">If</w:t>
      </w:r>
      <w:r>
        <w:t xml:space="preserve"> </w:t>
      </w:r>
      <w:r>
        <w:t xml:space="preserve">$\mathbf{J} \mathord{\smash[b]{\underset{\raise.3ex\hbox{$\scriptstyle\sim$}}{v}}\vphantom{v}} = \lambda\mathord{\smash[b]{\underset{\raise.3ex\hbox{$\scriptstyle\sim$}}{v}}\vphantom{v}}$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 second entry gives</w:t>
      </w:r>
      <w:r>
        <w:t xml:space="preserve"> </w:t>
      </w:r>
      <m:oMath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 the first gives</w:t>
      </w:r>
      <w:r>
        <w:t xml:space="preserve"> </w:t>
      </w:r>
      <m:oMath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eigenvalue,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script"/>
                      <m:sty m:val="p"/>
                    </m:rPr>
                    <m:t>E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J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geometric multiplicity</w:t>
      </w:r>
      <w:r>
        <w:t xml:space="preserve"> </w:t>
      </w:r>
      <m:oMath>
        <m:r>
          <m:t>1</m:t>
        </m:r>
      </m:oMath>
      <w:r>
        <w:t xml:space="preserve">.</w:t>
      </w:r>
    </w:p>
    <w:bookmarkEnd w:id="30"/>
    <w:bookmarkStart w:id="31" w:name="exm-not-eigenspace"/>
    <w:p>
      <w:pPr>
        <w:pStyle w:val="FirstParagraph"/>
      </w:pPr>
      <w:r>
        <w:rPr>
          <w:b/>
          <w:bCs/>
        </w:rPr>
        <w:t xml:space="preserve">Example 3 (A number that is not an eigenvalue has no eigenspace)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2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 which 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only for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$\mathcal{N}(\mathbf{A} - 2\,\mathbf{I}_2) = \mathopen{}\left\{\mathord{\smash[b]{\underset{\raise.3ex\hbox{$\scriptstyle\sim$}}{0}}\vphantom{0}}\right\}\mathclose{}$</w:t>
      </w:r>
      <w:r>
        <w:t xml:space="preserve">.</w:t>
      </w:r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an eigenvalue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):</w:t>
      </w:r>
      <w:r>
        <w:t xml:space="preserve"> </w:t>
      </w:r>
      <w:r>
        <w:t xml:space="preserve">$\mathbf{A} \mathord{\smash[b]{\underset{\raise.3ex\hbox{$\scriptstyle\sim$}}{v}}\vphantom{v}} = 2\mathord{\smash[b]{\underset{\raise.3ex\hbox{$\scriptstyle\sim$}}{v}}\vphantom{v}}$</w:t>
      </w:r>
      <w:r>
        <w:t xml:space="preserve"> </w:t>
      </w:r>
      <w:r>
        <w:t xml:space="preserve">reads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hyperlink w:anchor="def-eigenspace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does not apply to</w:t>
      </w:r>
      <w:r>
        <w:t xml:space="preserve"> </w:t>
      </w:r>
      <m:oMath>
        <m:r>
          <m:t>2</m:t>
        </m:r>
      </m:oMath>
      <w:r>
        <w:t xml:space="preserve">.</w:t>
      </w:r>
    </w:p>
    <w:bookmarkEnd w:id="31"/>
    <w:bookmarkStart w:id="32" w:name="thm-eigenvalue-singular"/>
    <w:p>
      <w:pPr>
        <w:pStyle w:val="BodyText"/>
      </w:pPr>
      <w:r>
        <w:rPr>
          <w:b/>
          <w:bCs/>
        </w:rPr>
        <w:t xml:space="preserve">Theorem 2 (Eigenvalues are where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rPr>
            <m:sty m:val="bi"/>
          </m:rP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singular)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singular 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).</w:t>
      </w:r>
      <w:r>
        <w:t xml:space="preserve"> </w:t>
      </w:r>
      <w:r>
        <w:t xml:space="preserve">In particular,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singular exactly when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one of its eigenvalues;</w:t>
      </w:r>
      <w:r>
        <w:t xml:space="preserve"> </w:t>
      </w:r>
      <w:r>
        <w:t xml:space="preserve">and each eigenspace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λ</m:t>
            </m:r>
          </m:sub>
        </m:sSub>
      </m:oMath>
      <w:r>
        <w:t xml:space="preserve"> </w:t>
      </w:r>
      <w:r>
        <w:t xml:space="preserve">(</w:t>
      </w:r>
      <w:hyperlink w:anchor="def-eigenspace">
        <w:r>
          <w:rPr>
            <w:rStyle w:val="Hyperlink"/>
          </w:rPr>
          <w:t xml:space="preserve">Definition 1</w:t>
        </w:r>
      </w:hyperlink>
      <w:r>
        <w:t xml:space="preserve">)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consisting of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and the eigenvectors for</w:t>
      </w:r>
      <w:r>
        <w:t xml:space="preserve"> </w:t>
      </w:r>
      <m:oMath>
        <m:r>
          <m:t>λ</m:t>
        </m:r>
      </m:oMath>
      <w:r>
        <w:t xml:space="preserve">.</w:t>
      </w:r>
    </w:p>
    <w:bookmarkEnd w:id="3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</w:t>
      </w:r>
      <w:r>
        <w:t xml:space="preserve"> </w:t>
      </w:r>
      <w:r>
        <w:t xml:space="preserve">$\mathord{\smash[b]{\underset{\raise.3ex\hbox{$\scriptstyle\sim$}}{v}}\vphantom{v}} \in \mathbb{R}^p$</w:t>
      </w:r>
      <w:r>
        <w:t xml:space="preserve">,</w:t>
      </w:r>
    </w:p>
    <w:p>
      <w:pPr>
        <w:pStyle w:val="BodyText"/>
      </w:pPr>
      <w:r>
        <w:t xml:space="preserve">$$
    \begin{aligned}
    (\mathbf{A} - \lambda\,\mathbf{I}_p)\,\mathord{\smash[b]{\underset{\raise.3ex\hbox{$\scriptstyle\sim$}}{v}}\vphantom{v}}
    &amp;= \mathbf{A} \mathord{\smash[b]{\underset{\raise.3ex\hbox{$\scriptstyle\sim$}}{v}}\vphantom{v}} - (\lambda\,\mathbf{I}_p)\,\mathord{\smash[b]{\underset{\raise.3ex\hbox{$\scriptstyle\sim$}}{v}}\vphantom{v}}
    &amp;&amp; \text{(}\text{Theorem~7 in Projections and Linear Systems}\text{, the difference law)}
    \\
    &amp;= \mathbf{A} \mathord{\smash[b]{\underset{\raise.3ex\hbox{$\scriptstyle\sim$}}{v}}\vphantom{v}} - \lambda\,(\mathbf{I}_p \mathord{\smash[b]{\underset{\raise.3ex\hbox{$\scriptstyle\sim$}}{v}}\vphantom{v}})
    &amp;&amp; \text{(}\text{Theorem~7 in Projections and Linear Systems}\text{, the scalar factor)}
    \\
    &amp;= \mathbf{A} \mathord{\smash[b]{\underset{\raise.3ex\hbox{$\scriptstyle\sim$}}{v}}\vphantom{v}} - \lambda\mathord{\smash[b]{\underset{\raise.3ex\hbox{$\scriptstyle\sim$}}{v}}\vphantom{v}},
    &amp;&amp; \text{(}\text{Theorem~8 in Matrices}\text{)}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$\mathbf{A} \mathord{\smash[b]{\underset{\raise.3ex\hbox{$\scriptstyle\sim$}}{v}}\vphantom{v}} = \lambda\mathord{\smash[b]{\underset{\raise.3ex\hbox{$\scriptstyle\sim$}}{v}}\vphantom{v}}$</w:t>
      </w:r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$\mathord{\smash[b]{\underset{\raise.3ex\hbox{$\scriptstyle\sim$}}{v}}\vphantom{v}} \in \mathcal{N}(\mathbf{A} - \lambda\,\mathbf{I}_p)$</w:t>
      </w:r>
      <w:r>
        <w:t xml:space="preserve">;</w:t>
      </w:r>
      <w:r>
        <w:t xml:space="preserve"> </w:t>
      </w:r>
      <w:r>
        <w:t xml:space="preserve">the nonzero such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are the eigenvectors for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 exactly when that null space contains a nonzero vector,</w:t>
      </w:r>
      <w:r>
        <w:t xml:space="preserve"> </w:t>
      </w:r>
      <w:r>
        <w:t xml:space="preserve">which by</w:t>
      </w:r>
      <w:r>
        <w:t xml:space="preserve"> 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singular.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0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An eigenspace is a null space, so it is a subspace (</w:t>
      </w:r>
      <w:hyperlink r:id="rId26">
        <w:r>
          <w:rPr>
            <w:rStyle w:val="Hyperlink"/>
          </w:rPr>
          <w:t xml:space="preserve">Theorem 2 in Column Space, Null Space and Rank-Nullity</w:t>
        </w:r>
      </w:hyperlink>
      <w:r>
        <w:t xml:space="preserve">).</w:t>
      </w:r>
    </w:p>
    <w:bookmarkStart w:id="33" w:name="exm-eigenvalue-singular"/>
    <w:p>
      <w:pPr>
        <w:pStyle w:val="BodyText"/>
      </w:pPr>
      <w:r>
        <w:rPr>
          <w:b/>
          <w:bCs/>
        </w:rPr>
        <w:t xml:space="preserve">Example 4 (Eigenvalues and singular matrices)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3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singular</w:t>
      </w:r>
      <w:r>
        <w:t xml:space="preserve"> </w:t>
      </w:r>
      <w:r>
        <w:t xml:space="preserve">(its columns are negatives of each other, so its rank is</w:t>
      </w:r>
      <w:r>
        <w:t xml:space="preserve"> 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matching the eigenvalue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of</w:t>
      </w:r>
      <w:r>
        <w:t xml:space="preserve"> </w:t>
      </w:r>
      <w:hyperlink r:id="rId29">
        <w:r>
          <w:rPr>
            <w:rStyle w:val="Hyperlink"/>
          </w:rPr>
          <w:t xml:space="preserve">Example 24 in Special Matrices and Decompositions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itself has rank</w:t>
      </w:r>
      <w:r>
        <w:t xml:space="preserve"> </w:t>
      </w:r>
      <m:oMath>
        <m:r>
          <m:t>2</m:t>
        </m:r>
      </m:oMath>
      <w:r>
        <w:t xml:space="preserve">, since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(subtract twice the second entry from the first: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and then the second entry gives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);</w:t>
      </w:r>
      <w:r>
        <w:t xml:space="preserve"> </w:t>
      </w:r>
      <w:r>
        <w:t xml:space="preserve">so it is invertible (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not an eigenvalue.</w:t>
      </w:r>
      <w:r>
        <w:t xml:space="preserve"> </w:t>
      </w:r>
      <w:r>
        <w:t xml:space="preserve">The singular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eigenvalue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with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3"/>
    <w:bookmarkStart w:id="35" w:name="thm-eigen-shift-power"/>
    <w:p>
      <w:pPr>
        <w:pStyle w:val="BodyText"/>
      </w:pPr>
      <w:r>
        <w:rPr>
          <w:b/>
          <w:bCs/>
        </w:rPr>
        <w:t xml:space="preserve">Theorem 3 (Eigenvalues of shifts and powers)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be an eigenvector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 the eigenvalue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). Then</w:t>
      </w:r>
    </w:p>
    <w:p>
      <w:pPr>
        <w:pStyle w:val="Compact"/>
        <w:numPr>
          <w:ilvl w:val="0"/>
          <w:numId w:val="1003"/>
        </w:numPr>
      </w:pPr>
      <w:r>
        <w:t xml:space="preserve">$\mathord{\smash[b]{\underset{\raise.3ex\hbox{$\scriptstyle\sim$}}{v}}\vphantom{v}}$</w:t>
      </w:r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t>s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+</m:t>
        </m:r>
        <m:r>
          <m:t>s</m:t>
        </m:r>
      </m:oMath>
      <w:r>
        <w:t xml:space="preserve">, for every number</w:t>
      </w:r>
      <w:r>
        <w:t xml:space="preserve"> </w:t>
      </w:r>
      <m:oMath>
        <m:r>
          <m:t>s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$\mathord{\smash[b]{\underset{\raise.3ex\hbox{$\scriptstyle\sim$}}{v}}\vphantom{v}}$</w:t>
      </w:r>
      <w:r>
        <w:t xml:space="preserve"> </w:t>
      </w:r>
      <w:r>
        <w:t xml:space="preserve">is an eigenvector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Definition 2 in Special Matrices and Decompositions</w:t>
        </w:r>
      </w:hyperlink>
      <w:r>
        <w:t xml:space="preserve">) for</w:t>
      </w:r>
      <w:r>
        <w:t xml:space="preserve"> </w:t>
      </w:r>
      <m:oMath>
        <m:sSup>
          <m:e>
            <m:r>
              <m:t>λ</m:t>
            </m:r>
          </m:e>
          <m:sup>
            <m:r>
              <m:t>k</m:t>
            </m:r>
          </m:sup>
        </m:sSup>
      </m:oMath>
      <w:r>
        <w:t xml:space="preserve">,</w:t>
      </w:r>
      <w:r>
        <w:t xml:space="preserve"> </w:t>
      </w:r>
      <w:r>
        <w:t xml:space="preserve">for every positive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w:r>
        <w:t xml:space="preserve">$$
    \begin{aligned}
    (\mathbf{A} + s\,\mathbf{I}_p)\,\mathord{\smash[b]{\underset{\raise.3ex\hbox{$\scriptstyle\sim$}}{v}}\vphantom{v}}
    &amp;= \mathbf{A} \mathord{\smash[b]{\underset{\raise.3ex\hbox{$\scriptstyle\sim$}}{v}}\vphantom{v}} + (s\,\mathbf{I}_p)\,\mathord{\smash[b]{\underset{\raise.3ex\hbox{$\scriptstyle\sim$}}{v}}\vphantom{v}}
    &amp;&amp; \text{(}\text{Theorem~6 in Matrices}\text{)}
    \\
    &amp;= \mathbf{A} \mathord{\smash[b]{\underset{\raise.3ex\hbox{$\scriptstyle\sim$}}{v}}\vphantom{v}} + s\,(\mathbf{I}_p \mathord{\smash[b]{\underset{\raise.3ex\hbox{$\scriptstyle\sim$}}{v}}\vphantom{v}})
    &amp;&amp; \text{(}\text{Theorem~7 in Projections and Linear Systems}\text{)}
    \\
    &amp;= \lambda\mathord{\smash[b]{\underset{\raise.3ex\hbox{$\scriptstyle\sim$}}{v}}\vphantom{v}} + s\,(\mathbf{I}_p \mathord{\smash[b]{\underset{\raise.3ex\hbox{$\scriptstyle\sim$}}{v}}\vphantom{v}})
    &amp;&amp; \text{(eigenvector)}
    \\
    &amp;= \lambda\mathord{\smash[b]{\underset{\raise.3ex\hbox{$\scriptstyle\sim$}}{v}}\vphantom{v}} + s \mathord{\smash[b]{\underset{\raise.3ex\hbox{$\scriptstyle\sim$}}{v}}\vphantom{v}}
    &amp;&amp; \text{(}\text{Theorem~8 in Matrices}\text{)}
    \\
    &amp;= (\lambda+ s)\,\mathord{\smash[b]{\underset{\raise.3ex\hbox{$\scriptstyle\sim$}}{v}}\vphantom{v}}.
    &amp;&amp; \text{(add entrywise)}
    \end{aligned}
    $$</w:t>
      </w:r>
    </w:p>
    <w:p>
      <w:pPr>
        <w:pStyle w:val="FirstParagraph"/>
      </w:pPr>
      <w:r>
        <w:rPr>
          <w:b/>
          <w:bCs/>
        </w:rPr>
        <w:t xml:space="preserve">Part 2, by</w:t>
      </w:r>
      <w:r>
        <w:rPr>
          <w:b/>
          <w:bCs/>
        </w:rPr>
        <w:t xml:space="preserve"> </w:t>
      </w:r>
      <w:hyperlink r:id="rId36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it is the assumption.</w:t>
      </w:r>
      <w:r>
        <w:t xml:space="preserve"> </w:t>
      </w:r>
      <w:r>
        <w:t xml:space="preserve">If</w:t>
      </w:r>
      <w:r>
        <w:t xml:space="preserve"> </w:t>
      </w:r>
      <w:r>
        <w:t xml:space="preserve">$\mathbf{A}^{k-1} \mathord{\smash[b]{\underset{\raise.3ex\hbox{$\scriptstyle\sim$}}{v}}\vphantom{v}} = \lambda^{k-1} \mathord{\smash[b]{\underset{\raise.3ex\hbox{$\scriptstyle\sim$}}{v}}\vphantom{v}}$</w:t>
      </w:r>
      <w:r>
        <w:t xml:space="preserve">, then</w:t>
      </w:r>
    </w:p>
    <w:p>
      <w:pPr>
        <w:pStyle w:val="BodyText"/>
      </w:pPr>
      <w:r>
        <w:t xml:space="preserve">$$
    \begin{aligned}
    \mathbf{A}^k \mathord{\smash[b]{\underset{\raise.3ex\hbox{$\scriptstyle\sim$}}{v}}\vphantom{v}}
    &amp;= \mathbf{A}\,(\mathbf{A}^{k-1} \mathord{\smash[b]{\underset{\raise.3ex\hbox{$\scriptstyle\sim$}}{v}}\vphantom{v}})
    &amp;&amp; \text{(}\text{Definition~2 in Special Matrices and Decompositions}\text{, }\text{Theorem~5 in Matrices}\text{)}
    \\
    &amp;= \mathbf{A}\,(\lambda^{k-1} \mathord{\smash[b]{\underset{\raise.3ex\hbox{$\scriptstyle\sim$}}{v}}\vphantom{v}})
    &amp;&amp; \text{(induction hypothesis)}
    \\
    &amp;= \lambda^{k-1}\,(\mathbf{A} \mathord{\smash[b]{\underset{\raise.3ex\hbox{$\scriptstyle\sim$}}{v}}\vphantom{v}})
    &amp;&amp; \text{(}\text{Theorem~7 in Projections and Linear Systems}\text{)}
    \\
    &amp;= \lambda^{k-1}\,(\lambda\mathord{\smash[b]{\underset{\raise.3ex\hbox{$\scriptstyle\sim$}}{v}}\vphantom{v}})
    &amp;&amp; \text{(eigenvector)}
    \\
    &amp;= \lambda^k \mathord{\smash[b]{\underset{\raise.3ex\hbox{$\scriptstyle\sim$}}{v}}\vphantom{v}}.
    &amp;&amp; \text{(multiply the numbers)}
    \end{aligned}
    $$</w:t>
      </w:r>
    </w:p>
    <w:p>
      <w:pPr>
        <w:pStyle w:val="FirstParagraph"/>
      </w:pPr>
      <w:r>
        <w:t xml:space="preserve">In both parts</w:t>
      </w:r>
      <w:r>
        <w:t xml:space="preserve"> </w:t>
      </w:r>
      <w:r>
        <w:t xml:space="preserve">$\mathord{\smash[b]{\underset{\raise.3ex\hbox{$\scriptstyle\sim$}}{v}}\vphantom{v}} \ne \mathord{\smash[b]{\underset{\raise.3ex\hbox{$\scriptstyle\sim$}}{0}}\vphantom{0}}$</w:t>
      </w:r>
      <w:r>
        <w:t xml:space="preserve">, so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is an eigenvector.</w:t>
      </w:r>
    </w:p>
    <w:bookmarkStart w:id="37" w:name="exm-eigen-shift-power"/>
    <w:p>
      <w:pPr>
        <w:pStyle w:val="BodyText"/>
      </w:pPr>
      <w:r>
        <w:rPr>
          <w:b/>
          <w:bCs/>
        </w:rPr>
        <w:t xml:space="preserve">Example 5 (Shifting and squaring)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with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Example 24 in Special Matrices and Decompositions</w:t>
        </w:r>
      </w:hyperlink>
      <w:r>
        <w:t xml:space="preserve">):</w:t>
      </w:r>
    </w:p>
    <w:p>
      <w:pPr>
        <w:numPr>
          <w:ilvl w:val="0"/>
          <w:numId w:val="1004"/>
        </w:numPr>
      </w:pP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2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Compact"/>
        <w:numPr>
          <w:ilvl w:val="1"/>
          <w:numId w:val="1005"/>
        </w:numPr>
      </w:pP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9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7"/>
    <w:bookmarkStart w:id="39" w:name="thm-eigen-triangular"/>
    <w:p>
      <w:pPr>
        <w:pStyle w:val="FirstParagraph"/>
      </w:pPr>
      <w:r>
        <w:rPr>
          <w:b/>
          <w:bCs/>
        </w:rPr>
        <w:t xml:space="preserve">Theorem 4 (The eigenvalues of an upper triangular matrix are its diagonal entries)</w:t>
      </w:r>
      <w:r>
        <w:t xml:space="preserve"> </w:t>
      </w:r>
      <w:r>
        <w:t xml:space="preserve">The eigenvalues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 of an upper triangular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Definition 7 in Projections and Linear Systems</w:t>
        </w:r>
      </w:hyperlink>
      <w:r>
        <w:t xml:space="preserve">) are exactly its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p</m:t>
            </m:r>
            <m:r>
              <m:t>p</m:t>
            </m:r>
          </m:sub>
        </m:sSub>
      </m:oMath>
      <w:r>
        <w:t xml:space="preserve">.</w:t>
      </w:r>
    </w:p>
    <w:bookmarkEnd w:id="3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U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upper triangular,</w:t>
      </w:r>
      <w:r>
        <w:t xml:space="preserve"> </w:t>
      </w:r>
      <w:r>
        <w:t xml:space="preserve">with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Definition 12 in Matrices</w:t>
        </w:r>
      </w:hyperlink>
      <w:r>
        <w:t xml:space="preserve">,</w:t>
      </w:r>
      <w:r>
        <w:t xml:space="preserve"> </w:t>
      </w:r>
      <w:hyperlink r:id="rId41">
        <w:r>
          <w:rPr>
            <w:rStyle w:val="Hyperlink"/>
          </w:rPr>
          <w:t xml:space="preserve">Definition 5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λ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not a diagonal entry,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−</m:t>
        </m:r>
        <m:r>
          <m:t>λ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w:r>
        <w:t xml:space="preserve">$(\mathbf{U} - \lambda\,\mathbf{I}_p)\,\mathord{\smash[b]{\underset{\raise.3ex\hbox{$\scriptstyle\sim$}}{v}}\vphantom{v}} = \mathord{\smash[b]{\underset{\raise.3ex\hbox{$\scriptstyle\sim$}}{0}}\vphantom{0}}$</w:t>
      </w:r>
      <w:r>
        <w:t xml:space="preserve"> </w:t>
      </w:r>
      <w:r>
        <w:t xml:space="preserve">has exactly one solution,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\mathord{\smash[b]{\underset{\raise.3ex\hbox{$\scriptstyle\sim$}}{0}}\vphantom{0}}$</w:t>
      </w:r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Theorem 16 in Projections and Linear Systems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not an eigenvalue (</w:t>
      </w:r>
      <w:hyperlink w:anchor="thm-eigenvalue-singular">
        <w:r>
          <w:rPr>
            <w:rStyle w:val="Hyperlink"/>
          </w:rPr>
          <w:t xml:space="preserve">Theorem 2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λ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 diagonal entry,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be the smallest index with</w:t>
      </w:r>
      <w:r>
        <w:t xml:space="preserve"> </w:t>
      </w:r>
      <m:oMath>
        <m:sSub>
          <m:e>
            <m:r>
              <m:t>u</m:t>
            </m:r>
          </m:e>
          <m:sub>
            <m:r>
              <m:t>k</m:t>
            </m:r>
            <m:r>
              <m:t>k</m:t>
            </m:r>
          </m:sub>
        </m:sSub>
        <m:r>
          <m:rPr>
            <m:sty m:val="p"/>
          </m:rPr>
          <m:t>=</m:t>
        </m:r>
        <m:r>
          <m:t>λ</m:t>
        </m:r>
      </m:oMath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m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.</w:t>
      </w:r>
      <w:r>
        <w:t xml:space="preserve"> </w:t>
      </w:r>
      <w:r>
        <w:t xml:space="preserve">Look for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k</m:t>
        </m:r>
      </m:oMath>
      <w:r>
        <w:t xml:space="preserve">.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$\mathbf{M} \mathord{\smash[b]{\underset{\raise.3ex\hbox{$\scriptstyle\sim$}}{v}}\vphantom{v}}$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&lt;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&gt;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sum is empty, and so</w:t>
      </w:r>
      <w:r>
        <w:t xml:space="preserve"> </w:t>
      </w:r>
      <m:oMath>
        <m:r>
          <m:t>0</m:t>
        </m:r>
      </m:oMath>
      <w:r>
        <w:t xml:space="preserve">, when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. So: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k</m:t>
        </m:r>
      </m:oMath>
      <w:r>
        <w:t xml:space="preserve"> </w:t>
      </w:r>
      <w:r>
        <w:t xml:space="preserve">it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  <m:r>
              <m:t>k</m:t>
            </m:r>
          </m:sub>
        </m:sSub>
        <m:r>
          <m:t> </m:t>
        </m:r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m</m:t>
                </m:r>
              </m:e>
              <m:sub>
                <m:r>
                  <m:t>i</m:t>
                </m:r>
                <m:r>
                  <m:t>i</m:t>
                </m:r>
              </m:sub>
            </m:sSub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m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nary>
        <m:r>
          <m:t> </m:t>
        </m:r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these equations fix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 turn, as in</w:t>
      </w:r>
      <w:r>
        <w:t xml:space="preserve"> </w:t>
      </w:r>
      <w:hyperlink r:id="rId42">
        <w:r>
          <w:rPr>
            <w:rStyle w:val="Hyperlink"/>
          </w:rPr>
          <w:t xml:space="preserve">Theorem 16 in Projections and Linear Systems</w:t>
        </w:r>
      </w:hyperlink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$\mathbf{M} \mathord{\smash[b]{\underset{\raise.3ex\hbox{$\scriptstyle\sim$}}{v}}\vphantom{v}} = \mathord{\smash[b]{\underset{\raise.3ex\hbox{$\scriptstyle\sim$}}{0}}\vphantom{0}}$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hence</w:t>
      </w:r>
      <w:r>
        <w:t xml:space="preserve"> </w:t>
      </w:r>
      <w:r>
        <w:t xml:space="preserve">$\mathord{\smash[b]{\underset{\raise.3ex\hbox{$\scriptstyle\sim$}}{v}}\vphantom{v}} \ne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eigenvalue.</w:t>
      </w:r>
    </w:p>
    <w:bookmarkStart w:id="44" w:name="exm-eigen-triangular"/>
    <w:p>
      <w:pPr>
        <w:pStyle w:val="BodyText"/>
      </w:pPr>
      <w:r>
        <w:rPr>
          <w:b/>
          <w:bCs/>
        </w:rPr>
        <w:t xml:space="preserve">Example 6 (Eigenvalues read off the diagonal)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43">
        <w:r>
          <w:rPr>
            <w:rStyle w:val="Hyperlink"/>
          </w:rPr>
          <w:t xml:space="preserve">Example 23 in Projections and Linear Systems</w:t>
        </w:r>
      </w:hyperlink>
      <w:r>
        <w:t xml:space="preserve"> </w:t>
      </w:r>
      <w:r>
        <w:t xml:space="preserve">has eigenvalues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(so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), take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row 1 of</w:t>
      </w:r>
      <w:r>
        <w:t xml:space="preserve"> </w:t>
      </w:r>
      <w:r>
        <w:t xml:space="preserve">$(\mathbf{U} - \tfrac{1}{2}\,\mathbf{I}_3)\,\mathord{\smash[b]{\underset{\raise.3ex\hbox{$\scriptstyle\sim$}}{v}}\vphantom{v}}$</w:t>
      </w:r>
      <w:r>
        <w:t xml:space="preserve"> </w:t>
      </w:r>
      <w:r>
        <w:t xml:space="preserve">is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Check: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matrix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of</w:t>
      </w:r>
      <w:r>
        <w:t xml:space="preserve"> 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upper triangular with both diagonal entries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its only eigenvalue.</w:t>
      </w:r>
    </w:p>
    <w:bookmarkEnd w:id="44"/>
    <w:bookmarkStart w:id="47" w:name="thm-eigen-idempotent-orthogonal"/>
    <w:p>
      <w:pPr>
        <w:pStyle w:val="BodyText"/>
      </w:pPr>
      <w:r>
        <w:rPr>
          <w:b/>
          <w:bCs/>
        </w:rPr>
        <w:t xml:space="preserve">Theorem 5 (Eigenvalues of idempotent and orthogonal matrices)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w:r>
        <w:t xml:space="preserve">Every eigenvalue of an idempotent matrix (</w:t>
      </w:r>
      <w:hyperlink r:id="rId45">
        <w:r>
          <w:rPr>
            <w:rStyle w:val="Hyperlink"/>
          </w:rPr>
          <w:t xml:space="preserve">Definition 7 in Special Matrices and Decompositions</w:t>
        </w:r>
      </w:hyperlink>
      <w:r>
        <w:t xml:space="preserve">)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Every eigenvalue of an orthogonal matrix (</w:t>
      </w:r>
      <w:hyperlink r:id="rId46">
        <w:r>
          <w:rPr>
            <w:rStyle w:val="Hyperlink"/>
          </w:rPr>
          <w:t xml:space="preserve">Definition 10 in Special Matrices and Decompositions</w:t>
        </w:r>
      </w:hyperlink>
      <w:r>
        <w:t xml:space="preserve">)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$\mathord{\smash[b]{\underset{\raise.3ex\hbox{$\scriptstyle\sim$}}{v}}\vphantom{v}} \ne \mathord{\smash[b]{\underset{\raise.3ex\hbox{$\scriptstyle\sim$}}{0}}\vphantom{0}}$</w:t>
      </w:r>
      <w:r>
        <w:t xml:space="preserve"> </w:t>
      </w:r>
      <w:r>
        <w:t xml:space="preserve">with</w:t>
      </w:r>
      <w:r>
        <w:t xml:space="preserve"> </w:t>
      </w:r>
      <w:r>
        <w:t xml:space="preserve">$\mathbf{A} \mathord{\smash[b]{\underset{\raise.3ex\hbox{$\scriptstyle\sim$}}{v}}\vphantom{v}} = \lambda\mathord{\smash[b]{\underset{\raise.3ex\hbox{$\scriptstyle\sim$}}{v}}\vphantom{v}}$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 then</w:t>
      </w:r>
    </w:p>
    <w:p>
      <w:pPr>
        <w:pStyle w:val="BodyText"/>
      </w:pPr>
      <w:r>
        <w:t xml:space="preserve">$$
    \begin{aligned}
    \lambda\mathord{\smash[b]{\underset{\raise.3ex\hbox{$\scriptstyle\sim$}}{v}}\vphantom{v}}
    &amp;= \mathbf{A} \mathord{\smash[b]{\underset{\raise.3ex\hbox{$\scriptstyle\sim$}}{v}}\vphantom{v}}
    &amp;&amp; \text{(eigenvector)}
    \\
    &amp;= \mathbf{A}^2 \mathord{\smash[b]{\underset{\raise.3ex\hbox{$\scriptstyle\sim$}}{v}}\vphantom{v}}
    &amp;&amp; \text{(idempotent)}
    \\
    &amp;= \lambda^2 \mathord{\smash[b]{\underset{\raise.3ex\hbox{$\scriptstyle\sim$}}{v}}\vphantom{v}},
    &amp;&amp; \text{(}\text{Theorem~3}\text{, part 2)}
    \end{aligned}
    $$</w:t>
      </w:r>
    </w:p>
    <w:p>
      <w:pPr>
        <w:pStyle w:val="FirstParagraph"/>
      </w:pPr>
      <w:r>
        <w:t xml:space="preserve">and subtracting</w:t>
      </w:r>
      <w:r>
        <w:t xml:space="preserve"> </w:t>
      </w:r>
      <w:r>
        <w:t xml:space="preserve">$\lambda\mathord{\smash[b]{\underset{\raise.3ex\hbox{$\scriptstyle\sim$}}{v}}\vphantom{v}}$</w:t>
      </w:r>
      <w:r>
        <w:t xml:space="preserve"> </w:t>
      </w:r>
      <w:r>
        <w:t xml:space="preserve">from both sides gives</w:t>
      </w:r>
      <w:r>
        <w:t xml:space="preserve"> </w:t>
      </w:r>
      <w:r>
        <w:t xml:space="preserve">$(\lambda^2 - \lambda)\,\mathord{\smash[b]{\underset{\raise.3ex\hbox{$\scriptstyle\sim$}}{v}}\vphantom{v}} 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Some entry of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is nonzero,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λ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 product of two numbers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one of them is: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orthogonal, then</w:t>
      </w:r>
    </w:p>
    <w:p>
      <w:pPr>
        <w:pStyle w:val="BodyText"/>
      </w:pPr>
      <w:r>
        <w:t xml:space="preserve">$$
    \begin{aligned}
    \mathopen{}\left\lVert\mathord{\smash[b]{\underset{\raise.3ex\hbox{$\scriptstyle\sim$}}{v}}\vphantom{v}}\right\rVert\mathclose{}
    &amp;= \mathopen{}\left\lVert\mathbf{A} \mathord{\smash[b]{\underset{\raise.3ex\hbox{$\scriptstyle\sim$}}{v}}\vphantom{v}}\right\rVert\mathclose{}
    &amp;&amp; \text{(}\text{Theorem~6 in Special Matrices and Decompositions}\text{)}
    \\
    &amp;= \mathopen{}\left\lVert\lambda\mathord{\smash[b]{\underset{\raise.3ex\hbox{$\scriptstyle\sim$}}{v}}\vphantom{v}}\right\rVert\mathclose{}
    &amp;&amp; \text{(eigenvector)}
    \\
    &amp;= \mathopen{}\left|\lambda\right|\mathclose{}\,\mathopen{}\left\lVert\mathord{\smash[b]{\underset{\raise.3ex\hbox{$\scriptstyle\sim$}}{v}}\vphantom{v}}\right\rVert\mathclose{},
    &amp;&amp; \text{(}\text{Theorem~1 in Inner Products and Orthogonality}\text{, part 2)}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$\mathopen{}\left\lVert\mathord{\smash[b]{\underset{\raise.3ex\hbox{$\scriptstyle\sim$}}{v}}\vphantom{v}}\right\rVert\mathclose{} &gt; 0$</w:t>
      </w:r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Theorem 1 in Inner Products and Orthogonality</w:t>
        </w:r>
      </w:hyperlink>
      <w:r>
        <w:t xml:space="preserve">, part 1),</w:t>
      </w:r>
      <w:r>
        <w:t xml:space="preserve"> </w:t>
      </w:r>
      <w:r>
        <w:t xml:space="preserve">so dividing by</w:t>
      </w:r>
      <w:r>
        <w:t xml:space="preserve"> </w:t>
      </w:r>
      <w:r>
        <w:t xml:space="preserve">$\mathopen{}\left\lVert\mathord{\smash[b]{\underset{\raise.3ex\hbox{$\scriptstyle\sim$}}{v}}\vphantom{v}}\right\rVert\mathclose{}$</w:t>
      </w:r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real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),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52" w:name="exm-eigen-idempotent-orthogonal"/>
    <w:p>
      <w:pPr>
        <w:pStyle w:val="BodyText"/>
      </w:pPr>
      <w:r>
        <w:rPr>
          <w:b/>
          <w:bCs/>
        </w:rPr>
        <w:t xml:space="preserve">Example 7 (Projections and reflections)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t xml:space="preserve">The idempotent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49">
        <w:r>
          <w:rPr>
            <w:rStyle w:val="Hyperlink"/>
          </w:rPr>
          <w:t xml:space="preserve">Example 3 in Projections and Linear Systems</w:t>
        </w:r>
      </w:hyperlink>
      <w:r>
        <w:t xml:space="preserve"> </w:t>
      </w: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 eigenvalues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 which swaps the two entries,</w:t>
      </w:r>
      <w:r>
        <w:t xml:space="preserve"> </w:t>
      </w:r>
      <w:r>
        <w:t xml:space="preserve">is orthogonal: its columns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orthonormal (</w:t>
      </w:r>
      <w:hyperlink r:id="rId50">
        <w:r>
          <w:rPr>
            <w:rStyle w:val="Hyperlink"/>
          </w:rPr>
          <w:t xml:space="preserve">Remark 6 in Special Matrices and Decompositions</w:t>
        </w:r>
      </w:hyperlink>
      <w:r>
        <w:t xml:space="preserve">).</w:t>
      </w:r>
      <w:r>
        <w:t xml:space="preserve"> </w:t>
      </w:r>
      <w:r>
        <w:t xml:space="preserve">It 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eigenvalues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The rotation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of</w:t>
      </w:r>
      <w:r>
        <w:t xml:space="preserve"> </w:t>
      </w:r>
      <w:hyperlink r:id="rId51">
        <w:r>
          <w:rPr>
            <w:rStyle w:val="Hyperlink"/>
          </w:rPr>
          <w:t xml:space="preserve">Example 13 in Special Matrices and Decompositions</w:t>
        </w:r>
      </w:hyperlink>
      <w:r>
        <w:t xml:space="preserve"> </w:t>
      </w:r>
      <w:r>
        <w:t xml:space="preserve">has no real eigenvalue.</w:t>
      </w:r>
      <w:r>
        <w:t xml:space="preserve"> </w:t>
      </w:r>
      <w:r>
        <w:t xml:space="preserve">By part 2 the only candidates are</w:t>
      </w:r>
      <w:r>
        <w:t xml:space="preserve"> </w:t>
      </w:r>
      <m:oMath>
        <m:r>
          <m:rPr>
            <m:sty m:val="p"/>
          </m:rPr>
          <m:t>±</m:t>
        </m:r>
        <m:r>
          <m:t>1</m:t>
        </m:r>
      </m:oMath>
      <w:r>
        <w:t xml:space="preserve">.</w:t>
      </w:r>
      <w:r>
        <w:t xml:space="preserve"> </w:t>
      </w:r>
      <w:r>
        <w:t xml:space="preserve">$\mathbf{Q} \mathord{\smash[b]{\underset{\raise.3ex\hbox{$\scriptstyle\sim$}}{v}}\vphantom{v}} = \mathord{\smash[b]{\underset{\raise.3ex\hbox{$\scriptstyle\sim$}}{v}}\vphantom{v}}$</w:t>
      </w:r>
      <w:r>
        <w:t xml:space="preserve"> </w:t>
      </w:r>
      <w:r>
        <w:t xml:space="preserve">reads</w:t>
      </w:r>
      <w:r>
        <w:t xml:space="preserve"> </w:t>
      </w:r>
      <m:oMath>
        <m:r>
          <m:rPr>
            <m:sty m:val="p"/>
          </m:rPr>
          <m:t>−</m:t>
        </m:r>
        <m:r>
          <m:t>0.4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0.8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0.4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4</m:t>
              </m:r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forcing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\mathord{\smash[b]{\underset{\raise.3ex\hbox{$\scriptstyle\sim$}}{0}}\vphantom{0}}$</w:t>
      </w:r>
      <w:r>
        <w:t xml:space="preserve">;</w:t>
      </w:r>
      <w:r>
        <w:t xml:space="preserve"> </w:t>
      </w:r>
      <w:r>
        <w:t xml:space="preserve">$\mathbf{Q} \mathord{\smash[b]{\underset{\raise.3ex\hbox{$\scriptstyle\sim$}}{v}}\vphantom{v}} = -\mathord{\smash[b]{\underset{\raise.3ex\hbox{$\scriptstyle\sim$}}{v}}\vphantom{v}}$</w:t>
      </w:r>
      <w:r>
        <w:t xml:space="preserve"> </w:t>
      </w:r>
      <w:r>
        <w:t xml:space="preserve">reads</w:t>
      </w:r>
      <w:r>
        <w:t xml:space="preserve"> </w:t>
      </w:r>
      <m:oMath>
        <m:r>
          <m:t>1.6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0.8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1.6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3.2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forcing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\mathord{\smash[b]{\underset{\raise.3ex\hbox{$\scriptstyle\sim$}}{0}}\vphantom{0}}$</w:t>
      </w:r>
      <w:r>
        <w:t xml:space="preserve"> </w:t>
      </w:r>
      <w:r>
        <w:t xml:space="preserve">again.</w:t>
      </w:r>
    </w:p>
    <w:bookmarkEnd w:id="52"/>
    <w:bookmarkStart w:id="53" w:name="def-similar"/>
    <w:p>
      <w:pPr>
        <w:pStyle w:val="FirstParagraph"/>
      </w:pPr>
      <w:r>
        <w:rPr>
          <w:b/>
          <w:bCs/>
        </w:rPr>
        <w:t xml:space="preserve">Definition 3 (Similar matrices)</w:t>
      </w:r>
      <w:r>
        <w:t xml:space="preserve"> </w:t>
      </w:r>
      <w:r>
        <w:t xml:space="preserve">Two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similar</w:t>
      </w:r>
      <w:r>
        <w:t xml:space="preserve"> </w:t>
      </w:r>
      <w:r>
        <w:t xml:space="preserve">[3]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for some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).</w:t>
      </w:r>
    </w:p>
    <w:bookmarkEnd w:id="53"/>
    <w:bookmarkStart w:id="55" w:name="rem-similar-both-ways"/>
    <w:p>
      <w:pPr>
        <w:pStyle w:val="BodyText"/>
      </w:pPr>
      <w:r>
        <w:rPr>
          <w:i/>
          <w:iCs/>
        </w:rPr>
        <w:t xml:space="preserve">Remark 1</w:t>
      </w:r>
      <w:r>
        <w:t xml:space="preserve"> (Similarity read both ways).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invertible, then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Compact"/>
        <w:numPr>
          <w:ilvl w:val="0"/>
          <w:numId w:val="1005"/>
        </w:numPr>
      </w:pPr>
      <w:r>
        <w:t xml:space="preserve">is the condition of</w:t>
      </w:r>
      <w:r>
        <w:t xml:space="preserve"> 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as the other factor,</w:t>
      </w:r>
      <w:r>
        <w:t xml:space="preserve"> </w:t>
      </w:r>
      <w:r>
        <w:t xml:space="preserve">and that factor is unique (</w:t>
      </w:r>
      <w:hyperlink r:id="rId54">
        <w:r>
          <w:rPr>
            <w:rStyle w:val="Hyperlink"/>
          </w:rPr>
          <w:t xml:space="preserve">Remark 3 in Special Matrices and Decompositions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, then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same steps 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exchanged turn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P</m:t>
        </m:r>
        <m:r>
          <m:rPr>
            <m:sty m:val="bi"/>
          </m:rPr>
          <m:t>B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back into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P</m:t>
        </m:r>
        <m:r>
          <m:rPr>
            <m:sty m:val="bi"/>
          </m:rPr>
          <m:t>B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similarity goes both ways: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similar to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through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whose inverse is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.</w:t>
      </w:r>
    </w:p>
    <w:bookmarkEnd w:id="55"/>
    <w:bookmarkStart w:id="58" w:name="exm-similar"/>
    <w:p>
      <w:pPr>
        <w:pStyle w:val="BodyText"/>
      </w:pPr>
      <w:r>
        <w:rPr>
          <w:b/>
          <w:bCs/>
        </w:rPr>
        <w:t xml:space="preserve">Example 8 (A matrix similar to a diagonal one)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12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 likewise</w:t>
      </w:r>
      <w:r>
        <w:t xml:space="preserve"> </w:t>
      </w:r>
      <m:oMath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P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P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56">
        <w:r>
          <w:rPr>
            <w:rStyle w:val="Hyperlink"/>
          </w:rPr>
          <w:t xml:space="preserve">Theorem 7 in Projections and Linear Systems</w:t>
        </w:r>
      </w:hyperlink>
      <w:r>
        <w:t xml:space="preserve">):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P</m:t>
        </m:r>
      </m:oMath>
      <w:r>
        <w:t xml:space="preserve"> </w:t>
      </w:r>
      <w:r>
        <w:t xml:space="preserve">(2).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similar to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At the other extreme, the identity matrix is similar only to itself: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P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for every invertible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57">
        <w:r>
          <w:rPr>
            <w:rStyle w:val="Hyperlink"/>
          </w:rPr>
          <w:t xml:space="preserve">Theorem 8 in Matrices</w:t>
        </w:r>
      </w:hyperlink>
      <w:r>
        <w:t xml:space="preserve">, 2).</w:t>
      </w:r>
    </w:p>
    <w:bookmarkEnd w:id="58"/>
    <w:bookmarkStart w:id="59" w:name="thm-similar-eigenvalues"/>
    <w:p>
      <w:pPr>
        <w:pStyle w:val="BodyText"/>
      </w:pPr>
      <w:r>
        <w:rPr>
          <w:b/>
          <w:bCs/>
        </w:rPr>
        <w:t xml:space="preserve">Theorem 6 (Similar matrices have the same eigenvalues)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w:anchor="def-similar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exactly when</w:t>
      </w:r>
      <w:r>
        <w:t xml:space="preserve"> </w:t>
      </w:r>
      <w:r>
        <w:t xml:space="preserve">$\mathbf{P}^{-1} \mathord{\smash[b]{\underset{\raise.3ex\hbox{$\scriptstyle\sim$}}{v}}\vphantom{v}}$</w:t>
      </w:r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have the same eigenvalues.</w:t>
      </w:r>
    </w:p>
    <w:bookmarkEnd w:id="5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From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Let</w:t>
      </w:r>
      <w:r>
        <w:t xml:space="preserve"> </w:t>
      </w:r>
      <w:r>
        <w:t xml:space="preserve">$\mathbf{A} \mathord{\smash[b]{\underset{\raise.3ex\hbox{$\scriptstyle\sim$}}{v}}\vphantom{v}} = \lambda\mathord{\smash[b]{\underset{\raise.3ex\hbox{$\scriptstyle\sim$}}{v}}\vphantom{v}}$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$\mathord{\smash[b]{\underset{\raise.3ex\hbox{$\scriptstyle\sim$}}{v}}\vphantom{v}} \ne \mathord{\smash[b]{\underset{\raise.3ex\hbox{$\scriptstyle\sim$}}{0}}\vphantom{0}}$</w:t>
      </w:r>
      <w:r>
        <w:t xml:space="preserve">, and</w:t>
      </w:r>
      <w:r>
        <w:t xml:space="preserve"> </w:t>
      </w:r>
      <w:r>
        <w:t xml:space="preserve">$\mathord{\smash[b]{\underset{\raise.3ex\hbox{$\scriptstyle\sim$}}{w}}\vphantom{w}} = \mathbf{P}^{-1} \mathord{\smash[b]{\underset{\raise.3ex\hbox{$\scriptstyle\sim$}}{v}}\vphantom{v}}$</w:t>
      </w:r>
      <w:r>
        <w:t xml:space="preserve">. Then</w:t>
      </w:r>
    </w:p>
    <w:p>
      <w:pPr>
        <w:pStyle w:val="BodyText"/>
      </w:pPr>
      <w:r>
        <w:t xml:space="preserve">$$
    \begin{aligned}
    \mathbf{B} \mathord{\smash[b]{\underset{\raise.3ex\hbox{$\scriptstyle\sim$}}{w}}\vphantom{w}}
    &amp;= (\mathbf{P}^{-1} \mathbf{A} \mathbf{P})\,(\mathbf{P}^{-1} \mathord{\smash[b]{\underset{\raise.3ex\hbox{$\scriptstyle\sim$}}{v}}\vphantom{v}})
    &amp;&amp; \text{(substitute } \mathbf{B} \text{ and } \mathord{\smash[b]{\underset{\raise.3ex\hbox{$\scriptstyle\sim$}}{w}}\vphantom{w}} \text{)}
    \\
    &amp;= \mathbf{P}^{-1} \mathbf{A}\,(\mathbf{P} \mathbf{P}^{-1})\,\mathord{\smash[b]{\underset{\raise.3ex\hbox{$\scriptstyle\sim$}}{v}}\vphantom{v}}
    &amp;&amp; \text{(}\text{Theorem~5 in Matrices}\text{)}
    \\
    &amp;= \mathbf{P}^{-1} \mathbf{A}\,\mathbf{I}_p\,\mathord{\smash[b]{\underset{\raise.3ex\hbox{$\scriptstyle\sim$}}{v}}\vphantom{v}}
    &amp;&amp; \text{(}\text{Definition~5 in Special Matrices and Decompositions}\text{)}
    \\
    &amp;= \mathbf{P}^{-1} \mathbf{A} \mathord{\smash[b]{\underset{\raise.3ex\hbox{$\scriptstyle\sim$}}{v}}\vphantom{v}}
    &amp;&amp; \text{(}\text{Theorem~8 in Matrices}\text{)}
    \\
    &amp;= \mathbf{P}^{-1}\,(\mathbf{A} \mathord{\smash[b]{\underset{\raise.3ex\hbox{$\scriptstyle\sim$}}{v}}\vphantom{v}})
    &amp;&amp; \text{(}\text{Theorem~5 in Matrices}\text{)}
    \\
    &amp;= \mathbf{P}^{-1}\,(\lambda\mathord{\smash[b]{\underset{\raise.3ex\hbox{$\scriptstyle\sim$}}{v}}\vphantom{v}})
    &amp;&amp; \text{(eigenvector)}
    \\
    &amp;= \lambda\,\mathord{\smash[b]{\underset{\raise.3ex\hbox{$\scriptstyle\sim$}}{w}}\vphantom{w}}.
    &amp;&amp; \text{(}\text{Theorem~7 in Projections and Linear Systems}\text{)}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$\mathord{\smash[b]{\underset{\raise.3ex\hbox{$\scriptstyle\sim$}}{w}}\vphantom{w}} \ne \mathord{\smash[b]{\underset{\raise.3ex\hbox{$\scriptstyle\sim$}}{0}}\vphantom{0}}$</w:t>
      </w:r>
      <w:r>
        <w:t xml:space="preserve">: if</w:t>
      </w:r>
      <w:r>
        <w:t xml:space="preserve"> </w:t>
      </w:r>
      <w:r>
        <w:t xml:space="preserve">$\mathord{\smash[b]{\underset{\raise.3ex\hbox{$\scriptstyle\sim$}}{w}}\vphantom{w}} = \mathord{\smash[b]{\underset{\raise.3ex\hbox{$\scriptstyle\sim$}}{0}}\vphantom{0}}$</w:t>
      </w:r>
      <w:r>
        <w:t xml:space="preserve">, then</w:t>
      </w:r>
    </w:p>
    <w:p>
      <w:pPr>
        <w:pStyle w:val="BodyText"/>
      </w:pPr>
      <w:r>
        <w:t xml:space="preserve">$$
    \begin{aligned}
    \mathord{\smash[b]{\underset{\raise.3ex\hbox{$\scriptstyle\sim$}}{v}}\vphantom{v}} &amp;= \mathbf{I}_p \mathord{\smash[b]{\underset{\raise.3ex\hbox{$\scriptstyle\sim$}}{v}}\vphantom{v}} \\
    &amp;= \mathbf{P}\,(\mathbf{P}^{-1} \mathord{\smash[b]{\underset{\raise.3ex\hbox{$\scriptstyle\sim$}}{v}}\vphantom{v}}) \\
    &amp;= \mathbf{P}\,\mathord{\smash[b]{\underset{\raise.3ex\hbox{$\scriptstyle\sim$}}{0}}\vphantom{0}}\\
    &amp;= \mathord{\smash[b]{\underset{\raise.3ex\hbox{$\scriptstyle\sim$}}{0}}\vphantom{0}}
    \end{aligned}
    $$</w:t>
      </w:r>
    </w:p>
    <w:p>
      <w:pPr>
        <w:pStyle w:val="FirstParagraph"/>
      </w:pPr>
      <w:r>
        <w:t xml:space="preserve">(</w:t>
      </w:r>
      <w:hyperlink r:id="rId57">
        <w:r>
          <w:rPr>
            <w:rStyle w:val="Hyperlink"/>
          </w:rPr>
          <w:t xml:space="preserve">Theorem 8 in Matrices</w:t>
        </w:r>
      </w:hyperlink>
      <w:r>
        <w:t xml:space="preserve">, 2,</w:t>
      </w:r>
      <w:r>
        <w:t xml:space="preserve"> </w:t>
      </w:r>
      <w:hyperlink r:id="rId60">
        <w:r>
          <w:rPr>
            <w:rStyle w:val="Hyperlink"/>
          </w:rPr>
          <w:t xml:space="preserve">Theorem 5 in Matrices</w:t>
        </w:r>
      </w:hyperlink>
      <w:r>
        <w:t xml:space="preserve">,</w:t>
      </w:r>
      <w:r>
        <w:t xml:space="preserve"> </w:t>
      </w:r>
      <w:hyperlink r:id="rId61">
        <w:r>
          <w:rPr>
            <w:rStyle w:val="Hyperlink"/>
          </w:rPr>
          <w:t xml:space="preserve">Definition 13 in Matrices</w:t>
        </w:r>
      </w:hyperlink>
      <w:r>
        <w:t xml:space="preserve">),</w:t>
      </w:r>
      <w:r>
        <w:t xml:space="preserve"> </w:t>
      </w:r>
      <w:r>
        <w:t xml:space="preserve">which is false.</w:t>
      </w:r>
    </w:p>
    <w:p>
      <w:pPr>
        <w:pStyle w:val="BodyText"/>
      </w:pPr>
      <w:r>
        <w:rPr>
          <w:b/>
          <w:bCs/>
        </w:rPr>
        <w:t xml:space="preserve">From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first part, with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 the roles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exchanged,</w:t>
      </w:r>
      <w:r>
        <w:t xml:space="preserve"> </w:t>
      </w:r>
      <w:r>
        <w:t xml:space="preserve">shows that if</w:t>
      </w:r>
      <w:r>
        <w:t xml:space="preserve"> </w:t>
      </w:r>
      <w:r>
        <w:t xml:space="preserve">$\mathord{\smash[b]{\underset{\raise.3ex\hbox{$\scriptstyle\sim$}}{w}}\vphantom{w}} = \mathbf{P}^{-1} \mathord{\smash[b]{\underset{\raise.3ex\hbox{$\scriptstyle\sim$}}{v}}\vphantom{v}}$</w:t>
      </w:r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$\mathbf{P} \mathord{\smash[b]{\underset{\raise.3ex\hbox{$\scriptstyle\sim$}}{w}}\vphantom{w}}$</w:t>
      </w:r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;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\mathbf{P} \mathord{\smash[b]{\underset{\raise.3ex\hbox{$\scriptstyle\sim$}}{w}}\vphantom{w}} &amp;= \mathbf{P} \mathbf{P}^{-1} \mathord{\smash[b]{\underset{\raise.3ex\hbox{$\scriptstyle\sim$}}{v}}\vphantom{v}} \\
    &amp;= \mathord{\smash[b]{\underset{\raise.3ex\hbox{$\scriptstyle\sim$}}{v}}\vphantom{v}}
    \end{aligned}
    $$</w:t>
      </w:r>
    </w:p>
    <w:p>
      <w:pPr>
        <w:pStyle w:val="FirstParagraph"/>
      </w:pPr>
      <w:r>
        <w:t xml:space="preserve">(</w:t>
      </w:r>
      <w:hyperlink r:id="rId60">
        <w:r>
          <w:rPr>
            <w:rStyle w:val="Hyperlink"/>
          </w:rPr>
          <w:t xml:space="preserve">Theorem 5 in Matrices</w:t>
        </w:r>
      </w:hyperlink>
      <w:r>
        <w:t xml:space="preserve">, 2,</w:t>
      </w:r>
      <w:r>
        <w:t xml:space="preserve"> </w:t>
      </w:r>
      <w:hyperlink r:id="rId57">
        <w:r>
          <w:rPr>
            <w:rStyle w:val="Hyperlink"/>
          </w:rPr>
          <w:t xml:space="preserve">Theorem 8 in Matrices</w:t>
        </w:r>
      </w:hyperlink>
      <w:r>
        <w:t xml:space="preserve">).</w:t>
      </w:r>
    </w:p>
    <w:bookmarkStart w:id="62" w:name="exm-similar-eigenvalues"/>
    <w:p>
      <w:pPr>
        <w:pStyle w:val="BodyText"/>
      </w:pPr>
      <w:r>
        <w:rPr>
          <w:b/>
          <w:bCs/>
        </w:rPr>
        <w:t xml:space="preserve">Example 9 (Eigenvectors carried across a similarity)</w:t>
      </w:r>
      <w:r>
        <w:t xml:space="preserve"> </w:t>
      </w:r>
      <w:r>
        <w:t xml:space="preserve">In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P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P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the eigenvectors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found in</w:t>
      </w:r>
      <w:r>
        <w:t xml:space="preserve"> </w:t>
      </w:r>
      <w:hyperlink r:id="rId29">
        <w:r>
          <w:rPr>
            <w:rStyle w:val="Hyperlink"/>
          </w:rPr>
          <w:t xml:space="preserve">Example 24 in Special Matrices and Decompositions</w:t>
        </w:r>
      </w:hyperlink>
      <w:r>
        <w:t xml:space="preserve">.</w:t>
      </w:r>
    </w:p>
    <w:bookmarkEnd w:id="62"/>
    <w:bookmarkStart w:id="64" w:name="thm-eigenvectors-independent"/>
    <w:p>
      <w:pPr>
        <w:pStyle w:val="BodyText"/>
      </w:pPr>
      <w:r>
        <w:rPr>
          <w:b/>
          <w:bCs/>
        </w:rPr>
        <w:t xml:space="preserve">Theorem 7 (Eigenvectors for distinct eigenvalues are linearly independent)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 </w:t>
      </w:r>
      <w:r>
        <w:t xml:space="preserve">are eigenvectors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that are all different,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 </w:t>
      </w:r>
      <w:r>
        <w:t xml:space="preserve">are linearly independent (</w:t>
      </w:r>
      <w:hyperlink r:id="rId63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bookmarkEnd w:id="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36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$\mathord{\smash[b]{\underset{\raise.3ex\hbox{$\scriptstyle\sim$}}{v}}\vphantom{v}}_1 \ne \mathord{\smash[b]{\underset{\raise.3ex\hbox{$\scriptstyle\sim$}}{0}}\vphantom{0}}$</w:t>
      </w:r>
      <w:r>
        <w:t xml:space="preserve"> </w:t>
      </w:r>
      <w:r>
        <w:t xml:space="preserve">is linearly independent on its own.</w:t>
      </w:r>
      <w:r>
        <w:t xml:space="preserve"> </w:t>
      </w:r>
      <w:r>
        <w:t xml:space="preserve">Suppose the result holds for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eigenvectors, and</w:t>
      </w:r>
      <w:r>
        <w:t xml:space="preserve"> </w:t>
      </w:r>
      <w:r>
        <w:t xml:space="preserve">$\sum_{i=1}^{k} c_i \mathord{\smash[b]{\underset{\raise.3ex\hbox{$\scriptstyle\sim$}}{v}}\vphantom{v}}_i = \mathord{\smash[b]{\underset{\raise.3ex\hbox{$\scriptstyle\sim$}}{0}}\vphantom{0}}$</w:t>
      </w:r>
      <w:r>
        <w:t xml:space="preserve">. Then</w:t>
      </w:r>
    </w:p>
    <w:p>
      <w:pPr>
        <w:pStyle w:val="BodyText"/>
      </w:pPr>
      <w:r>
        <w:t xml:space="preserve">$$
    \begin{aligned}
    \mathord{\smash[b]{\underset{\raise.3ex\hbox{$\scriptstyle\sim$}}{0}}\vphantom{0}}
    &amp;= (\mathbf{A} - \lambda_k \mathbf{I}_p) \sum_{i=1}^{k} c_i \mathord{\smash[b]{\underset{\raise.3ex\hbox{$\scriptstyle\sim$}}{v}}\vphantom{v}}_i
    &amp;&amp; \text{(multiply the supposed equation by } \mathbf{A} - \lambda_k \mathbf{I}_p \text{)}
    \\
    &amp;= \sum_{i=1}^{k} c_i\,(\mathbf{A} - \lambda_k \mathbf{I}_p)\,\mathord{\smash[b]{\underset{\raise.3ex\hbox{$\scriptstyle\sim$}}{v}}\vphantom{v}}_i
    &amp;&amp; \text{(}\text{Theorem~4 in Subspaces and Rank}\text{)}
    \\
    &amp;= \sum_{i=1}^{k} c_i\,(\lambda_i - \lambda_k)\,\mathord{\smash[b]{\underset{\raise.3ex\hbox{$\scriptstyle\sim$}}{v}}\vphantom{v}}_i
    &amp;&amp; \text{(}\text{Theorem~3}\text{, part 1, with } s = -\lambda_k \text{)}
    \\
    &amp;= \sum_{i=1}^{k-1} c_i\,(\lambda_i - \lambda_k)\,\mathord{\smash[b]{\underset{\raise.3ex\hbox{$\scriptstyle\sim$}}{v}}\vphantom{v}}_i.
    &amp;&amp; \text{(the } i = k \text{ term is } \mathord{\smash[b]{\underset{\raise.3ex\hbox{$\scriptstyle\sim$}}{0}}\vphantom{0}}\text{)}
    \end{aligned}
    $$</w:t>
      </w:r>
    </w:p>
    <w:p>
      <w:pPr>
        <w:pStyle w:val="FirstParagraph"/>
      </w:pPr>
      <w:r>
        <w:t xml:space="preserve">By the induction hypothesis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\mathord{\smash[b]{\underset{\raise.3ex\hbox{$\scriptstyle\sim$}}{v}}\vphantom{v}}_{k-1}$</w:t>
      </w:r>
      <w:r>
        <w:t xml:space="preserve"> </w:t>
      </w:r>
      <w:r>
        <w:t xml:space="preserve">are linearly independent,</w:t>
      </w:r>
      <w:r>
        <w:t xml:space="preserve"> </w:t>
      </w: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λ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,</w:t>
      </w:r>
      <w:r>
        <w:t xml:space="preserve"> </w:t>
      </w:r>
      <w:r>
        <w:t xml:space="preserve">and since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sSub>
          <m:e>
            <m:r>
              <m:t>λ</m:t>
            </m:r>
          </m:e>
          <m:sub>
            <m:r>
              <m:t>k</m:t>
            </m:r>
          </m:sub>
        </m:sSub>
      </m:oMath>
      <w:r>
        <w:t xml:space="preserve">,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.</w:t>
      </w:r>
      <w:r>
        <w:t xml:space="preserve"> </w:t>
      </w:r>
      <w:r>
        <w:t xml:space="preserve">The supposed equation then reads</w:t>
      </w:r>
      <w:r>
        <w:t xml:space="preserve"> </w:t>
      </w:r>
      <w:r>
        <w:t xml:space="preserve">$c_k \mathord{\smash[b]{\underset{\raise.3ex\hbox{$\scriptstyle\sim$}}{v}}\vphantom{v}}_k = \mathord{\smash[b]{\underset{\raise.3ex\hbox{$\scriptstyle\sim$}}{0}}\vphantom{0}}$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$\mathord{\smash[b]{\underset{\raise.3ex\hbox{$\scriptstyle\sim$}}{v}}\vphantom{v}}_k \ne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too.</w:t>
      </w:r>
    </w:p>
    <w:bookmarkStart w:id="65" w:name="exm-eigenvectors-independent"/>
    <w:p>
      <w:pPr>
        <w:pStyle w:val="BodyText"/>
      </w:pPr>
      <w:r>
        <w:rPr>
          <w:b/>
          <w:bCs/>
        </w:rPr>
        <w:t xml:space="preserve">Example 10 (Independent eigenvectors)</w:t>
      </w:r>
      <w:r>
        <w:t xml:space="preserve"> </w:t>
      </w:r>
      <w:r>
        <w:t xml:space="preserve">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r:id="rId29">
        <w:r>
          <w:rPr>
            <w:rStyle w:val="Hyperlink"/>
          </w:rPr>
          <w:t xml:space="preserve">Example 24 in Special Matrices and Decompositions</w:t>
        </w:r>
      </w:hyperlink>
      <w:r>
        <w:t xml:space="preserve"> </w:t>
      </w:r>
      <w:r>
        <w:t xml:space="preserve">are linearly independent, as</w:t>
      </w:r>
      <w:r>
        <w:t xml:space="preserve"> </w:t>
      </w:r>
      <w:hyperlink w:anchor="thm-eigenvectors-independent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says they must be: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Two eigenvectors for the same eigenvalue need not be independent: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are both eigenvectors for</w:t>
      </w:r>
      <w:r>
        <w:t xml:space="preserve"> </w:t>
      </w:r>
      <m:oMath>
        <m:r>
          <m:t>3</m:t>
        </m:r>
      </m:oMath>
      <w:r>
        <w:t xml:space="preserve">.</w:t>
      </w:r>
    </w:p>
    <w:bookmarkEnd w:id="65"/>
    <w:bookmarkStart w:id="67" w:name="def-diagonalizable"/>
    <w:p>
      <w:pPr>
        <w:pStyle w:val="BodyText"/>
      </w:pPr>
      <w:r>
        <w:rPr>
          <w:b/>
          <w:bCs/>
        </w:rPr>
        <w:t xml:space="preserve">Definition 4 (Diagonalizable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diagonalizable</w:t>
      </w:r>
      <w:r>
        <w:t xml:space="preserve"> </w:t>
      </w:r>
      <w:r>
        <w:t xml:space="preserve">[4]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for some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and diagonal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</w:t>
      </w:r>
      <w:hyperlink r:id="rId66">
        <w:r>
          <w:rPr>
            <w:rStyle w:val="Hyperlink"/>
          </w:rPr>
          <w:t xml:space="preserve">Definition 4 in Special Matrices and Decompositions</w:t>
        </w:r>
      </w:hyperlink>
      <w:r>
        <w:t xml:space="preserve">);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, that is the same as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so a diagonalizable matrix is one similar to a diagonal matrix (</w:t>
      </w:r>
      <w:hyperlink w:anchor="def-similar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67"/>
    <w:bookmarkStart w:id="68" w:name="exm-diagonalizable"/>
    <w:p>
      <w:pPr>
        <w:pStyle w:val="BodyText"/>
      </w:pPr>
      <w:r>
        <w:rPr>
          <w:b/>
          <w:bCs/>
        </w:rPr>
        <w:t xml:space="preserve">Example 11 (Diagonalizable and not)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diagonalizable: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as in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.</w:t>
      </w:r>
    </w:p>
    <w:p>
      <w:pPr>
        <w:numPr>
          <w:ilvl w:val="0"/>
          <w:numId w:val="1009"/>
        </w:numPr>
      </w:pPr>
      <m:oMath>
        <m:r>
          <m:rPr>
            <m:sty m:val="bi"/>
          </m:rPr>
          <m:t>J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not.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J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J</m:t>
        </m:r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).</w:t>
      </w:r>
      <w:r>
        <w:t xml:space="preserve"> </w:t>
      </w:r>
      <w:r>
        <w:t xml:space="preserve">The eigenvalues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are its diagonal entries (</w:t>
      </w:r>
      <w:hyperlink w:anchor="thm-eigen-triangular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w:r>
        <w:t xml:space="preserve">since a diagonal matrix is upper triangular)</w:t>
      </w:r>
      <w:r>
        <w:t xml:space="preserve"> </w:t>
      </w:r>
      <w:r>
        <w:t xml:space="preserve">and are the eigenvalues of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(</w:t>
      </w:r>
      <w:hyperlink w:anchor="thm-similar-eigenvalues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of which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one (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J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sub>
              </m:sSub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(1),</w:t>
      </w:r>
      <w:r>
        <w:t xml:space="preserve"> </w:t>
      </w:r>
      <w:r>
        <w:t xml:space="preserve">which it is not.</w:t>
      </w:r>
    </w:p>
    <w:bookmarkEnd w:id="68"/>
    <w:bookmarkStart w:id="69" w:name="thm-diagonalizable"/>
    <w:p>
      <w:pPr>
        <w:pStyle w:val="FirstParagraph"/>
      </w:pPr>
      <w:r>
        <w:rPr>
          <w:b/>
          <w:bCs/>
        </w:rPr>
        <w:t xml:space="preserve">Theorem 8 (Diagonalizable means a basis of eigenvectors)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diagonalizable (</w:t>
      </w:r>
      <w:hyperlink w:anchor="def-diagonalizabl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exactly when it 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eigenvectors.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with the eigenvectors as the columns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and their eigenvalues, in the same order,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</w:p>
    <w:bookmarkEnd w:id="6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have columns</w:t>
      </w:r>
      <w:r>
        <w:t xml:space="preserve"> </w:t>
      </w:r>
      <w:r>
        <w:t xml:space="preserve">$\mathord{\smash[b]{\underset{\raise.3ex\hbox{$\scriptstyle\sim$}}{x}}\vphantom{x}}_1, \ldots, \mathord{\smash[b]{\underset{\raise.3ex\hbox{$\scriptstyle\sim$}}{x}}\vphantom{x}}_p$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$\mathbf{A} \mathord{\smash[b]{\underset{\raise.3ex\hbox{$\scriptstyle\sim$}}{x}}\vphantom{x}}_j$</w:t>
      </w:r>
      <w:r>
        <w:t xml:space="preserve">,</w:t>
      </w:r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b"/>
          </m:rP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times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(1),</w:t>
      </w:r>
      <w:r>
        <w:t xml:space="preserve"> </w:t>
      </w:r>
      <w:r>
        <w:t xml:space="preserve">which is</w:t>
      </w:r>
    </w:p>
    <w:p>
      <w:pPr>
        <w:pStyle w:val="BodyText"/>
      </w:pPr>
      <w:r>
        <w:t xml:space="preserve">$$
    \begin{aligned}
    \mathbf{X}\,(\lambda_j \mathord{\smash[b]{\underset{\raise.3ex\hbox{$\scriptstyle\sim$}}{e}}\vphantom{e}}_j) &amp;= \lambda_j\,(\mathbf{X} \mathord{\smash[b]{\underset{\raise.3ex\hbox{$\scriptstyle\sim$}}{e}}\vphantom{e}}_j) \\
    &amp;= \lambda_j \mathord{\smash[b]{\underset{\raise.3ex\hbox{$\scriptstyle\sim$}}{x}}\vphantom{x}}_j
    \end{aligned}
    $$</w:t>
      </w:r>
    </w:p>
    <w:p>
      <w:pPr>
        <w:pStyle w:val="FirstParagraph"/>
      </w:pPr>
      <w:r>
        <w:t xml:space="preserve">(</w:t>
      </w:r>
      <w:hyperlink r:id="rId56">
        <w:r>
          <w:rPr>
            <w:rStyle w:val="Hyperlink"/>
          </w:rPr>
          <w:t xml:space="preserve">Theorem 7 in Projections and Linear Systems</w:t>
        </w:r>
      </w:hyperlink>
      <w:r>
        <w:t xml:space="preserve">,</w:t>
      </w:r>
      <w:r>
        <w:t xml:space="preserve"> </w:t>
      </w:r>
      <w:hyperlink r:id="rId70">
        <w:r>
          <w:rPr>
            <w:rStyle w:val="Hyperlink"/>
          </w:rPr>
          <w:t xml:space="preserve">Theorem 3 in Subspaces and Rank</w:t>
        </w:r>
      </w:hyperlink>
      <w:r>
        <w:t xml:space="preserve">),</w:t>
      </w:r>
      <w:r>
        <w:t xml:space="preserve"> </w:t>
      </w:r>
      <w:r>
        <w:t xml:space="preserve">so</w:t>
      </w:r>
    </w:p>
    <w:p>
      <w:pPr>
        <w:pStyle w:val="BodyText"/>
      </w:pPr>
      <w:bookmarkStart w:id="71" w:name="eq-ax-xlambda"/>
      <w:r>
        <w:t xml:space="preserve">$$
    \mathbf{A} \mathbf{X} = \mathbf{X} \mathbf{\Lambda}
    \iff \mathbf{A} \mathord{\smash[b]{\underset{\raise.3ex\hbox{$\scriptstyle\sim$}}{x}}\vphantom{x}}_j = \lambda_j \mathord{\smash[b]{\underset{\raise.3ex\hbox{$\scriptstyle\sim$}}{x}}\vphantom{x}}_j \text{ for every } j.
     \qquad(1)$$</w:t>
      </w:r>
      <w:bookmarkEnd w:id="71"/>
    </w:p>
    <w:p>
      <w:pPr>
        <w:pStyle w:val="FirstParagraph"/>
      </w:pPr>
      <w:r>
        <w:t xml:space="preserve">Also,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exactly when its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are linearly independent (</w:t>
      </w:r>
      <w:hyperlink r:id="rId72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which by</w:t>
      </w:r>
      <w:r>
        <w:t xml:space="preserve"> 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exactly when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invertible.</w:t>
      </w:r>
    </w:p>
    <w:p>
      <w:pPr>
        <w:pStyle w:val="BodyText"/>
      </w:pPr>
      <w:r>
        <w:rPr>
          <w:b/>
          <w:bCs/>
        </w:rPr>
        <w:t xml:space="preserve">Eigenvectors give a diagonalization.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$\mathord{\smash[b]{\underset{\raise.3ex\hbox{$\scriptstyle\sim$}}{x}}\vphantom{x}}_1, \ldots, \mathord{\smash[b]{\underset{\raise.3ex\hbox{$\scriptstyle\sim$}}{x}}\vphantom{x}}_p$</w:t>
      </w:r>
      <w:r>
        <w:t xml:space="preserve"> </w:t>
      </w:r>
      <w:r>
        <w:t xml:space="preserve">are linearly independent eigenvectors,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 and</w:t>
      </w:r>
      <w:r>
        <w:t xml:space="preserve"> </w:t>
      </w:r>
      <w:hyperlink w:anchor="eq-ax-xlambda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A diagonalization gives eigenvectors.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each column satisfies</w:t>
      </w:r>
      <w:r>
        <w:t xml:space="preserve"> </w:t>
      </w:r>
      <w:r>
        <w:t xml:space="preserve">$\mathbf{A} \mathord{\smash[b]{\underset{\raise.3ex\hbox{$\scriptstyle\sim$}}{x}}\vphantom{x}}_j = \lambda_j \mathord{\smash[b]{\underset{\raise.3ex\hbox{$\scriptstyle\sim$}}{x}}\vphantom{x}}_j$</w:t>
      </w:r>
      <w:r>
        <w:t xml:space="preserve"> </w:t>
      </w:r>
      <w:r>
        <w:t xml:space="preserve">(</w:t>
      </w:r>
      <w:hyperlink w:anchor="eq-ax-xlambda">
        <w:r>
          <w:rPr>
            <w:rStyle w:val="Hyperlink"/>
          </w:rPr>
          <w:t xml:space="preserve">Equation 1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invertible, so its columns are linearly independent,</w:t>
      </w:r>
      <w:r>
        <w:t xml:space="preserve"> </w:t>
      </w:r>
      <w:r>
        <w:t xml:space="preserve">and in particular nonzero;</w:t>
      </w:r>
      <w:r>
        <w:t xml:space="preserve"> </w:t>
      </w:r>
      <w:r>
        <w:t xml:space="preserve">they are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eigenvectors.</w:t>
      </w:r>
    </w:p>
    <w:bookmarkStart w:id="74" w:name="exm-thm-diagonalizable"/>
    <w:p>
      <w:pPr>
        <w:pStyle w:val="BodyText"/>
      </w:pPr>
      <w:r>
        <w:rPr>
          <w:b/>
          <w:bCs/>
        </w:rPr>
        <w:t xml:space="preserve">Example 12 (Building the diagonalization from eigenvectors)</w:t>
      </w:r>
      <w:r>
        <w:t xml:space="preserve"> </w:t>
      </w:r>
      <w:r>
        <w:t xml:space="preserve">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are linearly independent (</w:t>
      </w:r>
      <w:hyperlink w:anchor="exm-eigenvectors-independent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so 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;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 </w:t>
      </w:r>
      <w:r>
        <w:t xml:space="preserve">this is the similarity of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 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</w:t>
      </w:r>
      <w:r>
        <w:t xml:space="preserve"> </w:t>
      </w:r>
      <w:hyperlink r:id="rId14">
        <w:r>
          <w:rPr>
            <w:rStyle w:val="Hyperlink"/>
          </w:rPr>
          <w:t xml:space="preserve">Theorem 12 in Special Matrices and Decompositions</w:t>
        </w:r>
      </w:hyperlink>
      <w:r>
        <w:t xml:space="preserve"> </w:t>
      </w:r>
      <w:r>
        <w:t xml:space="preserve">even gives such a factorization with orthonormal eigenvectors</w:t>
      </w:r>
      <w:r>
        <w:t xml:space="preserve"> </w:t>
      </w:r>
      <w:r>
        <w:t xml:space="preserve">(</w:t>
      </w:r>
      <w:hyperlink r:id="rId73">
        <w:r>
          <w:rPr>
            <w:rStyle w:val="Hyperlink"/>
          </w:rPr>
          <w:t xml:space="preserve">Definition 18 in Special Matrices and Decompositions</w:t>
        </w:r>
      </w:hyperlink>
      <w:r>
        <w:t xml:space="preserve">):</w:t>
      </w:r>
      <w:r>
        <w:t xml:space="preserve"> </w:t>
      </w:r>
      <w:r>
        <w:t xml:space="preserve">dividing each column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by its length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one.</w:t>
      </w:r>
      <w:r>
        <w:t xml:space="preserve"> </w:t>
      </w:r>
      <w:r>
        <w:t xml:space="preserve">By contrast, every eigenvector of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in</w:t>
      </w:r>
      <w:r>
        <w:t xml:space="preserve"> 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the form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any two of them are multiples of each other,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has no two linearly independent eigenvectors:</w:t>
      </w:r>
      <w:r>
        <w:t xml:space="preserve"> </w:t>
      </w:r>
      <w:r>
        <w:t xml:space="preserve">another way to see that it is not diagonalizable.</w:t>
      </w:r>
    </w:p>
    <w:bookmarkEnd w:id="74"/>
    <w:bookmarkStart w:id="75" w:name="cor-distinct-diagonalizable"/>
    <w:p>
      <w:pPr>
        <w:pStyle w:val="BodyText"/>
      </w:pPr>
      <w:r>
        <w:rPr>
          <w:b/>
          <w:bCs/>
        </w:rPr>
        <w:t xml:space="preserve">Corollary 1 (Distinct eigenvalues make a matrix diagonalizable)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different eigenvalues is diagonalizable.</w:t>
      </w:r>
    </w:p>
    <w:bookmarkEnd w:id="7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Choose one eigenvector for each eigenvalue.</w:t>
      </w:r>
      <w:r>
        <w:t xml:space="preserve"> </w:t>
      </w:r>
      <w:r>
        <w:t xml:space="preserve">These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eigenvectors are linearly independent (</w:t>
      </w:r>
      <w:hyperlink w:anchor="thm-eigenvectors-independent">
        <w:r>
          <w:rPr>
            <w:rStyle w:val="Hyperlink"/>
          </w:rPr>
          <w:t xml:space="preserve">Theorem 7</w:t>
        </w:r>
      </w:hyperlink>
      <w:r>
        <w:t xml:space="preserve">),</w:t>
      </w:r>
      <w:r>
        <w:t xml:space="preserve"> </w:t>
      </w:r>
      <w:r>
        <w:t xml:space="preserve">so the matrix is diagonalizable (</w:t>
      </w:r>
      <w:hyperlink w:anchor="thm-diagonalizable">
        <w:r>
          <w:rPr>
            <w:rStyle w:val="Hyperlink"/>
          </w:rPr>
          <w:t xml:space="preserve">Theorem 8</w:t>
        </w:r>
      </w:hyperlink>
      <w:r>
        <w:t xml:space="preserve">).</w:t>
      </w:r>
    </w:p>
    <w:bookmarkStart w:id="76" w:name="exm-distinct-diagonalizable"/>
    <w:p>
      <w:pPr>
        <w:pStyle w:val="BodyText"/>
      </w:pPr>
      <w:r>
        <w:rPr>
          <w:b/>
          <w:bCs/>
        </w:rPr>
        <w:t xml:space="preserve">Example 13 (A triangular matrix with distinct diagonal entries)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of</w:t>
      </w:r>
      <w:r>
        <w:t xml:space="preserve"> </w:t>
      </w:r>
      <w:hyperlink w:anchor="exm-eigen-triangula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has the three different eigenvalues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thm-eigen-triangular">
        <w:r>
          <w:rPr>
            <w:rStyle w:val="Hyperlink"/>
          </w:rPr>
          <w:t xml:space="preserve">Theorem 4</w:t>
        </w:r>
      </w:hyperlink>
      <w:r>
        <w:t xml:space="preserve">), so it is diagonalizable,</w:t>
      </w:r>
      <w:r>
        <w:t xml:space="preserve"> </w:t>
      </w:r>
      <w:r>
        <w:t xml:space="preserve">even though it is not symmetric, so</w:t>
      </w:r>
      <w:r>
        <w:t xml:space="preserve"> </w:t>
      </w:r>
      <w:hyperlink r:id="rId14">
        <w:r>
          <w:rPr>
            <w:rStyle w:val="Hyperlink"/>
          </w:rPr>
          <w:t xml:space="preserve">Theorem 12 in Special Matrices and Decompositions</w:t>
        </w:r>
      </w:hyperlink>
      <w:r>
        <w:t xml:space="preserve"> </w:t>
      </w:r>
      <w:r>
        <w:t xml:space="preserve">does not apply to it.</w:t>
      </w:r>
      <w:r>
        <w:t xml:space="preserve"> </w:t>
      </w:r>
      <w:r>
        <w:t xml:space="preserve">The converse fails: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diagonal, hence diagonalizable</w:t>
      </w:r>
      <w:r>
        <w:t xml:space="preserve"> </w:t>
      </w:r>
      <w:r>
        <w:t xml:space="preserve">(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Sup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  <m:sup>
            <m:r>
              <m:rPr>
                <m:sty m:val="p"/>
              </m:rPr>
              <m:t>−</m:t>
            </m:r>
            <m:r>
              <m:t>1</m:t>
            </m:r>
          </m:sup>
        </m:sSubSup>
      </m:oMath>
      <w:r>
        <w:t xml:space="preserve">),</w:t>
      </w:r>
      <w:r>
        <w:t xml:space="preserve"> </w:t>
      </w:r>
      <w:r>
        <w:t xml:space="preserve">but has only the eigenvalue</w:t>
      </w:r>
      <w:r>
        <w:t xml:space="preserve"> </w:t>
      </w:r>
      <m:oMath>
        <m:r>
          <m:t>1</m:t>
        </m:r>
      </m:oMath>
      <w:r>
        <w:t xml:space="preserve">.</w:t>
      </w:r>
    </w:p>
    <w:bookmarkEnd w:id="76"/>
    <w:bookmarkStart w:id="77" w:name="thm-diagonalizable-powers"/>
    <w:p>
      <w:pPr>
        <w:pStyle w:val="BodyText"/>
      </w:pPr>
      <w:r>
        <w:rPr>
          <w:b/>
          <w:bCs/>
        </w:rPr>
        <w:t xml:space="preserve">Theorem 9 (Powers of a diagonalizable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def-diagonalizabl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X</m:t>
        </m:r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Sup>
          <m:e>
            <m:r>
              <m:t>λ</m:t>
            </m:r>
          </m:e>
          <m:sub>
            <m:r>
              <m:t>1</m:t>
            </m:r>
          </m:sub>
          <m:sup>
            <m:r>
              <m:t>k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λ</m:t>
            </m:r>
          </m:e>
          <m:sub>
            <m:r>
              <m:t>p</m:t>
            </m:r>
          </m:sub>
          <m:sup>
            <m:r>
              <m:t>k</m:t>
            </m:r>
          </m:sup>
        </m:sSubSup>
        <m:r>
          <m:rPr>
            <m:sty m:val="p"/>
          </m:rPr>
          <m:t>)</m:t>
        </m:r>
      </m:oMath>
      <w:r>
        <w:t xml:space="preserve">.</w:t>
      </w:r>
    </w:p>
    <w:bookmarkEnd w:id="7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Powers of</w:t>
      </w:r>
      <w:r>
        <w:rPr>
          <w:b/>
          <w:bCs/>
        </w:rPr>
        <w:t xml:space="preserve"> </w:t>
      </w:r>
      <m:oMath>
        <m:r>
          <m:rPr>
            <m:sty m:val="b"/>
          </m:rPr>
          <m:t>Λ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E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</m:oMath>
      <w:r>
        <w:t xml:space="preserve"> </w:t>
      </w:r>
      <w:r>
        <w:t xml:space="preserve">(so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),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bi"/>
          </m:rPr>
          <m:t>E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l</m:t>
            </m:r>
          </m:sub>
          <m:sup>
            <m:r>
              <m:t>​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  <m:r>
                  <m:t>l</m:t>
                </m:r>
              </m:sub>
            </m:sSub>
          </m:e>
        </m:nary>
        <m:r>
          <m:t> </m:t>
        </m:r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</m:oMath>
      <w:r>
        <w:t xml:space="preserve"> </w:t>
      </w:r>
      <w:r>
        <w:t xml:space="preserve">(1),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unless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unless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no term survives, so the entry is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only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survives, giving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bi"/>
          </m:rPr>
          <m:t>E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sSub>
          <m:e>
            <m:r>
              <m:t>e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6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Sup>
          <m:e>
            <m:r>
              <m:t>λ</m:t>
            </m:r>
          </m:e>
          <m:sub>
            <m:r>
              <m:t>1</m:t>
            </m:r>
          </m:sub>
          <m:sup>
            <m:r>
              <m:t>k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λ</m:t>
            </m:r>
          </m:e>
          <m:sub>
            <m:r>
              <m:t>p</m:t>
            </m:r>
          </m:sub>
          <m:sup>
            <m:r>
              <m:t>k</m:t>
            </m:r>
          </m:sup>
        </m:sSub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Powers of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, by induction on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the assumption. If it holds for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assumption)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8" w:name="exm-diagonalizable-powers"/>
    <w:p>
      <w:pPr>
        <w:pStyle w:val="FirstParagraph"/>
      </w:pPr>
      <w:r>
        <w:rPr>
          <w:b/>
          <w:bCs/>
        </w:rPr>
        <w:t xml:space="preserve">Example 14 (A closed form for the powers)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as in</w:t>
      </w:r>
      <w:r>
        <w:t xml:space="preserve"> </w:t>
      </w:r>
      <w:hyperlink w:anchor="exm-thm-diagonalizable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this gives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10</m:t>
                  </m:r>
                </m:e>
                <m:e>
                  <m:r>
                    <m:t>8</m:t>
                  </m:r>
                </m:e>
              </m:mr>
              <m:mr>
                <m:e>
                  <m:r>
                    <m:t>8</m:t>
                  </m:r>
                </m:e>
                <m:e>
                  <m:r>
                    <m:t>10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matches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hyperlink w:anchor="exm-eigen-shift-power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78"/>
    <w:bookmarkEnd w:id="79"/>
    <w:bookmarkStart w:id="142" w:name="sec-cholesky"/>
    <w:p>
      <w:pPr>
        <w:pStyle w:val="Heading2"/>
      </w:pPr>
      <w:r>
        <w:t xml:space="preserve">2 Gram matrices, Schur complements and Cholesky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[5]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source’s eigenvalue and quadratic-form characterizations of definiteness</w:t>
            </w:r>
            <w:r>
              <w:t xml:space="preserve"> </w:t>
            </w:r>
            <w:r>
              <w:t xml:space="preserve">are covered in these notes already (</w:t>
            </w:r>
            <w:hyperlink r:id="rId82">
              <w:r>
                <w:rPr>
                  <w:rStyle w:val="Hyperlink"/>
                </w:rPr>
                <w:t xml:space="preserve">Theorem 15 in Special Matrices and Decompositions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These parts of the source are left out: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covariance test, which needs probability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material on minimization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positive semidefinite version of the Schur complement test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pivot test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Hadamard-product</w:t>
            </w:r>
            <w:r>
              <w:t xml:space="preserve"> </w:t>
            </w:r>
            <w:r>
              <w:t xml:space="preserve">“Schur lemma”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notes on the LU factorization and computational cost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 source leaves the Schur complement test unproved;</w:t>
            </w:r>
            <w:r>
              <w:t xml:space="preserve"> </w:t>
            </w:r>
            <w:r>
              <w:t xml:space="preserve">it is proved here from a block expansion of the quadratic form,</w:t>
            </w:r>
            <w:r>
              <w:t xml:space="preserve"> </w:t>
            </w:r>
            <w:r>
              <w:t xml:space="preserve">and the Cholesky factorization is derived from it.</w:t>
            </w:r>
          </w:p>
          <w:p/>
        </w:tc>
      </w:tr>
    </w:tbl>
    <w:bookmarkStart w:id="85" w:name="thm-pd-gram"/>
    <w:p>
      <w:pPr>
        <w:pStyle w:val="BodyText"/>
      </w:pPr>
      <w:r>
        <w:rPr>
          <w:b/>
          <w:bCs/>
        </w:rPr>
        <w:t xml:space="preserve">Theorem 10 (Definite matrices are Gram matrices)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 (</w:t>
      </w:r>
      <w:hyperlink r:id="rId83">
        <w:r>
          <w:rPr>
            <w:rStyle w:val="Hyperlink"/>
          </w:rPr>
          <w:t xml:space="preserve">Definition 21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some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r:id="rId84">
        <w:r>
          <w:rPr>
            <w:rStyle w:val="Hyperlink"/>
          </w:rPr>
          <w:t xml:space="preserve">Definition 22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some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columns.</w:t>
      </w:r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6">
        <w:r>
          <w:rPr>
            <w:rStyle w:val="Hyperlink"/>
          </w:rPr>
          <w:t xml:space="preserve">Theorem 17 in Matrices</w:t>
        </w:r>
      </w:hyperlink>
      <w:r>
        <w:t xml:space="preserve">,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). For any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\mathbf{A} \mathord{\smash[b]{\underset{\raise.3ex\hbox{$\scriptstyle\sim$}}{x}}\vphantom{x}}
    &amp;= {\mathord{\smash[b]{\underset{\raise.3ex\hbox{$\scriptstyle\sim$}}{x}}\vphantom{x}}}^{\top}\,{\mathbf{B}}^{\top}\,\mathbf{B} \mathord{\smash[b]{\underset{\raise.3ex\hbox{$\scriptstyle\sim$}}{x}}\vphantom{x}}
    &amp;&amp; \text{(substitute } \mathbf{A} \text{)}
    \\
    &amp;= {(\mathbf{B} \mathord{\smash[b]{\underset{\raise.3ex\hbox{$\scriptstyle\sim$}}{x}}\vphantom{x}})}^{\top}\,(\mathbf{B} \mathord{\smash[b]{\underset{\raise.3ex\hbox{$\scriptstyle\sim$}}{x}}\vphantom{x}})
    &amp;&amp; \text{(}\text{Theorem~17 in Matrices}\text{, }\text{Theorem~5 in Matrices}\text{)}
    \\
    &amp;= \mathopen{}\left\lVert\mathbf{B} \mathord{\smash[b]{\underset{\raise.3ex\hbox{$\scriptstyle\sim$}}{x}}\vphantom{x}}\right\rVert\mathclose{}^2
    &amp;&amp; \text{(}\text{Equation~2 in Vectors}\text{, squared)}
    \\
    &amp;\ge 0.
    &amp;&amp; \text{(}\text{Theorem~1 in Inner Products and Orthogonality}\text{)}
    \end{aligned}
    $$</w:t>
      </w:r>
    </w:p>
    <w:p>
      <w:pPr>
        <w:pStyle w:val="FirstParagraph"/>
      </w:pPr>
      <w:r>
        <w:t xml:space="preserve">If the columns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then</w:t>
      </w:r>
      <w:r>
        <w:t xml:space="preserve"> </w:t>
      </w:r>
      <w:r>
        <w:t xml:space="preserve">$\mathcal{N}(\mathbf{B}) = \mathopen{}\left\{\mathord{\smash[b]{\underset{\raise.3ex\hbox{$\scriptstyle\sim$}}{0}}\vphantom{0}}\right\}\mathclose{}$</w:t>
      </w:r>
      <w:r>
        <w:t xml:space="preserve"> </w:t>
      </w:r>
      <w:r>
        <w:t xml:space="preserve">(</w:t>
      </w:r>
      <w:r>
        <w:t xml:space="preserve">$\mathbf{B} \mathord{\smash[b]{\underset{\raise.3ex\hbox{$\scriptstyle\sim$}}{x}}\vphantom{x}}$</w:t>
      </w:r>
      <w:r>
        <w:t xml:space="preserve"> </w:t>
      </w:r>
      <w:r>
        <w:t xml:space="preserve">is the combination of the columns 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r:id="rId70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r>
        <w:t xml:space="preserve">and only the zero combination 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</w:t>
      </w:r>
      <w:r>
        <w:t xml:space="preserve"> </w:t>
      </w:r>
      <w:hyperlink r:id="rId63">
        <w:r>
          <w:rPr>
            <w:rStyle w:val="Hyperlink"/>
          </w:rPr>
          <w:t xml:space="preserve">Definition 1 in Subspaces and Rank</w:t>
        </w:r>
      </w:hyperlink>
      <w:r>
        <w:t xml:space="preserve">),</w:t>
      </w:r>
      <w:r>
        <w:t xml:space="preserve"> </w:t>
      </w:r>
      <w:r>
        <w:t xml:space="preserve">so for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$\mathbf{B} \mathord{\smash[b]{\underset{\raise.3ex\hbox{$\scriptstyle\sim$}}{x}}\vphantom{x}}\ne \mathord{\smash[b]{\underset{\raise.3ex\hbox{$\scriptstyle\sim$}}{0}}\vphantom{0}}$</w:t>
      </w:r>
      <w:r>
        <w:t xml:space="preserve"> </w:t>
      </w:r>
      <w:r>
        <w:t xml:space="preserve">and</w:t>
      </w:r>
      <w:r>
        <w:t xml:space="preserve"> </w:t>
      </w:r>
      <w:r>
        <w:t xml:space="preserve">$\mathopen{}\left\lVert\mathbf{B} \mathord{\smash[b]{\underset{\raise.3ex\hbox{$\scriptstyle\sim$}}{x}}\vphantom{x}}\right\rVert\mathclose{}^2 &gt; 0$</w:t>
      </w:r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Theorem 1 in Inner Products and Orthogonality</w:t>
        </w:r>
      </w:hyperlink>
      <w:r>
        <w:t xml:space="preserve">, part 1).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positive semidefinite.</w:t>
      </w:r>
      <w:r>
        <w:t xml:space="preserve"> </w:t>
      </w:r>
      <w:r>
        <w:t xml:space="preserve">It is symmetric, 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Theorem 12 in Special Matrices and Decompositions</w:t>
        </w:r>
      </w:hyperlink>
      <w:r>
        <w:t xml:space="preserve">),</w:t>
      </w:r>
      <w:r>
        <w:t xml:space="preserve"> </w:t>
      </w:r>
      <w:r>
        <w:t xml:space="preserve">and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82">
        <w:r>
          <w:rPr>
            <w:rStyle w:val="Hyperlink"/>
          </w:rPr>
          <w:t xml:space="preserve">Theorem 15 in Special Matrices and Decompositions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diag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1</m:t>
                </m:r>
              </m:sub>
            </m:sSub>
          </m:e>
        </m:rad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p</m:t>
                </m:r>
              </m:sub>
            </m:sSub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symmetric, with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 </w:t>
      </w:r>
      <w:r>
        <w:t xml:space="preserve">(the product of diagonal matrices multiplies their diagonals, as in the proof of</w:t>
      </w:r>
      <w:r>
        <w:t xml:space="preserve"> </w:t>
      </w:r>
      <w:hyperlink w:anchor="thm-diagonalizable-powers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"/>
                        </m:rPr>
                        <m:t>Λ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; 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12 in Special Matrices and Decompositions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 it is positive semidefinite (</w:t>
      </w:r>
      <w:hyperlink r:id="rId88">
        <w:r>
          <w:rPr>
            <w:rStyle w:val="Hyperlink"/>
          </w:rPr>
          <w:t xml:space="preserve">Remark 19 in Special Matrices and Decompositions</w:t>
        </w:r>
      </w:hyperlink>
      <w:r>
        <w:t xml:space="preserve">),</w:t>
      </w:r>
      <w:r>
        <w:t xml:space="preserve"> </w:t>
      </w:r>
      <w:r>
        <w:t xml:space="preserve">so the same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; and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82">
        <w:r>
          <w:rPr>
            <w:rStyle w:val="Hyperlink"/>
          </w:rPr>
          <w:t xml:space="preserve">Theorem 15 in Special Matrices and Decompositions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is diagonal with nonzero diagonal, and invertible</w:t>
      </w:r>
      <w:r>
        <w:t xml:space="preserve"> </w:t>
      </w:r>
      <w:r>
        <w:t xml:space="preserve">(its inverse is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1</m:t>
                </m:r>
              </m:sub>
            </m:sSub>
          </m:e>
        </m:rad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p</m:t>
                </m:r>
              </m:sub>
            </m:sSub>
          </m:e>
        </m:rad>
        <m:r>
          <m:rPr>
            <m:sty m:val="p"/>
          </m:rPr>
          <m:t>)</m:t>
        </m:r>
      </m:oMath>
      <w:r>
        <w:t xml:space="preserve">);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Remark 6 in Special Matrices and Decompositions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invertible (</w:t>
      </w:r>
      <w:hyperlink r:id="rId89">
        <w:r>
          <w:rPr>
            <w:rStyle w:val="Hyperlink"/>
          </w:rPr>
          <w:t xml:space="preserve">Theorem 1 in Special Matrices and Decompositions</w:t>
        </w:r>
      </w:hyperlink>
      <w:r>
        <w:t xml:space="preserve">),</w:t>
      </w:r>
      <w:r>
        <w:t xml:space="preserve"> </w:t>
      </w:r>
      <w:r>
        <w:t xml:space="preserve">and its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are linearly independent (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hyperlink r:id="rId72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bookmarkStart w:id="94" w:name="exm-pd-gram"/>
    <w:p>
      <w:pPr>
        <w:pStyle w:val="BodyText"/>
      </w:pPr>
      <w:r>
        <w:rPr>
          <w:b/>
          <w:bCs/>
        </w:rPr>
        <w:t xml:space="preserve">Example 15 (Gram factorizations)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positive semidefinite matrix of</w:t>
      </w:r>
      <w:r>
        <w:t xml:space="preserve"> </w:t>
      </w:r>
      <w:hyperlink r:id="rId90">
        <w:r>
          <w:rPr>
            <w:rStyle w:val="Hyperlink"/>
          </w:rPr>
          <w:t xml:space="preserve">Example 29 in Special Matrices and Decompositions</w:t>
        </w:r>
      </w:hyperlink>
      <w:r>
        <w:t xml:space="preserve">;</w:t>
      </w:r>
      <w:r>
        <w:t xml:space="preserve"> </w:t>
      </w:r>
      <w:r>
        <w:t xml:space="preserve">the two columns of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 are dependent, so part 2 does not apply to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R</m:t>
        </m:r>
      </m:oMath>
      <w:r>
        <w:t xml:space="preserve"> </w:t>
      </w:r>
      <w:r>
        <w:t xml:space="preserve">is in fact not positive definite (</w:t>
      </w:r>
      <w:hyperlink r:id="rId91">
        <w:r>
          <w:rPr>
            <w:rStyle w:val="Hyperlink"/>
          </w:rPr>
          <w:t xml:space="preserve">Example 30 in Special Matrices and Decompositions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 whose columns are independent (</w:t>
      </w:r>
      <w:hyperlink r:id="rId92">
        <w:r>
          <w:rPr>
            <w:rStyle w:val="Hyperlink"/>
          </w:rPr>
          <w:t xml:space="preserve">Example 2 in Subspaces and Rank</w:t>
        </w:r>
      </w:hyperlink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14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93">
        <w:r>
          <w:rPr>
            <w:rStyle w:val="Hyperlink"/>
          </w:rPr>
          <w:t xml:space="preserve">Example 1 in Projections and Linear Systems</w:t>
        </w:r>
      </w:hyperlink>
      <w:r>
        <w:t xml:space="preserve">)</w:t>
      </w:r>
      <w:r>
        <w:t xml:space="preserve"> </w:t>
      </w:r>
      <w:r>
        <w:t xml:space="preserve">is positive definite.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91">
        <w:r>
          <w:rPr>
            <w:rStyle w:val="Hyperlink"/>
          </w:rPr>
          <w:t xml:space="preserve">Example 30 in Special Matrices and Decompositions</w:t>
        </w:r>
      </w:hyperlink>
      <w:r>
        <w:t xml:space="preserve"> </w:t>
      </w:r>
      <w:r>
        <w:t xml:space="preserve">is symmetric</w:t>
      </w:r>
      <w:r>
        <w:t xml:space="preserve"> </w:t>
      </w:r>
      <w:r>
        <w:t xml:space="preserve">but not positive semidefinite, so by part 1 it is not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any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.</w:t>
      </w:r>
    </w:p>
    <w:bookmarkEnd w:id="94"/>
    <w:bookmarkStart w:id="95" w:name="thm-pd-operations"/>
    <w:p>
      <w:pPr>
        <w:pStyle w:val="FirstParagraph"/>
      </w:pPr>
      <w:r>
        <w:rPr>
          <w:b/>
          <w:bCs/>
        </w:rPr>
        <w:t xml:space="preserve">Theorem 11 (Operations that preserve definiteness)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 (</w:t>
      </w:r>
      <w:hyperlink r:id="rId84">
        <w:r>
          <w:rPr>
            <w:rStyle w:val="Hyperlink"/>
          </w:rPr>
          <w:t xml:space="preserve">Definition 22 in Special Matrices and Decompositions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linearly independent columns,</w:t>
      </w:r>
      <w:r>
        <w:t xml:space="preserve"> </w:t>
      </w:r>
      <w:r>
        <w:t xml:space="preserve">then 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r>
          <m:rPr>
            <m:sty m:val="bi"/>
          </m:rPr>
          <m:t>A</m:t>
        </m:r>
      </m:oMath>
      <w:r>
        <w:t xml:space="preserve"> </w:t>
      </w:r>
      <w:r>
        <w:t xml:space="preserve">is positive definite.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positive definite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α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positive definite.</w:t>
      </w:r>
    </w:p>
    <w:bookmarkEnd w:id="9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r>
          <m:rPr>
            <m:sty m:val="bi"/>
          </m:rPr>
          <m:t>A</m:t>
        </m:r>
      </m:oMath>
      <w:r>
        <w:t xml:space="preserve"> </w:t>
      </w:r>
      <w:r>
        <w:t xml:space="preserve">is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6">
        <w:r>
          <w:rPr>
            <w:rStyle w:val="Hyperlink"/>
          </w:rPr>
          <w:t xml:space="preserve">Theorem 17 in Matrices</w:t>
        </w:r>
      </w:hyperlink>
      <w:r>
        <w:t xml:space="preserve">, twice;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symmetric;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\mathord{\smash[b]{\underset{\raise.3ex\hbox{$\scriptstyle\sim$}}{0}}\vphantom{0}}_k$</w:t>
      </w:r>
      <w:r>
        <w:t xml:space="preserve">,</w:t>
      </w:r>
      <w:r>
        <w:t xml:space="preserve"> </w:t>
      </w:r>
      <w:r>
        <w:t xml:space="preserve">$\mathbf{A} \mathord{\smash[b]{\underset{\raise.3ex\hbox{$\scriptstyle\sim$}}{x}}\vphantom{x}}\ne \mathord{\smash[b]{\underset{\raise.3ex\hbox{$\scriptstyle\sim$}}{0}}\vphantom{0}}_p$</w:t>
      </w:r>
      <w:r>
        <w:t xml:space="preserve">,</w:t>
      </w:r>
      <w:r>
        <w:t xml:space="preserve"> </w:t>
      </w:r>
      <w:r>
        <w:t xml:space="preserve">since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independent (</w:t>
      </w:r>
      <w:hyperlink r:id="rId70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hyperlink r:id="rId63">
        <w:r>
          <w:rPr>
            <w:rStyle w:val="Hyperlink"/>
          </w:rPr>
          <w:t xml:space="preserve">Definition 1 in Subspaces and Rank</w:t>
        </w:r>
      </w:hyperlink>
      <w:r>
        <w:t xml:space="preserve">), and</w:t>
      </w:r>
    </w:p>
    <w:p>
      <w:pPr>
        <w:pStyle w:val="BodyText"/>
      </w:pPr>
      <w:r>
        <w:t xml:space="preserve">$$
    \begin{aligned}
    {\mathord{\smash[b]{\underset{\raise.3ex\hbox{$\scriptstyle\sim$}}{x}}\vphantom{x}}}^{\top}\,({\mathbf{A}}^{\top} \mathbf{C} \mathbf{A})\,\mathord{\smash[b]{\underset{\raise.3ex\hbox{$\scriptstyle\sim$}}{x}}\vphantom{x}}
    &amp;= {(\mathbf{A} \mathord{\smash[b]{\underset{\raise.3ex\hbox{$\scriptstyle\sim$}}{x}}\vphantom{x}})}^{\top}\,\mathbf{C}\,(\mathbf{A} \mathord{\smash[b]{\underset{\raise.3ex\hbox{$\scriptstyle\sim$}}{x}}\vphantom{x}})
    &amp;&amp; \text{(}\text{Theorem~17 in Matrices}\text{, }\text{Theorem~5 in Matrices}\text{)}
    \\
    &amp;&gt; 0.
    &amp;&amp; \text{(} \mathbf{C} \text{ positive definite, } \mathbf{A} \mathord{\smash[b]{\underset{\raise.3ex\hbox{$\scriptstyle\sim$}}{x}}\vphantom{x}}\ne \mathord{\smash[b]{\underset{\raise.3ex\hbox{$\scriptstyle\sim$}}{0}}\vphantom{0}}\text{)}
    \end{aligned}
    $$</w:t>
      </w:r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symmetric:</w:t>
      </w:r>
      <w:r>
        <w:t xml:space="preserve"> </w:t>
      </w:r>
      <w:r>
        <w:t xml:space="preserve">its transpose is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p>
          <m:e>
            <m:sSub>
              <m:e>
                <m:r>
                  <m:rPr>
                    <m:sty m:val="bi"/>
                  </m:rPr>
                  <m:t>A</m:t>
                </m:r>
              </m:e>
              <m:sub>
                <m:r>
                  <m:t>1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p>
          <m:e>
            <m:sSub>
              <m:e>
                <m:r>
                  <m:rPr>
                    <m:sty m:val="bi"/>
                  </m:rPr>
                  <m:t>A</m:t>
                </m:r>
              </m:e>
              <m:sub>
                <m:r>
                  <m:t>2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96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hyperlink r:id="rId97">
        <w:r>
          <w:rPr>
            <w:rStyle w:val="Hyperlink"/>
          </w:rPr>
          <w:t xml:space="preserve">Definition 6 in Matrices</w:t>
        </w:r>
      </w:hyperlink>
      <w:r>
        <w:t xml:space="preserve">,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\mathord{\smash[b]{\underset{\raise.3ex\hbox{$\scriptstyle\sim$}}{0}}\vphantom{0}}$</w:t>
      </w:r>
      <w:r>
        <w:t xml:space="preserve">,</w:t>
      </w:r>
    </w:p>
    <w:p>
      <w:pPr>
        <w:pStyle w:val="BodyText"/>
      </w:pPr>
      <w:r>
        <w:t xml:space="preserve">$$
    \begin{aligned}
    {\mathord{\smash[b]{\underset{\raise.3ex\hbox{$\scriptstyle\sim$}}{x}}\vphantom{x}}}^{\top}\,(\alpha_1 \mathbf{A}_1 + \alpha_2 \mathbf{A}_2)\,\mathord{\smash[b]{\underset{\raise.3ex\hbox{$\scriptstyle\sim$}}{x}}\vphantom{x}}
    &amp;= {\mathord{\smash[b]{\underset{\raise.3ex\hbox{$\scriptstyle\sim$}}{x}}\vphantom{x}}}^{\top}\,(\alpha_1 \mathbf{A}_1)\,\mathord{\smash[b]{\underset{\raise.3ex\hbox{$\scriptstyle\sim$}}{x}}\vphantom{x}}+ {\mathord{\smash[b]{\underset{\raise.3ex\hbox{$\scriptstyle\sim$}}{x}}\vphantom{x}}}^{\top}\,(\alpha_2 \mathbf{A}_2)\,\mathord{\smash[b]{\underset{\raise.3ex\hbox{$\scriptstyle\sim$}}{x}}\vphantom{x}}
    &amp;&amp; \text{(}\text{Theorem~6 in Matrices}\text{, twice)}
    \\
    &amp;= \alpha_1\,{\mathord{\smash[b]{\underset{\raise.3ex\hbox{$\scriptstyle\sim$}}{x}}\vphantom{x}}}^{\top} \mathbf{A}_1 \mathord{\smash[b]{\underset{\raise.3ex\hbox{$\scriptstyle\sim$}}{x}}\vphantom{x}} + \alpha_2\,{\mathord{\smash[b]{\underset{\raise.3ex\hbox{$\scriptstyle\sim$}}{x}}\vphantom{x}}}^{\top} \mathbf{A}_2 \mathord{\smash[b]{\underset{\raise.3ex\hbox{$\scriptstyle\sim$}}{x}}\vphantom{x}}
    &amp;&amp; \text{(}\text{Theorem~7 in Projections and Linear Systems}\text{)}
    \\
    &amp;&gt; 0.
    &amp;&amp; \text{(each term is positive)}
    \end{aligned}
    $$</w:t>
      </w:r>
    </w:p>
    <w:bookmarkStart w:id="98" w:name="exm-pd-operations"/>
    <w:p>
      <w:pPr>
        <w:pStyle w:val="FirstParagraph"/>
      </w:pPr>
      <w:r>
        <w:rPr>
          <w:b/>
          <w:bCs/>
        </w:rPr>
        <w:t xml:space="preserve">Example 16 (Building positive definite matrices)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</w:t>
      </w:r>
      <w:r>
        <w:t xml:space="preserve"> </w:t>
      </w:r>
      <w:hyperlink w:anchor="exm-pd-gram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w:r>
        <w:t xml:space="preserve">part 1 gives again that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positive definite.</w:t>
      </w:r>
    </w:p>
    <w:p>
      <w:pPr>
        <w:numPr>
          <w:ilvl w:val="0"/>
          <w:numId w:val="1014"/>
        </w:numPr>
      </w:pPr>
      <w:r>
        <w:t xml:space="preserve">With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91">
        <w:r>
          <w:rPr>
            <w:rStyle w:val="Hyperlink"/>
          </w:rPr>
          <w:t xml:space="preserve">Example 30 in Special Matrices and Decompositions</w:t>
        </w:r>
      </w:hyperlink>
      <w:r>
        <w:t xml:space="preserve">),</w:t>
      </w:r>
      <w:r>
        <w:t xml:space="preserve"> </w:t>
      </w:r>
      <m:oMath>
        <m:sSub>
          <m:e>
            <m:r>
              <m:t>α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  <m:e>
                        <m:r>
                          <m:t>14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w:hyperlink w:anchor="exm-pd-gram">
        <w:r>
          <w:rPr>
            <w:rStyle w:val="Hyperlink"/>
          </w:rPr>
          <w:t xml:space="preserve">Example 15</w:t>
        </w:r>
      </w:hyperlink>
      <w:r>
        <w:t xml:space="preserve">),</w:t>
      </w:r>
      <w:r>
        <w:t xml:space="preserve"> </w:t>
      </w:r>
      <w:r>
        <w:t xml:space="preserve">part 2 gives that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16</m:t>
                  </m:r>
                </m:e>
              </m:mr>
            </m:m>
          </m:e>
        </m:d>
      </m:oMath>
      <w:r>
        <w:t xml:space="preserve"> </w:t>
      </w:r>
      <w:r>
        <w:t xml:space="preserve">is positive definite.</w:t>
      </w:r>
    </w:p>
    <w:p>
      <w:pPr>
        <w:numPr>
          <w:ilvl w:val="0"/>
          <w:numId w:val="1014"/>
        </w:numPr>
      </w:pPr>
      <w:r>
        <w:t xml:space="preserve">An aside beyond part 2: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positive definite plus positive semidefinite;</w:t>
      </w:r>
      <w:r>
        <w:t xml:space="preserve"> </w:t>
      </w:r>
      <w:r>
        <w:t xml:space="preserve">its quadratic form is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 it is positive definite, in line with its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Example 24 in Special Matrices and Decompositions</w:t>
        </w:r>
      </w:hyperlink>
      <w:r>
        <w:t xml:space="preserve">).</w:t>
      </w:r>
    </w:p>
    <w:p>
      <w:pPr>
        <w:numPr>
          <w:ilvl w:val="0"/>
          <w:numId w:val="1014"/>
        </w:numPr>
      </w:pPr>
      <w:r>
        <w:t xml:space="preserve">Independence is needed in part 1: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 whose columns are equal,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gives quadratic form</w:t>
      </w:r>
      <w:r>
        <w:t xml:space="preserve"> </w:t>
      </w:r>
      <m:oMath>
        <m:r>
          <m:t>0</m:t>
        </m:r>
      </m:oMath>
      <w:r>
        <w:t xml:space="preserve">.</w:t>
      </w:r>
    </w:p>
    <w:bookmarkEnd w:id="98"/>
    <w:bookmarkStart w:id="99" w:name="thm-pd-invertible"/>
    <w:p>
      <w:pPr>
        <w:pStyle w:val="FirstParagraph"/>
      </w:pPr>
      <w:r>
        <w:rPr>
          <w:b/>
          <w:bCs/>
        </w:rPr>
        <w:t xml:space="preserve">Theorem 12 (A positive definite matrix is invertible)</w:t>
      </w:r>
      <w:r>
        <w:t xml:space="preserve"> </w:t>
      </w:r>
      <w:r>
        <w:t xml:space="preserve">Every positive definite matrix (</w:t>
      </w:r>
      <w:hyperlink r:id="rId84">
        <w:r>
          <w:rPr>
            <w:rStyle w:val="Hyperlink"/>
          </w:rPr>
          <w:t xml:space="preserve">Definition 22 in Special Matrices and Decompositions</w:t>
        </w:r>
      </w:hyperlink>
      <w:r>
        <w:t xml:space="preserve">) is invertible 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).</w:t>
      </w:r>
    </w:p>
    <w:bookmarkEnd w:id="9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$\mathbf{A} \mathord{\smash[b]{\underset{\raise.3ex\hbox{$\scriptstyle\sim$}}{x}}\vphantom{x}}= \mathord{\smash[b]{\underset{\raise.3ex\hbox{$\scriptstyle\sim$}}{0}}\vphantom{0}}_p$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\mathbf{A} \mathord{\smash[b]{\underset{\raise.3ex\hbox{$\scriptstyle\sim$}}{x}}\vphantom{x}}
    &amp;= {\mathord{\smash[b]{\underset{\raise.3ex\hbox{$\scriptstyle\sim$}}{x}}\vphantom{x}}}^{\top}\,(\mathbf{A} \mathord{\smash[b]{\underset{\raise.3ex\hbox{$\scriptstyle\sim$}}{x}}\vphantom{x}})
    &amp;&amp; \text{(}\text{Definition~11 in Special Matrices and Decompositions}\text{)}
    \\
    &amp;= {\mathord{\smash[b]{\underset{\raise.3ex\hbox{$\scriptstyle\sim$}}{x}}\vphantom{x}}}^{\top}\,\mathord{\smash[b]{\underset{\raise.3ex\hbox{$\scriptstyle\sim$}}{0}}\vphantom{0}}_p
    &amp;&amp; \text{(} \mathbf{A} \mathord{\smash[b]{\underset{\raise.3ex\hbox{$\scriptstyle\sim$}}{x}}\vphantom{x}}= \mathord{\smash[b]{\underset{\raise.3ex\hbox{$\scriptstyle\sim$}}{0}}\vphantom{0}}_p \text{)}
    \\
    &amp;= 0.
    &amp;&amp; \text{(every term of the inner product is } 0 \text{)}
    \end{aligned}
    $$</w:t>
      </w:r>
    </w:p>
    <w:p>
      <w:pPr>
        <w:pStyle w:val="FirstParagraph"/>
      </w:pPr>
      <w:r>
        <w:t xml:space="preserve">If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\mathord{\smash[b]{\underset{\raise.3ex\hbox{$\scriptstyle\sim$}}{0}}\vphantom{0}}_p$</w:t>
      </w:r>
      <w:r>
        <w:t xml:space="preserve">, then</w:t>
      </w:r>
      <w:r>
        <w:t xml:space="preserve"> </w:t>
      </w:r>
      <w:r>
        <w:t xml:space="preserve">${\mathord{\smash[b]{\underset{\raise.3ex\hbox{$\scriptstyle\sim$}}{x}}\vphantom{x}}}^{\top} \mathbf{A} \mathord{\smash[b]{\underset{\raise.3ex\hbox{$\scriptstyle\sim$}}{x}}\vphantom{x}} &gt; 0$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</w:t>
      </w:r>
      <w:r>
        <w:t xml:space="preserve"> </w:t>
      </w:r>
      <w:r>
        <w:t xml:space="preserve">which contradicts</w:t>
      </w:r>
      <w:r>
        <w:t xml:space="preserve"> </w:t>
      </w:r>
      <w:r>
        <w:t xml:space="preserve">${\mathord{\smash[b]{\underset{\raise.3ex\hbox{$\scriptstyle\sim$}}{x}}\vphantom{x}}}^{\top} \mathbf{A} \mathord{\smash[b]{\underset{\raise.3ex\hbox{$\scriptstyle\sim$}}{x}}\vphantom{x}} = 0$</w:t>
      </w:r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\mathord{\smash[b]{\underset{\raise.3ex\hbox{$\scriptstyle\sim$}}{0}}\vphantom{0}}_p$</w:t>
      </w:r>
      <w:r>
        <w:t xml:space="preserve">, the null space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$\mathopen{}\left\{\mathord{\smash[b]{\underset{\raise.3ex\hbox{$\scriptstyle\sim$}}{0}}\vphantom{0}}_p\right\}\mathclose{}$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by</w:t>
      </w:r>
      <w:r>
        <w:t xml:space="preserve"> 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.</w:t>
      </w:r>
    </w:p>
    <w:bookmarkStart w:id="100" w:name="exm-pd-invertible"/>
    <w:p>
      <w:pPr>
        <w:pStyle w:val="BodyText"/>
      </w:pPr>
      <w:r>
        <w:rPr>
          <w:b/>
          <w:bCs/>
        </w:rPr>
        <w:t xml:space="preserve">Example 17 (Positive definite matrices are invertible; the converse fails)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positive definite, since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\mathbf{A} \mathord{\smash[b]{\underset{\raise.3ex\hbox{$\scriptstyle\sim$}}{x}}\vphantom{x}}
    &amp;= 2 x_1^2 + 2 x_1 x_2 + 2 x_2^2
    &amp;&amp; \text{(multiply out)}
    \\
    &amp;= x_1^2 + x_2^2 + (x_1 + x_2)^2,
    &amp;&amp; \text{(expand the square)}
    \end{aligned}
    $$</w:t>
      </w:r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It is invertible, with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bi"/>
                  </m:rPr>
                  <m:t>A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.</w:t>
      </w:r>
    </w:p>
    <w:p>
      <w:pPr>
        <w:pStyle w:val="BodyText"/>
      </w:pPr>
      <w:r>
        <w:t xml:space="preserve">The converse fails.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91">
        <w:r>
          <w:rPr>
            <w:rStyle w:val="Hyperlink"/>
          </w:rPr>
          <w:t xml:space="preserve">Example 30 in Special Matrices and Decompositions</w:t>
        </w:r>
      </w:hyperlink>
      <w:r>
        <w:t xml:space="preserve"> </w:t>
      </w:r>
      <w:r>
        <w:t xml:space="preserve">is not positive definite,</w:t>
      </w:r>
      <w:r>
        <w:t xml:space="preserve"> </w:t>
      </w:r>
      <w:r>
        <w:t xml:space="preserve">yet it is invertible: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bi"/>
                  </m:rPr>
                  <m:t>D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.</w:t>
      </w:r>
    </w:p>
    <w:bookmarkEnd w:id="100"/>
    <w:bookmarkStart w:id="101" w:name="thm-psd-plus-multiple-identity"/>
    <w:p>
      <w:pPr>
        <w:pStyle w:val="BodyText"/>
      </w:pPr>
      <w:r>
        <w:rPr>
          <w:b/>
          <w:bCs/>
        </w:rPr>
        <w:t xml:space="preserve">Theorem 13 (Adding a positive multiple of the identity makes a matrix positive definite)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semidefinite matrix (</w:t>
      </w:r>
      <w:hyperlink r:id="rId83">
        <w:r>
          <w:rPr>
            <w:rStyle w:val="Hyperlink"/>
          </w:rPr>
          <w:t xml:space="preserve">Definition 21 in Special Matrices and Decompositions</w:t>
        </w:r>
      </w:hyperlink>
      <w:r>
        <w:t xml:space="preserve">)</w:t>
      </w:r>
      <w:r>
        <w:t xml:space="preserve"> </w:t>
      </w:r>
      <w:r>
        <w:t xml:space="preserve">and let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t>α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positive definite (</w:t>
      </w:r>
      <w:hyperlink r:id="rId84">
        <w:r>
          <w:rPr>
            <w:rStyle w:val="Hyperlink"/>
          </w:rPr>
          <w:t xml:space="preserve">Definition 22 in Special Matrices and Decompositions</w:t>
        </w:r>
      </w:hyperlink>
      <w:r>
        <w:t xml:space="preserve">),</w:t>
      </w:r>
      <w:r>
        <w:t xml:space="preserve"> </w:t>
      </w:r>
      <w:r>
        <w:t xml:space="preserve">so it is invertible (</w:t>
      </w:r>
      <w:hyperlink w:anchor="thm-pd-invertible">
        <w:r>
          <w:rPr>
            <w:rStyle w:val="Hyperlink"/>
          </w:rPr>
          <w:t xml:space="preserve">Theorem 12</w:t>
        </w:r>
      </w:hyperlink>
      <w:r>
        <w:t xml:space="preserve">).</w:t>
      </w:r>
    </w:p>
    <w:bookmarkEnd w:id="10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t>α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symmetric:</w:t>
      </w:r>
      <w:r>
        <w:t xml:space="preserve"> </w:t>
      </w:r>
      <w:r>
        <w:t xml:space="preserve">its transpose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+</m:t>
        </m:r>
        <m:r>
          <m:t>α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t>α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r:id="rId96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hyperlink r:id="rId97">
        <w:r>
          <w:rPr>
            <w:rStyle w:val="Hyperlink"/>
          </w:rPr>
          <w:t xml:space="preserve">Definition 6 in Matrices</w:t>
        </w:r>
      </w:hyperlink>
      <w:r>
        <w:t xml:space="preserve">,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\mathord{\smash[b]{\underset{\raise.3ex\hbox{$\scriptstyle\sim$}}{0}}\vphantom{0}}_p$</w:t>
      </w:r>
      <w:r>
        <w:t xml:space="preserve">,</w:t>
      </w:r>
    </w:p>
    <w:p>
      <w:pPr>
        <w:pStyle w:val="BodyText"/>
      </w:pPr>
      <w:r>
        <w:t xml:space="preserve">$$
    \begin{aligned}
    {\mathord{\smash[b]{\underset{\raise.3ex\hbox{$\scriptstyle\sim$}}{x}}\vphantom{x}}}^{\top}\,(\mathbf{A} + \alpha\mathbf{I}_p)\,\mathord{\smash[b]{\underset{\raise.3ex\hbox{$\scriptstyle\sim$}}{x}}\vphantom{x}}
    &amp;= {\mathord{\smash[b]{\underset{\raise.3ex\hbox{$\scriptstyle\sim$}}{x}}\vphantom{x}}}^{\top} \mathbf{A} \mathord{\smash[b]{\underset{\raise.3ex\hbox{$\scriptstyle\sim$}}{x}}\vphantom{x}} + \alpha\,{\mathord{\smash[b]{\underset{\raise.3ex\hbox{$\scriptstyle\sim$}}{x}}\vphantom{x}}}^{\top}\,\mathbf{I}_p\,\mathord{\smash[b]{\underset{\raise.3ex\hbox{$\scriptstyle\sim$}}{x}}\vphantom{x}}
    &amp;&amp; \text{(}\text{Theorem~6 in Matrices}\text{, }\text{Theorem~7 in Projections and Linear Systems}\text{)}
    \\
    &amp;= {\mathord{\smash[b]{\underset{\raise.3ex\hbox{$\scriptstyle\sim$}}{x}}\vphantom{x}}}^{\top} \mathbf{A} \mathord{\smash[b]{\underset{\raise.3ex\hbox{$\scriptstyle\sim$}}{x}}\vphantom{x}} + \alpha\,\mathopen{}\left\lVert\mathord{\smash[b]{\underset{\raise.3ex\hbox{$\scriptstyle\sim$}}{x}}\vphantom{x}}\right\rVert\mathclose{}^2
    &amp;&amp; \text{(}\text{Theorem~8 in Matrices}\text{, }\text{Equation~2 in Vectors}\text{, squared)}
    \\
    &amp;&gt; 0.
    &amp;&amp; \text{(} {\mathord{\smash[b]{\underset{\raise.3ex\hbox{$\scriptstyle\sim$}}{x}}\vphantom{x}}}^{\top} \mathbf{A} \mathord{\smash[b]{\underset{\raise.3ex\hbox{$\scriptstyle\sim$}}{x}}\vphantom{x}} \ge 0, \; \alpha&gt; 0, \; \mathord{\smash[b]{\underset{\raise.3ex\hbox{$\scriptstyle\sim$}}{x}}\vphantom{x}}\ne \mathord{\smash[b]{\underset{\raise.3ex\hbox{$\scriptstyle\sim$}}{0}}\vphantom{0}}_p \text{)}
    \end{aligned}
    $$</w:t>
      </w:r>
    </w:p>
    <w:bookmarkStart w:id="102" w:name="exm-psd-plus-multiple-identity"/>
    <w:p>
      <w:pPr>
        <w:pStyle w:val="FirstParagraph"/>
      </w:pPr>
      <w:r>
        <w:rPr>
          <w:b/>
          <w:bCs/>
        </w:rPr>
        <w:t xml:space="preserve">Example 18 (Repairing a singular matrix)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90">
        <w:r>
          <w:rPr>
            <w:rStyle w:val="Hyperlink"/>
          </w:rPr>
          <w:t xml:space="preserve">Example 29 in Special Matrices and Decompositions</w:t>
        </w:r>
      </w:hyperlink>
      <w:r>
        <w:t xml:space="preserve"> </w:t>
      </w:r>
      <w:r>
        <w:t xml:space="preserve">is positive semidefinite and singular:</w:t>
      </w:r>
      <w:r>
        <w:t xml:space="preserve"> </w:t>
      </w:r>
      <w:r>
        <w:t xml:space="preserve">$\mathbf{B} (1, -1) = \mathord{\smash[b]{\underset{\raise.3ex\hbox{$\scriptstyle\sim$}}{0}}\vphantom{0}}_2$</w:t>
      </w:r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is positive definite and invertible by</w:t>
      </w:r>
      <w:r>
        <w:t xml:space="preserve"> </w:t>
      </w:r>
      <w:hyperlink w:anchor="exm-pd-invertible">
        <w:r>
          <w:rPr>
            <w:rStyle w:val="Hyperlink"/>
          </w:rPr>
          <w:t xml:space="preserve">Example 17</w:t>
        </w:r>
      </w:hyperlink>
      <w:r>
        <w:t xml:space="preserve">.</w:t>
      </w:r>
    </w:p>
    <w:bookmarkEnd w:id="102"/>
    <w:bookmarkStart w:id="103" w:name="cor-gram-invertible-iff"/>
    <w:p>
      <w:pPr>
        <w:pStyle w:val="BodyText"/>
      </w:pPr>
      <w:r>
        <w:rPr>
          <w:b/>
          <w:bCs/>
        </w:rPr>
        <w:t xml:space="preserve">Corollary 2 (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invertible exactly when</w:t>
      </w:r>
      <w:r>
        <w:rPr>
          <w:b/>
          <w:bCs/>
        </w:rPr>
        <w:t xml:space="preserve"> </w:t>
      </w:r>
      <m:oMath>
        <m:r>
          <m:rPr>
            <m:sty m:val="bi"/>
          </m:rP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has full column rank)</w:t>
      </w:r>
      <w:r>
        <w:t xml:space="preserve"> </w:t>
      </w:r>
      <w:r>
        <w:t xml:space="preserve">For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invertible 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16">
        <w:r>
          <w:rPr>
            <w:rStyle w:val="Hyperlink"/>
          </w:rPr>
          <w:t xml:space="preserve">Definition 3 in Subspaces and Rank</w:t>
        </w:r>
      </w:hyperlink>
      <w:r>
        <w:t xml:space="preserve">).</w:t>
      </w:r>
    </w:p>
    <w:bookmarkEnd w:id="10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following statements are equivalent:</w:t>
      </w:r>
    </w:p>
    <w:p>
      <w:pPr>
        <w:pStyle w:val="BodyText"/>
      </w:pPr>
      <w:r>
        <w:t xml:space="preserve">$$
    \begin{aligned}
    {\mathbf{X}}^{\top}\mathbf{X}\text{ is invertible}
    &amp;\iff \mathcal{N}({\mathbf{X}}^{\top}\mathbf{X}) = \mathopen{}\left\{\mathord{\smash[b]{\underset{\raise.3ex\hbox{$\scriptstyle\sim$}}{0}}\vphantom{0}}_p\right\}\mathclose{}
    &amp;&amp; \text{(}\text{Theorem~1}\text{)}
    \\
    &amp;\iff \mathcal{N}(\mathbf{X}) = \mathopen{}\left\{\mathord{\smash[b]{\underset{\raise.3ex\hbox{$\scriptstyle\sim$}}{0}}\vphantom{0}}_p\right\}\mathclose{}
    &amp;&amp; \text{(}\text{Theorem~6 in Column Space, Null Space and Rank-Nullity}\text{)}
    \\
    &amp;\iff \mathbf{X}\text{ has full column rank.}
    &amp;&amp; \text{(}\text{Theorem~3 in Column Space, Null Space and Rank-Nullity}\text{)}
    \end{aligned}
    $$</w:t>
      </w:r>
    </w:p>
    <w:bookmarkStart w:id="105" w:name="exm-gram-invertible-iff"/>
    <w:p>
      <w:pPr>
        <w:pStyle w:val="FirstParagraph"/>
      </w:pPr>
      <w:r>
        <w:rPr>
          <w:b/>
          <w:bCs/>
        </w:rPr>
        <w:t xml:space="preserve">Example 19 (A design matrix with a repeated column)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92">
        <w:r>
          <w:rPr>
            <w:rStyle w:val="Hyperlink"/>
          </w:rPr>
          <w:t xml:space="preserve">Example 2 in Subspaces and Rank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  <w:r>
        <w:t xml:space="preserve"> </w:t>
      </w:r>
      <w:r>
        <w:t xml:space="preserve">Its cross-product matrix is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X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  <m:mr>
                  <m:e>
                    <m:r>
                      <m:t>6</m:t>
                    </m:r>
                  </m:e>
                  <m:e>
                    <m:r>
                      <m:t>12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is singular: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in its null space,</w:t>
      </w:r>
      <w:r>
        <w:t xml:space="preserve"> </w:t>
      </w:r>
      <w:r>
        <w:t xml:space="preserve">because</w:t>
      </w:r>
      <w:r>
        <w:t xml:space="preserve"> </w:t>
      </w:r>
      <w:r>
        <w:t xml:space="preserve">$\mathbf{X}(2, -1) = \mathord{\smash[b]{\underset{\raise.3ex\hbox{$\scriptstyle\sim$}}{0}}\vphantom{0}}_3$</w:t>
      </w:r>
      <w:r>
        <w:t xml:space="preserve"> </w:t>
      </w:r>
      <w:r>
        <w:t xml:space="preserve">(</w:t>
      </w:r>
      <w:hyperlink r:id="rId104">
        <w:r>
          <w:rPr>
            <w:rStyle w:val="Hyperlink"/>
          </w:rPr>
          <w:t xml:space="preserve">Example 5 in Column Space, Null Space and Rank-Nullity</w:t>
        </w:r>
      </w:hyperlink>
      <w:r>
        <w:t xml:space="preserve">).</w:t>
      </w:r>
      <w:r>
        <w:t xml:space="preserve"> </w:t>
      </w:r>
      <w:r>
        <w:t xml:space="preserve">For the full-column-rank matrix of</w:t>
      </w:r>
      <w:r>
        <w:t xml:space="preserve"> </w:t>
      </w:r>
      <w:hyperlink r:id="rId93">
        <w:r>
          <w:rPr>
            <w:rStyle w:val="Hyperlink"/>
          </w:rPr>
          <w:t xml:space="preserve">Example 1 in Projections and Linear Systems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invertible.</w:t>
      </w:r>
    </w:p>
    <w:bookmarkEnd w:id="105"/>
    <w:bookmarkStart w:id="106" w:name="def-block-matrix"/>
    <w:p>
      <w:pPr>
        <w:pStyle w:val="BodyText"/>
      </w:pPr>
      <w:r>
        <w:rPr>
          <w:b/>
          <w:bCs/>
        </w:rPr>
        <w:t xml:space="preserve">Definition 5 (Block matrix)</w:t>
      </w:r>
      <w:r>
        <w:t xml:space="preserve"> </w:t>
      </w:r>
      <w:r>
        <w:t xml:space="preserve">Split the rows 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into the first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and the last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k</m:t>
        </m:r>
      </m:oMath>
      <w:r>
        <w:t xml:space="preserve">,</w:t>
      </w:r>
      <w:r>
        <w:t xml:space="preserve"> </w:t>
      </w:r>
      <w:r>
        <w:t xml:space="preserve">and its columns into the first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the last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l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&lt;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l</m:t>
        </m:r>
        <m:r>
          <m:rPr>
            <m:sty m:val="p"/>
          </m:rPr>
          <m:t>&lt;</m:t>
        </m:r>
        <m:r>
          <m:t>n</m:t>
        </m:r>
      </m:oMath>
      <w:r>
        <w:t xml:space="preserve">.</w:t>
      </w:r>
      <w:r>
        <w:t xml:space="preserve"> </w:t>
      </w:r>
      <w:r>
        <w:t xml:space="preserve">This cuts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into four smaller matrices, its</w:t>
      </w:r>
      <w:r>
        <w:t xml:space="preserve"> </w:t>
      </w:r>
      <w:r>
        <w:rPr>
          <w:b/>
          <w:bCs/>
        </w:rPr>
        <w:t xml:space="preserve">blocks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bi"/>
                      </m:rPr>
                      <m:t>A</m:t>
                    </m:r>
                  </m:e>
                  <m:e>
                    <m:r>
                      <m:rPr>
                        <m:sty m:val="bi"/>
                      </m:rPr>
                      <m:t>B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m:t>C</m:t>
                    </m:r>
                  </m:e>
                  <m:e>
                    <m:r>
                      <m:rPr>
                        <m:sty m:val="bi"/>
                      </m:rPr>
                      <m:t>D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t>l</m:t>
        </m:r>
      </m:oMath>
      <w:r>
        <w:t xml:space="preserve">) holds the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l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l</m:t>
        </m:r>
        <m:r>
          <m:rPr>
            <m:sty m:val="p"/>
          </m:rPr>
          <m:t>)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l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t>l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l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l</m:t>
        </m:r>
        <m:r>
          <m:rPr>
            <m:sty m:val="p"/>
          </m:rPr>
          <m:t>)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l</m:t>
        </m:r>
      </m:oMath>
      <w:r>
        <w:t xml:space="preserve">,</w:t>
      </w:r>
      <w:r>
        <w:t xml:space="preserve"> </w:t>
      </w:r>
      <w:r>
        <w:t xml:space="preserve">each in its original order.</w:t>
      </w:r>
      <w:r>
        <w:t xml:space="preserve"> </w:t>
      </w:r>
      <w:r>
        <w:t xml:space="preserve">A matrix written this way is a</w:t>
      </w:r>
      <w:r>
        <w:t xml:space="preserve"> </w:t>
      </w:r>
      <w:r>
        <w:rPr>
          <w:b/>
          <w:bCs/>
        </w:rPr>
        <w:t xml:space="preserve">block matrix</w:t>
      </w:r>
      <w:r>
        <w:t xml:space="preserve"> </w:t>
      </w:r>
      <w:r>
        <w:t xml:space="preserve">[6]</w:t>
      </w:r>
      <w:r>
        <w:t xml:space="preserve">.</w:t>
      </w:r>
    </w:p>
    <w:bookmarkEnd w:id="106"/>
    <w:bookmarkStart w:id="107" w:name="exm-block-matrix"/>
    <w:p>
      <w:pPr>
        <w:pStyle w:val="BodyText"/>
      </w:pPr>
      <w:r>
        <w:rPr>
          <w:b/>
          <w:bCs/>
        </w:rPr>
        <w:t xml:space="preserve">Example 20 (Cutting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 into blocks)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l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bi"/>
                      </m:rPr>
                      <m:t>A</m:t>
                    </m:r>
                  </m:e>
                  <m:e>
                    <m:r>
                      <m:rPr>
                        <m:sty m:val="bi"/>
                      </m:rPr>
                      <m:t>B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m:t>C</m:t>
                    </m:r>
                  </m:e>
                  <m:e>
                    <m:r>
                      <m:rPr>
                        <m:sty m:val="bi"/>
                      </m:rPr>
                      <m:t>D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instance,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l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instead, the leading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block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.</w:t>
      </w:r>
    </w:p>
    <w:bookmarkEnd w:id="107"/>
    <w:bookmarkStart w:id="108" w:name="def-leading-block"/>
    <w:p>
      <w:pPr>
        <w:pStyle w:val="BodyText"/>
      </w:pPr>
      <w:r>
        <w:rPr>
          <w:b/>
          <w:bCs/>
        </w:rPr>
        <w:t xml:space="preserve">Definition 6 (Leading block (top-left block) of a square matrix)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of the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top-left</w:t>
      </w:r>
      <w:r>
        <w:t xml:space="preserve">)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rPr>
          <w:b/>
          <w:bCs/>
        </w:rPr>
        <w:t xml:space="preserve">block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it is the block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def-block-matrix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k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itself.</w:t>
      </w:r>
    </w:p>
    <w:bookmarkEnd w:id="108"/>
    <w:bookmarkStart w:id="109" w:name="thm-pd-submatrix"/>
    <w:p>
      <w:pPr>
        <w:pStyle w:val="BodyText"/>
      </w:pPr>
      <w:r>
        <w:rPr>
          <w:b/>
          <w:bCs/>
        </w:rPr>
        <w:t xml:space="preserve">Theorem 14 (Leading blocks of a positive definite matrix are positive definite)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 (</w:t>
      </w:r>
      <w:hyperlink r:id="rId84">
        <w:r>
          <w:rPr>
            <w:rStyle w:val="Hyperlink"/>
          </w:rPr>
          <w:t xml:space="preserve">Definition 22 in Special Matrices and Decompositions</w:t>
        </w:r>
      </w:hyperlink>
      <w:r>
        <w:t xml:space="preserve">),</w:t>
      </w:r>
      <w:r>
        <w:t xml:space="preserve"> </w:t>
      </w:r>
      <w:r>
        <w:t xml:space="preserve">and for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p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its leading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block (</w:t>
      </w:r>
      <w:hyperlink w:anchor="def-block-matrix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positive definite.</w:t>
      </w:r>
      <w:r>
        <w:t xml:space="preserve"> </w:t>
      </w:r>
      <w:r>
        <w:t xml:space="preserve">Also, every diagonal entry of a positive definite matrix is positive.</w:t>
      </w:r>
    </w:p>
    <w:bookmarkEnd w:id="10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symmetric, because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$\mathord{\smash[b]{\underset{\raise.3ex\hbox{$\scriptstyle\sim$}}{u}}\vphantom{u}} \in \mathbb{R}^k$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$\mathord{\smash[b]{\underset{\raise.3ex\hbox{$\scriptstyle\sim$}}{u}}\vphantom{u}} \ne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 = (u_1, \ldots, u_k, 0, \ldots, 0) \in \mathbb{R}^p$</w:t>
      </w:r>
      <w:r>
        <w:t xml:space="preserve">, which is nonzero,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. Then</w:t>
      </w:r>
    </w:p>
    <w:p>
      <w:pPr>
        <w:pStyle w:val="BodyText"/>
      </w:pPr>
      <w:r>
        <w:t xml:space="preserve">$$
    \begin{aligned}
    {\mathord{\smash[b]{\underset{\raise.3ex\hbox{$\scriptstyle\sim$}}{u}}\vphantom{u}}}^{\top} \mathbf{X}_k \mathord{\smash[b]{\underset{\raise.3ex\hbox{$\scriptstyle\sim$}}{u}}\vphantom{u}}
    &amp;= \sum_{i=1}^{k} \sum_{j=1}^{k} u_i\,x_{ij}\,u_j
    &amp;&amp; \text{(}\text{Definition~13 in Matrices}\text{, }\text{Definition~8 in Vectors}\text{)}
    \\
    &amp;= \sum_{i=1}^{k} \sum_{j=1}^{k} y_i\,x_{ij}\,y_j
    &amp;&amp; \text{(} y_i = u_i \text{ for } i \le k \text{)}
    \\
    &amp;= \sum_{i=1}^p\sum_{j=1}^py_i\,x_{ij}\,y_j
    &amp;&amp; \text{(each added term has a factor } y_i = 0 \text{ or } y_j = 0 \text{)}
    \\
    &amp;= {\mathord{\smash[b]{\underset{\raise.3ex\hbox{$\scriptstyle\sim$}}{y}}\vphantom{y}}}^{\top} \mathbf{X} \mathord{\smash[b]{\underset{\raise.3ex\hbox{$\scriptstyle\sim$}}{y}}\vphantom{y}}
    &amp;&amp; \text{(}\text{Definition~13 in Matrices}\text{, }\text{Definition~8 in Vectors}\text{)}
    \\
    &amp;&gt; 0.
    &amp;&amp; \text{(} \mathbf{X} \text{ positive definite, } \mathord{\smash[b]{\underset{\raise.3ex\hbox{$\scriptstyle\sim$}}{y}}\vphantom{y}} \ne \mathord{\smash[b]{\underset{\raise.3ex\hbox{$\scriptstyle\sim$}}{0}}\vphantom{0}}\text{)}
    \end{aligned}
    $$</w:t>
      </w:r>
    </w:p>
    <w:p>
      <w:pPr>
        <w:pStyle w:val="FirstParagraph"/>
      </w:pPr>
      <w:r>
        <w:t xml:space="preserve">For the diagonal entry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i</m:t>
            </m:r>
          </m:sub>
        </m:sSub>
      </m:oMath>
      <w:r>
        <w:t xml:space="preserve">, take</w:t>
      </w:r>
      <w:r>
        <w:t xml:space="preserve"> </w:t>
      </w:r>
      <w:r>
        <w:t xml:space="preserve">$\mathord{\smash[b]{\underset{\raise.3ex\hbox{$\scriptstyle\sim$}}{e}}\vphantom{e}}_i$</w:t>
      </w:r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 14 in Vectors</w:t>
        </w:r>
      </w:hyperlink>
      <w:r>
        <w:t xml:space="preserve">), which is nonzero:</w:t>
      </w:r>
    </w:p>
    <w:p>
      <w:pPr>
        <w:pStyle w:val="BodyText"/>
      </w:pPr>
      <w:r>
        <w:t xml:space="preserve">$$
    \begin{aligned}
    {\mathord{\smash[b]{\underset{\raise.3ex\hbox{$\scriptstyle\sim$}}{e}}\vphantom{e}}_i}^{\top} \mathbf{X} \mathord{\smash[b]{\underset{\raise.3ex\hbox{$\scriptstyle\sim$}}{e}}\vphantom{e}}_i
    &amp;= \sum_{r=1}^{p} \sum_{s=1}^{p} (\mathord{\smash[b]{\underset{\raise.3ex\hbox{$\scriptstyle\sim$}}{e}}\vphantom{e}}_i)_r\,x_{rs}\,(\mathord{\smash[b]{\underset{\raise.3ex\hbox{$\scriptstyle\sim$}}{e}}\vphantom{e}}_i)_s
    &amp;&amp; \text{(}\text{Definition~13 in Matrices}\text{, }\text{Definition~8 in Vectors}\text{)}
    \\
    &amp;= x_{ii}
    &amp;&amp; \text{(only the term with } r \text{ and } s \text{ both equal to } i \text{ is nonzero)}
    \\
    &amp;&gt; 0.
    &amp;&amp; \text{(} \mathbf{X} \text{ positive definite)}
    \end{aligned}
    $$</w:t>
      </w:r>
    </w:p>
    <w:bookmarkStart w:id="111" w:name="exm-pd-submatrix"/>
    <w:p>
      <w:pPr>
        <w:pStyle w:val="FirstParagraph"/>
      </w:pPr>
      <w:r>
        <w:rPr>
          <w:b/>
          <w:bCs/>
        </w:rPr>
        <w:t xml:space="preserve">Example 21 (A quick necessary test)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positive definite (</w:t>
      </w:r>
      <w:hyperlink w:anchor="exm-pd-operations">
        <w:r>
          <w:rPr>
            <w:rStyle w:val="Hyperlink"/>
          </w:rPr>
          <w:t xml:space="preserve">Example 16</w:t>
        </w:r>
      </w:hyperlink>
      <w:r>
        <w:t xml:space="preserve">),</w:t>
      </w:r>
      <w:r>
        <w:t xml:space="preserve"> </w:t>
      </w:r>
      <w:r>
        <w:t xml:space="preserve">and its diagonal entries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and its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leading block</w:t>
      </w:r>
      <w:r>
        <w:t xml:space="preserve"> </w:t>
      </w: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]</m:t>
        </m:r>
      </m:oMath>
      <w:r>
        <w:t xml:space="preserve"> </w:t>
      </w:r>
      <w:r>
        <w:t xml:space="preserve">are positive.</w:t>
      </w:r>
      <w:r>
        <w:t xml:space="preserve"> </w:t>
      </w:r>
      <w:r>
        <w:t xml:space="preserve">The test can only rule matrices out: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negative diagonal entries, so it is not positive definite,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0">
        <w:r>
          <w:rPr>
            <w:rStyle w:val="Hyperlink"/>
          </w:rPr>
          <w:t xml:space="preserve">Definition 26 in Special Matrices and Decompositions</w:t>
        </w:r>
      </w:hyperlink>
      <w:r>
        <w:t xml:space="preserve">);</w:t>
      </w:r>
      <w:r>
        <w:t xml:space="preserve"> </w:t>
      </w:r>
      <w:r>
        <w:t xml:space="preserve">a positive determinant alone does not make a matrix positive definite.</w:t>
      </w:r>
      <w:r>
        <w:t xml:space="preserve"> </w:t>
      </w:r>
      <w:r>
        <w:t xml:space="preserve">And positive diagonal entries are not enough: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91">
        <w:r>
          <w:rPr>
            <w:rStyle w:val="Hyperlink"/>
          </w:rPr>
          <w:t xml:space="preserve">Example 30 in Special Matrices and Decompositions</w:t>
        </w:r>
      </w:hyperlink>
      <w:r>
        <w:t xml:space="preserve"> </w:t>
      </w:r>
      <w:r>
        <w:t xml:space="preserve">has them</w:t>
      </w:r>
      <w:r>
        <w:t xml:space="preserve"> </w:t>
      </w:r>
      <w:r>
        <w:t xml:space="preserve">but is not positive definite.</w:t>
      </w:r>
    </w:p>
    <w:bookmarkEnd w:id="111"/>
    <w:bookmarkStart w:id="114" w:name="thm-block-quadratic"/>
    <w:p>
      <w:pPr>
        <w:pStyle w:val="BodyText"/>
      </w:pPr>
      <w:r>
        <w:rPr>
          <w:b/>
          <w:bCs/>
        </w:rPr>
        <w:t xml:space="preserve">Theorem 15 (The quadratic form of a block matrix)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 symmetric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 symmetric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m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m</m:t>
        </m:r>
        <m:r>
          <m:rPr>
            <m:sty m:val="p"/>
          </m:rPr>
          <m:t>)</m:t>
        </m:r>
      </m:oMath>
      <w:r>
        <w:t xml:space="preserve"> </w:t>
      </w:r>
      <w:r>
        <w:t xml:space="preserve">block matrix (</w:t>
      </w:r>
      <w:hyperlink w:anchor="def-block-matrix">
        <w:r>
          <w:rPr>
            <w:rStyle w:val="Hyperlink"/>
          </w:rPr>
          <w:t xml:space="preserve">Definition 5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A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k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k</m:t>
                        </m:r>
                      </m:lim>
                    </m:limLow>
                  </m:e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B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k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m</m:t>
                        </m:r>
                      </m:lim>
                    </m:limLow>
                  </m:e>
                </m:mr>
                <m:mr>
                  <m:e>
                    <m:limLow>
                      <m:e>
                        <m:limLow>
                          <m:e>
                            <m:sSup>
                              <m:e>
                                <m:r>
                                  <m:rPr>
                                    <m:sty m:val="bi"/>
                                  </m:rPr>
                                  <m:t>B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⊤</m:t>
                                </m:r>
                              </m:sup>
                            </m:sSup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k</m:t>
                        </m:r>
                      </m:lim>
                    </m:limLow>
                  </m:e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C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m</m:t>
                        </m:r>
                      </m:lim>
                    </m:limLow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that is,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k</m:t>
            </m:r>
            <m:r>
              <m:rPr>
                <m:sty m:val="p"/>
              </m:rPr>
              <m:t>+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,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,</m:t>
            </m:r>
            <m:r>
              <m:t>k</m:t>
            </m:r>
            <m:r>
              <m:rPr>
                <m:sty m:val="p"/>
              </m:rPr>
              <m:t>+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 indices in range.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symmetric (</w:t>
      </w:r>
      <w:hyperlink r:id="rId112">
        <w:r>
          <w:rPr>
            <w:rStyle w:val="Hyperlink"/>
          </w:rPr>
          <w:t xml:space="preserve">Definition 3 in Special Matrices and Decompositions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are symmetric.</w:t>
      </w:r>
      <w:r>
        <w:t xml:space="preserve"> </w:t>
      </w:r>
      <w:r>
        <w:t xml:space="preserve">Split</w:t>
      </w:r>
      <w:r>
        <w:t xml:space="preserve"> </w:t>
      </w:r>
      <w:r>
        <w:t xml:space="preserve">$\mathord{\smash[b]{\underset{\raise.3ex\hbox{$\scriptstyle\sim$}}{v}}\vphantom{v}} \in \mathbb{R}^{k + m}$</w:t>
      </w:r>
      <w:r>
        <w:t xml:space="preserve"> </w:t>
      </w:r>
      <w:r>
        <w:t xml:space="preserve">as</w:t>
      </w:r>
      <w:r>
        <w:t xml:space="preserve"> </w:t>
      </w:r>
      <w:r>
        <w:t xml:space="preserve">$\mathord{\smash[b]{\underset{\raise.3ex\hbox{$\scriptstyle\sim$}}{v}}\vphantom{v}} = (\mathord{\smash[b]{\underset{\raise.3ex\hbox{$\scriptstyle\sim$}}{u}}\vphantom{u}}, \mathord{\smash[b]{\underset{\raise.3ex\hbox{$\scriptstyle\sim$}}{w}}\vphantom{w}})$</w:t>
      </w:r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$\mathord{\smash[b]{\underset{\raise.3ex\hbox{$\scriptstyle\sim$}}{u}}\vphantom{u}} \in \mathbb{R}^k$</w:t>
      </w:r>
      <w:r>
        <w:t xml:space="preserve"> </w:t>
      </w:r>
      <w:r>
        <w:t xml:space="preserve">its first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entries and</w:t>
      </w:r>
      <w:r>
        <w:t xml:space="preserve"> </w:t>
      </w:r>
      <w:r>
        <w:t xml:space="preserve">$\mathord{\smash[b]{\underset{\raise.3ex\hbox{$\scriptstyle\sim$}}{w}}\vphantom{w}} \in \mathbb{R}^m$</w:t>
      </w:r>
      <w:r>
        <w:t xml:space="preserve"> </w:t>
      </w:r>
      <w:r>
        <w:t xml:space="preserve">the rest. Then</w:t>
      </w:r>
    </w:p>
    <w:p>
      <w:pPr>
        <w:pStyle w:val="BodyText"/>
      </w:pPr>
      <w:bookmarkStart w:id="113" w:name="eq-block-quadratic"/>
      <w:r>
        <w:t xml:space="preserve">$$
    {\mathord{\smash[b]{\underset{\raise.3ex\hbox{$\scriptstyle\sim$}}{v}}\vphantom{v}}}^{\top} \mathbf{X} \mathord{\smash[b]{\underset{\raise.3ex\hbox{$\scriptstyle\sim$}}{v}}\vphantom{v}}
    = {\mathord{\smash[b]{\underset{\raise.3ex\hbox{$\scriptstyle\sim$}}{u}}\vphantom{u}}}^{\top} \mathbf{A} \mathord{\smash[b]{\underset{\raise.3ex\hbox{$\scriptstyle\sim$}}{u}}\vphantom{u}} + 2\,{\mathord{\smash[b]{\underset{\raise.3ex\hbox{$\scriptstyle\sim$}}{u}}\vphantom{u}}}^{\top} \mathbf{B} \mathord{\smash[b]{\underset{\raise.3ex\hbox{$\scriptstyle\sim$}}{w}}\vphantom{w}} + {\mathord{\smash[b]{\underset{\raise.3ex\hbox{$\scriptstyle\sim$}}{w}}\vphantom{w}}}^{\top} \mathbf{C} \mathord{\smash[b]{\underset{\raise.3ex\hbox{$\scriptstyle\sim$}}{w}}\vphantom{w}},
     \qquad(2)$$</w:t>
      </w:r>
      <w:bookmarkEnd w:id="113"/>
    </w:p>
    <w:p>
      <w:pPr>
        <w:pStyle w:val="FirstParagraph"/>
      </w:pPr>
      <w:r>
        <w:t xml:space="preserve">and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 with</w:t>
      </w:r>
      <w:r>
        <w:t xml:space="preserve"> </w:t>
      </w:r>
      <m:oMath>
        <m:r>
          <m:rPr>
            <m:sty m:val="bi"/>
          </m:rP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$\mathord{\smash[b]{\underset{\raise.3ex\hbox{$\scriptstyle\sim$}}{z}}\vphantom{z}} \stackrel{\text{def}}{=}\mathord{\smash[b]{\underset{\raise.3ex\hbox{$\scriptstyle\sim$}}{u}}\vphantom{u}} + \mathbf{A}^{-1} \mathbf{B} \mathord{\smash[b]{\underset{\raise.3ex\hbox{$\scriptstyle\sim$}}{w}}\vphantom{w}}$</w:t>
      </w:r>
      <w:r>
        <w:t xml:space="preserve">,</w:t>
      </w:r>
    </w:p>
    <w:p>
      <w:pPr>
        <w:pStyle w:val="BodyText"/>
      </w:pPr>
      <w:r>
        <w:t xml:space="preserve">$$
    {\mathord{\smash[b]{\underset{\raise.3ex\hbox{$\scriptstyle\sim$}}{v}}\vphantom{v}}}^{\top} \mathbf{X} \mathord{\smash[b]{\underset{\raise.3ex\hbox{$\scriptstyle\sim$}}{v}}\vphantom{v}} = {\mathord{\smash[b]{\underset{\raise.3ex\hbox{$\scriptstyle\sim$}}{z}}\vphantom{z}}}^{\top} \mathbf{A} \mathord{\smash[b]{\underset{\raise.3ex\hbox{$\scriptstyle\sim$}}{z}}\vphantom{z}} + {\mathord{\smash[b]{\underset{\raise.3ex\hbox{$\scriptstyle\sim$}}{w}}\vphantom{w}}}^{\top} \mathbf{S} \mathord{\smash[b]{\underset{\raise.3ex\hbox{$\scriptstyle\sim$}}{w}}\vphantom{w}}.
    $$</w:t>
      </w:r>
    </w:p>
    <w:bookmarkEnd w:id="11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$\mathbf{X} \mathord{\smash[b]{\underset{\raise.3ex\hbox{$\scriptstyle\sim$}}{v}}\vphantom{v}}$</w:t>
      </w:r>
      <w:r>
        <w:rPr>
          <w:b/>
          <w:bCs/>
        </w:rPr>
        <w:t xml:space="preserve"> </w:t>
      </w:r>
      <w:r>
        <w:rPr>
          <w:b/>
          <w:bCs/>
        </w:rPr>
        <w:t xml:space="preserve">in blocks.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,</w:t>
      </w:r>
    </w:p>
    <w:p>
      <w:pPr>
        <w:pStyle w:val="BodyText"/>
      </w:pPr>
      <w:r>
        <w:t xml:space="preserve">$$
    \begin{aligned}
    (\mathbf{X} \mathord{\smash[b]{\underset{\raise.3ex\hbox{$\scriptstyle\sim$}}{v}}\vphantom{v}})_i
    &amp;= \sum_{j=1}^{k+m} x_{ij}\,v_j
    &amp;&amp; \text{(}\text{Definition~13 in Matrices}\text{)}
    \\
    &amp;= \sum_{j=1}^{k} x_{ij}\,v_j + \sum_{j=1}^{m} x_{i, k+j}\,v_{k+j}
    &amp;&amp; \text{(split the sum at } j = k \text{)}
    \\
    &amp;= \sum_{j=1}^{k} a_{ij}\,u_j + \sum_{j=1}^{m} b_{ij}\,w_j
    &amp;&amp; \text{(the blocks of } \mathbf{X} \text{ and of } \mathord{\smash[b]{\underset{\raise.3ex\hbox{$\scriptstyle\sim$}}{v}}\vphantom{v}} \text{)}
    \\
    &amp;= (\mathbf{A} \mathord{\smash[b]{\underset{\raise.3ex\hbox{$\scriptstyle\sim$}}{u}}\vphantom{u}})_i + (\mathbf{B} \mathord{\smash[b]{\underset{\raise.3ex\hbox{$\scriptstyle\sim$}}{w}}\vphantom{w}})_i,
    &amp;&amp; \text{(}\text{Definition~13 in Matrices}\text{)}
    \end{aligned}
    $$</w:t>
      </w:r>
    </w:p>
    <w:p>
      <w:pPr>
        <w:pStyle w:val="FirstParagraph"/>
      </w:pPr>
      <w:r>
        <w:t xml:space="preserve">and in the same way</w:t>
      </w:r>
      <w:r>
        <w:t xml:space="preserve"> </w:t>
      </w:r>
      <w:r>
        <w:t xml:space="preserve">$(\mathbf{X} \mathord{\smash[b]{\underset{\raise.3ex\hbox{$\scriptstyle\sim$}}{v}}\vphantom{v}})_{k+i} = ({\mathbf{B}}^{\top} \mathord{\smash[b]{\underset{\raise.3ex\hbox{$\scriptstyle\sim$}}{u}}\vphantom{u}})_i + (\mathbf{C} \mathord{\smash[b]{\underset{\raise.3ex\hbox{$\scriptstyle\sim$}}{w}}\vphantom{w}})_i$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m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expansion.</w:t>
      </w:r>
    </w:p>
    <w:p>
      <w:pPr>
        <w:pStyle w:val="BodyText"/>
      </w:pPr>
      <w:r>
        <w:t xml:space="preserve">$$
    \begin{aligned}
    {\mathord{\smash[b]{\underset{\raise.3ex\hbox{$\scriptstyle\sim$}}{v}}\vphantom{v}}}^{\top} \mathbf{X} \mathord{\smash[b]{\underset{\raise.3ex\hbox{$\scriptstyle\sim$}}{v}}\vphantom{v}}
    &amp;= \sum_{i=1}^{k} u_i\,(\mathbf{X} \mathord{\smash[b]{\underset{\raise.3ex\hbox{$\scriptstyle\sim$}}{v}}\vphantom{v}})_i + \sum_{i=1}^{m} w_i\,(\mathbf{X} \mathord{\smash[b]{\underset{\raise.3ex\hbox{$\scriptstyle\sim$}}{v}}\vphantom{v}})_{k+i}
    &amp;&amp; \text{(}\text{Definition~8 in Vectors}\text{, split the sum at } k \text{)}
    \\
    &amp;= \mathord{\smash[b]{\underset{\raise.3ex\hbox{$\scriptstyle\sim$}}{u}}\vphantom{u}} \cdot (\mathbf{A} \mathord{\smash[b]{\underset{\raise.3ex\hbox{$\scriptstyle\sim$}}{u}}\vphantom{u}} + \mathbf{B} \mathord{\smash[b]{\underset{\raise.3ex\hbox{$\scriptstyle\sim$}}{w}}\vphantom{w}}) + \mathord{\smash[b]{\underset{\raise.3ex\hbox{$\scriptstyle\sim$}}{w}}\vphantom{w}} \cdot ({\mathbf{B}}^{\top} \mathord{\smash[b]{\underset{\raise.3ex\hbox{$\scriptstyle\sim$}}{u}}\vphantom{u}} + \mathbf{C} \mathord{\smash[b]{\underset{\raise.3ex\hbox{$\scriptstyle\sim$}}{w}}\vphantom{w}})
    &amp;&amp; \text{(the blocks of } \mathbf{X} \mathord{\smash[b]{\underset{\raise.3ex\hbox{$\scriptstyle\sim$}}{v}}\vphantom{v}} \text{)}
    \\
    &amp;= {\mathord{\smash[b]{\underset{\raise.3ex\hbox{$\scriptstyle\sim$}}{u}}\vphantom{u}}}^{\top} \mathbf{A} \mathord{\smash[b]{\underset{\raise.3ex\hbox{$\scriptstyle\sim$}}{u}}\vphantom{u}} + {\mathord{\smash[b]{\underset{\raise.3ex\hbox{$\scriptstyle\sim$}}{u}}\vphantom{u}}}^{\top} \mathbf{B} \mathord{\smash[b]{\underset{\raise.3ex\hbox{$\scriptstyle\sim$}}{w}}\vphantom{w}} + {\mathord{\smash[b]{\underset{\raise.3ex\hbox{$\scriptstyle\sim$}}{w}}\vphantom{w}}}^{\top} {\mathbf{B}}^{\top} \mathord{\smash[b]{\underset{\raise.3ex\hbox{$\scriptstyle\sim$}}{u}}\vphantom{u}} + {\mathord{\smash[b]{\underset{\raise.3ex\hbox{$\scriptstyle\sim$}}{w}}\vphantom{w}}}^{\top} \mathbf{C} \mathord{\smash[b]{\underset{\raise.3ex\hbox{$\scriptstyle\sim$}}{w}}\vphantom{w}}
    &amp;&amp; \text{(}\text{Theorem~5 in Direct Sums and Orthogonal Complements}\text{)}
    \\
    &amp;= {\mathord{\smash[b]{\underset{\raise.3ex\hbox{$\scriptstyle\sim$}}{u}}\vphantom{u}}}^{\top} \mathbf{A} \mathord{\smash[b]{\underset{\raise.3ex\hbox{$\scriptstyle\sim$}}{u}}\vphantom{u}} + {\mathord{\smash[b]{\underset{\raise.3ex\hbox{$\scriptstyle\sim$}}{u}}\vphantom{u}}}^{\top} \mathbf{B} \mathord{\smash[b]{\underset{\raise.3ex\hbox{$\scriptstyle\sim$}}{w}}\vphantom{w}} + {\mathord{\smash[b]{\underset{\raise.3ex\hbox{$\scriptstyle\sim$}}{u}}\vphantom{u}}}^{\top} \mathbf{B} \mathord{\smash[b]{\underset{\raise.3ex\hbox{$\scriptstyle\sim$}}{w}}\vphantom{w}} + {\mathord{\smash[b]{\underset{\raise.3ex\hbox{$\scriptstyle\sim$}}{w}}\vphantom{w}}}^{\top} \mathbf{C} \mathord{\smash[b]{\underset{\raise.3ex\hbox{$\scriptstyle\sim$}}{w}}\vphantom{w}}
    &amp;&amp; \text{(} {\mathord{\smash[b]{\underset{\raise.3ex\hbox{$\scriptstyle\sim$}}{w}}\vphantom{w}}}^{\top} {\mathbf{B}}^{\top} \mathord{\smash[b]{\underset{\raise.3ex\hbox{$\scriptstyle\sim$}}{u}}\vphantom{u}} = {\mathopen{}\left({\mathord{\smash[b]{\underset{\raise.3ex\hbox{$\scriptstyle\sim$}}{w}}\vphantom{w}}}^{\top} {\mathbf{B}}^{\top} \mathord{\smash[b]{\underset{\raise.3ex\hbox{$\scriptstyle\sim$}}{u}}\vphantom{u}}\right)\mathclose{}}^{\top} \text{, which equals } {\mathord{\smash[b]{\underset{\raise.3ex\hbox{$\scriptstyle\sim$}}{u}}\vphantom{u}}}^{\top} \mathbf{B} \mathord{\smash[b]{\underset{\raise.3ex\hbox{$\scriptstyle\sim$}}{w}}\vphantom{w}} \text{; } 1 \times 1 \text{, }\text{Definition~3 in Matrices}\text{, }\text{Theorem~17 in Matrices}\text{)}
    \\
    &amp;= {\mathord{\smash[b]{\underset{\raise.3ex\hbox{$\scriptstyle\sim$}}{u}}\vphantom{u}}}^{\top} \mathbf{A} \mathord{\smash[b]{\underset{\raise.3ex\hbox{$\scriptstyle\sim$}}{u}}\vphantom{u}} + 2\,{\mathord{\smash[b]{\underset{\raise.3ex\hbox{$\scriptstyle\sim$}}{u}}\vphantom{u}}}^{\top} \mathbf{B} \mathord{\smash[b]{\underset{\raise.3ex\hbox{$\scriptstyle\sim$}}{w}}\vphantom{w}} + {\mathord{\smash[b]{\underset{\raise.3ex\hbox{$\scriptstyle\sim$}}{w}}\vphantom{w}}}^{\top} \mathbf{C} \mathord{\smash[b]{\underset{\raise.3ex\hbox{$\scriptstyle\sim$}}{w}}\vphantom{w}}.
    &amp;&amp; \text{(combine like terms)}
    \end{aligned}
    $$</w:t>
      </w:r>
    </w:p>
    <w:p>
      <w:pPr>
        <w:pStyle w:val="FirstParagraph"/>
      </w:pPr>
      <w:r>
        <w:rPr>
          <w:b/>
          <w:bCs/>
        </w:rPr>
        <w:t xml:space="preserve">Completing the square.</w:t>
      </w:r>
      <w:r>
        <w:t xml:space="preserve"> </w:t>
      </w:r>
      <w:r>
        <w:t xml:space="preserve">Write</w:t>
      </w:r>
      <w:r>
        <w:t xml:space="preserve"> </w:t>
      </w:r>
      <w:r>
        <w:t xml:space="preserve">$\mathord{\smash[b]{\underset{\raise.3ex\hbox{$\scriptstyle\sim$}}{d}}\vphantom{d}} \stackrel{\text{def}}{=}\mathbf{A}^{-1} \mathbf{B} \mathord{\smash[b]{\underset{\raise.3ex\hbox{$\scriptstyle\sim$}}{w}}\vphantom{w}}$</w:t>
      </w:r>
      <w:r>
        <w:t xml:space="preserve">, so</w:t>
      </w:r>
      <w:r>
        <w:t xml:space="preserve"> </w:t>
      </w:r>
      <w:r>
        <w:t xml:space="preserve">$\mathord{\smash[b]{\underset{\raise.3ex\hbox{$\scriptstyle\sim$}}{z}}\vphantom{z}} = \mathord{\smash[b]{\underset{\raise.3ex\hbox{$\scriptstyle\sim$}}{u}}\vphantom{u}} + \mathord{\smash[b]{\underset{\raise.3ex\hbox{$\scriptstyle\sim$}}{d}}\vphantom{d}}$</w:t>
      </w:r>
      <w:r>
        <w:t xml:space="preserve"> </w:t>
      </w:r>
      <w:r>
        <w:t xml:space="preserve">and</w:t>
      </w:r>
      <w:r>
        <w:t xml:space="preserve"> </w:t>
      </w:r>
      <w:r>
        <w:t xml:space="preserve">$\mathbf{A} \mathord{\smash[b]{\underset{\raise.3ex\hbox{$\scriptstyle\sim$}}{d}}\vphantom{d}} = \mathbf{B} \mathord{\smash[b]{\underset{\raise.3ex\hbox{$\scriptstyle\sim$}}{w}}\vphantom{w}}$</w:t>
      </w:r>
      <w:r>
        <w:t xml:space="preserve"> </w:t>
      </w:r>
      <w:r>
        <w:t xml:space="preserve">(</w:t>
      </w:r>
      <w:hyperlink r:id="rId60">
        <w:r>
          <w:rPr>
            <w:rStyle w:val="Hyperlink"/>
          </w:rPr>
          <w:t xml:space="preserve">Theorem 5 in Matrices</w:t>
        </w:r>
      </w:hyperlink>
      <w:r>
        <w:t xml:space="preserve">, 2,</w:t>
      </w:r>
      <w:r>
        <w:t xml:space="preserve"> </w:t>
      </w:r>
      <w:hyperlink r:id="rId57">
        <w:r>
          <w:rPr>
            <w:rStyle w:val="Hyperlink"/>
          </w:rPr>
          <w:t xml:space="preserve">Theorem 8 in Matrices</w:t>
        </w:r>
      </w:hyperlink>
      <w:r>
        <w:t xml:space="preserve">);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(</w:t>
      </w:r>
      <w:hyperlink r:id="rId115">
        <w:r>
          <w:rPr>
            <w:rStyle w:val="Hyperlink"/>
          </w:rPr>
          <w:t xml:space="preserve">Corollary 1 in Special Matrices and Decompositions</w:t>
        </w:r>
      </w:hyperlink>
      <w:r>
        <w:t xml:space="preserve">). Then</w:t>
      </w:r>
    </w:p>
    <w:p>
      <w:pPr>
        <w:pStyle w:val="BodyText"/>
      </w:pPr>
      <w:r>
        <w:t xml:space="preserve">$$
    \begin{aligned}
    {\mathord{\smash[b]{\underset{\raise.3ex\hbox{$\scriptstyle\sim$}}{z}}\vphantom{z}}}^{\top} \mathbf{A} \mathord{\smash[b]{\underset{\raise.3ex\hbox{$\scriptstyle\sim$}}{z}}\vphantom{z}}
    &amp;= (\mathord{\smash[b]{\underset{\raise.3ex\hbox{$\scriptstyle\sim$}}{u}}\vphantom{u}} + \mathord{\smash[b]{\underset{\raise.3ex\hbox{$\scriptstyle\sim$}}{d}}\vphantom{d}}) \cdot \mathbf{A}\,(\mathord{\smash[b]{\underset{\raise.3ex\hbox{$\scriptstyle\sim$}}{u}}\vphantom{u}} + \mathord{\smash[b]{\underset{\raise.3ex\hbox{$\scriptstyle\sim$}}{d}}\vphantom{d}})
    &amp;&amp; \text{(substitute } \mathord{\smash[b]{\underset{\raise.3ex\hbox{$\scriptstyle\sim$}}{z}}\vphantom{z}} = \mathord{\smash[b]{\underset{\raise.3ex\hbox{$\scriptstyle\sim$}}{u}}\vphantom{u}} + \mathord{\smash[b]{\underset{\raise.3ex\hbox{$\scriptstyle\sim$}}{d}}\vphantom{d}} \text{)}
    \\
    &amp;= (\mathord{\smash[b]{\underset{\raise.3ex\hbox{$\scriptstyle\sim$}}{u}}\vphantom{u}} + \mathord{\smash[b]{\underset{\raise.3ex\hbox{$\scriptstyle\sim$}}{d}}\vphantom{d}}) \cdot (\mathbf{A} \mathord{\smash[b]{\underset{\raise.3ex\hbox{$\scriptstyle\sim$}}{u}}\vphantom{u}} + \mathbf{A} \mathord{\smash[b]{\underset{\raise.3ex\hbox{$\scriptstyle\sim$}}{d}}\vphantom{d}})
    &amp;&amp; \text{(}\text{Theorem~6 in Matrices}\text{)}
    \\
    &amp;= {\mathord{\smash[b]{\underset{\raise.3ex\hbox{$\scriptstyle\sim$}}{u}}\vphantom{u}}}^{\top} \mathbf{A} \mathord{\smash[b]{\underset{\raise.3ex\hbox{$\scriptstyle\sim$}}{u}}\vphantom{u}} + {\mathord{\smash[b]{\underset{\raise.3ex\hbox{$\scriptstyle\sim$}}{u}}\vphantom{u}}}^{\top} \mathbf{A} \mathord{\smash[b]{\underset{\raise.3ex\hbox{$\scriptstyle\sim$}}{d}}\vphantom{d}} + {\mathord{\smash[b]{\underset{\raise.3ex\hbox{$\scriptstyle\sim$}}{d}}\vphantom{d}}}^{\top} \mathbf{A} \mathord{\smash[b]{\underset{\raise.3ex\hbox{$\scriptstyle\sim$}}{u}}\vphantom{u}} + {\mathord{\smash[b]{\underset{\raise.3ex\hbox{$\scriptstyle\sim$}}{d}}\vphantom{d}}}^{\top} \mathbf{A} \mathord{\smash[b]{\underset{\raise.3ex\hbox{$\scriptstyle\sim$}}{d}}\vphantom{d}}
    &amp;&amp; \text{(}\text{Theorem~5 in Direct Sums and Orthogonal Complements}\text{, both slots)}
    \\
    &amp;= {\mathord{\smash[b]{\underset{\raise.3ex\hbox{$\scriptstyle\sim$}}{u}}\vphantom{u}}}^{\top} \mathbf{A} \mathord{\smash[b]{\underset{\raise.3ex\hbox{$\scriptstyle\sim$}}{u}}\vphantom{u}} + {\mathord{\smash[b]{\underset{\raise.3ex\hbox{$\scriptstyle\sim$}}{u}}\vphantom{u}}}^{\top} \mathbf{A} \mathord{\smash[b]{\underset{\raise.3ex\hbox{$\scriptstyle\sim$}}{d}}\vphantom{d}} + {\mathord{\smash[b]{\underset{\raise.3ex\hbox{$\scriptstyle\sim$}}{u}}\vphantom{u}}}^{\top} \mathbf{A} \mathord{\smash[b]{\underset{\raise.3ex\hbox{$\scriptstyle\sim$}}{d}}\vphantom{d}} + {\mathord{\smash[b]{\underset{\raise.3ex\hbox{$\scriptstyle\sim$}}{d}}\vphantom{d}}}^{\top} \mathbf{A} \mathord{\smash[b]{\underset{\raise.3ex\hbox{$\scriptstyle\sim$}}{d}}\vphantom{d}}
    &amp;&amp; \text{(as in the expansion, with } {\mathbf{A}}^{\top} = \mathbf{A} \text{)}
    \\
    &amp;= {\mathord{\smash[b]{\underset{\raise.3ex\hbox{$\scriptstyle\sim$}}{u}}\vphantom{u}}}^{\top} \mathbf{A} \mathord{\smash[b]{\underset{\raise.3ex\hbox{$\scriptstyle\sim$}}{u}}\vphantom{u}} + 2\,{\mathord{\smash[b]{\underset{\raise.3ex\hbox{$\scriptstyle\sim$}}{u}}\vphantom{u}}}^{\top} \mathbf{A} \mathord{\smash[b]{\underset{\raise.3ex\hbox{$\scriptstyle\sim$}}{d}}\vphantom{d}} + {\mathord{\smash[b]{\underset{\raise.3ex\hbox{$\scriptstyle\sim$}}{d}}\vphantom{d}}}^{\top} \mathbf{A} \mathord{\smash[b]{\underset{\raise.3ex\hbox{$\scriptstyle\sim$}}{d}}\vphantom{d}}
    &amp;&amp; \text{(combine like terms)}
    \\
    &amp;= {\mathord{\smash[b]{\underset{\raise.3ex\hbox{$\scriptstyle\sim$}}{u}}\vphantom{u}}}^{\top} \mathbf{A} \mathord{\smash[b]{\underset{\raise.3ex\hbox{$\scriptstyle\sim$}}{u}}\vphantom{u}} + 2\,{\mathord{\smash[b]{\underset{\raise.3ex\hbox{$\scriptstyle\sim$}}{u}}\vphantom{u}}}^{\top} \mathbf{B} \mathord{\smash[b]{\underset{\raise.3ex\hbox{$\scriptstyle\sim$}}{w}}\vphantom{w}} + {\mathord{\smash[b]{\underset{\raise.3ex\hbox{$\scriptstyle\sim$}}{d}}\vphantom{d}}}^{\top} \mathbf{B} \mathord{\smash[b]{\underset{\raise.3ex\hbox{$\scriptstyle\sim$}}{w}}\vphantom{w}}
    &amp;&amp; \text{(} \mathbf{A} \mathord{\smash[b]{\underset{\raise.3ex\hbox{$\scriptstyle\sim$}}{d}}\vphantom{d}} = \mathbf{B} \mathord{\smash[b]{\underset{\raise.3ex\hbox{$\scriptstyle\sim$}}{w}}\vphantom{w}} \text{, twice)}
    \\
    &amp;= {\mathord{\smash[b]{\underset{\raise.3ex\hbox{$\scriptstyle\sim$}}{u}}\vphantom{u}}}^{\top} \mathbf{A} \mathord{\smash[b]{\underset{\raise.3ex\hbox{$\scriptstyle\sim$}}{u}}\vphantom{u}} + 2\,{\mathord{\smash[b]{\underset{\raise.3ex\hbox{$\scriptstyle\sim$}}{u}}\vphantom{u}}}^{\top} \mathbf{B} \mathord{\smash[b]{\underset{\raise.3ex\hbox{$\scriptstyle\sim$}}{w}}\vphantom{w}} + {\mathord{\smash[b]{\underset{\raise.3ex\hbox{$\scriptstyle\sim$}}{w}}\vphantom{w}}}^{\top}\,{\mathbf{B}}^{\top} \mathbf{A}^{-1} \mathbf{B} \mathord{\smash[b]{\underset{\raise.3ex\hbox{$\scriptstyle\sim$}}{w}}\vphantom{w}},
    &amp;&amp; \text{(} {\mathord{\smash[b]{\underset{\raise.3ex\hbox{$\scriptstyle\sim$}}{d}}\vphantom{d}}}^{\top} = {\mathord{\smash[b]{\underset{\raise.3ex\hbox{$\scriptstyle\sim$}}{w}}\vphantom{w}}}^{\top} {\mathbf{B}}^{\top} \mathbf{A}^{-1} \text{, }\text{Theorem~17 in Matrices}\text{, }\text{Corollary~1 in Special Matrices and Decompositions}\text{)}
    \end{aligned}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\begin{aligned}
    {\mathord{\smash[b]{\underset{\raise.3ex\hbox{$\scriptstyle\sim$}}{w}}\vphantom{w}}}^{\top} \mathbf{S} \mathord{\smash[b]{\underset{\raise.3ex\hbox{$\scriptstyle\sim$}}{w}}\vphantom{w}}
    &amp;= {\mathord{\smash[b]{\underset{\raise.3ex\hbox{$\scriptstyle\sim$}}{w}}\vphantom{w}}}^{\top}\,(\mathbf{C} - {\mathbf{B}}^{\top} \mathbf{A}^{-1} \mathbf{B})\,\mathord{\smash[b]{\underset{\raise.3ex\hbox{$\scriptstyle\sim$}}{w}}\vphantom{w}}
    &amp;&amp; \text{(substitute } \mathbf{S} \text{)}
    \\
    &amp;= {\mathord{\smash[b]{\underset{\raise.3ex\hbox{$\scriptstyle\sim$}}{w}}\vphantom{w}}}^{\top}\,(\mathbf{C} \mathord{\smash[b]{\underset{\raise.3ex\hbox{$\scriptstyle\sim$}}{w}}\vphantom{w}} - {\mathbf{B}}^{\top} \mathbf{A}^{-1} \mathbf{B} \mathord{\smash[b]{\underset{\raise.3ex\hbox{$\scriptstyle\sim$}}{w}}\vphantom{w}})
    &amp;&amp; \text{(}\text{Theorem~7 in Projections and Linear Systems}\text{, difference rule on the right)}
    \\
    &amp;= {\mathord{\smash[b]{\underset{\raise.3ex\hbox{$\scriptstyle\sim$}}{w}}\vphantom{w}}}^{\top} \mathbf{C} \mathord{\smash[b]{\underset{\raise.3ex\hbox{$\scriptstyle\sim$}}{w}}\vphantom{w}} - {\mathord{\smash[b]{\underset{\raise.3ex\hbox{$\scriptstyle\sim$}}{w}}\vphantom{w}}}^{\top}\,{\mathbf{B}}^{\top} \mathbf{A}^{-1} \mathbf{B} \mathord{\smash[b]{\underset{\raise.3ex\hbox{$\scriptstyle\sim$}}{w}}\vphantom{w}}.
    &amp;&amp; \text{(}\text{Theorem~7 in Projections and Linear Systems}\text{, difference rule on the left)}
    \end{aligned}
    $$</w:t>
      </w:r>
    </w:p>
    <w:p>
      <w:pPr>
        <w:pStyle w:val="FirstParagraph"/>
      </w:pPr>
      <w:r>
        <w:t xml:space="preserve">Adding the two displays, the</w:t>
      </w:r>
      <w:r>
        <w:t xml:space="preserve"> </w:t>
      </w:r>
      <w:r>
        <w:t xml:space="preserve">${\mathord{\smash[b]{\underset{\raise.3ex\hbox{$\scriptstyle\sim$}}{w}}\vphantom{w}}}^{\top}\,{\mathbf{B}}^{\top} \mathbf{A}^{-1} \mathbf{B} \mathord{\smash[b]{\underset{\raise.3ex\hbox{$\scriptstyle\sim$}}{w}}\vphantom{w}}$</w:t>
      </w:r>
      <w:r>
        <w:t xml:space="preserve"> </w:t>
      </w:r>
      <w:r>
        <w:t xml:space="preserve">terms cancel, leaving</w:t>
      </w:r>
      <w:r>
        <w:t xml:space="preserve"> </w:t>
      </w:r>
      <w:r>
        <w:t xml:space="preserve">${\mathord{\smash[b]{\underset{\raise.3ex\hbox{$\scriptstyle\sim$}}{u}}\vphantom{u}}}^{\top} \mathbf{A} \mathord{\smash[b]{\underset{\raise.3ex\hbox{$\scriptstyle\sim$}}{u}}\vphantom{u}} + 2\,{\mathord{\smash[b]{\underset{\raise.3ex\hbox{$\scriptstyle\sim$}}{u}}\vphantom{u}}}^{\top} \mathbf{B} \mathord{\smash[b]{\underset{\raise.3ex\hbox{$\scriptstyle\sim$}}{w}}\vphantom{w}} + {\mathord{\smash[b]{\underset{\raise.3ex\hbox{$\scriptstyle\sim$}}{w}}\vphantom{w}}}^{\top} \mathbf{C} \mathord{\smash[b]{\underset{\raise.3ex\hbox{$\scriptstyle\sim$}}{w}}\vphantom{w}}$</w:t>
      </w:r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t xml:space="preserve">${\mathord{\smash[b]{\underset{\raise.3ex\hbox{$\scriptstyle\sim$}}{v}}\vphantom{v}}}^{\top} \mathbf{X} \mathord{\smash[b]{\underset{\raise.3ex\hbox{$\scriptstyle\sim$}}{v}}\vphantom{v}}$</w:t>
      </w:r>
      <w:r>
        <w:t xml:space="preserve"> </w:t>
      </w:r>
      <w:r>
        <w:t xml:space="preserve">by</w:t>
      </w:r>
      <w:r>
        <w:t xml:space="preserve"> </w:t>
      </w:r>
      <w:hyperlink w:anchor="eq-block-quadratic">
        <w:r>
          <w:rPr>
            <w:rStyle w:val="Hyperlink"/>
          </w:rPr>
          <w:t xml:space="preserve">Equation 2</w:t>
        </w:r>
      </w:hyperlink>
      <w:r>
        <w:t xml:space="preserve">.</w:t>
      </w:r>
    </w:p>
    <w:bookmarkStart w:id="116" w:name="exm-block-quadratic"/>
    <w:p>
      <w:pPr>
        <w:pStyle w:val="BodyText"/>
      </w:pPr>
      <w:r>
        <w:rPr>
          <w:b/>
          <w:bCs/>
        </w:rPr>
        <w:t xml:space="preserve">Example 22 (The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case)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b</m:t>
                  </m:r>
                </m:e>
                <m:e>
                  <m: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 theorem reads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sSup>
            <m:e>
              <m:r>
                <m:t>u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b</m:t>
          </m:r>
          <m:r>
            <m:t>u</m:t>
          </m:r>
          <m:r>
            <m:t>w</m:t>
          </m:r>
          <m:r>
            <m:rPr>
              <m:sty m:val="p"/>
            </m:rPr>
            <m:t>+</m:t>
          </m:r>
          <m:r>
            <m:t>c</m:t>
          </m:r>
          <m:sSup>
            <m:e>
              <m:r>
                <m:t>w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t> 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u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b</m:t>
                  </m:r>
                </m:num>
                <m:den>
                  <m:r>
                    <m:t>a</m:t>
                  </m:r>
                </m:den>
              </m:f>
              <m:r>
                <m:t> </m:t>
              </m:r>
              <m:r>
                <m:t>w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c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a</m:t>
                  </m:r>
                </m:den>
              </m:f>
            </m:e>
          </m:d>
          <m:r>
            <m:t>​</m:t>
          </m:r>
          <m:r>
            <m:t> </m:t>
          </m:r>
          <m:sSup>
            <m:e>
              <m:r>
                <m:t>w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$\mathord{\smash[b]{\underset{\raise.3ex\hbox{$\scriptstyle\sim$}}{v}}\vphantom{v}} = (u, w)$</w:t>
      </w:r>
      <w:r>
        <w:t xml:space="preserve">: the familiar completing of the square.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+</m:t>
              </m:r>
              <m:r>
                <m:t>0.8</m:t>
              </m:r>
              <m:r>
                <m:t> </m:t>
              </m:r>
              <m:r>
                <m:t>w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1.6</m:t>
              </m:r>
              <m:r>
                <m:t> 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0.64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3.2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5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116"/>
    <w:bookmarkStart w:id="117" w:name="def-schur-complement"/>
    <w:p>
      <w:pPr>
        <w:pStyle w:val="FirstParagraph"/>
      </w:pPr>
      <w:r>
        <w:rPr>
          <w:b/>
          <w:bCs/>
        </w:rPr>
        <w:t xml:space="preserve">Definition 7 (Schur complement)</w:t>
      </w:r>
      <w:r>
        <w:t xml:space="preserve"> </w:t>
      </w:r>
      <w:r>
        <w:t xml:space="preserve">For a block 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bi"/>
                    </m:rPr>
                    <m:t>A</m:t>
                  </m:r>
                </m:e>
                <m:e>
                  <m:r>
                    <m:rPr>
                      <m:sty m:val="bi"/>
                    </m:rPr>
                    <m:t>B</m:t>
                  </m:r>
                </m:e>
              </m:mr>
              <m:m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e>
                  <m:r>
                    <m:rPr>
                      <m:sty m:val="bi"/>
                    </m:rP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as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invertible,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Schur complement</w:t>
      </w:r>
      <w:r>
        <w:t xml:space="preserve"> </w:t>
      </w:r>
      <w:r>
        <w:t xml:space="preserve">[7]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defined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15</w:t>
        </w:r>
      </w:hyperlink>
      <w:r>
        <w:t xml:space="preserve">.</w:t>
      </w:r>
    </w:p>
    <w:bookmarkEnd w:id="117"/>
    <w:bookmarkStart w:id="118" w:name="exm-schur-complement"/>
    <w:p>
      <w:pPr>
        <w:pStyle w:val="BodyText"/>
      </w:pPr>
      <w:r>
        <w:rPr>
          <w:b/>
          <w:bCs/>
        </w:rPr>
        <w:t xml:space="preserve">Example 23 (Schur complements of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 </w:t>
      </w:r>
    </w:p>
    <w:p>
      <w:pPr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16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that is,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f>
          <m:fPr>
            <m:type m:val="lin"/>
          </m:fPr>
          <m:num>
            <m:r>
              <m:t>9</m:t>
            </m:r>
          </m:num>
          <m:den>
            <m:r>
              <m:t>5</m:t>
            </m:r>
          </m:den>
        </m:f>
        <m:r>
          <m:rPr>
            <m:sty m:val="p"/>
          </m:rPr>
          <m:t>]</m:t>
        </m:r>
      </m:oMath>
      <w:r>
        <w:t xml:space="preserve">.</w:t>
      </w:r>
    </w:p>
    <w:p>
      <w:pPr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the top-left block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is not invertible,</w:t>
      </w:r>
      <w:r>
        <w:t xml:space="preserve"> </w:t>
      </w:r>
      <w:r>
        <w:t xml:space="preserve">so there is no Schur complement of it.</w:t>
      </w:r>
    </w:p>
    <w:bookmarkEnd w:id="118"/>
    <w:bookmarkStart w:id="119" w:name="thm-schur-test"/>
    <w:p>
      <w:pPr>
        <w:pStyle w:val="FirstParagraph"/>
      </w:pPr>
      <w:r>
        <w:rPr>
          <w:b/>
          <w:bCs/>
        </w:rPr>
        <w:t xml:space="preserve">Theorem 16 (Schur complement 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bi"/>
                    </m:rPr>
                    <m:t>A</m:t>
                  </m:r>
                </m:e>
                <m:e>
                  <m:r>
                    <m:rPr>
                      <m:sty m:val="bi"/>
                    </m:rPr>
                    <m:t>B</m:t>
                  </m:r>
                </m:e>
              </m:mr>
              <m:m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e>
                  <m:r>
                    <m:rPr>
                      <m:sty m:val="bi"/>
                    </m:rP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be as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15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positive definite (</w:t>
      </w:r>
      <w:hyperlink r:id="rId84">
        <w:r>
          <w:rPr>
            <w:rStyle w:val="Hyperlink"/>
          </w:rPr>
          <w:t xml:space="preserve">Definition 22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and its Schur complement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(</w:t>
      </w:r>
      <w:hyperlink w:anchor="def-schur-complement">
        <w:r>
          <w:rPr>
            <w:rStyle w:val="Hyperlink"/>
          </w:rPr>
          <w:t xml:space="preserve">Definition 7</w:t>
        </w:r>
      </w:hyperlink>
      <w:r>
        <w:t xml:space="preserve">) is positive definite.</w:t>
      </w:r>
    </w:p>
    <w:bookmarkEnd w:id="11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 so invertible (</w:t>
      </w:r>
      <w:hyperlink r:id="rId120">
        <w:r>
          <w:rPr>
            <w:rStyle w:val="Hyperlink"/>
          </w:rPr>
          <w:t xml:space="preserve">Theorem 16 in Special Matrices and Decompositions</w:t>
        </w:r>
      </w:hyperlink>
      <w:r>
        <w:t xml:space="preserve">),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defined.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symmetric.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$\mathord{\smash[b]{\underset{\raise.3ex\hbox{$\scriptstyle\sim$}}{v}}\vphantom{v}} = (\mathord{\smash[b]{\underset{\raise.3ex\hbox{$\scriptstyle\sim$}}{u}}\vphantom{u}}, \mathord{\smash[b]{\underset{\raise.3ex\hbox{$\scriptstyle\sim$}}{w}}\vphantom{w}}) \ne \mathord{\smash[b]{\underset{\raise.3ex\hbox{$\scriptstyle\sim$}}{0}}\vphantom{0}}$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$\mathord{\smash[b]{\underset{\raise.3ex\hbox{$\scriptstyle\sim$}}{z}}\vphantom{z}} = \mathord{\smash[b]{\underset{\raise.3ex\hbox{$\scriptstyle\sim$}}{u}}\vphantom{u}} + \mathbf{A}^{-1} \mathbf{B} \mathord{\smash[b]{\underset{\raise.3ex\hbox{$\scriptstyle\sim$}}{w}}\vphantom{w}}$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lock-quadratic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w:r>
        <w:t xml:space="preserve">${\mathord{\smash[b]{\underset{\raise.3ex\hbox{$\scriptstyle\sim$}}{v}}\vphantom{v}}}^{\top} \mathbf{X} \mathord{\smash[b]{\underset{\raise.3ex\hbox{$\scriptstyle\sim$}}{v}}\vphantom{v}} = {\mathord{\smash[b]{\underset{\raise.3ex\hbox{$\scriptstyle\sim$}}{z}}\vphantom{z}}}^{\top} \mathbf{A} \mathord{\smash[b]{\underset{\raise.3ex\hbox{$\scriptstyle\sim$}}{z}}\vphantom{z}} + {\mathord{\smash[b]{\underset{\raise.3ex\hbox{$\scriptstyle\sim$}}{w}}\vphantom{w}}}^{\top} \mathbf{S} \mathord{\smash[b]{\underset{\raise.3ex\hbox{$\scriptstyle\sim$}}{w}}\vphantom{w}}$</w:t>
      </w:r>
      <w:r>
        <w:t xml:space="preserve">,</w:t>
      </w:r>
      <w:r>
        <w:t xml:space="preserve"> </w:t>
      </w:r>
      <w:r>
        <w:t xml:space="preserve">and both terms are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$\mathord{\smash[b]{\underset{\raise.3ex\hbox{$\scriptstyle\sim$}}{w}}\vphantom{w}} \ne \mathord{\smash[b]{\underset{\raise.3ex\hbox{$\scriptstyle\sim$}}{0}}\vphantom{0}}$</w:t>
      </w:r>
      <w:r>
        <w:t xml:space="preserve">, the second term is positive.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$\mathord{\smash[b]{\underset{\raise.3ex\hbox{$\scriptstyle\sim$}}{w}}\vphantom{w}} = \mathord{\smash[b]{\underset{\raise.3ex\hbox{$\scriptstyle\sim$}}{0}}\vphantom{0}}$</w:t>
      </w:r>
      <w:r>
        <w:t xml:space="preserve">, then</w:t>
      </w:r>
      <w:r>
        <w:t xml:space="preserve"> </w:t>
      </w:r>
      <w:r>
        <w:t xml:space="preserve">$\mathord{\smash[b]{\underset{\raise.3ex\hbox{$\scriptstyle\sim$}}{u}}\vphantom{u}} \ne \mathord{\smash[b]{\underset{\raise.3ex\hbox{$\scriptstyle\sim$}}{0}}\vphantom{0}}$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$\mathord{\smash[b]{\underset{\raise.3ex\hbox{$\scriptstyle\sim$}}{z}}\vphantom{z}} = \mathord{\smash[b]{\underset{\raise.3ex\hbox{$\scriptstyle\sim$}}{u}}\vphantom{u}}$</w:t>
      </w:r>
      <w:r>
        <w:t xml:space="preserve">, so the first term is positive.</w:t>
      </w:r>
      <w:r>
        <w:t xml:space="preserve"> </w:t>
      </w:r>
      <w:r>
        <w:t xml:space="preserve">Either way</w:t>
      </w:r>
      <w:r>
        <w:t xml:space="preserve"> </w:t>
      </w:r>
      <w:r>
        <w:t xml:space="preserve">${\mathord{\smash[b]{\underset{\raise.3ex\hbox{$\scriptstyle\sim$}}{v}}\vphantom{v}}}^{\top} \mathbf{X} \mathord{\smash[b]{\underset{\raise.3ex\hbox{$\scriptstyle\sim$}}{v}}\vphantom{v}} &gt; 0$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 top-left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block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 so it is positive definite (</w:t>
      </w:r>
      <w:hyperlink w:anchor="thm-pd-submatrix">
        <w:r>
          <w:rPr>
            <w:rStyle w:val="Hyperlink"/>
          </w:rPr>
          <w:t xml:space="preserve">Theorem 14</w:t>
        </w:r>
      </w:hyperlink>
      <w:r>
        <w:t xml:space="preserve">),</w:t>
      </w:r>
      <w:r>
        <w:t xml:space="preserve"> </w:t>
      </w:r>
      <w:r>
        <w:t xml:space="preserve">and invertible (</w:t>
      </w:r>
      <w:hyperlink r:id="rId120">
        <w:r>
          <w:rPr>
            <w:rStyle w:val="Hyperlink"/>
          </w:rPr>
          <w:t xml:space="preserve">Theorem 16 in Special Matrices and Decompositions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6">
        <w:r>
          <w:rPr>
            <w:rStyle w:val="Hyperlink"/>
          </w:rPr>
          <w:t xml:space="preserve">Theorem 17 in Matrices</w:t>
        </w:r>
      </w:hyperlink>
      <w:r>
        <w:t xml:space="preserve">,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B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hyperlink r:id="rId115">
        <w:r>
          <w:rPr>
            <w:rStyle w:val="Hyperlink"/>
          </w:rPr>
          <w:t xml:space="preserve">Corollary 1 in Special Matrices and Decompositions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 symmetric,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is symmetric</w:t>
      </w:r>
      <w:r>
        <w:t xml:space="preserve"> </w:t>
      </w:r>
      <w:r>
        <w:t xml:space="preserve">(the transpose of a difference is the difference of the transposes, entry by entry,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$\mathord{\smash[b]{\underset{\raise.3ex\hbox{$\scriptstyle\sim$}}{w}}\vphantom{w}} \ne \mathord{\smash[b]{\underset{\raise.3ex\hbox{$\scriptstyle\sim$}}{0}}\vphantom{0}}$</w:t>
      </w:r>
      <w:r>
        <w:t xml:space="preserve">, take</w:t>
      </w:r>
      <w:r>
        <w:t xml:space="preserve"> </w:t>
      </w:r>
      <w:r>
        <w:t xml:space="preserve">$\mathord{\smash[b]{\underset{\raise.3ex\hbox{$\scriptstyle\sim$}}{u}}\vphantom{u}} = -\mathbf{A}^{-1} \mathbf{B} \mathord{\smash[b]{\underset{\raise.3ex\hbox{$\scriptstyle\sim$}}{w}}\vphantom{w}}$</w:t>
      </w:r>
      <w:r>
        <w:t xml:space="preserve">, so</w:t>
      </w:r>
      <w:r>
        <w:t xml:space="preserve"> </w:t>
      </w:r>
      <w:r>
        <w:t xml:space="preserve">$\mathord{\smash[b]{\underset{\raise.3ex\hbox{$\scriptstyle\sim$}}{z}}\vphantom{z}} = \mathord{\smash[b]{\underset{\raise.3ex\hbox{$\scriptstyle\sim$}}{0}}\vphantom{0}}$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= (\mathord{\smash[b]{\underset{\raise.3ex\hbox{$\scriptstyle\sim$}}{u}}\vphantom{u}}, \mathord{\smash[b]{\underset{\raise.3ex\hbox{$\scriptstyle\sim$}}{w}}\vphantom{w}}) \ne \mathord{\smash[b]{\underset{\raise.3ex\hbox{$\scriptstyle\sim$}}{0}}\vphantom{0}}$</w:t>
      </w:r>
      <w:r>
        <w:t xml:space="preserve">; then</w:t>
      </w:r>
      <w:r>
        <w:t xml:space="preserve"> </w:t>
      </w:r>
      <w:r>
        <w:t xml:space="preserve">${\mathord{\smash[b]{\underset{\raise.3ex\hbox{$\scriptstyle\sim$}}{w}}\vphantom{w}}}^{\top} \mathbf{S} \mathord{\smash[b]{\underset{\raise.3ex\hbox{$\scriptstyle\sim$}}{w}}\vphantom{w}} = {\mathord{\smash[b]{\underset{\raise.3ex\hbox{$\scriptstyle\sim$}}{v}}\vphantom{v}}}^{\top} \mathbf{X} \mathord{\smash[b]{\underset{\raise.3ex\hbox{$\scriptstyle\sim$}}{v}}\vphantom{v}} &gt; 0$</w:t>
      </w:r>
      <w:r>
        <w:t xml:space="preserve"> </w:t>
      </w:r>
      <w:r>
        <w:t xml:space="preserve">(</w:t>
      </w:r>
      <w:hyperlink w:anchor="thm-block-quadratic">
        <w:r>
          <w:rPr>
            <w:rStyle w:val="Hyperlink"/>
          </w:rPr>
          <w:t xml:space="preserve">Theorem 15</w:t>
        </w:r>
      </w:hyperlink>
      <w:r>
        <w:t xml:space="preserve">).</w:t>
      </w:r>
    </w:p>
    <w:bookmarkStart w:id="121" w:name="exm-schur-test"/>
    <w:p>
      <w:pPr>
        <w:pStyle w:val="BodyText"/>
      </w:pPr>
      <w:r>
        <w:rPr>
          <w:b/>
          <w:bCs/>
        </w:rPr>
        <w:t xml:space="preserve">Example 24 (Testing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A symmetric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b</m:t>
                  </m:r>
                </m:e>
                <m:e>
                  <m: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f>
          <m:fPr>
            <m:type m:val="lin"/>
          </m:fPr>
          <m:num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num>
          <m:den>
            <m:r>
              <m:t>a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, that is,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t>c</m:t>
        </m:r>
        <m:r>
          <m:rPr>
            <m:sty m:val="p"/>
          </m:rPr>
          <m:t>&gt;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p"/>
          </m:rPr>
          <m:t>[</m:t>
        </m:r>
        <m:r>
          <m:t>s</m:t>
        </m:r>
        <m:r>
          <m:rPr>
            <m:sty m:val="p"/>
          </m:rPr>
          <m:t>]</m:t>
        </m:r>
      </m:oMath>
      <w:r>
        <w:t xml:space="preserve"> </w:t>
      </w:r>
      <w:r>
        <w:t xml:space="preserve">is positive definite exactly when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s</m:t>
        </m:r>
        <m:r>
          <m:t>x</m:t>
        </m:r>
        <m:r>
          <m:rPr>
            <m:sty m:val="p"/>
          </m:rPr>
          <m:t>=</m:t>
        </m:r>
        <m:r>
          <m:t>s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</w:t>
      </w:r>
    </w:p>
    <w:p>
      <w:pPr>
        <w:pStyle w:val="Compact"/>
        <w:numPr>
          <w:ilvl w:val="0"/>
          <w:numId w:val="1016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r>
          <m:t>5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9</m:t>
            </m:r>
          </m:num>
          <m:den>
            <m:r>
              <m:t>5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exm-schur-complement">
        <w:r>
          <w:rPr>
            <w:rStyle w:val="Hyperlink"/>
          </w:rPr>
          <w:t xml:space="preserve">Example 23</w:t>
        </w:r>
      </w:hyperlink>
      <w:r>
        <w:t xml:space="preserve">),</w:t>
      </w:r>
      <w:r>
        <w:t xml:space="preserve"> </w:t>
      </w:r>
      <w:r>
        <w:t xml:space="preserve">so it is positive definite.</w:t>
      </w:r>
    </w:p>
    <w:p>
      <w:pPr>
        <w:pStyle w:val="Compact"/>
        <w:numPr>
          <w:ilvl w:val="0"/>
          <w:numId w:val="1016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,</w:t>
      </w:r>
      <w:r>
        <w:t xml:space="preserve"> </w:t>
      </w:r>
      <w:r>
        <w:t xml:space="preserve">so it is not, as</w:t>
      </w:r>
      <w:r>
        <w:t xml:space="preserve"> </w:t>
      </w:r>
      <w:hyperlink r:id="rId91">
        <w:r>
          <w:rPr>
            <w:rStyle w:val="Hyperlink"/>
          </w:rPr>
          <w:t xml:space="preserve">Example 30 in Special Matrices and Decompositions</w:t>
        </w:r>
      </w:hyperlink>
      <w:r>
        <w:t xml:space="preserve"> </w:t>
      </w:r>
      <w:r>
        <w:t xml:space="preserve">found directly.</w:t>
      </w:r>
    </w:p>
    <w:bookmarkEnd w:id="121"/>
    <w:bookmarkStart w:id="123" w:name="thm-cholesky"/>
    <w:p>
      <w:pPr>
        <w:pStyle w:val="FirstParagraph"/>
      </w:pPr>
      <w:r>
        <w:rPr>
          <w:b/>
          <w:bCs/>
        </w:rPr>
        <w:t xml:space="preserve">Theorem 17 (Cholesky factorization)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r:id="rId84">
        <w:r>
          <w:rPr>
            <w:rStyle w:val="Hyperlink"/>
          </w:rPr>
          <w:t xml:space="preserve">Definition 22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some lower triangular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(</w:t>
      </w:r>
      <w:hyperlink r:id="rId122">
        <w:r>
          <w:rPr>
            <w:rStyle w:val="Hyperlink"/>
          </w:rPr>
          <w:t xml:space="preserve">Definition 8 in Projections and Linear Systems</w:t>
        </w:r>
      </w:hyperlink>
      <w:r>
        <w:t xml:space="preserve">) with positive diagonal entries.</w:t>
      </w:r>
      <w:r>
        <w:t xml:space="preserve"> </w:t>
      </w:r>
      <w:r>
        <w:t xml:space="preserve">For a positive definite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that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unique;</w:t>
      </w:r>
      <w:r>
        <w:t xml:space="preserve"> </w:t>
      </w:r>
      <w:r>
        <w:t xml:space="preserve">it is the</w:t>
      </w:r>
      <w:r>
        <w:t xml:space="preserve"> </w:t>
      </w:r>
      <w:r>
        <w:rPr>
          <w:b/>
          <w:bCs/>
        </w:rPr>
        <w:t xml:space="preserve">Cholesky factor</w:t>
      </w:r>
      <w:r>
        <w:t xml:space="preserve"> </w:t>
      </w:r>
      <w:r>
        <w:t xml:space="preserve">[8]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upper triangular with positive diagonal (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${\mathbf{L}}^{\top} \mathord{\smash[b]{\underset{\raise.3ex\hbox{$\scriptstyle\sim$}}{x}}\vphantom{x}}= \mathord{\smash[b]{\underset{\raise.3ex\hbox{$\scriptstyle\sim$}}{0}}\vphantom{0}}$</w:t>
      </w:r>
      <w:r>
        <w:t xml:space="preserve"> </w:t>
      </w:r>
      <w:r>
        <w:t xml:space="preserve">only for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\mathord{\smash[b]{\underset{\raise.3ex\hbox{$\scriptstyle\sim$}}{0}}\vphantom{0}}$</w:t>
      </w:r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Theorem 16 in Projections and Linear Systems</w:t>
        </w:r>
      </w:hyperlink>
      <w:r>
        <w:t xml:space="preserve">),</w:t>
      </w:r>
      <w:r>
        <w:t xml:space="preserve"> </w:t>
      </w:r>
      <w:r>
        <w:t xml:space="preserve">and the columns of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r:id="rId70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hyperlink r:id="rId63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L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</w:t>
      </w:r>
      <w:r>
        <w:t xml:space="preserve"> </w:t>
      </w:r>
      <w:r>
        <w:t xml:space="preserve">is positive definite (</w:t>
      </w:r>
      <w:hyperlink w:anchor="thm-pd-gram">
        <w:r>
          <w:rPr>
            <w:rStyle w:val="Hyperlink"/>
          </w:rPr>
          <w:t xml:space="preserve">Theorem 10</w:t>
        </w:r>
      </w:hyperlink>
      <w:r>
        <w:t xml:space="preserve">, part 2).</w:t>
      </w:r>
    </w:p>
    <w:p>
      <w:pPr>
        <w:pStyle w:val="BodyText"/>
      </w:pPr>
      <w:r>
        <w:rPr>
          <w:b/>
          <w:bCs/>
        </w:rPr>
        <w:t xml:space="preserve">Only if, with uniqueness, by</w:t>
      </w:r>
      <w:r>
        <w:rPr>
          <w:b/>
          <w:bCs/>
        </w:rPr>
        <w:t xml:space="preserve"> </w:t>
      </w:r>
      <w:hyperlink r:id="rId36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pd-submatrix">
        <w:r>
          <w:rPr>
            <w:rStyle w:val="Hyperlink"/>
          </w:rPr>
          <w:t xml:space="preserve">Theorem 14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  <m:r>
          <m:t> 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holds exactly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&gt;</m:t>
        </m:r>
        <m:r>
          <m:t>1</m:t>
        </m:r>
      </m:oMath>
      <w:r>
        <w:t xml:space="preserve">, assume every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has exactly one such factor, and split off the first row and column.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 so its first row is the transpose of its first column:</w:t>
      </w:r>
    </w:p>
    <w:p>
      <w:pPr>
        <w:pStyle w:val="BodyText"/>
      </w:pPr>
      <w:r>
        <w:t xml:space="preserve">$$
    \mathbf{A} = \begin{bmatrix} a_{11} &amp; {\mathord{\smash[b]{\underset{\raise.3ex\hbox{$\scriptstyle\sim$}}{b}}\vphantom{b}}}^{\top} \\ \mathord{\smash[b]{\underset{\raise.3ex\hbox{$\scriptstyle\sim$}}{b}}\vphantom{b}} &amp; \mathbf{A}_{22} \end{bmatrix},
    \qquad
    \mathbf{L} = \begin{bmatrix} \ell_{11} &amp; \mathord{\smash[b]{\underset{\raise.3ex\hbox{$\scriptstyle\sim$}}{0}}\vphantom{0}}_{1 \times (p-1)} \\ \mathord{\smash[b]{\underset{\raise.3ex\hbox{$\scriptstyle\sim$}}{g}}\vphantom{g}} &amp; \mathbf{L}_{22} \end{bmatrix},
    \qquad
    {\mathbf{L}}^{\top} = \begin{bmatrix} \ell_{11} &amp; {\mathord{\smash[b]{\underset{\raise.3ex\hbox{$\scriptstyle\sim$}}{g}}\vphantom{g}}}^{\top} \\ \mathord{\smash[b]{\underset{\raise.3ex\hbox{$\scriptstyle\sim$}}{0}}\vphantom{0}}_{(p-1) \times 1} &amp; {\mathbf{L}_{22}}^{\top} \end{bmatrix},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$\mathord{\smash[b]{\underset{\raise.3ex\hbox{$\scriptstyle\sim$}}{b}}\vphantom{b}}, \mathord{\smash[b]{\underset{\raise.3ex\hbox{$\scriptstyle\sim$}}{g}}\vphantom{g}} \in \mathbb{R}^{p-1}$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entries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A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are their entries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this form by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lower triangular with positive diagonal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 its first row is otherwise zero,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is lower triangular with positive diagonal;</w:t>
      </w:r>
      <w:r>
        <w:t xml:space="preserve"> </w:t>
      </w:r>
      <w:r>
        <w:t xml:space="preserve">$\mathord{\smash[b]{\underset{\raise.3ex\hbox{$\scriptstyle\sim$}}{g}}\vphantom{g}}$</w:t>
      </w:r>
      <w:r>
        <w:t xml:space="preserve"> </w:t>
      </w:r>
      <w:r>
        <w:t xml:space="preserve">can be anything.</w:t>
      </w:r>
      <w:r>
        <w:t xml:space="preserve"> </w:t>
      </w:r>
      <w:r>
        <w:t xml:space="preserve">So choosing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means choosing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$\mathord{\smash[b]{\underset{\raise.3ex\hbox{$\scriptstyle\sim$}}{g}}\vphantom{g}}$</w:t>
      </w:r>
      <w:r>
        <w:t xml:space="preserve"> </w:t>
      </w:r>
      <w:r>
        <w:t xml:space="preserve">and such an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r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r</m:t>
                </m:r>
              </m:sub>
            </m:sSub>
          </m:e>
        </m:nary>
        <m:r>
          <m:t> </m:t>
        </m:r>
        <m:sSub>
          <m:e>
            <m:r>
              <m:t>ℓ</m:t>
            </m:r>
          </m:e>
          <m:sub>
            <m:r>
              <m:t>j</m:t>
            </m:r>
            <m:r>
              <m:t>r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  <m:r>
              <m:t>r</m:t>
            </m:r>
          </m:sub>
        </m:sSub>
      </m:oMath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(1,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Row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and row</w:t>
      </w:r>
      <w:r>
        <w:t xml:space="preserve"> </w:t>
      </w:r>
      <m:oMath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g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So, for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w:r>
        <w:t xml:space="preserve">$$
    \begin{aligned}
    (\mathbf{L} {\mathbf{L}}^{\top})_{11}
    &amp;= \ell_{11}\,\ell_{11} + \sum_{r=2}^{p} 0 \cdot 0 \\
    &amp;= \ell_{11}^2,
    &amp;&amp; \text{(rows 1 and 1)}
    \\
    (\mathbf{L} {\mathbf{L}}^{\top})_{i+1,1}
    &amp;= g_i\,\ell_{11} + \sum_{r=2}^{p} (\mathbf{L}_{22})_{i,r-1} \cdot 0 \\
    &amp;= \ell_{11}\,g_i,
    &amp;&amp; \text{(rows } i + 1 \text{ and } 1 \text{)}
    \\
    (\mathbf{L} {\mathbf{L}}^{\top})_{i+1,j+1}
    &amp;= g_i\,g_j + \sum_{r=2}^{p} (\mathbf{L}_{22})_{i,r-1}\,(\mathbf{L}_{22})_{j,r-1}
    &amp;&amp; \text{(rows } i + 1 \text{ and } j + 1 \text{)}
    \\
    &amp;= (\mathord{\smash[b]{\underset{\raise.3ex\hbox{$\scriptstyle\sim$}}{g}}\vphantom{g}} {\mathord{\smash[b]{\underset{\raise.3ex\hbox{$\scriptstyle\sim$}}{g}}\vphantom{g}}}^{\top})_{ij} + (\mathbf{L}_{22} {\mathbf{L}_{22}}^{\top})_{ij}.
    &amp;&amp; \text{(}\text{Definition~7 in Matrices}\text{, with } s = r - 1 \text{)}
    \end{aligned}
    $$</w:t>
      </w:r>
    </w:p>
    <w:p>
      <w:pPr>
        <w:pStyle w:val="FirstParagraph"/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t> </m:t>
        </m:r>
        <m:sSub>
          <m:e>
            <m:r>
              <m:t>g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by the same computation with the roles swapped,</w:t>
      </w:r>
      <w:r>
        <w:t xml:space="preserve"> </w:t>
      </w:r>
      <w:r>
        <w:t xml:space="preserve">the transpose of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block;</w:t>
      </w:r>
      <w:r>
        <w:t xml:space="preserve"> </w:t>
      </w:r>
      <w:r>
        <w:t xml:space="preserve">it matches</w:t>
      </w:r>
      <w:r>
        <w:t xml:space="preserve"> </w:t>
      </w:r>
      <w:r>
        <w:t xml:space="preserve">${\mathord{\smash[b]{\underset{\raise.3ex\hbox{$\scriptstyle\sim$}}{b}}\vphantom{b}}}^{\top}$</w:t>
      </w:r>
      <w:r>
        <w:t xml:space="preserve"> </w:t>
      </w:r>
      <w:r>
        <w:t xml:space="preserve">exactly when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block matches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,</w:t>
      </w:r>
      <w:r>
        <w:t xml:space="preserve"> </w:t>
      </w:r>
      <w:r>
        <w:t xml:space="preserve">which is where the symmetry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used.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says exactly</w:t>
      </w:r>
    </w:p>
    <w:p>
      <w:pPr>
        <w:pStyle w:val="BodyText"/>
      </w:pPr>
      <w:r>
        <w:t xml:space="preserve">$$
    \ell_{11}^2 = a_{11}, \qquad
    \ell_{11}\,\mathord{\smash[b]{\underset{\raise.3ex\hbox{$\scriptstyle\sim$}}{g}}\vphantom{g}} = \mathord{\smash[b]{\underset{\raise.3ex\hbox{$\scriptstyle\sim$}}{b}}\vphantom{b}}, \qquad
    \mathord{\smash[b]{\underset{\raise.3ex\hbox{$\scriptstyle\sim$}}{g}}\vphantom{g}} {\mathord{\smash[b]{\underset{\raise.3ex\hbox{$\scriptstyle\sim$}}{g}}\vphantom{g}}}^{\top} + \mathbf{L}_{22} {\mathbf{L}_{22}}^{\top} = \mathbf{A}_{22}.
    $$</w:t>
      </w:r>
    </w:p>
    <w:p>
      <w:pPr>
        <w:pStyle w:val="FirstParagraph"/>
      </w:pP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pd-submatrix">
        <w:r>
          <w:rPr>
            <w:rStyle w:val="Hyperlink"/>
          </w:rPr>
          <w:t xml:space="preserve">Theorem 14</w:t>
        </w:r>
      </w:hyperlink>
      <w:r>
        <w:t xml:space="preserve">), so the first equation with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sSub>
              <m:e>
                <m:r>
                  <m:t>a</m:t>
                </m:r>
              </m:e>
              <m:sub>
                <m:r>
                  <m:t>11</m:t>
                </m:r>
              </m:sub>
            </m:sSub>
          </m:e>
        </m:rad>
      </m:oMath>
      <w:r>
        <w:t xml:space="preserve">;</w:t>
      </w:r>
      <w:r>
        <w:t xml:space="preserve"> </w:t>
      </w:r>
      <w:r>
        <w:t xml:space="preserve">the second then forces</w:t>
      </w:r>
      <w:r>
        <w:t xml:space="preserve"> </w:t>
      </w:r>
      <w:r>
        <w:t xml:space="preserve">$\mathord{\smash[b]{\underset{\raise.3ex\hbox{$\scriptstyle\sim$}}{g}}\vphantom{g}} = \tfrac{1}{\ell_{11}}\,\mathord{\smash[b]{\underset{\raise.3ex\hbox{$\scriptstyle\sim$}}{b}}\vphantom{b}}$</w:t>
      </w:r>
      <w:r>
        <w:t xml:space="preserve">;</w:t>
      </w:r>
      <w:r>
        <w:t xml:space="preserve"> </w:t>
      </w:r>
      <w:r>
        <w:t xml:space="preserve">and the third becomes</w:t>
      </w:r>
    </w:p>
    <w:p>
      <w:pPr>
        <w:pStyle w:val="BodyText"/>
      </w:pPr>
      <w:r>
        <w:t xml:space="preserve">$$
    \begin{aligned}
    \mathbf{L}_{22} {\mathbf{L}_{22}}^{\top}
    &amp;= \mathbf{A}_{22} - \mathord{\smash[b]{\underset{\raise.3ex\hbox{$\scriptstyle\sim$}}{g}}\vphantom{g}} {\mathord{\smash[b]{\underset{\raise.3ex\hbox{$\scriptstyle\sim$}}{g}}\vphantom{g}}}^{\top}
    &amp;&amp; \text{(subtract } \mathord{\smash[b]{\underset{\raise.3ex\hbox{$\scriptstyle\sim$}}{g}}\vphantom{g}} {\mathord{\smash[b]{\underset{\raise.3ex\hbox{$\scriptstyle\sim$}}{g}}\vphantom{g}}}^{\top} \text{)}
    \\
    &amp;= \mathbf{A}_{22} - \mathopen{}\left(\tfrac{1}{\ell_{11}}\,\mathord{\smash[b]{\underset{\raise.3ex\hbox{$\scriptstyle\sim$}}{b}}\vphantom{b}}\right)\mathclose{} {\mathopen{}\left(\tfrac{1}{\ell_{11}}\,\mathord{\smash[b]{\underset{\raise.3ex\hbox{$\scriptstyle\sim$}}{b}}\vphantom{b}}\right)\mathclose{}}^{\top}
    &amp;&amp; \text{(substitute } \mathord{\smash[b]{\underset{\raise.3ex\hbox{$\scriptstyle\sim$}}{g}}\vphantom{g}} \text{)}
    \\
    &amp;= \mathbf{A}_{22} - \tfrac{1}{\ell_{11}^2}\,\mathord{\smash[b]{\underset{\raise.3ex\hbox{$\scriptstyle\sim$}}{b}}\vphantom{b}} {\mathord{\smash[b]{\underset{\raise.3ex\hbox{$\scriptstyle\sim$}}{b}}\vphantom{b}}}^{\top}
    &amp;&amp; \text{(}\text{Definition~3 in Matrices}\text{, }\text{Theorem~7 in Projections and Linear Systems}\text{)}
    \\
    &amp;= \mathbf{A}_{22} - \tfrac{1}{a_{11}}\,\mathord{\smash[b]{\underset{\raise.3ex\hbox{$\scriptstyle\sim$}}{b}}\vphantom{b}} {\mathord{\smash[b]{\underset{\raise.3ex\hbox{$\scriptstyle\sim$}}{b}}\vphantom{b}}}^{\top}.
    &amp;&amp; \text{(} \ell_{11}^2 = a_{11} \text{)}
    \end{aligned}
    $$</w:t>
      </w:r>
    </w:p>
    <w:p>
      <w:pPr>
        <w:pStyle w:val="FirstParagraph"/>
      </w:pPr>
      <w:r>
        <w:t xml:space="preserve">Here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/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 with</w:t>
      </w:r>
      <w:r>
        <w:t xml:space="preserve"> </w:t>
      </w:r>
      <w:r>
        <w:t xml:space="preserve">$\mathbf{B} = {\mathord{\smash[b]{\underset{\raise.3ex\hbox{$\scriptstyle\sim$}}{b}}\vphantom{b}}}^{\top}$</w:t>
      </w:r>
      <w:r>
        <w:t xml:space="preserve"> </w:t>
      </w:r>
      <w:r>
        <w:t xml:space="preserve">in</w:t>
      </w:r>
      <w:r>
        <w:t xml:space="preserve"> </w:t>
      </w:r>
      <w:hyperlink w:anchor="def-schur-complement">
        <w:r>
          <w:rPr>
            <w:rStyle w:val="Hyperlink"/>
          </w:rPr>
          <w:t xml:space="preserve">Definition 7</w:t>
        </w:r>
      </w:hyperlink>
      <w:r>
        <w:t xml:space="preserve">,</w:t>
      </w:r>
    </w:p>
    <w:p>
      <w:pPr>
        <w:pStyle w:val="BodyText"/>
      </w:pPr>
      <w:r>
        <w:t xml:space="preserve">$$
    \begin{aligned}
    {\mathbf{B}}^{\top}\,[a_{11}]^{-1} \mathbf{B} &amp;= \mathord{\smash[b]{\underset{\raise.3ex\hbox{$\scriptstyle\sim$}}{b}}\vphantom{b}}\,\tfrac{1}{a_{11}}\,{\mathord{\smash[b]{\underset{\raise.3ex\hbox{$\scriptstyle\sim$}}{b}}\vphantom{b}}}^{\top} \\
    &amp;= \tfrac{1}{a_{11}}\,\mathord{\smash[b]{\underset{\raise.3ex\hbox{$\scriptstyle\sim$}}{b}}\vphantom{b}} {\mathord{\smash[b]{\underset{\raise.3ex\hbox{$\scriptstyle\sim$}}{b}}\vphantom{b}}}^{\top}
    \end{aligned}
    $$</w:t>
      </w:r>
    </w:p>
    <w:p>
      <w:pPr>
        <w:pStyle w:val="FirstParagraph"/>
      </w:pPr>
      <w:r>
        <w:t xml:space="preserve">(</w:t>
      </w:r>
      <w:hyperlink r:id="rId56">
        <w:r>
          <w:rPr>
            <w:rStyle w:val="Hyperlink"/>
          </w:rPr>
          <w:t xml:space="preserve">Theorem 7 in Projections and Linear Systems</w:t>
        </w:r>
      </w:hyperlink>
      <w:r>
        <w:t xml:space="preserve">),</w:t>
      </w:r>
      <w:r>
        <w:t xml:space="preserve"> </w:t>
      </w:r>
      <w:r>
        <w:t xml:space="preserve">and the right side is the Schur complement of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It is positive definite by</w:t>
      </w:r>
      <w:r>
        <w:t xml:space="preserve"> </w:t>
      </w:r>
      <w:hyperlink w:anchor="thm-schur-test">
        <w:r>
          <w:rPr>
            <w:rStyle w:val="Hyperlink"/>
          </w:rPr>
          <w:t xml:space="preserve">Theorem 16</w:t>
        </w:r>
      </w:hyperlink>
      <w:r>
        <w:t xml:space="preserve"> </w:t>
      </w:r>
      <w:r>
        <w:t xml:space="preserve">(with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is symmetric 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is).</w:t>
      </w:r>
      <w:r>
        <w:t xml:space="preserve"> </w:t>
      </w:r>
      <w:r>
        <w:t xml:space="preserve">By the induction hypothesis it has exactly one factor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of the required kind.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exists and is unique.</w:t>
      </w:r>
    </w:p>
    <w:bookmarkStart w:id="124" w:name="exm-cholesky"/>
    <w:p>
      <w:pPr>
        <w:pStyle w:val="BodyText"/>
      </w:pPr>
      <w:r>
        <w:rPr>
          <w:b/>
          <w:bCs/>
        </w:rPr>
        <w:t xml:space="preserve">Example 25 (Two Cholesky factors)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21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7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,</w:t>
      </w:r>
      <w:r>
        <w:t xml:space="preserve"> </w:t>
      </w:r>
      <m:oMath>
        <m:sSub>
          <m:e>
            <m:r>
              <m:t>ℓ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4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16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Schur complement of</w:t>
      </w:r>
      <w:r>
        <w:t xml:space="preserve"> </w:t>
      </w:r>
      <w:hyperlink w:anchor="exm-schur-complement">
        <w:r>
          <w:rPr>
            <w:rStyle w:val="Hyperlink"/>
          </w:rPr>
          <w:t xml:space="preserve">Example 23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3</m:t>
            </m:r>
          </m:num>
          <m:den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den>
        </m:f>
      </m:oMath>
      <w:r>
        <w:t xml:space="preserve">.</w:t>
      </w:r>
    </w:p>
    <w:p>
      <w:pPr>
        <w:numPr>
          <w:ilvl w:val="0"/>
          <w:numId w:val="1017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the method breaks down: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has no real solution,</w:t>
      </w:r>
      <w:r>
        <w:t xml:space="preserve"> </w:t>
      </w:r>
      <w:r>
        <w:t xml:space="preserve">matching the failure of the Schur complement test (</w:t>
      </w:r>
      <w:hyperlink w:anchor="exm-schur-test">
        <w:r>
          <w:rPr>
            <w:rStyle w:val="Hyperlink"/>
          </w:rPr>
          <w:t xml:space="preserve">Example 24</w:t>
        </w:r>
      </w:hyperlink>
      <w:r>
        <w:t xml:space="preserve">).</w:t>
      </w:r>
    </w:p>
    <w:bookmarkEnd w:id="124"/>
    <w:bookmarkStart w:id="141" w:name="refs"/>
    <w:bookmarkStart w:id="126" w:name="ref-zhou2024eig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“Eigen-decomposition.”</w:t>
      </w:r>
      <w:r>
        <w:t xml:space="preserve"> </w:t>
      </w:r>
      <w:r>
        <w:t xml:space="preserve">Lecture notes for Biostat 216, Mathematical Methods for Biostatistics, University of California, Los Angeles, 2024. Accessed: Oct. 05, 2026. [Online]. Available:</w:t>
      </w:r>
      <w:r>
        <w:t xml:space="preserve"> </w:t>
      </w:r>
      <w:hyperlink r:id="rId125">
        <w:r>
          <w:rPr>
            <w:rStyle w:val="Hyperlink"/>
          </w:rPr>
          <w:t xml:space="preserve">https://ucla-biostat-216.github.io/2024fall/slides/10-eig/10-eig.html</w:t>
        </w:r>
      </w:hyperlink>
    </w:p>
    <w:bookmarkEnd w:id="126"/>
    <w:bookmarkStart w:id="128" w:name="X43312e3e9ce0f6584f41a7e988a70af3618ea26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“Eigenvalues and eigenvectors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7">
        <w:r>
          <w:rPr>
            <w:rStyle w:val="Hyperlink"/>
          </w:rPr>
          <w:t xml:space="preserve">https://en.wikipedia.org/wiki/Eigenvalues_and_eigenvectors</w:t>
        </w:r>
      </w:hyperlink>
    </w:p>
    <w:bookmarkEnd w:id="128"/>
    <w:bookmarkStart w:id="130" w:name="ref-wikipedia_matrix_similarity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“Matrix similarity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9">
        <w:r>
          <w:rPr>
            <w:rStyle w:val="Hyperlink"/>
          </w:rPr>
          <w:t xml:space="preserve">https://en.wikipedia.org/wiki/Matrix_similarity</w:t>
        </w:r>
      </w:hyperlink>
    </w:p>
    <w:bookmarkEnd w:id="130"/>
    <w:bookmarkStart w:id="132" w:name="ref-wikipedia_diagonalizable_matrix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“Diagonalizable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1">
        <w:r>
          <w:rPr>
            <w:rStyle w:val="Hyperlink"/>
          </w:rPr>
          <w:t xml:space="preserve">https://en.wikipedia.org/wiki/Diagonalizable_matrix</w:t>
        </w:r>
      </w:hyperlink>
    </w:p>
    <w:bookmarkEnd w:id="132"/>
    <w:bookmarkStart w:id="134" w:name="ref-zhou2024pd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“Symmetric positive definite matrices.”</w:t>
      </w:r>
      <w:r>
        <w:t xml:space="preserve"> </w:t>
      </w:r>
      <w:r>
        <w:t xml:space="preserve">Lecture notes for Biostat 216, Mathematical Methods for Biostatistics, University of California, Los Angeles, 2024. Accessed: Oct. 05, 2026. [Online]. Available:</w:t>
      </w:r>
      <w:r>
        <w:t xml:space="preserve"> </w:t>
      </w:r>
      <w:hyperlink r:id="rId133">
        <w:r>
          <w:rPr>
            <w:rStyle w:val="Hyperlink"/>
          </w:rPr>
          <w:t xml:space="preserve">https://ucla-biostat-216.github.io/2024fall/slides/11-pd/11-pd.html</w:t>
        </w:r>
      </w:hyperlink>
    </w:p>
    <w:bookmarkEnd w:id="134"/>
    <w:bookmarkStart w:id="136" w:name="ref-wikipedia_block_matrix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“Block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5">
        <w:r>
          <w:rPr>
            <w:rStyle w:val="Hyperlink"/>
          </w:rPr>
          <w:t xml:space="preserve">https://en.wikipedia.org/wiki/Block_matrix</w:t>
        </w:r>
      </w:hyperlink>
    </w:p>
    <w:bookmarkEnd w:id="136"/>
    <w:bookmarkStart w:id="138" w:name="ref-wikipedia_schur_complement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“Schur complement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7">
        <w:r>
          <w:rPr>
            <w:rStyle w:val="Hyperlink"/>
          </w:rPr>
          <w:t xml:space="preserve">https://en.wikipedia.org/wiki/Schur_complement</w:t>
        </w:r>
      </w:hyperlink>
    </w:p>
    <w:bookmarkEnd w:id="138"/>
    <w:bookmarkStart w:id="140" w:name="ref-wikipedia_cholesky_decomposi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“Cholesky decomposition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9">
        <w:r>
          <w:rPr>
            <w:rStyle w:val="Hyperlink"/>
          </w:rPr>
          <w:t xml:space="preserve">https://en.wikipedia.org/wiki/Cholesky_decomposition</w:t>
        </w:r>
      </w:hyperlink>
    </w:p>
    <w:bookmarkEnd w:id="140"/>
    <w:bookmarkEnd w:id="141"/>
    <w:bookmarkEnd w:id="1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135" Type="http://schemas.openxmlformats.org/officeDocument/2006/relationships/hyperlink" Target="https://en.wikipedia.org/wiki/Block_matrix" TargetMode="External"/><Relationship Id="rId139" Type="http://schemas.openxmlformats.org/officeDocument/2006/relationships/hyperlink" Target="https://en.wikipedia.org/wiki/Cholesky_decomposition" TargetMode="External"/><Relationship Id="rId131" Type="http://schemas.openxmlformats.org/officeDocument/2006/relationships/hyperlink" Target="https://en.wikipedia.org/wiki/Diagonalizable_matrix" TargetMode="External"/><Relationship Id="rId127" Type="http://schemas.openxmlformats.org/officeDocument/2006/relationships/hyperlink" Target="https://en.wikipedia.org/wiki/Eigenvalues_and_eigenvectors" TargetMode="External"/><Relationship Id="rId129" Type="http://schemas.openxmlformats.org/officeDocument/2006/relationships/hyperlink" Target="https://en.wikipedia.org/wiki/Matrix_similarity" TargetMode="External"/><Relationship Id="rId137" Type="http://schemas.openxmlformats.org/officeDocument/2006/relationships/hyperlink" Target="https://en.wikipedia.org/wiki/Schur_complement" TargetMode="External"/><Relationship Id="rId125" Type="http://schemas.openxmlformats.org/officeDocument/2006/relationships/hyperlink" Target="https://ucla-biostat-216.github.io/2024fall/slides/10-eig/10-eig.html" TargetMode="External"/><Relationship Id="rId133" Type="http://schemas.openxmlformats.org/officeDocument/2006/relationships/hyperlink" Target="https://ucla-biostat-216.github.io/2024fall/slides/11-pd/11-pd.html" TargetMode="External"/><Relationship Id="rId48" Type="http://schemas.openxmlformats.org/officeDocument/2006/relationships/hyperlink" Target="linear-algebra-inner-products.html#thm-norm-properties" TargetMode="External"/><Relationship Id="rId40" Type="http://schemas.openxmlformats.org/officeDocument/2006/relationships/hyperlink" Target="linear-algebra-matrices.html#def-identity-matrix" TargetMode="External"/><Relationship Id="rId41" Type="http://schemas.openxmlformats.org/officeDocument/2006/relationships/hyperlink" Target="linear-algebra-matrices.html#def-matrix-addition" TargetMode="External"/><Relationship Id="rId87" Type="http://schemas.openxmlformats.org/officeDocument/2006/relationships/hyperlink" Target="linear-algebra-matrices.html#def-matrix-transpose" TargetMode="External"/><Relationship Id="rId61" Type="http://schemas.openxmlformats.org/officeDocument/2006/relationships/hyperlink" Target="linear-algebra-matrices.html#def-matvec-mult" TargetMode="External"/><Relationship Id="rId97" Type="http://schemas.openxmlformats.org/officeDocument/2006/relationships/hyperlink" Target="linear-algebra-matrices.html#def-scalar-mult" TargetMode="External"/><Relationship Id="rId57" Type="http://schemas.openxmlformats.org/officeDocument/2006/relationships/hyperlink" Target="linear-algebra-matrices.html#thm-identity" TargetMode="External"/><Relationship Id="rId60" Type="http://schemas.openxmlformats.org/officeDocument/2006/relationships/hyperlink" Target="linear-algebra-matrices.html#thm-matmul-assoc" TargetMode="External"/><Relationship Id="rId86" Type="http://schemas.openxmlformats.org/officeDocument/2006/relationships/hyperlink" Target="linear-algebra-matrices.html#thm-transpose-product" TargetMode="External"/><Relationship Id="rId96" Type="http://schemas.openxmlformats.org/officeDocument/2006/relationships/hyperlink" Target="linear-algebra-matrices.html#thm-transpose-sum" TargetMode="External"/><Relationship Id="rId19" Type="http://schemas.openxmlformats.org/officeDocument/2006/relationships/hyperlink" Target="linear-algebra-projections.html#cor-solution-unique" TargetMode="External"/><Relationship Id="rId122" Type="http://schemas.openxmlformats.org/officeDocument/2006/relationships/hyperlink" Target="linear-algebra-projections.html#def-lower-triangular-matrix" TargetMode="External"/><Relationship Id="rId38" Type="http://schemas.openxmlformats.org/officeDocument/2006/relationships/hyperlink" Target="linear-algebra-projections.html#def-triangular-matrix" TargetMode="External"/><Relationship Id="rId93" Type="http://schemas.openxmlformats.org/officeDocument/2006/relationships/hyperlink" Target="linear-algebra-projections.html#exm-gram-invertible" TargetMode="External"/><Relationship Id="rId49" Type="http://schemas.openxmlformats.org/officeDocument/2006/relationships/hyperlink" Target="linear-algebra-projections.html#exm-hat-matrix-projection" TargetMode="External"/><Relationship Id="rId43" Type="http://schemas.openxmlformats.org/officeDocument/2006/relationships/hyperlink" Target="linear-algebra-projections.html#exm-triangular-matrix" TargetMode="External"/><Relationship Id="rId42" Type="http://schemas.openxmlformats.org/officeDocument/2006/relationships/hyperlink" Target="linear-algebra-projections.html#thm-back-substitution" TargetMode="External"/><Relationship Id="rId56" Type="http://schemas.openxmlformats.org/officeDocument/2006/relationships/hyperlink" Target="linear-algebra-projections.html#thm-scalar-matmul" TargetMode="External"/><Relationship Id="rId104" Type="http://schemas.openxmlformats.org/officeDocument/2006/relationships/hyperlink" Target="linear-algebra-rank-nullity.html#exm-independent-null-space" TargetMode="External"/><Relationship Id="rId26" Type="http://schemas.openxmlformats.org/officeDocument/2006/relationships/hyperlink" Target="linear-algebra-rank-nullity.html#thm-null-space-subspace" TargetMode="External"/><Relationship Id="rId18" Type="http://schemas.openxmlformats.org/officeDocument/2006/relationships/hyperlink" Target="linear-algebra-rank-nullity.html#thm-rank-nullity" TargetMode="External"/><Relationship Id="rId115" Type="http://schemas.openxmlformats.org/officeDocument/2006/relationships/hyperlink" Target="linear-algebra-special-matrices.html#cor-inverse-symmetric" TargetMode="External"/><Relationship Id="rId110" Type="http://schemas.openxmlformats.org/officeDocument/2006/relationships/hyperlink" Target="linear-algebra-special-matrices.html#def-determinant" TargetMode="External"/><Relationship Id="rId66" Type="http://schemas.openxmlformats.org/officeDocument/2006/relationships/hyperlink" Target="linear-algebra-special-matrices.html#def-diagonal-matrix" TargetMode="External"/><Relationship Id="rId73" Type="http://schemas.openxmlformats.org/officeDocument/2006/relationships/hyperlink" Target="linear-algebra-special-matrices.html#def-eigendecomposition" TargetMode="External"/><Relationship Id="rId13" Type="http://schemas.openxmlformats.org/officeDocument/2006/relationships/hyperlink" Target="linear-algebra-special-matrices.html#def-eigenvalue" TargetMode="External"/><Relationship Id="rId45" Type="http://schemas.openxmlformats.org/officeDocument/2006/relationships/hyperlink" Target="linear-algebra-special-matrices.html#def-idempotent-matrix" TargetMode="External"/><Relationship Id="rId15" Type="http://schemas.openxmlformats.org/officeDocument/2006/relationships/hyperlink" Target="linear-algebra-special-matrices.html#def-invertible-matrix" TargetMode="External"/><Relationship Id="rId34" Type="http://schemas.openxmlformats.org/officeDocument/2006/relationships/hyperlink" Target="linear-algebra-special-matrices.html#def-matrix-power" TargetMode="External"/><Relationship Id="rId46" Type="http://schemas.openxmlformats.org/officeDocument/2006/relationships/hyperlink" Target="linear-algebra-special-matrices.html#def-orthogonal-matrix" TargetMode="External"/><Relationship Id="rId84" Type="http://schemas.openxmlformats.org/officeDocument/2006/relationships/hyperlink" Target="linear-algebra-special-matrices.html#def-positive-definite" TargetMode="External"/><Relationship Id="rId83" Type="http://schemas.openxmlformats.org/officeDocument/2006/relationships/hyperlink" Target="linear-algebra-special-matrices.html#def-positive-semidefinite" TargetMode="External"/><Relationship Id="rId112" Type="http://schemas.openxmlformats.org/officeDocument/2006/relationships/hyperlink" Target="linear-algebra-special-matrices.html#def-symmetric-matrix" TargetMode="External"/><Relationship Id="rId29" Type="http://schemas.openxmlformats.org/officeDocument/2006/relationships/hyperlink" Target="linear-algebra-special-matrices.html#exm-eigenvalue" TargetMode="External"/><Relationship Id="rId24" Type="http://schemas.openxmlformats.org/officeDocument/2006/relationships/hyperlink" Target="linear-algebra-special-matrices.html#exm-invertible-matrix" TargetMode="External"/><Relationship Id="rId51" Type="http://schemas.openxmlformats.org/officeDocument/2006/relationships/hyperlink" Target="linear-algebra-special-matrices.html#exm-orthogonal-matrix" TargetMode="External"/><Relationship Id="rId91" Type="http://schemas.openxmlformats.org/officeDocument/2006/relationships/hyperlink" Target="linear-algebra-special-matrices.html#exm-positive-definite" TargetMode="External"/><Relationship Id="rId90" Type="http://schemas.openxmlformats.org/officeDocument/2006/relationships/hyperlink" Target="linear-algebra-special-matrices.html#exm-positive-semidefinite" TargetMode="External"/><Relationship Id="rId54" Type="http://schemas.openxmlformats.org/officeDocument/2006/relationships/hyperlink" Target="linear-algebra-special-matrices.html#rem-invertible-inverse" TargetMode="External"/><Relationship Id="rId50" Type="http://schemas.openxmlformats.org/officeDocument/2006/relationships/hyperlink" Target="linear-algebra-special-matrices.html#rem-orthogonal-matrix-columns" TargetMode="External"/><Relationship Id="rId88" Type="http://schemas.openxmlformats.org/officeDocument/2006/relationships/hyperlink" Target="linear-algebra-special-matrices.html#rem-positive-definite-symmetry" TargetMode="External"/><Relationship Id="rId82" Type="http://schemas.openxmlformats.org/officeDocument/2006/relationships/hyperlink" Target="linear-algebra-special-matrices.html#thm-definite-eigenvalues" TargetMode="External"/><Relationship Id="rId89" Type="http://schemas.openxmlformats.org/officeDocument/2006/relationships/hyperlink" Target="linear-algebra-special-matrices.html#thm-inverse-product" TargetMode="External"/><Relationship Id="rId120" Type="http://schemas.openxmlformats.org/officeDocument/2006/relationships/hyperlink" Target="linear-algebra-special-matrices.html#thm-pd-inverse" TargetMode="External"/><Relationship Id="rId14" Type="http://schemas.openxmlformats.org/officeDocument/2006/relationships/hyperlink" Target="linear-algebra-special-matrices.html#thm-spectral" TargetMode="External"/><Relationship Id="rId21" Type="http://schemas.openxmlformats.org/officeDocument/2006/relationships/hyperlink" Target="linear-algebra-subspaces.html#def-dimension" TargetMode="External"/><Relationship Id="rId16" Type="http://schemas.openxmlformats.org/officeDocument/2006/relationships/hyperlink" Target="linear-algebra-subspaces.html#def-full-column-rank" TargetMode="External"/><Relationship Id="rId63" Type="http://schemas.openxmlformats.org/officeDocument/2006/relationships/hyperlink" Target="linear-algebra-subspaces.html#def-linearly-independent" TargetMode="External"/><Relationship Id="rId72" Type="http://schemas.openxmlformats.org/officeDocument/2006/relationships/hyperlink" Target="linear-algebra-subspaces.html#def-rank" TargetMode="External"/><Relationship Id="rId22" Type="http://schemas.openxmlformats.org/officeDocument/2006/relationships/hyperlink" Target="linear-algebra-subspaces.html#def-span" TargetMode="External"/><Relationship Id="rId23" Type="http://schemas.openxmlformats.org/officeDocument/2006/relationships/hyperlink" Target="linear-algebra-subspaces.html#exm-dimension" TargetMode="External"/><Relationship Id="rId92" Type="http://schemas.openxmlformats.org/officeDocument/2006/relationships/hyperlink" Target="linear-algebra-subspaces.html#exm-rank" TargetMode="External"/><Relationship Id="rId12" Type="http://schemas.openxmlformats.org/officeDocument/2006/relationships/hyperlink" Target="linear-algebra-subspaces.html#sec-subspaces" TargetMode="External"/><Relationship Id="rId70" Type="http://schemas.openxmlformats.org/officeDocument/2006/relationships/hyperlink" Target="linear-algebra-subspaces.html#thm-matvec-columns" TargetMode="External"/><Relationship Id="rId20" Type="http://schemas.openxmlformats.org/officeDocument/2006/relationships/hyperlink" Target="linear-algebra-vectors.html#def-indicator-vector" TargetMode="External"/><Relationship Id="rId36" Type="http://schemas.openxmlformats.org/officeDocument/2006/relationships/hyperlink" Target="proof-writing.qmd#def-proof-by-induction" TargetMode="External"/></Relationships>
</file>

<file path=word/_rels/footnotes.xml.rels><?xml version='1.0' encoding='UTF-8' standalone='yes'?>
<Relationships xmlns="http://schemas.openxmlformats.org/package/2006/relationships"><Relationship Id="rId135" Type="http://schemas.openxmlformats.org/officeDocument/2006/relationships/hyperlink" Target="https://en.wikipedia.org/wiki/Block_matrix" TargetMode="External"/><Relationship Id="rId139" Type="http://schemas.openxmlformats.org/officeDocument/2006/relationships/hyperlink" Target="https://en.wikipedia.org/wiki/Cholesky_decomposition" TargetMode="External"/><Relationship Id="rId131" Type="http://schemas.openxmlformats.org/officeDocument/2006/relationships/hyperlink" Target="https://en.wikipedia.org/wiki/Diagonalizable_matrix" TargetMode="External"/><Relationship Id="rId127" Type="http://schemas.openxmlformats.org/officeDocument/2006/relationships/hyperlink" Target="https://en.wikipedia.org/wiki/Eigenvalues_and_eigenvectors" TargetMode="External"/><Relationship Id="rId129" Type="http://schemas.openxmlformats.org/officeDocument/2006/relationships/hyperlink" Target="https://en.wikipedia.org/wiki/Matrix_similarity" TargetMode="External"/><Relationship Id="rId137" Type="http://schemas.openxmlformats.org/officeDocument/2006/relationships/hyperlink" Target="https://en.wikipedia.org/wiki/Schur_complement" TargetMode="External"/><Relationship Id="rId125" Type="http://schemas.openxmlformats.org/officeDocument/2006/relationships/hyperlink" Target="https://ucla-biostat-216.github.io/2024fall/slides/10-eig/10-eig.html" TargetMode="External"/><Relationship Id="rId133" Type="http://schemas.openxmlformats.org/officeDocument/2006/relationships/hyperlink" Target="https://ucla-biostat-216.github.io/2024fall/slides/11-pd/11-pd.html" TargetMode="External"/><Relationship Id="rId48" Type="http://schemas.openxmlformats.org/officeDocument/2006/relationships/hyperlink" Target="linear-algebra-inner-products.html#thm-norm-properties" TargetMode="External"/><Relationship Id="rId40" Type="http://schemas.openxmlformats.org/officeDocument/2006/relationships/hyperlink" Target="linear-algebra-matrices.html#def-identity-matrix" TargetMode="External"/><Relationship Id="rId41" Type="http://schemas.openxmlformats.org/officeDocument/2006/relationships/hyperlink" Target="linear-algebra-matrices.html#def-matrix-addition" TargetMode="External"/><Relationship Id="rId87" Type="http://schemas.openxmlformats.org/officeDocument/2006/relationships/hyperlink" Target="linear-algebra-matrices.html#def-matrix-transpose" TargetMode="External"/><Relationship Id="rId61" Type="http://schemas.openxmlformats.org/officeDocument/2006/relationships/hyperlink" Target="linear-algebra-matrices.html#def-matvec-mult" TargetMode="External"/><Relationship Id="rId97" Type="http://schemas.openxmlformats.org/officeDocument/2006/relationships/hyperlink" Target="linear-algebra-matrices.html#def-scalar-mult" TargetMode="External"/><Relationship Id="rId57" Type="http://schemas.openxmlformats.org/officeDocument/2006/relationships/hyperlink" Target="linear-algebra-matrices.html#thm-identity" TargetMode="External"/><Relationship Id="rId60" Type="http://schemas.openxmlformats.org/officeDocument/2006/relationships/hyperlink" Target="linear-algebra-matrices.html#thm-matmul-assoc" TargetMode="External"/><Relationship Id="rId86" Type="http://schemas.openxmlformats.org/officeDocument/2006/relationships/hyperlink" Target="linear-algebra-matrices.html#thm-transpose-product" TargetMode="External"/><Relationship Id="rId96" Type="http://schemas.openxmlformats.org/officeDocument/2006/relationships/hyperlink" Target="linear-algebra-matrices.html#thm-transpose-sum" TargetMode="External"/><Relationship Id="rId19" Type="http://schemas.openxmlformats.org/officeDocument/2006/relationships/hyperlink" Target="linear-algebra-projections.html#cor-solution-unique" TargetMode="External"/><Relationship Id="rId122" Type="http://schemas.openxmlformats.org/officeDocument/2006/relationships/hyperlink" Target="linear-algebra-projections.html#def-lower-triangular-matrix" TargetMode="External"/><Relationship Id="rId38" Type="http://schemas.openxmlformats.org/officeDocument/2006/relationships/hyperlink" Target="linear-algebra-projections.html#def-triangular-matrix" TargetMode="External"/><Relationship Id="rId93" Type="http://schemas.openxmlformats.org/officeDocument/2006/relationships/hyperlink" Target="linear-algebra-projections.html#exm-gram-invertible" TargetMode="External"/><Relationship Id="rId49" Type="http://schemas.openxmlformats.org/officeDocument/2006/relationships/hyperlink" Target="linear-algebra-projections.html#exm-hat-matrix-projection" TargetMode="External"/><Relationship Id="rId43" Type="http://schemas.openxmlformats.org/officeDocument/2006/relationships/hyperlink" Target="linear-algebra-projections.html#exm-triangular-matrix" TargetMode="External"/><Relationship Id="rId42" Type="http://schemas.openxmlformats.org/officeDocument/2006/relationships/hyperlink" Target="linear-algebra-projections.html#thm-back-substitution" TargetMode="External"/><Relationship Id="rId56" Type="http://schemas.openxmlformats.org/officeDocument/2006/relationships/hyperlink" Target="linear-algebra-projections.html#thm-scalar-matmul" TargetMode="External"/><Relationship Id="rId104" Type="http://schemas.openxmlformats.org/officeDocument/2006/relationships/hyperlink" Target="linear-algebra-rank-nullity.html#exm-independent-null-space" TargetMode="External"/><Relationship Id="rId26" Type="http://schemas.openxmlformats.org/officeDocument/2006/relationships/hyperlink" Target="linear-algebra-rank-nullity.html#thm-null-space-subspace" TargetMode="External"/><Relationship Id="rId18" Type="http://schemas.openxmlformats.org/officeDocument/2006/relationships/hyperlink" Target="linear-algebra-rank-nullity.html#thm-rank-nullity" TargetMode="External"/><Relationship Id="rId115" Type="http://schemas.openxmlformats.org/officeDocument/2006/relationships/hyperlink" Target="linear-algebra-special-matrices.html#cor-inverse-symmetric" TargetMode="External"/><Relationship Id="rId110" Type="http://schemas.openxmlformats.org/officeDocument/2006/relationships/hyperlink" Target="linear-algebra-special-matrices.html#def-determinant" TargetMode="External"/><Relationship Id="rId66" Type="http://schemas.openxmlformats.org/officeDocument/2006/relationships/hyperlink" Target="linear-algebra-special-matrices.html#def-diagonal-matrix" TargetMode="External"/><Relationship Id="rId73" Type="http://schemas.openxmlformats.org/officeDocument/2006/relationships/hyperlink" Target="linear-algebra-special-matrices.html#def-eigendecomposition" TargetMode="External"/><Relationship Id="rId13" Type="http://schemas.openxmlformats.org/officeDocument/2006/relationships/hyperlink" Target="linear-algebra-special-matrices.html#def-eigenvalue" TargetMode="External"/><Relationship Id="rId45" Type="http://schemas.openxmlformats.org/officeDocument/2006/relationships/hyperlink" Target="linear-algebra-special-matrices.html#def-idempotent-matrix" TargetMode="External"/><Relationship Id="rId15" Type="http://schemas.openxmlformats.org/officeDocument/2006/relationships/hyperlink" Target="linear-algebra-special-matrices.html#def-invertible-matrix" TargetMode="External"/><Relationship Id="rId34" Type="http://schemas.openxmlformats.org/officeDocument/2006/relationships/hyperlink" Target="linear-algebra-special-matrices.html#def-matrix-power" TargetMode="External"/><Relationship Id="rId46" Type="http://schemas.openxmlformats.org/officeDocument/2006/relationships/hyperlink" Target="linear-algebra-special-matrices.html#def-orthogonal-matrix" TargetMode="External"/><Relationship Id="rId84" Type="http://schemas.openxmlformats.org/officeDocument/2006/relationships/hyperlink" Target="linear-algebra-special-matrices.html#def-positive-definite" TargetMode="External"/><Relationship Id="rId83" Type="http://schemas.openxmlformats.org/officeDocument/2006/relationships/hyperlink" Target="linear-algebra-special-matrices.html#def-positive-semidefinite" TargetMode="External"/><Relationship Id="rId112" Type="http://schemas.openxmlformats.org/officeDocument/2006/relationships/hyperlink" Target="linear-algebra-special-matrices.html#def-symmetric-matrix" TargetMode="External"/><Relationship Id="rId29" Type="http://schemas.openxmlformats.org/officeDocument/2006/relationships/hyperlink" Target="linear-algebra-special-matrices.html#exm-eigenvalue" TargetMode="External"/><Relationship Id="rId24" Type="http://schemas.openxmlformats.org/officeDocument/2006/relationships/hyperlink" Target="linear-algebra-special-matrices.html#exm-invertible-matrix" TargetMode="External"/><Relationship Id="rId51" Type="http://schemas.openxmlformats.org/officeDocument/2006/relationships/hyperlink" Target="linear-algebra-special-matrices.html#exm-orthogonal-matrix" TargetMode="External"/><Relationship Id="rId91" Type="http://schemas.openxmlformats.org/officeDocument/2006/relationships/hyperlink" Target="linear-algebra-special-matrices.html#exm-positive-definite" TargetMode="External"/><Relationship Id="rId90" Type="http://schemas.openxmlformats.org/officeDocument/2006/relationships/hyperlink" Target="linear-algebra-special-matrices.html#exm-positive-semidefinite" TargetMode="External"/><Relationship Id="rId54" Type="http://schemas.openxmlformats.org/officeDocument/2006/relationships/hyperlink" Target="linear-algebra-special-matrices.html#rem-invertible-inverse" TargetMode="External"/><Relationship Id="rId50" Type="http://schemas.openxmlformats.org/officeDocument/2006/relationships/hyperlink" Target="linear-algebra-special-matrices.html#rem-orthogonal-matrix-columns" TargetMode="External"/><Relationship Id="rId88" Type="http://schemas.openxmlformats.org/officeDocument/2006/relationships/hyperlink" Target="linear-algebra-special-matrices.html#rem-positive-definite-symmetry" TargetMode="External"/><Relationship Id="rId82" Type="http://schemas.openxmlformats.org/officeDocument/2006/relationships/hyperlink" Target="linear-algebra-special-matrices.html#thm-definite-eigenvalues" TargetMode="External"/><Relationship Id="rId89" Type="http://schemas.openxmlformats.org/officeDocument/2006/relationships/hyperlink" Target="linear-algebra-special-matrices.html#thm-inverse-product" TargetMode="External"/><Relationship Id="rId120" Type="http://schemas.openxmlformats.org/officeDocument/2006/relationships/hyperlink" Target="linear-algebra-special-matrices.html#thm-pd-inverse" TargetMode="External"/><Relationship Id="rId14" Type="http://schemas.openxmlformats.org/officeDocument/2006/relationships/hyperlink" Target="linear-algebra-special-matrices.html#thm-spectral" TargetMode="External"/><Relationship Id="rId21" Type="http://schemas.openxmlformats.org/officeDocument/2006/relationships/hyperlink" Target="linear-algebra-subspaces.html#def-dimension" TargetMode="External"/><Relationship Id="rId16" Type="http://schemas.openxmlformats.org/officeDocument/2006/relationships/hyperlink" Target="linear-algebra-subspaces.html#def-full-column-rank" TargetMode="External"/><Relationship Id="rId63" Type="http://schemas.openxmlformats.org/officeDocument/2006/relationships/hyperlink" Target="linear-algebra-subspaces.html#def-linearly-independent" TargetMode="External"/><Relationship Id="rId72" Type="http://schemas.openxmlformats.org/officeDocument/2006/relationships/hyperlink" Target="linear-algebra-subspaces.html#def-rank" TargetMode="External"/><Relationship Id="rId22" Type="http://schemas.openxmlformats.org/officeDocument/2006/relationships/hyperlink" Target="linear-algebra-subspaces.html#def-span" TargetMode="External"/><Relationship Id="rId23" Type="http://schemas.openxmlformats.org/officeDocument/2006/relationships/hyperlink" Target="linear-algebra-subspaces.html#exm-dimension" TargetMode="External"/><Relationship Id="rId92" Type="http://schemas.openxmlformats.org/officeDocument/2006/relationships/hyperlink" Target="linear-algebra-subspaces.html#exm-rank" TargetMode="External"/><Relationship Id="rId12" Type="http://schemas.openxmlformats.org/officeDocument/2006/relationships/hyperlink" Target="linear-algebra-subspaces.html#sec-subspaces" TargetMode="External"/><Relationship Id="rId70" Type="http://schemas.openxmlformats.org/officeDocument/2006/relationships/hyperlink" Target="linear-algebra-subspaces.html#thm-matvec-columns" TargetMode="External"/><Relationship Id="rId20" Type="http://schemas.openxmlformats.org/officeDocument/2006/relationships/hyperlink" Target="linear-algebra-vectors.html#def-indicator-vector" TargetMode="External"/><Relationship Id="rId36" Type="http://schemas.openxmlformats.org/officeDocument/2006/relationships/hyperlink" Target="proof-writing.qmd#def-proof-by-indu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Diagonalization and Cholesky</dc:title>
  <dc:creator/>
  <cp:keywords/>
  <dcterms:created xsi:type="dcterms:W3CDTF">2026-10-19T17:42:12Z</dcterms:created>
  <dcterms:modified xsi:type="dcterms:W3CDTF">2026-10-19T17:42:12Z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10:04:00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