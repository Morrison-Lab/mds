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09:38:56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10:04:00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20 (Closed under an operation (closure))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set</w:delText>
        </w:r>
      </w:del>
      <w:del w:id="6" w:author="PR Preview" w:date="2026-01-01T00:00:00Z">
        <w:r>
          <w:delText xml:space="preserve"> </w:delText>
        </w:r>
      </w:del>
      <m:oMath>
        <m:r>
          <m:t>A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is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closed under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[14]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an operation,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such as addition of numbers or union of sets,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if applying the operation to elements of</w:delText>
        </w:r>
      </w:del>
      <w:del w:id="19" w:author="PR Preview" w:date="2026-01-01T00:00:00Z">
        <w:r>
          <w:delText xml:space="preserve"> </w:delText>
        </w:r>
      </w:del>
      <m:oMath>
        <m:r>
          <m:t>A</m:t>
        </m:r>
      </m:oMath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always gives an element of</w:delText>
        </w:r>
      </w:del>
      <w:del w:id="22" w:author="PR Preview" w:date="2026-01-01T00:00:00Z">
        <w:r>
          <w:delText xml:space="preserve"> </w:delText>
        </w:r>
      </w:del>
      <m:oMath>
        <m:r>
          <m:t>A</m:t>
        </m:r>
      </m:oMath>
      <w:del w:id="23" w:author="PR Preview" w:date="2026-01-01T00:00:00Z">
        <w:r>
          <w:delText xml:space="preserve">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This property is called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rPr>
            <w:b/>
            <w:bCs/>
          </w:rPr>
          <w:delText xml:space="preserve">closure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under the operation.</w:delText>
        </w:r>
      </w:del>
    </w:p>
    <w:p>
      <w:pPr>
        <w:pStyle w:val="BodyText"/>
      </w:pPr>
      <w:del w:id="30" w:author="PR Preview" w:date="2026-01-01T00:00:00Z">
        <w:r>
          <w:rPr>
            <w:b/>
            <w:bCs/>
          </w:rPr>
          <w:delText xml:space="preserve">Example 14 (Closed and not closed)</w:delText>
        </w:r>
      </w:del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11"/>
        </w:numPr>
      </w:pPr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hyperlink r:id="rId10">
        <w:del w:id="35" w:author="PR Preview" w:date="2026-01-01T00:00:00Z">
          <w:r>
            <w:rPr>
              <w:rStyle w:val="Hyperlink"/>
            </w:rPr>
            <w:delText xml:space="preserve">even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integers are closed under addition:</w:delText>
        </w:r>
      </w:del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for example,</w:delText>
        </w:r>
      </w:del>
      <w:del w:id="4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is even, and</w:delText>
        </w:r>
      </w:del>
      <w:del w:id="43" w:author="PR Preview" w:date="2026-01-01T00:00:00Z">
        <w:r>
          <w:delText xml:space="preserve"> </w:delText>
        </w:r>
      </w:del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del w:id="44" w:author="PR Preview" w:date="2026-01-01T00:00:00Z">
        <w:r>
          <w:delText xml:space="preserve"> </w:delText>
        </w:r>
      </w:del>
      <w:del w:id="45" w:author="PR Preview" w:date="2026-01-01T00:00:00Z">
        <w:r>
          <w:delText xml:space="preserve">is even for all integers</w:delText>
        </w:r>
      </w:del>
      <w:del w:id="46" w:author="PR Preview" w:date="2026-01-01T00:00:00Z">
        <w:r>
          <w:delText xml:space="preserve"> </w:delText>
        </w:r>
      </w:del>
      <m:oMath>
        <m:r>
          <m:t>m</m:t>
        </m:r>
      </m:oMath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</w:delText>
        </w:r>
      </w:del>
      <w:del w:id="49" w:author="PR Preview" w:date="2026-01-01T00:00:00Z">
        <w:r>
          <w:delText xml:space="preserve"> </w:delText>
        </w:r>
      </w:del>
      <m:oMath>
        <m:r>
          <m:t>n</m:t>
        </m:r>
      </m:oMath>
      <w:del w:id="50" w:author="PR Preview" w:date="2026-01-01T00:00:00Z">
        <w:r>
          <w:delText xml:space="preserve">.</w:delText>
        </w:r>
      </w:del>
    </w:p>
    <w:p>
      <w:pPr>
        <w:pStyle w:val="Compact"/>
        <w:numPr>
          <w:ilvl w:val="0"/>
          <w:numId w:val="1011"/>
        </w:numPr>
      </w:pPr>
      <w:del w:id="51" w:author="PR Preview" w:date="2026-01-01T00:00:00Z">
        <w:r>
          <w:delText xml:space="preserve">The odd integers are not closed under addition:</w:delText>
        </w:r>
      </w:del>
      <w:del w:id="52" w:author="PR Preview" w:date="2026-01-01T00:00:00Z">
        <w:r>
          <w:delText xml:space="preserve"> </w:delText>
        </w:r>
      </w:del>
      <m:oMath>
        <m:r>
          <m:t>1</m:t>
        </m:r>
      </m:oMath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and</w:delText>
        </w:r>
      </w:del>
      <w:del w:id="55" w:author="PR Preview" w:date="2026-01-01T00:00:00Z">
        <w:r>
          <w:delText xml:space="preserve"> </w:delText>
        </w:r>
      </w:del>
      <m:oMath>
        <m:r>
          <m:t>3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are odd, but</w:delText>
        </w:r>
      </w:del>
      <w:del w:id="58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is even.</w:delText>
        </w:r>
      </w:del>
    </w:p>
    <w:p>
      <w:pPr>
        <w:pStyle w:val="Compact"/>
        <w:numPr>
          <w:ilvl w:val="0"/>
          <w:numId w:val="1011"/>
        </w:numPr>
      </w:pPr>
      <w:del w:id="61" w:author="PR Preview" w:date="2026-01-01T00:00:00Z">
        <w:r>
          <w:delText xml:space="preserve">The</w:delText>
        </w:r>
      </w:del>
      <w:del w:id="62" w:author="PR Preview" w:date="2026-01-01T00:00:00Z">
        <w:r>
          <w:delText xml:space="preserve"> </w:delText>
        </w:r>
      </w:del>
      <w:hyperlink r:id="rId11">
        <w:del w:id="63" w:author="PR Preview" w:date="2026-01-01T00:00:00Z">
          <w:r>
            <w:rPr>
              <w:rStyle w:val="Hyperlink"/>
            </w:rPr>
            <w:delText xml:space="preserve">collection</w:delText>
          </w:r>
        </w:del>
      </w:hyperlink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of all</w:delText>
        </w:r>
      </w:del>
      <w:del w:id="66" w:author="PR Preview" w:date="2026-01-01T00:00:00Z">
        <w:r>
          <w:delText xml:space="preserve"> </w:delText>
        </w:r>
      </w:del>
      <w:hyperlink r:id="rId12">
        <w:del w:id="67" w:author="PR Preview" w:date="2026-01-01T00:00:00Z">
          <w:r>
            <w:rPr>
              <w:rStyle w:val="Hyperlink"/>
            </w:rPr>
            <w:delText xml:space="preserve">subsets</w:delText>
          </w:r>
        </w:del>
      </w:hyperlink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of a</w:delText>
        </w:r>
      </w:del>
      <w:del w:id="70" w:author="PR Preview" w:date="2026-01-01T00:00:00Z">
        <w:r>
          <w:delText xml:space="preserve"> </w:delText>
        </w:r>
      </w:del>
      <w:hyperlink r:id="rId13">
        <w:del w:id="71" w:author="PR Preview" w:date="2026-01-01T00:00:00Z">
          <w:r>
            <w:rPr>
              <w:rStyle w:val="Hyperlink"/>
            </w:rPr>
            <w:delText xml:space="preserve">set</w:delText>
          </w:r>
        </w:del>
      </w:hyperlink>
      <w:del w:id="72" w:author="PR Preview" w:date="2026-01-01T00:00:00Z">
        <w:r>
          <w:delText xml:space="preserve"> </w:delText>
        </w:r>
      </w:del>
      <m:oMath>
        <m:r>
          <m:t>S</m:t>
        </m:r>
      </m:oMath>
      <w:del w:id="73" w:author="PR Preview" w:date="2026-01-01T00:00:00Z">
        <w:r>
          <w:delText xml:space="preserve"> </w:delText>
        </w:r>
      </w:del>
      <w:del w:id="74" w:author="PR Preview" w:date="2026-01-01T00:00:00Z">
        <w:r>
          <w:delText xml:space="preserve">is closed under</w:delText>
        </w:r>
      </w:del>
      <w:del w:id="75" w:author="PR Preview" w:date="2026-01-01T00:00:00Z">
        <w:r>
          <w:delText xml:space="preserve"> </w:delText>
        </w:r>
      </w:del>
      <w:hyperlink r:id="rId14">
        <w:del w:id="76" w:author="PR Preview" w:date="2026-01-01T00:00:00Z">
          <w:r>
            <w:rPr>
              <w:rStyle w:val="Hyperlink"/>
            </w:rPr>
            <w:delText xml:space="preserve">union</w:delText>
          </w:r>
        </w:del>
      </w:hyperlink>
      <w:del w:id="77" w:author="PR Preview" w:date="2026-01-01T00:00:00Z">
        <w:r>
          <w:delText xml:space="preserve">: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the union of two subsets of</w:delText>
        </w:r>
      </w:del>
      <w:del w:id="80" w:author="PR Preview" w:date="2026-01-01T00:00:00Z">
        <w:r>
          <w:delText xml:space="preserve"> </w:delText>
        </w:r>
      </w:del>
      <m:oMath>
        <m:r>
          <m:t>S</m:t>
        </m:r>
      </m:oMath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is again a</w:delText>
        </w:r>
      </w:del>
      <w:del w:id="83" w:author="PR Preview" w:date="2026-01-01T00:00:00Z">
        <w:r>
          <w:delText xml:space="preserve"> </w:delText>
        </w:r>
      </w:del>
      <w:hyperlink r:id="rId12">
        <w:del w:id="84" w:author="PR Preview" w:date="2026-01-01T00:00:00Z">
          <w:r>
            <w:rPr>
              <w:rStyle w:val="Hyperlink"/>
            </w:rPr>
            <w:delText xml:space="preserve">subset</w:delText>
          </w:r>
        </w:del>
      </w:hyperlink>
      <w:del w:id="85" w:author="PR Preview" w:date="2026-01-01T00:00:00Z">
        <w:r>
          <w:delText xml:space="preserve"> </w:delText>
        </w:r>
      </w:del>
      <w:del w:id="86" w:author="PR Preview" w:date="2026-01-01T00:00:00Z">
        <w:r>
          <w:delText xml:space="preserve">of</w:delText>
        </w:r>
      </w:del>
      <w:del w:id="87" w:author="PR Preview" w:date="2026-01-01T00:00:00Z">
        <w:r>
          <w:delText xml:space="preserve"> </w:delText>
        </w:r>
      </w:del>
      <m:oMath>
        <m:r>
          <m:t>S</m:t>
        </m:r>
      </m:oMath>
      <w:del w:id="88" w:author="PR Preview" w:date="2026-01-01T00:00:00Z">
        <w:r>
          <w:delText xml:space="preserve">.</w:delText>
        </w:r>
      </w:del>
    </w:p>
    <w:p>
      <w:pPr>
        <w:pStyle w:val="FirstParagraph"/>
      </w:pPr>
      <w:del w:id="89" w:author="PR Preview" w:date="2026-01-01T00:00:00Z">
        <w:r>
          <w:rPr>
            <w:b/>
            <w:bCs/>
          </w:rPr>
          <w:delText xml:space="preserve">Definition 21 (Logistic function (also called the sigmoid or expit))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The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rPr>
            <w:b/>
            <w:bCs/>
          </w:rPr>
          <w:delText xml:space="preserve">logistic function</w:delText>
        </w:r>
      </w:del>
      <w:del w:id="94" w:author="PR Preview" w:date="2026-01-01T00:00:00Z">
        <w:r>
          <w:delText xml:space="preserve">, also called the</w:delText>
        </w:r>
      </w:del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rPr>
            <w:b/>
            <w:bCs/>
          </w:rPr>
          <w:delText xml:space="preserve">sigmoid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or</w:delText>
        </w:r>
      </w:del>
      <w:del w:id="99" w:author="PR Preview" w:date="2026-01-01T00:00:00Z">
        <w:r>
          <w:delText xml:space="preserve"> </w:delText>
        </w:r>
      </w:del>
      <w:del w:id="100" w:author="PR Preview" w:date="2026-01-01T00:00:00Z">
        <w:r>
          <w:rPr>
            <w:b/>
            <w:bCs/>
          </w:rPr>
          <w:delText xml:space="preserve">expit</w:delText>
        </w:r>
      </w:del>
      <w:del w:id="101" w:author="PR Preview" w:date="2026-01-01T00:00:00Z">
        <w:r>
          <w:delText xml:space="preserve">, is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the</w:delText>
        </w:r>
      </w:del>
      <w:del w:id="104" w:author="PR Preview" w:date="2026-01-01T00:00:00Z">
        <w:r>
          <w:delText xml:space="preserve"> </w:delText>
        </w:r>
      </w:del>
      <w:hyperlink w:anchor="def-function">
        <w:del w:id="105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06" w:author="PR Preview" w:date="2026-01-01T00:00:00Z">
        <w:r>
          <w:delText xml:space="preserve"> </w:delText>
        </w:r>
      </w:del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07" w:author="PR Preview" w:date="2026-01-01T00:00:00Z">
        <w:r>
          <w:delText xml:space="preserve"> </w:delText>
        </w:r>
      </w:del>
      <w:del w:id="108" w:author="PR Preview" w:date="2026-01-01T00:00:00Z">
        <w:r>
          <w:delText xml:space="preserve">with</w:delText>
        </w:r>
      </w:del>
      <w:del w:id="109" w:author="PR Preview" w:date="2026-01-01T00:00:00Z">
        <w:r>
          <w:delText xml:space="preserve"> </w:delText>
        </w:r>
      </w:del>
      <w:del w:id="110" w:author="PR Preview" w:date="2026-01-01T00:00:00Z">
        <w:r>
          <w:delText xml:space="preserve">[15]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111" w:author="PR Preview" w:date="2026-01-01T00:00:00Z">
        <w:r>
          <w:rPr>
            <w:b/>
            <w:bCs/>
          </w:rPr>
          <w:delText xml:space="preserve">Example 15 (Values of the logistic function)</w:delText>
        </w:r>
      </w:del>
      <w:del w:id="112" w:author="PR Preview" w:date="2026-01-01T00:00:00Z">
        <w:r>
          <w:delText xml:space="preserve"> </w:delText>
        </w:r>
      </w:del>
      <w:del w:id="113" w:author="PR Preview" w:date="2026-01-01T00:00:00Z">
        <w:r>
          <w:delText xml:space="preserve">The</w:delText>
        </w:r>
      </w:del>
      <w:del w:id="114" w:author="PR Preview" w:date="2026-01-01T00:00:00Z">
        <w:r>
          <w:delText xml:space="preserve"> </w:delText>
        </w:r>
      </w:del>
      <w:hyperlink w:anchor="def-logistic-function">
        <w:del w:id="115" w:author="PR Preview" w:date="2026-01-01T00:00:00Z">
          <w:r>
            <w:rPr>
              <w:rStyle w:val="Hyperlink"/>
            </w:rPr>
            <w:delText xml:space="preserve">logistic function</w:delText>
          </w:r>
        </w:del>
      </w:hyperlink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at</w:delText>
        </w:r>
      </w:del>
      <w:del w:id="118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119" w:author="PR Preview" w:date="2026-01-01T00:00:00Z">
        <w:r>
          <w:delText xml:space="preserve">,</w:delText>
        </w:r>
      </w:del>
      <w:del w:id="120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121" w:author="PR Preview" w:date="2026-01-01T00:00:00Z">
        <w:r>
          <w:delText xml:space="preserve"> </w:delText>
        </w:r>
      </w:del>
      <w:del w:id="122" w:author="PR Preview" w:date="2026-01-01T00:00:00Z">
        <w:r>
          <w:delText xml:space="preserve">or</w:delText>
        </w:r>
      </w:del>
      <w:del w:id="12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2</m:t>
        </m:r>
      </m:oMath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has these</w:delText>
        </w:r>
      </w:del>
      <w:del w:id="126" w:author="PR Preview" w:date="2026-01-01T00:00:00Z">
        <w:r>
          <w:delText xml:space="preserve"> </w:delText>
        </w:r>
      </w:del>
      <w:hyperlink w:anchor="def-value">
        <w:del w:id="127" w:author="PR Preview" w:date="2026-01-01T00:00:00Z">
          <w:r>
            <w:rPr>
              <w:rStyle w:val="Hyperlink"/>
            </w:rPr>
            <w:delText xml:space="preserve">values</w:delText>
          </w:r>
        </w:del>
      </w:hyperlink>
      <w:del w:id="128" w:author="PR Preview" w:date="2026-01-01T00:00:00Z">
        <w:r>
          <w:delText xml:space="preserve">:</w:delText>
        </w:r>
      </w:del>
    </w:p>
    <w:p>
      <w:pPr>
        <w:pStyle w:val="SourceCode"/>
      </w:pPr>
      <w:del w:id="129" w:author="PR Preview" w:date="2026-01-01T00:00:00Z">
        <w:r>
          <w:rPr>
            <w:rStyle w:val="NormalTok"/>
          </w:rPr>
          <w:delText xml:space="preserve">z </w:delText>
        </w:r>
      </w:del>
      <w:del w:id="130" w:author="PR Preview" w:date="2026-01-01T00:00:00Z">
        <w:r>
          <w:rPr>
            <w:rStyle w:val="OtherTok"/>
          </w:rPr>
          <w:delText xml:space="preserve">&lt;-</w:delText>
        </w:r>
      </w:del>
      <w:del w:id="131" w:author="PR Preview" w:date="2026-01-01T00:00:00Z">
        <w:r>
          <w:rPr>
            <w:rStyle w:val="NormalTok"/>
          </w:rPr>
          <w:delText xml:space="preserve"> </w:delText>
        </w:r>
      </w:del>
      <w:del w:id="132" w:author="PR Preview" w:date="2026-01-01T00:00:00Z">
        <w:r>
          <w:rPr>
            <w:rStyle w:val="FunctionTok"/>
          </w:rPr>
          <w:delText xml:space="preserve">c</w:delText>
        </w:r>
      </w:del>
      <w:del w:id="133" w:author="PR Preview" w:date="2026-01-01T00:00:00Z">
        <w:r>
          <w:rPr>
            <w:rStyle w:val="NormalTok"/>
          </w:rPr>
          <w:delText xml:space="preserve">(</w:delText>
        </w:r>
      </w:del>
      <w:del w:id="134" w:author="PR Preview" w:date="2026-01-01T00:00:00Z">
        <w:r>
          <w:rPr>
            <w:rStyle w:val="SpecialCharTok"/>
          </w:rPr>
          <w:delText xml:space="preserve">-</w:delText>
        </w:r>
      </w:del>
      <w:del w:id="135" w:author="PR Preview" w:date="2026-01-01T00:00:00Z">
        <w:r>
          <w:rPr>
            <w:rStyle w:val="DecValTok"/>
          </w:rPr>
          <w:delText xml:space="preserve">2</w:delText>
        </w:r>
      </w:del>
      <w:del w:id="136" w:author="PR Preview" w:date="2026-01-01T00:00:00Z">
        <w:r>
          <w:rPr>
            <w:rStyle w:val="NormalTok"/>
          </w:rPr>
          <w:delText xml:space="preserve">, </w:delText>
        </w:r>
      </w:del>
      <w:del w:id="137" w:author="PR Preview" w:date="2026-01-01T00:00:00Z">
        <w:r>
          <w:rPr>
            <w:rStyle w:val="DecValTok"/>
          </w:rPr>
          <w:delText xml:space="preserve">0</w:delText>
        </w:r>
      </w:del>
      <w:del w:id="138" w:author="PR Preview" w:date="2026-01-01T00:00:00Z">
        <w:r>
          <w:rPr>
            <w:rStyle w:val="NormalTok"/>
          </w:rPr>
          <w:delText xml:space="preserve">, </w:delText>
        </w:r>
      </w:del>
      <w:del w:id="139" w:author="PR Preview" w:date="2026-01-01T00:00:00Z">
        <w:r>
          <w:rPr>
            <w:rStyle w:val="DecValTok"/>
          </w:rPr>
          <w:delText xml:space="preserve">2</w:delText>
        </w:r>
      </w:del>
      <w:del w:id="140" w:author="PR Preview" w:date="2026-01-01T00:00:00Z">
        <w:r>
          <w:rPr>
            <w:rStyle w:val="NormalTok"/>
          </w:rPr>
          <w:delText xml:space="preserve">)</w:delText>
        </w:r>
      </w:del>
      <w:del w:id="141" w:author="PR Preview" w:date="2026-01-01T00:00:00Z">
        <w:r>
          <w:br/>
        </w:r>
      </w:del>
      <w:del w:id="142" w:author="PR Preview" w:date="2026-01-01T00:00:00Z">
        <w:r>
          <w:rPr>
            <w:rStyle w:val="FunctionTok"/>
          </w:rPr>
          <w:delText xml:space="preserve">data.frame</w:delText>
        </w:r>
      </w:del>
      <w:del w:id="143" w:author="PR Preview" w:date="2026-01-01T00:00:00Z">
        <w:r>
          <w:rPr>
            <w:rStyle w:val="NormalTok"/>
          </w:rPr>
          <w:delText xml:space="preserve">(</w:delText>
        </w:r>
      </w:del>
      <w:del w:id="144" w:author="PR Preview" w:date="2026-01-01T00:00:00Z">
        <w:r>
          <w:rPr>
            <w:rStyle w:val="AttributeTok"/>
          </w:rPr>
          <w:delText xml:space="preserve">z =</w:delText>
        </w:r>
      </w:del>
      <w:del w:id="145" w:author="PR Preview" w:date="2026-01-01T00:00:00Z">
        <w:r>
          <w:rPr>
            <w:rStyle w:val="NormalTok"/>
          </w:rPr>
          <w:delText xml:space="preserve"> z, </w:delText>
        </w:r>
      </w:del>
      <w:del w:id="146" w:author="PR Preview" w:date="2026-01-01T00:00:00Z">
        <w:r>
          <w:rPr>
            <w:rStyle w:val="AttributeTok"/>
          </w:rPr>
          <w:delText xml:space="preserve">sigmoid =</w:delText>
        </w:r>
      </w:del>
      <w:del w:id="147" w:author="PR Preview" w:date="2026-01-01T00:00:00Z">
        <w:r>
          <w:rPr>
            <w:rStyle w:val="NormalTok"/>
          </w:rPr>
          <w:delText xml:space="preserve"> </w:delText>
        </w:r>
      </w:del>
      <w:del w:id="148" w:author="PR Preview" w:date="2026-01-01T00:00:00Z">
        <w:r>
          <w:rPr>
            <w:rStyle w:val="DecValTok"/>
          </w:rPr>
          <w:delText xml:space="preserve">1</w:delText>
        </w:r>
      </w:del>
      <w:del w:id="149" w:author="PR Preview" w:date="2026-01-01T00:00:00Z">
        <w:r>
          <w:rPr>
            <w:rStyle w:val="NormalTok"/>
          </w:rPr>
          <w:delText xml:space="preserve"> </w:delText>
        </w:r>
      </w:del>
      <w:del w:id="150" w:author="PR Preview" w:date="2026-01-01T00:00:00Z">
        <w:r>
          <w:rPr>
            <w:rStyle w:val="SpecialCharTok"/>
          </w:rPr>
          <w:delText xml:space="preserve">/</w:delText>
        </w:r>
      </w:del>
      <w:del w:id="151" w:author="PR Preview" w:date="2026-01-01T00:00:00Z">
        <w:r>
          <w:rPr>
            <w:rStyle w:val="NormalTok"/>
          </w:rPr>
          <w:delText xml:space="preserve"> (</w:delText>
        </w:r>
      </w:del>
      <w:del w:id="152" w:author="PR Preview" w:date="2026-01-01T00:00:00Z">
        <w:r>
          <w:rPr>
            <w:rStyle w:val="DecValTok"/>
          </w:rPr>
          <w:delText xml:space="preserve">1</w:delText>
        </w:r>
      </w:del>
      <w:del w:id="153" w:author="PR Preview" w:date="2026-01-01T00:00:00Z">
        <w:r>
          <w:rPr>
            <w:rStyle w:val="NormalTok"/>
          </w:rPr>
          <w:delText xml:space="preserve"> </w:delText>
        </w:r>
      </w:del>
      <w:del w:id="154" w:author="PR Preview" w:date="2026-01-01T00:00:00Z">
        <w:r>
          <w:rPr>
            <w:rStyle w:val="SpecialCharTok"/>
          </w:rPr>
          <w:delText xml:space="preserve">+</w:delText>
        </w:r>
      </w:del>
      <w:del w:id="155" w:author="PR Preview" w:date="2026-01-01T00:00:00Z">
        <w:r>
          <w:rPr>
            <w:rStyle w:val="NormalTok"/>
          </w:rPr>
          <w:delText xml:space="preserve"> </w:delText>
        </w:r>
      </w:del>
      <w:del w:id="156" w:author="PR Preview" w:date="2026-01-01T00:00:00Z">
        <w:r>
          <w:rPr>
            <w:rStyle w:val="FunctionTok"/>
          </w:rPr>
          <w:delText xml:space="preserve">exp</w:delText>
        </w:r>
      </w:del>
      <w:del w:id="157" w:author="PR Preview" w:date="2026-01-01T00:00:00Z">
        <w:r>
          <w:rPr>
            <w:rStyle w:val="NormalTok"/>
          </w:rPr>
          <w:delText xml:space="preserve">(</w:delText>
        </w:r>
      </w:del>
      <w:del w:id="158" w:author="PR Preview" w:date="2026-01-01T00:00:00Z">
        <w:r>
          <w:rPr>
            <w:rStyle w:val="SpecialCharTok"/>
          </w:rPr>
          <w:delText xml:space="preserve">-</w:delText>
        </w:r>
      </w:del>
      <w:del w:id="159" w:author="PR Preview" w:date="2026-01-01T00:00:00Z">
        <w:r>
          <w:rPr>
            <w:rStyle w:val="NormalTok"/>
          </w:rPr>
          <w:delText xml:space="preserve">z)))</w:delText>
        </w:r>
      </w:del>
      <w:del w:id="160" w:author="PR Preview" w:date="2026-01-01T00:00:00Z">
        <w:r>
          <w:br/>
        </w:r>
      </w:del>
      <w:del w:id="161" w:author="PR Preview" w:date="2026-01-01T00:00:00Z">
        <w:r>
          <w:rPr>
            <w:rStyle w:val="CommentTok"/>
          </w:rPr>
          <w:delText xml:space="preserve">#&gt; # A tibble: 3 × 2</w:delText>
        </w:r>
      </w:del>
      <w:del w:id="162" w:author="PR Preview" w:date="2026-01-01T00:00:00Z">
        <w:r>
          <w:br/>
        </w:r>
      </w:del>
      <w:del w:id="163" w:author="PR Preview" w:date="2026-01-01T00:00:00Z">
        <w:r>
          <w:rPr>
            <w:rStyle w:val="CommentTok"/>
          </w:rPr>
          <w:delText xml:space="preserve">#&gt;       z sigmoid</w:delText>
        </w:r>
      </w:del>
      <w:del w:id="164" w:author="PR Preview" w:date="2026-01-01T00:00:00Z">
        <w:r>
          <w:br/>
        </w:r>
      </w:del>
      <w:del w:id="165" w:author="PR Preview" w:date="2026-01-01T00:00:00Z">
        <w:r>
          <w:rPr>
            <w:rStyle w:val="CommentTok"/>
          </w:rPr>
          <w:delText xml:space="preserve">#&gt;   &lt;dbl&gt;   &lt;dbl&gt;</w:delText>
        </w:r>
      </w:del>
      <w:del w:id="166" w:author="PR Preview" w:date="2026-01-01T00:00:00Z">
        <w:r>
          <w:br/>
        </w:r>
      </w:del>
      <w:del w:id="167" w:author="PR Preview" w:date="2026-01-01T00:00:00Z">
        <w:r>
          <w:rPr>
            <w:rStyle w:val="CommentTok"/>
          </w:rPr>
          <w:delText xml:space="preserve">#&gt; 1    -2   0.119</w:delText>
        </w:r>
      </w:del>
      <w:del w:id="168" w:author="PR Preview" w:date="2026-01-01T00:00:00Z">
        <w:r>
          <w:br/>
        </w:r>
      </w:del>
      <w:del w:id="169" w:author="PR Preview" w:date="2026-01-01T00:00:00Z">
        <w:r>
          <w:rPr>
            <w:rStyle w:val="CommentTok"/>
          </w:rPr>
          <w:delText xml:space="preserve">#&gt; 2     0   0.5  </w:delText>
        </w:r>
      </w:del>
      <w:del w:id="170" w:author="PR Preview" w:date="2026-01-01T00:00:00Z">
        <w:r>
          <w:br/>
        </w:r>
      </w:del>
      <w:del w:id="171" w:author="PR Preview" w:date="2026-01-01T00:00:00Z">
        <w:r>
          <w:rPr>
            <w:rStyle w:val="CommentTok"/>
          </w:rPr>
          <w:delText xml:space="preserve">#&gt; 3     2   0.881</w:delText>
        </w:r>
      </w:del>
    </w:p>
    <w:p>
      <w:pPr>
        <w:pStyle w:val="FirstParagraph"/>
      </w:pPr>
      <w:del w:id="172" w:author="PR Preview" w:date="2026-01-01T00:00:00Z">
        <w:r>
          <w:delText xml:space="preserve">The</w:delText>
        </w:r>
      </w:del>
      <w:del w:id="173" w:author="PR Preview" w:date="2026-01-01T00:00:00Z">
        <w:r>
          <w:delText xml:space="preserve"> </w:delText>
        </w:r>
      </w:del>
      <w:hyperlink w:anchor="def-value">
        <w:del w:id="174" w:author="PR Preview" w:date="2026-01-01T00:00:00Z">
          <w:r>
            <w:rPr>
              <w:rStyle w:val="Hyperlink"/>
            </w:rPr>
            <w:delText xml:space="preserve">value</w:delText>
          </w:r>
        </w:del>
      </w:hyperlink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at</w:delText>
        </w:r>
      </w:del>
      <w:del w:id="177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0</m:t>
        </m:r>
      </m:oMath>
      <w:del w:id="178" w:author="PR Preview" w:date="2026-01-01T00:00:00Z">
        <w:r>
          <w:delText xml:space="preserve"> </w:delText>
        </w:r>
      </w:del>
      <w:del w:id="179" w:author="PR Preview" w:date="2026-01-01T00:00:00Z">
        <w:r>
          <w:delText xml:space="preserve">is</w:delText>
        </w:r>
      </w:del>
      <w:del w:id="18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181" w:author="PR Preview" w:date="2026-01-01T00:00:00Z">
        <w:r>
          <w:delText xml:space="preserve">.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The values at</w:delText>
        </w:r>
      </w:del>
      <w:del w:id="184" w:author="PR Preview" w:date="2026-01-01T00:00:00Z">
        <w:r>
          <w:delText xml:space="preserve"> </w:delText>
        </w:r>
      </w:del>
      <m:oMath>
        <m:r>
          <m:rPr>
            <m:sty m:val="p"/>
          </m:rPr>
          <m:t>±</m:t>
        </m:r>
        <m:r>
          <m:t>2</m:t>
        </m:r>
      </m:oMath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add to 1; each lies in</w:delText>
        </w:r>
      </w:del>
      <w:del w:id="18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88" w:author="PR Preview" w:date="2026-01-01T00:00:00Z">
        <w:r>
          <w:delText xml:space="preserve">.</w:delText>
        </w:r>
      </w:del>
    </w:p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del w:id="189" w:author="PR Preview" w:date="2026-01-01T00:00:00Z">
        <w:r>
          <w:rPr>
            <w:b/>
            <w:bCs/>
          </w:rPr>
          <w:delText xml:space="preserve">Definition 22 (Finite set)</w:delText>
        </w:r>
      </w:del>
      <w:del w:id="190" w:author="PR Preview" w:date="2026-01-01T00:00:00Z">
        <w:r>
          <w:delText xml:space="preserve"> </w:delText>
        </w:r>
      </w:del>
      <w:del w:id="191" w:author="PR Preview" w:date="2026-01-01T00:00:00Z">
        <w:r>
          <w:delText xml:space="preserve">A set</w:delText>
        </w:r>
      </w:del>
      <w:del w:id="192" w:author="PR Preview" w:date="2026-01-01T00:00:00Z">
        <w:r>
          <w:delText xml:space="preserve"> </w:delText>
        </w:r>
      </w:del>
      <m:oMath>
        <m:r>
          <m:t>A</m:t>
        </m:r>
      </m:oMath>
      <w:del w:id="193" w:author="PR Preview" w:date="2026-01-01T00:00:00Z">
        <w:r>
          <w:delText xml:space="preserve"> </w:delText>
        </w:r>
      </w:del>
      <w:del w:id="194" w:author="PR Preview" w:date="2026-01-01T00:00:00Z">
        <w:r>
          <w:delText xml:space="preserve">is</w:delText>
        </w:r>
      </w:del>
      <w:del w:id="195" w:author="PR Preview" w:date="2026-01-01T00:00:00Z">
        <w:r>
          <w:delText xml:space="preserve"> </w:delText>
        </w:r>
      </w:del>
      <w:del w:id="196" w:author="PR Preview" w:date="2026-01-01T00:00:00Z">
        <w:r>
          <w:rPr>
            <w:b/>
            <w:bCs/>
          </w:rPr>
          <w:delText xml:space="preserve">finite</w:delText>
        </w:r>
      </w:del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[16]</w:delText>
        </w:r>
      </w:del>
      <w:del w:id="199" w:author="PR Preview" w:date="2026-01-01T00:00:00Z">
        <w:r>
          <w:delText xml:space="preserve"> </w:delText>
        </w:r>
      </w:del>
      <w:del w:id="200" w:author="PR Preview" w:date="2026-01-01T00:00:00Z">
        <w:r>
          <w:delText xml:space="preserve">if it is empty,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or if, for some natural number</w:delText>
        </w:r>
      </w:del>
      <w:del w:id="203" w:author="PR Preview" w:date="2026-01-01T00:00:00Z">
        <w:r>
          <w:delText xml:space="preserve"> </w:delText>
        </w:r>
      </w:del>
      <m:oMath>
        <m:r>
          <m:t>n</m:t>
        </m:r>
      </m:oMath>
      <w:del w:id="204" w:author="PR Preview" w:date="2026-01-01T00:00:00Z">
        <w:r>
          <w:delText xml:space="preserve">,</w:delText>
        </w:r>
      </w:del>
      <w:del w:id="205" w:author="PR Preview" w:date="2026-01-01T00:00:00Z">
        <w:r>
          <w:delText xml:space="preserve"> </w:delText>
        </w:r>
      </w:del>
      <w:del w:id="206" w:author="PR Preview" w:date="2026-01-01T00:00:00Z">
        <w:r>
          <w:delText xml:space="preserve">its elements can be listed as a finite sequence (</w:delText>
        </w:r>
      </w:del>
      <w:hyperlink w:anchor="def-finite-sequence">
        <w:del w:id="207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08" w:author="PR Preview" w:date="2026-01-01T00:00:00Z">
        <w:r>
          <w:delText xml:space="preserve">)</w:delText>
        </w:r>
      </w:del>
      <w:del w:id="20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10" w:author="PR Preview" w:date="2026-01-01T00:00:00Z">
        <w:r>
          <w:delText xml:space="preserve"> </w:delText>
        </w:r>
      </w:del>
      <w:del w:id="211" w:author="PR Preview" w:date="2026-01-01T00:00:00Z">
        <w:r>
          <w:delText xml:space="preserve">in which each element of</w:delText>
        </w:r>
      </w:del>
      <w:del w:id="212" w:author="PR Preview" w:date="2026-01-01T00:00:00Z">
        <w:r>
          <w:delText xml:space="preserve"> </w:delText>
        </w:r>
      </w:del>
      <m:oMath>
        <m:r>
          <m:t>A</m:t>
        </m:r>
      </m:oMath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appears exactly once.</w:delText>
        </w:r>
      </w:del>
    </w:p>
    <w:p>
      <w:pPr>
        <w:pStyle w:val="BodyText"/>
      </w:pPr>
      <w:del w:id="215" w:author="PR Preview" w:date="2026-01-01T00:00:00Z">
        <w:r>
          <w:rPr>
            <w:b/>
            <w:bCs/>
          </w:rPr>
          <w:delText xml:space="preserve">Definition 23 (Cardinality)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For a finite set</w:delText>
        </w:r>
      </w:del>
      <w:del w:id="218" w:author="PR Preview" w:date="2026-01-01T00:00:00Z">
        <w:r>
          <w:delText xml:space="preserve"> </w:delText>
        </w:r>
      </w:del>
      <m:oMath>
        <m:r>
          <m:t>A</m:t>
        </m:r>
      </m:oMath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(</w:delText>
        </w:r>
      </w:del>
      <w:hyperlink w:anchor="def-finite-set">
        <w:del w:id="221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22" w:author="PR Preview" w:date="2026-01-01T00:00:00Z">
        <w:r>
          <w:delText xml:space="preserve">), the number</w:delText>
        </w:r>
      </w:del>
      <w:del w:id="223" w:author="PR Preview" w:date="2026-01-01T00:00:00Z">
        <w:r>
          <w:delText xml:space="preserve"> </w:delText>
        </w:r>
      </w:del>
      <m:oMath>
        <m:r>
          <m:t>n</m:t>
        </m:r>
      </m:oMath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delText xml:space="preserve">in such a list</w:delText>
        </w:r>
      </w:del>
      <w:del w:id="226" w:author="PR Preview" w:date="2026-01-01T00:00:00Z">
        <w:r>
          <w:delText xml:space="preserve"> </w:delText>
        </w:r>
      </w:del>
      <w:del w:id="227" w:author="PR Preview" w:date="2026-01-01T00:00:00Z">
        <w:r>
          <w:delText xml:space="preserve">is the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rPr>
            <w:b/>
            <w:bCs/>
          </w:rPr>
          <w:delText xml:space="preserve">cardinality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delText xml:space="preserve">[17]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of</w:delText>
        </w:r>
      </w:del>
      <w:del w:id="234" w:author="PR Preview" w:date="2026-01-01T00:00:00Z">
        <w:r>
          <w:delText xml:space="preserve"> </w:delText>
        </w:r>
      </w:del>
      <m:oMath>
        <m:r>
          <m:t>A</m:t>
        </m:r>
      </m:oMath>
      <w:del w:id="235" w:author="PR Preview" w:date="2026-01-01T00:00:00Z">
        <w:r>
          <w:delText xml:space="preserve">, its number of elements,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written</w:delText>
        </w:r>
      </w:del>
      <w:del w:id="23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del w:id="239" w:author="PR Preview" w:date="2026-01-01T00:00:00Z">
        <w:r>
          <w:delText xml:space="preserve">;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the empty set has cardinality</w:delText>
        </w:r>
      </w:del>
      <w:del w:id="24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243" w:author="PR Preview" w:date="2026-01-01T00:00:00Z">
        <w:r>
          <w:delText xml:space="preserve">.</w:delText>
        </w:r>
      </w:del>
    </w:p>
    <w:p>
      <w:pPr>
        <w:pStyle w:val="FirstParagraph"/>
      </w:pPr>
      <w:ins w:id="244" w:author="PR Preview" w:date="2026-01-01T00:00:00Z">
        <w:r>
          <w:rPr>
            <w:b/>
            <w:bCs/>
          </w:rPr>
          <w:t xml:space="preserve">Definition 20 (Finite set)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A set</w:t>
        </w:r>
      </w:ins>
      <w:ins w:id="247" w:author="PR Preview" w:date="2026-01-01T00:00:00Z">
        <w:r>
          <w:t xml:space="preserve"> </w:t>
        </w:r>
      </w:ins>
      <m:oMath>
        <m:r>
          <m:t>A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is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rPr>
            <w:b/>
            <w:bCs/>
          </w:rPr>
          <w:t xml:space="preserve">finite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[14]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if it is empty,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or if, for some natural number</w:t>
        </w:r>
      </w:ins>
      <w:ins w:id="258" w:author="PR Preview" w:date="2026-01-01T00:00:00Z">
        <w:r>
          <w:t xml:space="preserve"> </w:t>
        </w:r>
      </w:ins>
      <m:oMath>
        <m:r>
          <m:t>n</m:t>
        </m:r>
      </m:oMath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its elements can be listed as a finite sequence (</w:t>
        </w:r>
      </w:ins>
      <w:hyperlink w:anchor="def-finite-sequence">
        <w:ins w:id="262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63" w:author="PR Preview" w:date="2026-01-01T00:00:00Z">
        <w:r>
          <w:t xml:space="preserve">)</w:t>
        </w:r>
      </w:ins>
      <w:ins w:id="264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in which each element of</w:t>
        </w:r>
      </w:ins>
      <w:ins w:id="267" w:author="PR Preview" w:date="2026-01-01T00:00:00Z">
        <w:r>
          <w:t xml:space="preserve"> </w:t>
        </w:r>
      </w:ins>
      <m:oMath>
        <m:r>
          <m:t>A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appears exactly once.</w:t>
        </w:r>
      </w:ins>
    </w:p>
    <w:bookmarkEnd w:id="55"/>
    <w:bookmarkStart w:id="56" w:name="def-cardinality"/>
    <w:p>
      <w:pPr>
        <w:pStyle w:val="BodyText"/>
      </w:pPr>
      <w:ins w:id="270" w:author="PR Preview" w:date="2026-01-01T00:00:00Z">
        <w:r>
          <w:rPr>
            <w:b/>
            <w:bCs/>
          </w:rPr>
          <w:t xml:space="preserve">Definition 21 (Cardinality)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For a finite set</w:t>
        </w:r>
      </w:ins>
      <w:ins w:id="273" w:author="PR Preview" w:date="2026-01-01T00:00:00Z">
        <w:r>
          <w:t xml:space="preserve"> </w:t>
        </w:r>
      </w:ins>
      <m:oMath>
        <m:r>
          <m:t>A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(</w:t>
        </w:r>
      </w:ins>
      <w:hyperlink w:anchor="def-finite-set">
        <w:ins w:id="27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277" w:author="PR Preview" w:date="2026-01-01T00:00:00Z">
        <w:r>
          <w:t xml:space="preserve">), the number</w:t>
        </w:r>
      </w:ins>
      <w:ins w:id="278" w:author="PR Preview" w:date="2026-01-01T00:00:00Z">
        <w:r>
          <w:t xml:space="preserve"> </w:t>
        </w:r>
      </w:ins>
      <m:oMath>
        <m:r>
          <m:t>n</m:t>
        </m:r>
      </m:oMath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in such a list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is the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rPr>
            <w:b/>
            <w:bCs/>
          </w:rPr>
          <w:t xml:space="preserve">cardinality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[15]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of</w:t>
        </w:r>
      </w:ins>
      <w:ins w:id="289" w:author="PR Preview" w:date="2026-01-01T00:00:00Z">
        <w:r>
          <w:t xml:space="preserve"> </w:t>
        </w:r>
      </w:ins>
      <m:oMath>
        <m:r>
          <m:t>A</m:t>
        </m:r>
      </m:oMath>
      <w:ins w:id="290" w:author="PR Preview" w:date="2026-01-01T00:00:00Z">
        <w:r>
          <w:t xml:space="preserve">, its number of elements,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written</w:t>
        </w:r>
      </w:ins>
      <w:ins w:id="293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ins w:id="294" w:author="PR Preview" w:date="2026-01-01T00:00:00Z">
        <w:r>
          <w:t xml:space="preserve">;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the empty set has cardinality</w:t>
        </w:r>
      </w:ins>
      <w:ins w:id="297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298" w:author="PR Preview" w:date="2026-01-01T00:00:00Z">
        <w:r>
          <w:t xml:space="preserve">.</w:t>
        </w:r>
      </w:ins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del w:id="299" w:author="PR Preview" w:date="2026-01-01T00:00:00Z">
        <w:r>
          <w:rPr>
            <w:b/>
            <w:bCs/>
          </w:rPr>
          <w:delText xml:space="preserve">Example 16 (Finite and infinite sets)</w:delText>
        </w:r>
      </w:del>
      <w:del w:id="300" w:author="PR Preview" w:date="2026-01-01T00:00:00Z">
        <w:r>
          <w:delText xml:space="preserve"> </w:delText>
        </w:r>
      </w:del>
      <w:del w:id="301" w:author="PR Preview" w:date="2026-01-01T00:00:00Z">
        <w:r>
          <w:delText xml:space="preserve"> </w:delText>
        </w:r>
      </w:del>
    </w:p>
    <w:p>
      <w:pPr>
        <w:pStyle w:val="BodyText"/>
      </w:pPr>
      <w:ins w:id="302" w:author="PR Preview" w:date="2026-01-01T00:00:00Z">
        <w:r>
          <w:rPr>
            <w:b/>
            <w:bCs/>
          </w:rPr>
          <w:t xml:space="preserve">Example 14 (Finite and infinite sets)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del w:id="305" w:author="PR Preview" w:date="2026-01-01T00:00:00Z">
        <w:r>
          <w:rPr>
            <w:b/>
            <w:bCs/>
          </w:rPr>
          <w:delText xml:space="preserve">Definition 24 (Infinite set)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A set that is not finite (</w:delText>
        </w:r>
      </w:del>
      <w:hyperlink w:anchor="def-finite-set">
        <w:del w:id="308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09" w:author="PR Preview" w:date="2026-01-01T00:00:00Z">
        <w:r>
          <w:delText xml:space="preserve">) is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rPr>
            <w:b/>
            <w:bCs/>
          </w:rPr>
          <w:delText xml:space="preserve">infinite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delText xml:space="preserve">[18]</w:delText>
        </w:r>
      </w:del>
      <w:del w:id="314" w:author="PR Preview" w:date="2026-01-01T00:00:00Z">
        <w:r>
          <w:delText xml:space="preserve">.</w:delText>
        </w:r>
      </w:del>
    </w:p>
    <w:p>
      <w:pPr>
        <w:pStyle w:val="BodyText"/>
      </w:pPr>
      <w:del w:id="315" w:author="PR Preview" w:date="2026-01-01T00:00:00Z">
        <w:r>
          <w:rPr>
            <w:b/>
            <w:bCs/>
          </w:rPr>
          <w:delText xml:space="preserve">Definition 25 (Countable set)</w:delText>
        </w:r>
      </w:del>
      <w:del w:id="316" w:author="PR Preview" w:date="2026-01-01T00:00:00Z">
        <w:r>
          <w:delText xml:space="preserve"> </w:delText>
        </w:r>
      </w:del>
      <w:del w:id="317" w:author="PR Preview" w:date="2026-01-01T00:00:00Z">
        <w:r>
          <w:delText xml:space="preserve">A set is</w:delText>
        </w:r>
      </w:del>
      <w:del w:id="318" w:author="PR Preview" w:date="2026-01-01T00:00:00Z">
        <w:r>
          <w:delText xml:space="preserve"> </w:delText>
        </w:r>
      </w:del>
      <w:del w:id="319" w:author="PR Preview" w:date="2026-01-01T00:00:00Z">
        <w:r>
          <w:rPr>
            <w:b/>
            <w:bCs/>
          </w:rPr>
          <w:delText xml:space="preserve">countable</w:delText>
        </w:r>
      </w:del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[19]</w:delText>
        </w:r>
      </w:del>
      <w:del w:id="322" w:author="PR Preview" w:date="2026-01-01T00:00:00Z">
        <w:r>
          <w:delText xml:space="preserve"> </w:delText>
        </w:r>
      </w:del>
      <w:del w:id="323" w:author="PR Preview" w:date="2026-01-01T00:00:00Z">
        <w:r>
          <w:delText xml:space="preserve">if it is finite (</w:delText>
        </w:r>
      </w:del>
      <w:hyperlink w:anchor="def-finite-set">
        <w:del w:id="324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25" w:author="PR Preview" w:date="2026-01-01T00:00:00Z">
        <w:r>
          <w:delText xml:space="preserve">),</w:delText>
        </w:r>
      </w:del>
      <w:del w:id="326" w:author="PR Preview" w:date="2026-01-01T00:00:00Z">
        <w:r>
          <w:delText xml:space="preserve"> </w:delText>
        </w:r>
      </w:del>
      <w:del w:id="327" w:author="PR Preview" w:date="2026-01-01T00:00:00Z">
        <w:r>
          <w:delText xml:space="preserve">or if its elements can be listed as a sequence (</w:delText>
        </w:r>
      </w:del>
      <w:hyperlink w:anchor="def-sequence">
        <w:del w:id="328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329" w:author="PR Preview" w:date="2026-01-01T00:00:00Z">
        <w:r>
          <w:delText xml:space="preserve">)</w:delText>
        </w:r>
      </w:del>
      <w:del w:id="33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in which every element appears.</w:delText>
        </w:r>
      </w:del>
    </w:p>
    <w:p>
      <w:pPr>
        <w:pStyle w:val="BodyText"/>
      </w:pPr>
      <w:del w:id="333" w:author="PR Preview" w:date="2026-01-01T00:00:00Z">
        <w:r>
          <w:rPr>
            <w:b/>
            <w:bCs/>
          </w:rPr>
          <w:delText xml:space="preserve">Definition 26 (Countably infinite set)</w:delText>
        </w:r>
      </w:del>
      <w:del w:id="334" w:author="PR Preview" w:date="2026-01-01T00:00:00Z">
        <w:r>
          <w:delText xml:space="preserve"> </w:delText>
        </w:r>
      </w:del>
      <w:del w:id="335" w:author="PR Preview" w:date="2026-01-01T00:00:00Z">
        <w:r>
          <w:delText xml:space="preserve">A set is</w:delText>
        </w:r>
      </w:del>
      <w:del w:id="336" w:author="PR Preview" w:date="2026-01-01T00:00:00Z">
        <w:r>
          <w:delText xml:space="preserve"> </w:delText>
        </w:r>
      </w:del>
      <w:del w:id="337" w:author="PR Preview" w:date="2026-01-01T00:00:00Z">
        <w:r>
          <w:rPr>
            <w:b/>
            <w:bCs/>
          </w:rPr>
          <w:delText xml:space="preserve">countably infinite</w:delText>
        </w:r>
      </w:del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if it is</w:delText>
        </w:r>
      </w:del>
      <w:del w:id="340" w:author="PR Preview" w:date="2026-01-01T00:00:00Z">
        <w:r>
          <w:delText xml:space="preserve"> </w:delText>
        </w:r>
      </w:del>
      <w:hyperlink w:anchor="def-countable-set">
        <w:del w:id="341" w:author="PR Preview" w:date="2026-01-01T00:00:00Z">
          <w:r>
            <w:rPr>
              <w:rStyle w:val="Hyperlink"/>
            </w:rPr>
            <w:delText xml:space="preserve">countable</w:delText>
          </w:r>
        </w:del>
      </w:hyperlink>
      <w:del w:id="342" w:author="PR Preview" w:date="2026-01-01T00:00:00Z">
        <w:r>
          <w:delText xml:space="preserve"> </w:delText>
        </w:r>
      </w:del>
      <w:del w:id="343" w:author="PR Preview" w:date="2026-01-01T00:00:00Z">
        <w:r>
          <w:delText xml:space="preserve">and not finite.</w:delText>
        </w:r>
      </w:del>
    </w:p>
    <w:p>
      <w:pPr>
        <w:pStyle w:val="BodyText"/>
      </w:pPr>
      <w:del w:id="344" w:author="PR Preview" w:date="2026-01-01T00:00:00Z">
        <w:r>
          <w:rPr>
            <w:b/>
            <w:bCs/>
          </w:rPr>
          <w:delText xml:space="preserve">Example 17 (Countable and uncountable sets)</w:delText>
        </w:r>
      </w:del>
      <w:del w:id="345" w:author="PR Preview" w:date="2026-01-01T00:00:00Z">
        <w:r>
          <w:delText xml:space="preserve"> </w:delText>
        </w:r>
      </w:del>
      <w:del w:id="346" w:author="PR Preview" w:date="2026-01-01T00:00:00Z">
        <w:r>
          <w:delText xml:space="preserve"> </w:delText>
        </w:r>
      </w:del>
    </w:p>
    <w:p>
      <w:pPr>
        <w:pStyle w:val="FirstParagraph"/>
      </w:pPr>
      <w:ins w:id="347" w:author="PR Preview" w:date="2026-01-01T00:00:00Z">
        <w:r>
          <w:rPr>
            <w:b/>
            <w:bCs/>
          </w:rPr>
          <w:t xml:space="preserve">Definition 22 (Infinite set)</w:t>
        </w:r>
      </w:ins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A set that is not finite (</w:t>
        </w:r>
      </w:ins>
      <w:hyperlink w:anchor="def-finite-set">
        <w:ins w:id="350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51" w:author="PR Preview" w:date="2026-01-01T00:00:00Z">
        <w:r>
          <w:t xml:space="preserve">) is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rPr>
            <w:b/>
            <w:bCs/>
          </w:rPr>
          <w:t xml:space="preserve">infinite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[16]</w:t>
        </w:r>
      </w:ins>
      <w:ins w:id="356" w:author="PR Preview" w:date="2026-01-01T00:00:00Z">
        <w:r>
          <w:t xml:space="preserve">.</w:t>
        </w:r>
      </w:ins>
    </w:p>
    <w:bookmarkEnd w:id="61"/>
    <w:bookmarkStart w:id="62" w:name="def-countable-set"/>
    <w:p>
      <w:pPr>
        <w:pStyle w:val="BodyText"/>
      </w:pPr>
      <w:ins w:id="357" w:author="PR Preview" w:date="2026-01-01T00:00:00Z">
        <w:r>
          <w:rPr>
            <w:b/>
            <w:bCs/>
          </w:rPr>
          <w:t xml:space="preserve">Definition 23 (Countable set)</w:t>
        </w:r>
      </w:ins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A set is</w:t>
        </w:r>
      </w:ins>
      <w:ins w:id="360" w:author="PR Preview" w:date="2026-01-01T00:00:00Z">
        <w:r>
          <w:t xml:space="preserve"> </w:t>
        </w:r>
      </w:ins>
      <w:ins w:id="361" w:author="PR Preview" w:date="2026-01-01T00:00:00Z">
        <w:r>
          <w:rPr>
            <w:b/>
            <w:bCs/>
          </w:rPr>
          <w:t xml:space="preserve">countable</w:t>
        </w:r>
      </w:ins>
      <w:ins w:id="362" w:author="PR Preview" w:date="2026-01-01T00:00:00Z">
        <w:r>
          <w:t xml:space="preserve"> </w:t>
        </w:r>
      </w:ins>
      <w:ins w:id="363" w:author="PR Preview" w:date="2026-01-01T00:00:00Z">
        <w:r>
          <w:t xml:space="preserve">[17]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if it is finite (</w:t>
        </w:r>
      </w:ins>
      <w:hyperlink w:anchor="def-finite-set">
        <w:ins w:id="366" w:author="PR Preview" w:date="2026-01-01T00:00:00Z">
          <w:r>
            <w:rPr>
              <w:rStyle w:val="Hyperlink"/>
            </w:rPr>
            <w:t xml:space="preserve">Definition 20</w:t>
          </w:r>
        </w:ins>
      </w:hyperlink>
      <w:ins w:id="367" w:author="PR Preview" w:date="2026-01-01T00:00:00Z">
        <w:r>
          <w:t xml:space="preserve">),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or if its elements can be listed as a sequence (</w:t>
        </w:r>
      </w:ins>
      <w:hyperlink w:anchor="def-sequence">
        <w:ins w:id="370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371" w:author="PR Preview" w:date="2026-01-01T00:00:00Z">
        <w:r>
          <w:t xml:space="preserve">)</w:t>
        </w:r>
      </w:ins>
      <w:ins w:id="37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in which every element appears.</w:t>
        </w:r>
      </w:ins>
    </w:p>
    <w:bookmarkEnd w:id="62"/>
    <w:bookmarkStart w:id="63" w:name="def-countably-infinite"/>
    <w:p>
      <w:pPr>
        <w:pStyle w:val="BodyText"/>
      </w:pPr>
      <w:ins w:id="375" w:author="PR Preview" w:date="2026-01-01T00:00:00Z">
        <w:r>
          <w:rPr>
            <w:b/>
            <w:bCs/>
          </w:rPr>
          <w:t xml:space="preserve">Definition 24 (Countably infinite set)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 set is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b/>
            <w:bCs/>
          </w:rPr>
          <w:t xml:space="preserve">countably infinite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if it is</w:t>
        </w:r>
      </w:ins>
      <w:ins w:id="382" w:author="PR Preview" w:date="2026-01-01T00:00:00Z">
        <w:r>
          <w:t xml:space="preserve"> </w:t>
        </w:r>
      </w:ins>
      <w:hyperlink w:anchor="def-countable-set">
        <w:ins w:id="383" w:author="PR Preview" w:date="2026-01-01T00:00:00Z">
          <w:r>
            <w:rPr>
              <w:rStyle w:val="Hyperlink"/>
            </w:rPr>
            <w:t xml:space="preserve">countable</w:t>
          </w:r>
        </w:ins>
      </w:hyperlink>
      <w:ins w:id="384" w:author="PR Preview" w:date="2026-01-01T00:00:00Z">
        <w:r>
          <w:t xml:space="preserve"> </w:t>
        </w:r>
      </w:ins>
      <w:ins w:id="385" w:author="PR Preview" w:date="2026-01-01T00:00:00Z">
        <w:r>
          <w:t xml:space="preserve">and not finite.</w:t>
        </w:r>
      </w:ins>
    </w:p>
    <w:bookmarkEnd w:id="63"/>
    <w:bookmarkStart w:id="66" w:name="exm-countable-set"/>
    <w:p>
      <w:pPr>
        <w:pStyle w:val="BodyText"/>
      </w:pPr>
      <w:ins w:id="386" w:author="PR Preview" w:date="2026-01-01T00:00:00Z">
        <w:r>
          <w:rPr>
            <w:b/>
            <w:bCs/>
          </w:rPr>
          <w:t xml:space="preserve">Example 15 (Countable and uncountable sets)</w:t>
        </w:r>
      </w:ins>
      <w:ins w:id="387" w:author="PR Preview" w:date="2026-01-01T00:00:00Z">
        <w:r>
          <w:t xml:space="preserve"> </w:t>
        </w:r>
      </w:ins>
      <w:ins w:id="388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del w:id="389" w:author="PR Preview" w:date="2026-01-01T00:00:00Z">
        <w:r>
          <w:rPr>
            <w:i/>
            <w:iCs/>
          </w:rPr>
          <w:delText xml:space="preserve">Remark 8</w:delText>
        </w:r>
      </w:del>
      <w:del w:id="390" w:author="PR Preview" w:date="2026-01-01T00:00:00Z">
        <w:r>
          <w:delText xml:space="preserve"> (Cantor’s diagonal argument). </w:delText>
        </w:r>
      </w:del>
      <w:del w:id="391" w:author="PR Preview" w:date="2026-01-01T00:00:00Z">
        <w:r>
          <w:delText xml:space="preserve">The standard</w:delText>
        </w:r>
      </w:del>
      <w:del w:id="392" w:author="PR Preview" w:date="2026-01-01T00:00:00Z">
        <w:r>
          <w:delText xml:space="preserve"> </w:delText>
        </w:r>
      </w:del>
      <w:hyperlink r:id="rId68">
        <w:del w:id="393" w:author="PR Preview" w:date="2026-01-01T00:00:00Z">
          <w:r>
            <w:rPr>
              <w:rStyle w:val="Hyperlink"/>
            </w:rPr>
            <w:delText xml:space="preserve">proof</w:delText>
          </w:r>
        </w:del>
      </w:hyperlink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is Cantor’s diagonal argument:</w:delText>
        </w:r>
      </w:del>
      <w:del w:id="396" w:author="PR Preview" w:date="2026-01-01T00:00:00Z">
        <w:r>
          <w:delText xml:space="preserve"> </w:delText>
        </w:r>
      </w:del>
      <w:del w:id="397" w:author="PR Preview" w:date="2026-01-01T00:00:00Z">
        <w:r>
          <w:delText xml:space="preserve">given any sequence of numbers in</w:delText>
        </w:r>
      </w:del>
      <w:del w:id="398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399" w:author="PR Preview" w:date="2026-01-01T00:00:00Z">
        <w:r>
          <w:delText xml:space="preserve">,</w:delText>
        </w:r>
      </w:del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it builds a number in</w:delText>
        </w:r>
      </w:del>
      <w:del w:id="40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del w:id="403" w:author="PR Preview" w:date="2026-01-01T00:00:00Z">
        <w:r>
          <w:delText xml:space="preserve"> </w:delText>
        </w:r>
      </w:del>
      <w:del w:id="404" w:author="PR Preview" w:date="2026-01-01T00:00:00Z">
        <w:r>
          <w:delText xml:space="preserve">whose</w:delText>
        </w:r>
      </w:del>
      <w:del w:id="405" w:author="PR Preview" w:date="2026-01-01T00:00:00Z">
        <w:r>
          <w:delText xml:space="preserve"> </w:delText>
        </w:r>
      </w:del>
      <w:hyperlink r:id="rId69">
        <w:del w:id="406" w:author="PR Preview" w:date="2026-01-01T00:00:00Z">
          <w:r>
            <w:rPr>
              <w:rStyle w:val="Hyperlink"/>
            </w:rPr>
            <w:delText xml:space="preserve">decimal expansion</w:delText>
          </w:r>
        </w:del>
      </w:hyperlink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differs from the</w:delText>
        </w:r>
      </w:del>
      <w:del w:id="409" w:author="PR Preview" w:date="2026-01-01T00:00:00Z">
        <w:r>
          <w:delText xml:space="preserve"> </w:delText>
        </w:r>
      </w:del>
      <m:oMath>
        <m:r>
          <m:t>n</m:t>
        </m:r>
      </m:oMath>
      <w:del w:id="410" w:author="PR Preview" w:date="2026-01-01T00:00:00Z">
        <w:r>
          <w:delText xml:space="preserve">th number’s in the</w:delText>
        </w:r>
      </w:del>
      <w:del w:id="411" w:author="PR Preview" w:date="2026-01-01T00:00:00Z">
        <w:r>
          <w:delText xml:space="preserve"> </w:delText>
        </w:r>
      </w:del>
      <m:oMath>
        <m:r>
          <m:t>n</m:t>
        </m:r>
      </m:oMath>
      <w:del w:id="412" w:author="PR Preview" w:date="2026-01-01T00:00:00Z">
        <w:r>
          <w:delText xml:space="preserve">th digit</w:delText>
        </w:r>
      </w:del>
      <w:del w:id="413" w:author="PR Preview" w:date="2026-01-01T00:00:00Z">
        <w:r>
          <w:delText xml:space="preserve"> </w:delText>
        </w:r>
      </w:del>
      <w:del w:id="414" w:author="PR Preview" w:date="2026-01-01T00:00:00Z">
        <w:r>
          <w:delText xml:space="preserve">(its</w:delText>
        </w:r>
      </w:del>
      <w:del w:id="415" w:author="PR Preview" w:date="2026-01-01T00:00:00Z">
        <w:r>
          <w:delText xml:space="preserve"> </w:delText>
        </w:r>
      </w:del>
      <m:oMath>
        <m:r>
          <m:t>n</m:t>
        </m:r>
      </m:oMath>
      <w:del w:id="416" w:author="PR Preview" w:date="2026-01-01T00:00:00Z">
        <w:r>
          <w:delText xml:space="preserve">th decimal place, one of</w:delText>
        </w:r>
      </w:del>
      <w:del w:id="417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del w:id="418" w:author="PR Preview" w:date="2026-01-01T00:00:00Z">
        <w:r>
          <w:delText xml:space="preserve">),</w:delText>
        </w:r>
      </w:del>
      <w:del w:id="419" w:author="PR Preview" w:date="2026-01-01T00:00:00Z">
        <w:r>
          <w:delText xml:space="preserve"> </w:delText>
        </w:r>
      </w:del>
      <w:del w:id="420" w:author="PR Preview" w:date="2026-01-01T00:00:00Z">
        <w:r>
          <w:delText xml:space="preserve">so the sequence misses it</w:delText>
        </w:r>
      </w:del>
      <w:del w:id="421" w:author="PR Preview" w:date="2026-01-01T00:00:00Z">
        <w:r>
          <w:delText xml:space="preserve"> </w:delText>
        </w:r>
      </w:del>
      <w:del w:id="422" w:author="PR Preview" w:date="2026-01-01T00:00:00Z">
        <w:r>
          <w:delText xml:space="preserve">[20]</w:delText>
        </w:r>
      </w:del>
      <w:del w:id="423" w:author="PR Preview" w:date="2026-01-01T00:00:00Z">
        <w:r>
          <w:delText xml:space="preserve">.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One way to choose the</w:delText>
        </w:r>
      </w:del>
      <w:del w:id="426" w:author="PR Preview" w:date="2026-01-01T00:00:00Z">
        <w:r>
          <w:delText xml:space="preserve"> </w:delText>
        </w:r>
      </w:del>
      <m:oMath>
        <m:r>
          <m:t>n</m:t>
        </m:r>
      </m:oMath>
      <w:del w:id="427" w:author="PR Preview" w:date="2026-01-01T00:00:00Z">
        <w:r>
          <w:delText xml:space="preserve">th digit is to use</w:delText>
        </w:r>
      </w:del>
      <w:del w:id="428" w:author="PR Preview" w:date="2026-01-01T00:00:00Z">
        <w:r>
          <w:delText xml:space="preserve"> </w:delText>
        </w:r>
      </w:del>
      <m:oMath>
        <m:r>
          <m:t>5</m:t>
        </m:r>
      </m:oMath>
      <w:del w:id="429" w:author="PR Preview" w:date="2026-01-01T00:00:00Z">
        <w:r>
          <w:delText xml:space="preserve">,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unless the</w:delText>
        </w:r>
      </w:del>
      <w:del w:id="432" w:author="PR Preview" w:date="2026-01-01T00:00:00Z">
        <w:r>
          <w:delText xml:space="preserve"> </w:delText>
        </w:r>
      </w:del>
      <m:oMath>
        <m:r>
          <m:t>n</m:t>
        </m:r>
      </m:oMath>
      <w:del w:id="433" w:author="PR Preview" w:date="2026-01-01T00:00:00Z">
        <w:r>
          <w:delText xml:space="preserve">th number’s</w:delText>
        </w:r>
      </w:del>
      <w:del w:id="434" w:author="PR Preview" w:date="2026-01-01T00:00:00Z">
        <w:r>
          <w:delText xml:space="preserve"> </w:delText>
        </w:r>
      </w:del>
      <m:oMath>
        <m:r>
          <m:t>n</m:t>
        </m:r>
      </m:oMath>
      <w:del w:id="435" w:author="PR Preview" w:date="2026-01-01T00:00:00Z">
        <w:r>
          <w:delText xml:space="preserve">th digit is</w:delText>
        </w:r>
      </w:del>
      <w:del w:id="436" w:author="PR Preview" w:date="2026-01-01T00:00:00Z">
        <w:r>
          <w:delText xml:space="preserve"> </w:delText>
        </w:r>
      </w:del>
      <m:oMath>
        <m:r>
          <m:t>5</m:t>
        </m:r>
      </m:oMath>
      <w:del w:id="437" w:author="PR Preview" w:date="2026-01-01T00:00:00Z">
        <w:r>
          <w:delText xml:space="preserve">, in which case use</w:delText>
        </w:r>
      </w:del>
      <w:del w:id="438" w:author="PR Preview" w:date="2026-01-01T00:00:00Z">
        <w:r>
          <w:delText xml:space="preserve"> </w:delText>
        </w:r>
      </w:del>
      <m:oMath>
        <m:r>
          <m:t>4</m:t>
        </m:r>
      </m:oMath>
      <w:del w:id="439" w:author="PR Preview" w:date="2026-01-01T00:00:00Z">
        <w:r>
          <w:delText xml:space="preserve">.</w:delText>
        </w:r>
      </w:del>
      <w:del w:id="440" w:author="PR Preview" w:date="2026-01-01T00:00:00Z">
        <w:r>
          <w:delText xml:space="preserve"> </w:delText>
        </w:r>
      </w:del>
      <w:del w:id="441" w:author="PR Preview" w:date="2026-01-01T00:00:00Z">
        <w:r>
          <w:delText xml:space="preserve">For example, if the sequence starts</w:delText>
        </w:r>
      </w:del>
      <w:del w:id="442" w:author="PR Preview" w:date="2026-01-01T00:00:00Z">
        <w:r>
          <w:delText xml:space="preserve"> </w:delText>
        </w:r>
      </w:del>
      <m:oMath>
        <m:r>
          <m:t>0.1234</m:t>
        </m:r>
        <m:r>
          <m:rPr>
            <m:sty m:val="p"/>
          </m:rPr>
          <m:t>…</m:t>
        </m:r>
      </m:oMath>
      <w:del w:id="443" w:author="PR Preview" w:date="2026-01-01T00:00:00Z">
        <w:r>
          <w:delText xml:space="preserve">,</w:delText>
        </w:r>
      </w:del>
      <w:del w:id="444" w:author="PR Preview" w:date="2026-01-01T00:00:00Z">
        <w:r>
          <w:delText xml:space="preserve"> </w:delText>
        </w:r>
      </w:del>
      <m:oMath>
        <m:r>
          <m:t>0.3579</m:t>
        </m:r>
        <m:r>
          <m:rPr>
            <m:sty m:val="p"/>
          </m:rPr>
          <m:t>…</m:t>
        </m:r>
      </m:oMath>
      <w:del w:id="445" w:author="PR Preview" w:date="2026-01-01T00:00:00Z">
        <w:r>
          <w:delText xml:space="preserve">,</w:delText>
        </w:r>
      </w:del>
      <w:del w:id="446" w:author="PR Preview" w:date="2026-01-01T00:00:00Z">
        <w:r>
          <w:delText xml:space="preserve"> </w:delText>
        </w:r>
      </w:del>
      <m:oMath>
        <m:r>
          <m:t>0.2468</m:t>
        </m:r>
        <m:r>
          <m:rPr>
            <m:sty m:val="p"/>
          </m:rPr>
          <m:t>…</m:t>
        </m:r>
      </m:oMath>
      <w:del w:id="447" w:author="PR Preview" w:date="2026-01-01T00:00:00Z">
        <w:r>
          <w:delText xml:space="preserve">,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delText xml:space="preserve">the diagonal digits are</w:delText>
        </w:r>
      </w:del>
      <w:del w:id="450" w:author="PR Preview" w:date="2026-01-01T00:00:00Z">
        <w:r>
          <w:delText xml:space="preserve"> </w:delText>
        </w:r>
      </w:del>
      <m:oMath>
        <m:r>
          <m:t>1</m:t>
        </m:r>
      </m:oMath>
      <w:del w:id="451" w:author="PR Preview" w:date="2026-01-01T00:00:00Z">
        <w:r>
          <w:delText xml:space="preserve">,</w:delText>
        </w:r>
      </w:del>
      <w:del w:id="452" w:author="PR Preview" w:date="2026-01-01T00:00:00Z">
        <w:r>
          <w:delText xml:space="preserve"> </w:delText>
        </w:r>
      </w:del>
      <m:oMath>
        <m:r>
          <m:t>5</m:t>
        </m:r>
      </m:oMath>
      <w:del w:id="453" w:author="PR Preview" w:date="2026-01-01T00:00:00Z">
        <w:r>
          <w:delText xml:space="preserve">, and</w:delText>
        </w:r>
      </w:del>
      <w:del w:id="454" w:author="PR Preview" w:date="2026-01-01T00:00:00Z">
        <w:r>
          <w:delText xml:space="preserve"> </w:delText>
        </w:r>
      </w:del>
      <m:oMath>
        <m:r>
          <m:t>6</m:t>
        </m:r>
      </m:oMath>
      <w:del w:id="455" w:author="PR Preview" w:date="2026-01-01T00:00:00Z">
        <w:r>
          <w:delText xml:space="preserve">,</w:delText>
        </w:r>
      </w:del>
      <w:del w:id="456" w:author="PR Preview" w:date="2026-01-01T00:00:00Z">
        <w:r>
          <w:delText xml:space="preserve"> </w:delText>
        </w:r>
      </w:del>
      <w:del w:id="457" w:author="PR Preview" w:date="2026-01-01T00:00:00Z">
        <w:r>
          <w:delText xml:space="preserve">so the new number starts</w:delText>
        </w:r>
      </w:del>
      <w:del w:id="458" w:author="PR Preview" w:date="2026-01-01T00:00:00Z">
        <w:r>
          <w:delText xml:space="preserve"> </w:delText>
        </w:r>
      </w:del>
      <m:oMath>
        <m:r>
          <m:t>0.545</m:t>
        </m:r>
        <m:r>
          <m:rPr>
            <m:sty m:val="p"/>
          </m:rPr>
          <m:t>…</m:t>
        </m:r>
      </m:oMath>
      <w:del w:id="459" w:author="PR Preview" w:date="2026-01-01T00:00:00Z">
        <w:r>
          <w:delText xml:space="preserve">,</w:delText>
        </w:r>
      </w:del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which differs from the first number in the first digit,</w:delText>
        </w:r>
      </w:del>
      <w:del w:id="462" w:author="PR Preview" w:date="2026-01-01T00:00:00Z">
        <w:r>
          <w:delText xml:space="preserve"> </w:delText>
        </w:r>
      </w:del>
      <w:del w:id="463" w:author="PR Preview" w:date="2026-01-01T00:00:00Z">
        <w:r>
          <w:delText xml:space="preserve">from the second in the second digit,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and from the third in the third digit.</w:delText>
        </w:r>
      </w:del>
    </w:p>
    <w:p>
      <w:pPr>
        <w:pStyle w:val="BodyText"/>
      </w:pPr>
      <w:ins w:id="466" w:author="PR Preview" w:date="2026-01-01T00:00:00Z">
        <w:r>
          <w:rPr>
            <w:i/>
            <w:iCs/>
          </w:rPr>
          <w:t xml:space="preserve">Remark 8</w:t>
        </w:r>
      </w:ins>
      <w:ins w:id="467" w:author="PR Preview" w:date="2026-01-01T00:00:00Z">
        <w:r>
          <w:t xml:space="preserve"> (Cantor’s diagonal argument). </w:t>
        </w:r>
      </w:ins>
      <w:ins w:id="468" w:author="PR Preview" w:date="2026-01-01T00:00:00Z">
        <w:r>
          <w:t xml:space="preserve">The standard</w:t>
        </w:r>
      </w:ins>
      <w:ins w:id="469" w:author="PR Preview" w:date="2026-01-01T00:00:00Z">
        <w:r>
          <w:t xml:space="preserve"> </w:t>
        </w:r>
      </w:ins>
      <w:hyperlink r:id="rId68">
        <w:ins w:id="470" w:author="PR Preview" w:date="2026-01-01T00:00:00Z">
          <w:r>
            <w:rPr>
              <w:rStyle w:val="Hyperlink"/>
            </w:rPr>
            <w:t xml:space="preserve">proof</w:t>
          </w:r>
        </w:ins>
      </w:hyperlink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is Cantor’s diagonal argument:</w:t>
        </w:r>
      </w:ins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given any sequence of numbers in</w:t>
        </w:r>
      </w:ins>
      <w:ins w:id="475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76" w:author="PR Preview" w:date="2026-01-01T00:00:00Z">
        <w:r>
          <w:t xml:space="preserve">,</w:t>
        </w:r>
      </w:ins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it builds a number in</w:t>
        </w:r>
      </w:ins>
      <w:ins w:id="47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whose</w:t>
        </w:r>
      </w:ins>
      <w:ins w:id="482" w:author="PR Preview" w:date="2026-01-01T00:00:00Z">
        <w:r>
          <w:t xml:space="preserve"> </w:t>
        </w:r>
      </w:ins>
      <w:hyperlink r:id="rId69">
        <w:ins w:id="483" w:author="PR Preview" w:date="2026-01-01T00:00:00Z">
          <w:r>
            <w:rPr>
              <w:rStyle w:val="Hyperlink"/>
            </w:rPr>
            <w:t xml:space="preserve">decimal expansion</w:t>
          </w:r>
        </w:ins>
      </w:hyperlink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differs from the</w:t>
        </w:r>
      </w:ins>
      <w:ins w:id="486" w:author="PR Preview" w:date="2026-01-01T00:00:00Z">
        <w:r>
          <w:t xml:space="preserve"> </w:t>
        </w:r>
      </w:ins>
      <m:oMath>
        <m:r>
          <m:t>n</m:t>
        </m:r>
      </m:oMath>
      <w:ins w:id="487" w:author="PR Preview" w:date="2026-01-01T00:00:00Z">
        <w:r>
          <w:t xml:space="preserve">th number’s in the</w:t>
        </w:r>
      </w:ins>
      <w:ins w:id="488" w:author="PR Preview" w:date="2026-01-01T00:00:00Z">
        <w:r>
          <w:t xml:space="preserve"> </w:t>
        </w:r>
      </w:ins>
      <m:oMath>
        <m:r>
          <m:t>n</m:t>
        </m:r>
      </m:oMath>
      <w:ins w:id="489" w:author="PR Preview" w:date="2026-01-01T00:00:00Z">
        <w:r>
          <w:t xml:space="preserve">th digit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(its</w:t>
        </w:r>
      </w:ins>
      <w:ins w:id="492" w:author="PR Preview" w:date="2026-01-01T00:00:00Z">
        <w:r>
          <w:t xml:space="preserve"> </w:t>
        </w:r>
      </w:ins>
      <m:oMath>
        <m:r>
          <m:t>n</m:t>
        </m:r>
      </m:oMath>
      <w:ins w:id="493" w:author="PR Preview" w:date="2026-01-01T00:00:00Z">
        <w:r>
          <w:t xml:space="preserve">th decimal place, one of</w:t>
        </w:r>
      </w:ins>
      <w:ins w:id="494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ins w:id="495" w:author="PR Preview" w:date="2026-01-01T00:00:00Z">
        <w:r>
          <w:t xml:space="preserve">),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so the sequence misses it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[18]</w:t>
        </w:r>
      </w:ins>
      <w:ins w:id="500" w:author="PR Preview" w:date="2026-01-01T00:00:00Z">
        <w:r>
          <w:t xml:space="preserve">.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One way to choose the</w:t>
        </w:r>
      </w:ins>
      <w:ins w:id="503" w:author="PR Preview" w:date="2026-01-01T00:00:00Z">
        <w:r>
          <w:t xml:space="preserve"> </w:t>
        </w:r>
      </w:ins>
      <m:oMath>
        <m:r>
          <m:t>n</m:t>
        </m:r>
      </m:oMath>
      <w:ins w:id="504" w:author="PR Preview" w:date="2026-01-01T00:00:00Z">
        <w:r>
          <w:t xml:space="preserve">th digit is to use</w:t>
        </w:r>
      </w:ins>
      <w:ins w:id="505" w:author="PR Preview" w:date="2026-01-01T00:00:00Z">
        <w:r>
          <w:t xml:space="preserve"> </w:t>
        </w:r>
      </w:ins>
      <m:oMath>
        <m:r>
          <m:t>5</m:t>
        </m:r>
      </m:oMath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unless the</w:t>
        </w:r>
      </w:ins>
      <w:ins w:id="509" w:author="PR Preview" w:date="2026-01-01T00:00:00Z">
        <w:r>
          <w:t xml:space="preserve"> </w:t>
        </w:r>
      </w:ins>
      <m:oMath>
        <m:r>
          <m:t>n</m:t>
        </m:r>
      </m:oMath>
      <w:ins w:id="510" w:author="PR Preview" w:date="2026-01-01T00:00:00Z">
        <w:r>
          <w:t xml:space="preserve">th number’s</w:t>
        </w:r>
      </w:ins>
      <w:ins w:id="511" w:author="PR Preview" w:date="2026-01-01T00:00:00Z">
        <w:r>
          <w:t xml:space="preserve"> </w:t>
        </w:r>
      </w:ins>
      <m:oMath>
        <m:r>
          <m:t>n</m:t>
        </m:r>
      </m:oMath>
      <w:ins w:id="512" w:author="PR Preview" w:date="2026-01-01T00:00:00Z">
        <w:r>
          <w:t xml:space="preserve">th digit is</w:t>
        </w:r>
      </w:ins>
      <w:ins w:id="513" w:author="PR Preview" w:date="2026-01-01T00:00:00Z">
        <w:r>
          <w:t xml:space="preserve"> </w:t>
        </w:r>
      </w:ins>
      <m:oMath>
        <m:r>
          <m:t>5</m:t>
        </m:r>
      </m:oMath>
      <w:ins w:id="514" w:author="PR Preview" w:date="2026-01-01T00:00:00Z">
        <w:r>
          <w:t xml:space="preserve">, in which case use</w:t>
        </w:r>
      </w:ins>
      <w:ins w:id="515" w:author="PR Preview" w:date="2026-01-01T00:00:00Z">
        <w:r>
          <w:t xml:space="preserve"> </w:t>
        </w:r>
      </w:ins>
      <m:oMath>
        <m:r>
          <m:t>4</m:t>
        </m:r>
      </m:oMath>
      <w:ins w:id="516" w:author="PR Preview" w:date="2026-01-01T00:00:00Z">
        <w:r>
          <w:t xml:space="preserve">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For example, if the sequence starts</w:t>
        </w:r>
      </w:ins>
      <w:ins w:id="519" w:author="PR Preview" w:date="2026-01-01T00:00:00Z">
        <w:r>
          <w:t xml:space="preserve"> </w:t>
        </w:r>
      </w:ins>
      <m:oMath>
        <m:r>
          <m:t>0.1234</m:t>
        </m:r>
        <m:r>
          <m:rPr>
            <m:sty m:val="p"/>
          </m:rPr>
          <m:t>…</m:t>
        </m:r>
      </m:oMath>
      <w:ins w:id="520" w:author="PR Preview" w:date="2026-01-01T00:00:00Z">
        <w:r>
          <w:t xml:space="preserve">,</w:t>
        </w:r>
      </w:ins>
      <w:ins w:id="521" w:author="PR Preview" w:date="2026-01-01T00:00:00Z">
        <w:r>
          <w:t xml:space="preserve"> </w:t>
        </w:r>
      </w:ins>
      <m:oMath>
        <m:r>
          <m:t>0.3579</m:t>
        </m:r>
        <m:r>
          <m:rPr>
            <m:sty m:val="p"/>
          </m:rPr>
          <m:t>…</m:t>
        </m:r>
      </m:oMath>
      <w:ins w:id="522" w:author="PR Preview" w:date="2026-01-01T00:00:00Z">
        <w:r>
          <w:t xml:space="preserve">,</w:t>
        </w:r>
      </w:ins>
      <w:ins w:id="523" w:author="PR Preview" w:date="2026-01-01T00:00:00Z">
        <w:r>
          <w:t xml:space="preserve"> </w:t>
        </w:r>
      </w:ins>
      <m:oMath>
        <m:r>
          <m:t>0.2468</m:t>
        </m:r>
        <m:r>
          <m:rPr>
            <m:sty m:val="p"/>
          </m:rPr>
          <m:t>…</m:t>
        </m:r>
      </m:oMath>
      <w:ins w:id="524" w:author="PR Preview" w:date="2026-01-01T00:00:00Z">
        <w:r>
          <w:t xml:space="preserve">,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the diagonal digits are</w:t>
        </w:r>
      </w:ins>
      <w:ins w:id="527" w:author="PR Preview" w:date="2026-01-01T00:00:00Z">
        <w:r>
          <w:t xml:space="preserve"> </w:t>
        </w:r>
      </w:ins>
      <m:oMath>
        <m:r>
          <m:t>1</m:t>
        </m:r>
      </m:oMath>
      <w:ins w:id="528" w:author="PR Preview" w:date="2026-01-01T00:00:00Z">
        <w:r>
          <w:t xml:space="preserve">,</w:t>
        </w:r>
      </w:ins>
      <w:ins w:id="529" w:author="PR Preview" w:date="2026-01-01T00:00:00Z">
        <w:r>
          <w:t xml:space="preserve"> </w:t>
        </w:r>
      </w:ins>
      <m:oMath>
        <m:r>
          <m:t>5</m:t>
        </m:r>
      </m:oMath>
      <w:ins w:id="530" w:author="PR Preview" w:date="2026-01-01T00:00:00Z">
        <w:r>
          <w:t xml:space="preserve">, and</w:t>
        </w:r>
      </w:ins>
      <w:ins w:id="531" w:author="PR Preview" w:date="2026-01-01T00:00:00Z">
        <w:r>
          <w:t xml:space="preserve"> </w:t>
        </w:r>
      </w:ins>
      <m:oMath>
        <m:r>
          <m:t>6</m:t>
        </m:r>
      </m:oMath>
      <w:ins w:id="532" w:author="PR Preview" w:date="2026-01-01T00:00:00Z">
        <w:r>
          <w:t xml:space="preserve">,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so the new number starts</w:t>
        </w:r>
      </w:ins>
      <w:ins w:id="535" w:author="PR Preview" w:date="2026-01-01T00:00:00Z">
        <w:r>
          <w:t xml:space="preserve"> </w:t>
        </w:r>
      </w:ins>
      <m:oMath>
        <m:r>
          <m:t>0.545</m:t>
        </m:r>
        <m:r>
          <m:rPr>
            <m:sty m:val="p"/>
          </m:rPr>
          <m:t>…</m:t>
        </m:r>
      </m:oMath>
      <w:ins w:id="536" w:author="PR Preview" w:date="2026-01-01T00:00:00Z">
        <w:r>
          <w:t xml:space="preserve">,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which differs from the first number in the first digit,</w:t>
        </w:r>
      </w:ins>
      <w:ins w:id="539" w:author="PR Preview" w:date="2026-01-01T00:00:00Z">
        <w:r>
          <w:t xml:space="preserve"> </w:t>
        </w:r>
      </w:ins>
      <w:ins w:id="540" w:author="PR Preview" w:date="2026-01-01T00:00:00Z">
        <w:r>
          <w:t xml:space="preserve">from the second in the second digit,</w:t>
        </w:r>
      </w:ins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and from the third in the third digit.</w:t>
        </w:r>
      </w:ins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del w:id="543" w:author="PR Preview" w:date="2026-01-01T00:00:00Z">
        <w:r>
          <w:delText xml:space="preserve">[14]</w:delText>
        </w:r>
      </w:del>
      <w:del w:id="544" w:author="PR Preview" w:date="2026-01-01T00:00:00Z">
        <w:r>
          <w:delText xml:space="preserve"> </w:delText>
        </w:r>
      </w:del>
      <w:del w:id="545" w:author="PR Preview" w:date="2026-01-01T00:00:00Z">
        <w:r>
          <w:delText xml:space="preserve">	</w:delText>
        </w:r>
      </w:del>
      <w:del w:id="546" w:author="PR Preview" w:date="2026-01-01T00:00:00Z">
        <w:r>
          <w:delText xml:space="preserve">Wikipedia contributors,</w:delText>
        </w:r>
      </w:del>
      <w:del w:id="547" w:author="PR Preview" w:date="2026-01-01T00:00:00Z">
        <w:r>
          <w:delText xml:space="preserve"> </w:delText>
        </w:r>
      </w:del>
      <w:del w:id="548" w:author="PR Preview" w:date="2026-01-01T00:00:00Z">
        <w:r>
          <w:delText xml:space="preserve">“Closure (mathematics) —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Wikipedia</w:delText>
        </w:r>
      </w:del>
      <w:del w:id="551" w:author="PR Preview" w:date="2026-01-01T00:00:00Z">
        <w:r>
          <w:delText xml:space="preserve">,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the free encyclopedia.”</w:delText>
        </w:r>
      </w:del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2026. Available:</w:delText>
        </w:r>
      </w:del>
      <w:del w:id="556" w:author="PR Preview" w:date="2026-01-01T00:00:00Z">
        <w:r>
          <w:delText xml:space="preserve"> </w:delText>
        </w:r>
      </w:del>
      <w:hyperlink r:id="rId15">
        <w:del w:id="557" w:author="PR Preview" w:date="2026-01-01T00:00:00Z">
          <w:r>
            <w:rPr>
              <w:rStyle w:val="Hyperlink"/>
            </w:rPr>
            <w:delText xml:space="preserve">https://en.wikipedia.org/wiki/Closure_(mathematics)</w:delText>
          </w:r>
        </w:del>
      </w:hyperlink>
    </w:p>
    <w:p>
      <w:pPr>
        <w:pStyle w:val="Bibliography"/>
      </w:pPr>
      <w:del w:id="558" w:author="PR Preview" w:date="2026-01-01T00:00:00Z">
        <w:r>
          <w:delText xml:space="preserve">[15]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	</w:delText>
        </w:r>
      </w:del>
      <w:del w:id="561" w:author="PR Preview" w:date="2026-01-01T00:00:00Z">
        <w:r>
          <w:delText xml:space="preserve">Wikipedia contributors,</w:delText>
        </w:r>
      </w:del>
      <w:del w:id="562" w:author="PR Preview" w:date="2026-01-01T00:00:00Z">
        <w:r>
          <w:delText xml:space="preserve"> </w:delText>
        </w:r>
      </w:del>
      <w:del w:id="563" w:author="PR Preview" w:date="2026-01-01T00:00:00Z">
        <w:r>
          <w:delText xml:space="preserve">“Logistic function —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Wikipedia</w:delText>
        </w:r>
      </w:del>
      <w:del w:id="566" w:author="PR Preview" w:date="2026-01-01T00:00:00Z">
        <w:r>
          <w:delText xml:space="preserve">,</w:delText>
        </w:r>
      </w:del>
      <w:del w:id="567" w:author="PR Preview" w:date="2026-01-01T00:00:00Z">
        <w:r>
          <w:delText xml:space="preserve"> </w:delText>
        </w:r>
      </w:del>
      <w:del w:id="568" w:author="PR Preview" w:date="2026-01-01T00:00:00Z">
        <w:r>
          <w:delText xml:space="preserve">the free encyclopedia.”</w:delText>
        </w:r>
      </w:del>
      <w:del w:id="569" w:author="PR Preview" w:date="2026-01-01T00:00:00Z">
        <w:r>
          <w:delText xml:space="preserve"> </w:delText>
        </w:r>
      </w:del>
      <w:del w:id="570" w:author="PR Preview" w:date="2026-01-01T00:00:00Z">
        <w:r>
          <w:delText xml:space="preserve">2026. Available:</w:delText>
        </w:r>
      </w:del>
      <w:del w:id="571" w:author="PR Preview" w:date="2026-01-01T00:00:00Z">
        <w:r>
          <w:delText xml:space="preserve"> </w:delText>
        </w:r>
      </w:del>
      <w:hyperlink r:id="rId17">
        <w:del w:id="572" w:author="PR Preview" w:date="2026-01-01T00:00:00Z">
          <w:r>
            <w:rPr>
              <w:rStyle w:val="Hyperlink"/>
            </w:rPr>
            <w:delText xml:space="preserve">https://en.wikipedia.org/wiki/Logistic_function</w:delText>
          </w:r>
        </w:del>
      </w:hyperlink>
    </w:p>
    <w:p>
      <w:pPr>
        <w:pStyle w:val="Bibliography"/>
      </w:pPr>
      <w:del w:id="573" w:author="PR Preview" w:date="2026-01-01T00:00:00Z">
        <w:r>
          <w:delText xml:space="preserve">[16]</w:delText>
        </w:r>
      </w:del>
      <w:del w:id="574" w:author="PR Preview" w:date="2026-01-01T00:00:00Z">
        <w:r>
          <w:delText xml:space="preserve"> </w:delText>
        </w:r>
      </w:del>
      <w:del w:id="575" w:author="PR Preview" w:date="2026-01-01T00:00:00Z">
        <w:r>
          <w:delText xml:space="preserve">	</w:delText>
        </w:r>
      </w:del>
      <w:del w:id="576" w:author="PR Preview" w:date="2026-01-01T00:00:00Z">
        <w:r>
          <w:delText xml:space="preserve">Wikipedia contributors,</w:delText>
        </w:r>
      </w:del>
      <w:del w:id="577" w:author="PR Preview" w:date="2026-01-01T00:00:00Z">
        <w:r>
          <w:delText xml:space="preserve"> </w:delText>
        </w:r>
      </w:del>
      <w:del w:id="578" w:author="PR Preview" w:date="2026-01-01T00:00:00Z">
        <w:r>
          <w:delText xml:space="preserve">“Finite set —</w:delText>
        </w:r>
      </w:del>
      <w:del w:id="579" w:author="PR Preview" w:date="2026-01-01T00:00:00Z">
        <w:r>
          <w:delText xml:space="preserve"> </w:delText>
        </w:r>
      </w:del>
      <w:del w:id="580" w:author="PR Preview" w:date="2026-01-01T00:00:00Z">
        <w:r>
          <w:delText xml:space="preserve">Wikipedia</w:delText>
        </w:r>
      </w:del>
      <w:del w:id="581" w:author="PR Preview" w:date="2026-01-01T00:00:00Z">
        <w:r>
          <w:delText xml:space="preserve">,</w:delText>
        </w:r>
      </w:del>
      <w:del w:id="582" w:author="PR Preview" w:date="2026-01-01T00:00:00Z">
        <w:r>
          <w:delText xml:space="preserve"> </w:delText>
        </w:r>
      </w:del>
      <w:del w:id="583" w:author="PR Preview" w:date="2026-01-01T00:00:00Z">
        <w:r>
          <w:delText xml:space="preserve">the free encyclopedia.”</w:delText>
        </w:r>
      </w:del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2026. Available:</w:delText>
        </w:r>
      </w:del>
      <w:del w:id="586" w:author="PR Preview" w:date="2026-01-01T00:00:00Z">
        <w:r>
          <w:delText xml:space="preserve"> </w:delText>
        </w:r>
      </w:del>
      <w:hyperlink r:id="rId98">
        <w:del w:id="587" w:author="PR Preview" w:date="2026-01-01T00:00:00Z">
          <w:r>
            <w:rPr>
              <w:rStyle w:val="Hyperlink"/>
            </w:rPr>
            <w:delText xml:space="preserve">https://en.wikipedia.org/wiki/Finite_set</w:delText>
          </w:r>
        </w:del>
      </w:hyperlink>
    </w:p>
    <w:p>
      <w:pPr>
        <w:pStyle w:val="Bibliography"/>
      </w:pPr>
      <w:del w:id="588" w:author="PR Preview" w:date="2026-01-01T00:00:00Z">
        <w:r>
          <w:delText xml:space="preserve">[17]</w:delText>
        </w:r>
      </w:del>
      <w:del w:id="589" w:author="PR Preview" w:date="2026-01-01T00:00:00Z">
        <w:r>
          <w:delText xml:space="preserve"> </w:delText>
        </w:r>
      </w:del>
      <w:del w:id="590" w:author="PR Preview" w:date="2026-01-01T00:00:00Z">
        <w:r>
          <w:delText xml:space="preserve">	</w:delText>
        </w:r>
      </w:del>
      <w:del w:id="591" w:author="PR Preview" w:date="2026-01-01T00:00:00Z">
        <w:r>
          <w:delText xml:space="preserve">Wikipedia contributors,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“Cardinality —</w:delText>
        </w:r>
      </w:del>
      <w:del w:id="594" w:author="PR Preview" w:date="2026-01-01T00:00:00Z">
        <w:r>
          <w:delText xml:space="preserve"> </w:delText>
        </w:r>
      </w:del>
      <w:del w:id="595" w:author="PR Preview" w:date="2026-01-01T00:00:00Z">
        <w:r>
          <w:delText xml:space="preserve">Wikipedia</w:delText>
        </w:r>
      </w:del>
      <w:del w:id="596" w:author="PR Preview" w:date="2026-01-01T00:00:00Z">
        <w:r>
          <w:delText xml:space="preserve">,</w:delText>
        </w:r>
      </w:del>
      <w:del w:id="597" w:author="PR Preview" w:date="2026-01-01T00:00:00Z">
        <w:r>
          <w:delText xml:space="preserve"> </w:delText>
        </w:r>
      </w:del>
      <w:del w:id="598" w:author="PR Preview" w:date="2026-01-01T00:00:00Z">
        <w:r>
          <w:delText xml:space="preserve">the free encyclopedia.”</w:delText>
        </w:r>
      </w:del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2026. Available:</w:delText>
        </w:r>
      </w:del>
      <w:del w:id="601" w:author="PR Preview" w:date="2026-01-01T00:00:00Z">
        <w:r>
          <w:delText xml:space="preserve"> </w:delText>
        </w:r>
      </w:del>
      <w:hyperlink r:id="rId100">
        <w:del w:id="602" w:author="PR Preview" w:date="2026-01-01T00:00:00Z">
          <w:r>
            <w:rPr>
              <w:rStyle w:val="Hyperlink"/>
            </w:rPr>
            <w:delText xml:space="preserve">https://en.wikipedia.org/wiki/Cardinality</w:delText>
          </w:r>
        </w:del>
      </w:hyperlink>
    </w:p>
    <w:p>
      <w:pPr>
        <w:pStyle w:val="Bibliography"/>
      </w:pPr>
      <w:del w:id="603" w:author="PR Preview" w:date="2026-01-01T00:00:00Z">
        <w:r>
          <w:delText xml:space="preserve">[18]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	</w:delText>
        </w:r>
      </w:del>
      <w:del w:id="606" w:author="PR Preview" w:date="2026-01-01T00:00:00Z">
        <w:r>
          <w:delText xml:space="preserve">Wikipedia contributors,</w:delText>
        </w:r>
      </w:del>
      <w:del w:id="607" w:author="PR Preview" w:date="2026-01-01T00:00:00Z">
        <w:r>
          <w:delText xml:space="preserve"> </w:delText>
        </w:r>
      </w:del>
      <w:del w:id="608" w:author="PR Preview" w:date="2026-01-01T00:00:00Z">
        <w:r>
          <w:delText xml:space="preserve">“Infinite set —</w:delText>
        </w:r>
      </w:del>
      <w:del w:id="609" w:author="PR Preview" w:date="2026-01-01T00:00:00Z">
        <w:r>
          <w:delText xml:space="preserve"> </w:delText>
        </w:r>
      </w:del>
      <w:del w:id="610" w:author="PR Preview" w:date="2026-01-01T00:00:00Z">
        <w:r>
          <w:delText xml:space="preserve">Wikipedia</w:delText>
        </w:r>
      </w:del>
      <w:del w:id="611" w:author="PR Preview" w:date="2026-01-01T00:00:00Z">
        <w:r>
          <w:delText xml:space="preserve">,</w:delText>
        </w:r>
      </w:del>
      <w:del w:id="612" w:author="PR Preview" w:date="2026-01-01T00:00:00Z">
        <w:r>
          <w:delText xml:space="preserve"> </w:delText>
        </w:r>
      </w:del>
      <w:del w:id="613" w:author="PR Preview" w:date="2026-01-01T00:00:00Z">
        <w:r>
          <w:delText xml:space="preserve">the free encyclopedia.”</w:delText>
        </w:r>
      </w:del>
      <w:del w:id="614" w:author="PR Preview" w:date="2026-01-01T00:00:00Z">
        <w:r>
          <w:delText xml:space="preserve"> </w:delText>
        </w:r>
      </w:del>
      <w:del w:id="615" w:author="PR Preview" w:date="2026-01-01T00:00:00Z">
        <w:r>
          <w:delText xml:space="preserve">2026. Available:</w:delText>
        </w:r>
      </w:del>
      <w:del w:id="616" w:author="PR Preview" w:date="2026-01-01T00:00:00Z">
        <w:r>
          <w:delText xml:space="preserve"> </w:delText>
        </w:r>
      </w:del>
      <w:hyperlink r:id="rId102">
        <w:del w:id="617" w:author="PR Preview" w:date="2026-01-01T00:00:00Z">
          <w:r>
            <w:rPr>
              <w:rStyle w:val="Hyperlink"/>
            </w:rPr>
            <w:delText xml:space="preserve">https://en.wikipedia.org/wiki/Infinite_set</w:delText>
          </w:r>
        </w:del>
      </w:hyperlink>
    </w:p>
    <w:p>
      <w:pPr>
        <w:pStyle w:val="Bibliography"/>
      </w:pPr>
      <w:del w:id="618" w:author="PR Preview" w:date="2026-01-01T00:00:00Z">
        <w:r>
          <w:delText xml:space="preserve">[19]</w:delText>
        </w:r>
      </w:del>
      <w:del w:id="619" w:author="PR Preview" w:date="2026-01-01T00:00:00Z">
        <w:r>
          <w:delText xml:space="preserve"> </w:delText>
        </w:r>
      </w:del>
      <w:del w:id="620" w:author="PR Preview" w:date="2026-01-01T00:00:00Z">
        <w:r>
          <w:delText xml:space="preserve">	</w:delText>
        </w:r>
      </w:del>
      <w:del w:id="621" w:author="PR Preview" w:date="2026-01-01T00:00:00Z">
        <w:r>
          <w:delText xml:space="preserve">Wikipedia contributors,</w:delText>
        </w:r>
      </w:del>
      <w:del w:id="622" w:author="PR Preview" w:date="2026-01-01T00:00:00Z">
        <w:r>
          <w:delText xml:space="preserve"> </w:delText>
        </w:r>
      </w:del>
      <w:del w:id="623" w:author="PR Preview" w:date="2026-01-01T00:00:00Z">
        <w:r>
          <w:delText xml:space="preserve">“Countable set —</w:delText>
        </w:r>
      </w:del>
      <w:del w:id="624" w:author="PR Preview" w:date="2026-01-01T00:00:00Z">
        <w:r>
          <w:delText xml:space="preserve"> </w:delText>
        </w:r>
      </w:del>
      <w:del w:id="625" w:author="PR Preview" w:date="2026-01-01T00:00:00Z">
        <w:r>
          <w:delText xml:space="preserve">Wikipedia</w:delText>
        </w:r>
      </w:del>
      <w:del w:id="626" w:author="PR Preview" w:date="2026-01-01T00:00:00Z">
        <w:r>
          <w:delText xml:space="preserve">,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the free encyclopedia.”</w:delText>
        </w:r>
      </w:del>
      <w:del w:id="629" w:author="PR Preview" w:date="2026-01-01T00:00:00Z">
        <w:r>
          <w:delText xml:space="preserve"> </w:delText>
        </w:r>
      </w:del>
      <w:del w:id="630" w:author="PR Preview" w:date="2026-01-01T00:00:00Z">
        <w:r>
          <w:delText xml:space="preserve">2026. Available:</w:delText>
        </w:r>
      </w:del>
      <w:del w:id="631" w:author="PR Preview" w:date="2026-01-01T00:00:00Z">
        <w:r>
          <w:delText xml:space="preserve"> </w:delText>
        </w:r>
      </w:del>
      <w:hyperlink r:id="rId104">
        <w:del w:id="632" w:author="PR Preview" w:date="2026-01-01T00:00:00Z">
          <w:r>
            <w:rPr>
              <w:rStyle w:val="Hyperlink"/>
            </w:rPr>
            <w:delText xml:space="preserve">https://en.wikipedia.org/wiki/Countable_set</w:delText>
          </w:r>
        </w:del>
      </w:hyperlink>
    </w:p>
    <w:p>
      <w:pPr>
        <w:pStyle w:val="Bibliography"/>
      </w:pPr>
      <w:del w:id="633" w:author="PR Preview" w:date="2026-01-01T00:00:00Z">
        <w:r>
          <w:delText xml:space="preserve">[20]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	</w:delText>
        </w:r>
      </w:del>
      <w:del w:id="636" w:author="PR Preview" w:date="2026-01-01T00:00:00Z">
        <w:r>
          <w:delText xml:space="preserve">Wikipedia contributors,</w:delText>
        </w:r>
      </w:del>
      <w:del w:id="637" w:author="PR Preview" w:date="2026-01-01T00:00:00Z">
        <w:r>
          <w:delText xml:space="preserve"> </w:delText>
        </w:r>
      </w:del>
      <w:del w:id="638" w:author="PR Preview" w:date="2026-01-01T00:00:00Z">
        <w:r>
          <w:delText xml:space="preserve">“Cantor’s diagonal argument —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Wikipedia</w:delText>
        </w:r>
      </w:del>
      <w:del w:id="641" w:author="PR Preview" w:date="2026-01-01T00:00:00Z">
        <w:r>
          <w:delText xml:space="preserve">,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the free encyclopedia.”</w:delText>
        </w:r>
      </w:del>
      <w:del w:id="644" w:author="PR Preview" w:date="2026-01-01T00:00:00Z">
        <w:r>
          <w:delText xml:space="preserve"> </w:delText>
        </w:r>
      </w:del>
      <w:del w:id="645" w:author="PR Preview" w:date="2026-01-01T00:00:00Z">
        <w:r>
          <w:delText xml:space="preserve">2026. Available:</w:delText>
        </w:r>
      </w:del>
      <w:del w:id="646" w:author="PR Preview" w:date="2026-01-01T00:00:00Z">
        <w:r>
          <w:delText xml:space="preserve"> </w:delText>
        </w:r>
      </w:del>
      <w:hyperlink r:id="rId106">
        <w:del w:id="647" w:author="PR Preview" w:date="2026-01-01T00:00:00Z">
          <w:r>
            <w:rPr>
              <w:rStyle w:val="Hyperlink"/>
            </w:rPr>
            <w:delText xml:space="preserve">https://en.wikipedia.org/wiki/Cantor%27s_diagonal_argument</w:delText>
          </w:r>
        </w:del>
      </w:hyperlink>
    </w:p>
    <w:p>
      <w:pPr>
        <w:pStyle w:val="Bibliography"/>
      </w:pPr>
      <w:ins w:id="648" w:author="PR Preview" w:date="2026-01-01T00:00:00Z">
        <w:r>
          <w:t xml:space="preserve">[14]</w:t>
        </w:r>
      </w:ins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	</w:t>
        </w:r>
      </w:ins>
      <w:ins w:id="651" w:author="PR Preview" w:date="2026-01-01T00:00:00Z">
        <w:r>
          <w:t xml:space="preserve">Wikipedia contributors,</w:t>
        </w:r>
      </w:ins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“Finite set —</w:t>
        </w:r>
      </w:ins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Wikipedia</w:t>
        </w:r>
      </w:ins>
      <w:ins w:id="656" w:author="PR Preview" w:date="2026-01-01T00:00:00Z">
        <w:r>
          <w:t xml:space="preserve">,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the free encyclopedia.”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2026. Available:</w:t>
        </w:r>
      </w:ins>
      <w:ins w:id="661" w:author="PR Preview" w:date="2026-01-01T00:00:00Z">
        <w:r>
          <w:t xml:space="preserve"> </w:t>
        </w:r>
      </w:ins>
      <w:hyperlink r:id="rId98">
        <w:ins w:id="662" w:author="PR Preview" w:date="2026-01-01T00:00:00Z">
          <w:r>
            <w:rPr>
              <w:rStyle w:val="Hyperlink"/>
            </w:rPr>
            <w:t xml:space="preserve">https://en.wikipedia.org/wiki/Finite_set</w:t>
          </w:r>
        </w:ins>
      </w:hyperlink>
    </w:p>
    <w:bookmarkEnd w:id="99"/>
    <w:bookmarkStart w:id="101" w:name="ref-wikipedia_cardinality"/>
    <w:p>
      <w:pPr>
        <w:pStyle w:val="Bibliography"/>
      </w:pPr>
      <w:ins w:id="663" w:author="PR Preview" w:date="2026-01-01T00:00:00Z">
        <w:r>
          <w:t xml:space="preserve">[15]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	</w:t>
        </w:r>
      </w:ins>
      <w:ins w:id="666" w:author="PR Preview" w:date="2026-01-01T00:00:00Z">
        <w:r>
          <w:t xml:space="preserve">Wikipedia contributors,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t xml:space="preserve">“Cardinality —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Wikipedia</w:t>
        </w:r>
      </w:ins>
      <w:ins w:id="671" w:author="PR Preview" w:date="2026-01-01T00:00:00Z">
        <w:r>
          <w:t xml:space="preserve">,</w:t>
        </w:r>
      </w:ins>
      <w:ins w:id="672" w:author="PR Preview" w:date="2026-01-01T00:00:00Z">
        <w:r>
          <w:t xml:space="preserve"> </w:t>
        </w:r>
      </w:ins>
      <w:ins w:id="673" w:author="PR Preview" w:date="2026-01-01T00:00:00Z">
        <w:r>
          <w:t xml:space="preserve">the free encyclopedia.”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2026. Available:</w:t>
        </w:r>
      </w:ins>
      <w:ins w:id="676" w:author="PR Preview" w:date="2026-01-01T00:00:00Z">
        <w:r>
          <w:t xml:space="preserve"> </w:t>
        </w:r>
      </w:ins>
      <w:hyperlink r:id="rId100">
        <w:ins w:id="677" w:author="PR Preview" w:date="2026-01-01T00:00:00Z">
          <w:r>
            <w:rPr>
              <w:rStyle w:val="Hyperlink"/>
            </w:rPr>
            <w:t xml:space="preserve">https://en.wikipedia.org/wiki/Cardinality</w:t>
          </w:r>
        </w:ins>
      </w:hyperlink>
    </w:p>
    <w:bookmarkEnd w:id="101"/>
    <w:bookmarkStart w:id="103" w:name="ref-wikipedia_infinite_set"/>
    <w:p>
      <w:pPr>
        <w:pStyle w:val="Bibliography"/>
      </w:pPr>
      <w:ins w:id="678" w:author="PR Preview" w:date="2026-01-01T00:00:00Z">
        <w:r>
          <w:t xml:space="preserve">[16]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	</w:t>
        </w:r>
      </w:ins>
      <w:ins w:id="681" w:author="PR Preview" w:date="2026-01-01T00:00:00Z">
        <w:r>
          <w:t xml:space="preserve">Wikipedia contributors,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“Infinite set —</w:t>
        </w:r>
      </w:ins>
      <w:ins w:id="684" w:author="PR Preview" w:date="2026-01-01T00:00:00Z">
        <w:r>
          <w:t xml:space="preserve"> </w:t>
        </w:r>
      </w:ins>
      <w:ins w:id="685" w:author="PR Preview" w:date="2026-01-01T00:00:00Z">
        <w:r>
          <w:t xml:space="preserve">Wikipedia</w:t>
        </w:r>
      </w:ins>
      <w:ins w:id="686" w:author="PR Preview" w:date="2026-01-01T00:00:00Z">
        <w:r>
          <w:t xml:space="preserve">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the free encyclopedia.”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2026. Available:</w:t>
        </w:r>
      </w:ins>
      <w:ins w:id="691" w:author="PR Preview" w:date="2026-01-01T00:00:00Z">
        <w:r>
          <w:t xml:space="preserve"> </w:t>
        </w:r>
      </w:ins>
      <w:hyperlink r:id="rId102">
        <w:ins w:id="692" w:author="PR Preview" w:date="2026-01-01T00:00:00Z">
          <w:r>
            <w:rPr>
              <w:rStyle w:val="Hyperlink"/>
            </w:rPr>
            <w:t xml:space="preserve">https://en.wikipedia.org/wiki/Infinite_set</w:t>
          </w:r>
        </w:ins>
      </w:hyperlink>
    </w:p>
    <w:bookmarkEnd w:id="103"/>
    <w:bookmarkStart w:id="105" w:name="ref-wikipedia_countable_set"/>
    <w:p>
      <w:pPr>
        <w:pStyle w:val="Bibliography"/>
      </w:pPr>
      <w:ins w:id="693" w:author="PR Preview" w:date="2026-01-01T00:00:00Z">
        <w:r>
          <w:t xml:space="preserve">[17]</w:t>
        </w:r>
      </w:ins>
      <w:ins w:id="694" w:author="PR Preview" w:date="2026-01-01T00:00:00Z">
        <w:r>
          <w:t xml:space="preserve"> </w:t>
        </w:r>
      </w:ins>
      <w:ins w:id="695" w:author="PR Preview" w:date="2026-01-01T00:00:00Z">
        <w:r>
          <w:t xml:space="preserve">	</w:t>
        </w:r>
      </w:ins>
      <w:ins w:id="696" w:author="PR Preview" w:date="2026-01-01T00:00:00Z">
        <w:r>
          <w:t xml:space="preserve">Wikipedia contributors,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“Countable set —</w:t>
        </w:r>
      </w:ins>
      <w:ins w:id="699" w:author="PR Preview" w:date="2026-01-01T00:00:00Z">
        <w:r>
          <w:t xml:space="preserve"> </w:t>
        </w:r>
      </w:ins>
      <w:ins w:id="700" w:author="PR Preview" w:date="2026-01-01T00:00:00Z">
        <w:r>
          <w:t xml:space="preserve">Wikipedia</w:t>
        </w:r>
      </w:ins>
      <w:ins w:id="701" w:author="PR Preview" w:date="2026-01-01T00:00:00Z">
        <w:r>
          <w:t xml:space="preserve">,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the free encyclopedia.”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2026. Available:</w:t>
        </w:r>
      </w:ins>
      <w:ins w:id="706" w:author="PR Preview" w:date="2026-01-01T00:00:00Z">
        <w:r>
          <w:t xml:space="preserve"> </w:t>
        </w:r>
      </w:ins>
      <w:hyperlink r:id="rId104">
        <w:ins w:id="707" w:author="PR Preview" w:date="2026-01-01T00:00:00Z">
          <w:r>
            <w:rPr>
              <w:rStyle w:val="Hyperlink"/>
            </w:rPr>
            <w:t xml:space="preserve">https://en.wikipedia.org/wiki/Countable_set</w:t>
          </w:r>
        </w:ins>
      </w:hyperlink>
    </w:p>
    <w:bookmarkEnd w:id="105"/>
    <w:bookmarkStart w:id="107" w:name="ref-wikipedia_cantors_diagonal_argument"/>
    <w:p>
      <w:pPr>
        <w:pStyle w:val="Bibliography"/>
      </w:pPr>
      <w:ins w:id="708" w:author="PR Preview" w:date="2026-01-01T00:00:00Z">
        <w:r>
          <w:t xml:space="preserve">[18]</w:t>
        </w:r>
      </w:ins>
      <w:ins w:id="709" w:author="PR Preview" w:date="2026-01-01T00:00:00Z">
        <w:r>
          <w:t xml:space="preserve"> </w:t>
        </w:r>
      </w:ins>
      <w:ins w:id="710" w:author="PR Preview" w:date="2026-01-01T00:00:00Z">
        <w:r>
          <w:t xml:space="preserve">	</w:t>
        </w:r>
      </w:ins>
      <w:ins w:id="711" w:author="PR Preview" w:date="2026-01-01T00:00:00Z">
        <w:r>
          <w:t xml:space="preserve">Wikipedia contributors,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“Cantor’s diagonal argument —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Wikipedia</w:t>
        </w:r>
      </w:ins>
      <w:ins w:id="716" w:author="PR Preview" w:date="2026-01-01T00:00:00Z">
        <w:r>
          <w:t xml:space="preserve">,</w:t>
        </w:r>
      </w:ins>
      <w:ins w:id="717" w:author="PR Preview" w:date="2026-01-01T00:00:00Z">
        <w:r>
          <w:t xml:space="preserve"> </w:t>
        </w:r>
      </w:ins>
      <w:ins w:id="718" w:author="PR Preview" w:date="2026-01-01T00:00:00Z">
        <w:r>
          <w:t xml:space="preserve">the free encyclopedia.”</w:t>
        </w:r>
      </w:ins>
      <w:ins w:id="719" w:author="PR Preview" w:date="2026-01-01T00:00:00Z">
        <w:r>
          <w:t xml:space="preserve"> </w:t>
        </w:r>
      </w:ins>
      <w:ins w:id="720" w:author="PR Preview" w:date="2026-01-01T00:00:00Z">
        <w:r>
          <w:t xml:space="preserve">2026. Available:</w:t>
        </w:r>
      </w:ins>
      <w:ins w:id="721" w:author="PR Preview" w:date="2026-01-01T00:00:00Z">
        <w:r>
          <w:t xml:space="preserve"> </w:t>
        </w:r>
      </w:ins>
      <w:hyperlink r:id="rId106">
        <w:ins w:id="722" w:author="PR Preview" w:date="2026-01-01T00:00:00Z">
          <w:r>
            <w:rPr>
              <w:rStyle w:val="Hyperlink"/>
            </w:rPr>
            <w:t xml:space="preserve">https://en.wikipedia.org/wiki/Cantor%27s_diagonal_argument</w:t>
          </w:r>
        </w:ins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Relationship Id="rId10" Type="http://schemas.openxmlformats.org/officeDocument/2006/relationships/hyperlink" Target="number-systems.qmd#def-even-odd" TargetMode="External"/><Relationship Id="rId11" Type="http://schemas.openxmlformats.org/officeDocument/2006/relationships/hyperlink" Target="sets.qmd#def-collection" TargetMode="External"/><Relationship Id="rId12" Type="http://schemas.openxmlformats.org/officeDocument/2006/relationships/hyperlink" Target="sets.qmd#def-subset" TargetMode="External"/><Relationship Id="rId13" Type="http://schemas.openxmlformats.org/officeDocument/2006/relationships/hyperlink" Target="sets.qmd#def-set" TargetMode="External"/><Relationship Id="rId14" Type="http://schemas.openxmlformats.org/officeDocument/2006/relationships/hyperlink" Target="sets.qmd#def-union" TargetMode="External"/><Relationship Id="rId15" Type="http://schemas.openxmlformats.org/officeDocument/2006/relationships/hyperlink" Target="https://en.wikipedia.org/wiki/Closure_(mathematics)" TargetMode="External"/><Relationship Id="rId17" Type="http://schemas.openxmlformats.org/officeDocument/2006/relationships/hyperlink" Target="https://en.wikipedia.org/wiki/Logistic_function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absolute-value" TargetMode="External"/><Relationship Id="rId58" Type="http://schemas.openxmlformats.org/officeDocument/2006/relationships/hyperlink" Target="algebra-complex.html#def-complex-modulus" TargetMode="External"/><Relationship Id="rId86" Type="http://schemas.openxmlformats.org/officeDocument/2006/relationships/hyperlink" Target="https://doi.org/10.1007/978-1-4757-1645-0" TargetMode="External"/><Relationship Id="rId74" Type="http://schemas.openxmlformats.org/officeDocument/2006/relationships/hyperlink" Target="https://en.wikipedia.org/wiki/Binary_relation" TargetMode="External"/><Relationship Id="rId106" Type="http://schemas.openxmlformats.org/officeDocument/2006/relationships/hyperlink" Target="https://en.wikipedia.org/wiki/Cantor%27s_diagonal_argument" TargetMode="External"/><Relationship Id="rId100" Type="http://schemas.openxmlformats.org/officeDocument/2006/relationships/hyperlink" Target="https://en.wikipedia.org/wiki/Cardinality" TargetMode="External"/><Relationship Id="rId78" Type="http://schemas.openxmlformats.org/officeDocument/2006/relationships/hyperlink" Target="https://en.wikipedia.org/wiki/Codomain" TargetMode="External"/><Relationship Id="rId104" Type="http://schemas.openxmlformats.org/officeDocument/2006/relationships/hyperlink" Target="https://en.wikipedia.org/wiki/Countable_set" TargetMode="External"/><Relationship Id="rId76" Type="http://schemas.openxmlformats.org/officeDocument/2006/relationships/hyperlink" Target="https://en.wikipedia.org/wiki/Domain_of_a_function" TargetMode="External"/><Relationship Id="rId98" Type="http://schemas.openxmlformats.org/officeDocument/2006/relationships/hyperlink" Target="https://en.wikipedia.org/wiki/Finite_set" TargetMode="External"/><Relationship Id="rId72" Type="http://schemas.openxmlformats.org/officeDocument/2006/relationships/hyperlink" Target="https://en.wikipedia.org/wiki/Function_(mathematics)" TargetMode="External"/><Relationship Id="rId88" Type="http://schemas.openxmlformats.org/officeDocument/2006/relationships/hyperlink" Target="https://en.wikipedia.org/wiki/Function_composition" TargetMode="External"/><Relationship Id="rId94" Type="http://schemas.openxmlformats.org/officeDocument/2006/relationships/hyperlink" Target="https://en.wikipedia.org/wiki/Functional_(mathematics)" TargetMode="External"/><Relationship Id="rId84" Type="http://schemas.openxmlformats.org/officeDocument/2006/relationships/hyperlink" Target="https://en.wikipedia.org/wiki/Graph_of_a_function" TargetMode="External"/><Relationship Id="rId80" Type="http://schemas.openxmlformats.org/officeDocument/2006/relationships/hyperlink" Target="https://en.wikipedia.org/wiki/Image_(mathematics)" TargetMode="External"/><Relationship Id="rId102" Type="http://schemas.openxmlformats.org/officeDocument/2006/relationships/hyperlink" Target="https://en.wikipedia.org/wiki/Infinite_set" TargetMode="External"/><Relationship Id="rId90" Type="http://schemas.openxmlformats.org/officeDocument/2006/relationships/hyperlink" Target="https://en.wikipedia.org/wiki/Inverse_function" TargetMode="External"/><Relationship Id="rId92" Type="http://schemas.openxmlformats.org/officeDocument/2006/relationships/hyperlink" Target="https://en.wikipedia.org/wiki/Operator_(mathematics)" TargetMode="External"/><Relationship Id="rId82" Type="http://schemas.openxmlformats.org/officeDocument/2006/relationships/hyperlink" Target="https://en.wikipedia.org/wiki/Range_of_a_function" TargetMode="External"/><Relationship Id="rId96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65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64" Type="http://schemas.openxmlformats.org/officeDocument/2006/relationships/hyperlink" Target="number-systems.qmd#def-nonnegative-integers" TargetMode="External"/><Relationship Id="rId69" Type="http://schemas.openxmlformats.org/officeDocument/2006/relationships/hyperlink" Target="number-systems.qmd#def-real-numbers" TargetMode="External"/><Relationship Id="rId68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16" Type="http://schemas.openxmlformats.org/officeDocument/2006/relationships/hyperlink" Target="sets.qmd#def-ordered-pair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2026-10-19T17:36:16Z</dcterms:created>
  <dcterms:modified xsi:type="dcterms:W3CDTF">2026-10-19T17:36:16Z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10:04:00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