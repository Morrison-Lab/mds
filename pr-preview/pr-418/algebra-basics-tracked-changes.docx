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(Powers with real exponents). </w:delText>
        </w:r>
      </w:del>
      <w:hyperlink r:id="rId35">
        <w:del w:id="5" w:author="PR Preview" w:date="2026-01-01T00:00:00Z">
          <w:r>
            <w:rPr>
              <w:rStyle w:val="Hyperlink"/>
            </w:rPr>
            <w:delText xml:space="preserve">Definition 24 in Polynomials, Exponentials and Logarithms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8" w:author="PR Preview" w:date="2026-01-01T00:00:00Z">
        <w:r>
          <w:rPr>
            <w:i/>
            <w:iCs/>
          </w:rPr>
          <w:t xml:space="preserve">Remark 1</w:t>
        </w:r>
      </w:ins>
      <w:ins w:id="9" w:author="PR Preview" w:date="2026-01-01T00:00:00Z">
        <w:r>
          <w:t xml:space="preserve"> (Powers with real exponents). </w:t>
        </w:r>
      </w:ins>
      <w:hyperlink r:id="rId35">
        <w:ins w:id="10" w:author="PR Preview" w:date="2026-01-01T00:00:00Z">
          <w:r>
            <w:rPr>
              <w:rStyle w:val="Hyperlink"/>
            </w:rPr>
            <w:t xml:space="preserve">Definition 21 in Polynomials, Exponentials and Logarithms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extends powers to real exponents when the base is positive.</w:t>
        </w:r>
      </w:ins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2026-10-19T17:16:05Z</dcterms:created>
  <dcterms:modified xsi:type="dcterms:W3CDTF">2026-10-19T17:16:05Z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