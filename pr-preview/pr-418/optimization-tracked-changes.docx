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2026-10-19 09:38:56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10:04:00 (PDT)</w:t>
        </w:r>
      </w:ins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del w:id="3" w:author="PR Preview" w:date="2026-01-01T00:00:00Z">
        <w:r>
          <w:rPr>
            <w:rStyle w:val="ImportTok"/>
          </w:rPr>
          <w:delText xml:space="preserve">import</w:delText>
        </w:r>
      </w:del>
      <w:del w:id="4" w:author="PR Preview" w:date="2026-01-01T00:00:00Z">
        <w:r>
          <w:rPr>
            <w:rStyle w:val="NormalTok"/>
          </w:rPr>
          <w:delText xml:space="preserve"> numpy </w:delText>
        </w:r>
      </w:del>
      <w:del w:id="5" w:author="PR Preview" w:date="2026-01-01T00:00:00Z">
        <w:r>
          <w:rPr>
            <w:rStyle w:val="ImportTok"/>
          </w:rPr>
          <w:delText xml:space="preserve">as</w:delText>
        </w:r>
      </w:del>
      <w:del w:id="6" w:author="PR Preview" w:date="2026-01-01T00:00:00Z">
        <w:r>
          <w:rPr>
            <w:rStyle w:val="NormalTok"/>
          </w:rPr>
          <w:delText xml:space="preserve"> np</w:delText>
        </w:r>
      </w:del>
      <w:del w:id="7" w:author="PR Preview" w:date="2026-01-01T00:00:00Z">
        <w:r>
          <w:br/>
        </w:r>
      </w:del>
      <w:del w:id="8" w:author="PR Preview" w:date="2026-01-01T00:00:00Z">
        <w:r>
          <w:rPr>
            <w:rStyle w:val="ImportTok"/>
          </w:rPr>
          <w:delText xml:space="preserve">import</w:delText>
        </w:r>
      </w:del>
      <w:del w:id="9" w:author="PR Preview" w:date="2026-01-01T00:00:00Z">
        <w:r>
          <w:rPr>
            <w:rStyle w:val="NormalTok"/>
          </w:rPr>
          <w:delText xml:space="preserve"> pandas </w:delText>
        </w:r>
      </w:del>
      <w:del w:id="10" w:author="PR Preview" w:date="2026-01-01T00:00:00Z">
        <w:r>
          <w:rPr>
            <w:rStyle w:val="ImportTok"/>
          </w:rPr>
          <w:delText xml:space="preserve">as</w:delText>
        </w:r>
      </w:del>
      <w:del w:id="11" w:author="PR Preview" w:date="2026-01-01T00:00:00Z">
        <w:r>
          <w:rPr>
            <w:rStyle w:val="NormalTok"/>
          </w:rPr>
          <w:delText xml:space="preserve"> pd</w:delText>
        </w:r>
      </w:del>
      <w:del w:id="12" w:author="PR Preview" w:date="2026-01-01T00:00:00Z">
        <w:r>
          <w:br/>
        </w:r>
      </w:del>
      <w:del w:id="13" w:author="PR Preview" w:date="2026-01-01T00:00:00Z">
        <w:r>
          <w:br/>
        </w:r>
      </w:del>
      <w:del w:id="14" w:author="PR Preview" w:date="2026-01-01T00:00:00Z">
        <w:r>
          <w:rPr>
            <w:rStyle w:val="NormalTok"/>
          </w:rPr>
          <w:delText xml:space="preserve">auto </w:delText>
        </w:r>
      </w:del>
      <w:del w:id="15" w:author="PR Preview" w:date="2026-01-01T00:00:00Z">
        <w:r>
          <w:rPr>
            <w:rStyle w:val="OperatorTok"/>
          </w:rPr>
          <w:delText xml:space="preserve">=</w:delText>
        </w:r>
      </w:del>
      <w:del w:id="16" w:author="PR Preview" w:date="2026-01-01T00:00:00Z">
        <w:r>
          <w:rPr>
            <w:rStyle w:val="NormalTok"/>
          </w:rPr>
          <w:delText xml:space="preserve"> pd.read_csv(</w:delText>
        </w:r>
      </w:del>
      <w:del w:id="17" w:author="PR Preview" w:date="2026-01-01T00:00:00Z">
        <w:r>
          <w:rPr>
            <w:rStyle w:val="StringTok"/>
          </w:rPr>
          <w:delText xml:space="preserve">"data/auto.csv"</w:delText>
        </w:r>
      </w:del>
      <w:del w:id="18" w:author="PR Preview" w:date="2026-01-01T00:00:00Z">
        <w:r>
          <w:rPr>
            <w:rStyle w:val="NormalTok"/>
          </w:rPr>
          <w:delText xml:space="preserve">)</w:delText>
        </w:r>
      </w:del>
      <w:del w:id="19" w:author="PR Preview" w:date="2026-01-01T00:00:00Z">
        <w:r>
          <w:br/>
        </w:r>
      </w:del>
      <w:del w:id="20" w:author="PR Preview" w:date="2026-01-01T00:00:00Z">
        <w:r>
          <w:rPr>
            <w:rStyle w:val="NormalTok"/>
          </w:rPr>
          <w:delText xml:space="preserve">y </w:delText>
        </w:r>
      </w:del>
      <w:del w:id="21" w:author="PR Preview" w:date="2026-01-01T00:00:00Z">
        <w:r>
          <w:rPr>
            <w:rStyle w:val="OperatorTok"/>
          </w:rPr>
          <w:delText xml:space="preserve">=</w:delText>
        </w:r>
      </w:del>
      <w:del w:id="22" w:author="PR Preview" w:date="2026-01-01T00:00:00Z">
        <w:r>
          <w:rPr>
            <w:rStyle w:val="NormalTok"/>
          </w:rPr>
          <w:delText xml:space="preserve"> auto[</w:delText>
        </w:r>
      </w:del>
      <w:del w:id="23" w:author="PR Preview" w:date="2026-01-01T00:00:00Z">
        <w:r>
          <w:rPr>
            <w:rStyle w:val="StringTok"/>
          </w:rPr>
          <w:delText xml:space="preserve">"mpg"</w:delText>
        </w:r>
      </w:del>
      <w:del w:id="24" w:author="PR Preview" w:date="2026-01-01T00:00:00Z">
        <w:r>
          <w:rPr>
            <w:rStyle w:val="NormalTok"/>
          </w:rPr>
          <w:delText xml:space="preserve">].to_numpy(dtype</w:delText>
        </w:r>
      </w:del>
      <w:del w:id="25" w:author="PR Preview" w:date="2026-01-01T00:00:00Z">
        <w:r>
          <w:rPr>
            <w:rStyle w:val="OperatorTok"/>
          </w:rPr>
          <w:delText xml:space="preserve">=</w:delText>
        </w:r>
      </w:del>
      <w:del w:id="26" w:author="PR Preview" w:date="2026-01-01T00:00:00Z">
        <w:r>
          <w:rPr>
            <w:rStyle w:val="BuiltInTok"/>
          </w:rPr>
          <w:delText xml:space="preserve">float</w:delText>
        </w:r>
      </w:del>
      <w:del w:id="27" w:author="PR Preview" w:date="2026-01-01T00:00:00Z">
        <w:r>
          <w:rPr>
            <w:rStyle w:val="NormalTok"/>
          </w:rPr>
          <w:delText xml:space="preserve">)</w:delText>
        </w:r>
      </w:del>
      <w:del w:id="28" w:author="PR Preview" w:date="2026-01-01T00:00:00Z">
        <w:r>
          <w:br/>
        </w:r>
      </w:del>
      <w:del w:id="29" w:author="PR Preview" w:date="2026-01-01T00:00:00Z">
        <w:r>
          <w:rPr>
            <w:rStyle w:val="NormalTok"/>
          </w:rPr>
          <w:delText xml:space="preserve">X </w:delText>
        </w:r>
      </w:del>
      <w:del w:id="30" w:author="PR Preview" w:date="2026-01-01T00:00:00Z">
        <w:r>
          <w:rPr>
            <w:rStyle w:val="OperatorTok"/>
          </w:rPr>
          <w:delText xml:space="preserve">=</w:delText>
        </w:r>
      </w:del>
      <w:del w:id="31" w:author="PR Preview" w:date="2026-01-01T00:00:00Z">
        <w:r>
          <w:rPr>
            <w:rStyle w:val="NormalTok"/>
          </w:rPr>
          <w:delText xml:space="preserve"> np.column_stack([np.ones(</w:delText>
        </w:r>
      </w:del>
      <w:del w:id="32" w:author="PR Preview" w:date="2026-01-01T00:00:00Z">
        <w:r>
          <w:rPr>
            <w:rStyle w:val="BuiltInTok"/>
          </w:rPr>
          <w:delText xml:space="preserve">len</w:delText>
        </w:r>
      </w:del>
      <w:del w:id="33" w:author="PR Preview" w:date="2026-01-01T00:00:00Z">
        <w:r>
          <w:rPr>
            <w:rStyle w:val="NormalTok"/>
          </w:rPr>
          <w:delText xml:space="preserve">(auto)), auto[</w:delText>
        </w:r>
      </w:del>
      <w:del w:id="34" w:author="PR Preview" w:date="2026-01-01T00:00:00Z">
        <w:r>
          <w:rPr>
            <w:rStyle w:val="StringTok"/>
          </w:rPr>
          <w:delText xml:space="preserve">"horsepower"</w:delText>
        </w:r>
      </w:del>
      <w:del w:id="35" w:author="PR Preview" w:date="2026-01-01T00:00:00Z">
        <w:r>
          <w:rPr>
            <w:rStyle w:val="NormalTok"/>
          </w:rPr>
          <w:delText xml:space="preserve">].to_numpy(dtype</w:delText>
        </w:r>
      </w:del>
      <w:del w:id="36" w:author="PR Preview" w:date="2026-01-01T00:00:00Z">
        <w:r>
          <w:rPr>
            <w:rStyle w:val="OperatorTok"/>
          </w:rPr>
          <w:delText xml:space="preserve">=</w:delText>
        </w:r>
      </w:del>
      <w:del w:id="37" w:author="PR Preview" w:date="2026-01-01T00:00:00Z">
        <w:r>
          <w:rPr>
            <w:rStyle w:val="BuiltInTok"/>
          </w:rPr>
          <w:delText xml:space="preserve">float</w:delText>
        </w:r>
      </w:del>
      <w:del w:id="38" w:author="PR Preview" w:date="2026-01-01T00:00:00Z">
        <w:r>
          <w:rPr>
            <w:rStyle w:val="NormalTok"/>
          </w:rPr>
          <w:delText xml:space="preserve">)])</w:delText>
        </w:r>
      </w:del>
      <w:del w:id="39" w:author="PR Preview" w:date="2026-01-01T00:00:00Z">
        <w:r>
          <w:br/>
        </w:r>
      </w:del>
      <w:del w:id="40" w:author="PR Preview" w:date="2026-01-01T00:00:00Z">
        <w:r>
          <w:br/>
        </w:r>
      </w:del>
      <w:del w:id="41" w:author="PR Preview" w:date="2026-01-01T00:00:00Z">
        <w:r>
          <w:rPr>
            <w:rStyle w:val="KeywordTok"/>
          </w:rPr>
          <w:delText xml:space="preserve">def</w:delText>
        </w:r>
      </w:del>
      <w:del w:id="42" w:author="PR Preview" w:date="2026-01-01T00:00:00Z">
        <w:r>
          <w:rPr>
            <w:rStyle w:val="NormalTok"/>
          </w:rPr>
          <w:delText xml:space="preserve"> grad(beta):</w:delText>
        </w:r>
      </w:del>
      <w:del w:id="43" w:author="PR Preview" w:date="2026-01-01T00:00:00Z">
        <w:r>
          <w:br/>
        </w:r>
      </w:del>
      <w:del w:id="44" w:author="PR Preview" w:date="2026-01-01T00:00:00Z">
        <w:r>
          <w:rPr>
            <w:rStyle w:val="NormalTok"/>
          </w:rPr>
          <w:delText xml:space="preserve">    </w:delText>
        </w:r>
      </w:del>
      <w:del w:id="45" w:author="PR Preview" w:date="2026-01-01T00:00:00Z">
        <w:r>
          <w:rPr>
            <w:rStyle w:val="ControlFlowTok"/>
          </w:rPr>
          <w:delText xml:space="preserve">return</w:delText>
        </w:r>
      </w:del>
      <w:del w:id="46" w:author="PR Preview" w:date="2026-01-01T00:00:00Z">
        <w:r>
          <w:rPr>
            <w:rStyle w:val="NormalTok"/>
          </w:rPr>
          <w:delText xml:space="preserve"> </w:delText>
        </w:r>
      </w:del>
      <w:del w:id="47" w:author="PR Preview" w:date="2026-01-01T00:00:00Z">
        <w:r>
          <w:rPr>
            <w:rStyle w:val="OperatorTok"/>
          </w:rPr>
          <w:delText xml:space="preserve">-</w:delText>
        </w:r>
      </w:del>
      <w:del w:id="48" w:author="PR Preview" w:date="2026-01-01T00:00:00Z">
        <w:r>
          <w:rPr>
            <w:rStyle w:val="DecValTok"/>
          </w:rPr>
          <w:delText xml:space="preserve">2</w:delText>
        </w:r>
      </w:del>
      <w:del w:id="49" w:author="PR Preview" w:date="2026-01-01T00:00:00Z">
        <w:r>
          <w:rPr>
            <w:rStyle w:val="NormalTok"/>
          </w:rPr>
          <w:delText xml:space="preserve"> </w:delText>
        </w:r>
      </w:del>
      <w:del w:id="50" w:author="PR Preview" w:date="2026-01-01T00:00:00Z">
        <w:r>
          <w:rPr>
            <w:rStyle w:val="OperatorTok"/>
          </w:rPr>
          <w:delText xml:space="preserve">*</w:delText>
        </w:r>
      </w:del>
      <w:del w:id="51" w:author="PR Preview" w:date="2026-01-01T00:00:00Z">
        <w:r>
          <w:rPr>
            <w:rStyle w:val="NormalTok"/>
          </w:rPr>
          <w:delText xml:space="preserve"> X.T </w:delText>
        </w:r>
      </w:del>
      <w:del w:id="52" w:author="PR Preview" w:date="2026-01-01T00:00:00Z">
        <w:r>
          <w:rPr>
            <w:rStyle w:val="OperatorTok"/>
          </w:rPr>
          <w:delText xml:space="preserve">@</w:delText>
        </w:r>
      </w:del>
      <w:del w:id="53" w:author="PR Preview" w:date="2026-01-01T00:00:00Z">
        <w:r>
          <w:rPr>
            <w:rStyle w:val="NormalTok"/>
          </w:rPr>
          <w:delText xml:space="preserve"> (y </w:delText>
        </w:r>
      </w:del>
      <w:del w:id="54" w:author="PR Preview" w:date="2026-01-01T00:00:00Z">
        <w:r>
          <w:rPr>
            <w:rStyle w:val="OperatorTok"/>
          </w:rPr>
          <w:delText xml:space="preserve">-</w:delText>
        </w:r>
      </w:del>
      <w:del w:id="55" w:author="PR Preview" w:date="2026-01-01T00:00:00Z">
        <w:r>
          <w:rPr>
            <w:rStyle w:val="NormalTok"/>
          </w:rPr>
          <w:delText xml:space="preserve"> X </w:delText>
        </w:r>
      </w:del>
      <w:del w:id="56" w:author="PR Preview" w:date="2026-01-01T00:00:00Z">
        <w:r>
          <w:rPr>
            <w:rStyle w:val="OperatorTok"/>
          </w:rPr>
          <w:delText xml:space="preserve">@</w:delText>
        </w:r>
      </w:del>
      <w:del w:id="57" w:author="PR Preview" w:date="2026-01-01T00:00:00Z">
        <w:r>
          <w:rPr>
            <w:rStyle w:val="NormalTok"/>
          </w:rPr>
          <w:delText xml:space="preserve"> beta)</w:delText>
        </w:r>
      </w:del>
      <w:del w:id="58" w:author="PR Preview" w:date="2026-01-01T00:00:00Z">
        <w:r>
          <w:br/>
        </w:r>
      </w:del>
      <w:del w:id="59" w:author="PR Preview" w:date="2026-01-01T00:00:00Z">
        <w:r>
          <w:br/>
        </w:r>
      </w:del>
      <w:del w:id="60" w:author="PR Preview" w:date="2026-01-01T00:00:00Z">
        <w:r>
          <w:rPr>
            <w:rStyle w:val="NormalTok"/>
          </w:rPr>
          <w:delText xml:space="preserve">beta_hat </w:delText>
        </w:r>
      </w:del>
      <w:del w:id="61" w:author="PR Preview" w:date="2026-01-01T00:00:00Z">
        <w:r>
          <w:rPr>
            <w:rStyle w:val="OperatorTok"/>
          </w:rPr>
          <w:delText xml:space="preserve">=</w:delText>
        </w:r>
      </w:del>
      <w:del w:id="62" w:author="PR Preview" w:date="2026-01-01T00:00:00Z">
        <w:r>
          <w:rPr>
            <w:rStyle w:val="NormalTok"/>
          </w:rPr>
          <w:delText xml:space="preserve"> np.linalg.solve(X.T </w:delText>
        </w:r>
      </w:del>
      <w:del w:id="63" w:author="PR Preview" w:date="2026-01-01T00:00:00Z">
        <w:r>
          <w:rPr>
            <w:rStyle w:val="OperatorTok"/>
          </w:rPr>
          <w:delText xml:space="preserve">@</w:delText>
        </w:r>
      </w:del>
      <w:del w:id="64" w:author="PR Preview" w:date="2026-01-01T00:00:00Z">
        <w:r>
          <w:rPr>
            <w:rStyle w:val="NormalTok"/>
          </w:rPr>
          <w:delText xml:space="preserve"> X, X.T </w:delText>
        </w:r>
      </w:del>
      <w:del w:id="65" w:author="PR Preview" w:date="2026-01-01T00:00:00Z">
        <w:r>
          <w:rPr>
            <w:rStyle w:val="OperatorTok"/>
          </w:rPr>
          <w:delText xml:space="preserve">@</w:delText>
        </w:r>
      </w:del>
      <w:del w:id="66" w:author="PR Preview" w:date="2026-01-01T00:00:00Z">
        <w:r>
          <w:rPr>
            <w:rStyle w:val="NormalTok"/>
          </w:rPr>
          <w:delText xml:space="preserve"> y)</w:delText>
        </w:r>
      </w:del>
      <w:del w:id="67" w:author="PR Preview" w:date="2026-01-01T00:00:00Z">
        <w:r>
          <w:br/>
        </w:r>
      </w:del>
      <w:del w:id="68" w:author="PR Preview" w:date="2026-01-01T00:00:00Z">
        <w:r>
          <w:rPr>
            <w:rStyle w:val="NormalTok"/>
          </w:rPr>
          <w:delText xml:space="preserve">grad_hat </w:delText>
        </w:r>
      </w:del>
      <w:del w:id="69" w:author="PR Preview" w:date="2026-01-01T00:00:00Z">
        <w:r>
          <w:rPr>
            <w:rStyle w:val="OperatorTok"/>
          </w:rPr>
          <w:delText xml:space="preserve">=</w:delText>
        </w:r>
      </w:del>
      <w:del w:id="70" w:author="PR Preview" w:date="2026-01-01T00:00:00Z">
        <w:r>
          <w:rPr>
            <w:rStyle w:val="NormalTok"/>
          </w:rPr>
          <w:delText xml:space="preserve"> grad(beta_hat)</w:delText>
        </w:r>
      </w:del>
      <w:del w:id="71" w:author="PR Preview" w:date="2026-01-01T00:00:00Z">
        <w:r>
          <w:br/>
        </w:r>
      </w:del>
      <w:del w:id="72" w:author="PR Preview" w:date="2026-01-01T00:00:00Z">
        <w:r>
          <w:rPr>
            <w:rStyle w:val="NormalTok"/>
          </w:rPr>
          <w:delText xml:space="preserve">grad_zero </w:delText>
        </w:r>
      </w:del>
      <w:del w:id="73" w:author="PR Preview" w:date="2026-01-01T00:00:00Z">
        <w:r>
          <w:rPr>
            <w:rStyle w:val="OperatorTok"/>
          </w:rPr>
          <w:delText xml:space="preserve">=</w:delText>
        </w:r>
      </w:del>
      <w:del w:id="74" w:author="PR Preview" w:date="2026-01-01T00:00:00Z">
        <w:r>
          <w:rPr>
            <w:rStyle w:val="NormalTok"/>
          </w:rPr>
          <w:delText xml:space="preserve"> grad(np.zeros(</w:delText>
        </w:r>
      </w:del>
      <w:del w:id="75" w:author="PR Preview" w:date="2026-01-01T00:00:00Z">
        <w:r>
          <w:rPr>
            <w:rStyle w:val="DecValTok"/>
          </w:rPr>
          <w:delText xml:space="preserve">2</w:delText>
        </w:r>
      </w:del>
      <w:del w:id="76" w:author="PR Preview" w:date="2026-01-01T00:00:00Z">
        <w:r>
          <w:rPr>
            <w:rStyle w:val="NormalTok"/>
          </w:rPr>
          <w:delText xml:space="preserve">))</w:delText>
        </w:r>
      </w:del>
      <w:del w:id="77" w:author="PR Preview" w:date="2026-01-01T00:00:00Z">
        <w:r>
          <w:br/>
        </w:r>
      </w:del>
      <w:del w:id="78" w:author="PR Preview" w:date="2026-01-01T00:00:00Z">
        <w:r>
          <w:br/>
        </w:r>
      </w:del>
      <w:del w:id="79" w:author="PR Preview" w:date="2026-01-01T00:00:00Z">
        <w:r>
          <w:rPr>
            <w:rStyle w:val="NormalTok"/>
          </w:rPr>
          <w:delText xml:space="preserve">pd.DataFrame(</w:delText>
        </w:r>
      </w:del>
      <w:del w:id="80" w:author="PR Preview" w:date="2026-01-01T00:00:00Z">
        <w:r>
          <w:br/>
        </w:r>
      </w:del>
      <w:del w:id="81" w:author="PR Preview" w:date="2026-01-01T00:00:00Z">
        <w:r>
          <w:rPr>
            <w:rStyle w:val="NormalTok"/>
          </w:rPr>
          <w:delText xml:space="preserve">    {</w:delText>
        </w:r>
      </w:del>
      <w:del w:id="82" w:author="PR Preview" w:date="2026-01-01T00:00:00Z">
        <w:r>
          <w:rPr>
            <w:rStyle w:val="StringTok"/>
          </w:rPr>
          <w:delText xml:space="preserve">"beta"</w:delText>
        </w:r>
      </w:del>
      <w:del w:id="83" w:author="PR Preview" w:date="2026-01-01T00:00:00Z">
        <w:r>
          <w:rPr>
            <w:rStyle w:val="NormalTok"/>
          </w:rPr>
          <w:delText xml:space="preserve">: [beta_hat, np.zeros(</w:delText>
        </w:r>
      </w:del>
      <w:del w:id="84" w:author="PR Preview" w:date="2026-01-01T00:00:00Z">
        <w:r>
          <w:rPr>
            <w:rStyle w:val="DecValTok"/>
          </w:rPr>
          <w:delText xml:space="preserve">2</w:delText>
        </w:r>
      </w:del>
      <w:del w:id="85" w:author="PR Preview" w:date="2026-01-01T00:00:00Z">
        <w:r>
          <w:rPr>
            <w:rStyle w:val="NormalTok"/>
          </w:rPr>
          <w:delText xml:space="preserve">)], </w:delText>
        </w:r>
      </w:del>
      <w:del w:id="86" w:author="PR Preview" w:date="2026-01-01T00:00:00Z">
        <w:r>
          <w:rPr>
            <w:rStyle w:val="StringTok"/>
          </w:rPr>
          <w:delText xml:space="preserve">"gradient"</w:delText>
        </w:r>
      </w:del>
      <w:del w:id="87" w:author="PR Preview" w:date="2026-01-01T00:00:00Z">
        <w:r>
          <w:rPr>
            <w:rStyle w:val="NormalTok"/>
          </w:rPr>
          <w:delText xml:space="preserve">: [grad_hat, grad_zero]},</w:delText>
        </w:r>
      </w:del>
      <w:del w:id="88" w:author="PR Preview" w:date="2026-01-01T00:00:00Z">
        <w:r>
          <w:br/>
        </w:r>
      </w:del>
      <w:del w:id="89" w:author="PR Preview" w:date="2026-01-01T00:00:00Z">
        <w:r>
          <w:rPr>
            <w:rStyle w:val="NormalTok"/>
          </w:rPr>
          <w:delText xml:space="preserve">    index</w:delText>
        </w:r>
      </w:del>
      <w:del w:id="90" w:author="PR Preview" w:date="2026-01-01T00:00:00Z">
        <w:r>
          <w:rPr>
            <w:rStyle w:val="OperatorTok"/>
          </w:rPr>
          <w:delText xml:space="preserve">=</w:delText>
        </w:r>
      </w:del>
      <w:del w:id="91" w:author="PR Preview" w:date="2026-01-01T00:00:00Z">
        <w:r>
          <w:rPr>
            <w:rStyle w:val="NormalTok"/>
          </w:rPr>
          <w:delText xml:space="preserve">[</w:delText>
        </w:r>
      </w:del>
      <w:del w:id="92" w:author="PR Preview" w:date="2026-01-01T00:00:00Z">
        <w:r>
          <w:rPr>
            <w:rStyle w:val="StringTok"/>
          </w:rPr>
          <w:delText xml:space="preserve">"solution"</w:delText>
        </w:r>
      </w:del>
      <w:del w:id="93" w:author="PR Preview" w:date="2026-01-01T00:00:00Z">
        <w:r>
          <w:rPr>
            <w:rStyle w:val="NormalTok"/>
          </w:rPr>
          <w:delText xml:space="preserve">, </w:delText>
        </w:r>
      </w:del>
      <w:del w:id="94" w:author="PR Preview" w:date="2026-01-01T00:00:00Z">
        <w:r>
          <w:rPr>
            <w:rStyle w:val="StringTok"/>
          </w:rPr>
          <w:delText xml:space="preserve">"zero vector"</w:delText>
        </w:r>
      </w:del>
      <w:del w:id="95" w:author="PR Preview" w:date="2026-01-01T00:00:00Z">
        <w:r>
          <w:rPr>
            <w:rStyle w:val="NormalTok"/>
          </w:rPr>
          <w:delText xml:space="preserve">],</w:delText>
        </w:r>
      </w:del>
      <w:del w:id="96" w:author="PR Preview" w:date="2026-01-01T00:00:00Z">
        <w:r>
          <w:br/>
        </w:r>
      </w:del>
      <w:del w:id="97" w:author="PR Preview" w:date="2026-01-01T00:00:00Z">
        <w:r>
          <w:rPr>
            <w:rStyle w:val="NormalTok"/>
          </w:rPr>
          <w:delText xml:space="preserve">)</w:delText>
        </w:r>
      </w:del>
      <w:del w:id="98" w:author="PR Preview" w:date="2026-01-01T00:00:00Z">
        <w:r>
          <w:br/>
        </w:r>
      </w:del>
      <w:del w:id="99" w:author="PR Preview" w:date="2026-01-01T00:00:00Z">
        <w:r>
          <w:rPr>
            <w:rStyle w:val="CommentTok"/>
          </w:rPr>
          <w:delText xml:space="preserve">#&gt;                                                   beta                                        gradient</w:delText>
        </w:r>
      </w:del>
      <w:del w:id="100" w:author="PR Preview" w:date="2026-01-01T00:00:00Z">
        <w:r>
          <w:br/>
        </w:r>
      </w:del>
      <w:del w:id="101" w:author="PR Preview" w:date="2026-01-01T00:00:00Z">
        <w:r>
          <w:rPr>
            <w:rStyle w:val="CommentTok"/>
          </w:rPr>
          <w:delText xml:space="preserve">#&gt; solution     [39.93586102117057, -0.15784473335365445]  [9.471534667682135e-12, 6.662048690486699e-11]</w:delText>
        </w:r>
      </w:del>
      <w:del w:id="102" w:author="PR Preview" w:date="2026-01-01T00:00:00Z">
        <w:r>
          <w:br/>
        </w:r>
      </w:del>
      <w:del w:id="103" w:author="PR Preview" w:date="2026-01-01T00:00:00Z">
        <w:r>
          <w:rPr>
            <w:rStyle w:val="CommentTok"/>
          </w:rPr>
          <w:delText xml:space="preserve">#&gt; zero vector                                 [0.0, 0.0]               [-18381.600000000006, -1737437.6]</w:delText>
        </w:r>
      </w:del>
    </w:p>
    <w:p>
      <w:pPr>
        <w:pStyle w:val="SourceCode"/>
      </w:pPr>
      <w:ins w:id="104" w:author="PR Preview" w:date="2026-01-01T00:00:00Z">
        <w:r>
          <w:rPr>
            <w:rStyle w:val="ImportTok"/>
          </w:rPr>
          <w:t xml:space="preserve">import</w:t>
        </w:r>
      </w:ins>
      <w:ins w:id="105" w:author="PR Preview" w:date="2026-01-01T00:00:00Z">
        <w:r>
          <w:rPr>
            <w:rStyle w:val="NormalTok"/>
          </w:rPr>
          <w:t xml:space="preserve"> numpy </w:t>
        </w:r>
      </w:ins>
      <w:ins w:id="106" w:author="PR Preview" w:date="2026-01-01T00:00:00Z">
        <w:r>
          <w:rPr>
            <w:rStyle w:val="ImportTok"/>
          </w:rPr>
          <w:t xml:space="preserve">as</w:t>
        </w:r>
      </w:ins>
      <w:ins w:id="107" w:author="PR Preview" w:date="2026-01-01T00:00:00Z">
        <w:r>
          <w:rPr>
            <w:rStyle w:val="NormalTok"/>
          </w:rPr>
          <w:t xml:space="preserve"> np</w:t>
        </w:r>
      </w:ins>
      <w:ins w:id="108" w:author="PR Preview" w:date="2026-01-01T00:00:00Z">
        <w:r>
          <w:br/>
        </w:r>
      </w:ins>
      <w:ins w:id="109" w:author="PR Preview" w:date="2026-01-01T00:00:00Z">
        <w:r>
          <w:rPr>
            <w:rStyle w:val="ImportTok"/>
          </w:rPr>
          <w:t xml:space="preserve">import</w:t>
        </w:r>
      </w:ins>
      <w:ins w:id="110" w:author="PR Preview" w:date="2026-01-01T00:00:00Z">
        <w:r>
          <w:rPr>
            <w:rStyle w:val="NormalTok"/>
          </w:rPr>
          <w:t xml:space="preserve"> pandas </w:t>
        </w:r>
      </w:ins>
      <w:ins w:id="111" w:author="PR Preview" w:date="2026-01-01T00:00:00Z">
        <w:r>
          <w:rPr>
            <w:rStyle w:val="ImportTok"/>
          </w:rPr>
          <w:t xml:space="preserve">as</w:t>
        </w:r>
      </w:ins>
      <w:ins w:id="112" w:author="PR Preview" w:date="2026-01-01T00:00:00Z">
        <w:r>
          <w:rPr>
            <w:rStyle w:val="NormalTok"/>
          </w:rPr>
          <w:t xml:space="preserve"> pd</w:t>
        </w:r>
      </w:ins>
      <w:ins w:id="113" w:author="PR Preview" w:date="2026-01-01T00:00:00Z">
        <w:r>
          <w:br/>
        </w:r>
      </w:ins>
      <w:ins w:id="114" w:author="PR Preview" w:date="2026-01-01T00:00:00Z">
        <w:r>
          <w:br/>
        </w:r>
      </w:ins>
      <w:ins w:id="115" w:author="PR Preview" w:date="2026-01-01T00:00:00Z">
        <w:r>
          <w:rPr>
            <w:rStyle w:val="NormalTok"/>
          </w:rPr>
          <w:t xml:space="preserve">auto </w:t>
        </w:r>
      </w:ins>
      <w:ins w:id="116" w:author="PR Preview" w:date="2026-01-01T00:00:00Z">
        <w:r>
          <w:rPr>
            <w:rStyle w:val="OperatorTok"/>
          </w:rPr>
          <w:t xml:space="preserve">=</w:t>
        </w:r>
      </w:ins>
      <w:ins w:id="117" w:author="PR Preview" w:date="2026-01-01T00:00:00Z">
        <w:r>
          <w:rPr>
            <w:rStyle w:val="NormalTok"/>
          </w:rPr>
          <w:t xml:space="preserve"> pd.read_csv(</w:t>
        </w:r>
      </w:ins>
      <w:ins w:id="118" w:author="PR Preview" w:date="2026-01-01T00:00:00Z">
        <w:r>
          <w:rPr>
            <w:rStyle w:val="StringTok"/>
          </w:rPr>
          <w:t xml:space="preserve">"data/auto.csv"</w:t>
        </w:r>
      </w:ins>
      <w:ins w:id="119" w:author="PR Preview" w:date="2026-01-01T00:00:00Z">
        <w:r>
          <w:rPr>
            <w:rStyle w:val="NormalTok"/>
          </w:rPr>
          <w:t xml:space="preserve">)</w:t>
        </w:r>
      </w:ins>
      <w:ins w:id="120" w:author="PR Preview" w:date="2026-01-01T00:00:00Z">
        <w:r>
          <w:br/>
        </w:r>
      </w:ins>
      <w:ins w:id="121" w:author="PR Preview" w:date="2026-01-01T00:00:00Z">
        <w:r>
          <w:rPr>
            <w:rStyle w:val="NormalTok"/>
          </w:rPr>
          <w:t xml:space="preserve">y </w:t>
        </w:r>
      </w:ins>
      <w:ins w:id="122" w:author="PR Preview" w:date="2026-01-01T00:00:00Z">
        <w:r>
          <w:rPr>
            <w:rStyle w:val="OperatorTok"/>
          </w:rPr>
          <w:t xml:space="preserve">=</w:t>
        </w:r>
      </w:ins>
      <w:ins w:id="123" w:author="PR Preview" w:date="2026-01-01T00:00:00Z">
        <w:r>
          <w:rPr>
            <w:rStyle w:val="NormalTok"/>
          </w:rPr>
          <w:t xml:space="preserve"> auto[</w:t>
        </w:r>
      </w:ins>
      <w:ins w:id="124" w:author="PR Preview" w:date="2026-01-01T00:00:00Z">
        <w:r>
          <w:rPr>
            <w:rStyle w:val="StringTok"/>
          </w:rPr>
          <w:t xml:space="preserve">"mpg"</w:t>
        </w:r>
      </w:ins>
      <w:ins w:id="125" w:author="PR Preview" w:date="2026-01-01T00:00:00Z">
        <w:r>
          <w:rPr>
            <w:rStyle w:val="NormalTok"/>
          </w:rPr>
          <w:t xml:space="preserve">].to_numpy(dtype</w:t>
        </w:r>
      </w:ins>
      <w:ins w:id="126" w:author="PR Preview" w:date="2026-01-01T00:00:00Z">
        <w:r>
          <w:rPr>
            <w:rStyle w:val="OperatorTok"/>
          </w:rPr>
          <w:t xml:space="preserve">=</w:t>
        </w:r>
      </w:ins>
      <w:ins w:id="127" w:author="PR Preview" w:date="2026-01-01T00:00:00Z">
        <w:r>
          <w:rPr>
            <w:rStyle w:val="BuiltInTok"/>
          </w:rPr>
          <w:t xml:space="preserve">float</w:t>
        </w:r>
      </w:ins>
      <w:ins w:id="128" w:author="PR Preview" w:date="2026-01-01T00:00:00Z">
        <w:r>
          <w:rPr>
            <w:rStyle w:val="NormalTok"/>
          </w:rPr>
          <w:t xml:space="preserve">)</w:t>
        </w:r>
      </w:ins>
      <w:ins w:id="129" w:author="PR Preview" w:date="2026-01-01T00:00:00Z">
        <w:r>
          <w:br/>
        </w:r>
      </w:ins>
      <w:ins w:id="130" w:author="PR Preview" w:date="2026-01-01T00:00:00Z">
        <w:r>
          <w:rPr>
            <w:rStyle w:val="NormalTok"/>
          </w:rPr>
          <w:t xml:space="preserve">X </w:t>
        </w:r>
      </w:ins>
      <w:ins w:id="131" w:author="PR Preview" w:date="2026-01-01T00:00:00Z">
        <w:r>
          <w:rPr>
            <w:rStyle w:val="OperatorTok"/>
          </w:rPr>
          <w:t xml:space="preserve">=</w:t>
        </w:r>
      </w:ins>
      <w:ins w:id="132" w:author="PR Preview" w:date="2026-01-01T00:00:00Z">
        <w:r>
          <w:rPr>
            <w:rStyle w:val="NormalTok"/>
          </w:rPr>
          <w:t xml:space="preserve"> np.column_stack([np.ones(</w:t>
        </w:r>
      </w:ins>
      <w:ins w:id="133" w:author="PR Preview" w:date="2026-01-01T00:00:00Z">
        <w:r>
          <w:rPr>
            <w:rStyle w:val="BuiltInTok"/>
          </w:rPr>
          <w:t xml:space="preserve">len</w:t>
        </w:r>
      </w:ins>
      <w:ins w:id="134" w:author="PR Preview" w:date="2026-01-01T00:00:00Z">
        <w:r>
          <w:rPr>
            <w:rStyle w:val="NormalTok"/>
          </w:rPr>
          <w:t xml:space="preserve">(auto)), auto[</w:t>
        </w:r>
      </w:ins>
      <w:ins w:id="135" w:author="PR Preview" w:date="2026-01-01T00:00:00Z">
        <w:r>
          <w:rPr>
            <w:rStyle w:val="StringTok"/>
          </w:rPr>
          <w:t xml:space="preserve">"horsepower"</w:t>
        </w:r>
      </w:ins>
      <w:ins w:id="136" w:author="PR Preview" w:date="2026-01-01T00:00:00Z">
        <w:r>
          <w:rPr>
            <w:rStyle w:val="NormalTok"/>
          </w:rPr>
          <w:t xml:space="preserve">].to_numpy(dtype</w:t>
        </w:r>
      </w:ins>
      <w:ins w:id="137" w:author="PR Preview" w:date="2026-01-01T00:00:00Z">
        <w:r>
          <w:rPr>
            <w:rStyle w:val="OperatorTok"/>
          </w:rPr>
          <w:t xml:space="preserve">=</w:t>
        </w:r>
      </w:ins>
      <w:ins w:id="138" w:author="PR Preview" w:date="2026-01-01T00:00:00Z">
        <w:r>
          <w:rPr>
            <w:rStyle w:val="BuiltInTok"/>
          </w:rPr>
          <w:t xml:space="preserve">float</w:t>
        </w:r>
      </w:ins>
      <w:ins w:id="139" w:author="PR Preview" w:date="2026-01-01T00:00:00Z">
        <w:r>
          <w:rPr>
            <w:rStyle w:val="NormalTok"/>
          </w:rPr>
          <w:t xml:space="preserve">)])</w:t>
        </w:r>
      </w:ins>
      <w:ins w:id="140" w:author="PR Preview" w:date="2026-01-01T00:00:00Z">
        <w:r>
          <w:br/>
        </w:r>
      </w:ins>
      <w:ins w:id="141" w:author="PR Preview" w:date="2026-01-01T00:00:00Z">
        <w:r>
          <w:br/>
        </w:r>
      </w:ins>
      <w:ins w:id="142" w:author="PR Preview" w:date="2026-01-01T00:00:00Z">
        <w:r>
          <w:rPr>
            <w:rStyle w:val="KeywordTok"/>
          </w:rPr>
          <w:t xml:space="preserve">def</w:t>
        </w:r>
      </w:ins>
      <w:ins w:id="143" w:author="PR Preview" w:date="2026-01-01T00:00:00Z">
        <w:r>
          <w:rPr>
            <w:rStyle w:val="NormalTok"/>
          </w:rPr>
          <w:t xml:space="preserve"> grad(beta):</w:t>
        </w:r>
      </w:ins>
      <w:ins w:id="144" w:author="PR Preview" w:date="2026-01-01T00:00:00Z">
        <w:r>
          <w:br/>
        </w:r>
      </w:ins>
      <w:ins w:id="145" w:author="PR Preview" w:date="2026-01-01T00:00:00Z">
        <w:r>
          <w:rPr>
            <w:rStyle w:val="NormalTok"/>
          </w:rPr>
          <w:t xml:space="preserve">    </w:t>
        </w:r>
      </w:ins>
      <w:ins w:id="146" w:author="PR Preview" w:date="2026-01-01T00:00:00Z">
        <w:r>
          <w:rPr>
            <w:rStyle w:val="ControlFlowTok"/>
          </w:rPr>
          <w:t xml:space="preserve">return</w:t>
        </w:r>
      </w:ins>
      <w:ins w:id="147" w:author="PR Preview" w:date="2026-01-01T00:00:00Z">
        <w:r>
          <w:rPr>
            <w:rStyle w:val="NormalTok"/>
          </w:rPr>
          <w:t xml:space="preserve"> </w:t>
        </w:r>
      </w:ins>
      <w:ins w:id="148" w:author="PR Preview" w:date="2026-01-01T00:00:00Z">
        <w:r>
          <w:rPr>
            <w:rStyle w:val="OperatorTok"/>
          </w:rPr>
          <w:t xml:space="preserve">-</w:t>
        </w:r>
      </w:ins>
      <w:ins w:id="149" w:author="PR Preview" w:date="2026-01-01T00:00:00Z">
        <w:r>
          <w:rPr>
            <w:rStyle w:val="DecValTok"/>
          </w:rPr>
          <w:t xml:space="preserve">2</w:t>
        </w:r>
      </w:ins>
      <w:ins w:id="150" w:author="PR Preview" w:date="2026-01-01T00:00:00Z">
        <w:r>
          <w:rPr>
            <w:rStyle w:val="NormalTok"/>
          </w:rPr>
          <w:t xml:space="preserve"> </w:t>
        </w:r>
      </w:ins>
      <w:ins w:id="151" w:author="PR Preview" w:date="2026-01-01T00:00:00Z">
        <w:r>
          <w:rPr>
            <w:rStyle w:val="OperatorTok"/>
          </w:rPr>
          <w:t xml:space="preserve">*</w:t>
        </w:r>
      </w:ins>
      <w:ins w:id="152" w:author="PR Preview" w:date="2026-01-01T00:00:00Z">
        <w:r>
          <w:rPr>
            <w:rStyle w:val="NormalTok"/>
          </w:rPr>
          <w:t xml:space="preserve"> X.T </w:t>
        </w:r>
      </w:ins>
      <w:ins w:id="153" w:author="PR Preview" w:date="2026-01-01T00:00:00Z">
        <w:r>
          <w:rPr>
            <w:rStyle w:val="OperatorTok"/>
          </w:rPr>
          <w:t xml:space="preserve">@</w:t>
        </w:r>
      </w:ins>
      <w:ins w:id="154" w:author="PR Preview" w:date="2026-01-01T00:00:00Z">
        <w:r>
          <w:rPr>
            <w:rStyle w:val="NormalTok"/>
          </w:rPr>
          <w:t xml:space="preserve"> (y </w:t>
        </w:r>
      </w:ins>
      <w:ins w:id="155" w:author="PR Preview" w:date="2026-01-01T00:00:00Z">
        <w:r>
          <w:rPr>
            <w:rStyle w:val="OperatorTok"/>
          </w:rPr>
          <w:t xml:space="preserve">-</w:t>
        </w:r>
      </w:ins>
      <w:ins w:id="156" w:author="PR Preview" w:date="2026-01-01T00:00:00Z">
        <w:r>
          <w:rPr>
            <w:rStyle w:val="NormalTok"/>
          </w:rPr>
          <w:t xml:space="preserve"> X </w:t>
        </w:r>
      </w:ins>
      <w:ins w:id="157" w:author="PR Preview" w:date="2026-01-01T00:00:00Z">
        <w:r>
          <w:rPr>
            <w:rStyle w:val="OperatorTok"/>
          </w:rPr>
          <w:t xml:space="preserve">@</w:t>
        </w:r>
      </w:ins>
      <w:ins w:id="158" w:author="PR Preview" w:date="2026-01-01T00:00:00Z">
        <w:r>
          <w:rPr>
            <w:rStyle w:val="NormalTok"/>
          </w:rPr>
          <w:t xml:space="preserve"> beta)</w:t>
        </w:r>
      </w:ins>
      <w:ins w:id="159" w:author="PR Preview" w:date="2026-01-01T00:00:00Z">
        <w:r>
          <w:br/>
        </w:r>
      </w:ins>
      <w:ins w:id="160" w:author="PR Preview" w:date="2026-01-01T00:00:00Z">
        <w:r>
          <w:br/>
        </w:r>
      </w:ins>
      <w:ins w:id="161" w:author="PR Preview" w:date="2026-01-01T00:00:00Z">
        <w:r>
          <w:rPr>
            <w:rStyle w:val="NormalTok"/>
          </w:rPr>
          <w:t xml:space="preserve">beta_hat </w:t>
        </w:r>
      </w:ins>
      <w:ins w:id="162" w:author="PR Preview" w:date="2026-01-01T00:00:00Z">
        <w:r>
          <w:rPr>
            <w:rStyle w:val="OperatorTok"/>
          </w:rPr>
          <w:t xml:space="preserve">=</w:t>
        </w:r>
      </w:ins>
      <w:ins w:id="163" w:author="PR Preview" w:date="2026-01-01T00:00:00Z">
        <w:r>
          <w:rPr>
            <w:rStyle w:val="NormalTok"/>
          </w:rPr>
          <w:t xml:space="preserve"> np.linalg.solve(X.T </w:t>
        </w:r>
      </w:ins>
      <w:ins w:id="164" w:author="PR Preview" w:date="2026-01-01T00:00:00Z">
        <w:r>
          <w:rPr>
            <w:rStyle w:val="OperatorTok"/>
          </w:rPr>
          <w:t xml:space="preserve">@</w:t>
        </w:r>
      </w:ins>
      <w:ins w:id="165" w:author="PR Preview" w:date="2026-01-01T00:00:00Z">
        <w:r>
          <w:rPr>
            <w:rStyle w:val="NormalTok"/>
          </w:rPr>
          <w:t xml:space="preserve"> X, X.T </w:t>
        </w:r>
      </w:ins>
      <w:ins w:id="166" w:author="PR Preview" w:date="2026-01-01T00:00:00Z">
        <w:r>
          <w:rPr>
            <w:rStyle w:val="OperatorTok"/>
          </w:rPr>
          <w:t xml:space="preserve">@</w:t>
        </w:r>
      </w:ins>
      <w:ins w:id="167" w:author="PR Preview" w:date="2026-01-01T00:00:00Z">
        <w:r>
          <w:rPr>
            <w:rStyle w:val="NormalTok"/>
          </w:rPr>
          <w:t xml:space="preserve"> y)</w:t>
        </w:r>
      </w:ins>
      <w:ins w:id="168" w:author="PR Preview" w:date="2026-01-01T00:00:00Z">
        <w:r>
          <w:br/>
        </w:r>
      </w:ins>
      <w:ins w:id="169" w:author="PR Preview" w:date="2026-01-01T00:00:00Z">
        <w:r>
          <w:rPr>
            <w:rStyle w:val="NormalTok"/>
          </w:rPr>
          <w:t xml:space="preserve">grad_hat </w:t>
        </w:r>
      </w:ins>
      <w:ins w:id="170" w:author="PR Preview" w:date="2026-01-01T00:00:00Z">
        <w:r>
          <w:rPr>
            <w:rStyle w:val="OperatorTok"/>
          </w:rPr>
          <w:t xml:space="preserve">=</w:t>
        </w:r>
      </w:ins>
      <w:ins w:id="171" w:author="PR Preview" w:date="2026-01-01T00:00:00Z">
        <w:r>
          <w:rPr>
            <w:rStyle w:val="NormalTok"/>
          </w:rPr>
          <w:t xml:space="preserve"> grad(beta_hat)</w:t>
        </w:r>
      </w:ins>
      <w:ins w:id="172" w:author="PR Preview" w:date="2026-01-01T00:00:00Z">
        <w:r>
          <w:br/>
        </w:r>
      </w:ins>
      <w:ins w:id="173" w:author="PR Preview" w:date="2026-01-01T00:00:00Z">
        <w:r>
          <w:rPr>
            <w:rStyle w:val="NormalTok"/>
          </w:rPr>
          <w:t xml:space="preserve">grad_zero </w:t>
        </w:r>
      </w:ins>
      <w:ins w:id="174" w:author="PR Preview" w:date="2026-01-01T00:00:00Z">
        <w:r>
          <w:rPr>
            <w:rStyle w:val="OperatorTok"/>
          </w:rPr>
          <w:t xml:space="preserve">=</w:t>
        </w:r>
      </w:ins>
      <w:ins w:id="175" w:author="PR Preview" w:date="2026-01-01T00:00:00Z">
        <w:r>
          <w:rPr>
            <w:rStyle w:val="NormalTok"/>
          </w:rPr>
          <w:t xml:space="preserve"> grad(np.zeros(</w:t>
        </w:r>
      </w:ins>
      <w:ins w:id="176" w:author="PR Preview" w:date="2026-01-01T00:00:00Z">
        <w:r>
          <w:rPr>
            <w:rStyle w:val="DecValTok"/>
          </w:rPr>
          <w:t xml:space="preserve">2</w:t>
        </w:r>
      </w:ins>
      <w:ins w:id="177" w:author="PR Preview" w:date="2026-01-01T00:00:00Z">
        <w:r>
          <w:rPr>
            <w:rStyle w:val="NormalTok"/>
          </w:rPr>
          <w:t xml:space="preserve">))</w:t>
        </w:r>
      </w:ins>
      <w:ins w:id="178" w:author="PR Preview" w:date="2026-01-01T00:00:00Z">
        <w:r>
          <w:br/>
        </w:r>
      </w:ins>
      <w:ins w:id="179" w:author="PR Preview" w:date="2026-01-01T00:00:00Z">
        <w:r>
          <w:br/>
        </w:r>
      </w:ins>
      <w:ins w:id="180" w:author="PR Preview" w:date="2026-01-01T00:00:00Z">
        <w:r>
          <w:rPr>
            <w:rStyle w:val="NormalTok"/>
          </w:rPr>
          <w:t xml:space="preserve">pd.DataFrame(</w:t>
        </w:r>
      </w:ins>
      <w:ins w:id="181" w:author="PR Preview" w:date="2026-01-01T00:00:00Z">
        <w:r>
          <w:br/>
        </w:r>
      </w:ins>
      <w:ins w:id="182" w:author="PR Preview" w:date="2026-01-01T00:00:00Z">
        <w:r>
          <w:rPr>
            <w:rStyle w:val="NormalTok"/>
          </w:rPr>
          <w:t xml:space="preserve">    {</w:t>
        </w:r>
      </w:ins>
      <w:ins w:id="183" w:author="PR Preview" w:date="2026-01-01T00:00:00Z">
        <w:r>
          <w:rPr>
            <w:rStyle w:val="StringTok"/>
          </w:rPr>
          <w:t xml:space="preserve">"beta"</w:t>
        </w:r>
      </w:ins>
      <w:ins w:id="184" w:author="PR Preview" w:date="2026-01-01T00:00:00Z">
        <w:r>
          <w:rPr>
            <w:rStyle w:val="NormalTok"/>
          </w:rPr>
          <w:t xml:space="preserve">: [beta_hat, np.zeros(</w:t>
        </w:r>
      </w:ins>
      <w:ins w:id="185" w:author="PR Preview" w:date="2026-01-01T00:00:00Z">
        <w:r>
          <w:rPr>
            <w:rStyle w:val="DecValTok"/>
          </w:rPr>
          <w:t xml:space="preserve">2</w:t>
        </w:r>
      </w:ins>
      <w:ins w:id="186" w:author="PR Preview" w:date="2026-01-01T00:00:00Z">
        <w:r>
          <w:rPr>
            <w:rStyle w:val="NormalTok"/>
          </w:rPr>
          <w:t xml:space="preserve">)], </w:t>
        </w:r>
      </w:ins>
      <w:ins w:id="187" w:author="PR Preview" w:date="2026-01-01T00:00:00Z">
        <w:r>
          <w:rPr>
            <w:rStyle w:val="StringTok"/>
          </w:rPr>
          <w:t xml:space="preserve">"gradient"</w:t>
        </w:r>
      </w:ins>
      <w:ins w:id="188" w:author="PR Preview" w:date="2026-01-01T00:00:00Z">
        <w:r>
          <w:rPr>
            <w:rStyle w:val="NormalTok"/>
          </w:rPr>
          <w:t xml:space="preserve">: [grad_hat, grad_zero]},</w:t>
        </w:r>
      </w:ins>
      <w:ins w:id="189" w:author="PR Preview" w:date="2026-01-01T00:00:00Z">
        <w:r>
          <w:br/>
        </w:r>
      </w:ins>
      <w:ins w:id="190" w:author="PR Preview" w:date="2026-01-01T00:00:00Z">
        <w:r>
          <w:rPr>
            <w:rStyle w:val="NormalTok"/>
          </w:rPr>
          <w:t xml:space="preserve">    index</w:t>
        </w:r>
      </w:ins>
      <w:ins w:id="191" w:author="PR Preview" w:date="2026-01-01T00:00:00Z">
        <w:r>
          <w:rPr>
            <w:rStyle w:val="OperatorTok"/>
          </w:rPr>
          <w:t xml:space="preserve">=</w:t>
        </w:r>
      </w:ins>
      <w:ins w:id="192" w:author="PR Preview" w:date="2026-01-01T00:00:00Z">
        <w:r>
          <w:rPr>
            <w:rStyle w:val="NormalTok"/>
          </w:rPr>
          <w:t xml:space="preserve">[</w:t>
        </w:r>
      </w:ins>
      <w:ins w:id="193" w:author="PR Preview" w:date="2026-01-01T00:00:00Z">
        <w:r>
          <w:rPr>
            <w:rStyle w:val="StringTok"/>
          </w:rPr>
          <w:t xml:space="preserve">"solution"</w:t>
        </w:r>
      </w:ins>
      <w:ins w:id="194" w:author="PR Preview" w:date="2026-01-01T00:00:00Z">
        <w:r>
          <w:rPr>
            <w:rStyle w:val="NormalTok"/>
          </w:rPr>
          <w:t xml:space="preserve">, </w:t>
        </w:r>
      </w:ins>
      <w:ins w:id="195" w:author="PR Preview" w:date="2026-01-01T00:00:00Z">
        <w:r>
          <w:rPr>
            <w:rStyle w:val="StringTok"/>
          </w:rPr>
          <w:t xml:space="preserve">"zero vector"</w:t>
        </w:r>
      </w:ins>
      <w:ins w:id="196" w:author="PR Preview" w:date="2026-01-01T00:00:00Z">
        <w:r>
          <w:rPr>
            <w:rStyle w:val="NormalTok"/>
          </w:rPr>
          <w:t xml:space="preserve">],</w:t>
        </w:r>
      </w:ins>
      <w:ins w:id="197" w:author="PR Preview" w:date="2026-01-01T00:00:00Z">
        <w:r>
          <w:br/>
        </w:r>
      </w:ins>
      <w:ins w:id="198" w:author="PR Preview" w:date="2026-01-01T00:00:00Z">
        <w:r>
          <w:rPr>
            <w:rStyle w:val="NormalTok"/>
          </w:rPr>
          <w:t xml:space="preserve">)</w:t>
        </w:r>
      </w:ins>
      <w:ins w:id="199" w:author="PR Preview" w:date="2026-01-01T00:00:00Z">
        <w:r>
          <w:br/>
        </w:r>
      </w:ins>
      <w:ins w:id="200" w:author="PR Preview" w:date="2026-01-01T00:00:00Z">
        <w:r>
          <w:rPr>
            <w:rStyle w:val="CommentTok"/>
          </w:rPr>
          <w:t xml:space="preserve">#&gt;                                                   beta                                        gradient</w:t>
        </w:r>
      </w:ins>
      <w:ins w:id="201" w:author="PR Preview" w:date="2026-01-01T00:00:00Z">
        <w:r>
          <w:br/>
        </w:r>
      </w:ins>
      <w:ins w:id="202" w:author="PR Preview" w:date="2026-01-01T00:00:00Z">
        <w:r>
          <w:rPr>
            <w:rStyle w:val="CommentTok"/>
          </w:rPr>
          <w:t xml:space="preserve">#&gt; solution     [39.935861021170574, -0.1578447333536545]  [1.071498445526231e-11, 1.673470251262188e-10]</w:t>
        </w:r>
      </w:ins>
      <w:ins w:id="203" w:author="PR Preview" w:date="2026-01-01T00:00:00Z">
        <w:r>
          <w:br/>
        </w:r>
      </w:ins>
      <w:ins w:id="204" w:author="PR Preview" w:date="2026-01-01T00:00:00Z">
        <w:r>
          <w:rPr>
            <w:rStyle w:val="CommentTok"/>
          </w:rPr>
          <w:t xml:space="preserve">#&gt; zero vector                                 [0.0, 0.0]               [-18381.600000000006, -1737437.6]</w:t>
        </w:r>
      </w:ins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del w:id="205" w:author="PR Preview" w:date="2026-01-01T00:00:00Z">
        <w:r>
          <w:rPr>
            <w:rStyle w:val="NormalTok"/>
          </w:rPr>
          <w:delText xml:space="preserve">auto </w:delText>
        </w:r>
      </w:del>
      <w:del w:id="206" w:author="PR Preview" w:date="2026-01-01T00:00:00Z">
        <w:r>
          <w:rPr>
            <w:rStyle w:val="OtherTok"/>
          </w:rPr>
          <w:delText xml:space="preserve">&lt;-</w:delText>
        </w:r>
      </w:del>
      <w:del w:id="207" w:author="PR Preview" w:date="2026-01-01T00:00:00Z">
        <w:r>
          <w:rPr>
            <w:rStyle w:val="NormalTok"/>
          </w:rPr>
          <w:delText xml:space="preserve"> </w:delText>
        </w:r>
      </w:del>
      <w:del w:id="208" w:author="PR Preview" w:date="2026-01-01T00:00:00Z">
        <w:r>
          <w:rPr>
            <w:rStyle w:val="FunctionTok"/>
          </w:rPr>
          <w:delText xml:space="preserve">read.csv</w:delText>
        </w:r>
      </w:del>
      <w:del w:id="209" w:author="PR Preview" w:date="2026-01-01T00:00:00Z">
        <w:r>
          <w:rPr>
            <w:rStyle w:val="NormalTok"/>
          </w:rPr>
          <w:delText xml:space="preserve">(</w:delText>
        </w:r>
      </w:del>
      <w:del w:id="210" w:author="PR Preview" w:date="2026-01-01T00:00:00Z">
        <w:r>
          <w:rPr>
            <w:rStyle w:val="StringTok"/>
          </w:rPr>
          <w:delText xml:space="preserve">"data/auto.csv"</w:delText>
        </w:r>
      </w:del>
      <w:del w:id="211" w:author="PR Preview" w:date="2026-01-01T00:00:00Z">
        <w:r>
          <w:rPr>
            <w:rStyle w:val="NormalTok"/>
          </w:rPr>
          <w:delText xml:space="preserve">)</w:delText>
        </w:r>
      </w:del>
      <w:del w:id="212" w:author="PR Preview" w:date="2026-01-01T00:00:00Z">
        <w:r>
          <w:br/>
        </w:r>
      </w:del>
      <w:del w:id="213" w:author="PR Preview" w:date="2026-01-01T00:00:00Z">
        <w:r>
          <w:rPr>
            <w:rStyle w:val="NormalTok"/>
          </w:rPr>
          <w:delText xml:space="preserve">y </w:delText>
        </w:r>
      </w:del>
      <w:del w:id="214" w:author="PR Preview" w:date="2026-01-01T00:00:00Z">
        <w:r>
          <w:rPr>
            <w:rStyle w:val="OtherTok"/>
          </w:rPr>
          <w:delText xml:space="preserve">&lt;-</w:delText>
        </w:r>
      </w:del>
      <w:del w:id="215" w:author="PR Preview" w:date="2026-01-01T00:00:00Z">
        <w:r>
          <w:rPr>
            <w:rStyle w:val="NormalTok"/>
          </w:rPr>
          <w:delText xml:space="preserve"> auto</w:delText>
        </w:r>
      </w:del>
      <w:del w:id="216" w:author="PR Preview" w:date="2026-01-01T00:00:00Z">
        <w:r>
          <w:rPr>
            <w:rStyle w:val="SpecialCharTok"/>
          </w:rPr>
          <w:delText xml:space="preserve">$</w:delText>
        </w:r>
      </w:del>
      <w:del w:id="217" w:author="PR Preview" w:date="2026-01-01T00:00:00Z">
        <w:r>
          <w:rPr>
            <w:rStyle w:val="NormalTok"/>
          </w:rPr>
          <w:delText xml:space="preserve">mpg</w:delText>
        </w:r>
      </w:del>
      <w:del w:id="218" w:author="PR Preview" w:date="2026-01-01T00:00:00Z">
        <w:r>
          <w:br/>
        </w:r>
      </w:del>
      <w:del w:id="219" w:author="PR Preview" w:date="2026-01-01T00:00:00Z">
        <w:r>
          <w:rPr>
            <w:rStyle w:val="NormalTok"/>
          </w:rPr>
          <w:delText xml:space="preserve">X </w:delText>
        </w:r>
      </w:del>
      <w:del w:id="220" w:author="PR Preview" w:date="2026-01-01T00:00:00Z">
        <w:r>
          <w:rPr>
            <w:rStyle w:val="OtherTok"/>
          </w:rPr>
          <w:delText xml:space="preserve">&lt;-</w:delText>
        </w:r>
      </w:del>
      <w:del w:id="221" w:author="PR Preview" w:date="2026-01-01T00:00:00Z">
        <w:r>
          <w:rPr>
            <w:rStyle w:val="NormalTok"/>
          </w:rPr>
          <w:delText xml:space="preserve"> </w:delText>
        </w:r>
      </w:del>
      <w:del w:id="222" w:author="PR Preview" w:date="2026-01-01T00:00:00Z">
        <w:r>
          <w:rPr>
            <w:rStyle w:val="FunctionTok"/>
          </w:rPr>
          <w:delText xml:space="preserve">cbind</w:delText>
        </w:r>
      </w:del>
      <w:del w:id="223" w:author="PR Preview" w:date="2026-01-01T00:00:00Z">
        <w:r>
          <w:rPr>
            <w:rStyle w:val="NormalTok"/>
          </w:rPr>
          <w:delText xml:space="preserve">(</w:delText>
        </w:r>
      </w:del>
      <w:del w:id="224" w:author="PR Preview" w:date="2026-01-01T00:00:00Z">
        <w:r>
          <w:rPr>
            <w:rStyle w:val="DecValTok"/>
          </w:rPr>
          <w:delText xml:space="preserve">1</w:delText>
        </w:r>
      </w:del>
      <w:del w:id="225" w:author="PR Preview" w:date="2026-01-01T00:00:00Z">
        <w:r>
          <w:rPr>
            <w:rStyle w:val="NormalTok"/>
          </w:rPr>
          <w:delText xml:space="preserve">, auto</w:delText>
        </w:r>
      </w:del>
      <w:del w:id="226" w:author="PR Preview" w:date="2026-01-01T00:00:00Z">
        <w:r>
          <w:rPr>
            <w:rStyle w:val="SpecialCharTok"/>
          </w:rPr>
          <w:delText xml:space="preserve">$</w:delText>
        </w:r>
      </w:del>
      <w:del w:id="227" w:author="PR Preview" w:date="2026-01-01T00:00:00Z">
        <w:r>
          <w:rPr>
            <w:rStyle w:val="NormalTok"/>
          </w:rPr>
          <w:delText xml:space="preserve">horsepower)</w:delText>
        </w:r>
      </w:del>
      <w:del w:id="228" w:author="PR Preview" w:date="2026-01-01T00:00:00Z">
        <w:r>
          <w:br/>
        </w:r>
      </w:del>
      <w:del w:id="229" w:author="PR Preview" w:date="2026-01-01T00:00:00Z">
        <w:r>
          <w:br/>
        </w:r>
      </w:del>
      <w:del w:id="230" w:author="PR Preview" w:date="2026-01-01T00:00:00Z">
        <w:r>
          <w:rPr>
            <w:rStyle w:val="NormalTok"/>
          </w:rPr>
          <w:delText xml:space="preserve">grad </w:delText>
        </w:r>
      </w:del>
      <w:del w:id="231" w:author="PR Preview" w:date="2026-01-01T00:00:00Z">
        <w:r>
          <w:rPr>
            <w:rStyle w:val="OtherTok"/>
          </w:rPr>
          <w:delText xml:space="preserve">&lt;-</w:delText>
        </w:r>
      </w:del>
      <w:del w:id="232" w:author="PR Preview" w:date="2026-01-01T00:00:00Z">
        <w:r>
          <w:rPr>
            <w:rStyle w:val="NormalTok"/>
          </w:rPr>
          <w:delText xml:space="preserve"> </w:delText>
        </w:r>
      </w:del>
      <w:del w:id="233" w:author="PR Preview" w:date="2026-01-01T00:00:00Z">
        <w:r>
          <w:rPr>
            <w:rStyle w:val="ControlFlowTok"/>
          </w:rPr>
          <w:delText xml:space="preserve">function</w:delText>
        </w:r>
      </w:del>
      <w:del w:id="234" w:author="PR Preview" w:date="2026-01-01T00:00:00Z">
        <w:r>
          <w:rPr>
            <w:rStyle w:val="NormalTok"/>
          </w:rPr>
          <w:delText xml:space="preserve">(beta) </w:delText>
        </w:r>
      </w:del>
      <w:del w:id="235" w:author="PR Preview" w:date="2026-01-01T00:00:00Z">
        <w:r>
          <w:rPr>
            <w:rStyle w:val="SpecialCharTok"/>
          </w:rPr>
          <w:delText xml:space="preserve">-</w:delText>
        </w:r>
      </w:del>
      <w:del w:id="236" w:author="PR Preview" w:date="2026-01-01T00:00:00Z">
        <w:r>
          <w:rPr>
            <w:rStyle w:val="DecValTok"/>
          </w:rPr>
          <w:delText xml:space="preserve">2</w:delText>
        </w:r>
      </w:del>
      <w:del w:id="237" w:author="PR Preview" w:date="2026-01-01T00:00:00Z">
        <w:r>
          <w:rPr>
            <w:rStyle w:val="NormalTok"/>
          </w:rPr>
          <w:delText xml:space="preserve"> </w:delText>
        </w:r>
      </w:del>
      <w:del w:id="238" w:author="PR Preview" w:date="2026-01-01T00:00:00Z">
        <w:r>
          <w:rPr>
            <w:rStyle w:val="SpecialCharTok"/>
          </w:rPr>
          <w:delText xml:space="preserve">*</w:delText>
        </w:r>
      </w:del>
      <w:del w:id="239" w:author="PR Preview" w:date="2026-01-01T00:00:00Z">
        <w:r>
          <w:rPr>
            <w:rStyle w:val="NormalTok"/>
          </w:rPr>
          <w:delText xml:space="preserve"> </w:delText>
        </w:r>
      </w:del>
      <w:del w:id="240" w:author="PR Preview" w:date="2026-01-01T00:00:00Z">
        <w:r>
          <w:rPr>
            <w:rStyle w:val="FunctionTok"/>
          </w:rPr>
          <w:delText xml:space="preserve">t</w:delText>
        </w:r>
      </w:del>
      <w:del w:id="241" w:author="PR Preview" w:date="2026-01-01T00:00:00Z">
        <w:r>
          <w:rPr>
            <w:rStyle w:val="NormalTok"/>
          </w:rPr>
          <w:delText xml:space="preserve">(X) </w:delText>
        </w:r>
      </w:del>
      <w:del w:id="242" w:author="PR Preview" w:date="2026-01-01T00:00:00Z">
        <w:r>
          <w:rPr>
            <w:rStyle w:val="SpecialCharTok"/>
          </w:rPr>
          <w:delText xml:space="preserve">%*%</w:delText>
        </w:r>
      </w:del>
      <w:del w:id="243" w:author="PR Preview" w:date="2026-01-01T00:00:00Z">
        <w:r>
          <w:rPr>
            <w:rStyle w:val="NormalTok"/>
          </w:rPr>
          <w:delText xml:space="preserve"> (y </w:delText>
        </w:r>
      </w:del>
      <w:del w:id="244" w:author="PR Preview" w:date="2026-01-01T00:00:00Z">
        <w:r>
          <w:rPr>
            <w:rStyle w:val="SpecialCharTok"/>
          </w:rPr>
          <w:delText xml:space="preserve">-</w:delText>
        </w:r>
      </w:del>
      <w:del w:id="245" w:author="PR Preview" w:date="2026-01-01T00:00:00Z">
        <w:r>
          <w:rPr>
            <w:rStyle w:val="NormalTok"/>
          </w:rPr>
          <w:delText xml:space="preserve"> X </w:delText>
        </w:r>
      </w:del>
      <w:del w:id="246" w:author="PR Preview" w:date="2026-01-01T00:00:00Z">
        <w:r>
          <w:rPr>
            <w:rStyle w:val="SpecialCharTok"/>
          </w:rPr>
          <w:delText xml:space="preserve">%*%</w:delText>
        </w:r>
      </w:del>
      <w:del w:id="247" w:author="PR Preview" w:date="2026-01-01T00:00:00Z">
        <w:r>
          <w:rPr>
            <w:rStyle w:val="NormalTok"/>
          </w:rPr>
          <w:delText xml:space="preserve"> beta)</w:delText>
        </w:r>
      </w:del>
      <w:del w:id="248" w:author="PR Preview" w:date="2026-01-01T00:00:00Z">
        <w:r>
          <w:br/>
        </w:r>
      </w:del>
      <w:del w:id="249" w:author="PR Preview" w:date="2026-01-01T00:00:00Z">
        <w:r>
          <w:br/>
        </w:r>
      </w:del>
      <w:del w:id="250" w:author="PR Preview" w:date="2026-01-01T00:00:00Z">
        <w:r>
          <w:rPr>
            <w:rStyle w:val="NormalTok"/>
          </w:rPr>
          <w:delText xml:space="preserve">beta_hat </w:delText>
        </w:r>
      </w:del>
      <w:del w:id="251" w:author="PR Preview" w:date="2026-01-01T00:00:00Z">
        <w:r>
          <w:rPr>
            <w:rStyle w:val="OtherTok"/>
          </w:rPr>
          <w:delText xml:space="preserve">&lt;-</w:delText>
        </w:r>
      </w:del>
      <w:del w:id="252" w:author="PR Preview" w:date="2026-01-01T00:00:00Z">
        <w:r>
          <w:rPr>
            <w:rStyle w:val="NormalTok"/>
          </w:rPr>
          <w:delText xml:space="preserve"> </w:delText>
        </w:r>
      </w:del>
      <w:del w:id="253" w:author="PR Preview" w:date="2026-01-01T00:00:00Z">
        <w:r>
          <w:rPr>
            <w:rStyle w:val="FunctionTok"/>
          </w:rPr>
          <w:delText xml:space="preserve">solve</w:delText>
        </w:r>
      </w:del>
      <w:del w:id="254" w:author="PR Preview" w:date="2026-01-01T00:00:00Z">
        <w:r>
          <w:rPr>
            <w:rStyle w:val="NormalTok"/>
          </w:rPr>
          <w:delText xml:space="preserve">(</w:delText>
        </w:r>
      </w:del>
      <w:del w:id="255" w:author="PR Preview" w:date="2026-01-01T00:00:00Z">
        <w:r>
          <w:rPr>
            <w:rStyle w:val="FunctionTok"/>
          </w:rPr>
          <w:delText xml:space="preserve">t</w:delText>
        </w:r>
      </w:del>
      <w:del w:id="256" w:author="PR Preview" w:date="2026-01-01T00:00:00Z">
        <w:r>
          <w:rPr>
            <w:rStyle w:val="NormalTok"/>
          </w:rPr>
          <w:delText xml:space="preserve">(X) </w:delText>
        </w:r>
      </w:del>
      <w:del w:id="257" w:author="PR Preview" w:date="2026-01-01T00:00:00Z">
        <w:r>
          <w:rPr>
            <w:rStyle w:val="SpecialCharTok"/>
          </w:rPr>
          <w:delText xml:space="preserve">%*%</w:delText>
        </w:r>
      </w:del>
      <w:del w:id="258" w:author="PR Preview" w:date="2026-01-01T00:00:00Z">
        <w:r>
          <w:rPr>
            <w:rStyle w:val="NormalTok"/>
          </w:rPr>
          <w:delText xml:space="preserve"> X, </w:delText>
        </w:r>
      </w:del>
      <w:del w:id="259" w:author="PR Preview" w:date="2026-01-01T00:00:00Z">
        <w:r>
          <w:rPr>
            <w:rStyle w:val="FunctionTok"/>
          </w:rPr>
          <w:delText xml:space="preserve">t</w:delText>
        </w:r>
      </w:del>
      <w:del w:id="260" w:author="PR Preview" w:date="2026-01-01T00:00:00Z">
        <w:r>
          <w:rPr>
            <w:rStyle w:val="NormalTok"/>
          </w:rPr>
          <w:delText xml:space="preserve">(X) </w:delText>
        </w:r>
      </w:del>
      <w:del w:id="261" w:author="PR Preview" w:date="2026-01-01T00:00:00Z">
        <w:r>
          <w:rPr>
            <w:rStyle w:val="SpecialCharTok"/>
          </w:rPr>
          <w:delText xml:space="preserve">%*%</w:delText>
        </w:r>
      </w:del>
      <w:del w:id="262" w:author="PR Preview" w:date="2026-01-01T00:00:00Z">
        <w:r>
          <w:rPr>
            <w:rStyle w:val="NormalTok"/>
          </w:rPr>
          <w:delText xml:space="preserve"> y)</w:delText>
        </w:r>
      </w:del>
      <w:del w:id="263" w:author="PR Preview" w:date="2026-01-01T00:00:00Z">
        <w:r>
          <w:br/>
        </w:r>
      </w:del>
      <w:del w:id="264" w:author="PR Preview" w:date="2026-01-01T00:00:00Z">
        <w:r>
          <w:rPr>
            <w:rStyle w:val="NormalTok"/>
          </w:rPr>
          <w:delText xml:space="preserve">grad_hat </w:delText>
        </w:r>
      </w:del>
      <w:del w:id="265" w:author="PR Preview" w:date="2026-01-01T00:00:00Z">
        <w:r>
          <w:rPr>
            <w:rStyle w:val="OtherTok"/>
          </w:rPr>
          <w:delText xml:space="preserve">&lt;-</w:delText>
        </w:r>
      </w:del>
      <w:del w:id="266" w:author="PR Preview" w:date="2026-01-01T00:00:00Z">
        <w:r>
          <w:rPr>
            <w:rStyle w:val="NormalTok"/>
          </w:rPr>
          <w:delText xml:space="preserve"> </w:delText>
        </w:r>
      </w:del>
      <w:del w:id="267" w:author="PR Preview" w:date="2026-01-01T00:00:00Z">
        <w:r>
          <w:rPr>
            <w:rStyle w:val="FunctionTok"/>
          </w:rPr>
          <w:delText xml:space="preserve">grad</w:delText>
        </w:r>
      </w:del>
      <w:del w:id="268" w:author="PR Preview" w:date="2026-01-01T00:00:00Z">
        <w:r>
          <w:rPr>
            <w:rStyle w:val="NormalTok"/>
          </w:rPr>
          <w:delText xml:space="preserve">(beta_hat)</w:delText>
        </w:r>
      </w:del>
      <w:del w:id="269" w:author="PR Preview" w:date="2026-01-01T00:00:00Z">
        <w:r>
          <w:br/>
        </w:r>
      </w:del>
      <w:del w:id="270" w:author="PR Preview" w:date="2026-01-01T00:00:00Z">
        <w:r>
          <w:rPr>
            <w:rStyle w:val="NormalTok"/>
          </w:rPr>
          <w:delText xml:space="preserve">grad_zero </w:delText>
        </w:r>
      </w:del>
      <w:del w:id="271" w:author="PR Preview" w:date="2026-01-01T00:00:00Z">
        <w:r>
          <w:rPr>
            <w:rStyle w:val="OtherTok"/>
          </w:rPr>
          <w:delText xml:space="preserve">&lt;-</w:delText>
        </w:r>
      </w:del>
      <w:del w:id="272" w:author="PR Preview" w:date="2026-01-01T00:00:00Z">
        <w:r>
          <w:rPr>
            <w:rStyle w:val="NormalTok"/>
          </w:rPr>
          <w:delText xml:space="preserve"> </w:delText>
        </w:r>
      </w:del>
      <w:del w:id="273" w:author="PR Preview" w:date="2026-01-01T00:00:00Z">
        <w:r>
          <w:rPr>
            <w:rStyle w:val="FunctionTok"/>
          </w:rPr>
          <w:delText xml:space="preserve">grad</w:delText>
        </w:r>
      </w:del>
      <w:del w:id="274" w:author="PR Preview" w:date="2026-01-01T00:00:00Z">
        <w:r>
          <w:rPr>
            <w:rStyle w:val="NormalTok"/>
          </w:rPr>
          <w:delText xml:space="preserve">(</w:delText>
        </w:r>
      </w:del>
      <w:del w:id="275" w:author="PR Preview" w:date="2026-01-01T00:00:00Z">
        <w:r>
          <w:rPr>
            <w:rStyle w:val="FunctionTok"/>
          </w:rPr>
          <w:delText xml:space="preserve">c</w:delText>
        </w:r>
      </w:del>
      <w:del w:id="276" w:author="PR Preview" w:date="2026-01-01T00:00:00Z">
        <w:r>
          <w:rPr>
            <w:rStyle w:val="NormalTok"/>
          </w:rPr>
          <w:delText xml:space="preserve">(</w:delText>
        </w:r>
      </w:del>
      <w:del w:id="277" w:author="PR Preview" w:date="2026-01-01T00:00:00Z">
        <w:r>
          <w:rPr>
            <w:rStyle w:val="DecValTok"/>
          </w:rPr>
          <w:delText xml:space="preserve">0</w:delText>
        </w:r>
      </w:del>
      <w:del w:id="278" w:author="PR Preview" w:date="2026-01-01T00:00:00Z">
        <w:r>
          <w:rPr>
            <w:rStyle w:val="NormalTok"/>
          </w:rPr>
          <w:delText xml:space="preserve">, </w:delText>
        </w:r>
      </w:del>
      <w:del w:id="279" w:author="PR Preview" w:date="2026-01-01T00:00:00Z">
        <w:r>
          <w:rPr>
            <w:rStyle w:val="DecValTok"/>
          </w:rPr>
          <w:delText xml:space="preserve">0</w:delText>
        </w:r>
      </w:del>
      <w:del w:id="280" w:author="PR Preview" w:date="2026-01-01T00:00:00Z">
        <w:r>
          <w:rPr>
            <w:rStyle w:val="NormalTok"/>
          </w:rPr>
          <w:delText xml:space="preserve">))</w:delText>
        </w:r>
      </w:del>
      <w:del w:id="281" w:author="PR Preview" w:date="2026-01-01T00:00:00Z">
        <w:r>
          <w:br/>
        </w:r>
      </w:del>
      <w:del w:id="282" w:author="PR Preview" w:date="2026-01-01T00:00:00Z">
        <w:r>
          <w:br/>
        </w:r>
      </w:del>
      <w:del w:id="283" w:author="PR Preview" w:date="2026-01-01T00:00:00Z">
        <w:r>
          <w:rPr>
            <w:rStyle w:val="FunctionTok"/>
          </w:rPr>
          <w:delText xml:space="preserve">list</w:delText>
        </w:r>
      </w:del>
      <w:del w:id="284" w:author="PR Preview" w:date="2026-01-01T00:00:00Z">
        <w:r>
          <w:rPr>
            <w:rStyle w:val="NormalTok"/>
          </w:rPr>
          <w:delText xml:space="preserve">(</w:delText>
        </w:r>
      </w:del>
      <w:del w:id="285" w:author="PR Preview" w:date="2026-01-01T00:00:00Z">
        <w:r>
          <w:br/>
        </w:r>
      </w:del>
      <w:del w:id="286" w:author="PR Preview" w:date="2026-01-01T00:00:00Z">
        <w:r>
          <w:rPr>
            <w:rStyle w:val="NormalTok"/>
          </w:rPr>
          <w:delText xml:space="preserve">  </w:delText>
        </w:r>
      </w:del>
      <w:del w:id="287" w:author="PR Preview" w:date="2026-01-01T00:00:00Z">
        <w:r>
          <w:rPr>
            <w:rStyle w:val="AttributeTok"/>
          </w:rPr>
          <w:delText xml:space="preserve">solution =</w:delText>
        </w:r>
      </w:del>
      <w:del w:id="288" w:author="PR Preview" w:date="2026-01-01T00:00:00Z">
        <w:r>
          <w:rPr>
            <w:rStyle w:val="NormalTok"/>
          </w:rPr>
          <w:delText xml:space="preserve"> </w:delText>
        </w:r>
      </w:del>
      <w:del w:id="289" w:author="PR Preview" w:date="2026-01-01T00:00:00Z">
        <w:r>
          <w:rPr>
            <w:rStyle w:val="FunctionTok"/>
          </w:rPr>
          <w:delText xml:space="preserve">list</w:delText>
        </w:r>
      </w:del>
      <w:del w:id="290" w:author="PR Preview" w:date="2026-01-01T00:00:00Z">
        <w:r>
          <w:rPr>
            <w:rStyle w:val="NormalTok"/>
          </w:rPr>
          <w:delText xml:space="preserve">(</w:delText>
        </w:r>
      </w:del>
      <w:del w:id="291" w:author="PR Preview" w:date="2026-01-01T00:00:00Z">
        <w:r>
          <w:rPr>
            <w:rStyle w:val="AttributeTok"/>
          </w:rPr>
          <w:delText xml:space="preserve">beta =</w:delText>
        </w:r>
      </w:del>
      <w:del w:id="292" w:author="PR Preview" w:date="2026-01-01T00:00:00Z">
        <w:r>
          <w:rPr>
            <w:rStyle w:val="NormalTok"/>
          </w:rPr>
          <w:delText xml:space="preserve"> </w:delText>
        </w:r>
      </w:del>
      <w:del w:id="293" w:author="PR Preview" w:date="2026-01-01T00:00:00Z">
        <w:r>
          <w:rPr>
            <w:rStyle w:val="FunctionTok"/>
          </w:rPr>
          <w:delText xml:space="preserve">c</w:delText>
        </w:r>
      </w:del>
      <w:del w:id="294" w:author="PR Preview" w:date="2026-01-01T00:00:00Z">
        <w:r>
          <w:rPr>
            <w:rStyle w:val="NormalTok"/>
          </w:rPr>
          <w:delText xml:space="preserve">(beta_hat), </w:delText>
        </w:r>
      </w:del>
      <w:del w:id="295" w:author="PR Preview" w:date="2026-01-01T00:00:00Z">
        <w:r>
          <w:rPr>
            <w:rStyle w:val="AttributeTok"/>
          </w:rPr>
          <w:delText xml:space="preserve">gradient =</w:delText>
        </w:r>
      </w:del>
      <w:del w:id="296" w:author="PR Preview" w:date="2026-01-01T00:00:00Z">
        <w:r>
          <w:rPr>
            <w:rStyle w:val="NormalTok"/>
          </w:rPr>
          <w:delText xml:space="preserve"> </w:delText>
        </w:r>
      </w:del>
      <w:del w:id="297" w:author="PR Preview" w:date="2026-01-01T00:00:00Z">
        <w:r>
          <w:rPr>
            <w:rStyle w:val="FunctionTok"/>
          </w:rPr>
          <w:delText xml:space="preserve">c</w:delText>
        </w:r>
      </w:del>
      <w:del w:id="298" w:author="PR Preview" w:date="2026-01-01T00:00:00Z">
        <w:r>
          <w:rPr>
            <w:rStyle w:val="NormalTok"/>
          </w:rPr>
          <w:delText xml:space="preserve">(grad_hat)),</w:delText>
        </w:r>
      </w:del>
      <w:del w:id="299" w:author="PR Preview" w:date="2026-01-01T00:00:00Z">
        <w:r>
          <w:br/>
        </w:r>
      </w:del>
      <w:del w:id="300" w:author="PR Preview" w:date="2026-01-01T00:00:00Z">
        <w:r>
          <w:rPr>
            <w:rStyle w:val="NormalTok"/>
          </w:rPr>
          <w:delText xml:space="preserve">  </w:delText>
        </w:r>
      </w:del>
      <w:del w:id="301" w:author="PR Preview" w:date="2026-01-01T00:00:00Z">
        <w:r>
          <w:rPr>
            <w:rStyle w:val="AttributeTok"/>
          </w:rPr>
          <w:delText xml:space="preserve">zero_vector =</w:delText>
        </w:r>
      </w:del>
      <w:del w:id="302" w:author="PR Preview" w:date="2026-01-01T00:00:00Z">
        <w:r>
          <w:rPr>
            <w:rStyle w:val="NormalTok"/>
          </w:rPr>
          <w:delText xml:space="preserve"> </w:delText>
        </w:r>
      </w:del>
      <w:del w:id="303" w:author="PR Preview" w:date="2026-01-01T00:00:00Z">
        <w:r>
          <w:rPr>
            <w:rStyle w:val="FunctionTok"/>
          </w:rPr>
          <w:delText xml:space="preserve">list</w:delText>
        </w:r>
      </w:del>
      <w:del w:id="304" w:author="PR Preview" w:date="2026-01-01T00:00:00Z">
        <w:r>
          <w:rPr>
            <w:rStyle w:val="NormalTok"/>
          </w:rPr>
          <w:delText xml:space="preserve">(</w:delText>
        </w:r>
      </w:del>
      <w:del w:id="305" w:author="PR Preview" w:date="2026-01-01T00:00:00Z">
        <w:r>
          <w:rPr>
            <w:rStyle w:val="AttributeTok"/>
          </w:rPr>
          <w:delText xml:space="preserve">beta =</w:delText>
        </w:r>
      </w:del>
      <w:del w:id="306" w:author="PR Preview" w:date="2026-01-01T00:00:00Z">
        <w:r>
          <w:rPr>
            <w:rStyle w:val="NormalTok"/>
          </w:rPr>
          <w:delText xml:space="preserve"> </w:delText>
        </w:r>
      </w:del>
      <w:del w:id="307" w:author="PR Preview" w:date="2026-01-01T00:00:00Z">
        <w:r>
          <w:rPr>
            <w:rStyle w:val="FunctionTok"/>
          </w:rPr>
          <w:delText xml:space="preserve">c</w:delText>
        </w:r>
      </w:del>
      <w:del w:id="308" w:author="PR Preview" w:date="2026-01-01T00:00:00Z">
        <w:r>
          <w:rPr>
            <w:rStyle w:val="NormalTok"/>
          </w:rPr>
          <w:delText xml:space="preserve">(</w:delText>
        </w:r>
      </w:del>
      <w:del w:id="309" w:author="PR Preview" w:date="2026-01-01T00:00:00Z">
        <w:r>
          <w:rPr>
            <w:rStyle w:val="DecValTok"/>
          </w:rPr>
          <w:delText xml:space="preserve">0</w:delText>
        </w:r>
      </w:del>
      <w:del w:id="310" w:author="PR Preview" w:date="2026-01-01T00:00:00Z">
        <w:r>
          <w:rPr>
            <w:rStyle w:val="NormalTok"/>
          </w:rPr>
          <w:delText xml:space="preserve">, </w:delText>
        </w:r>
      </w:del>
      <w:del w:id="311" w:author="PR Preview" w:date="2026-01-01T00:00:00Z">
        <w:r>
          <w:rPr>
            <w:rStyle w:val="DecValTok"/>
          </w:rPr>
          <w:delText xml:space="preserve">0</w:delText>
        </w:r>
      </w:del>
      <w:del w:id="312" w:author="PR Preview" w:date="2026-01-01T00:00:00Z">
        <w:r>
          <w:rPr>
            <w:rStyle w:val="NormalTok"/>
          </w:rPr>
          <w:delText xml:space="preserve">), </w:delText>
        </w:r>
      </w:del>
      <w:del w:id="313" w:author="PR Preview" w:date="2026-01-01T00:00:00Z">
        <w:r>
          <w:rPr>
            <w:rStyle w:val="AttributeTok"/>
          </w:rPr>
          <w:delText xml:space="preserve">gradient =</w:delText>
        </w:r>
      </w:del>
      <w:del w:id="314" w:author="PR Preview" w:date="2026-01-01T00:00:00Z">
        <w:r>
          <w:rPr>
            <w:rStyle w:val="NormalTok"/>
          </w:rPr>
          <w:delText xml:space="preserve"> </w:delText>
        </w:r>
      </w:del>
      <w:del w:id="315" w:author="PR Preview" w:date="2026-01-01T00:00:00Z">
        <w:r>
          <w:rPr>
            <w:rStyle w:val="FunctionTok"/>
          </w:rPr>
          <w:delText xml:space="preserve">c</w:delText>
        </w:r>
      </w:del>
      <w:del w:id="316" w:author="PR Preview" w:date="2026-01-01T00:00:00Z">
        <w:r>
          <w:rPr>
            <w:rStyle w:val="NormalTok"/>
          </w:rPr>
          <w:delText xml:space="preserve">(grad_zero))</w:delText>
        </w:r>
      </w:del>
      <w:del w:id="317" w:author="PR Preview" w:date="2026-01-01T00:00:00Z">
        <w:r>
          <w:br/>
        </w:r>
      </w:del>
      <w:del w:id="318" w:author="PR Preview" w:date="2026-01-01T00:00:00Z">
        <w:r>
          <w:rPr>
            <w:rStyle w:val="NormalTok"/>
          </w:rPr>
          <w:delText xml:space="preserve">)</w:delText>
        </w:r>
      </w:del>
      <w:del w:id="319" w:author="PR Preview" w:date="2026-01-01T00:00:00Z">
        <w:r>
          <w:br/>
        </w:r>
      </w:del>
      <w:del w:id="320" w:author="PR Preview" w:date="2026-01-01T00:00:00Z">
        <w:r>
          <w:rPr>
            <w:rStyle w:val="CommentTok"/>
          </w:rPr>
          <w:delText xml:space="preserve">#&gt; $solution</w:delText>
        </w:r>
      </w:del>
      <w:del w:id="321" w:author="PR Preview" w:date="2026-01-01T00:00:00Z">
        <w:r>
          <w:br/>
        </w:r>
      </w:del>
      <w:del w:id="322" w:author="PR Preview" w:date="2026-01-01T00:00:00Z">
        <w:r>
          <w:rPr>
            <w:rStyle w:val="CommentTok"/>
          </w:rPr>
          <w:delText xml:space="preserve">#&gt; $solution$beta</w:delText>
        </w:r>
      </w:del>
      <w:del w:id="323" w:author="PR Preview" w:date="2026-01-01T00:00:00Z">
        <w:r>
          <w:br/>
        </w:r>
      </w:del>
      <w:del w:id="324" w:author="PR Preview" w:date="2026-01-01T00:00:00Z">
        <w:r>
          <w:rPr>
            <w:rStyle w:val="CommentTok"/>
          </w:rPr>
          <w:delText xml:space="preserve">#&gt; [1] 39.9358610 -0.1578447</w:delText>
        </w:r>
      </w:del>
      <w:del w:id="325" w:author="PR Preview" w:date="2026-01-01T00:00:00Z">
        <w:r>
          <w:br/>
        </w:r>
      </w:del>
      <w:del w:id="326" w:author="PR Preview" w:date="2026-01-01T00:00:00Z">
        <w:r>
          <w:rPr>
            <w:rStyle w:val="CommentTok"/>
          </w:rPr>
          <w:delText xml:space="preserve">#&gt; </w:delText>
        </w:r>
      </w:del>
      <w:del w:id="327" w:author="PR Preview" w:date="2026-01-01T00:00:00Z">
        <w:r>
          <w:br/>
        </w:r>
      </w:del>
      <w:del w:id="328" w:author="PR Preview" w:date="2026-01-01T00:00:00Z">
        <w:r>
          <w:rPr>
            <w:rStyle w:val="CommentTok"/>
          </w:rPr>
          <w:delText xml:space="preserve">#&gt; $solution$gradient</w:delText>
        </w:r>
      </w:del>
      <w:del w:id="329" w:author="PR Preview" w:date="2026-01-01T00:00:00Z">
        <w:r>
          <w:br/>
        </w:r>
      </w:del>
      <w:del w:id="330" w:author="PR Preview" w:date="2026-01-01T00:00:00Z">
        <w:r>
          <w:rPr>
            <w:rStyle w:val="CommentTok"/>
          </w:rPr>
          <w:delText xml:space="preserve">#&gt; [1] 9.471535e-12 6.662049e-11</w:delText>
        </w:r>
      </w:del>
      <w:del w:id="331" w:author="PR Preview" w:date="2026-01-01T00:00:00Z">
        <w:r>
          <w:br/>
        </w:r>
      </w:del>
      <w:del w:id="332" w:author="PR Preview" w:date="2026-01-01T00:00:00Z">
        <w:r>
          <w:rPr>
            <w:rStyle w:val="CommentTok"/>
          </w:rPr>
          <w:delText xml:space="preserve">#&gt; </w:delText>
        </w:r>
      </w:del>
      <w:del w:id="333" w:author="PR Preview" w:date="2026-01-01T00:00:00Z">
        <w:r>
          <w:br/>
        </w:r>
      </w:del>
      <w:del w:id="334" w:author="PR Preview" w:date="2026-01-01T00:00:00Z">
        <w:r>
          <w:rPr>
            <w:rStyle w:val="CommentTok"/>
          </w:rPr>
          <w:delText xml:space="preserve">#&gt; </w:delText>
        </w:r>
      </w:del>
      <w:del w:id="335" w:author="PR Preview" w:date="2026-01-01T00:00:00Z">
        <w:r>
          <w:br/>
        </w:r>
      </w:del>
      <w:del w:id="336" w:author="PR Preview" w:date="2026-01-01T00:00:00Z">
        <w:r>
          <w:rPr>
            <w:rStyle w:val="CommentTok"/>
          </w:rPr>
          <w:delText xml:space="preserve">#&gt; $zero_vector</w:delText>
        </w:r>
      </w:del>
      <w:del w:id="337" w:author="PR Preview" w:date="2026-01-01T00:00:00Z">
        <w:r>
          <w:br/>
        </w:r>
      </w:del>
      <w:del w:id="338" w:author="PR Preview" w:date="2026-01-01T00:00:00Z">
        <w:r>
          <w:rPr>
            <w:rStyle w:val="CommentTok"/>
          </w:rPr>
          <w:delText xml:space="preserve">#&gt; $zero_vector$beta</w:delText>
        </w:r>
      </w:del>
      <w:del w:id="339" w:author="PR Preview" w:date="2026-01-01T00:00:00Z">
        <w:r>
          <w:br/>
        </w:r>
      </w:del>
      <w:del w:id="340" w:author="PR Preview" w:date="2026-01-01T00:00:00Z">
        <w:r>
          <w:rPr>
            <w:rStyle w:val="CommentTok"/>
          </w:rPr>
          <w:delText xml:space="preserve">#&gt; [1] 0 0</w:delText>
        </w:r>
      </w:del>
      <w:del w:id="341" w:author="PR Preview" w:date="2026-01-01T00:00:00Z">
        <w:r>
          <w:br/>
        </w:r>
      </w:del>
      <w:del w:id="342" w:author="PR Preview" w:date="2026-01-01T00:00:00Z">
        <w:r>
          <w:rPr>
            <w:rStyle w:val="CommentTok"/>
          </w:rPr>
          <w:delText xml:space="preserve">#&gt; </w:delText>
        </w:r>
      </w:del>
      <w:del w:id="343" w:author="PR Preview" w:date="2026-01-01T00:00:00Z">
        <w:r>
          <w:br/>
        </w:r>
      </w:del>
      <w:del w:id="344" w:author="PR Preview" w:date="2026-01-01T00:00:00Z">
        <w:r>
          <w:rPr>
            <w:rStyle w:val="CommentTok"/>
          </w:rPr>
          <w:delText xml:space="preserve">#&gt; $zero_vector$gradient</w:delText>
        </w:r>
      </w:del>
      <w:del w:id="345" w:author="PR Preview" w:date="2026-01-01T00:00:00Z">
        <w:r>
          <w:br/>
        </w:r>
      </w:del>
      <w:del w:id="346" w:author="PR Preview" w:date="2026-01-01T00:00:00Z">
        <w:r>
          <w:rPr>
            <w:rStyle w:val="CommentTok"/>
          </w:rPr>
          <w:delText xml:space="preserve">#&gt; [1]   -18381.6 -1737437.6</w:delText>
        </w:r>
      </w:del>
    </w:p>
    <w:p>
      <w:pPr>
        <w:pStyle w:val="SourceCode"/>
      </w:pPr>
      <w:ins w:id="347" w:author="PR Preview" w:date="2026-01-01T00:00:00Z">
        <w:r>
          <w:rPr>
            <w:rStyle w:val="NormalTok"/>
          </w:rPr>
          <w:t xml:space="preserve">auto </w:t>
        </w:r>
      </w:ins>
      <w:ins w:id="348" w:author="PR Preview" w:date="2026-01-01T00:00:00Z">
        <w:r>
          <w:rPr>
            <w:rStyle w:val="OtherTok"/>
          </w:rPr>
          <w:t xml:space="preserve">&lt;-</w:t>
        </w:r>
      </w:ins>
      <w:ins w:id="349" w:author="PR Preview" w:date="2026-01-01T00:00:00Z">
        <w:r>
          <w:rPr>
            <w:rStyle w:val="NormalTok"/>
          </w:rPr>
          <w:t xml:space="preserve"> </w:t>
        </w:r>
      </w:ins>
      <w:ins w:id="350" w:author="PR Preview" w:date="2026-01-01T00:00:00Z">
        <w:r>
          <w:rPr>
            <w:rStyle w:val="FunctionTok"/>
          </w:rPr>
          <w:t xml:space="preserve">read.csv</w:t>
        </w:r>
      </w:ins>
      <w:ins w:id="351" w:author="PR Preview" w:date="2026-01-01T00:00:00Z">
        <w:r>
          <w:rPr>
            <w:rStyle w:val="NormalTok"/>
          </w:rPr>
          <w:t xml:space="preserve">(</w:t>
        </w:r>
      </w:ins>
      <w:ins w:id="352" w:author="PR Preview" w:date="2026-01-01T00:00:00Z">
        <w:r>
          <w:rPr>
            <w:rStyle w:val="StringTok"/>
          </w:rPr>
          <w:t xml:space="preserve">"data/auto.csv"</w:t>
        </w:r>
      </w:ins>
      <w:ins w:id="353" w:author="PR Preview" w:date="2026-01-01T00:00:00Z">
        <w:r>
          <w:rPr>
            <w:rStyle w:val="NormalTok"/>
          </w:rPr>
          <w:t xml:space="preserve">)</w:t>
        </w:r>
      </w:ins>
      <w:ins w:id="354" w:author="PR Preview" w:date="2026-01-01T00:00:00Z">
        <w:r>
          <w:br/>
        </w:r>
      </w:ins>
      <w:ins w:id="355" w:author="PR Preview" w:date="2026-01-01T00:00:00Z">
        <w:r>
          <w:rPr>
            <w:rStyle w:val="NormalTok"/>
          </w:rPr>
          <w:t xml:space="preserve">y </w:t>
        </w:r>
      </w:ins>
      <w:ins w:id="356" w:author="PR Preview" w:date="2026-01-01T00:00:00Z">
        <w:r>
          <w:rPr>
            <w:rStyle w:val="OtherTok"/>
          </w:rPr>
          <w:t xml:space="preserve">&lt;-</w:t>
        </w:r>
      </w:ins>
      <w:ins w:id="357" w:author="PR Preview" w:date="2026-01-01T00:00:00Z">
        <w:r>
          <w:rPr>
            <w:rStyle w:val="NormalTok"/>
          </w:rPr>
          <w:t xml:space="preserve"> auto</w:t>
        </w:r>
      </w:ins>
      <w:ins w:id="358" w:author="PR Preview" w:date="2026-01-01T00:00:00Z">
        <w:r>
          <w:rPr>
            <w:rStyle w:val="SpecialCharTok"/>
          </w:rPr>
          <w:t xml:space="preserve">$</w:t>
        </w:r>
      </w:ins>
      <w:ins w:id="359" w:author="PR Preview" w:date="2026-01-01T00:00:00Z">
        <w:r>
          <w:rPr>
            <w:rStyle w:val="NormalTok"/>
          </w:rPr>
          <w:t xml:space="preserve">mpg</w:t>
        </w:r>
      </w:ins>
      <w:ins w:id="360" w:author="PR Preview" w:date="2026-01-01T00:00:00Z">
        <w:r>
          <w:br/>
        </w:r>
      </w:ins>
      <w:ins w:id="361" w:author="PR Preview" w:date="2026-01-01T00:00:00Z">
        <w:r>
          <w:rPr>
            <w:rStyle w:val="NormalTok"/>
          </w:rPr>
          <w:t xml:space="preserve">X </w:t>
        </w:r>
      </w:ins>
      <w:ins w:id="362" w:author="PR Preview" w:date="2026-01-01T00:00:00Z">
        <w:r>
          <w:rPr>
            <w:rStyle w:val="OtherTok"/>
          </w:rPr>
          <w:t xml:space="preserve">&lt;-</w:t>
        </w:r>
      </w:ins>
      <w:ins w:id="363" w:author="PR Preview" w:date="2026-01-01T00:00:00Z">
        <w:r>
          <w:rPr>
            <w:rStyle w:val="NormalTok"/>
          </w:rPr>
          <w:t xml:space="preserve"> </w:t>
        </w:r>
      </w:ins>
      <w:ins w:id="364" w:author="PR Preview" w:date="2026-01-01T00:00:00Z">
        <w:r>
          <w:rPr>
            <w:rStyle w:val="FunctionTok"/>
          </w:rPr>
          <w:t xml:space="preserve">cbind</w:t>
        </w:r>
      </w:ins>
      <w:ins w:id="365" w:author="PR Preview" w:date="2026-01-01T00:00:00Z">
        <w:r>
          <w:rPr>
            <w:rStyle w:val="NormalTok"/>
          </w:rPr>
          <w:t xml:space="preserve">(</w:t>
        </w:r>
      </w:ins>
      <w:ins w:id="366" w:author="PR Preview" w:date="2026-01-01T00:00:00Z">
        <w:r>
          <w:rPr>
            <w:rStyle w:val="DecValTok"/>
          </w:rPr>
          <w:t xml:space="preserve">1</w:t>
        </w:r>
      </w:ins>
      <w:ins w:id="367" w:author="PR Preview" w:date="2026-01-01T00:00:00Z">
        <w:r>
          <w:rPr>
            <w:rStyle w:val="NormalTok"/>
          </w:rPr>
          <w:t xml:space="preserve">, auto</w:t>
        </w:r>
      </w:ins>
      <w:ins w:id="368" w:author="PR Preview" w:date="2026-01-01T00:00:00Z">
        <w:r>
          <w:rPr>
            <w:rStyle w:val="SpecialCharTok"/>
          </w:rPr>
          <w:t xml:space="preserve">$</w:t>
        </w:r>
      </w:ins>
      <w:ins w:id="369" w:author="PR Preview" w:date="2026-01-01T00:00:00Z">
        <w:r>
          <w:rPr>
            <w:rStyle w:val="NormalTok"/>
          </w:rPr>
          <w:t xml:space="preserve">horsepower)</w:t>
        </w:r>
      </w:ins>
      <w:ins w:id="370" w:author="PR Preview" w:date="2026-01-01T00:00:00Z">
        <w:r>
          <w:br/>
        </w:r>
      </w:ins>
      <w:ins w:id="371" w:author="PR Preview" w:date="2026-01-01T00:00:00Z">
        <w:r>
          <w:br/>
        </w:r>
      </w:ins>
      <w:ins w:id="372" w:author="PR Preview" w:date="2026-01-01T00:00:00Z">
        <w:r>
          <w:rPr>
            <w:rStyle w:val="NormalTok"/>
          </w:rPr>
          <w:t xml:space="preserve">grad </w:t>
        </w:r>
      </w:ins>
      <w:ins w:id="373" w:author="PR Preview" w:date="2026-01-01T00:00:00Z">
        <w:r>
          <w:rPr>
            <w:rStyle w:val="OtherTok"/>
          </w:rPr>
          <w:t xml:space="preserve">&lt;-</w:t>
        </w:r>
      </w:ins>
      <w:ins w:id="374" w:author="PR Preview" w:date="2026-01-01T00:00:00Z">
        <w:r>
          <w:rPr>
            <w:rStyle w:val="NormalTok"/>
          </w:rPr>
          <w:t xml:space="preserve"> </w:t>
        </w:r>
      </w:ins>
      <w:ins w:id="375" w:author="PR Preview" w:date="2026-01-01T00:00:00Z">
        <w:r>
          <w:rPr>
            <w:rStyle w:val="ControlFlowTok"/>
          </w:rPr>
          <w:t xml:space="preserve">function</w:t>
        </w:r>
      </w:ins>
      <w:ins w:id="376" w:author="PR Preview" w:date="2026-01-01T00:00:00Z">
        <w:r>
          <w:rPr>
            <w:rStyle w:val="NormalTok"/>
          </w:rPr>
          <w:t xml:space="preserve">(beta) </w:t>
        </w:r>
      </w:ins>
      <w:ins w:id="377" w:author="PR Preview" w:date="2026-01-01T00:00:00Z">
        <w:r>
          <w:rPr>
            <w:rStyle w:val="SpecialCharTok"/>
          </w:rPr>
          <w:t xml:space="preserve">-</w:t>
        </w:r>
      </w:ins>
      <w:ins w:id="378" w:author="PR Preview" w:date="2026-01-01T00:00:00Z">
        <w:r>
          <w:rPr>
            <w:rStyle w:val="DecValTok"/>
          </w:rPr>
          <w:t xml:space="preserve">2</w:t>
        </w:r>
      </w:ins>
      <w:ins w:id="379" w:author="PR Preview" w:date="2026-01-01T00:00:00Z">
        <w:r>
          <w:rPr>
            <w:rStyle w:val="NormalTok"/>
          </w:rPr>
          <w:t xml:space="preserve"> </w:t>
        </w:r>
      </w:ins>
      <w:ins w:id="380" w:author="PR Preview" w:date="2026-01-01T00:00:00Z">
        <w:r>
          <w:rPr>
            <w:rStyle w:val="SpecialCharTok"/>
          </w:rPr>
          <w:t xml:space="preserve">*</w:t>
        </w:r>
      </w:ins>
      <w:ins w:id="381" w:author="PR Preview" w:date="2026-01-01T00:00:00Z">
        <w:r>
          <w:rPr>
            <w:rStyle w:val="NormalTok"/>
          </w:rPr>
          <w:t xml:space="preserve"> </w:t>
        </w:r>
      </w:ins>
      <w:ins w:id="382" w:author="PR Preview" w:date="2026-01-01T00:00:00Z">
        <w:r>
          <w:rPr>
            <w:rStyle w:val="FunctionTok"/>
          </w:rPr>
          <w:t xml:space="preserve">t</w:t>
        </w:r>
      </w:ins>
      <w:ins w:id="383" w:author="PR Preview" w:date="2026-01-01T00:00:00Z">
        <w:r>
          <w:rPr>
            <w:rStyle w:val="NormalTok"/>
          </w:rPr>
          <w:t xml:space="preserve">(X) </w:t>
        </w:r>
      </w:ins>
      <w:ins w:id="384" w:author="PR Preview" w:date="2026-01-01T00:00:00Z">
        <w:r>
          <w:rPr>
            <w:rStyle w:val="SpecialCharTok"/>
          </w:rPr>
          <w:t xml:space="preserve">%*%</w:t>
        </w:r>
      </w:ins>
      <w:ins w:id="385" w:author="PR Preview" w:date="2026-01-01T00:00:00Z">
        <w:r>
          <w:rPr>
            <w:rStyle w:val="NormalTok"/>
          </w:rPr>
          <w:t xml:space="preserve"> (y </w:t>
        </w:r>
      </w:ins>
      <w:ins w:id="386" w:author="PR Preview" w:date="2026-01-01T00:00:00Z">
        <w:r>
          <w:rPr>
            <w:rStyle w:val="SpecialCharTok"/>
          </w:rPr>
          <w:t xml:space="preserve">-</w:t>
        </w:r>
      </w:ins>
      <w:ins w:id="387" w:author="PR Preview" w:date="2026-01-01T00:00:00Z">
        <w:r>
          <w:rPr>
            <w:rStyle w:val="NormalTok"/>
          </w:rPr>
          <w:t xml:space="preserve"> X </w:t>
        </w:r>
      </w:ins>
      <w:ins w:id="388" w:author="PR Preview" w:date="2026-01-01T00:00:00Z">
        <w:r>
          <w:rPr>
            <w:rStyle w:val="SpecialCharTok"/>
          </w:rPr>
          <w:t xml:space="preserve">%*%</w:t>
        </w:r>
      </w:ins>
      <w:ins w:id="389" w:author="PR Preview" w:date="2026-01-01T00:00:00Z">
        <w:r>
          <w:rPr>
            <w:rStyle w:val="NormalTok"/>
          </w:rPr>
          <w:t xml:space="preserve"> beta)</w:t>
        </w:r>
      </w:ins>
      <w:ins w:id="390" w:author="PR Preview" w:date="2026-01-01T00:00:00Z">
        <w:r>
          <w:br/>
        </w:r>
      </w:ins>
      <w:ins w:id="391" w:author="PR Preview" w:date="2026-01-01T00:00:00Z">
        <w:r>
          <w:br/>
        </w:r>
      </w:ins>
      <w:ins w:id="392" w:author="PR Preview" w:date="2026-01-01T00:00:00Z">
        <w:r>
          <w:rPr>
            <w:rStyle w:val="NormalTok"/>
          </w:rPr>
          <w:t xml:space="preserve">beta_hat </w:t>
        </w:r>
      </w:ins>
      <w:ins w:id="393" w:author="PR Preview" w:date="2026-01-01T00:00:00Z">
        <w:r>
          <w:rPr>
            <w:rStyle w:val="OtherTok"/>
          </w:rPr>
          <w:t xml:space="preserve">&lt;-</w:t>
        </w:r>
      </w:ins>
      <w:ins w:id="394" w:author="PR Preview" w:date="2026-01-01T00:00:00Z">
        <w:r>
          <w:rPr>
            <w:rStyle w:val="NormalTok"/>
          </w:rPr>
          <w:t xml:space="preserve"> </w:t>
        </w:r>
      </w:ins>
      <w:ins w:id="395" w:author="PR Preview" w:date="2026-01-01T00:00:00Z">
        <w:r>
          <w:rPr>
            <w:rStyle w:val="FunctionTok"/>
          </w:rPr>
          <w:t xml:space="preserve">solve</w:t>
        </w:r>
      </w:ins>
      <w:ins w:id="396" w:author="PR Preview" w:date="2026-01-01T00:00:00Z">
        <w:r>
          <w:rPr>
            <w:rStyle w:val="NormalTok"/>
          </w:rPr>
          <w:t xml:space="preserve">(</w:t>
        </w:r>
      </w:ins>
      <w:ins w:id="397" w:author="PR Preview" w:date="2026-01-01T00:00:00Z">
        <w:r>
          <w:rPr>
            <w:rStyle w:val="FunctionTok"/>
          </w:rPr>
          <w:t xml:space="preserve">t</w:t>
        </w:r>
      </w:ins>
      <w:ins w:id="398" w:author="PR Preview" w:date="2026-01-01T00:00:00Z">
        <w:r>
          <w:rPr>
            <w:rStyle w:val="NormalTok"/>
          </w:rPr>
          <w:t xml:space="preserve">(X) </w:t>
        </w:r>
      </w:ins>
      <w:ins w:id="399" w:author="PR Preview" w:date="2026-01-01T00:00:00Z">
        <w:r>
          <w:rPr>
            <w:rStyle w:val="SpecialCharTok"/>
          </w:rPr>
          <w:t xml:space="preserve">%*%</w:t>
        </w:r>
      </w:ins>
      <w:ins w:id="400" w:author="PR Preview" w:date="2026-01-01T00:00:00Z">
        <w:r>
          <w:rPr>
            <w:rStyle w:val="NormalTok"/>
          </w:rPr>
          <w:t xml:space="preserve"> X, </w:t>
        </w:r>
      </w:ins>
      <w:ins w:id="401" w:author="PR Preview" w:date="2026-01-01T00:00:00Z">
        <w:r>
          <w:rPr>
            <w:rStyle w:val="FunctionTok"/>
          </w:rPr>
          <w:t xml:space="preserve">t</w:t>
        </w:r>
      </w:ins>
      <w:ins w:id="402" w:author="PR Preview" w:date="2026-01-01T00:00:00Z">
        <w:r>
          <w:rPr>
            <w:rStyle w:val="NormalTok"/>
          </w:rPr>
          <w:t xml:space="preserve">(X) </w:t>
        </w:r>
      </w:ins>
      <w:ins w:id="403" w:author="PR Preview" w:date="2026-01-01T00:00:00Z">
        <w:r>
          <w:rPr>
            <w:rStyle w:val="SpecialCharTok"/>
          </w:rPr>
          <w:t xml:space="preserve">%*%</w:t>
        </w:r>
      </w:ins>
      <w:ins w:id="404" w:author="PR Preview" w:date="2026-01-01T00:00:00Z">
        <w:r>
          <w:rPr>
            <w:rStyle w:val="NormalTok"/>
          </w:rPr>
          <w:t xml:space="preserve"> y)</w:t>
        </w:r>
      </w:ins>
      <w:ins w:id="405" w:author="PR Preview" w:date="2026-01-01T00:00:00Z">
        <w:r>
          <w:br/>
        </w:r>
      </w:ins>
      <w:ins w:id="406" w:author="PR Preview" w:date="2026-01-01T00:00:00Z">
        <w:r>
          <w:rPr>
            <w:rStyle w:val="NormalTok"/>
          </w:rPr>
          <w:t xml:space="preserve">grad_hat </w:t>
        </w:r>
      </w:ins>
      <w:ins w:id="407" w:author="PR Preview" w:date="2026-01-01T00:00:00Z">
        <w:r>
          <w:rPr>
            <w:rStyle w:val="OtherTok"/>
          </w:rPr>
          <w:t xml:space="preserve">&lt;-</w:t>
        </w:r>
      </w:ins>
      <w:ins w:id="408" w:author="PR Preview" w:date="2026-01-01T00:00:00Z">
        <w:r>
          <w:rPr>
            <w:rStyle w:val="NormalTok"/>
          </w:rPr>
          <w:t xml:space="preserve"> </w:t>
        </w:r>
      </w:ins>
      <w:ins w:id="409" w:author="PR Preview" w:date="2026-01-01T00:00:00Z">
        <w:r>
          <w:rPr>
            <w:rStyle w:val="FunctionTok"/>
          </w:rPr>
          <w:t xml:space="preserve">grad</w:t>
        </w:r>
      </w:ins>
      <w:ins w:id="410" w:author="PR Preview" w:date="2026-01-01T00:00:00Z">
        <w:r>
          <w:rPr>
            <w:rStyle w:val="NormalTok"/>
          </w:rPr>
          <w:t xml:space="preserve">(beta_hat)</w:t>
        </w:r>
      </w:ins>
      <w:ins w:id="411" w:author="PR Preview" w:date="2026-01-01T00:00:00Z">
        <w:r>
          <w:br/>
        </w:r>
      </w:ins>
      <w:ins w:id="412" w:author="PR Preview" w:date="2026-01-01T00:00:00Z">
        <w:r>
          <w:rPr>
            <w:rStyle w:val="NormalTok"/>
          </w:rPr>
          <w:t xml:space="preserve">grad_zero </w:t>
        </w:r>
      </w:ins>
      <w:ins w:id="413" w:author="PR Preview" w:date="2026-01-01T00:00:00Z">
        <w:r>
          <w:rPr>
            <w:rStyle w:val="OtherTok"/>
          </w:rPr>
          <w:t xml:space="preserve">&lt;-</w:t>
        </w:r>
      </w:ins>
      <w:ins w:id="414" w:author="PR Preview" w:date="2026-01-01T00:00:00Z">
        <w:r>
          <w:rPr>
            <w:rStyle w:val="NormalTok"/>
          </w:rPr>
          <w:t xml:space="preserve"> </w:t>
        </w:r>
      </w:ins>
      <w:ins w:id="415" w:author="PR Preview" w:date="2026-01-01T00:00:00Z">
        <w:r>
          <w:rPr>
            <w:rStyle w:val="FunctionTok"/>
          </w:rPr>
          <w:t xml:space="preserve">grad</w:t>
        </w:r>
      </w:ins>
      <w:ins w:id="416" w:author="PR Preview" w:date="2026-01-01T00:00:00Z">
        <w:r>
          <w:rPr>
            <w:rStyle w:val="NormalTok"/>
          </w:rPr>
          <w:t xml:space="preserve">(</w:t>
        </w:r>
      </w:ins>
      <w:ins w:id="417" w:author="PR Preview" w:date="2026-01-01T00:00:00Z">
        <w:r>
          <w:rPr>
            <w:rStyle w:val="FunctionTok"/>
          </w:rPr>
          <w:t xml:space="preserve">c</w:t>
        </w:r>
      </w:ins>
      <w:ins w:id="418" w:author="PR Preview" w:date="2026-01-01T00:00:00Z">
        <w:r>
          <w:rPr>
            <w:rStyle w:val="NormalTok"/>
          </w:rPr>
          <w:t xml:space="preserve">(</w:t>
        </w:r>
      </w:ins>
      <w:ins w:id="419" w:author="PR Preview" w:date="2026-01-01T00:00:00Z">
        <w:r>
          <w:rPr>
            <w:rStyle w:val="DecValTok"/>
          </w:rPr>
          <w:t xml:space="preserve">0</w:t>
        </w:r>
      </w:ins>
      <w:ins w:id="420" w:author="PR Preview" w:date="2026-01-01T00:00:00Z">
        <w:r>
          <w:rPr>
            <w:rStyle w:val="NormalTok"/>
          </w:rPr>
          <w:t xml:space="preserve">, </w:t>
        </w:r>
      </w:ins>
      <w:ins w:id="421" w:author="PR Preview" w:date="2026-01-01T00:00:00Z">
        <w:r>
          <w:rPr>
            <w:rStyle w:val="DecValTok"/>
          </w:rPr>
          <w:t xml:space="preserve">0</w:t>
        </w:r>
      </w:ins>
      <w:ins w:id="422" w:author="PR Preview" w:date="2026-01-01T00:00:00Z">
        <w:r>
          <w:rPr>
            <w:rStyle w:val="NormalTok"/>
          </w:rPr>
          <w:t xml:space="preserve">))</w:t>
        </w:r>
      </w:ins>
      <w:ins w:id="423" w:author="PR Preview" w:date="2026-01-01T00:00:00Z">
        <w:r>
          <w:br/>
        </w:r>
      </w:ins>
      <w:ins w:id="424" w:author="PR Preview" w:date="2026-01-01T00:00:00Z">
        <w:r>
          <w:br/>
        </w:r>
      </w:ins>
      <w:ins w:id="425" w:author="PR Preview" w:date="2026-01-01T00:00:00Z">
        <w:r>
          <w:rPr>
            <w:rStyle w:val="FunctionTok"/>
          </w:rPr>
          <w:t xml:space="preserve">list</w:t>
        </w:r>
      </w:ins>
      <w:ins w:id="426" w:author="PR Preview" w:date="2026-01-01T00:00:00Z">
        <w:r>
          <w:rPr>
            <w:rStyle w:val="NormalTok"/>
          </w:rPr>
          <w:t xml:space="preserve">(</w:t>
        </w:r>
      </w:ins>
      <w:ins w:id="427" w:author="PR Preview" w:date="2026-01-01T00:00:00Z">
        <w:r>
          <w:br/>
        </w:r>
      </w:ins>
      <w:ins w:id="428" w:author="PR Preview" w:date="2026-01-01T00:00:00Z">
        <w:r>
          <w:rPr>
            <w:rStyle w:val="NormalTok"/>
          </w:rPr>
          <w:t xml:space="preserve">  </w:t>
        </w:r>
      </w:ins>
      <w:ins w:id="429" w:author="PR Preview" w:date="2026-01-01T00:00:00Z">
        <w:r>
          <w:rPr>
            <w:rStyle w:val="AttributeTok"/>
          </w:rPr>
          <w:t xml:space="preserve">solution =</w:t>
        </w:r>
      </w:ins>
      <w:ins w:id="430" w:author="PR Preview" w:date="2026-01-01T00:00:00Z">
        <w:r>
          <w:rPr>
            <w:rStyle w:val="NormalTok"/>
          </w:rPr>
          <w:t xml:space="preserve"> </w:t>
        </w:r>
      </w:ins>
      <w:ins w:id="431" w:author="PR Preview" w:date="2026-01-01T00:00:00Z">
        <w:r>
          <w:rPr>
            <w:rStyle w:val="FunctionTok"/>
          </w:rPr>
          <w:t xml:space="preserve">list</w:t>
        </w:r>
      </w:ins>
      <w:ins w:id="432" w:author="PR Preview" w:date="2026-01-01T00:00:00Z">
        <w:r>
          <w:rPr>
            <w:rStyle w:val="NormalTok"/>
          </w:rPr>
          <w:t xml:space="preserve">(</w:t>
        </w:r>
      </w:ins>
      <w:ins w:id="433" w:author="PR Preview" w:date="2026-01-01T00:00:00Z">
        <w:r>
          <w:rPr>
            <w:rStyle w:val="AttributeTok"/>
          </w:rPr>
          <w:t xml:space="preserve">beta =</w:t>
        </w:r>
      </w:ins>
      <w:ins w:id="434" w:author="PR Preview" w:date="2026-01-01T00:00:00Z">
        <w:r>
          <w:rPr>
            <w:rStyle w:val="NormalTok"/>
          </w:rPr>
          <w:t xml:space="preserve"> </w:t>
        </w:r>
      </w:ins>
      <w:ins w:id="435" w:author="PR Preview" w:date="2026-01-01T00:00:00Z">
        <w:r>
          <w:rPr>
            <w:rStyle w:val="FunctionTok"/>
          </w:rPr>
          <w:t xml:space="preserve">c</w:t>
        </w:r>
      </w:ins>
      <w:ins w:id="436" w:author="PR Preview" w:date="2026-01-01T00:00:00Z">
        <w:r>
          <w:rPr>
            <w:rStyle w:val="NormalTok"/>
          </w:rPr>
          <w:t xml:space="preserve">(beta_hat), </w:t>
        </w:r>
      </w:ins>
      <w:ins w:id="437" w:author="PR Preview" w:date="2026-01-01T00:00:00Z">
        <w:r>
          <w:rPr>
            <w:rStyle w:val="AttributeTok"/>
          </w:rPr>
          <w:t xml:space="preserve">gradient =</w:t>
        </w:r>
      </w:ins>
      <w:ins w:id="438" w:author="PR Preview" w:date="2026-01-01T00:00:00Z">
        <w:r>
          <w:rPr>
            <w:rStyle w:val="NormalTok"/>
          </w:rPr>
          <w:t xml:space="preserve"> </w:t>
        </w:r>
      </w:ins>
      <w:ins w:id="439" w:author="PR Preview" w:date="2026-01-01T00:00:00Z">
        <w:r>
          <w:rPr>
            <w:rStyle w:val="FunctionTok"/>
          </w:rPr>
          <w:t xml:space="preserve">c</w:t>
        </w:r>
      </w:ins>
      <w:ins w:id="440" w:author="PR Preview" w:date="2026-01-01T00:00:00Z">
        <w:r>
          <w:rPr>
            <w:rStyle w:val="NormalTok"/>
          </w:rPr>
          <w:t xml:space="preserve">(grad_hat)),</w:t>
        </w:r>
      </w:ins>
      <w:ins w:id="441" w:author="PR Preview" w:date="2026-01-01T00:00:00Z">
        <w:r>
          <w:br/>
        </w:r>
      </w:ins>
      <w:ins w:id="442" w:author="PR Preview" w:date="2026-01-01T00:00:00Z">
        <w:r>
          <w:rPr>
            <w:rStyle w:val="NormalTok"/>
          </w:rPr>
          <w:t xml:space="preserve">  </w:t>
        </w:r>
      </w:ins>
      <w:ins w:id="443" w:author="PR Preview" w:date="2026-01-01T00:00:00Z">
        <w:r>
          <w:rPr>
            <w:rStyle w:val="AttributeTok"/>
          </w:rPr>
          <w:t xml:space="preserve">zero_vector =</w:t>
        </w:r>
      </w:ins>
      <w:ins w:id="444" w:author="PR Preview" w:date="2026-01-01T00:00:00Z">
        <w:r>
          <w:rPr>
            <w:rStyle w:val="NormalTok"/>
          </w:rPr>
          <w:t xml:space="preserve"> </w:t>
        </w:r>
      </w:ins>
      <w:ins w:id="445" w:author="PR Preview" w:date="2026-01-01T00:00:00Z">
        <w:r>
          <w:rPr>
            <w:rStyle w:val="FunctionTok"/>
          </w:rPr>
          <w:t xml:space="preserve">list</w:t>
        </w:r>
      </w:ins>
      <w:ins w:id="446" w:author="PR Preview" w:date="2026-01-01T00:00:00Z">
        <w:r>
          <w:rPr>
            <w:rStyle w:val="NormalTok"/>
          </w:rPr>
          <w:t xml:space="preserve">(</w:t>
        </w:r>
      </w:ins>
      <w:ins w:id="447" w:author="PR Preview" w:date="2026-01-01T00:00:00Z">
        <w:r>
          <w:rPr>
            <w:rStyle w:val="AttributeTok"/>
          </w:rPr>
          <w:t xml:space="preserve">beta =</w:t>
        </w:r>
      </w:ins>
      <w:ins w:id="448" w:author="PR Preview" w:date="2026-01-01T00:00:00Z">
        <w:r>
          <w:rPr>
            <w:rStyle w:val="NormalTok"/>
          </w:rPr>
          <w:t xml:space="preserve"> </w:t>
        </w:r>
      </w:ins>
      <w:ins w:id="449" w:author="PR Preview" w:date="2026-01-01T00:00:00Z">
        <w:r>
          <w:rPr>
            <w:rStyle w:val="FunctionTok"/>
          </w:rPr>
          <w:t xml:space="preserve">c</w:t>
        </w:r>
      </w:ins>
      <w:ins w:id="450" w:author="PR Preview" w:date="2026-01-01T00:00:00Z">
        <w:r>
          <w:rPr>
            <w:rStyle w:val="NormalTok"/>
          </w:rPr>
          <w:t xml:space="preserve">(</w:t>
        </w:r>
      </w:ins>
      <w:ins w:id="451" w:author="PR Preview" w:date="2026-01-01T00:00:00Z">
        <w:r>
          <w:rPr>
            <w:rStyle w:val="DecValTok"/>
          </w:rPr>
          <w:t xml:space="preserve">0</w:t>
        </w:r>
      </w:ins>
      <w:ins w:id="452" w:author="PR Preview" w:date="2026-01-01T00:00:00Z">
        <w:r>
          <w:rPr>
            <w:rStyle w:val="NormalTok"/>
          </w:rPr>
          <w:t xml:space="preserve">, </w:t>
        </w:r>
      </w:ins>
      <w:ins w:id="453" w:author="PR Preview" w:date="2026-01-01T00:00:00Z">
        <w:r>
          <w:rPr>
            <w:rStyle w:val="DecValTok"/>
          </w:rPr>
          <w:t xml:space="preserve">0</w:t>
        </w:r>
      </w:ins>
      <w:ins w:id="454" w:author="PR Preview" w:date="2026-01-01T00:00:00Z">
        <w:r>
          <w:rPr>
            <w:rStyle w:val="NormalTok"/>
          </w:rPr>
          <w:t xml:space="preserve">), </w:t>
        </w:r>
      </w:ins>
      <w:ins w:id="455" w:author="PR Preview" w:date="2026-01-01T00:00:00Z">
        <w:r>
          <w:rPr>
            <w:rStyle w:val="AttributeTok"/>
          </w:rPr>
          <w:t xml:space="preserve">gradient =</w:t>
        </w:r>
      </w:ins>
      <w:ins w:id="456" w:author="PR Preview" w:date="2026-01-01T00:00:00Z">
        <w:r>
          <w:rPr>
            <w:rStyle w:val="NormalTok"/>
          </w:rPr>
          <w:t xml:space="preserve"> </w:t>
        </w:r>
      </w:ins>
      <w:ins w:id="457" w:author="PR Preview" w:date="2026-01-01T00:00:00Z">
        <w:r>
          <w:rPr>
            <w:rStyle w:val="FunctionTok"/>
          </w:rPr>
          <w:t xml:space="preserve">c</w:t>
        </w:r>
      </w:ins>
      <w:ins w:id="458" w:author="PR Preview" w:date="2026-01-01T00:00:00Z">
        <w:r>
          <w:rPr>
            <w:rStyle w:val="NormalTok"/>
          </w:rPr>
          <w:t xml:space="preserve">(grad_zero))</w:t>
        </w:r>
      </w:ins>
      <w:ins w:id="459" w:author="PR Preview" w:date="2026-01-01T00:00:00Z">
        <w:r>
          <w:br/>
        </w:r>
      </w:ins>
      <w:ins w:id="460" w:author="PR Preview" w:date="2026-01-01T00:00:00Z">
        <w:r>
          <w:rPr>
            <w:rStyle w:val="NormalTok"/>
          </w:rPr>
          <w:t xml:space="preserve">)</w:t>
        </w:r>
      </w:ins>
      <w:ins w:id="461" w:author="PR Preview" w:date="2026-01-01T00:00:00Z">
        <w:r>
          <w:br/>
        </w:r>
      </w:ins>
      <w:ins w:id="462" w:author="PR Preview" w:date="2026-01-01T00:00:00Z">
        <w:r>
          <w:rPr>
            <w:rStyle w:val="CommentTok"/>
          </w:rPr>
          <w:t xml:space="preserve">#&gt; $solution</w:t>
        </w:r>
      </w:ins>
      <w:ins w:id="463" w:author="PR Preview" w:date="2026-01-01T00:00:00Z">
        <w:r>
          <w:br/>
        </w:r>
      </w:ins>
      <w:ins w:id="464" w:author="PR Preview" w:date="2026-01-01T00:00:00Z">
        <w:r>
          <w:rPr>
            <w:rStyle w:val="CommentTok"/>
          </w:rPr>
          <w:t xml:space="preserve">#&gt; $solution$beta</w:t>
        </w:r>
      </w:ins>
      <w:ins w:id="465" w:author="PR Preview" w:date="2026-01-01T00:00:00Z">
        <w:r>
          <w:br/>
        </w:r>
      </w:ins>
      <w:ins w:id="466" w:author="PR Preview" w:date="2026-01-01T00:00:00Z">
        <w:r>
          <w:rPr>
            <w:rStyle w:val="CommentTok"/>
          </w:rPr>
          <w:t xml:space="preserve">#&gt; [1] 39.9358610 -0.1578447</w:t>
        </w:r>
      </w:ins>
      <w:ins w:id="467" w:author="PR Preview" w:date="2026-01-01T00:00:00Z">
        <w:r>
          <w:br/>
        </w:r>
      </w:ins>
      <w:ins w:id="468" w:author="PR Preview" w:date="2026-01-01T00:00:00Z">
        <w:r>
          <w:rPr>
            <w:rStyle w:val="CommentTok"/>
          </w:rPr>
          <w:t xml:space="preserve">#&gt; </w:t>
        </w:r>
      </w:ins>
      <w:ins w:id="469" w:author="PR Preview" w:date="2026-01-01T00:00:00Z">
        <w:r>
          <w:br/>
        </w:r>
      </w:ins>
      <w:ins w:id="470" w:author="PR Preview" w:date="2026-01-01T00:00:00Z">
        <w:r>
          <w:rPr>
            <w:rStyle w:val="CommentTok"/>
          </w:rPr>
          <w:t xml:space="preserve">#&gt; $solution$gradient</w:t>
        </w:r>
      </w:ins>
      <w:ins w:id="471" w:author="PR Preview" w:date="2026-01-01T00:00:00Z">
        <w:r>
          <w:br/>
        </w:r>
      </w:ins>
      <w:ins w:id="472" w:author="PR Preview" w:date="2026-01-01T00:00:00Z">
        <w:r>
          <w:rPr>
            <w:rStyle w:val="CommentTok"/>
          </w:rPr>
          <w:t xml:space="preserve">#&gt; [1] 1.071498e-11 1.673470e-10</w:t>
        </w:r>
      </w:ins>
      <w:ins w:id="473" w:author="PR Preview" w:date="2026-01-01T00:00:00Z">
        <w:r>
          <w:br/>
        </w:r>
      </w:ins>
      <w:ins w:id="474" w:author="PR Preview" w:date="2026-01-01T00:00:00Z">
        <w:r>
          <w:rPr>
            <w:rStyle w:val="CommentTok"/>
          </w:rPr>
          <w:t xml:space="preserve">#&gt; </w:t>
        </w:r>
      </w:ins>
      <w:ins w:id="475" w:author="PR Preview" w:date="2026-01-01T00:00:00Z">
        <w:r>
          <w:br/>
        </w:r>
      </w:ins>
      <w:ins w:id="476" w:author="PR Preview" w:date="2026-01-01T00:00:00Z">
        <w:r>
          <w:rPr>
            <w:rStyle w:val="CommentTok"/>
          </w:rPr>
          <w:t xml:space="preserve">#&gt; </w:t>
        </w:r>
      </w:ins>
      <w:ins w:id="477" w:author="PR Preview" w:date="2026-01-01T00:00:00Z">
        <w:r>
          <w:br/>
        </w:r>
      </w:ins>
      <w:ins w:id="478" w:author="PR Preview" w:date="2026-01-01T00:00:00Z">
        <w:r>
          <w:rPr>
            <w:rStyle w:val="CommentTok"/>
          </w:rPr>
          <w:t xml:space="preserve">#&gt; $zero_vector</w:t>
        </w:r>
      </w:ins>
      <w:ins w:id="479" w:author="PR Preview" w:date="2026-01-01T00:00:00Z">
        <w:r>
          <w:br/>
        </w:r>
      </w:ins>
      <w:ins w:id="480" w:author="PR Preview" w:date="2026-01-01T00:00:00Z">
        <w:r>
          <w:rPr>
            <w:rStyle w:val="CommentTok"/>
          </w:rPr>
          <w:t xml:space="preserve">#&gt; $zero_vector$beta</w:t>
        </w:r>
      </w:ins>
      <w:ins w:id="481" w:author="PR Preview" w:date="2026-01-01T00:00:00Z">
        <w:r>
          <w:br/>
        </w:r>
      </w:ins>
      <w:ins w:id="482" w:author="PR Preview" w:date="2026-01-01T00:00:00Z">
        <w:r>
          <w:rPr>
            <w:rStyle w:val="CommentTok"/>
          </w:rPr>
          <w:t xml:space="preserve">#&gt; [1] 0 0</w:t>
        </w:r>
      </w:ins>
      <w:ins w:id="483" w:author="PR Preview" w:date="2026-01-01T00:00:00Z">
        <w:r>
          <w:br/>
        </w:r>
      </w:ins>
      <w:ins w:id="484" w:author="PR Preview" w:date="2026-01-01T00:00:00Z">
        <w:r>
          <w:rPr>
            <w:rStyle w:val="CommentTok"/>
          </w:rPr>
          <w:t xml:space="preserve">#&gt; </w:t>
        </w:r>
      </w:ins>
      <w:ins w:id="485" w:author="PR Preview" w:date="2026-01-01T00:00:00Z">
        <w:r>
          <w:br/>
        </w:r>
      </w:ins>
      <w:ins w:id="486" w:author="PR Preview" w:date="2026-01-01T00:00:00Z">
        <w:r>
          <w:rPr>
            <w:rStyle w:val="CommentTok"/>
          </w:rPr>
          <w:t xml:space="preserve">#&gt; $zero_vector$gradient</w:t>
        </w:r>
      </w:ins>
      <w:ins w:id="487" w:author="PR Preview" w:date="2026-01-01T00:00:00Z">
        <w:r>
          <w:br/>
        </w:r>
      </w:ins>
      <w:ins w:id="488" w:author="PR Preview" w:date="2026-01-01T00:00:00Z">
        <w:r>
          <w:rPr>
            <w:rStyle w:val="CommentTok"/>
          </w:rPr>
          <w:t xml:space="preserve">#&gt; [1]   -18381.6 -1737437.6</w:t>
        </w:r>
      </w:ins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del w:id="489" w:author="PR Preview" w:date="2026-01-01T00:00:00Z">
        <w:r>
          <w:delText xml:space="preserve">The solution is an intercept of 39.9</w:delText>
        </w:r>
      </w:del>
      <w:del w:id="490" w:author="PR Preview" w:date="2026-01-01T00:00:00Z">
        <w:r>
          <w:delText xml:space="preserve"> </w:delText>
        </w:r>
      </w:del>
      <w:del w:id="491" w:author="PR Preview" w:date="2026-01-01T00:00:00Z">
        <w:r>
          <w:delText xml:space="preserve">miles per gallon and a slope of -0.158</w:delText>
        </w:r>
      </w:del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miles per gallon per unit of horsepower.</w:delText>
        </w:r>
      </w:del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The largest entry of the gradient there is</w:delText>
        </w:r>
      </w:del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6.7e-11,</w:delText>
        </w:r>
      </w:del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zero up to rounding error,</w:delText>
        </w:r>
      </w:del>
      <w:del w:id="500" w:author="PR Preview" w:date="2026-01-01T00:00:00Z">
        <w:r>
          <w:delText xml:space="preserve"> </w:delText>
        </w:r>
      </w:del>
      <w:del w:id="501" w:author="PR Preview" w:date="2026-01-01T00:00:00Z">
        <w:r>
          <w:delText xml:space="preserve">against 1,737,438</w:delText>
        </w:r>
      </w:del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delText xml:space="preserve">at the zero vector.</w:delText>
        </w:r>
      </w:del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So the solution is a stationary point (</w:delText>
        </w:r>
      </w:del>
      <w:hyperlink w:anchor="def-stationary-point">
        <w:del w:id="506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507" w:author="PR Preview" w:date="2026-01-01T00:00:00Z">
        <w:r>
          <w:delText xml:space="preserve">),</w:delText>
        </w:r>
      </w:del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and the zero vector is not.</w:delText>
        </w:r>
      </w:del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The library fits above agree with the solution of that equation.</w:delText>
        </w:r>
      </w:del>
    </w:p>
    <w:p>
      <w:pPr>
        <w:pStyle w:val="FirstParagraph"/>
      </w:pPr>
      <w:ins w:id="512" w:author="PR Preview" w:date="2026-01-01T00:00:00Z">
        <w:r>
          <w:t xml:space="preserve">The solution is an intercept of 39.9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miles per gallon and a slope of -0.158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miles per gallon per unit of horsepower.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The largest entry of the gradient there is</w:t>
        </w:r>
      </w:ins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1.7e-10,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zero up to rounding error,</w:t>
        </w:r>
      </w:ins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against 1,737,438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at the zero vector.</w:t>
        </w:r>
      </w:ins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So the solution is a stationary point (</w:t>
        </w:r>
      </w:ins>
      <w:hyperlink w:anchor="def-stationary-point">
        <w:ins w:id="529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530" w:author="PR Preview" w:date="2026-01-01T00:00:00Z">
        <w:r>
          <w:t xml:space="preserve">),</w:t>
        </w:r>
      </w:ins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and the zero vector is not.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The library fits above agree with the solution of that equation.</w:t>
        </w:r>
      </w:ins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3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p>
      <w:pPr>
        <w:pStyle w:val="BodyText"/>
      </w:pPr>
      <w:del w:id="535" w:author="PR Preview" w:date="2026-01-01T00:00:00Z">
        <w:r>
          <w:rPr>
            <w:b/>
            <w:bCs/>
          </w:rPr>
          <w:delText xml:space="preserve">Definition 17 (Optimization algorithm)</w:delText>
        </w:r>
      </w:del>
      <w:del w:id="536" w:author="PR Preview" w:date="2026-01-01T00:00:00Z">
        <w:r>
          <w:delText xml:space="preserve"> </w:delText>
        </w:r>
      </w:del>
      <w:del w:id="537" w:author="PR Preview" w:date="2026-01-01T00:00:00Z">
        <w:r>
          <w:delText xml:space="preserve">Let:</w:delText>
        </w:r>
      </w:del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538" w:author="PR Preview" w:date="2026-01-01T00:00:00Z">
        <w:r>
          <w:delText xml:space="preserve">: an</w:delText>
        </w:r>
      </w:del>
      <w:del w:id="539" w:author="PR Preview" w:date="2026-01-01T00:00:00Z">
        <w:r>
          <w:delText xml:space="preserve"> </w:delText>
        </w:r>
      </w:del>
      <w:hyperlink w:anchor="def-objective-function">
        <w:del w:id="540" w:author="PR Preview" w:date="2026-01-01T00:00:00Z">
          <w:r>
            <w:rPr>
              <w:rStyle w:val="Hyperlink"/>
            </w:rPr>
            <w:delText xml:space="preserve">objective function</w:delText>
          </w:r>
        </w:del>
      </w:hyperlink>
      <w:del w:id="541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542" w:author="PR Preview" w:date="2026-01-01T00:00:00Z">
        <w:r>
          <w:delText xml:space="preserve">: a</w:delText>
        </w:r>
      </w:del>
      <w:del w:id="543" w:author="PR Preview" w:date="2026-01-01T00:00:00Z">
        <w:r>
          <w:delText xml:space="preserve"> </w:delText>
        </w:r>
      </w:del>
      <w:hyperlink w:anchor="def-feasible-set">
        <w:del w:id="544" w:author="PR Preview" w:date="2026-01-01T00:00:00Z">
          <w:r>
            <w:rPr>
              <w:rStyle w:val="Hyperlink"/>
            </w:rPr>
            <w:delText xml:space="preserve">feasible set</w:delText>
          </w:r>
        </w:del>
      </w:hyperlink>
      <w:del w:id="545" w:author="PR Preview" w:date="2026-01-01T00:00:00Z">
        <w:r>
          <w:delText xml:space="preserve">.</w:delText>
        </w:r>
      </w:del>
    </w:p>
    <w:p>
      <w:pPr>
        <w:pStyle w:val="FirstParagraph"/>
      </w:pPr>
      <w:del w:id="546" w:author="PR Preview" w:date="2026-01-01T00:00:00Z">
        <w:r>
          <w:delText xml:space="preserve">An</w:delText>
        </w:r>
      </w:del>
      <w:del w:id="547" w:author="PR Preview" w:date="2026-01-01T00:00:00Z">
        <w:r>
          <w:delText xml:space="preserve"> </w:delText>
        </w:r>
      </w:del>
      <w:del w:id="548" w:author="PR Preview" w:date="2026-01-01T00:00:00Z">
        <w:r>
          <w:rPr>
            <w:b/>
            <w:bCs/>
          </w:rPr>
          <w:delText xml:space="preserve">optimization algorithm</w:delText>
        </w:r>
      </w:del>
      <w:del w:id="549" w:author="PR Preview" w:date="2026-01-01T00:00:00Z">
        <w:r>
          <w:delText xml:space="preserve"> </w:delText>
        </w:r>
      </w:del>
      <w:del w:id="550" w:author="PR Preview" w:date="2026-01-01T00:00:00Z">
        <w:r>
          <w:delText xml:space="preserve">[10]</w:delText>
        </w:r>
      </w:del>
      <w:del w:id="551" w:author="PR Preview" w:date="2026-01-01T00:00:00Z">
        <w:r>
          <w:delText xml:space="preserve"> </w:delText>
        </w:r>
      </w:del>
      <w:del w:id="552" w:author="PR Preview" w:date="2026-01-01T00:00:00Z">
        <w:r>
          <w:delText xml:space="preserve">is a step-by-step procedure that</w:delText>
        </w:r>
      </w:del>
      <w:del w:id="553" w:author="PR Preview" w:date="2026-01-01T00:00:00Z">
        <w:r>
          <w:delText xml:space="preserve"> </w:delText>
        </w:r>
      </w:del>
      <w:hyperlink r:id="rId10">
        <w:del w:id="554" w:author="PR Preview" w:date="2026-01-01T00:00:00Z">
          <w:r>
            <w:rPr>
              <w:rStyle w:val="Hyperlink"/>
            </w:rPr>
            <w:delText xml:space="preserve">maps</w:delText>
          </w:r>
        </w:del>
      </w:hyperlink>
      <w:del w:id="555" w:author="PR Preview" w:date="2026-01-01T00:00:00Z">
        <w:r>
          <w:delText xml:space="preserve"> </w:delText>
        </w:r>
      </w:del>
      <w:del w:id="556" w:author="PR Preview" w:date="2026-01-01T00:00:00Z">
        <w:r>
          <w:delText xml:space="preserve">the pair</w:delText>
        </w:r>
      </w:del>
      <w:del w:id="55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del w:id="558" w:author="PR Preview" w:date="2026-01-01T00:00:00Z">
        <w:r>
          <w:delText xml:space="preserve"> </w:delText>
        </w:r>
      </w:del>
      <w:del w:id="559" w:author="PR Preview" w:date="2026-01-01T00:00:00Z">
        <w:r>
          <w:delText xml:space="preserve">to a feasible point</w:delText>
        </w:r>
      </w:del>
      <w:del w:id="560" w:author="PR Preview" w:date="2026-01-01T00:00:00Z">
        <w:r>
          <w:delText xml:space="preserve"> </w:delText>
        </w:r>
      </w:del>
      <w:del w:id="561" w:author="PR Preview" w:date="2026-01-01T00:00:00Z">
        <w:r>
          <w:delText xml:space="preserve">$\mathord{\smash[b]{\underset{\raise.3ex\hbox{$\scriptstyle\sim$}}{x}}\vphantom{x}}^\dagger$</w:delText>
        </w:r>
      </w:del>
      <w:del w:id="562" w:author="PR Preview" w:date="2026-01-01T00:00:00Z">
        <w:r>
          <w:delText xml:space="preserve">:</w:delText>
        </w:r>
      </w:del>
    </w:p>
    <w:p>
      <w:pPr>
        <w:pStyle w:val="BodyText"/>
      </w:pPr>
      <w:bookmarkStart w:id="125" w:name="eq-optimization-algorithm"/>
      <w:del w:id="563" w:author="PR Preview" w:date="2026-01-01T00:00:00Z">
        <w:r>
          <w:delText xml:space="preserve">$$
    (f, F) \mapsto \mathord{\smash[b]{\underset{\raise.3ex\hbox{$\scriptstyle\sim$}}{x}}\vphantom{x}}^\dagger \in F.
     \qquad(2)$$</w:delText>
        </w:r>
      </w:del>
      <w:bookmarkEnd w:id="125"/>
    </w:p>
    <w:p>
      <w:pPr>
        <w:pStyle w:val="FirstParagraph"/>
      </w:pPr>
      <w:del w:id="564" w:author="PR Preview" w:date="2026-01-01T00:00:00Z">
        <w:r>
          <w:delText xml:space="preserve">In words:</w:delText>
        </w:r>
      </w:del>
      <w:del w:id="565" w:author="PR Preview" w:date="2026-01-01T00:00:00Z">
        <w:r>
          <w:delText xml:space="preserve"> </w:delText>
        </w:r>
      </w:del>
      <w:del w:id="566" w:author="PR Preview" w:date="2026-01-01T00:00:00Z">
        <w:r>
          <w:delText xml:space="preserve">given</w:delText>
        </w:r>
      </w:del>
      <w:del w:id="56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del w:id="568" w:author="PR Preview" w:date="2026-01-01T00:00:00Z">
        <w:r>
          <w:delText xml:space="preserve">,</w:delText>
        </w:r>
      </w:del>
      <w:del w:id="569" w:author="PR Preview" w:date="2026-01-01T00:00:00Z">
        <w:r>
          <w:delText xml:space="preserve"> </w:delText>
        </w:r>
      </w:del>
      <w:del w:id="570" w:author="PR Preview" w:date="2026-01-01T00:00:00Z">
        <w:r>
          <w:delText xml:space="preserve">the procedure returns a feasible point</w:delText>
        </w:r>
      </w:del>
      <w:del w:id="571" w:author="PR Preview" w:date="2026-01-01T00:00:00Z">
        <w:r>
          <w:delText xml:space="preserve"> </w:delText>
        </w:r>
      </w:del>
      <w:del w:id="572" w:author="PR Preview" w:date="2026-01-01T00:00:00Z">
        <w:r>
          <w:delText xml:space="preserve">$\mathord{\smash[b]{\underset{\raise.3ex\hbox{$\scriptstyle\sim$}}{x}}\vphantom{x}}^\dagger$</w:delText>
        </w:r>
      </w:del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intended to make</w:delText>
        </w:r>
      </w:del>
      <w:del w:id="575" w:author="PR Preview" w:date="2026-01-01T00:00:00Z">
        <w:r>
          <w:delText xml:space="preserve"> </w:delText>
        </w:r>
      </w:del>
      <w:del w:id="576" w:author="PR Preview" w:date="2026-01-01T00:00:00Z">
        <w:r>
          <w:delText xml:space="preserve">$f(\mathord{\smash[b]{\underset{\raise.3ex\hbox{$\scriptstyle\sim$}}{x}}\vphantom{x}}^\dagger)$</w:delText>
        </w:r>
      </w:del>
      <w:del w:id="577" w:author="PR Preview" w:date="2026-01-01T00:00:00Z">
        <w:r>
          <w:delText xml:space="preserve"> </w:delText>
        </w:r>
      </w:del>
      <w:del w:id="578" w:author="PR Preview" w:date="2026-01-01T00:00:00Z">
        <w:r>
          <w:delText xml:space="preserve">small.</w:delText>
        </w:r>
      </w:del>
    </w:p>
    <w:p>
      <w:pPr>
        <w:pStyle w:val="BodyText"/>
      </w:pPr>
      <w:del w:id="579" w:author="PR Preview" w:date="2026-01-01T00:00:00Z">
        <w:r>
          <w:rPr>
            <w:b/>
            <w:bCs/>
          </w:rPr>
          <w:delText xml:space="preserve">Example 29 (Exhaustive search over a finite feasible set)</w:delText>
        </w:r>
      </w:del>
      <w:del w:id="580" w:author="PR Preview" w:date="2026-01-01T00:00:00Z">
        <w:r>
          <w:delText xml:space="preserve"> </w:delText>
        </w:r>
      </w:del>
      <w:del w:id="581" w:author="PR Preview" w:date="2026-01-01T00:00:00Z">
        <w:r>
          <w:delText xml:space="preserve">Let</w:delText>
        </w:r>
      </w:del>
      <w:del w:id="582" w:author="PR Preview" w:date="2026-01-01T00:00:00Z">
        <w:r>
          <w:delText xml:space="preserve"> </w:delText>
        </w:r>
      </w:del>
      <w:del w:id="583" w:author="PR Preview" w:date="2026-01-01T00:00:00Z">
        <w:r>
          <w:delText xml:space="preserve">$f(\mathord{\smash[b]{\underset{\raise.3ex\hbox{$\scriptstyle\sim$}}{x}}\vphantom{x}}) = x_1^2 + x_2^2$</w:delText>
        </w:r>
      </w:del>
      <w:del w:id="584" w:author="PR Preview" w:date="2026-01-01T00:00:00Z">
        <w:r>
          <w:delText xml:space="preserve">,</w:delText>
        </w:r>
      </w:del>
      <w:del w:id="585" w:author="PR Preview" w:date="2026-01-01T00:00:00Z">
        <w:r>
          <w:delText xml:space="preserve"> </w:delText>
        </w:r>
      </w:del>
      <w:del w:id="586" w:author="PR Preview" w:date="2026-01-01T00:00:00Z">
        <w:r>
          <w:delText xml:space="preserve">with the</w:delText>
        </w:r>
      </w:del>
      <w:del w:id="587" w:author="PR Preview" w:date="2026-01-01T00:00:00Z">
        <w:r>
          <w:delText xml:space="preserve"> </w:delText>
        </w:r>
      </w:del>
      <w:hyperlink w:anchor="def-feasible-set">
        <w:del w:id="588" w:author="PR Preview" w:date="2026-01-01T00:00:00Z">
          <w:r>
            <w:rPr>
              <w:rStyle w:val="Hyperlink"/>
            </w:rPr>
            <w:delText xml:space="preserve">feasible set</w:delText>
          </w:r>
        </w:del>
      </w:hyperlink>
      <w:del w:id="589" w:author="PR Preview" w:date="2026-01-01T00:00:00Z">
        <w:r>
          <w:delText xml:space="preserve"> </w:delText>
        </w:r>
      </w:del>
      <w:del w:id="590" w:author="PR Preview" w:date="2026-01-01T00:00:00Z">
        <w:r>
          <w:delText xml:space="preserve">the three points</w:delText>
        </w:r>
      </w:del>
      <w:del w:id="59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r>
          <m:t>​</m:t>
        </m:r>
      </m:oMath>
      <w:del w:id="592" w:author="PR Preview" w:date="2026-01-01T00:00:00Z">
        <w:r>
          <w:delText xml:space="preserve"> </w:delText>
        </w:r>
      </w:del>
      <w:del w:id="593" w:author="PR Preview" w:date="2026-01-01T00:00:00Z">
        <w:r>
          <w:delText xml:space="preserve">of the line of</w:delText>
        </w:r>
      </w:del>
      <w:del w:id="594" w:author="PR Preview" w:date="2026-01-01T00:00:00Z">
        <w:r>
          <w:delText xml:space="preserve"> </w:delText>
        </w:r>
      </w:del>
      <w:hyperlink w:anchor="exm-feasible-set">
        <w:del w:id="595" w:author="PR Preview" w:date="2026-01-01T00:00:00Z">
          <w:r>
            <w:rPr>
              <w:rStyle w:val="Hyperlink"/>
            </w:rPr>
            <w:delText xml:space="preserve">Example 27</w:delText>
          </w:r>
        </w:del>
      </w:hyperlink>
      <w:del w:id="596" w:author="PR Preview" w:date="2026-01-01T00:00:00Z">
        <w:r>
          <w:delText xml:space="preserve">.</w:delText>
        </w:r>
      </w:del>
      <w:del w:id="597" w:author="PR Preview" w:date="2026-01-01T00:00:00Z">
        <w:r>
          <w:delText xml:space="preserve"> </w:delText>
        </w:r>
      </w:del>
      <w:del w:id="598" w:author="PR Preview" w:date="2026-01-01T00:00:00Z">
        <w:r>
          <w:delText xml:space="preserve">The procedure</w:delText>
        </w:r>
      </w:del>
      <w:del w:id="599" w:author="PR Preview" w:date="2026-01-01T00:00:00Z">
        <w:r>
          <w:delText xml:space="preserve"> </w:delText>
        </w:r>
      </w:del>
      <w:del w:id="600" w:author="PR Preview" w:date="2026-01-01T00:00:00Z">
        <w:r>
          <w:delText xml:space="preserve">“evaluate</w:delText>
        </w:r>
      </w:del>
      <w:del w:id="601" w:author="PR Preview" w:date="2026-01-01T00:00:00Z">
        <w:r>
          <w:delText xml:space="preserve"> </w:delText>
        </w:r>
      </w:del>
      <m:oMath>
        <m:r>
          <m:t>f</m:t>
        </m:r>
      </m:oMath>
      <w:del w:id="602" w:author="PR Preview" w:date="2026-01-01T00:00:00Z">
        <w:r>
          <w:delText xml:space="preserve"> </w:delText>
        </w:r>
      </w:del>
      <w:del w:id="603" w:author="PR Preview" w:date="2026-01-01T00:00:00Z">
        <w:r>
          <w:delText xml:space="preserve">at every feasible point;</w:delText>
        </w:r>
      </w:del>
      <w:del w:id="604" w:author="PR Preview" w:date="2026-01-01T00:00:00Z">
        <w:r>
          <w:delText xml:space="preserve"> </w:delText>
        </w:r>
      </w:del>
      <w:del w:id="605" w:author="PR Preview" w:date="2026-01-01T00:00:00Z">
        <w:r>
          <w:delText xml:space="preserve">return the point with the smallest</w:delText>
        </w:r>
      </w:del>
      <w:del w:id="606" w:author="PR Preview" w:date="2026-01-01T00:00:00Z">
        <w:r>
          <w:delText xml:space="preserve"> </w:delText>
        </w:r>
      </w:del>
      <w:hyperlink r:id="rId11">
        <w:del w:id="607" w:author="PR Preview" w:date="2026-01-01T00:00:00Z">
          <w:r>
            <w:rPr>
              <w:rStyle w:val="Hyperlink"/>
            </w:rPr>
            <w:delText xml:space="preserve">value</w:delText>
          </w:r>
        </w:del>
      </w:hyperlink>
      <w:del w:id="608" w:author="PR Preview" w:date="2026-01-01T00:00:00Z">
        <w:r>
          <w:delText xml:space="preserve">”</w:delText>
        </w:r>
      </w:del>
      <w:del w:id="609" w:author="PR Preview" w:date="2026-01-01T00:00:00Z">
        <w:r>
          <w:delText xml:space="preserve"> </w:delText>
        </w:r>
      </w:del>
      <w:del w:id="610" w:author="PR Preview" w:date="2026-01-01T00:00:00Z">
        <w:r>
          <w:delText xml:space="preserve">is an</w:delText>
        </w:r>
      </w:del>
      <w:del w:id="611" w:author="PR Preview" w:date="2026-01-01T00:00:00Z">
        <w:r>
          <w:delText xml:space="preserve"> </w:delText>
        </w:r>
      </w:del>
      <w:hyperlink w:anchor="def-optimization-algorithm">
        <w:del w:id="612" w:author="PR Preview" w:date="2026-01-01T00:00:00Z">
          <w:r>
            <w:rPr>
              <w:rStyle w:val="Hyperlink"/>
            </w:rPr>
            <w:delText xml:space="preserve">optimization algorithm</w:delText>
          </w:r>
        </w:del>
      </w:hyperlink>
      <w:del w:id="613" w:author="PR Preview" w:date="2026-01-01T00:00:00Z">
        <w:r>
          <w:delText xml:space="preserve">.</w:delText>
        </w:r>
      </w:del>
      <w:del w:id="614" w:author="PR Preview" w:date="2026-01-01T00:00:00Z">
        <w:r>
          <w:delText xml:space="preserve"> </w:delText>
        </w:r>
      </w:del>
      <w:del w:id="615" w:author="PR Preview" w:date="2026-01-01T00:00:00Z">
        <w:r>
          <w:delText xml:space="preserve">Computing</w:delText>
        </w:r>
      </w:del>
      <w:del w:id="616" w:author="PR Preview" w:date="2026-01-01T00:00:00Z">
        <w:r>
          <w:delText xml:space="preserve"> </w:delText>
        </w:r>
      </w:del>
      <m:oMath>
        <m:r>
          <m:t>f</m:t>
        </m:r>
      </m:oMath>
      <w:del w:id="617" w:author="PR Preview" w:date="2026-01-01T00:00:00Z">
        <w:r>
          <w:delText xml:space="preserve"> </w:delText>
        </w:r>
      </w:del>
      <w:del w:id="618" w:author="PR Preview" w:date="2026-01-01T00:00:00Z">
        <w:r>
          <w:delText xml:space="preserve">at each point gives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619" w:author="PR Preview" w:date="2026-01-01T00:00:00Z">
        <w:r>
          <w:delText xml:space="preserve">so it returns</w:delText>
        </w:r>
      </w:del>
      <w:del w:id="620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621" w:author="PR Preview" w:date="2026-01-01T00:00:00Z">
        <w:r>
          <w:delText xml:space="preserve">, a</w:delText>
        </w:r>
      </w:del>
      <w:del w:id="622" w:author="PR Preview" w:date="2026-01-01T00:00:00Z">
        <w:r>
          <w:delText xml:space="preserve"> </w:delText>
        </w:r>
      </w:del>
      <w:hyperlink w:anchor="def-minimizer-over-feasible-set">
        <w:del w:id="623" w:author="PR Preview" w:date="2026-01-01T00:00:00Z">
          <w:r>
            <w:rPr>
              <w:rStyle w:val="Hyperlink"/>
            </w:rPr>
            <w:delText xml:space="preserve">minimizer of</w:delText>
          </w:r>
        </w:del>
        <w:del w:id="624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f</m:t>
          </m:r>
        </m:oMath>
        <w:del w:id="625" w:author="PR Preview" w:date="2026-01-01T00:00:00Z">
          <w:r>
            <w:rPr>
              <w:rStyle w:val="Hyperlink"/>
            </w:rPr>
            <w:delText xml:space="preserve"> </w:delText>
          </w:r>
        </w:del>
        <w:del w:id="626" w:author="PR Preview" w:date="2026-01-01T00:00:00Z">
          <w:r>
            <w:rPr>
              <w:rStyle w:val="Hyperlink"/>
            </w:rPr>
            <w:delText xml:space="preserve">over this feasible set</w:delText>
          </w:r>
        </w:del>
      </w:hyperlink>
      <w:del w:id="627" w:author="PR Preview" w:date="2026-01-01T00:00:00Z">
        <w:r>
          <w:delText xml:space="preserve">.</w:delText>
        </w:r>
      </w:del>
    </w:p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4" w:name="def-lagrangian"/>
    <w:p>
      <w:pPr>
        <w:pStyle w:val="BodyText"/>
      </w:pPr>
      <w:del w:id="628" w:author="PR Preview" w:date="2026-01-01T00:00:00Z">
        <w:r>
          <w:rPr>
            <w:b/>
            <w:bCs/>
          </w:rPr>
          <w:delText xml:space="preserve">Definition 18 (Lagrangian)</w:delText>
        </w:r>
      </w:del>
      <w:del w:id="629" w:author="PR Preview" w:date="2026-01-01T00:00:00Z">
        <w:r>
          <w:delText xml:space="preserve"> </w:delText>
        </w:r>
      </w:del>
      <w:del w:id="630" w:author="PR Preview" w:date="2026-01-01T00:00:00Z">
        <w:r>
          <w:delText xml:space="preserve">For the problem of minimizing</w:delText>
        </w:r>
      </w:del>
      <w:del w:id="631" w:author="PR Preview" w:date="2026-01-01T00:00:00Z">
        <w:r>
          <w:delText xml:space="preserve"> </w:delText>
        </w:r>
      </w:del>
      <w:del w:id="632" w:author="PR Preview" w:date="2026-01-01T00:00:00Z">
        <w:r>
          <w:delText xml:space="preserve">$f(\mathord{\smash[b]{\underset{\raise.3ex\hbox{$\scriptstyle\sim$}}{x}}\vphantom{x}})$</w:delText>
        </w:r>
      </w:del>
      <w:del w:id="633" w:author="PR Preview" w:date="2026-01-01T00:00:00Z">
        <w:r>
          <w:delText xml:space="preserve"> </w:delText>
        </w:r>
      </w:del>
      <w:del w:id="634" w:author="PR Preview" w:date="2026-01-01T00:00:00Z">
        <w:r>
          <w:delText xml:space="preserve">over</w:delText>
        </w:r>
      </w:del>
      <w:del w:id="635" w:author="PR Preview" w:date="2026-01-01T00:00:00Z">
        <w:r>
          <w:delText xml:space="preserve"> </w:delText>
        </w:r>
      </w:del>
      <w:del w:id="636" w:author="PR Preview" w:date="2026-01-01T00:00:00Z">
        <w:r>
          <w:delText xml:space="preserve">$\mathord{\smash[b]{\underset{\raise.3ex\hbox{$\scriptstyle\sim$}}{x}}\vphantom{x}}\in \mathbb{R}^p$</w:delText>
        </w:r>
      </w:del>
      <w:del w:id="637" w:author="PR Preview" w:date="2026-01-01T00:00:00Z">
        <w:r>
          <w:delText xml:space="preserve"> </w:delText>
        </w:r>
      </w:del>
      <w:del w:id="638" w:author="PR Preview" w:date="2026-01-01T00:00:00Z">
        <w:r>
          <w:delText xml:space="preserve">subject to</w:delText>
        </w:r>
      </w:del>
      <w:del w:id="639" w:author="PR Preview" w:date="2026-01-01T00:00:00Z">
        <w:r>
          <w:delText xml:space="preserve"> </w:delText>
        </w:r>
      </w:del>
      <w:del w:id="640" w:author="PR Preview" w:date="2026-01-01T00:00:00Z">
        <w:r>
          <w:delText xml:space="preserve">${\mathbf{A}}^{\top} \mathord{\smash[b]{\underset{\raise.3ex\hbox{$\scriptstyle\sim$}}{x}}\vphantom{x}}= \mathord{\smash[b]{\underset{\raise.3ex\hbox{$\scriptstyle\sim$}}{b}}\vphantom{b}}$</w:delText>
        </w:r>
      </w:del>
      <w:del w:id="641" w:author="PR Preview" w:date="2026-01-01T00:00:00Z">
        <w:r>
          <w:delText xml:space="preserve">,</w:delText>
        </w:r>
      </w:del>
      <w:del w:id="642" w:author="PR Preview" w:date="2026-01-01T00:00:00Z">
        <w:r>
          <w:delText xml:space="preserve"> </w:delText>
        </w:r>
      </w:del>
      <w:del w:id="643" w:author="PR Preview" w:date="2026-01-01T00:00:00Z">
        <w:r>
          <w:delText xml:space="preserve">with</w:delText>
        </w:r>
      </w:del>
      <w:del w:id="64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645" w:author="PR Preview" w:date="2026-01-01T00:00:00Z">
        <w:r>
          <w:delText xml:space="preserve"> </w:delText>
        </w:r>
      </w:del>
      <w:del w:id="646" w:author="PR Preview" w:date="2026-01-01T00:00:00Z">
        <w:r>
          <w:delText xml:space="preserve">a</w:delText>
        </w:r>
      </w:del>
      <w:del w:id="64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m</m:t>
        </m:r>
      </m:oMath>
      <w:del w:id="648" w:author="PR Preview" w:date="2026-01-01T00:00:00Z">
        <w:r>
          <w:delText xml:space="preserve"> </w:delText>
        </w:r>
      </w:del>
      <w:del w:id="649" w:author="PR Preview" w:date="2026-01-01T00:00:00Z">
        <w:r>
          <w:delText xml:space="preserve">matrix and</w:delText>
        </w:r>
      </w:del>
      <w:del w:id="650" w:author="PR Preview" w:date="2026-01-01T00:00:00Z">
        <w:r>
          <w:delText xml:space="preserve"> </w:delText>
        </w:r>
      </w:del>
      <w:del w:id="651" w:author="PR Preview" w:date="2026-01-01T00:00:00Z">
        <w:r>
          <w:delText xml:space="preserve">$\mathord{\smash[b]{\underset{\raise.3ex\hbox{$\scriptstyle\sim$}}{b}}\vphantom{b}} \in \mathbb{R}^m$</w:delText>
        </w:r>
      </w:del>
      <w:del w:id="652" w:author="PR Preview" w:date="2026-01-01T00:00:00Z">
        <w:r>
          <w:delText xml:space="preserve">,</w:delText>
        </w:r>
      </w:del>
      <w:del w:id="653" w:author="PR Preview" w:date="2026-01-01T00:00:00Z">
        <w:r>
          <w:delText xml:space="preserve"> </w:delText>
        </w:r>
      </w:del>
      <w:del w:id="654" w:author="PR Preview" w:date="2026-01-01T00:00:00Z">
        <w:r>
          <w:delText xml:space="preserve">the</w:delText>
        </w:r>
      </w:del>
      <w:del w:id="655" w:author="PR Preview" w:date="2026-01-01T00:00:00Z">
        <w:r>
          <w:delText xml:space="preserve"> </w:delText>
        </w:r>
      </w:del>
      <w:del w:id="656" w:author="PR Preview" w:date="2026-01-01T00:00:00Z">
        <w:r>
          <w:rPr>
            <w:b/>
            <w:bCs/>
          </w:rPr>
          <w:delText xml:space="preserve">Lagrangian</w:delText>
        </w:r>
      </w:del>
      <w:del w:id="657" w:author="PR Preview" w:date="2026-01-01T00:00:00Z">
        <w:r>
          <w:delText xml:space="preserve"> </w:delText>
        </w:r>
      </w:del>
      <w:del w:id="658" w:author="PR Preview" w:date="2026-01-01T00:00:00Z">
        <w:r>
          <w:delText xml:space="preserve">[11]</w:delText>
        </w:r>
      </w:del>
      <w:del w:id="659" w:author="PR Preview" w:date="2026-01-01T00:00:00Z">
        <w:r>
          <w:delText xml:space="preserve"> </w:delText>
        </w:r>
      </w:del>
      <w:del w:id="660" w:author="PR Preview" w:date="2026-01-01T00:00:00Z">
        <w:r>
          <w:delText xml:space="preserve">is the function of</w:delText>
        </w:r>
      </w:del>
      <w:del w:id="661" w:author="PR Preview" w:date="2026-01-01T00:00:00Z">
        <w:r>
          <w:delText xml:space="preserve"> </w:delText>
        </w:r>
      </w:del>
      <w:del w:id="662" w:author="PR Preview" w:date="2026-01-01T00:00:00Z">
        <w:r>
          <w:delText xml:space="preserve">$\mathord{\smash[b]{\underset{\raise.3ex\hbox{$\scriptstyle\sim$}}{x}}\vphantom{x}}\in \mathbb{R}^p$</w:delText>
        </w:r>
      </w:del>
      <w:del w:id="663" w:author="PR Preview" w:date="2026-01-01T00:00:00Z">
        <w:r>
          <w:delText xml:space="preserve"> </w:delText>
        </w:r>
      </w:del>
      <w:del w:id="664" w:author="PR Preview" w:date="2026-01-01T00:00:00Z">
        <w:r>
          <w:delText xml:space="preserve">and</w:delText>
        </w:r>
      </w:del>
      <w:del w:id="665" w:author="PR Preview" w:date="2026-01-01T00:00:00Z">
        <w:r>
          <w:delText xml:space="preserve"> </w:delText>
        </w:r>
      </w:del>
      <w:del w:id="666" w:author="PR Preview" w:date="2026-01-01T00:00:00Z">
        <w:r>
          <w:delText xml:space="preserve">$\mathord{\smash[b]{\underset{\raise.3ex\hbox{$\scriptstyle\sim$}}{\lambda}}\vphantom{\lambda}}\in \mathbb{R}^m$</w:delText>
        </w:r>
      </w:del>
    </w:p>
    <w:p>
      <w:pPr>
        <w:pStyle w:val="BodyText"/>
      </w:pPr>
      <w:ins w:id="667" w:author="PR Preview" w:date="2026-01-01T00:00:00Z">
        <w:r>
          <w:rPr>
            <w:b/>
            <w:bCs/>
          </w:rPr>
          <w:t xml:space="preserve">Definition 17 (Lagrangian)</w:t>
        </w:r>
      </w:ins>
      <w:ins w:id="668" w:author="PR Preview" w:date="2026-01-01T00:00:00Z">
        <w:r>
          <w:t xml:space="preserve"> </w:t>
        </w:r>
      </w:ins>
      <w:ins w:id="669" w:author="PR Preview" w:date="2026-01-01T00:00:00Z">
        <w:r>
          <w:t xml:space="preserve">For the problem of minimizing</w:t>
        </w:r>
      </w:ins>
      <w:ins w:id="670" w:author="PR Preview" w:date="2026-01-01T00:00:00Z">
        <w:r>
          <w:t xml:space="preserve"> </w:t>
        </w:r>
      </w:ins>
      <w:ins w:id="671" w:author="PR Preview" w:date="2026-01-01T00:00:00Z">
        <w:r>
          <w:t xml:space="preserve">$f(\mathord{\smash[b]{\underset{\raise.3ex\hbox{$\scriptstyle\sim$}}{x}}\vphantom{x}})$</w:t>
        </w:r>
      </w:ins>
      <w:ins w:id="672" w:author="PR Preview" w:date="2026-01-01T00:00:00Z">
        <w:r>
          <w:t xml:space="preserve"> </w:t>
        </w:r>
      </w:ins>
      <w:ins w:id="673" w:author="PR Preview" w:date="2026-01-01T00:00:00Z">
        <w:r>
          <w:t xml:space="preserve">over</w:t>
        </w:r>
      </w:ins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$\mathord{\smash[b]{\underset{\raise.3ex\hbox{$\scriptstyle\sim$}}{x}}\vphantom{x}}\in \mathbb{R}^p$</w:t>
        </w:r>
      </w:ins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subject to</w:t>
        </w:r>
      </w:ins>
      <w:ins w:id="678" w:author="PR Preview" w:date="2026-01-01T00:00:00Z">
        <w:r>
          <w:t xml:space="preserve"> </w:t>
        </w:r>
      </w:ins>
      <w:ins w:id="679" w:author="PR Preview" w:date="2026-01-01T00:00:00Z">
        <w:r>
          <w:t xml:space="preserve">${\mathbf{A}}^{\top} \mathord{\smash[b]{\underset{\raise.3ex\hbox{$\scriptstyle\sim$}}{x}}\vphantom{x}}= \mathord{\smash[b]{\underset{\raise.3ex\hbox{$\scriptstyle\sim$}}{b}}\vphantom{b}}$</w:t>
        </w:r>
      </w:ins>
      <w:ins w:id="680" w:author="PR Preview" w:date="2026-01-01T00:00:00Z">
        <w:r>
          <w:t xml:space="preserve">,</w:t>
        </w:r>
      </w:ins>
      <w:ins w:id="681" w:author="PR Preview" w:date="2026-01-01T00:00:00Z">
        <w:r>
          <w:t xml:space="preserve"> </w:t>
        </w:r>
      </w:ins>
      <w:ins w:id="682" w:author="PR Preview" w:date="2026-01-01T00:00:00Z">
        <w:r>
          <w:t xml:space="preserve">with</w:t>
        </w:r>
      </w:ins>
      <w:ins w:id="68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a</w:t>
        </w:r>
      </w:ins>
      <w:ins w:id="68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m</m:t>
        </m:r>
      </m:oMath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matrix and</w:t>
        </w:r>
      </w:ins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$\mathord{\smash[b]{\underset{\raise.3ex\hbox{$\scriptstyle\sim$}}{b}}\vphantom{b}} \in \mathbb{R}^m$</w:t>
        </w:r>
      </w:ins>
      <w:ins w:id="691" w:author="PR Preview" w:date="2026-01-01T00:00:00Z">
        <w:r>
          <w:t xml:space="preserve">,</w:t>
        </w:r>
      </w:ins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the</w:t>
        </w:r>
      </w:ins>
      <w:ins w:id="694" w:author="PR Preview" w:date="2026-01-01T00:00:00Z">
        <w:r>
          <w:t xml:space="preserve"> </w:t>
        </w:r>
      </w:ins>
      <w:ins w:id="695" w:author="PR Preview" w:date="2026-01-01T00:00:00Z">
        <w:r>
          <w:rPr>
            <w:b/>
            <w:bCs/>
          </w:rPr>
          <w:t xml:space="preserve">Lagrangian</w:t>
        </w:r>
      </w:ins>
      <w:ins w:id="696" w:author="PR Preview" w:date="2026-01-01T00:00:00Z">
        <w:r>
          <w:t xml:space="preserve"> </w:t>
        </w:r>
      </w:ins>
      <w:ins w:id="697" w:author="PR Preview" w:date="2026-01-01T00:00:00Z">
        <w:r>
          <w:t xml:space="preserve">[11]</w:t>
        </w:r>
      </w:ins>
      <w:ins w:id="698" w:author="PR Preview" w:date="2026-01-01T00:00:00Z">
        <w:r>
          <w:t xml:space="preserve"> </w:t>
        </w:r>
      </w:ins>
      <w:ins w:id="699" w:author="PR Preview" w:date="2026-01-01T00:00:00Z">
        <w:r>
          <w:t xml:space="preserve">is the function of</w:t>
        </w:r>
      </w:ins>
      <w:ins w:id="700" w:author="PR Preview" w:date="2026-01-01T00:00:00Z">
        <w:r>
          <w:t xml:space="preserve"> </w:t>
        </w:r>
      </w:ins>
      <w:ins w:id="701" w:author="PR Preview" w:date="2026-01-01T00:00:00Z">
        <w:r>
          <w:t xml:space="preserve">$\mathord{\smash[b]{\underset{\raise.3ex\hbox{$\scriptstyle\sim$}}{x}}\vphantom{x}}\in \mathbb{R}^p$</w:t>
        </w:r>
      </w:ins>
      <w:ins w:id="702" w:author="PR Preview" w:date="2026-01-01T00:00:00Z">
        <w:r>
          <w:t xml:space="preserve"> </w:t>
        </w:r>
      </w:ins>
      <w:ins w:id="703" w:author="PR Preview" w:date="2026-01-01T00:00:00Z">
        <w:r>
          <w:t xml:space="preserve">and</w:t>
        </w:r>
      </w:ins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$\mathord{\smash[b]{\underset{\raise.3ex\hbox{$\scriptstyle\sim$}}{\lambda}}\vphantom{\lambda}}\in \mathbb{R}^m$</w:t>
        </w:r>
      </w:ins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4"/>
    <w:bookmarkStart w:id="125" w:name="def-lagrange-multipliers"/>
    <w:p>
      <w:pPr>
        <w:pStyle w:val="FirstParagraph"/>
      </w:pPr>
      <w:del w:id="706" w:author="PR Preview" w:date="2026-01-01T00:00:00Z">
        <w:r>
          <w:rPr>
            <w:b/>
            <w:bCs/>
          </w:rPr>
          <w:delText xml:space="preserve">Definition 19 (Lagrange multipliers)</w:delText>
        </w:r>
      </w:del>
      <w:del w:id="707" w:author="PR Preview" w:date="2026-01-01T00:00:00Z">
        <w:r>
          <w:delText xml:space="preserve"> </w:delText>
        </w:r>
      </w:del>
      <w:del w:id="708" w:author="PR Preview" w:date="2026-01-01T00:00:00Z">
        <w:r>
          <w:delText xml:space="preserve">In the Lagrangian</w:delText>
        </w:r>
      </w:del>
      <w:del w:id="709" w:author="PR Preview" w:date="2026-01-01T00:00:00Z">
        <w:r>
          <w:delText xml:space="preserve"> </w:delText>
        </w:r>
      </w:del>
      <w:del w:id="710" w:author="PR Preview" w:date="2026-01-01T00:00:00Z">
        <w:r>
          <w:delText xml:space="preserve">$L(\mathord{\smash[b]{\underset{\raise.3ex\hbox{$\scriptstyle\sim$}}{x}}\vphantom{x}}, \mathord{\smash[b]{\underset{\raise.3ex\hbox{$\scriptstyle\sim$}}{\lambda}}\vphantom{\lambda}})$</w:delText>
        </w:r>
      </w:del>
      <w:del w:id="711" w:author="PR Preview" w:date="2026-01-01T00:00:00Z">
        <w:r>
          <w:delText xml:space="preserve"> </w:delText>
        </w:r>
      </w:del>
      <w:del w:id="712" w:author="PR Preview" w:date="2026-01-01T00:00:00Z">
        <w:r>
          <w:delText xml:space="preserve">(</w:delText>
        </w:r>
      </w:del>
      <w:hyperlink w:anchor="def-lagrangian">
        <w:del w:id="713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714" w:author="PR Preview" w:date="2026-01-01T00:00:00Z">
        <w:r>
          <w:delText xml:space="preserve">),</w:delText>
        </w:r>
      </w:del>
      <w:del w:id="715" w:author="PR Preview" w:date="2026-01-01T00:00:00Z">
        <w:r>
          <w:delText xml:space="preserve"> </w:delText>
        </w:r>
      </w:del>
      <w:del w:id="716" w:author="PR Preview" w:date="2026-01-01T00:00:00Z">
        <w:r>
          <w:delText xml:space="preserve">the entries of</w:delText>
        </w:r>
      </w:del>
      <w:del w:id="717" w:author="PR Preview" w:date="2026-01-01T00:00:00Z">
        <w:r>
          <w:delText xml:space="preserve"> </w:delText>
        </w:r>
      </w:del>
      <w:del w:id="718" w:author="PR Preview" w:date="2026-01-01T00:00:00Z">
        <w:r>
          <w:delText xml:space="preserve">$\mathord{\smash[b]{\underset{\raise.3ex\hbox{$\scriptstyle\sim$}}{\lambda}}\vphantom{\lambda}}$</w:delText>
        </w:r>
      </w:del>
      <w:del w:id="719" w:author="PR Preview" w:date="2026-01-01T00:00:00Z">
        <w:r>
          <w:delText xml:space="preserve"> </w:delText>
        </w:r>
      </w:del>
      <w:del w:id="720" w:author="PR Preview" w:date="2026-01-01T00:00:00Z">
        <w:r>
          <w:delText xml:space="preserve">are the</w:delText>
        </w:r>
      </w:del>
      <w:del w:id="721" w:author="PR Preview" w:date="2026-01-01T00:00:00Z">
        <w:r>
          <w:delText xml:space="preserve"> </w:delText>
        </w:r>
      </w:del>
      <w:del w:id="722" w:author="PR Preview" w:date="2026-01-01T00:00:00Z">
        <w:r>
          <w:rPr>
            <w:b/>
            <w:bCs/>
          </w:rPr>
          <w:delText xml:space="preserve">Lagrange multipliers</w:delText>
        </w:r>
      </w:del>
      <w:del w:id="723" w:author="PR Preview" w:date="2026-01-01T00:00:00Z">
        <w:r>
          <w:delText xml:space="preserve"> </w:delText>
        </w:r>
      </w:del>
      <w:del w:id="724" w:author="PR Preview" w:date="2026-01-01T00:00:00Z">
        <w:r>
          <w:delText xml:space="preserve">[11]</w:delText>
        </w:r>
      </w:del>
      <w:del w:id="725" w:author="PR Preview" w:date="2026-01-01T00:00:00Z">
        <w:r>
          <w:delText xml:space="preserve">, one per constraint.</w:delText>
        </w:r>
      </w:del>
    </w:p>
    <w:p>
      <w:pPr>
        <w:pStyle w:val="BodyText"/>
      </w:pPr>
      <w:del w:id="726" w:author="PR Preview" w:date="2026-01-01T00:00:00Z">
        <w:r>
          <w:rPr>
            <w:b/>
            <w:bCs/>
          </w:rPr>
          <w:delText xml:space="preserve">Example 30 (The gradients of the Lagrangian of a quadratic)</w:delText>
        </w:r>
      </w:del>
      <w:del w:id="727" w:author="PR Preview" w:date="2026-01-01T00:00:00Z">
        <w:r>
          <w:delText xml:space="preserve"> </w:delText>
        </w:r>
      </w:del>
      <w:del w:id="728" w:author="PR Preview" w:date="2026-01-01T00:00:00Z">
        <w:r>
          <w:delText xml:space="preserve">Let</w:delText>
        </w:r>
      </w:del>
      <w:del w:id="729" w:author="PR Preview" w:date="2026-01-01T00:00:00Z">
        <w:r>
          <w:delText xml:space="preserve"> </w:delText>
        </w:r>
      </w:del>
      <w:del w:id="730" w:author="PR Preview" w:date="2026-01-01T00:00:00Z">
        <w:r>
          <w:delTex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delText>
        </w:r>
      </w:del>
      <w:del w:id="731" w:author="PR Preview" w:date="2026-01-01T00:00:00Z">
        <w:r>
          <w:delText xml:space="preserve"> </w:delText>
        </w:r>
      </w:del>
      <w:del w:id="732" w:author="PR Preview" w:date="2026-01-01T00:00:00Z">
        <w:r>
          <w:delText xml:space="preserve">with</w:delText>
        </w:r>
      </w:del>
      <w:del w:id="733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734" w:author="PR Preview" w:date="2026-01-01T00:00:00Z">
        <w:r>
          <w:delText xml:space="preserve"> </w:delText>
        </w:r>
      </w:del>
      <w:del w:id="735" w:author="PR Preview" w:date="2026-01-01T00:00:00Z">
        <w:r>
          <w:delText xml:space="preserve">symmetric and constant.</w:delText>
        </w:r>
      </w:del>
      <w:del w:id="736" w:author="PR Preview" w:date="2026-01-01T00:00:00Z">
        <w:r>
          <w:delText xml:space="preserve"> </w:delText>
        </w:r>
      </w:del>
      <w:del w:id="737" w:author="PR Preview" w:date="2026-01-01T00:00:00Z">
        <w:r>
          <w:delText xml:space="preserve">By the</w:delText>
        </w:r>
      </w:del>
      <w:del w:id="738" w:author="PR Preview" w:date="2026-01-01T00:00:00Z">
        <w:r>
          <w:delText xml:space="preserve"> </w:delText>
        </w:r>
      </w:del>
      <w:hyperlink r:id="rId55">
        <w:del w:id="739" w:author="PR Preview" w:date="2026-01-01T00:00:00Z">
          <w:r>
            <w:rPr>
              <w:rStyle w:val="Hyperlink"/>
            </w:rPr>
            <w:delText xml:space="preserve">transpose of a product</w:delText>
          </w:r>
        </w:del>
      </w:hyperlink>
      <w:del w:id="740" w:author="PR Preview" w:date="2026-01-01T00:00:00Z">
        <w:r>
          <w:delText xml:space="preserve">,</w:delText>
        </w:r>
      </w:del>
      <w:del w:id="741" w:author="PR Preview" w:date="2026-01-01T00:00:00Z">
        <w:r>
          <w:delText xml:space="preserve"> </w:delText>
        </w:r>
      </w:del>
      <w:del w:id="742" w:author="PR Preview" w:date="2026-01-01T00:00:00Z">
        <w:r>
          <w:delText xml:space="preserve">${\mathord{\smash[b]{\underset{\raise.3ex\hbox{$\scriptstyle\sim$}}{\lambda}}\vphantom{\lambda}}}^{\top} {\mathbf{A}}^{\top} = {(\mathbf{A} \mathord{\smash[b]{\underset{\raise.3ex\hbox{$\scriptstyle\sim$}}{\lambda}}\vphantom{\lambda}})}^{\top}$</w:delText>
        </w:r>
      </w:del>
      <w:del w:id="743" w:author="PR Preview" w:date="2026-01-01T00:00:00Z">
        <w:r>
          <w:delText xml:space="preserve">, so</w:delText>
        </w:r>
      </w:del>
    </w:p>
    <w:p>
      <w:pPr>
        <w:pStyle w:val="FirstParagraph"/>
      </w:pPr>
      <w:ins w:id="744" w:author="PR Preview" w:date="2026-01-01T00:00:00Z">
        <w:r>
          <w:rPr>
            <w:b/>
            <w:bCs/>
          </w:rPr>
          <w:t xml:space="preserve">Definition 18 (Lagrange multipliers)</w:t>
        </w:r>
      </w:ins>
      <w:ins w:id="745" w:author="PR Preview" w:date="2026-01-01T00:00:00Z">
        <w:r>
          <w:t xml:space="preserve"> </w:t>
        </w:r>
      </w:ins>
      <w:ins w:id="746" w:author="PR Preview" w:date="2026-01-01T00:00:00Z">
        <w:r>
          <w:t xml:space="preserve">In the Lagrangian</w:t>
        </w:r>
      </w:ins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$L(\mathord{\smash[b]{\underset{\raise.3ex\hbox{$\scriptstyle\sim$}}{x}}\vphantom{x}}, \mathord{\smash[b]{\underset{\raise.3ex\hbox{$\scriptstyle\sim$}}{\lambda}}\vphantom{\lambda}})$</w:t>
        </w:r>
      </w:ins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(</w:t>
        </w:r>
      </w:ins>
      <w:hyperlink w:anchor="def-lagrangian">
        <w:ins w:id="751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752" w:author="PR Preview" w:date="2026-01-01T00:00:00Z">
        <w:r>
          <w:t xml:space="preserve">),</w:t>
        </w:r>
      </w:ins>
      <w:ins w:id="753" w:author="PR Preview" w:date="2026-01-01T00:00:00Z">
        <w:r>
          <w:t xml:space="preserve"> </w:t>
        </w:r>
      </w:ins>
      <w:ins w:id="754" w:author="PR Preview" w:date="2026-01-01T00:00:00Z">
        <w:r>
          <w:t xml:space="preserve">the entries of</w:t>
        </w:r>
      </w:ins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$\mathord{\smash[b]{\underset{\raise.3ex\hbox{$\scriptstyle\sim$}}{\lambda}}\vphantom{\lambda}}$</w:t>
        </w:r>
      </w:ins>
      <w:ins w:id="757" w:author="PR Preview" w:date="2026-01-01T00:00:00Z">
        <w:r>
          <w:t xml:space="preserve"> </w:t>
        </w:r>
      </w:ins>
      <w:ins w:id="758" w:author="PR Preview" w:date="2026-01-01T00:00:00Z">
        <w:r>
          <w:t xml:space="preserve">are the</w:t>
        </w:r>
      </w:ins>
      <w:ins w:id="759" w:author="PR Preview" w:date="2026-01-01T00:00:00Z">
        <w:r>
          <w:t xml:space="preserve"> </w:t>
        </w:r>
      </w:ins>
      <w:ins w:id="760" w:author="PR Preview" w:date="2026-01-01T00:00:00Z">
        <w:r>
          <w:rPr>
            <w:b/>
            <w:bCs/>
          </w:rPr>
          <w:t xml:space="preserve">Lagrange multipliers</w:t>
        </w:r>
      </w:ins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[11]</w:t>
        </w:r>
      </w:ins>
      <w:ins w:id="763" w:author="PR Preview" w:date="2026-01-01T00:00:00Z">
        <w:r>
          <w:t xml:space="preserve">, one per constraint.</w:t>
        </w:r>
      </w:ins>
    </w:p>
    <w:bookmarkEnd w:id="125"/>
    <w:bookmarkStart w:id="129" w:name="exm-lagrangian"/>
    <w:p>
      <w:pPr>
        <w:pStyle w:val="BodyText"/>
      </w:pPr>
      <w:ins w:id="764" w:author="PR Preview" w:date="2026-01-01T00:00:00Z">
        <w:r>
          <w:rPr>
            <w:b/>
            <w:bCs/>
          </w:rPr>
          <w:t xml:space="preserve">Example 29 (The gradients of the Lagrangian of a quadratic)</w:t>
        </w:r>
      </w:ins>
      <w:ins w:id="765" w:author="PR Preview" w:date="2026-01-01T00:00:00Z">
        <w:r>
          <w:t xml:space="preserve"> </w:t>
        </w:r>
      </w:ins>
      <w:ins w:id="766" w:author="PR Preview" w:date="2026-01-01T00:00:00Z">
        <w:r>
          <w:t xml:space="preserve">Let</w:t>
        </w:r>
      </w:ins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  </w:r>
      </w:ins>
      <w:ins w:id="769" w:author="PR Preview" w:date="2026-01-01T00:00:00Z">
        <w:r>
          <w:t xml:space="preserve"> </w:t>
        </w:r>
      </w:ins>
      <w:ins w:id="770" w:author="PR Preview" w:date="2026-01-01T00:00:00Z">
        <w:r>
          <w:t xml:space="preserve">with</w:t>
        </w:r>
      </w:ins>
      <w:ins w:id="771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772" w:author="PR Preview" w:date="2026-01-01T00:00:00Z">
        <w:r>
          <w:t xml:space="preserve"> </w:t>
        </w:r>
      </w:ins>
      <w:ins w:id="773" w:author="PR Preview" w:date="2026-01-01T00:00:00Z">
        <w:r>
          <w:t xml:space="preserve">symmetric and constant.</w:t>
        </w:r>
      </w:ins>
      <w:ins w:id="774" w:author="PR Preview" w:date="2026-01-01T00:00:00Z">
        <w:r>
          <w:t xml:space="preserve"> </w:t>
        </w:r>
      </w:ins>
      <w:ins w:id="775" w:author="PR Preview" w:date="2026-01-01T00:00:00Z">
        <w:r>
          <w:t xml:space="preserve">By the</w:t>
        </w:r>
      </w:ins>
      <w:ins w:id="776" w:author="PR Preview" w:date="2026-01-01T00:00:00Z">
        <w:r>
          <w:t xml:space="preserve"> </w:t>
        </w:r>
      </w:ins>
      <w:hyperlink r:id="rId55">
        <w:ins w:id="777" w:author="PR Preview" w:date="2026-01-01T00:00:00Z">
          <w:r>
            <w:rPr>
              <w:rStyle w:val="Hyperlink"/>
            </w:rPr>
            <w:t xml:space="preserve">transpose of a product</w:t>
          </w:r>
        </w:ins>
      </w:hyperlink>
      <w:ins w:id="778" w:author="PR Preview" w:date="2026-01-01T00:00:00Z">
        <w:r>
          <w:t xml:space="preserve">,</w:t>
        </w:r>
      </w:ins>
      <w:ins w:id="779" w:author="PR Preview" w:date="2026-01-01T00:00:00Z">
        <w:r>
          <w:t xml:space="preserve"> </w:t>
        </w:r>
      </w:ins>
      <w:ins w:id="780" w:author="PR Preview" w:date="2026-01-01T00:00:00Z">
        <w:r>
  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  </w:r>
      </w:ins>
      <w:ins w:id="781" w:author="PR Preview" w:date="2026-01-01T00:00:00Z">
        <w:r>
          <w:t xml:space="preserve">, so</w:t>
        </w:r>
      </w:ins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33" w:name="eq-kkt"/>
      <w:del w:id="782" w:author="PR Preview" w:date="2026-01-01T00:00:00Z">
        <w:r>
          <w:delTex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\qquad(3)$$</w:delText>
        </w:r>
      </w:del>
      <w:bookmarkEnd w:id="133"/>
    </w:p>
    <w:p>
      <w:pPr>
        <w:pStyle w:val="BodyText"/>
      </w:pPr>
      <w:bookmarkStart w:id="128" w:name="eq-kkt"/>
      <w:ins w:id="783" w:author="PR Preview" w:date="2026-01-01T00:00:00Z">
        <w:r>
  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\qquad(2)$$</w:t>
        </w:r>
      </w:ins>
      <w:bookmarkEnd w:id="128"/>
    </w:p>
    <w:p>
      <w:pPr>
        <w:pStyle w:val="FirstParagraph"/>
      </w:pPr>
      <w:r>
        <w:t xml:space="preserve">the second equation being the constraint itself.</w:t>
      </w:r>
    </w:p>
    <w:bookmarkEnd w:id="129"/>
    <w:bookmarkStart w:id="131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0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del w:id="784" w:author="PR Preview" w:date="2026-01-01T00:00:00Z">
        <w:r>
          <w:delText xml:space="preserve">With</w:delText>
        </w:r>
      </w:del>
      <w:del w:id="785" w:author="PR Preview" w:date="2026-01-01T00:00:00Z">
        <w:r>
          <w:delText xml:space="preserve"> </w:delText>
        </w:r>
      </w:del>
      <w:del w:id="786" w:author="PR Preview" w:date="2026-01-01T00:00:00Z">
        <w:r>
          <w:delText xml:space="preserve">$\mathord{\smash[b]{\underset{\raise.3ex\hbox{$\scriptstyle\sim$}}{\lambda}}\vphantom{\lambda}}^* \stackrel{\text{def}}{=}-\mathbf{M}^{-1} \mathord{\smash[b]{\underset{\raise.3ex\hbox{$\scriptstyle\sim$}}{b}}\vphantom{b}}$</w:delText>
        </w:r>
      </w:del>
      <w:del w:id="787" w:author="PR Preview" w:date="2026-01-01T00:00:00Z">
        <w:r>
          <w:delText xml:space="preserve">,</w:delText>
        </w:r>
      </w:del>
      <w:del w:id="788" w:author="PR Preview" w:date="2026-01-01T00:00:00Z">
        <w:r>
          <w:delText xml:space="preserve"> </w:delText>
        </w:r>
      </w:del>
      <w:del w:id="789" w:author="PR Preview" w:date="2026-01-01T00:00:00Z">
        <w:r>
          <w:delText xml:space="preserve">the pair</w:delText>
        </w:r>
      </w:del>
      <w:del w:id="790" w:author="PR Preview" w:date="2026-01-01T00:00:00Z">
        <w:r>
          <w:delText xml:space="preserve"> </w:delText>
        </w:r>
      </w:del>
      <w:del w:id="791" w:author="PR Preview" w:date="2026-01-01T00:00:00Z">
        <w:r>
          <w:delText xml:space="preserve">$(\mathord{\smash[b]{\underset{\raise.3ex\hbox{$\scriptstyle\sim$}}{x}}\vphantom{x}}^*, \mathord{\smash[b]{\underset{\raise.3ex\hbox{$\scriptstyle\sim$}}{\lambda}}\vphantom{\lambda}}^*)$</w:delText>
        </w:r>
      </w:del>
      <w:del w:id="792" w:author="PR Preview" w:date="2026-01-01T00:00:00Z">
        <w:r>
          <w:delText xml:space="preserve"> </w:delText>
        </w:r>
      </w:del>
      <w:del w:id="793" w:author="PR Preview" w:date="2026-01-01T00:00:00Z">
        <w:r>
          <w:delText xml:space="preserve">solves</w:delText>
        </w:r>
      </w:del>
      <w:del w:id="794" w:author="PR Preview" w:date="2026-01-01T00:00:00Z">
        <w:r>
          <w:delText xml:space="preserve"> </w:delText>
        </w:r>
      </w:del>
      <w:hyperlink w:anchor="eq-kkt">
        <w:del w:id="795" w:author="PR Preview" w:date="2026-01-01T00:00:00Z">
          <w:r>
            <w:rPr>
              <w:rStyle w:val="Hyperlink"/>
            </w:rPr>
            <w:delText xml:space="preserve">Equation 3</w:delText>
          </w:r>
        </w:del>
      </w:hyperlink>
      <w:del w:id="796" w:author="PR Preview" w:date="2026-01-01T00:00:00Z">
        <w:r>
          <w:delText xml:space="preserve">,</w:delText>
        </w:r>
      </w:del>
      <w:del w:id="797" w:author="PR Preview" w:date="2026-01-01T00:00:00Z">
        <w:r>
          <w:delText xml:space="preserve"> </w:delText>
        </w:r>
      </w:del>
      <w:del w:id="798" w:author="PR Preview" w:date="2026-01-01T00:00:00Z">
        <w:r>
          <w:delText xml:space="preserve">and the minimum value is</w:delText>
        </w:r>
      </w:del>
      <w:del w:id="799" w:author="PR Preview" w:date="2026-01-01T00:00:00Z">
        <w:r>
          <w:delText xml:space="preserve"> </w:delText>
        </w:r>
      </w:del>
      <w:del w:id="800" w:author="PR Preview" w:date="2026-01-01T00:00:00Z">
        <w:r>
          <w:delTex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delText>
        </w:r>
      </w:del>
      <w:del w:id="801" w:author="PR Preview" w:date="2026-01-01T00:00:00Z">
        <w:r>
          <w:delText xml:space="preserve">.</w:delText>
        </w:r>
      </w:del>
    </w:p>
    <w:p>
      <w:pPr>
        <w:pStyle w:val="FirstParagraph"/>
      </w:pPr>
      <w:ins w:id="802" w:author="PR Preview" w:date="2026-01-01T00:00:00Z">
        <w:r>
          <w:t xml:space="preserve">With</w:t>
        </w:r>
      </w:ins>
      <w:ins w:id="803" w:author="PR Preview" w:date="2026-01-01T00:00:00Z">
        <w:r>
          <w:t xml:space="preserve"> </w:t>
        </w:r>
      </w:ins>
      <w:ins w:id="804" w:author="PR Preview" w:date="2026-01-01T00:00:00Z">
        <w:r>
          <w:t xml:space="preserve">$\mathord{\smash[b]{\underset{\raise.3ex\hbox{$\scriptstyle\sim$}}{\lambda}}\vphantom{\lambda}}^* \stackrel{\text{def}}{=}-\mathbf{M}^{-1} \mathord{\smash[b]{\underset{\raise.3ex\hbox{$\scriptstyle\sim$}}{b}}\vphantom{b}}$</w:t>
        </w:r>
      </w:ins>
      <w:ins w:id="805" w:author="PR Preview" w:date="2026-01-01T00:00:00Z">
        <w:r>
          <w:t xml:space="preserve">,</w:t>
        </w:r>
      </w:ins>
      <w:ins w:id="806" w:author="PR Preview" w:date="2026-01-01T00:00:00Z">
        <w:r>
          <w:t xml:space="preserve"> </w:t>
        </w:r>
      </w:ins>
      <w:ins w:id="807" w:author="PR Preview" w:date="2026-01-01T00:00:00Z">
        <w:r>
          <w:t xml:space="preserve">the pair</w:t>
        </w:r>
      </w:ins>
      <w:ins w:id="808" w:author="PR Preview" w:date="2026-01-01T00:00:00Z">
        <w:r>
          <w:t xml:space="preserve"> </w:t>
        </w:r>
      </w:ins>
      <w:ins w:id="809" w:author="PR Preview" w:date="2026-01-01T00:00:00Z">
        <w:r>
          <w:t xml:space="preserve">$(\mathord{\smash[b]{\underset{\raise.3ex\hbox{$\scriptstyle\sim$}}{x}}\vphantom{x}}^*, \mathord{\smash[b]{\underset{\raise.3ex\hbox{$\scriptstyle\sim$}}{\lambda}}\vphantom{\lambda}}^*)$</w:t>
        </w:r>
      </w:ins>
      <w:ins w:id="810" w:author="PR Preview" w:date="2026-01-01T00:00:00Z">
        <w:r>
          <w:t xml:space="preserve"> </w:t>
        </w:r>
      </w:ins>
      <w:ins w:id="811" w:author="PR Preview" w:date="2026-01-01T00:00:00Z">
        <w:r>
          <w:t xml:space="preserve">solves</w:t>
        </w:r>
      </w:ins>
      <w:ins w:id="812" w:author="PR Preview" w:date="2026-01-01T00:00:00Z">
        <w:r>
          <w:t xml:space="preserve"> </w:t>
        </w:r>
      </w:ins>
      <w:hyperlink w:anchor="eq-kkt">
        <w:ins w:id="813" w:author="PR Preview" w:date="2026-01-01T00:00:00Z">
          <w:r>
            <w:rPr>
              <w:rStyle w:val="Hyperlink"/>
            </w:rPr>
            <w:t xml:space="preserve">Equation 2</w:t>
          </w:r>
        </w:ins>
      </w:hyperlink>
      <w:ins w:id="814" w:author="PR Preview" w:date="2026-01-01T00:00:00Z">
        <w:r>
          <w:t xml:space="preserve">,</w:t>
        </w:r>
      </w:ins>
      <w:ins w:id="815" w:author="PR Preview" w:date="2026-01-01T00:00:00Z">
        <w:r>
          <w:t xml:space="preserve"> </w:t>
        </w:r>
      </w:ins>
      <w:ins w:id="816" w:author="PR Preview" w:date="2026-01-01T00:00:00Z">
        <w:r>
          <w:t xml:space="preserve">and the minimum value is</w:t>
        </w:r>
      </w:ins>
      <w:ins w:id="817" w:author="PR Preview" w:date="2026-01-01T00:00:00Z">
        <w:r>
          <w:t xml:space="preserve"> </w:t>
        </w:r>
      </w:ins>
      <w:ins w:id="818" w:author="PR Preview" w:date="2026-01-01T00:00:00Z">
        <w:r>
  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  </w:r>
      </w:ins>
      <w:ins w:id="819" w:author="PR Preview" w:date="2026-01-01T00:00:00Z">
        <w:r>
          <w:t xml:space="preserve">.</w:t>
        </w:r>
      </w:ins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del w:id="820" w:author="PR Preview" w:date="2026-01-01T00:00:00Z">
        <w:r>
          <w:rPr>
            <w:b/>
            <w:bCs/>
          </w:rPr>
          <w:delText xml:space="preserve">$\mathord{\smash[b]{\underset{\raise.3ex\hbox{$\scriptstyle\sim$}}{x}}\vphantom{x}}^*$</w:delText>
        </w:r>
      </w:del>
      <w:del w:id="821" w:author="PR Preview" w:date="2026-01-01T00:00:00Z">
        <w:r>
          <w:rPr>
            <w:b/>
            <w:bCs/>
          </w:rPr>
          <w:delText xml:space="preserve"> </w:delText>
        </w:r>
      </w:del>
      <w:del w:id="822" w:author="PR Preview" w:date="2026-01-01T00:00:00Z">
        <w:r>
          <w:rPr>
            <w:b/>
            <w:bCs/>
          </w:rPr>
          <w:delText xml:space="preserve">satisfies the constraint, and the pair solves</w:delText>
        </w:r>
      </w:del>
      <w:del w:id="823" w:author="PR Preview" w:date="2026-01-01T00:00:00Z">
        <w:r>
          <w:rPr>
            <w:b/>
            <w:bCs/>
          </w:rPr>
          <w:delText xml:space="preserve"> </w:delText>
        </w:r>
      </w:del>
      <w:hyperlink w:anchor="eq-kkt">
        <w:del w:id="824" w:author="PR Preview" w:date="2026-01-01T00:00:00Z">
          <w:r>
            <w:rPr>
              <w:rStyle w:val="Hyperlink"/>
              <w:b/>
              <w:bCs/>
            </w:rPr>
            <w:delText xml:space="preserve">Equation 3</w:delText>
          </w:r>
        </w:del>
      </w:hyperlink>
      <w:del w:id="825" w:author="PR Preview" w:date="2026-01-01T00:00:00Z">
        <w:r>
          <w:rPr>
            <w:b/>
            <w:bCs/>
          </w:rPr>
          <w:delText xml:space="preserve">.</w:delText>
        </w:r>
      </w:del>
    </w:p>
    <w:p>
      <w:pPr>
        <w:pStyle w:val="BodyText"/>
      </w:pPr>
      <w:ins w:id="826" w:author="PR Preview" w:date="2026-01-01T00:00:00Z">
        <w:r>
          <w:rPr>
            <w:b/>
            <w:bCs/>
          </w:rPr>
          <w:t xml:space="preserve">$\mathord{\smash[b]{\underset{\raise.3ex\hbox{$\scriptstyle\sim$}}{x}}\vphantom{x}}^*$</w:t>
        </w:r>
      </w:ins>
      <w:ins w:id="827" w:author="PR Preview" w:date="2026-01-01T00:00:00Z">
        <w:r>
          <w:rPr>
            <w:b/>
            <w:bCs/>
          </w:rPr>
          <w:t xml:space="preserve"> </w:t>
        </w:r>
      </w:ins>
      <w:ins w:id="828" w:author="PR Preview" w:date="2026-01-01T00:00:00Z">
        <w:r>
          <w:rPr>
            <w:b/>
            <w:bCs/>
          </w:rPr>
          <w:t xml:space="preserve">satisfies the constraint, and the pair solves</w:t>
        </w:r>
      </w:ins>
      <w:ins w:id="829" w:author="PR Preview" w:date="2026-01-01T00:00:00Z">
        <w:r>
          <w:rPr>
            <w:b/>
            <w:bCs/>
          </w:rPr>
          <w:t xml:space="preserve"> </w:t>
        </w:r>
      </w:ins>
      <w:hyperlink w:anchor="eq-kkt">
        <w:ins w:id="830" w:author="PR Preview" w:date="2026-01-01T00:00:00Z">
          <w:r>
            <w:rPr>
              <w:rStyle w:val="Hyperlink"/>
              <w:b/>
              <w:bCs/>
            </w:rPr>
            <w:t xml:space="preserve">Equation 2</w:t>
          </w:r>
        </w:ins>
      </w:hyperlink>
      <w:ins w:id="831" w:author="PR Preview" w:date="2026-01-01T00:00:00Z">
        <w:r>
          <w:rPr>
            <w:b/>
            <w:bCs/>
          </w:rPr>
          <w:t xml:space="preserve">.</w:t>
        </w:r>
      </w:ins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35" w:name="exm-qp-equality"/>
    <w:p>
      <w:pPr>
        <w:pStyle w:val="FirstParagraph"/>
      </w:pPr>
      <w:del w:id="832" w:author="PR Preview" w:date="2026-01-01T00:00:00Z">
        <w:r>
          <w:rPr>
            <w:b/>
            <w:bCs/>
          </w:rPr>
          <w:delText xml:space="preserve">Example 31 (The closest point on a line to the origin)</w:delText>
        </w:r>
      </w:del>
      <w:del w:id="833" w:author="PR Preview" w:date="2026-01-01T00:00:00Z">
        <w:r>
          <w:delText xml:space="preserve"> </w:delText>
        </w:r>
      </w:del>
      <w:del w:id="834" w:author="PR Preview" w:date="2026-01-01T00:00:00Z">
        <w:r>
          <w:delText xml:space="preserve">Minimize</w:delText>
        </w:r>
      </w:del>
      <w:del w:id="835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836" w:author="PR Preview" w:date="2026-01-01T00:00:00Z">
        <w:r>
          <w:delText xml:space="preserve"> </w:delText>
        </w:r>
      </w:del>
      <w:del w:id="837" w:author="PR Preview" w:date="2026-01-01T00:00:00Z">
        <w:r>
          <w:delText xml:space="preserve">subject to</w:delText>
        </w:r>
      </w:del>
      <w:del w:id="838" w:author="PR Preview" w:date="2026-01-01T00:00:00Z">
        <w:r>
          <w:delText xml:space="preserve"> </w:delText>
        </w:r>
      </w:del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del w:id="839" w:author="PR Preview" w:date="2026-01-01T00:00:00Z">
        <w:r>
          <w:delText xml:space="preserve">.</w:delText>
        </w:r>
      </w:del>
      <w:del w:id="840" w:author="PR Preview" w:date="2026-01-01T00:00:00Z">
        <w:r>
          <w:delText xml:space="preserve"> </w:delText>
        </w:r>
      </w:del>
      <w:del w:id="841" w:author="PR Preview" w:date="2026-01-01T00:00:00Z">
        <w:r>
          <w:delText xml:space="preserve">In the form of</w:delText>
        </w:r>
      </w:del>
      <w:del w:id="842" w:author="PR Preview" w:date="2026-01-01T00:00:00Z">
        <w:r>
          <w:delText xml:space="preserve"> </w:delText>
        </w:r>
      </w:del>
      <w:hyperlink w:anchor="thm-qp-equality">
        <w:del w:id="843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844" w:author="PR Preview" w:date="2026-01-01T00:00:00Z">
        <w:r>
          <w:delText xml:space="preserve">,</w:delText>
        </w:r>
      </w:del>
      <w:del w:id="845" w:author="PR Preview" w:date="2026-01-01T00:00:00Z">
        <w:r>
          <w:delText xml:space="preserve"> </w:delText>
        </w:r>
      </w:del>
      <w:del w:id="846" w:author="PR Preview" w:date="2026-01-01T00:00:00Z">
        <w:r>
          <w:delText xml:space="preserve">$x_1^2 + x_2^2 = \tfrac{1}{2}\,{\mathord{\smash[b]{\underset{\raise.3ex\hbox{$\scriptstyle\sim$}}{x}}\vphantom{x}}}^{\top} (2 \mathbf{I}_2) \mathord{\smash[b]{\underset{\raise.3ex\hbox{$\scriptstyle\sim$}}{x}}\vphantom{x}}$</w:delText>
        </w:r>
      </w:del>
      <w:del w:id="847" w:author="PR Preview" w:date="2026-01-01T00:00:00Z">
        <w:r>
          <w:delText xml:space="preserve">,</w:delText>
        </w:r>
      </w:del>
      <w:del w:id="848" w:author="PR Preview" w:date="2026-01-01T00:00:00Z">
        <w:r>
          <w:delText xml:space="preserve"> </w:delText>
        </w:r>
      </w:del>
      <w:del w:id="849" w:author="PR Preview" w:date="2026-01-01T00:00:00Z">
        <w:r>
          <w:delText xml:space="preserve">so</w:delText>
        </w:r>
      </w:del>
      <w:del w:id="850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del w:id="851" w:author="PR Preview" w:date="2026-01-01T00:00:00Z">
        <w:r>
          <w:delText xml:space="preserve">,</w:delText>
        </w:r>
      </w:del>
      <w:del w:id="85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853" w:author="PR Preview" w:date="2026-01-01T00:00:00Z">
        <w:r>
          <w:delText xml:space="preserve"> </w:delText>
        </w:r>
      </w:del>
      <w:del w:id="854" w:author="PR Preview" w:date="2026-01-01T00:00:00Z">
        <w:r>
          <w:delText xml:space="preserve">(</w:delText>
        </w:r>
      </w:del>
      <m:oMath>
        <m:r>
          <m:t>p</m:t>
        </m:r>
        <m:r>
          <m:rPr>
            <m:sty m:val="p"/>
          </m:rPr>
          <m:t>=</m:t>
        </m:r>
        <m:r>
          <m:t>2</m:t>
        </m:r>
      </m:oMath>
      <w:del w:id="855" w:author="PR Preview" w:date="2026-01-01T00:00:00Z">
        <w:r>
          <w:delText xml:space="preserve">,</w:delText>
        </w:r>
      </w:del>
      <w:del w:id="856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=</m:t>
        </m:r>
        <m:r>
          <m:t>1</m:t>
        </m:r>
      </m:oMath>
      <w:del w:id="857" w:author="PR Preview" w:date="2026-01-01T00:00:00Z">
        <w:r>
          <w:delText xml:space="preserve">) and</w:delText>
        </w:r>
      </w:del>
      <w:del w:id="858" w:author="PR Preview" w:date="2026-01-01T00:00:00Z">
        <w:r>
          <w:delText xml:space="preserve"> </w:delText>
        </w:r>
      </w:del>
      <w:del w:id="859" w:author="PR Preview" w:date="2026-01-01T00:00:00Z">
        <w:r>
          <w:delText xml:space="preserve">$\mathord{\smash[b]{\underset{\raise.3ex\hbox{$\scriptstyle\sim$}}{b}}\vphantom{b}} = [5]$</w:delText>
        </w:r>
      </w:del>
      <w:del w:id="860" w:author="PR Preview" w:date="2026-01-01T00:00:00Z">
        <w:r>
          <w:delText xml:space="preserve">.</w:delText>
        </w:r>
      </w:del>
      <w:del w:id="861" w:author="PR Preview" w:date="2026-01-01T00:00:00Z">
        <w:r>
          <w:delText xml:space="preserve"> </w:delText>
        </w:r>
      </w:del>
      <w:del w:id="862" w:author="PR Preview" w:date="2026-01-01T00:00:00Z">
        <w:r>
          <w:delText xml:space="preserve">The hypotheses hold:</w:delText>
        </w:r>
      </w:del>
      <w:del w:id="863" w:author="PR Preview" w:date="2026-01-01T00:00:00Z">
        <w:r>
          <w:delText xml:space="preserve"> </w:delText>
        </w:r>
      </w:del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del w:id="864" w:author="PR Preview" w:date="2026-01-01T00:00:00Z">
        <w:r>
          <w:delText xml:space="preserve"> </w:delText>
        </w:r>
      </w:del>
      <w:del w:id="865" w:author="PR Preview" w:date="2026-01-01T00:00:00Z">
        <w:r>
          <w:delText xml:space="preserve">is positive definite,</w:delText>
        </w:r>
      </w:del>
      <w:del w:id="866" w:author="PR Preview" w:date="2026-01-01T00:00:00Z">
        <w:r>
          <w:delText xml:space="preserve"> </w:delText>
        </w:r>
      </w:del>
      <w:del w:id="867" w:author="PR Preview" w:date="2026-01-01T00:00:00Z">
        <w:r>
          <w:delText xml:space="preserve">and the single column</w:delText>
        </w:r>
      </w:del>
      <w:del w:id="868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869" w:author="PR Preview" w:date="2026-01-01T00:00:00Z">
        <w:r>
          <w:delText xml:space="preserve"> </w:delText>
        </w:r>
      </w:del>
      <w:del w:id="870" w:author="PR Preview" w:date="2026-01-01T00:00:00Z">
        <w:r>
          <w:delText xml:space="preserve">is nonzero, so it is linearly independent.</w:delText>
        </w:r>
      </w:del>
      <w:del w:id="871" w:author="PR Preview" w:date="2026-01-01T00:00:00Z">
        <w:r>
          <w:delText xml:space="preserve"> </w:delText>
        </w:r>
      </w:del>
      <w:del w:id="872" w:author="PR Preview" w:date="2026-01-01T00:00:00Z">
        <w:r>
          <w:delText xml:space="preserve">Also</w:delText>
        </w:r>
      </w:del>
      <w:del w:id="873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del w:id="874" w:author="PR Preview" w:date="2026-01-01T00:00:00Z">
        <w:r>
          <w:delText xml:space="preserve">. Then, from the formulas of</w:delText>
        </w:r>
      </w:del>
      <w:del w:id="875" w:author="PR Preview" w:date="2026-01-01T00:00:00Z">
        <w:r>
          <w:delText xml:space="preserve"> </w:delText>
        </w:r>
      </w:del>
      <w:hyperlink w:anchor="thm-qp-equality">
        <w:del w:id="876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877" w:author="PR Preview" w:date="2026-01-01T00:00:00Z">
        <w:r>
          <w:delText xml:space="preserve">,</w:delText>
        </w:r>
      </w:del>
    </w:p>
    <w:p>
      <w:pPr>
        <w:pStyle w:val="FirstParagraph"/>
      </w:pPr>
      <w:ins w:id="878" w:author="PR Preview" w:date="2026-01-01T00:00:00Z">
        <w:r>
          <w:rPr>
            <w:b/>
            <w:bCs/>
          </w:rPr>
          <w:t xml:space="preserve">Example 30 (The closest point on a line to the origin)</w:t>
        </w:r>
      </w:ins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Minimize</w:t>
        </w:r>
      </w:ins>
      <w:ins w:id="881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ins w:id="882" w:author="PR Preview" w:date="2026-01-01T00:00:00Z">
        <w:r>
          <w:t xml:space="preserve"> </w:t>
        </w:r>
      </w:ins>
      <w:ins w:id="883" w:author="PR Preview" w:date="2026-01-01T00:00:00Z">
        <w:r>
          <w:t xml:space="preserve">subject to</w:t>
        </w:r>
      </w:ins>
      <w:ins w:id="884" w:author="PR Preview" w:date="2026-01-01T00:00:00Z">
        <w:r>
          <w:t xml:space="preserve"> </w:t>
        </w:r>
      </w:ins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ins w:id="885" w:author="PR Preview" w:date="2026-01-01T00:00:00Z">
        <w:r>
          <w:t xml:space="preserve">.</w:t>
        </w:r>
      </w:ins>
      <w:ins w:id="886" w:author="PR Preview" w:date="2026-01-01T00:00:00Z">
        <w:r>
          <w:t xml:space="preserve"> </w:t>
        </w:r>
      </w:ins>
      <w:ins w:id="887" w:author="PR Preview" w:date="2026-01-01T00:00:00Z">
        <w:r>
          <w:t xml:space="preserve">In the form of</w:t>
        </w:r>
      </w:ins>
      <w:ins w:id="888" w:author="PR Preview" w:date="2026-01-01T00:00:00Z">
        <w:r>
          <w:t xml:space="preserve"> </w:t>
        </w:r>
      </w:ins>
      <w:hyperlink w:anchor="thm-qp-equality">
        <w:ins w:id="889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890" w:author="PR Preview" w:date="2026-01-01T00:00:00Z">
        <w:r>
          <w:t xml:space="preserve">,</w:t>
        </w:r>
      </w:ins>
      <w:ins w:id="891" w:author="PR Preview" w:date="2026-01-01T00:00:00Z">
        <w:r>
          <w:t xml:space="preserve"> </w:t>
        </w:r>
      </w:ins>
      <w:ins w:id="892" w:author="PR Preview" w:date="2026-01-01T00:00:00Z">
        <w:r>
          <w:t xml:space="preserve">$x_1^2 + x_2^2 = \tfrac{1}{2}\,{\mathord{\smash[b]{\underset{\raise.3ex\hbox{$\scriptstyle\sim$}}{x}}\vphantom{x}}}^{\top} (2 \mathbf{I}_2) \mathord{\smash[b]{\underset{\raise.3ex\hbox{$\scriptstyle\sim$}}{x}}\vphantom{x}}$</w:t>
        </w:r>
      </w:ins>
      <w:ins w:id="893" w:author="PR Preview" w:date="2026-01-01T00:00:00Z">
        <w:r>
          <w:t xml:space="preserve">,</w:t>
        </w:r>
      </w:ins>
      <w:ins w:id="894" w:author="PR Preview" w:date="2026-01-01T00:00:00Z">
        <w:r>
          <w:t xml:space="preserve"> </w:t>
        </w:r>
      </w:ins>
      <w:ins w:id="895" w:author="PR Preview" w:date="2026-01-01T00:00:00Z">
        <w:r>
          <w:t xml:space="preserve">so</w:t>
        </w:r>
      </w:ins>
      <w:ins w:id="896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897" w:author="PR Preview" w:date="2026-01-01T00:00:00Z">
        <w:r>
          <w:t xml:space="preserve">,</w:t>
        </w:r>
      </w:ins>
      <w:ins w:id="89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899" w:author="PR Preview" w:date="2026-01-01T00:00:00Z">
        <w:r>
          <w:t xml:space="preserve"> </w:t>
        </w:r>
      </w:ins>
      <w:ins w:id="900" w:author="PR Preview" w:date="2026-01-01T00:00:00Z">
        <w:r>
          <w:t xml:space="preserve">(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901" w:author="PR Preview" w:date="2026-01-01T00:00:00Z">
        <w:r>
          <w:t xml:space="preserve">,</w:t>
        </w:r>
      </w:ins>
      <w:ins w:id="902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=</m:t>
        </m:r>
        <m:r>
          <m:t>1</m:t>
        </m:r>
      </m:oMath>
      <w:ins w:id="903" w:author="PR Preview" w:date="2026-01-01T00:00:00Z">
        <w:r>
          <w:t xml:space="preserve">) and</w:t>
        </w:r>
      </w:ins>
      <w:ins w:id="904" w:author="PR Preview" w:date="2026-01-01T00:00:00Z">
        <w:r>
          <w:t xml:space="preserve"> </w:t>
        </w:r>
      </w:ins>
      <w:ins w:id="905" w:author="PR Preview" w:date="2026-01-01T00:00:00Z">
        <w:r>
          <w:t xml:space="preserve">$\mathord{\smash[b]{\underset{\raise.3ex\hbox{$\scriptstyle\sim$}}{b}}\vphantom{b}} = [5]$</w:t>
        </w:r>
      </w:ins>
      <w:ins w:id="906" w:author="PR Preview" w:date="2026-01-01T00:00:00Z">
        <w:r>
          <w:t xml:space="preserve">.</w:t>
        </w:r>
      </w:ins>
      <w:ins w:id="907" w:author="PR Preview" w:date="2026-01-01T00:00:00Z">
        <w:r>
          <w:t xml:space="preserve"> </w:t>
        </w:r>
      </w:ins>
      <w:ins w:id="908" w:author="PR Preview" w:date="2026-01-01T00:00:00Z">
        <w:r>
          <w:t xml:space="preserve">The hypotheses hold:</w:t>
        </w:r>
      </w:ins>
      <w:ins w:id="909" w:author="PR Preview" w:date="2026-01-01T00:00:00Z">
        <w:r>
          <w:t xml:space="preserve"> </w:t>
        </w:r>
      </w:ins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910" w:author="PR Preview" w:date="2026-01-01T00:00:00Z">
        <w:r>
          <w:t xml:space="preserve"> </w:t>
        </w:r>
      </w:ins>
      <w:ins w:id="911" w:author="PR Preview" w:date="2026-01-01T00:00:00Z">
        <w:r>
          <w:t xml:space="preserve">is positive definite,</w:t>
        </w:r>
      </w:ins>
      <w:ins w:id="912" w:author="PR Preview" w:date="2026-01-01T00:00:00Z">
        <w:r>
          <w:t xml:space="preserve"> </w:t>
        </w:r>
      </w:ins>
      <w:ins w:id="913" w:author="PR Preview" w:date="2026-01-01T00:00:00Z">
        <w:r>
          <w:t xml:space="preserve">and the single column</w:t>
        </w:r>
      </w:ins>
      <w:ins w:id="914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915" w:author="PR Preview" w:date="2026-01-01T00:00:00Z">
        <w:r>
          <w:t xml:space="preserve"> </w:t>
        </w:r>
      </w:ins>
      <w:ins w:id="916" w:author="PR Preview" w:date="2026-01-01T00:00:00Z">
        <w:r>
          <w:t xml:space="preserve">is nonzero, so it is linearly independent.</w:t>
        </w:r>
      </w:ins>
      <w:ins w:id="917" w:author="PR Preview" w:date="2026-01-01T00:00:00Z">
        <w:r>
          <w:t xml:space="preserve"> </w:t>
        </w:r>
      </w:ins>
      <w:ins w:id="918" w:author="PR Preview" w:date="2026-01-01T00:00:00Z">
        <w:r>
          <w:t xml:space="preserve">Also</w:t>
        </w:r>
      </w:ins>
      <w:ins w:id="919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920" w:author="PR Preview" w:date="2026-01-01T00:00:00Z">
        <w:r>
          <w:t xml:space="preserve">. Then, from the formulas of</w:t>
        </w:r>
      </w:ins>
      <w:ins w:id="921" w:author="PR Preview" w:date="2026-01-01T00:00:00Z">
        <w:r>
          <w:t xml:space="preserve"> </w:t>
        </w:r>
      </w:ins>
      <w:hyperlink w:anchor="thm-qp-equality">
        <w:ins w:id="922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923" w:author="PR Preview" w:date="2026-01-01T00:00:00Z">
        <w:r>
          <w:t xml:space="preserve">,</w:t>
        </w:r>
      </w:ins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8"/>
        </w:numPr>
      </w:pPr>
      <w:del w:id="924" w:author="PR Preview" w:date="2026-01-01T00:00:00Z">
        <w:r>
          <w:delText xml:space="preserve">the first block of</w:delText>
        </w:r>
      </w:del>
      <w:del w:id="925" w:author="PR Preview" w:date="2026-01-01T00:00:00Z">
        <w:r>
          <w:delText xml:space="preserve"> </w:delText>
        </w:r>
      </w:del>
      <w:hyperlink w:anchor="eq-kkt">
        <w:del w:id="926" w:author="PR Preview" w:date="2026-01-01T00:00:00Z">
          <w:r>
            <w:rPr>
              <w:rStyle w:val="Hyperlink"/>
            </w:rPr>
            <w:delText xml:space="preserve">Equation 3</w:delText>
          </w:r>
        </w:del>
      </w:hyperlink>
      <w:del w:id="927" w:author="PR Preview" w:date="2026-01-01T00:00:00Z">
        <w:r>
          <w:delText xml:space="preserve">:</w:delText>
        </w:r>
      </w:del>
    </w:p>
    <w:p>
      <w:pPr>
        <w:numPr>
          <w:ilvl w:val="0"/>
          <w:numId w:val="1017"/>
        </w:numPr>
      </w:pPr>
      <w:ins w:id="928" w:author="PR Preview" w:date="2026-01-01T00:00:00Z">
        <w:r>
          <w:t xml:space="preserve">the first block of</w:t>
        </w:r>
      </w:ins>
      <w:ins w:id="929" w:author="PR Preview" w:date="2026-01-01T00:00:00Z">
        <w:r>
          <w:t xml:space="preserve"> </w:t>
        </w:r>
      </w:ins>
      <w:hyperlink w:anchor="eq-kkt">
        <w:ins w:id="930" w:author="PR Preview" w:date="2026-01-01T00:00:00Z">
          <w:r>
            <w:rPr>
              <w:rStyle w:val="Hyperlink"/>
            </w:rPr>
            <w:t xml:space="preserve">Equation 2</w:t>
          </w:r>
        </w:ins>
      </w:hyperlink>
      <w:ins w:id="931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bookmarkStart w:id="137" w:name="exm-qp-equality-fails"/>
    <w:p>
      <w:pPr>
        <w:pStyle w:val="BodyText"/>
      </w:pPr>
      <w:del w:id="932" w:author="PR Preview" w:date="2026-01-01T00:00:00Z">
        <w:r>
          <w:rPr>
            <w:b/>
            <w:bCs/>
          </w:rPr>
          <w:delText xml:space="preserve">Example 32 (The hypotheses are needed)</w:delText>
        </w:r>
      </w:del>
      <w:del w:id="933" w:author="PR Preview" w:date="2026-01-01T00:00:00Z">
        <w:r>
          <w:delText xml:space="preserve"> </w:delText>
        </w:r>
      </w:del>
      <w:del w:id="934" w:author="PR Preview" w:date="2026-01-01T00:00:00Z">
        <w:r>
          <w:delText xml:space="preserve"> </w:delText>
        </w:r>
      </w:del>
    </w:p>
    <w:p>
      <w:pPr>
        <w:pStyle w:val="BodyText"/>
      </w:pPr>
      <w:ins w:id="935" w:author="PR Preview" w:date="2026-01-01T00:00:00Z">
        <w:r>
          <w:rPr>
            <w:b/>
            <w:bCs/>
          </w:rPr>
          <w:t xml:space="preserve">Example 31 (The hypotheses are needed)</w:t>
        </w:r>
      </w:ins>
      <w:ins w:id="936" w:author="PR Preview" w:date="2026-01-01T00:00:00Z">
        <w:r>
          <w:t xml:space="preserve"> </w:t>
        </w:r>
      </w:ins>
      <w:ins w:id="937" w:author="PR Preview" w:date="2026-01-01T00:00:00Z">
        <w:r>
          <w:t xml:space="preserve"> </w:t>
        </w:r>
      </w:ins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7"/>
    <w:bookmarkStart w:id="139" w:name="def-sensitivity"/>
    <w:p>
      <w:pPr>
        <w:pStyle w:val="FirstParagraph"/>
      </w:pPr>
      <w:del w:id="938" w:author="PR Preview" w:date="2026-01-01T00:00:00Z">
        <w:r>
          <w:rPr>
            <w:b/>
            <w:bCs/>
          </w:rPr>
          <w:delText xml:space="preserve">Definition 20 (Sensitivity)</w:delText>
        </w:r>
      </w:del>
      <w:del w:id="939" w:author="PR Preview" w:date="2026-01-01T00:00:00Z">
        <w:r>
          <w:delText xml:space="preserve"> </w:delText>
        </w:r>
      </w:del>
      <w:del w:id="940" w:author="PR Preview" w:date="2026-01-01T00:00:00Z">
        <w:r>
          <w:delText xml:space="preserve">Suppose a minimization problem (</w:delText>
        </w:r>
      </w:del>
      <w:hyperlink w:anchor="def-minimization-problem">
        <w:del w:id="941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942" w:author="PR Preview" w:date="2026-01-01T00:00:00Z">
        <w:r>
          <w:delText xml:space="preserve">)</w:delText>
        </w:r>
      </w:del>
      <w:del w:id="943" w:author="PR Preview" w:date="2026-01-01T00:00:00Z">
        <w:r>
          <w:delText xml:space="preserve"> </w:delText>
        </w:r>
      </w:del>
      <w:del w:id="944" w:author="PR Preview" w:date="2026-01-01T00:00:00Z">
        <w:r>
          <w:delText xml:space="preserve">depends on a vector</w:delText>
        </w:r>
      </w:del>
      <w:del w:id="945" w:author="PR Preview" w:date="2026-01-01T00:00:00Z">
        <w:r>
          <w:delText xml:space="preserve"> </w:delText>
        </w:r>
      </w:del>
      <w:del w:id="946" w:author="PR Preview" w:date="2026-01-01T00:00:00Z">
        <w:r>
          <w:delText xml:space="preserve">$\mathord{\smash[b]{\underset{\raise.3ex\hbox{$\scriptstyle\sim$}}{b}}\vphantom{b}} \in \mathbb{R}^m$</w:delText>
        </w:r>
      </w:del>
      <w:del w:id="947" w:author="PR Preview" w:date="2026-01-01T00:00:00Z">
        <w:r>
          <w:delText xml:space="preserve">,</w:delText>
        </w:r>
      </w:del>
      <w:del w:id="948" w:author="PR Preview" w:date="2026-01-01T00:00:00Z">
        <w:r>
          <w:delText xml:space="preserve"> </w:delText>
        </w:r>
      </w:del>
      <w:del w:id="949" w:author="PR Preview" w:date="2026-01-01T00:00:00Z">
        <w:r>
          <w:delText xml:space="preserve">and let</w:delText>
        </w:r>
      </w:del>
      <w:del w:id="950" w:author="PR Preview" w:date="2026-01-01T00:00:00Z">
        <w:r>
          <w:delText xml:space="preserve"> </w:delText>
        </w:r>
      </w:del>
      <w:del w:id="951" w:author="PR Preview" w:date="2026-01-01T00:00:00Z">
        <w:r>
          <w:delText xml:space="preserve">$f^*(\mathord{\smash[b]{\underset{\raise.3ex\hbox{$\scriptstyle\sim$}}{b}}\vphantom{b}})$</w:delText>
        </w:r>
      </w:del>
      <w:del w:id="952" w:author="PR Preview" w:date="2026-01-01T00:00:00Z">
        <w:r>
          <w:delText xml:space="preserve"> </w:delText>
        </w:r>
      </w:del>
      <w:del w:id="953" w:author="PR Preview" w:date="2026-01-01T00:00:00Z">
        <w:r>
          <w:delText xml:space="preserve">be its minimum value, as a function of</w:delText>
        </w:r>
      </w:del>
      <w:del w:id="954" w:author="PR Preview" w:date="2026-01-01T00:00:00Z">
        <w:r>
          <w:delText xml:space="preserve"> </w:delText>
        </w:r>
      </w:del>
      <w:del w:id="955" w:author="PR Preview" w:date="2026-01-01T00:00:00Z">
        <w:r>
          <w:delText xml:space="preserve">$\mathord{\smash[b]{\underset{\raise.3ex\hbox{$\scriptstyle\sim$}}{b}}\vphantom{b}}$</w:delText>
        </w:r>
      </w:del>
      <w:del w:id="956" w:author="PR Preview" w:date="2026-01-01T00:00:00Z">
        <w:r>
          <w:delText xml:space="preserve">.</w:delText>
        </w:r>
      </w:del>
      <w:del w:id="957" w:author="PR Preview" w:date="2026-01-01T00:00:00Z">
        <w:r>
          <w:delText xml:space="preserve"> </w:delText>
        </w:r>
      </w:del>
      <w:del w:id="958" w:author="PR Preview" w:date="2026-01-01T00:00:00Z">
        <w:r>
          <w:delText xml:space="preserve">When the gradient</w:delText>
        </w:r>
      </w:del>
      <w:del w:id="959" w:author="PR Preview" w:date="2026-01-01T00:00:00Z">
        <w:r>
          <w:delText xml:space="preserve"> </w:delText>
        </w:r>
      </w:del>
      <w:del w:id="960" w:author="PR Preview" w:date="2026-01-01T00:00:00Z">
        <w:r>
          <w:delText xml:space="preserve">$\frac{\partial}{\partial \mathord{\smash[b]{\underset{\raise.3ex\hbox{$\scriptstyle\sim$}}{b}}\vphantom{b}}} f^*(\mathord{\smash[b]{\underset{\raise.3ex\hbox{$\scriptstyle\sim$}}{b}}\vphantom{b}})$</w:delText>
        </w:r>
      </w:del>
      <w:del w:id="961" w:author="PR Preview" w:date="2026-01-01T00:00:00Z">
        <w:r>
          <w:delText xml:space="preserve"> </w:delText>
        </w:r>
      </w:del>
      <w:del w:id="962" w:author="PR Preview" w:date="2026-01-01T00:00:00Z">
        <w:r>
          <w:delText xml:space="preserve">exists (</w:delText>
        </w:r>
      </w:del>
      <w:hyperlink r:id="rId17">
        <w:del w:id="963" w:author="PR Preview" w:date="2026-01-01T00:00:00Z">
          <w:r>
            <w:rPr>
              <w:rStyle w:val="Hyperlink"/>
            </w:rPr>
            <w:delText xml:space="preserve">gradient</w:delText>
          </w:r>
        </w:del>
      </w:hyperlink>
      <w:del w:id="964" w:author="PR Preview" w:date="2026-01-01T00:00:00Z">
        <w:r>
          <w:delText xml:space="preserve">),</w:delText>
        </w:r>
      </w:del>
      <w:del w:id="965" w:author="PR Preview" w:date="2026-01-01T00:00:00Z">
        <w:r>
          <w:delText xml:space="preserve"> </w:delText>
        </w:r>
      </w:del>
      <w:del w:id="966" w:author="PR Preview" w:date="2026-01-01T00:00:00Z">
        <w:r>
          <w:delText xml:space="preserve">it is the</w:delText>
        </w:r>
      </w:del>
      <w:del w:id="967" w:author="PR Preview" w:date="2026-01-01T00:00:00Z">
        <w:r>
          <w:delText xml:space="preserve"> </w:delText>
        </w:r>
      </w:del>
      <w:del w:id="968" w:author="PR Preview" w:date="2026-01-01T00:00:00Z">
        <w:r>
          <w:rPr>
            <w:b/>
            <w:bCs/>
          </w:rPr>
          <w:delText xml:space="preserve">sensitivity</w:delText>
        </w:r>
      </w:del>
      <w:del w:id="969" w:author="PR Preview" w:date="2026-01-01T00:00:00Z">
        <w:r>
          <w:delText xml:space="preserve"> </w:delText>
        </w:r>
      </w:del>
      <w:del w:id="970" w:author="PR Preview" w:date="2026-01-01T00:00:00Z">
        <w:r>
          <w:delText xml:space="preserve">of the minimum value to</w:delText>
        </w:r>
      </w:del>
      <w:del w:id="971" w:author="PR Preview" w:date="2026-01-01T00:00:00Z">
        <w:r>
          <w:delText xml:space="preserve"> </w:delText>
        </w:r>
      </w:del>
      <w:del w:id="972" w:author="PR Preview" w:date="2026-01-01T00:00:00Z">
        <w:r>
          <w:delText xml:space="preserve">$\mathord{\smash[b]{\underset{\raise.3ex\hbox{$\scriptstyle\sim$}}{b}}\vphantom{b}}$</w:delText>
        </w:r>
      </w:del>
      <w:del w:id="973" w:author="PR Preview" w:date="2026-01-01T00:00:00Z">
        <w:r>
          <w:delText xml:space="preserve">:</w:delText>
        </w:r>
      </w:del>
      <w:del w:id="974" w:author="PR Preview" w:date="2026-01-01T00:00:00Z">
        <w:r>
          <w:delText xml:space="preserve"> </w:delText>
        </w:r>
      </w:del>
      <w:del w:id="975" w:author="PR Preview" w:date="2026-01-01T00:00:00Z">
        <w:r>
          <w:delText xml:space="preserve">by</w:delText>
        </w:r>
      </w:del>
      <w:del w:id="976" w:author="PR Preview" w:date="2026-01-01T00:00:00Z">
        <w:r>
          <w:delText xml:space="preserve"> </w:delText>
        </w:r>
      </w:del>
      <w:hyperlink r:id="rId138">
        <w:del w:id="977" w:author="PR Preview" w:date="2026-01-01T00:00:00Z">
          <w:r>
            <w:rPr>
              <w:rStyle w:val="Hyperlink"/>
            </w:rPr>
            <w:delText xml:space="preserve">partial derivative</w:delText>
          </w:r>
        </w:del>
      </w:hyperlink>
      <w:del w:id="978" w:author="PR Preview" w:date="2026-01-01T00:00:00Z">
        <w:r>
          <w:delText xml:space="preserve">, its entry</w:delText>
        </w:r>
      </w:del>
      <w:del w:id="979" w:author="PR Preview" w:date="2026-01-01T00:00:00Z">
        <w:r>
          <w:delText xml:space="preserve"> </w:delText>
        </w:r>
      </w:del>
      <m:oMath>
        <m:r>
          <m:t>i</m:t>
        </m:r>
      </m:oMath>
      <w:del w:id="980" w:author="PR Preview" w:date="2026-01-01T00:00:00Z">
        <w:r>
          <w:delText xml:space="preserve"> </w:delText>
        </w:r>
      </w:del>
      <w:del w:id="981" w:author="PR Preview" w:date="2026-01-01T00:00:00Z">
        <w:r>
          <w:delText xml:space="preserve">is the limit,</w:delText>
        </w:r>
      </w:del>
      <w:del w:id="982" w:author="PR Preview" w:date="2026-01-01T00:00:00Z">
        <w:r>
          <w:delText xml:space="preserve"> </w:delText>
        </w:r>
      </w:del>
      <w:del w:id="983" w:author="PR Preview" w:date="2026-01-01T00:00:00Z">
        <w:r>
          <w:delText xml:space="preserve">as a change in</w:delText>
        </w:r>
      </w:del>
      <w:del w:id="984" w:author="PR Preview" w:date="2026-01-01T00:00:00Z">
        <w:r>
          <w:delText xml:space="preserve"> </w:delText>
        </w:r>
      </w:del>
      <m:oMath>
        <m:sSub>
          <m:e>
            <m:r>
              <m:t>b</m:t>
            </m:r>
          </m:e>
          <m:sub>
            <m:r>
              <m:t>i</m:t>
            </m:r>
          </m:sub>
        </m:sSub>
      </m:oMath>
      <w:del w:id="985" w:author="PR Preview" w:date="2026-01-01T00:00:00Z">
        <w:r>
          <w:delText xml:space="preserve"> </w:delText>
        </w:r>
      </w:del>
      <w:del w:id="986" w:author="PR Preview" w:date="2026-01-01T00:00:00Z">
        <w:r>
          <w:delText xml:space="preserve">alone shrinks to</w:delText>
        </w:r>
      </w:del>
      <w:del w:id="987" w:author="PR Preview" w:date="2026-01-01T00:00:00Z">
        <w:r>
          <w:delText xml:space="preserve"> </w:delText>
        </w:r>
      </w:del>
      <m:oMath>
        <m:r>
          <m:t>0</m:t>
        </m:r>
      </m:oMath>
      <w:del w:id="988" w:author="PR Preview" w:date="2026-01-01T00:00:00Z">
        <w:r>
          <w:delText xml:space="preserve">,</w:delText>
        </w:r>
      </w:del>
      <w:del w:id="989" w:author="PR Preview" w:date="2026-01-01T00:00:00Z">
        <w:r>
          <w:delText xml:space="preserve"> </w:delText>
        </w:r>
      </w:del>
      <w:del w:id="990" w:author="PR Preview" w:date="2026-01-01T00:00:00Z">
        <w:r>
          <w:delText xml:space="preserve">of the resulting change in the minimum value divided by the change in</w:delText>
        </w:r>
      </w:del>
      <w:del w:id="991" w:author="PR Preview" w:date="2026-01-01T00:00:00Z">
        <w:r>
          <w:delText xml:space="preserve"> </w:delText>
        </w:r>
      </w:del>
      <m:oMath>
        <m:sSub>
          <m:e>
            <m:r>
              <m:t>b</m:t>
            </m:r>
          </m:e>
          <m:sub>
            <m:r>
              <m:t>i</m:t>
            </m:r>
          </m:sub>
        </m:sSub>
      </m:oMath>
      <w:del w:id="992" w:author="PR Preview" w:date="2026-01-01T00:00:00Z">
        <w:r>
          <w:delText xml:space="preserve">.</w:delText>
        </w:r>
      </w:del>
    </w:p>
    <w:p>
      <w:pPr>
        <w:pStyle w:val="BodyText"/>
      </w:pPr>
      <w:del w:id="993" w:author="PR Preview" w:date="2026-01-01T00:00:00Z">
        <w:r>
          <w:rPr>
            <w:b/>
            <w:bCs/>
          </w:rPr>
          <w:delText xml:space="preserve">Example 33 (The sensitivity of a one-point problem)</w:delText>
        </w:r>
      </w:del>
      <w:del w:id="994" w:author="PR Preview" w:date="2026-01-01T00:00:00Z">
        <w:r>
          <w:delText xml:space="preserve"> </w:delText>
        </w:r>
      </w:del>
      <w:del w:id="995" w:author="PR Preview" w:date="2026-01-01T00:00:00Z">
        <w:r>
          <w:delText xml:space="preserve">Minimize</w:delText>
        </w:r>
      </w:del>
      <w:del w:id="996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</m:oMath>
      <w:del w:id="997" w:author="PR Preview" w:date="2026-01-01T00:00:00Z">
        <w:r>
          <w:delText xml:space="preserve"> </w:delText>
        </w:r>
      </w:del>
      <w:del w:id="998" w:author="PR Preview" w:date="2026-01-01T00:00:00Z">
        <w:r>
          <w:delText xml:space="preserve">subject to</w:delText>
        </w:r>
      </w:del>
      <w:del w:id="999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b</m:t>
        </m:r>
      </m:oMath>
      <w:del w:id="1000" w:author="PR Preview" w:date="2026-01-01T00:00:00Z">
        <w:r>
          <w:delText xml:space="preserve">, for a number</w:delText>
        </w:r>
      </w:del>
      <w:del w:id="1001" w:author="PR Preview" w:date="2026-01-01T00:00:00Z">
        <w:r>
          <w:delText xml:space="preserve"> </w:delText>
        </w:r>
      </w:del>
      <m:oMath>
        <m:r>
          <m:t>b</m:t>
        </m:r>
      </m:oMath>
      <w:del w:id="1002" w:author="PR Preview" w:date="2026-01-01T00:00:00Z">
        <w:r>
          <w:delText xml:space="preserve">.</w:delText>
        </w:r>
      </w:del>
      <w:del w:id="1003" w:author="PR Preview" w:date="2026-01-01T00:00:00Z">
        <w:r>
          <w:delText xml:space="preserve"> </w:delText>
        </w:r>
      </w:del>
      <w:del w:id="1004" w:author="PR Preview" w:date="2026-01-01T00:00:00Z">
        <w:r>
          <w:delText xml:space="preserve">The feasible set (</w:delText>
        </w:r>
      </w:del>
      <w:hyperlink w:anchor="def-feasible-set">
        <w:del w:id="1005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1006" w:author="PR Preview" w:date="2026-01-01T00:00:00Z">
        <w:r>
          <w:delText xml:space="preserve">) is</w:delText>
        </w:r>
      </w:del>
      <w:del w:id="100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del w:id="1008" w:author="PR Preview" w:date="2026-01-01T00:00:00Z">
        <w:r>
          <w:delText xml:space="preserve">, so the minimum value is</w:delText>
        </w:r>
      </w:del>
      <w:del w:id="1009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del w:id="1010" w:author="PR Preview" w:date="2026-01-01T00:00:00Z">
        <w:r>
          <w:delText xml:space="preserve">,</w:delText>
        </w:r>
      </w:del>
      <w:del w:id="1011" w:author="PR Preview" w:date="2026-01-01T00:00:00Z">
        <w:r>
          <w:delText xml:space="preserve"> </w:delText>
        </w:r>
      </w:del>
      <w:del w:id="1012" w:author="PR Preview" w:date="2026-01-01T00:00:00Z">
        <w:r>
          <w:delText xml:space="preserve">and its sensitivity to</w:delText>
        </w:r>
      </w:del>
      <w:del w:id="1013" w:author="PR Preview" w:date="2026-01-01T00:00:00Z">
        <w:r>
          <w:delText xml:space="preserve"> </w:delText>
        </w:r>
      </w:del>
      <m:oMath>
        <m:r>
          <m:t>b</m:t>
        </m:r>
      </m:oMath>
      <w:del w:id="1014" w:author="PR Preview" w:date="2026-01-01T00:00:00Z">
        <w:r>
          <w:delText xml:space="preserve"> </w:delText>
        </w:r>
      </w:del>
      <w:del w:id="1015" w:author="PR Preview" w:date="2026-01-01T00:00:00Z">
        <w:r>
          <w:delText xml:space="preserve">is</w:delText>
        </w:r>
      </w:del>
      <w:del w:id="1016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del w:id="1017" w:author="PR Preview" w:date="2026-01-01T00:00:00Z">
        <w:r>
          <w:delText xml:space="preserve">.</w:delText>
        </w:r>
      </w:del>
      <w:del w:id="1018" w:author="PR Preview" w:date="2026-01-01T00:00:00Z">
        <w:r>
          <w:delText xml:space="preserve"> </w:delText>
        </w:r>
      </w:del>
      <w:del w:id="1019" w:author="PR Preview" w:date="2026-01-01T00:00:00Z">
        <w:r>
          <w:delText xml:space="preserve">At</w:delText>
        </w:r>
      </w:del>
      <w:del w:id="1020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3</m:t>
        </m:r>
      </m:oMath>
      <w:del w:id="1021" w:author="PR Preview" w:date="2026-01-01T00:00:00Z">
        <w:r>
          <w:delText xml:space="preserve"> </w:delText>
        </w:r>
      </w:del>
      <w:del w:id="1022" w:author="PR Preview" w:date="2026-01-01T00:00:00Z">
        <w:r>
          <w:delText xml:space="preserve">the sensitivity is</w:delText>
        </w:r>
      </w:del>
      <w:del w:id="1023" w:author="PR Preview" w:date="2026-01-01T00:00:00Z">
        <w:r>
          <w:delText xml:space="preserve"> </w:delText>
        </w:r>
      </w:del>
      <m:oMath>
        <m:r>
          <m:t>6</m:t>
        </m:r>
      </m:oMath>
      <w:del w:id="1024" w:author="PR Preview" w:date="2026-01-01T00:00:00Z">
        <w:r>
          <w:delText xml:space="preserve">:</w:delText>
        </w:r>
      </w:del>
      <w:del w:id="1025" w:author="PR Preview" w:date="2026-01-01T00:00:00Z">
        <w:r>
          <w:delText xml:space="preserve"> </w:delText>
        </w:r>
      </w:del>
      <w:del w:id="1026" w:author="PR Preview" w:date="2026-01-01T00:00:00Z">
        <w:r>
          <w:delText xml:space="preserve">moving</w:delText>
        </w:r>
      </w:del>
      <w:del w:id="1027" w:author="PR Preview" w:date="2026-01-01T00:00:00Z">
        <w:r>
          <w:delText xml:space="preserve"> </w:delText>
        </w:r>
      </w:del>
      <m:oMath>
        <m:r>
          <m:t>b</m:t>
        </m:r>
      </m:oMath>
      <w:del w:id="1028" w:author="PR Preview" w:date="2026-01-01T00:00:00Z">
        <w:r>
          <w:delText xml:space="preserve"> </w:delText>
        </w:r>
      </w:del>
      <w:del w:id="1029" w:author="PR Preview" w:date="2026-01-01T00:00:00Z">
        <w:r>
          <w:delText xml:space="preserve">from</w:delText>
        </w:r>
      </w:del>
      <w:del w:id="1030" w:author="PR Preview" w:date="2026-01-01T00:00:00Z">
        <w:r>
          <w:delText xml:space="preserve"> </w:delText>
        </w:r>
      </w:del>
      <m:oMath>
        <m:r>
          <m:t>3</m:t>
        </m:r>
      </m:oMath>
      <w:del w:id="1031" w:author="PR Preview" w:date="2026-01-01T00:00:00Z">
        <w:r>
          <w:delText xml:space="preserve"> </w:delText>
        </w:r>
      </w:del>
      <w:del w:id="1032" w:author="PR Preview" w:date="2026-01-01T00:00:00Z">
        <w:r>
          <w:delText xml:space="preserve">to</w:delText>
        </w:r>
      </w:del>
      <w:del w:id="1033" w:author="PR Preview" w:date="2026-01-01T00:00:00Z">
        <w:r>
          <w:delText xml:space="preserve"> </w:delText>
        </w:r>
      </w:del>
      <m:oMath>
        <m:r>
          <m:t>3.1</m:t>
        </m:r>
      </m:oMath>
      <w:del w:id="1034" w:author="PR Preview" w:date="2026-01-01T00:00:00Z">
        <w:r>
          <w:delText xml:space="preserve"> </w:delText>
        </w:r>
      </w:del>
      <w:del w:id="1035" w:author="PR Preview" w:date="2026-01-01T00:00:00Z">
        <w:r>
          <w:delText xml:space="preserve">raises the minimum value from</w:delText>
        </w:r>
      </w:del>
      <w:del w:id="1036" w:author="PR Preview" w:date="2026-01-01T00:00:00Z">
        <w:r>
          <w:delText xml:space="preserve"> </w:delText>
        </w:r>
      </w:del>
      <m:oMath>
        <m:r>
          <m:t>9</m:t>
        </m:r>
      </m:oMath>
      <w:del w:id="1037" w:author="PR Preview" w:date="2026-01-01T00:00:00Z">
        <w:r>
          <w:delText xml:space="preserve"> </w:delText>
        </w:r>
      </w:del>
      <w:del w:id="1038" w:author="PR Preview" w:date="2026-01-01T00:00:00Z">
        <w:r>
          <w:delText xml:space="preserve">to</w:delText>
        </w:r>
      </w:del>
      <w:del w:id="1039" w:author="PR Preview" w:date="2026-01-01T00:00:00Z">
        <w:r>
          <w:delText xml:space="preserve"> </w:delText>
        </w:r>
      </w:del>
      <m:oMath>
        <m:r>
          <m:t>9.61</m:t>
        </m:r>
      </m:oMath>
      <w:del w:id="1040" w:author="PR Preview" w:date="2026-01-01T00:00:00Z">
        <w:r>
          <w:delText xml:space="preserve">,</w:delText>
        </w:r>
      </w:del>
      <w:del w:id="1041" w:author="PR Preview" w:date="2026-01-01T00:00:00Z">
        <w:r>
          <w:delText xml:space="preserve"> </w:delText>
        </w:r>
      </w:del>
      <w:del w:id="1042" w:author="PR Preview" w:date="2026-01-01T00:00:00Z">
        <w:r>
          <w:delText xml:space="preserve">an increase of</w:delText>
        </w:r>
      </w:del>
      <w:del w:id="1043" w:author="PR Preview" w:date="2026-01-01T00:00:00Z">
        <w:r>
          <w:delText xml:space="preserve"> </w:delText>
        </w:r>
      </w:del>
      <m:oMath>
        <m:r>
          <m:t>0.61</m:t>
        </m:r>
      </m:oMath>
      <w:del w:id="1044" w:author="PR Preview" w:date="2026-01-01T00:00:00Z">
        <w:r>
          <w:delText xml:space="preserve">, close to</w:delText>
        </w:r>
      </w:del>
      <w:del w:id="1045" w:author="PR Preview" w:date="2026-01-01T00:00:00Z">
        <w:r>
          <w:delText xml:space="preserve"> </w:delText>
        </w:r>
      </w:del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del w:id="1046" w:author="PR Preview" w:date="2026-01-01T00:00:00Z">
        <w:r>
          <w:delText xml:space="preserve">.</w:delText>
        </w:r>
      </w:del>
    </w:p>
    <w:p>
      <w:pPr>
        <w:pStyle w:val="BodyText"/>
      </w:pPr>
      <w:del w:id="1047" w:author="PR Preview" w:date="2026-01-01T00:00:00Z">
        <w:r>
          <w:rPr>
            <w:b/>
            <w:bCs/>
          </w:rPr>
          <w:delText xml:space="preserve">Corollary 2 (The multiplier is the sensitivity of the minimum value)</w:delText>
        </w:r>
      </w:del>
      <w:del w:id="1048" w:author="PR Preview" w:date="2026-01-01T00:00:00Z">
        <w:r>
          <w:delText xml:space="preserve"> </w:delText>
        </w:r>
      </w:del>
      <w:del w:id="1049" w:author="PR Preview" w:date="2026-01-01T00:00:00Z">
        <w:r>
          <w:delText xml:space="preserve">In</w:delText>
        </w:r>
      </w:del>
      <w:del w:id="1050" w:author="PR Preview" w:date="2026-01-01T00:00:00Z">
        <w:r>
          <w:delText xml:space="preserve"> </w:delText>
        </w:r>
      </w:del>
      <w:hyperlink w:anchor="thm-qp-equality">
        <w:del w:id="1051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1052" w:author="PR Preview" w:date="2026-01-01T00:00:00Z">
        <w:r>
          <w:delText xml:space="preserve">, write the minimum value as a function of</w:delText>
        </w:r>
      </w:del>
      <w:del w:id="1053" w:author="PR Preview" w:date="2026-01-01T00:00:00Z">
        <w:r>
          <w:delText xml:space="preserve"> </w:delText>
        </w:r>
      </w:del>
      <w:del w:id="1054" w:author="PR Preview" w:date="2026-01-01T00:00:00Z">
        <w:r>
          <w:delText xml:space="preserve">$\mathord{\smash[b]{\underset{\raise.3ex\hbox{$\scriptstyle\sim$}}{b}}\vphantom{b}}$</w:delText>
        </w:r>
      </w:del>
      <w:del w:id="1055" w:author="PR Preview" w:date="2026-01-01T00:00:00Z">
        <w:r>
          <w:delText xml:space="preserve">,</w:delText>
        </w:r>
      </w:del>
      <w:del w:id="1056" w:author="PR Preview" w:date="2026-01-01T00:00:00Z">
        <w:r>
          <w:delText xml:space="preserve"> </w:delText>
        </w:r>
      </w:del>
      <w:del w:id="1057" w:author="PR Preview" w:date="2026-01-01T00:00:00Z">
        <w:r>
          <w:delTex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delText>
        </w:r>
      </w:del>
      <w:del w:id="1058" w:author="PR Preview" w:date="2026-01-01T00:00:00Z">
        <w:r>
          <w:delText xml:space="preserve">.</w:delText>
        </w:r>
      </w:del>
      <w:del w:id="1059" w:author="PR Preview" w:date="2026-01-01T00:00:00Z">
        <w:r>
          <w:delText xml:space="preserve"> </w:delText>
        </w:r>
      </w:del>
      <w:del w:id="1060" w:author="PR Preview" w:date="2026-01-01T00:00:00Z">
        <w:r>
          <w:delText xml:space="preserve">Its sensitivity to</w:delText>
        </w:r>
      </w:del>
      <w:del w:id="1061" w:author="PR Preview" w:date="2026-01-01T00:00:00Z">
        <w:r>
          <w:delText xml:space="preserve"> </w:delText>
        </w:r>
      </w:del>
      <w:del w:id="1062" w:author="PR Preview" w:date="2026-01-01T00:00:00Z">
        <w:r>
          <w:delText xml:space="preserve">$\mathord{\smash[b]{\underset{\raise.3ex\hbox{$\scriptstyle\sim$}}{b}}\vphantom{b}}$</w:delText>
        </w:r>
      </w:del>
      <w:del w:id="1063" w:author="PR Preview" w:date="2026-01-01T00:00:00Z">
        <w:r>
          <w:delText xml:space="preserve"> </w:delText>
        </w:r>
      </w:del>
      <w:del w:id="1064" w:author="PR Preview" w:date="2026-01-01T00:00:00Z">
        <w:r>
          <w:delText xml:space="preserve">(</w:delText>
        </w:r>
      </w:del>
      <w:hyperlink w:anchor="def-sensitivity">
        <w:del w:id="1065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1066" w:author="PR Preview" w:date="2026-01-01T00:00:00Z">
        <w:r>
          <w:delText xml:space="preserve">) is</w:delText>
        </w:r>
      </w:del>
    </w:p>
    <w:p>
      <w:pPr>
        <w:pStyle w:val="FirstParagraph"/>
      </w:pPr>
      <w:ins w:id="1067" w:author="PR Preview" w:date="2026-01-01T00:00:00Z">
        <w:r>
          <w:rPr>
            <w:b/>
            <w:bCs/>
          </w:rPr>
          <w:t xml:space="preserve">Definition 19 (Sensitivity)</w:t>
        </w:r>
      </w:ins>
      <w:ins w:id="1068" w:author="PR Preview" w:date="2026-01-01T00:00:00Z">
        <w:r>
          <w:t xml:space="preserve"> </w:t>
        </w:r>
      </w:ins>
      <w:ins w:id="1069" w:author="PR Preview" w:date="2026-01-01T00:00:00Z">
        <w:r>
          <w:t xml:space="preserve">Suppose a minimization problem (</w:t>
        </w:r>
      </w:ins>
      <w:hyperlink w:anchor="def-minimization-problem">
        <w:ins w:id="1070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1071" w:author="PR Preview" w:date="2026-01-01T00:00:00Z">
        <w:r>
          <w:t xml:space="preserve">)</w:t>
        </w:r>
      </w:ins>
      <w:ins w:id="1072" w:author="PR Preview" w:date="2026-01-01T00:00:00Z">
        <w:r>
          <w:t xml:space="preserve"> </w:t>
        </w:r>
      </w:ins>
      <w:ins w:id="1073" w:author="PR Preview" w:date="2026-01-01T00:00:00Z">
        <w:r>
          <w:t xml:space="preserve">depends on a vector</w:t>
        </w:r>
      </w:ins>
      <w:ins w:id="1074" w:author="PR Preview" w:date="2026-01-01T00:00:00Z">
        <w:r>
          <w:t xml:space="preserve"> </w:t>
        </w:r>
      </w:ins>
      <w:ins w:id="1075" w:author="PR Preview" w:date="2026-01-01T00:00:00Z">
        <w:r>
          <w:t xml:space="preserve">$\mathord{\smash[b]{\underset{\raise.3ex\hbox{$\scriptstyle\sim$}}{b}}\vphantom{b}} \in \mathbb{R}^m$</w:t>
        </w:r>
      </w:ins>
      <w:ins w:id="1076" w:author="PR Preview" w:date="2026-01-01T00:00:00Z">
        <w:r>
          <w:t xml:space="preserve">,</w:t>
        </w:r>
      </w:ins>
      <w:ins w:id="1077" w:author="PR Preview" w:date="2026-01-01T00:00:00Z">
        <w:r>
          <w:t xml:space="preserve"> </w:t>
        </w:r>
      </w:ins>
      <w:ins w:id="1078" w:author="PR Preview" w:date="2026-01-01T00:00:00Z">
        <w:r>
          <w:t xml:space="preserve">and let</w:t>
        </w:r>
      </w:ins>
      <w:ins w:id="1079" w:author="PR Preview" w:date="2026-01-01T00:00:00Z">
        <w:r>
          <w:t xml:space="preserve"> </w:t>
        </w:r>
      </w:ins>
      <w:ins w:id="1080" w:author="PR Preview" w:date="2026-01-01T00:00:00Z">
        <w:r>
          <w:t xml:space="preserve">$f^*(\mathord{\smash[b]{\underset{\raise.3ex\hbox{$\scriptstyle\sim$}}{b}}\vphantom{b}})$</w:t>
        </w:r>
      </w:ins>
      <w:ins w:id="1081" w:author="PR Preview" w:date="2026-01-01T00:00:00Z">
        <w:r>
          <w:t xml:space="preserve"> </w:t>
        </w:r>
      </w:ins>
      <w:ins w:id="1082" w:author="PR Preview" w:date="2026-01-01T00:00:00Z">
        <w:r>
          <w:t xml:space="preserve">be its minimum value, as a function of</w:t>
        </w:r>
      </w:ins>
      <w:ins w:id="1083" w:author="PR Preview" w:date="2026-01-01T00:00:00Z">
        <w:r>
          <w:t xml:space="preserve"> </w:t>
        </w:r>
      </w:ins>
      <w:ins w:id="1084" w:author="PR Preview" w:date="2026-01-01T00:00:00Z">
        <w:r>
          <w:t xml:space="preserve">$\mathord{\smash[b]{\underset{\raise.3ex\hbox{$\scriptstyle\sim$}}{b}}\vphantom{b}}$</w:t>
        </w:r>
      </w:ins>
      <w:ins w:id="1085" w:author="PR Preview" w:date="2026-01-01T00:00:00Z">
        <w:r>
          <w:t xml:space="preserve">.</w:t>
        </w:r>
      </w:ins>
      <w:ins w:id="1086" w:author="PR Preview" w:date="2026-01-01T00:00:00Z">
        <w:r>
          <w:t xml:space="preserve"> </w:t>
        </w:r>
      </w:ins>
      <w:ins w:id="1087" w:author="PR Preview" w:date="2026-01-01T00:00:00Z">
        <w:r>
          <w:t xml:space="preserve">When the gradient</w:t>
        </w:r>
      </w:ins>
      <w:ins w:id="1088" w:author="PR Preview" w:date="2026-01-01T00:00:00Z">
        <w:r>
          <w:t xml:space="preserve"> </w:t>
        </w:r>
      </w:ins>
      <w:ins w:id="1089" w:author="PR Preview" w:date="2026-01-01T00:00:00Z">
        <w:r>
          <w:t xml:space="preserve">$\frac{\partial}{\partial \mathord{\smash[b]{\underset{\raise.3ex\hbox{$\scriptstyle\sim$}}{b}}\vphantom{b}}} f^*(\mathord{\smash[b]{\underset{\raise.3ex\hbox{$\scriptstyle\sim$}}{b}}\vphantom{b}})$</w:t>
        </w:r>
      </w:ins>
      <w:ins w:id="1090" w:author="PR Preview" w:date="2026-01-01T00:00:00Z">
        <w:r>
          <w:t xml:space="preserve"> </w:t>
        </w:r>
      </w:ins>
      <w:ins w:id="1091" w:author="PR Preview" w:date="2026-01-01T00:00:00Z">
        <w:r>
          <w:t xml:space="preserve">exists (</w:t>
        </w:r>
      </w:ins>
      <w:hyperlink r:id="rId17">
        <w:ins w:id="1092" w:author="PR Preview" w:date="2026-01-01T00:00:00Z">
          <w:r>
            <w:rPr>
              <w:rStyle w:val="Hyperlink"/>
            </w:rPr>
            <w:t xml:space="preserve">gradient</w:t>
          </w:r>
        </w:ins>
      </w:hyperlink>
      <w:ins w:id="1093" w:author="PR Preview" w:date="2026-01-01T00:00:00Z">
        <w:r>
          <w:t xml:space="preserve">),</w:t>
        </w:r>
      </w:ins>
      <w:ins w:id="1094" w:author="PR Preview" w:date="2026-01-01T00:00:00Z">
        <w:r>
          <w:t xml:space="preserve"> </w:t>
        </w:r>
      </w:ins>
      <w:ins w:id="1095" w:author="PR Preview" w:date="2026-01-01T00:00:00Z">
        <w:r>
          <w:t xml:space="preserve">it is the</w:t>
        </w:r>
      </w:ins>
      <w:ins w:id="1096" w:author="PR Preview" w:date="2026-01-01T00:00:00Z">
        <w:r>
          <w:t xml:space="preserve"> </w:t>
        </w:r>
      </w:ins>
      <w:ins w:id="1097" w:author="PR Preview" w:date="2026-01-01T00:00:00Z">
        <w:r>
          <w:rPr>
            <w:b/>
            <w:bCs/>
          </w:rPr>
          <w:t xml:space="preserve">sensitivity</w:t>
        </w:r>
      </w:ins>
      <w:ins w:id="1098" w:author="PR Preview" w:date="2026-01-01T00:00:00Z">
        <w:r>
          <w:t xml:space="preserve"> </w:t>
        </w:r>
      </w:ins>
      <w:ins w:id="1099" w:author="PR Preview" w:date="2026-01-01T00:00:00Z">
        <w:r>
          <w:t xml:space="preserve">of the minimum value to</w:t>
        </w:r>
      </w:ins>
      <w:ins w:id="1100" w:author="PR Preview" w:date="2026-01-01T00:00:00Z">
        <w:r>
          <w:t xml:space="preserve"> </w:t>
        </w:r>
      </w:ins>
      <w:ins w:id="1101" w:author="PR Preview" w:date="2026-01-01T00:00:00Z">
        <w:r>
          <w:t xml:space="preserve">$\mathord{\smash[b]{\underset{\raise.3ex\hbox{$\scriptstyle\sim$}}{b}}\vphantom{b}}$</w:t>
        </w:r>
      </w:ins>
      <w:ins w:id="1102" w:author="PR Preview" w:date="2026-01-01T00:00:00Z">
        <w:r>
          <w:t xml:space="preserve">:</w:t>
        </w:r>
      </w:ins>
      <w:ins w:id="1103" w:author="PR Preview" w:date="2026-01-01T00:00:00Z">
        <w:r>
          <w:t xml:space="preserve"> </w:t>
        </w:r>
      </w:ins>
      <w:ins w:id="1104" w:author="PR Preview" w:date="2026-01-01T00:00:00Z">
        <w:r>
          <w:t xml:space="preserve">by</w:t>
        </w:r>
      </w:ins>
      <w:ins w:id="1105" w:author="PR Preview" w:date="2026-01-01T00:00:00Z">
        <w:r>
          <w:t xml:space="preserve"> </w:t>
        </w:r>
      </w:ins>
      <w:hyperlink r:id="rId138">
        <w:ins w:id="1106" w:author="PR Preview" w:date="2026-01-01T00:00:00Z">
          <w:r>
            <w:rPr>
              <w:rStyle w:val="Hyperlink"/>
            </w:rPr>
            <w:t xml:space="preserve">partial derivative</w:t>
          </w:r>
        </w:ins>
      </w:hyperlink>
      <w:ins w:id="1107" w:author="PR Preview" w:date="2026-01-01T00:00:00Z">
        <w:r>
          <w:t xml:space="preserve">, its entry</w:t>
        </w:r>
      </w:ins>
      <w:ins w:id="1108" w:author="PR Preview" w:date="2026-01-01T00:00:00Z">
        <w:r>
          <w:t xml:space="preserve"> </w:t>
        </w:r>
      </w:ins>
      <m:oMath>
        <m:r>
          <m:t>i</m:t>
        </m:r>
      </m:oMath>
      <w:ins w:id="1109" w:author="PR Preview" w:date="2026-01-01T00:00:00Z">
        <w:r>
          <w:t xml:space="preserve"> </w:t>
        </w:r>
      </w:ins>
      <w:ins w:id="1110" w:author="PR Preview" w:date="2026-01-01T00:00:00Z">
        <w:r>
          <w:t xml:space="preserve">is the limit,</w:t>
        </w:r>
      </w:ins>
      <w:ins w:id="1111" w:author="PR Preview" w:date="2026-01-01T00:00:00Z">
        <w:r>
          <w:t xml:space="preserve"> </w:t>
        </w:r>
      </w:ins>
      <w:ins w:id="1112" w:author="PR Preview" w:date="2026-01-01T00:00:00Z">
        <w:r>
          <w:t xml:space="preserve">as a change in</w:t>
        </w:r>
      </w:ins>
      <w:ins w:id="1113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i</m:t>
            </m:r>
          </m:sub>
        </m:sSub>
      </m:oMath>
      <w:ins w:id="1114" w:author="PR Preview" w:date="2026-01-01T00:00:00Z">
        <w:r>
          <w:t xml:space="preserve"> </w:t>
        </w:r>
      </w:ins>
      <w:ins w:id="1115" w:author="PR Preview" w:date="2026-01-01T00:00:00Z">
        <w:r>
          <w:t xml:space="preserve">alone shrinks to</w:t>
        </w:r>
      </w:ins>
      <w:ins w:id="1116" w:author="PR Preview" w:date="2026-01-01T00:00:00Z">
        <w:r>
          <w:t xml:space="preserve"> </w:t>
        </w:r>
      </w:ins>
      <m:oMath>
        <m:r>
          <m:t>0</m:t>
        </m:r>
      </m:oMath>
      <w:ins w:id="1117" w:author="PR Preview" w:date="2026-01-01T00:00:00Z">
        <w:r>
          <w:t xml:space="preserve">,</w:t>
        </w:r>
      </w:ins>
      <w:ins w:id="1118" w:author="PR Preview" w:date="2026-01-01T00:00:00Z">
        <w:r>
          <w:t xml:space="preserve"> </w:t>
        </w:r>
      </w:ins>
      <w:ins w:id="1119" w:author="PR Preview" w:date="2026-01-01T00:00:00Z">
        <w:r>
          <w:t xml:space="preserve">of the resulting change in the minimum value divided by the change in</w:t>
        </w:r>
      </w:ins>
      <w:ins w:id="1120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i</m:t>
            </m:r>
          </m:sub>
        </m:sSub>
      </m:oMath>
      <w:ins w:id="1121" w:author="PR Preview" w:date="2026-01-01T00:00:00Z">
        <w:r>
          <w:t xml:space="preserve">.</w:t>
        </w:r>
      </w:ins>
    </w:p>
    <w:bookmarkEnd w:id="139"/>
    <w:bookmarkStart w:id="140" w:name="exm-sensitivity"/>
    <w:p>
      <w:pPr>
        <w:pStyle w:val="BodyText"/>
      </w:pPr>
      <w:ins w:id="1122" w:author="PR Preview" w:date="2026-01-01T00:00:00Z">
        <w:r>
          <w:rPr>
            <w:b/>
            <w:bCs/>
          </w:rPr>
          <w:t xml:space="preserve">Example 32 (The sensitivity of a one-point problem)</w:t>
        </w:r>
      </w:ins>
      <w:ins w:id="1123" w:author="PR Preview" w:date="2026-01-01T00:00:00Z">
        <w:r>
          <w:t xml:space="preserve"> </w:t>
        </w:r>
      </w:ins>
      <w:ins w:id="1124" w:author="PR Preview" w:date="2026-01-01T00:00:00Z">
        <w:r>
          <w:t xml:space="preserve">Minimize</w:t>
        </w:r>
      </w:ins>
      <w:ins w:id="1125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1126" w:author="PR Preview" w:date="2026-01-01T00:00:00Z">
        <w:r>
          <w:t xml:space="preserve"> </w:t>
        </w:r>
      </w:ins>
      <w:ins w:id="1127" w:author="PR Preview" w:date="2026-01-01T00:00:00Z">
        <w:r>
          <w:t xml:space="preserve">subject to</w:t>
        </w:r>
      </w:ins>
      <w:ins w:id="112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b</m:t>
        </m:r>
      </m:oMath>
      <w:ins w:id="1129" w:author="PR Preview" w:date="2026-01-01T00:00:00Z">
        <w:r>
          <w:t xml:space="preserve">, for a number</w:t>
        </w:r>
      </w:ins>
      <w:ins w:id="1130" w:author="PR Preview" w:date="2026-01-01T00:00:00Z">
        <w:r>
          <w:t xml:space="preserve"> </w:t>
        </w:r>
      </w:ins>
      <m:oMath>
        <m:r>
          <m:t>b</m:t>
        </m:r>
      </m:oMath>
      <w:ins w:id="1131" w:author="PR Preview" w:date="2026-01-01T00:00:00Z">
        <w:r>
          <w:t xml:space="preserve">.</w:t>
        </w:r>
      </w:ins>
      <w:ins w:id="1132" w:author="PR Preview" w:date="2026-01-01T00:00:00Z">
        <w:r>
          <w:t xml:space="preserve"> </w:t>
        </w:r>
      </w:ins>
      <w:ins w:id="1133" w:author="PR Preview" w:date="2026-01-01T00:00:00Z">
        <w:r>
          <w:t xml:space="preserve">The feasible set (</w:t>
        </w:r>
      </w:ins>
      <w:hyperlink w:anchor="def-feasible-set">
        <w:ins w:id="1134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1135" w:author="PR Preview" w:date="2026-01-01T00:00:00Z">
        <w:r>
          <w:t xml:space="preserve">) is</w:t>
        </w:r>
      </w:ins>
      <w:ins w:id="1136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ins w:id="1137" w:author="PR Preview" w:date="2026-01-01T00:00:00Z">
        <w:r>
          <w:t xml:space="preserve">, so the minimum value is</w:t>
        </w:r>
      </w:ins>
      <w:ins w:id="1138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ins w:id="1139" w:author="PR Preview" w:date="2026-01-01T00:00:00Z">
        <w:r>
          <w:t xml:space="preserve">,</w:t>
        </w:r>
      </w:ins>
      <w:ins w:id="1140" w:author="PR Preview" w:date="2026-01-01T00:00:00Z">
        <w:r>
          <w:t xml:space="preserve"> </w:t>
        </w:r>
      </w:ins>
      <w:ins w:id="1141" w:author="PR Preview" w:date="2026-01-01T00:00:00Z">
        <w:r>
          <w:t xml:space="preserve">and its sensitivity to</w:t>
        </w:r>
      </w:ins>
      <w:ins w:id="1142" w:author="PR Preview" w:date="2026-01-01T00:00:00Z">
        <w:r>
          <w:t xml:space="preserve"> </w:t>
        </w:r>
      </w:ins>
      <m:oMath>
        <m:r>
          <m:t>b</m:t>
        </m:r>
      </m:oMath>
      <w:ins w:id="1143" w:author="PR Preview" w:date="2026-01-01T00:00:00Z">
        <w:r>
          <w:t xml:space="preserve"> </w:t>
        </w:r>
      </w:ins>
      <w:ins w:id="1144" w:author="PR Preview" w:date="2026-01-01T00:00:00Z">
        <w:r>
          <w:t xml:space="preserve">is</w:t>
        </w:r>
      </w:ins>
      <w:ins w:id="1145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ins w:id="1146" w:author="PR Preview" w:date="2026-01-01T00:00:00Z">
        <w:r>
          <w:t xml:space="preserve">.</w:t>
        </w:r>
      </w:ins>
      <w:ins w:id="1147" w:author="PR Preview" w:date="2026-01-01T00:00:00Z">
        <w:r>
          <w:t xml:space="preserve"> </w:t>
        </w:r>
      </w:ins>
      <w:ins w:id="1148" w:author="PR Preview" w:date="2026-01-01T00:00:00Z">
        <w:r>
          <w:t xml:space="preserve">At</w:t>
        </w:r>
      </w:ins>
      <w:ins w:id="114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3</m:t>
        </m:r>
      </m:oMath>
      <w:ins w:id="1150" w:author="PR Preview" w:date="2026-01-01T00:00:00Z">
        <w:r>
          <w:t xml:space="preserve"> </w:t>
        </w:r>
      </w:ins>
      <w:ins w:id="1151" w:author="PR Preview" w:date="2026-01-01T00:00:00Z">
        <w:r>
          <w:t xml:space="preserve">the sensitivity is</w:t>
        </w:r>
      </w:ins>
      <w:ins w:id="1152" w:author="PR Preview" w:date="2026-01-01T00:00:00Z">
        <w:r>
          <w:t xml:space="preserve"> </w:t>
        </w:r>
      </w:ins>
      <m:oMath>
        <m:r>
          <m:t>6</m:t>
        </m:r>
      </m:oMath>
      <w:ins w:id="1153" w:author="PR Preview" w:date="2026-01-01T00:00:00Z">
        <w:r>
          <w:t xml:space="preserve">:</w:t>
        </w:r>
      </w:ins>
      <w:ins w:id="1154" w:author="PR Preview" w:date="2026-01-01T00:00:00Z">
        <w:r>
          <w:t xml:space="preserve"> </w:t>
        </w:r>
      </w:ins>
      <w:ins w:id="1155" w:author="PR Preview" w:date="2026-01-01T00:00:00Z">
        <w:r>
          <w:t xml:space="preserve">moving</w:t>
        </w:r>
      </w:ins>
      <w:ins w:id="1156" w:author="PR Preview" w:date="2026-01-01T00:00:00Z">
        <w:r>
          <w:t xml:space="preserve"> </w:t>
        </w:r>
      </w:ins>
      <m:oMath>
        <m:r>
          <m:t>b</m:t>
        </m:r>
      </m:oMath>
      <w:ins w:id="1157" w:author="PR Preview" w:date="2026-01-01T00:00:00Z">
        <w:r>
          <w:t xml:space="preserve"> </w:t>
        </w:r>
      </w:ins>
      <w:ins w:id="1158" w:author="PR Preview" w:date="2026-01-01T00:00:00Z">
        <w:r>
          <w:t xml:space="preserve">from</w:t>
        </w:r>
      </w:ins>
      <w:ins w:id="1159" w:author="PR Preview" w:date="2026-01-01T00:00:00Z">
        <w:r>
          <w:t xml:space="preserve"> </w:t>
        </w:r>
      </w:ins>
      <m:oMath>
        <m:r>
          <m:t>3</m:t>
        </m:r>
      </m:oMath>
      <w:ins w:id="1160" w:author="PR Preview" w:date="2026-01-01T00:00:00Z">
        <w:r>
          <w:t xml:space="preserve"> </w:t>
        </w:r>
      </w:ins>
      <w:ins w:id="1161" w:author="PR Preview" w:date="2026-01-01T00:00:00Z">
        <w:r>
          <w:t xml:space="preserve">to</w:t>
        </w:r>
      </w:ins>
      <w:ins w:id="1162" w:author="PR Preview" w:date="2026-01-01T00:00:00Z">
        <w:r>
          <w:t xml:space="preserve"> </w:t>
        </w:r>
      </w:ins>
      <m:oMath>
        <m:r>
          <m:t>3.1</m:t>
        </m:r>
      </m:oMath>
      <w:ins w:id="1163" w:author="PR Preview" w:date="2026-01-01T00:00:00Z">
        <w:r>
          <w:t xml:space="preserve"> </w:t>
        </w:r>
      </w:ins>
      <w:ins w:id="1164" w:author="PR Preview" w:date="2026-01-01T00:00:00Z">
        <w:r>
          <w:t xml:space="preserve">raises the minimum value from</w:t>
        </w:r>
      </w:ins>
      <w:ins w:id="1165" w:author="PR Preview" w:date="2026-01-01T00:00:00Z">
        <w:r>
          <w:t xml:space="preserve"> </w:t>
        </w:r>
      </w:ins>
      <m:oMath>
        <m:r>
          <m:t>9</m:t>
        </m:r>
      </m:oMath>
      <w:ins w:id="1166" w:author="PR Preview" w:date="2026-01-01T00:00:00Z">
        <w:r>
          <w:t xml:space="preserve"> </w:t>
        </w:r>
      </w:ins>
      <w:ins w:id="1167" w:author="PR Preview" w:date="2026-01-01T00:00:00Z">
        <w:r>
          <w:t xml:space="preserve">to</w:t>
        </w:r>
      </w:ins>
      <w:ins w:id="1168" w:author="PR Preview" w:date="2026-01-01T00:00:00Z">
        <w:r>
          <w:t xml:space="preserve"> </w:t>
        </w:r>
      </w:ins>
      <m:oMath>
        <m:r>
          <m:t>9.61</m:t>
        </m:r>
      </m:oMath>
      <w:ins w:id="1169" w:author="PR Preview" w:date="2026-01-01T00:00:00Z">
        <w:r>
          <w:t xml:space="preserve">,</w:t>
        </w:r>
      </w:ins>
      <w:ins w:id="1170" w:author="PR Preview" w:date="2026-01-01T00:00:00Z">
        <w:r>
          <w:t xml:space="preserve"> </w:t>
        </w:r>
      </w:ins>
      <w:ins w:id="1171" w:author="PR Preview" w:date="2026-01-01T00:00:00Z">
        <w:r>
          <w:t xml:space="preserve">an increase of</w:t>
        </w:r>
      </w:ins>
      <w:ins w:id="1172" w:author="PR Preview" w:date="2026-01-01T00:00:00Z">
        <w:r>
          <w:t xml:space="preserve"> </w:t>
        </w:r>
      </w:ins>
      <m:oMath>
        <m:r>
          <m:t>0.61</m:t>
        </m:r>
      </m:oMath>
      <w:ins w:id="1173" w:author="PR Preview" w:date="2026-01-01T00:00:00Z">
        <w:r>
          <w:t xml:space="preserve">, close to</w:t>
        </w:r>
      </w:ins>
      <w:ins w:id="1174" w:author="PR Preview" w:date="2026-01-01T00:00:00Z">
        <w:r>
          <w:t xml:space="preserve"> </w:t>
        </w:r>
      </w:ins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ins w:id="1175" w:author="PR Preview" w:date="2026-01-01T00:00:00Z">
        <w:r>
          <w:t xml:space="preserve">.</w:t>
        </w:r>
      </w:ins>
    </w:p>
    <w:bookmarkEnd w:id="140"/>
    <w:bookmarkStart w:id="141" w:name="cor-qp-sensitivity"/>
    <w:p>
      <w:pPr>
        <w:pStyle w:val="BodyText"/>
      </w:pPr>
      <w:ins w:id="1176" w:author="PR Preview" w:date="2026-01-01T00:00:00Z">
        <w:r>
          <w:rPr>
            <w:b/>
            <w:bCs/>
          </w:rPr>
          <w:t xml:space="preserve">Corollary 2 (The multiplier is the sensitivity of the minimum value)</w:t>
        </w:r>
      </w:ins>
      <w:ins w:id="1177" w:author="PR Preview" w:date="2026-01-01T00:00:00Z">
        <w:r>
          <w:t xml:space="preserve"> </w:t>
        </w:r>
      </w:ins>
      <w:ins w:id="1178" w:author="PR Preview" w:date="2026-01-01T00:00:00Z">
        <w:r>
          <w:t xml:space="preserve">In</w:t>
        </w:r>
      </w:ins>
      <w:ins w:id="1179" w:author="PR Preview" w:date="2026-01-01T00:00:00Z">
        <w:r>
          <w:t xml:space="preserve"> </w:t>
        </w:r>
      </w:ins>
      <w:hyperlink w:anchor="thm-qp-equality">
        <w:ins w:id="1180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1181" w:author="PR Preview" w:date="2026-01-01T00:00:00Z">
        <w:r>
          <w:t xml:space="preserve">, write the minimum value as a function of</w:t>
        </w:r>
      </w:ins>
      <w:ins w:id="1182" w:author="PR Preview" w:date="2026-01-01T00:00:00Z">
        <w:r>
          <w:t xml:space="preserve"> </w:t>
        </w:r>
      </w:ins>
      <w:ins w:id="1183" w:author="PR Preview" w:date="2026-01-01T00:00:00Z">
        <w:r>
          <w:t xml:space="preserve">$\mathord{\smash[b]{\underset{\raise.3ex\hbox{$\scriptstyle\sim$}}{b}}\vphantom{b}}$</w:t>
        </w:r>
      </w:ins>
      <w:ins w:id="1184" w:author="PR Preview" w:date="2026-01-01T00:00:00Z">
        <w:r>
          <w:t xml:space="preserve">,</w:t>
        </w:r>
      </w:ins>
      <w:ins w:id="1185" w:author="PR Preview" w:date="2026-01-01T00:00:00Z">
        <w:r>
          <w:t xml:space="preserve"> </w:t>
        </w:r>
      </w:ins>
      <w:ins w:id="1186" w:author="PR Preview" w:date="2026-01-01T00:00:00Z">
        <w:r>
  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  </w:r>
      </w:ins>
      <w:ins w:id="1187" w:author="PR Preview" w:date="2026-01-01T00:00:00Z">
        <w:r>
          <w:t xml:space="preserve">.</w:t>
        </w:r>
      </w:ins>
      <w:ins w:id="1188" w:author="PR Preview" w:date="2026-01-01T00:00:00Z">
        <w:r>
          <w:t xml:space="preserve"> </w:t>
        </w:r>
      </w:ins>
      <w:ins w:id="1189" w:author="PR Preview" w:date="2026-01-01T00:00:00Z">
        <w:r>
          <w:t xml:space="preserve">Its sensitivity to</w:t>
        </w:r>
      </w:ins>
      <w:ins w:id="1190" w:author="PR Preview" w:date="2026-01-01T00:00:00Z">
        <w:r>
          <w:t xml:space="preserve"> </w:t>
        </w:r>
      </w:ins>
      <w:ins w:id="1191" w:author="PR Preview" w:date="2026-01-01T00:00:00Z">
        <w:r>
          <w:t xml:space="preserve">$\mathord{\smash[b]{\underset{\raise.3ex\hbox{$\scriptstyle\sim$}}{b}}\vphantom{b}}$</w:t>
        </w:r>
      </w:ins>
      <w:ins w:id="1192" w:author="PR Preview" w:date="2026-01-01T00:00:00Z">
        <w:r>
          <w:t xml:space="preserve"> </w:t>
        </w:r>
      </w:ins>
      <w:ins w:id="1193" w:author="PR Preview" w:date="2026-01-01T00:00:00Z">
        <w:r>
          <w:t xml:space="preserve">(</w:t>
        </w:r>
      </w:ins>
      <w:hyperlink w:anchor="def-sensitivity">
        <w:ins w:id="1194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1195" w:author="PR Preview" w:date="2026-01-01T00:00:00Z">
        <w:r>
          <w:t xml:space="preserve">) is</w:t>
        </w:r>
      </w:ins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2" w:name="exm-qp-sensitivity"/>
    <w:p>
      <w:pPr>
        <w:pStyle w:val="FirstParagraph"/>
      </w:pPr>
      <w:del w:id="1196" w:author="PR Preview" w:date="2026-01-01T00:00:00Z">
        <w:r>
          <w:rPr>
            <w:b/>
            <w:bCs/>
          </w:rPr>
          <w:delText xml:space="preserve">Example 34 (Moving the line)</w:delText>
        </w:r>
      </w:del>
      <w:del w:id="1197" w:author="PR Preview" w:date="2026-01-01T00:00:00Z">
        <w:r>
          <w:delText xml:space="preserve"> </w:delText>
        </w:r>
      </w:del>
      <w:del w:id="1198" w:author="PR Preview" w:date="2026-01-01T00:00:00Z">
        <w:r>
          <w:delText xml:space="preserve">In</w:delText>
        </w:r>
      </w:del>
      <w:del w:id="1199" w:author="PR Preview" w:date="2026-01-01T00:00:00Z">
        <w:r>
          <w:delText xml:space="preserve"> </w:delText>
        </w:r>
      </w:del>
      <w:hyperlink w:anchor="exm-qp-equality">
        <w:del w:id="1200" w:author="PR Preview" w:date="2026-01-01T00:00:00Z">
          <w:r>
            <w:rPr>
              <w:rStyle w:val="Hyperlink"/>
            </w:rPr>
            <w:delText xml:space="preserve">Example 31</w:delText>
          </w:r>
        </w:del>
      </w:hyperlink>
      <w:del w:id="1201" w:author="PR Preview" w:date="2026-01-01T00:00:00Z">
        <w:r>
          <w:delText xml:space="preserve"> </w:delText>
        </w:r>
      </w:del>
      <w:del w:id="1202" w:author="PR Preview" w:date="2026-01-01T00:00:00Z">
        <w:r>
          <w:delText xml:space="preserve">with a general right side</w:delText>
        </w:r>
      </w:del>
      <w:del w:id="1203" w:author="PR Preview" w:date="2026-01-01T00:00:00Z">
        <w:r>
          <w:delText xml:space="preserve"> </w:delText>
        </w:r>
      </w:del>
      <m:oMath>
        <m:r>
          <m:t>b</m:t>
        </m:r>
      </m:oMath>
      <w:del w:id="1204" w:author="PR Preview" w:date="2026-01-01T00:00:00Z">
        <w:r>
          <w:delText xml:space="preserve"> </w:delText>
        </w:r>
      </w:del>
      <w:del w:id="1205" w:author="PR Preview" w:date="2026-01-01T00:00:00Z">
        <w:r>
          <w:delText xml:space="preserve">in place of</w:delText>
        </w:r>
      </w:del>
      <w:del w:id="1206" w:author="PR Preview" w:date="2026-01-01T00:00:00Z">
        <w:r>
          <w:delText xml:space="preserve"> </w:delText>
        </w:r>
      </w:del>
      <m:oMath>
        <m:r>
          <m:t>5</m:t>
        </m:r>
      </m:oMath>
      <w:del w:id="1207" w:author="PR Preview" w:date="2026-01-01T00:00:00Z">
        <w:r>
          <w:delText xml:space="preserve">,</w:delText>
        </w:r>
      </w:del>
      <w:del w:id="1208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del w:id="1209" w:author="PR Preview" w:date="2026-01-01T00:00:00Z">
        <w:r>
          <w:delText xml:space="preserve"> </w:delText>
        </w:r>
      </w:del>
      <w:del w:id="1210" w:author="PR Preview" w:date="2026-01-01T00:00:00Z">
        <w:r>
          <w:delText xml:space="preserve">and</w:delText>
        </w:r>
      </w:del>
    </w:p>
    <w:p>
      <w:pPr>
        <w:pStyle w:val="FirstParagraph"/>
      </w:pPr>
      <w:ins w:id="1211" w:author="PR Preview" w:date="2026-01-01T00:00:00Z">
        <w:r>
          <w:rPr>
            <w:b/>
            <w:bCs/>
          </w:rPr>
          <w:t xml:space="preserve">Example 33 (Moving the line)</w:t>
        </w:r>
      </w:ins>
      <w:ins w:id="1212" w:author="PR Preview" w:date="2026-01-01T00:00:00Z">
        <w:r>
          <w:t xml:space="preserve"> </w:t>
        </w:r>
      </w:ins>
      <w:ins w:id="1213" w:author="PR Preview" w:date="2026-01-01T00:00:00Z">
        <w:r>
          <w:t xml:space="preserve">In</w:t>
        </w:r>
      </w:ins>
      <w:ins w:id="1214" w:author="PR Preview" w:date="2026-01-01T00:00:00Z">
        <w:r>
          <w:t xml:space="preserve"> </w:t>
        </w:r>
      </w:ins>
      <w:hyperlink w:anchor="exm-qp-equality">
        <w:ins w:id="1215" w:author="PR Preview" w:date="2026-01-01T00:00:00Z">
          <w:r>
            <w:rPr>
              <w:rStyle w:val="Hyperlink"/>
            </w:rPr>
            <w:t xml:space="preserve">Example 30</w:t>
          </w:r>
        </w:ins>
      </w:hyperlink>
      <w:ins w:id="1216" w:author="PR Preview" w:date="2026-01-01T00:00:00Z">
        <w:r>
          <w:t xml:space="preserve"> </w:t>
        </w:r>
      </w:ins>
      <w:ins w:id="1217" w:author="PR Preview" w:date="2026-01-01T00:00:00Z">
        <w:r>
          <w:t xml:space="preserve">with a general right side</w:t>
        </w:r>
      </w:ins>
      <w:ins w:id="1218" w:author="PR Preview" w:date="2026-01-01T00:00:00Z">
        <w:r>
          <w:t xml:space="preserve"> </w:t>
        </w:r>
      </w:ins>
      <m:oMath>
        <m:r>
          <m:t>b</m:t>
        </m:r>
      </m:oMath>
      <w:ins w:id="1219" w:author="PR Preview" w:date="2026-01-01T00:00:00Z">
        <w:r>
          <w:t xml:space="preserve"> </w:t>
        </w:r>
      </w:ins>
      <w:ins w:id="1220" w:author="PR Preview" w:date="2026-01-01T00:00:00Z">
        <w:r>
          <w:t xml:space="preserve">in place of</w:t>
        </w:r>
      </w:ins>
      <w:ins w:id="1221" w:author="PR Preview" w:date="2026-01-01T00:00:00Z">
        <w:r>
          <w:t xml:space="preserve"> </w:t>
        </w:r>
      </w:ins>
      <m:oMath>
        <m:r>
          <m:t>5</m:t>
        </m:r>
      </m:oMath>
      <w:ins w:id="1222" w:author="PR Preview" w:date="2026-01-01T00:00:00Z">
        <w:r>
          <w:t xml:space="preserve">,</w:t>
        </w:r>
      </w:ins>
      <w:ins w:id="1223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ins w:id="1224" w:author="PR Preview" w:date="2026-01-01T00:00:00Z">
        <w:r>
          <w:t xml:space="preserve"> </w:t>
        </w:r>
      </w:ins>
      <w:ins w:id="1225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2"/>
    <w:bookmarkEnd w:id="143"/>
    <w:bookmarkStart w:id="18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6" w:name="def-iterative-method"/>
    <w:p>
      <w:pPr>
        <w:pStyle w:val="FirstParagraph"/>
      </w:pPr>
      <w:del w:id="1226" w:author="PR Preview" w:date="2026-01-01T00:00:00Z">
        <w:r>
          <w:rPr>
            <w:b/>
            <w:bCs/>
          </w:rPr>
          <w:delText xml:space="preserve">Definition 21 (Iterative method)</w:delText>
        </w:r>
      </w:del>
      <w:del w:id="1227" w:author="PR Preview" w:date="2026-01-01T00:00:00Z">
        <w:r>
          <w:delText xml:space="preserve"> </w:delText>
        </w:r>
      </w:del>
      <w:del w:id="1228" w:author="PR Preview" w:date="2026-01-01T00:00:00Z">
        <w:r>
          <w:delText xml:space="preserve">An</w:delText>
        </w:r>
      </w:del>
      <w:del w:id="1229" w:author="PR Preview" w:date="2026-01-01T00:00:00Z">
        <w:r>
          <w:delText xml:space="preserve"> </w:delText>
        </w:r>
      </w:del>
      <w:del w:id="1230" w:author="PR Preview" w:date="2026-01-01T00:00:00Z">
        <w:r>
          <w:rPr>
            <w:b/>
            <w:bCs/>
          </w:rPr>
          <w:delText xml:space="preserve">iterative method</w:delText>
        </w:r>
      </w:del>
      <w:del w:id="1231" w:author="PR Preview" w:date="2026-01-01T00:00:00Z">
        <w:r>
          <w:delText xml:space="preserve"> </w:delText>
        </w:r>
      </w:del>
      <w:del w:id="1232" w:author="PR Preview" w:date="2026-01-01T00:00:00Z">
        <w:r>
          <w:delText xml:space="preserve">[12]</w:delText>
        </w:r>
      </w:del>
      <w:del w:id="1233" w:author="PR Preview" w:date="2026-01-01T00:00:00Z">
        <w:r>
          <w:delText xml:space="preserve"> </w:delText>
        </w:r>
      </w:del>
      <w:del w:id="1234" w:author="PR Preview" w:date="2026-01-01T00:00:00Z">
        <w:r>
          <w:delText xml:space="preserve">starts from a point</w:delText>
        </w:r>
      </w:del>
      <w:del w:id="1235" w:author="PR Preview" w:date="2026-01-01T00:00:00Z">
        <w:r>
          <w:delText xml:space="preserve"> </w:delText>
        </w:r>
      </w:del>
      <w:del w:id="1236" w:author="PR Preview" w:date="2026-01-01T00:00:00Z">
        <w:r>
          <w:delText xml:space="preserve">$\mathord{\smash[b]{\underset{\raise.3ex\hbox{$\scriptstyle\sim$}}{x}}\vphantom{x}}^{(0)}$</w:delText>
        </w:r>
      </w:del>
      <w:del w:id="1237" w:author="PR Preview" w:date="2026-01-01T00:00:00Z">
        <w:r>
          <w:delText xml:space="preserve"> </w:delText>
        </w:r>
      </w:del>
      <w:del w:id="1238" w:author="PR Preview" w:date="2026-01-01T00:00:00Z">
        <w:r>
          <w:delText xml:space="preserve">and computes</w:delText>
        </w:r>
      </w:del>
      <w:del w:id="1239" w:author="PR Preview" w:date="2026-01-01T00:00:00Z">
        <w:r>
          <w:delText xml:space="preserve"> </w:delText>
        </w:r>
      </w:del>
      <w:del w:id="1240" w:author="PR Preview" w:date="2026-01-01T00:00:00Z">
        <w:r>
          <w:delText xml:space="preserve">$\mathord{\smash[b]{\underset{\raise.3ex\hbox{$\scriptstyle\sim$}}{x}}\vphantom{x}}^{(t+1)}$</w:delText>
        </w:r>
      </w:del>
      <w:del w:id="1241" w:author="PR Preview" w:date="2026-01-01T00:00:00Z">
        <w:r>
          <w:delText xml:space="preserve"> </w:delText>
        </w:r>
      </w:del>
      <w:del w:id="1242" w:author="PR Preview" w:date="2026-01-01T00:00:00Z">
        <w:r>
          <w:delText xml:space="preserve">from</w:delText>
        </w:r>
      </w:del>
      <w:del w:id="1243" w:author="PR Preview" w:date="2026-01-01T00:00:00Z">
        <w:r>
          <w:delText xml:space="preserve"> </w:delText>
        </w:r>
      </w:del>
      <w:del w:id="1244" w:author="PR Preview" w:date="2026-01-01T00:00:00Z">
        <w:r>
          <w:delText xml:space="preserve">$\mathord{\smash[b]{\underset{\raise.3ex\hbox{$\scriptstyle\sim$}}{x}}\vphantom{x}}^{(t)}$</w:delText>
        </w:r>
      </w:del>
      <w:del w:id="1245" w:author="PR Preview" w:date="2026-01-01T00:00:00Z">
        <w:r>
          <w:delText xml:space="preserve"> </w:delText>
        </w:r>
      </w:del>
      <w:del w:id="1246" w:author="PR Preview" w:date="2026-01-01T00:00:00Z">
        <w:r>
          <w:delText xml:space="preserve">by a fixed rule, for</w:delText>
        </w:r>
      </w:del>
      <w:del w:id="1247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248" w:author="PR Preview" w:date="2026-01-01T00:00:00Z">
        <w:r>
          <w:delText xml:space="preserve">.</w:delText>
        </w:r>
      </w:del>
    </w:p>
    <w:p>
      <w:pPr>
        <w:pStyle w:val="BodyText"/>
      </w:pPr>
      <w:del w:id="1249" w:author="PR Preview" w:date="2026-01-01T00:00:00Z">
        <w:r>
          <w:rPr>
            <w:b/>
            <w:bCs/>
          </w:rPr>
          <w:delText xml:space="preserve">Definition 22 (Iterate)</w:delText>
        </w:r>
      </w:del>
      <w:del w:id="1250" w:author="PR Preview" w:date="2026-01-01T00:00:00Z">
        <w:r>
          <w:delText xml:space="preserve"> </w:delText>
        </w:r>
      </w:del>
      <w:del w:id="1251" w:author="PR Preview" w:date="2026-01-01T00:00:00Z">
        <w:r>
          <w:delText xml:space="preserve">In an iterative method (</w:delText>
        </w:r>
      </w:del>
      <w:hyperlink w:anchor="def-iterative-method">
        <w:del w:id="1252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1253" w:author="PR Preview" w:date="2026-01-01T00:00:00Z">
        <w:r>
          <w:delText xml:space="preserve">),</w:delText>
        </w:r>
      </w:del>
      <w:del w:id="1254" w:author="PR Preview" w:date="2026-01-01T00:00:00Z">
        <w:r>
          <w:delText xml:space="preserve"> </w:delText>
        </w:r>
      </w:del>
      <w:del w:id="1255" w:author="PR Preview" w:date="2026-01-01T00:00:00Z">
        <w:r>
          <w:delText xml:space="preserve">the points</w:delText>
        </w:r>
      </w:del>
      <w:del w:id="1256" w:author="PR Preview" w:date="2026-01-01T00:00:00Z">
        <w:r>
          <w:delText xml:space="preserve"> </w:delText>
        </w:r>
      </w:del>
      <w:del w:id="1257" w:author="PR Preview" w:date="2026-01-01T00:00:00Z">
        <w:r>
          <w:delText xml:space="preserve">$\mathord{\smash[b]{\underset{\raise.3ex\hbox{$\scriptstyle\sim$}}{x}}\vphantom{x}}^{(t)}$</w:delText>
        </w:r>
      </w:del>
      <w:del w:id="1258" w:author="PR Preview" w:date="2026-01-01T00:00:00Z">
        <w:r>
          <w:delText xml:space="preserve"> </w:delText>
        </w:r>
      </w:del>
      <w:del w:id="1259" w:author="PR Preview" w:date="2026-01-01T00:00:00Z">
        <w:r>
          <w:delText xml:space="preserve">are its</w:delText>
        </w:r>
      </w:del>
      <w:del w:id="1260" w:author="PR Preview" w:date="2026-01-01T00:00:00Z">
        <w:r>
          <w:delText xml:space="preserve"> </w:delText>
        </w:r>
      </w:del>
      <w:del w:id="1261" w:author="PR Preview" w:date="2026-01-01T00:00:00Z">
        <w:r>
          <w:rPr>
            <w:b/>
            <w:bCs/>
          </w:rPr>
          <w:delText xml:space="preserve">iterates</w:delText>
        </w:r>
      </w:del>
      <w:del w:id="1262" w:author="PR Preview" w:date="2026-01-01T00:00:00Z">
        <w:r>
          <w:delText xml:space="preserve">.</w:delText>
        </w:r>
      </w:del>
    </w:p>
    <w:p>
      <w:pPr>
        <w:pStyle w:val="BodyText"/>
      </w:pPr>
      <w:del w:id="1263" w:author="PR Preview" w:date="2026-01-01T00:00:00Z">
        <w:r>
          <w:rPr>
            <w:b/>
            <w:bCs/>
          </w:rPr>
          <w:delText xml:space="preserve">Definition 23 (Error of an iterate)</w:delText>
        </w:r>
      </w:del>
      <w:del w:id="1264" w:author="PR Preview" w:date="2026-01-01T00:00:00Z">
        <w:r>
          <w:delText xml:space="preserve"> </w:delText>
        </w:r>
      </w:del>
      <w:del w:id="1265" w:author="PR Preview" w:date="2026-01-01T00:00:00Z">
        <w:r>
          <w:delText xml:space="preserve">For a point</w:delText>
        </w:r>
      </w:del>
      <w:del w:id="1266" w:author="PR Preview" w:date="2026-01-01T00:00:00Z">
        <w:r>
          <w:delText xml:space="preserve"> </w:delText>
        </w:r>
      </w:del>
      <w:del w:id="1267" w:author="PR Preview" w:date="2026-01-01T00:00:00Z">
        <w:r>
          <w:delText xml:space="preserve">$\mathord{\smash[b]{\underset{\raise.3ex\hbox{$\scriptstyle\sim$}}{x}}\vphantom{x}}^*$</w:delText>
        </w:r>
      </w:del>
      <w:del w:id="1268" w:author="PR Preview" w:date="2026-01-01T00:00:00Z">
        <w:r>
          <w:delText xml:space="preserve"> </w:delText>
        </w:r>
      </w:del>
      <w:del w:id="1269" w:author="PR Preview" w:date="2026-01-01T00:00:00Z">
        <w:r>
          <w:delText xml:space="preserve">that an iterative method (</w:delText>
        </w:r>
      </w:del>
      <w:hyperlink w:anchor="def-iterative-method">
        <w:del w:id="1270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1271" w:author="PR Preview" w:date="2026-01-01T00:00:00Z">
        <w:r>
          <w:delText xml:space="preserve">) is meant to reach,</w:delText>
        </w:r>
      </w:del>
      <w:del w:id="1272" w:author="PR Preview" w:date="2026-01-01T00:00:00Z">
        <w:r>
          <w:delText xml:space="preserve"> </w:delText>
        </w:r>
      </w:del>
      <w:del w:id="1273" w:author="PR Preview" w:date="2026-01-01T00:00:00Z">
        <w:r>
          <w:delText xml:space="preserve">$\mathopen{}\left\lVert\mathord{\smash[b]{\underset{\raise.3ex\hbox{$\scriptstyle\sim$}}{x}}\vphantom{x}}^{(t)} - \mathord{\smash[b]{\underset{\raise.3ex\hbox{$\scriptstyle\sim$}}{x}}\vphantom{x}}^*\right\rVert\mathclose{}$</w:delText>
        </w:r>
      </w:del>
      <w:del w:id="1274" w:author="PR Preview" w:date="2026-01-01T00:00:00Z">
        <w:r>
          <w:delText xml:space="preserve"> </w:delText>
        </w:r>
      </w:del>
      <w:del w:id="1275" w:author="PR Preview" w:date="2026-01-01T00:00:00Z">
        <w:r>
          <w:delText xml:space="preserve">is the</w:delText>
        </w:r>
      </w:del>
      <w:del w:id="1276" w:author="PR Preview" w:date="2026-01-01T00:00:00Z">
        <w:r>
          <w:delText xml:space="preserve"> </w:delText>
        </w:r>
      </w:del>
      <w:del w:id="1277" w:author="PR Preview" w:date="2026-01-01T00:00:00Z">
        <w:r>
          <w:rPr>
            <w:b/>
            <w:bCs/>
          </w:rPr>
          <w:delText xml:space="preserve">error</w:delText>
        </w:r>
      </w:del>
      <w:del w:id="1278" w:author="PR Preview" w:date="2026-01-01T00:00:00Z">
        <w:r>
          <w:delText xml:space="preserve"> </w:delText>
        </w:r>
      </w:del>
      <w:del w:id="1279" w:author="PR Preview" w:date="2026-01-01T00:00:00Z">
        <w:r>
          <w:delText xml:space="preserve">of the iterate</w:delText>
        </w:r>
      </w:del>
      <w:del w:id="1280" w:author="PR Preview" w:date="2026-01-01T00:00:00Z">
        <w:r>
          <w:delText xml:space="preserve"> </w:delText>
        </w:r>
      </w:del>
      <w:del w:id="1281" w:author="PR Preview" w:date="2026-01-01T00:00:00Z">
        <w:r>
          <w:delText xml:space="preserve">$\mathord{\smash[b]{\underset{\raise.3ex\hbox{$\scriptstyle\sim$}}{x}}\vphantom{x}}^{(t)}$</w:delText>
        </w:r>
      </w:del>
      <w:del w:id="1282" w:author="PR Preview" w:date="2026-01-01T00:00:00Z">
        <w:r>
          <w:delText xml:space="preserve"> </w:delText>
        </w:r>
      </w:del>
      <w:del w:id="1283" w:author="PR Preview" w:date="2026-01-01T00:00:00Z">
        <w:r>
          <w:delText xml:space="preserve">(</w:delText>
        </w:r>
      </w:del>
      <w:hyperlink w:anchor="def-iterate">
        <w:del w:id="1284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1285" w:author="PR Preview" w:date="2026-01-01T00:00:00Z">
        <w:r>
          <w:delText xml:space="preserve">).</w:delText>
        </w:r>
      </w:del>
    </w:p>
    <w:p>
      <w:pPr>
        <w:pStyle w:val="BodyText"/>
      </w:pPr>
      <w:del w:id="1286" w:author="PR Preview" w:date="2026-01-01T00:00:00Z">
        <w:r>
          <w:rPr>
            <w:b/>
            <w:bCs/>
          </w:rPr>
          <w:delText xml:space="preserve">Definition 24 (Convergence of a sequence of vectors)</w:delText>
        </w:r>
      </w:del>
      <w:del w:id="1287" w:author="PR Preview" w:date="2026-01-01T00:00:00Z">
        <w:r>
          <w:delText xml:space="preserve"> </w:delText>
        </w:r>
      </w:del>
      <w:del w:id="1288" w:author="PR Preview" w:date="2026-01-01T00:00:00Z">
        <w:r>
          <w:delText xml:space="preserve">A</w:delText>
        </w:r>
      </w:del>
      <w:del w:id="1289" w:author="PR Preview" w:date="2026-01-01T00:00:00Z">
        <w:r>
          <w:delText xml:space="preserve"> </w:delText>
        </w:r>
      </w:del>
      <w:hyperlink r:id="rId149">
        <w:del w:id="1290" w:author="PR Preview" w:date="2026-01-01T00:00:00Z">
          <w:r>
            <w:rPr>
              <w:rStyle w:val="Hyperlink"/>
            </w:rPr>
            <w:delText xml:space="preserve">sequence</w:delText>
          </w:r>
        </w:del>
      </w:hyperlink>
      <w:del w:id="1291" w:author="PR Preview" w:date="2026-01-01T00:00:00Z">
        <w:r>
          <w:delText xml:space="preserve"> </w:delText>
        </w:r>
      </w:del>
      <w:del w:id="1292" w:author="PR Preview" w:date="2026-01-01T00:00:00Z">
        <w:r>
          <w:delText xml:space="preserve">$\mathord{\smash[b]{\underset{\raise.3ex\hbox{$\scriptstyle\sim$}}{x}}\vphantom{x}}^{(0)}, \mathord{\smash[b]{\underset{\raise.3ex\hbox{$\scriptstyle\sim$}}{x}}\vphantom{x}}^{(1)}, \ldots$</w:delText>
        </w:r>
      </w:del>
      <w:del w:id="1293" w:author="PR Preview" w:date="2026-01-01T00:00:00Z">
        <w:r>
          <w:delText xml:space="preserve"> </w:delText>
        </w:r>
      </w:del>
      <w:del w:id="1294" w:author="PR Preview" w:date="2026-01-01T00:00:00Z">
        <w:r>
          <w:delText xml:space="preserve">in</w:delText>
        </w:r>
      </w:del>
      <w:del w:id="129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296" w:author="PR Preview" w:date="2026-01-01T00:00:00Z">
        <w:r>
          <w:delText xml:space="preserve"> </w:delText>
        </w:r>
      </w:del>
      <w:del w:id="1297" w:author="PR Preview" w:date="2026-01-01T00:00:00Z">
        <w:r>
          <w:rPr>
            <w:b/>
            <w:bCs/>
          </w:rPr>
          <w:delText xml:space="preserve">converges</w:delText>
        </w:r>
      </w:del>
      <w:del w:id="1298" w:author="PR Preview" w:date="2026-01-01T00:00:00Z">
        <w:r>
          <w:delText xml:space="preserve"> </w:delText>
        </w:r>
      </w:del>
      <w:del w:id="1299" w:author="PR Preview" w:date="2026-01-01T00:00:00Z">
        <w:r>
          <w:delText xml:space="preserve">to</w:delText>
        </w:r>
      </w:del>
      <w:del w:id="1300" w:author="PR Preview" w:date="2026-01-01T00:00:00Z">
        <w:r>
          <w:delText xml:space="preserve"> </w:delText>
        </w:r>
      </w:del>
      <w:del w:id="1301" w:author="PR Preview" w:date="2026-01-01T00:00:00Z">
        <w:r>
          <w:delText xml:space="preserve">$\mathord{\smash[b]{\underset{\raise.3ex\hbox{$\scriptstyle\sim$}}{x}}\vphantom{x}}^* \in \mathbb{R}^p$</w:delText>
        </w:r>
      </w:del>
      <w:del w:id="1302" w:author="PR Preview" w:date="2026-01-01T00:00:00Z">
        <w:r>
          <w:delText xml:space="preserve"> </w:delText>
        </w:r>
      </w:del>
      <w:del w:id="1303" w:author="PR Preview" w:date="2026-01-01T00:00:00Z">
        <w:r>
          <w:delText xml:space="preserve">if the sequence of distances</w:delText>
        </w:r>
      </w:del>
      <w:del w:id="1304" w:author="PR Preview" w:date="2026-01-01T00:00:00Z">
        <w:r>
          <w:delText xml:space="preserve"> </w:delText>
        </w:r>
      </w:del>
      <w:del w:id="1305" w:author="PR Preview" w:date="2026-01-01T00:00:00Z">
        <w:r>
          <w:delText xml:space="preserve">$\mathopen{}\left\lVert\mathord{\smash[b]{\underset{\raise.3ex\hbox{$\scriptstyle\sim$}}{x}}\vphantom{x}}^{(t)} - \mathord{\smash[b]{\underset{\raise.3ex\hbox{$\scriptstyle\sim$}}{x}}\vphantom{x}}^*\right\rVert\mathclose{}$</w:delText>
        </w:r>
      </w:del>
      <w:del w:id="1306" w:author="PR Preview" w:date="2026-01-01T00:00:00Z">
        <w:r>
          <w:delText xml:space="preserve"> </w:delText>
        </w:r>
      </w:del>
      <w:hyperlink r:id="rId150">
        <w:del w:id="1307" w:author="PR Preview" w:date="2026-01-01T00:00:00Z">
          <w:r>
            <w:rPr>
              <w:rStyle w:val="Hyperlink"/>
            </w:rPr>
            <w:delText xml:space="preserve">converges</w:delText>
          </w:r>
        </w:del>
      </w:hyperlink>
      <w:del w:id="1308" w:author="PR Preview" w:date="2026-01-01T00:00:00Z">
        <w:r>
          <w:delText xml:space="preserve"> </w:delText>
        </w:r>
      </w:del>
      <w:del w:id="1309" w:author="PR Preview" w:date="2026-01-01T00:00:00Z">
        <w:r>
          <w:delText xml:space="preserve">to</w:delText>
        </w:r>
      </w:del>
      <w:del w:id="1310" w:author="PR Preview" w:date="2026-01-01T00:00:00Z">
        <w:r>
          <w:delText xml:space="preserve"> </w:delText>
        </w:r>
      </w:del>
      <m:oMath>
        <m:r>
          <m:t>0</m:t>
        </m:r>
      </m:oMath>
      <w:del w:id="1311" w:author="PR Preview" w:date="2026-01-01T00:00:00Z">
        <w:r>
          <w:delText xml:space="preserve">.</w:delText>
        </w:r>
      </w:del>
      <w:del w:id="1312" w:author="PR Preview" w:date="2026-01-01T00:00:00Z">
        <w:r>
          <w:delText xml:space="preserve"> </w:delText>
        </w:r>
      </w:del>
      <w:del w:id="1313" w:author="PR Preview" w:date="2026-01-01T00:00:00Z">
        <w:r>
          <w:delText xml:space="preserve">For</w:delText>
        </w:r>
      </w:del>
      <w:del w:id="131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1315" w:author="PR Preview" w:date="2026-01-01T00:00:00Z">
        <w:r>
          <w:delText xml:space="preserve">,</w:delText>
        </w:r>
      </w:del>
      <w:del w:id="131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del w:id="1317" w:author="PR Preview" w:date="2026-01-01T00:00:00Z">
        <w:r>
          <w:delText xml:space="preserve">,</w:delText>
        </w:r>
      </w:del>
      <w:del w:id="1318" w:author="PR Preview" w:date="2026-01-01T00:00:00Z">
        <w:r>
          <w:delText xml:space="preserve"> </w:delText>
        </w:r>
      </w:del>
      <w:del w:id="1319" w:author="PR Preview" w:date="2026-01-01T00:00:00Z">
        <w:r>
          <w:delText xml:space="preserve">and this is the convergence of a sequence of numbers to</w:delText>
        </w:r>
      </w:del>
      <w:del w:id="1320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del w:id="1321" w:author="PR Preview" w:date="2026-01-01T00:00:00Z">
        <w:r>
          <w:delText xml:space="preserve">.</w:delText>
        </w:r>
      </w:del>
    </w:p>
    <w:p>
      <w:pPr>
        <w:pStyle w:val="BodyText"/>
      </w:pPr>
      <w:del w:id="1322" w:author="PR Preview" w:date="2026-01-01T00:00:00Z">
        <w:r>
          <w:rPr>
            <w:b/>
            <w:bCs/>
          </w:rPr>
          <w:delText xml:space="preserve">Example 35 (Halving a vector)</w:delText>
        </w:r>
      </w:del>
      <w:del w:id="1323" w:author="PR Preview" w:date="2026-01-01T00:00:00Z">
        <w:r>
          <w:delText xml:space="preserve"> </w:delText>
        </w:r>
      </w:del>
      <w:del w:id="1324" w:author="PR Preview" w:date="2026-01-01T00:00:00Z">
        <w:r>
          <w:delText xml:space="preserve">The iterative method</w:delText>
        </w:r>
      </w:del>
      <w:del w:id="1325" w:author="PR Preview" w:date="2026-01-01T00:00:00Z">
        <w:r>
          <w:delText xml:space="preserve"> </w:delText>
        </w:r>
      </w:del>
      <w:del w:id="1326" w:author="PR Preview" w:date="2026-01-01T00:00:00Z">
        <w:r>
          <w:delText xml:space="preserve">$\mathord{\smash[b]{\underset{\raise.3ex\hbox{$\scriptstyle\sim$}}{x}}\vphantom{x}}^{(t+1)} = \tfrac{1}{2}\,\mathord{\smash[b]{\underset{\raise.3ex\hbox{$\scriptstyle\sim$}}{x}}\vphantom{x}}^{(t)}$</w:delText>
        </w:r>
      </w:del>
      <w:del w:id="1327" w:author="PR Preview" w:date="2026-01-01T00:00:00Z">
        <w:r>
          <w:delText xml:space="preserve"> </w:delText>
        </w:r>
      </w:del>
      <w:del w:id="1328" w:author="PR Preview" w:date="2026-01-01T00:00:00Z">
        <w:r>
          <w:delText xml:space="preserve">from</w:delText>
        </w:r>
      </w:del>
      <w:del w:id="1329" w:author="PR Preview" w:date="2026-01-01T00:00:00Z">
        <w:r>
          <w:delText xml:space="preserve"> </w:delText>
        </w:r>
      </w:del>
      <w:del w:id="1330" w:author="PR Preview" w:date="2026-01-01T00:00:00Z">
        <w:r>
          <w:delText xml:space="preserve">$\mathord{\smash[b]{\underset{\raise.3ex\hbox{$\scriptstyle\sim$}}{x}}\vphantom{x}}^{(0)} = {(4, 2)}^{\top}$</w:delText>
        </w:r>
      </w:del>
      <w:del w:id="1331" w:author="PR Preview" w:date="2026-01-01T00:00:00Z">
        <w:r>
          <w:delText xml:space="preserve"> </w:delText>
        </w:r>
      </w:del>
      <w:del w:id="1332" w:author="PR Preview" w:date="2026-01-01T00:00:00Z">
        <w:r>
          <w:delText xml:space="preserve">has iterates</w:delText>
        </w:r>
      </w:del>
      <w:del w:id="1333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334" w:author="PR Preview" w:date="2026-01-01T00:00:00Z">
        <w:r>
          <w:delText xml:space="preserve">,</w:delText>
        </w:r>
      </w:del>
      <w:del w:id="1335" w:author="PR Preview" w:date="2026-01-01T00:00:00Z">
        <w:r>
          <w:delText xml:space="preserve"> </w:delText>
        </w:r>
      </w:del>
      <w:del w:id="1336" w:author="PR Preview" w:date="2026-01-01T00:00:00Z">
        <w:r>
          <w:delText xml:space="preserve">that is,</w:delText>
        </w:r>
      </w:del>
      <w:del w:id="1337" w:author="PR Preview" w:date="2026-01-01T00:00:00Z">
        <w:r>
          <w:delText xml:space="preserve"> </w:delText>
        </w:r>
      </w:del>
      <w:del w:id="1338" w:author="PR Preview" w:date="2026-01-01T00:00:00Z">
        <w:r>
          <w:delText xml:space="preserve">$\mathord{\smash[b]{\underset{\raise.3ex\hbox{$\scriptstyle\sim$}}{x}}\vphantom{x}}^{(t)} = 2^{-t}\,{(4, 2)}^{\top}$</w:delText>
        </w:r>
      </w:del>
      <w:del w:id="1339" w:author="PR Preview" w:date="2026-01-01T00:00:00Z">
        <w:r>
          <w:delText xml:space="preserve">.</w:delText>
        </w:r>
      </w:del>
      <w:del w:id="1340" w:author="PR Preview" w:date="2026-01-01T00:00:00Z">
        <w:r>
          <w:delText xml:space="preserve"> </w:delText>
        </w:r>
      </w:del>
      <w:del w:id="1341" w:author="PR Preview" w:date="2026-01-01T00:00:00Z">
        <w:r>
          <w:delText xml:space="preserve">With</w:delText>
        </w:r>
      </w:del>
      <w:del w:id="1342" w:author="PR Preview" w:date="2026-01-01T00:00:00Z">
        <w:r>
          <w:delText xml:space="preserve"> </w:delText>
        </w:r>
      </w:del>
      <w:del w:id="1343" w:author="PR Preview" w:date="2026-01-01T00:00:00Z">
        <w:r>
          <w:delText xml:space="preserve">$\mathord{\smash[b]{\underset{\raise.3ex\hbox{$\scriptstyle\sim$}}{x}}\vphantom{x}}^* = \mathord{\smash[b]{\underset{\raise.3ex\hbox{$\scriptstyle\sim$}}{0}}\vphantom{0}}$</w:delText>
        </w:r>
      </w:del>
      <w:del w:id="1344" w:author="PR Preview" w:date="2026-01-01T00:00:00Z">
        <w:r>
          <w:delText xml:space="preserve">, the error of</w:delText>
        </w:r>
      </w:del>
      <w:del w:id="1345" w:author="PR Preview" w:date="2026-01-01T00:00:00Z">
        <w:r>
          <w:delText xml:space="preserve"> </w:delText>
        </w:r>
      </w:del>
      <w:del w:id="1346" w:author="PR Preview" w:date="2026-01-01T00:00:00Z">
        <w:r>
          <w:delText xml:space="preserve">$\mathord{\smash[b]{\underset{\raise.3ex\hbox{$\scriptstyle\sim$}}{x}}\vphantom{x}}^{(t)}$</w:delText>
        </w:r>
      </w:del>
      <w:del w:id="1347" w:author="PR Preview" w:date="2026-01-01T00:00:00Z">
        <w:r>
          <w:delText xml:space="preserve"> </w:delText>
        </w:r>
      </w:del>
      <w:del w:id="1348" w:author="PR Preview" w:date="2026-01-01T00:00:00Z">
        <w:r>
          <w:delText xml:space="preserve">is</w:delText>
        </w:r>
      </w:del>
    </w:p>
    <w:p>
      <w:pPr>
        <w:pStyle w:val="FirstParagraph"/>
      </w:pPr>
      <w:ins w:id="1349" w:author="PR Preview" w:date="2026-01-01T00:00:00Z">
        <w:r>
          <w:rPr>
            <w:b/>
            <w:bCs/>
          </w:rPr>
          <w:t xml:space="preserve">Definition 20 (Iterative method)</w:t>
        </w:r>
      </w:ins>
      <w:ins w:id="1350" w:author="PR Preview" w:date="2026-01-01T00:00:00Z">
        <w:r>
          <w:t xml:space="preserve"> </w:t>
        </w:r>
      </w:ins>
      <w:ins w:id="1351" w:author="PR Preview" w:date="2026-01-01T00:00:00Z">
        <w:r>
          <w:t xml:space="preserve">An</w:t>
        </w:r>
      </w:ins>
      <w:ins w:id="1352" w:author="PR Preview" w:date="2026-01-01T00:00:00Z">
        <w:r>
          <w:t xml:space="preserve"> </w:t>
        </w:r>
      </w:ins>
      <w:ins w:id="1353" w:author="PR Preview" w:date="2026-01-01T00:00:00Z">
        <w:r>
          <w:rPr>
            <w:b/>
            <w:bCs/>
          </w:rPr>
          <w:t xml:space="preserve">iterative method</w:t>
        </w:r>
      </w:ins>
      <w:ins w:id="1354" w:author="PR Preview" w:date="2026-01-01T00:00:00Z">
        <w:r>
          <w:t xml:space="preserve"> </w:t>
        </w:r>
      </w:ins>
      <w:ins w:id="1355" w:author="PR Preview" w:date="2026-01-01T00:00:00Z">
        <w:r>
          <w:t xml:space="preserve">[12]</w:t>
        </w:r>
      </w:ins>
      <w:ins w:id="1356" w:author="PR Preview" w:date="2026-01-01T00:00:00Z">
        <w:r>
          <w:t xml:space="preserve"> </w:t>
        </w:r>
      </w:ins>
      <w:ins w:id="1357" w:author="PR Preview" w:date="2026-01-01T00:00:00Z">
        <w:r>
          <w:t xml:space="preserve">starts from a point</w:t>
        </w:r>
      </w:ins>
      <w:ins w:id="1358" w:author="PR Preview" w:date="2026-01-01T00:00:00Z">
        <w:r>
          <w:t xml:space="preserve"> </w:t>
        </w:r>
      </w:ins>
      <w:ins w:id="1359" w:author="PR Preview" w:date="2026-01-01T00:00:00Z">
        <w:r>
          <w:t xml:space="preserve">$\mathord{\smash[b]{\underset{\raise.3ex\hbox{$\scriptstyle\sim$}}{x}}\vphantom{x}}^{(0)}$</w:t>
        </w:r>
      </w:ins>
      <w:ins w:id="1360" w:author="PR Preview" w:date="2026-01-01T00:00:00Z">
        <w:r>
          <w:t xml:space="preserve"> </w:t>
        </w:r>
      </w:ins>
      <w:ins w:id="1361" w:author="PR Preview" w:date="2026-01-01T00:00:00Z">
        <w:r>
          <w:t xml:space="preserve">and computes</w:t>
        </w:r>
      </w:ins>
      <w:ins w:id="1362" w:author="PR Preview" w:date="2026-01-01T00:00:00Z">
        <w:r>
          <w:t xml:space="preserve"> </w:t>
        </w:r>
      </w:ins>
      <w:ins w:id="1363" w:author="PR Preview" w:date="2026-01-01T00:00:00Z">
        <w:r>
          <w:t xml:space="preserve">$\mathord{\smash[b]{\underset{\raise.3ex\hbox{$\scriptstyle\sim$}}{x}}\vphantom{x}}^{(t+1)}$</w:t>
        </w:r>
      </w:ins>
      <w:ins w:id="1364" w:author="PR Preview" w:date="2026-01-01T00:00:00Z">
        <w:r>
          <w:t xml:space="preserve"> </w:t>
        </w:r>
      </w:ins>
      <w:ins w:id="1365" w:author="PR Preview" w:date="2026-01-01T00:00:00Z">
        <w:r>
          <w:t xml:space="preserve">from</w:t>
        </w:r>
      </w:ins>
      <w:ins w:id="1366" w:author="PR Preview" w:date="2026-01-01T00:00:00Z">
        <w:r>
          <w:t xml:space="preserve"> </w:t>
        </w:r>
      </w:ins>
      <w:ins w:id="1367" w:author="PR Preview" w:date="2026-01-01T00:00:00Z">
        <w:r>
          <w:t xml:space="preserve">$\mathord{\smash[b]{\underset{\raise.3ex\hbox{$\scriptstyle\sim$}}{x}}\vphantom{x}}^{(t)}$</w:t>
        </w:r>
      </w:ins>
      <w:ins w:id="1368" w:author="PR Preview" w:date="2026-01-01T00:00:00Z">
        <w:r>
          <w:t xml:space="preserve"> </w:t>
        </w:r>
      </w:ins>
      <w:ins w:id="1369" w:author="PR Preview" w:date="2026-01-01T00:00:00Z">
        <w:r>
          <w:t xml:space="preserve">by a fixed rule, for</w:t>
        </w:r>
      </w:ins>
      <w:ins w:id="1370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371" w:author="PR Preview" w:date="2026-01-01T00:00:00Z">
        <w:r>
          <w:t xml:space="preserve">.</w:t>
        </w:r>
      </w:ins>
    </w:p>
    <w:bookmarkEnd w:id="146"/>
    <w:bookmarkStart w:id="147" w:name="def-iterate"/>
    <w:p>
      <w:pPr>
        <w:pStyle w:val="BodyText"/>
      </w:pPr>
      <w:ins w:id="1372" w:author="PR Preview" w:date="2026-01-01T00:00:00Z">
        <w:r>
          <w:rPr>
            <w:b/>
            <w:bCs/>
          </w:rPr>
          <w:t xml:space="preserve">Definition 21 (Iterate)</w:t>
        </w:r>
      </w:ins>
      <w:ins w:id="1373" w:author="PR Preview" w:date="2026-01-01T00:00:00Z">
        <w:r>
          <w:t xml:space="preserve"> </w:t>
        </w:r>
      </w:ins>
      <w:ins w:id="1374" w:author="PR Preview" w:date="2026-01-01T00:00:00Z">
        <w:r>
          <w:t xml:space="preserve">In an iterative method (</w:t>
        </w:r>
      </w:ins>
      <w:hyperlink w:anchor="def-iterative-method">
        <w:ins w:id="1375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1376" w:author="PR Preview" w:date="2026-01-01T00:00:00Z">
        <w:r>
          <w:t xml:space="preserve">),</w:t>
        </w:r>
      </w:ins>
      <w:ins w:id="1377" w:author="PR Preview" w:date="2026-01-01T00:00:00Z">
        <w:r>
          <w:t xml:space="preserve"> </w:t>
        </w:r>
      </w:ins>
      <w:ins w:id="1378" w:author="PR Preview" w:date="2026-01-01T00:00:00Z">
        <w:r>
          <w:t xml:space="preserve">the points</w:t>
        </w:r>
      </w:ins>
      <w:ins w:id="1379" w:author="PR Preview" w:date="2026-01-01T00:00:00Z">
        <w:r>
          <w:t xml:space="preserve"> </w:t>
        </w:r>
      </w:ins>
      <w:ins w:id="1380" w:author="PR Preview" w:date="2026-01-01T00:00:00Z">
        <w:r>
          <w:t xml:space="preserve">$\mathord{\smash[b]{\underset{\raise.3ex\hbox{$\scriptstyle\sim$}}{x}}\vphantom{x}}^{(t)}$</w:t>
        </w:r>
      </w:ins>
      <w:ins w:id="1381" w:author="PR Preview" w:date="2026-01-01T00:00:00Z">
        <w:r>
          <w:t xml:space="preserve"> </w:t>
        </w:r>
      </w:ins>
      <w:ins w:id="1382" w:author="PR Preview" w:date="2026-01-01T00:00:00Z">
        <w:r>
          <w:t xml:space="preserve">are its</w:t>
        </w:r>
      </w:ins>
      <w:ins w:id="1383" w:author="PR Preview" w:date="2026-01-01T00:00:00Z">
        <w:r>
          <w:t xml:space="preserve"> </w:t>
        </w:r>
      </w:ins>
      <w:ins w:id="1384" w:author="PR Preview" w:date="2026-01-01T00:00:00Z">
        <w:r>
          <w:rPr>
            <w:b/>
            <w:bCs/>
          </w:rPr>
          <w:t xml:space="preserve">iterates</w:t>
        </w:r>
      </w:ins>
      <w:ins w:id="1385" w:author="PR Preview" w:date="2026-01-01T00:00:00Z">
        <w:r>
          <w:t xml:space="preserve">.</w:t>
        </w:r>
      </w:ins>
    </w:p>
    <w:bookmarkEnd w:id="147"/>
    <w:bookmarkStart w:id="148" w:name="def-iterate-error"/>
    <w:p>
      <w:pPr>
        <w:pStyle w:val="BodyText"/>
      </w:pPr>
      <w:ins w:id="1386" w:author="PR Preview" w:date="2026-01-01T00:00:00Z">
        <w:r>
          <w:rPr>
            <w:b/>
            <w:bCs/>
          </w:rPr>
          <w:t xml:space="preserve">Definition 22 (Error of an iterate)</w:t>
        </w:r>
      </w:ins>
      <w:ins w:id="1387" w:author="PR Preview" w:date="2026-01-01T00:00:00Z">
        <w:r>
          <w:t xml:space="preserve"> </w:t>
        </w:r>
      </w:ins>
      <w:ins w:id="1388" w:author="PR Preview" w:date="2026-01-01T00:00:00Z">
        <w:r>
          <w:t xml:space="preserve">For a point</w:t>
        </w:r>
      </w:ins>
      <w:ins w:id="1389" w:author="PR Preview" w:date="2026-01-01T00:00:00Z">
        <w:r>
          <w:t xml:space="preserve"> </w:t>
        </w:r>
      </w:ins>
      <w:ins w:id="1390" w:author="PR Preview" w:date="2026-01-01T00:00:00Z">
        <w:r>
          <w:t xml:space="preserve">$\mathord{\smash[b]{\underset{\raise.3ex\hbox{$\scriptstyle\sim$}}{x}}\vphantom{x}}^*$</w:t>
        </w:r>
      </w:ins>
      <w:ins w:id="1391" w:author="PR Preview" w:date="2026-01-01T00:00:00Z">
        <w:r>
          <w:t xml:space="preserve"> </w:t>
        </w:r>
      </w:ins>
      <w:ins w:id="1392" w:author="PR Preview" w:date="2026-01-01T00:00:00Z">
        <w:r>
          <w:t xml:space="preserve">that an iterative method (</w:t>
        </w:r>
      </w:ins>
      <w:hyperlink w:anchor="def-iterative-method">
        <w:ins w:id="1393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1394" w:author="PR Preview" w:date="2026-01-01T00:00:00Z">
        <w:r>
          <w:t xml:space="preserve">) is meant to reach,</w:t>
        </w:r>
      </w:ins>
      <w:ins w:id="1395" w:author="PR Preview" w:date="2026-01-01T00:00:00Z">
        <w:r>
          <w:t xml:space="preserve"> </w:t>
        </w:r>
      </w:ins>
      <w:ins w:id="1396" w:author="PR Preview" w:date="2026-01-01T00:00:00Z">
        <w:r>
          <w:t xml:space="preserve">$\mathopen{}\left\lVert\mathord{\smash[b]{\underset{\raise.3ex\hbox{$\scriptstyle\sim$}}{x}}\vphantom{x}}^{(t)} - \mathord{\smash[b]{\underset{\raise.3ex\hbox{$\scriptstyle\sim$}}{x}}\vphantom{x}}^*\right\rVert\mathclose{}$</w:t>
        </w:r>
      </w:ins>
      <w:ins w:id="1397" w:author="PR Preview" w:date="2026-01-01T00:00:00Z">
        <w:r>
          <w:t xml:space="preserve"> </w:t>
        </w:r>
      </w:ins>
      <w:ins w:id="1398" w:author="PR Preview" w:date="2026-01-01T00:00:00Z">
        <w:r>
          <w:t xml:space="preserve">is the</w:t>
        </w:r>
      </w:ins>
      <w:ins w:id="1399" w:author="PR Preview" w:date="2026-01-01T00:00:00Z">
        <w:r>
          <w:t xml:space="preserve"> </w:t>
        </w:r>
      </w:ins>
      <w:ins w:id="1400" w:author="PR Preview" w:date="2026-01-01T00:00:00Z">
        <w:r>
          <w:rPr>
            <w:b/>
            <w:bCs/>
          </w:rPr>
          <w:t xml:space="preserve">error</w:t>
        </w:r>
      </w:ins>
      <w:ins w:id="1401" w:author="PR Preview" w:date="2026-01-01T00:00:00Z">
        <w:r>
          <w:t xml:space="preserve"> </w:t>
        </w:r>
      </w:ins>
      <w:ins w:id="1402" w:author="PR Preview" w:date="2026-01-01T00:00:00Z">
        <w:r>
          <w:t xml:space="preserve">of the iterate</w:t>
        </w:r>
      </w:ins>
      <w:ins w:id="1403" w:author="PR Preview" w:date="2026-01-01T00:00:00Z">
        <w:r>
          <w:t xml:space="preserve"> </w:t>
        </w:r>
      </w:ins>
      <w:ins w:id="1404" w:author="PR Preview" w:date="2026-01-01T00:00:00Z">
        <w:r>
          <w:t xml:space="preserve">$\mathord{\smash[b]{\underset{\raise.3ex\hbox{$\scriptstyle\sim$}}{x}}\vphantom{x}}^{(t)}$</w:t>
        </w:r>
      </w:ins>
      <w:ins w:id="1405" w:author="PR Preview" w:date="2026-01-01T00:00:00Z">
        <w:r>
          <w:t xml:space="preserve"> </w:t>
        </w:r>
      </w:ins>
      <w:ins w:id="1406" w:author="PR Preview" w:date="2026-01-01T00:00:00Z">
        <w:r>
          <w:t xml:space="preserve">(</w:t>
        </w:r>
      </w:ins>
      <w:hyperlink w:anchor="def-iterate">
        <w:ins w:id="1407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1408" w:author="PR Preview" w:date="2026-01-01T00:00:00Z">
        <w:r>
          <w:t xml:space="preserve">).</w:t>
        </w:r>
      </w:ins>
    </w:p>
    <w:bookmarkEnd w:id="148"/>
    <w:bookmarkStart w:id="151" w:name="def-vector-sequence-limit"/>
    <w:p>
      <w:pPr>
        <w:pStyle w:val="BodyText"/>
      </w:pPr>
      <w:ins w:id="1409" w:author="PR Preview" w:date="2026-01-01T00:00:00Z">
        <w:r>
          <w:rPr>
            <w:b/>
            <w:bCs/>
          </w:rPr>
          <w:t xml:space="preserve">Definition 23 (Convergence of a sequence of vectors)</w:t>
        </w:r>
      </w:ins>
      <w:ins w:id="1410" w:author="PR Preview" w:date="2026-01-01T00:00:00Z">
        <w:r>
          <w:t xml:space="preserve"> </w:t>
        </w:r>
      </w:ins>
      <w:ins w:id="1411" w:author="PR Preview" w:date="2026-01-01T00:00:00Z">
        <w:r>
          <w:t xml:space="preserve">A</w:t>
        </w:r>
      </w:ins>
      <w:ins w:id="1412" w:author="PR Preview" w:date="2026-01-01T00:00:00Z">
        <w:r>
          <w:t xml:space="preserve"> </w:t>
        </w:r>
      </w:ins>
      <w:hyperlink r:id="rId149">
        <w:ins w:id="1413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1414" w:author="PR Preview" w:date="2026-01-01T00:00:00Z">
        <w:r>
          <w:t xml:space="preserve"> </w:t>
        </w:r>
      </w:ins>
      <w:ins w:id="1415" w:author="PR Preview" w:date="2026-01-01T00:00:00Z">
        <w:r>
          <w:t xml:space="preserve">$\mathord{\smash[b]{\underset{\raise.3ex\hbox{$\scriptstyle\sim$}}{x}}\vphantom{x}}^{(0)}, \mathord{\smash[b]{\underset{\raise.3ex\hbox{$\scriptstyle\sim$}}{x}}\vphantom{x}}^{(1)}, \ldots$</w:t>
        </w:r>
      </w:ins>
      <w:ins w:id="1416" w:author="PR Preview" w:date="2026-01-01T00:00:00Z">
        <w:r>
          <w:t xml:space="preserve"> </w:t>
        </w:r>
      </w:ins>
      <w:ins w:id="1417" w:author="PR Preview" w:date="2026-01-01T00:00:00Z">
        <w:r>
          <w:t xml:space="preserve">in</w:t>
        </w:r>
      </w:ins>
      <w:ins w:id="141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419" w:author="PR Preview" w:date="2026-01-01T00:00:00Z">
        <w:r>
          <w:t xml:space="preserve"> </w:t>
        </w:r>
      </w:ins>
      <w:ins w:id="1420" w:author="PR Preview" w:date="2026-01-01T00:00:00Z">
        <w:r>
          <w:rPr>
            <w:b/>
            <w:bCs/>
          </w:rPr>
          <w:t xml:space="preserve">converges</w:t>
        </w:r>
      </w:ins>
      <w:ins w:id="1421" w:author="PR Preview" w:date="2026-01-01T00:00:00Z">
        <w:r>
          <w:t xml:space="preserve"> </w:t>
        </w:r>
      </w:ins>
      <w:ins w:id="1422" w:author="PR Preview" w:date="2026-01-01T00:00:00Z">
        <w:r>
          <w:t xml:space="preserve">to</w:t>
        </w:r>
      </w:ins>
      <w:ins w:id="1423" w:author="PR Preview" w:date="2026-01-01T00:00:00Z">
        <w:r>
          <w:t xml:space="preserve"> </w:t>
        </w:r>
      </w:ins>
      <w:ins w:id="1424" w:author="PR Preview" w:date="2026-01-01T00:00:00Z">
        <w:r>
          <w:t xml:space="preserve">$\mathord{\smash[b]{\underset{\raise.3ex\hbox{$\scriptstyle\sim$}}{x}}\vphantom{x}}^* \in \mathbb{R}^p$</w:t>
        </w:r>
      </w:ins>
      <w:ins w:id="1425" w:author="PR Preview" w:date="2026-01-01T00:00:00Z">
        <w:r>
          <w:t xml:space="preserve"> </w:t>
        </w:r>
      </w:ins>
      <w:ins w:id="1426" w:author="PR Preview" w:date="2026-01-01T00:00:00Z">
        <w:r>
          <w:t xml:space="preserve">if the sequence of distances</w:t>
        </w:r>
      </w:ins>
      <w:ins w:id="1427" w:author="PR Preview" w:date="2026-01-01T00:00:00Z">
        <w:r>
          <w:t xml:space="preserve"> </w:t>
        </w:r>
      </w:ins>
      <w:ins w:id="1428" w:author="PR Preview" w:date="2026-01-01T00:00:00Z">
        <w:r>
          <w:t xml:space="preserve">$\mathopen{}\left\lVert\mathord{\smash[b]{\underset{\raise.3ex\hbox{$\scriptstyle\sim$}}{x}}\vphantom{x}}^{(t)} - \mathord{\smash[b]{\underset{\raise.3ex\hbox{$\scriptstyle\sim$}}{x}}\vphantom{x}}^*\right\rVert\mathclose{}$</w:t>
        </w:r>
      </w:ins>
      <w:ins w:id="1429" w:author="PR Preview" w:date="2026-01-01T00:00:00Z">
        <w:r>
          <w:t xml:space="preserve"> </w:t>
        </w:r>
      </w:ins>
      <w:hyperlink r:id="rId150">
        <w:ins w:id="1430" w:author="PR Preview" w:date="2026-01-01T00:00:00Z">
          <w:r>
            <w:rPr>
              <w:rStyle w:val="Hyperlink"/>
            </w:rPr>
            <w:t xml:space="preserve">converges</w:t>
          </w:r>
        </w:ins>
      </w:hyperlink>
      <w:ins w:id="1431" w:author="PR Preview" w:date="2026-01-01T00:00:00Z">
        <w:r>
          <w:t xml:space="preserve"> </w:t>
        </w:r>
      </w:ins>
      <w:ins w:id="1432" w:author="PR Preview" w:date="2026-01-01T00:00:00Z">
        <w:r>
          <w:t xml:space="preserve">to</w:t>
        </w:r>
      </w:ins>
      <w:ins w:id="1433" w:author="PR Preview" w:date="2026-01-01T00:00:00Z">
        <w:r>
          <w:t xml:space="preserve"> </w:t>
        </w:r>
      </w:ins>
      <m:oMath>
        <m:r>
          <m:t>0</m:t>
        </m:r>
      </m:oMath>
      <w:ins w:id="1434" w:author="PR Preview" w:date="2026-01-01T00:00:00Z">
        <w:r>
          <w:t xml:space="preserve">.</w:t>
        </w:r>
      </w:ins>
      <w:ins w:id="1435" w:author="PR Preview" w:date="2026-01-01T00:00:00Z">
        <w:r>
          <w:t xml:space="preserve"> </w:t>
        </w:r>
      </w:ins>
      <w:ins w:id="1436" w:author="PR Preview" w:date="2026-01-01T00:00:00Z">
        <w:r>
          <w:t xml:space="preserve">For</w:t>
        </w:r>
      </w:ins>
      <w:ins w:id="143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1438" w:author="PR Preview" w:date="2026-01-01T00:00:00Z">
        <w:r>
          <w:t xml:space="preserve">,</w:t>
        </w:r>
      </w:ins>
      <w:ins w:id="1439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ins w:id="1440" w:author="PR Preview" w:date="2026-01-01T00:00:00Z">
        <w:r>
          <w:t xml:space="preserve">,</w:t>
        </w:r>
      </w:ins>
      <w:ins w:id="1441" w:author="PR Preview" w:date="2026-01-01T00:00:00Z">
        <w:r>
          <w:t xml:space="preserve"> </w:t>
        </w:r>
      </w:ins>
      <w:ins w:id="1442" w:author="PR Preview" w:date="2026-01-01T00:00:00Z">
        <w:r>
          <w:t xml:space="preserve">and this is the convergence of a sequence of numbers to</w:t>
        </w:r>
      </w:ins>
      <w:ins w:id="1443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ins w:id="1444" w:author="PR Preview" w:date="2026-01-01T00:00:00Z">
        <w:r>
          <w:t xml:space="preserve">.</w:t>
        </w:r>
      </w:ins>
    </w:p>
    <w:bookmarkEnd w:id="151"/>
    <w:bookmarkStart w:id="152" w:name="exm-vector-sequence-limit"/>
    <w:p>
      <w:pPr>
        <w:pStyle w:val="BodyText"/>
      </w:pPr>
      <w:ins w:id="1445" w:author="PR Preview" w:date="2026-01-01T00:00:00Z">
        <w:r>
          <w:rPr>
            <w:b/>
            <w:bCs/>
          </w:rPr>
          <w:t xml:space="preserve">Example 34 (Halving a vector)</w:t>
        </w:r>
      </w:ins>
      <w:ins w:id="1446" w:author="PR Preview" w:date="2026-01-01T00:00:00Z">
        <w:r>
          <w:t xml:space="preserve"> </w:t>
        </w:r>
      </w:ins>
      <w:ins w:id="1447" w:author="PR Preview" w:date="2026-01-01T00:00:00Z">
        <w:r>
          <w:t xml:space="preserve">The iterative method</w:t>
        </w:r>
      </w:ins>
      <w:ins w:id="1448" w:author="PR Preview" w:date="2026-01-01T00:00:00Z">
        <w:r>
          <w:t xml:space="preserve"> </w:t>
        </w:r>
      </w:ins>
      <w:ins w:id="1449" w:author="PR Preview" w:date="2026-01-01T00:00:00Z">
        <w:r>
          <w:t xml:space="preserve">$\mathord{\smash[b]{\underset{\raise.3ex\hbox{$\scriptstyle\sim$}}{x}}\vphantom{x}}^{(t+1)} = \tfrac{1}{2}\,\mathord{\smash[b]{\underset{\raise.3ex\hbox{$\scriptstyle\sim$}}{x}}\vphantom{x}}^{(t)}$</w:t>
        </w:r>
      </w:ins>
      <w:ins w:id="1450" w:author="PR Preview" w:date="2026-01-01T00:00:00Z">
        <w:r>
          <w:t xml:space="preserve"> </w:t>
        </w:r>
      </w:ins>
      <w:ins w:id="1451" w:author="PR Preview" w:date="2026-01-01T00:00:00Z">
        <w:r>
          <w:t xml:space="preserve">from</w:t>
        </w:r>
      </w:ins>
      <w:ins w:id="1452" w:author="PR Preview" w:date="2026-01-01T00:00:00Z">
        <w:r>
          <w:t xml:space="preserve"> </w:t>
        </w:r>
      </w:ins>
      <w:ins w:id="1453" w:author="PR Preview" w:date="2026-01-01T00:00:00Z">
        <w:r>
          <w:t xml:space="preserve">$\mathord{\smash[b]{\underset{\raise.3ex\hbox{$\scriptstyle\sim$}}{x}}\vphantom{x}}^{(0)} = {(4, 2)}^{\top}$</w:t>
        </w:r>
      </w:ins>
      <w:ins w:id="1454" w:author="PR Preview" w:date="2026-01-01T00:00:00Z">
        <w:r>
          <w:t xml:space="preserve"> </w:t>
        </w:r>
      </w:ins>
      <w:ins w:id="1455" w:author="PR Preview" w:date="2026-01-01T00:00:00Z">
        <w:r>
          <w:t xml:space="preserve">has iterates</w:t>
        </w:r>
      </w:ins>
      <w:ins w:id="1456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457" w:author="PR Preview" w:date="2026-01-01T00:00:00Z">
        <w:r>
          <w:t xml:space="preserve">,</w:t>
        </w:r>
      </w:ins>
      <w:ins w:id="1458" w:author="PR Preview" w:date="2026-01-01T00:00:00Z">
        <w:r>
          <w:t xml:space="preserve"> </w:t>
        </w:r>
      </w:ins>
      <w:ins w:id="1459" w:author="PR Preview" w:date="2026-01-01T00:00:00Z">
        <w:r>
          <w:t xml:space="preserve">that is,</w:t>
        </w:r>
      </w:ins>
      <w:ins w:id="1460" w:author="PR Preview" w:date="2026-01-01T00:00:00Z">
        <w:r>
          <w:t xml:space="preserve"> </w:t>
        </w:r>
      </w:ins>
      <w:ins w:id="1461" w:author="PR Preview" w:date="2026-01-01T00:00:00Z">
        <w:r>
          <w:t xml:space="preserve">$\mathord{\smash[b]{\underset{\raise.3ex\hbox{$\scriptstyle\sim$}}{x}}\vphantom{x}}^{(t)} = 2^{-t}\,{(4, 2)}^{\top}$</w:t>
        </w:r>
      </w:ins>
      <w:ins w:id="1462" w:author="PR Preview" w:date="2026-01-01T00:00:00Z">
        <w:r>
          <w:t xml:space="preserve">.</w:t>
        </w:r>
      </w:ins>
      <w:ins w:id="1463" w:author="PR Preview" w:date="2026-01-01T00:00:00Z">
        <w:r>
          <w:t xml:space="preserve"> </w:t>
        </w:r>
      </w:ins>
      <w:ins w:id="1464" w:author="PR Preview" w:date="2026-01-01T00:00:00Z">
        <w:r>
          <w:t xml:space="preserve">With</w:t>
        </w:r>
      </w:ins>
      <w:ins w:id="1465" w:author="PR Preview" w:date="2026-01-01T00:00:00Z">
        <w:r>
          <w:t xml:space="preserve"> </w:t>
        </w:r>
      </w:ins>
      <w:ins w:id="1466" w:author="PR Preview" w:date="2026-01-01T00:00:00Z">
        <w:r>
          <w:t xml:space="preserve">$\mathord{\smash[b]{\underset{\raise.3ex\hbox{$\scriptstyle\sim$}}{x}}\vphantom{x}}^* = \mathord{\smash[b]{\underset{\raise.3ex\hbox{$\scriptstyle\sim$}}{0}}\vphantom{0}}$</w:t>
        </w:r>
      </w:ins>
      <w:ins w:id="1467" w:author="PR Preview" w:date="2026-01-01T00:00:00Z">
        <w:r>
          <w:t xml:space="preserve">, the error of</w:t>
        </w:r>
      </w:ins>
      <w:ins w:id="1468" w:author="PR Preview" w:date="2026-01-01T00:00:00Z">
        <w:r>
          <w:t xml:space="preserve"> </w:t>
        </w:r>
      </w:ins>
      <w:ins w:id="1469" w:author="PR Preview" w:date="2026-01-01T00:00:00Z">
        <w:r>
          <w:t xml:space="preserve">$\mathord{\smash[b]{\underset{\raise.3ex\hbox{$\scriptstyle\sim$}}{x}}\vphantom{x}}^{(t)}$</w:t>
        </w:r>
      </w:ins>
      <w:ins w:id="1470" w:author="PR Preview" w:date="2026-01-01T00:00:00Z">
        <w:r>
          <w:t xml:space="preserve"> </w:t>
        </w:r>
      </w:ins>
      <w:ins w:id="1471" w:author="PR Preview" w:date="2026-01-01T00:00:00Z">
        <w:r>
          <w:t xml:space="preserve">is</w:t>
        </w:r>
      </w:ins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2"/>
    <w:bookmarkStart w:id="153" w:name="def-newton-method"/>
    <w:p>
      <w:pPr>
        <w:pStyle w:val="BodyText"/>
      </w:pPr>
      <w:del w:id="1472" w:author="PR Preview" w:date="2026-01-01T00:00:00Z">
        <w:r>
          <w:rPr>
            <w:b/>
            <w:bCs/>
          </w:rPr>
          <w:delText xml:space="preserve">Definition 25 (Newton’s method for minimization)</w:delText>
        </w:r>
      </w:del>
      <w:del w:id="1473" w:author="PR Preview" w:date="2026-01-01T00:00:00Z">
        <w:r>
          <w:delText xml:space="preserve"> </w:delText>
        </w:r>
      </w:del>
      <w:del w:id="1474" w:author="PR Preview" w:date="2026-01-01T00:00:00Z">
        <w:r>
          <w:delText xml:space="preserve">Let</w:delText>
        </w:r>
      </w:del>
      <w:del w:id="147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476" w:author="PR Preview" w:date="2026-01-01T00:00:00Z">
        <w:r>
          <w:delText xml:space="preserve"> </w:delText>
        </w:r>
      </w:del>
      <w:del w:id="1477" w:author="PR Preview" w:date="2026-01-01T00:00:00Z">
        <w:r>
          <w:delText xml:space="preserve">have first and second partial derivatives,</w:delText>
        </w:r>
      </w:del>
      <w:del w:id="1478" w:author="PR Preview" w:date="2026-01-01T00:00:00Z">
        <w:r>
          <w:delText xml:space="preserve"> </w:delText>
        </w:r>
      </w:del>
      <w:del w:id="1479" w:author="PR Preview" w:date="2026-01-01T00:00:00Z">
        <w:r>
          <w:delText xml:space="preserve">and let</w:delText>
        </w:r>
      </w:del>
      <w:del w:id="1480" w:author="PR Preview" w:date="2026-01-01T00:00:00Z">
        <w:r>
          <w:delText xml:space="preserve"> </w:delText>
        </w:r>
      </w:del>
      <w:del w:id="1481" w:author="PR Preview" w:date="2026-01-01T00:00:00Z">
        <w:r>
          <w:delText xml:space="preserve">$\mathord{\smash[b]{\underset{\raise.3ex\hbox{$\scriptstyle\sim$}}{x}}\vphantom{x}}^{(0)}$</w:delText>
        </w:r>
      </w:del>
      <w:del w:id="1482" w:author="PR Preview" w:date="2026-01-01T00:00:00Z">
        <w:r>
          <w:delText xml:space="preserve"> </w:delText>
        </w:r>
      </w:del>
      <w:del w:id="1483" w:author="PR Preview" w:date="2026-01-01T00:00:00Z">
        <w:r>
          <w:delText xml:space="preserve">be a starting point.</w:delText>
        </w:r>
      </w:del>
      <w:del w:id="1484" w:author="PR Preview" w:date="2026-01-01T00:00:00Z">
        <w:r>
          <w:delText xml:space="preserve"> </w:delText>
        </w:r>
      </w:del>
      <w:del w:id="1485" w:author="PR Preview" w:date="2026-01-01T00:00:00Z">
        <w:r>
          <w:rPr>
            <w:b/>
            <w:bCs/>
          </w:rPr>
          <w:delText xml:space="preserve">Newton’s method</w:delText>
        </w:r>
      </w:del>
      <w:del w:id="1486" w:author="PR Preview" w:date="2026-01-01T00:00:00Z">
        <w:r>
          <w:delText xml:space="preserve"> </w:delText>
        </w:r>
      </w:del>
      <w:del w:id="1487" w:author="PR Preview" w:date="2026-01-01T00:00:00Z">
        <w:r>
          <w:delText xml:space="preserve">[13]</w:delText>
        </w:r>
      </w:del>
      <w:del w:id="1488" w:author="PR Preview" w:date="2026-01-01T00:00:00Z">
        <w:r>
          <w:delText xml:space="preserve"> </w:delText>
        </w:r>
      </w:del>
      <w:del w:id="1489" w:author="PR Preview" w:date="2026-01-01T00:00:00Z">
        <w:r>
          <w:delText xml:space="preserve">computes, for</w:delText>
        </w:r>
      </w:del>
      <w:del w:id="1490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491" w:author="PR Preview" w:date="2026-01-01T00:00:00Z">
        <w:r>
          <w:delText xml:space="preserve">, as long as</w:delText>
        </w:r>
      </w:del>
      <w:del w:id="1492" w:author="PR Preview" w:date="2026-01-01T00:00:00Z">
        <w:r>
          <w:delText xml:space="preserve"> </w:delText>
        </w:r>
      </w:del>
      <w:del w:id="1493" w:author="PR Preview" w:date="2026-01-01T00:00:00Z">
        <w:r>
          <w:delText xml:space="preserve">$\mathbf{H}_f(\mathord{\smash[b]{\underset{\raise.3ex\hbox{$\scriptstyle\sim$}}{x}}\vphantom{x}}^{(t)})$</w:delText>
        </w:r>
      </w:del>
      <w:del w:id="1494" w:author="PR Preview" w:date="2026-01-01T00:00:00Z">
        <w:r>
          <w:delText xml:space="preserve"> </w:delText>
        </w:r>
      </w:del>
      <w:del w:id="1495" w:author="PR Preview" w:date="2026-01-01T00:00:00Z">
        <w:r>
          <w:delText xml:space="preserve">is invertible,</w:delText>
        </w:r>
      </w:del>
    </w:p>
    <w:p>
      <w:pPr>
        <w:pStyle w:val="BodyText"/>
      </w:pPr>
      <w:ins w:id="1496" w:author="PR Preview" w:date="2026-01-01T00:00:00Z">
        <w:r>
          <w:rPr>
            <w:b/>
            <w:bCs/>
          </w:rPr>
          <w:t xml:space="preserve">Definition 24 (Newton’s method for minimization)</w:t>
        </w:r>
      </w:ins>
      <w:ins w:id="1497" w:author="PR Preview" w:date="2026-01-01T00:00:00Z">
        <w:r>
          <w:t xml:space="preserve"> </w:t>
        </w:r>
      </w:ins>
      <w:ins w:id="1498" w:author="PR Preview" w:date="2026-01-01T00:00:00Z">
        <w:r>
          <w:t xml:space="preserve">Let</w:t>
        </w:r>
      </w:ins>
      <w:ins w:id="149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500" w:author="PR Preview" w:date="2026-01-01T00:00:00Z">
        <w:r>
          <w:t xml:space="preserve"> </w:t>
        </w:r>
      </w:ins>
      <w:ins w:id="1501" w:author="PR Preview" w:date="2026-01-01T00:00:00Z">
        <w:r>
          <w:t xml:space="preserve">have first and second partial derivatives,</w:t>
        </w:r>
      </w:ins>
      <w:ins w:id="1502" w:author="PR Preview" w:date="2026-01-01T00:00:00Z">
        <w:r>
          <w:t xml:space="preserve"> </w:t>
        </w:r>
      </w:ins>
      <w:ins w:id="1503" w:author="PR Preview" w:date="2026-01-01T00:00:00Z">
        <w:r>
          <w:t xml:space="preserve">and let</w:t>
        </w:r>
      </w:ins>
      <w:ins w:id="1504" w:author="PR Preview" w:date="2026-01-01T00:00:00Z">
        <w:r>
          <w:t xml:space="preserve"> </w:t>
        </w:r>
      </w:ins>
      <w:ins w:id="1505" w:author="PR Preview" w:date="2026-01-01T00:00:00Z">
        <w:r>
          <w:t xml:space="preserve">$\mathord{\smash[b]{\underset{\raise.3ex\hbox{$\scriptstyle\sim$}}{x}}\vphantom{x}}^{(0)}$</w:t>
        </w:r>
      </w:ins>
      <w:ins w:id="1506" w:author="PR Preview" w:date="2026-01-01T00:00:00Z">
        <w:r>
          <w:t xml:space="preserve"> </w:t>
        </w:r>
      </w:ins>
      <w:ins w:id="1507" w:author="PR Preview" w:date="2026-01-01T00:00:00Z">
        <w:r>
          <w:t xml:space="preserve">be a starting point.</w:t>
        </w:r>
      </w:ins>
      <w:ins w:id="1508" w:author="PR Preview" w:date="2026-01-01T00:00:00Z">
        <w:r>
          <w:t xml:space="preserve"> </w:t>
        </w:r>
      </w:ins>
      <w:ins w:id="1509" w:author="PR Preview" w:date="2026-01-01T00:00:00Z">
        <w:r>
          <w:rPr>
            <w:b/>
            <w:bCs/>
          </w:rPr>
          <w:t xml:space="preserve">Newton’s method</w:t>
        </w:r>
      </w:ins>
      <w:ins w:id="1510" w:author="PR Preview" w:date="2026-01-01T00:00:00Z">
        <w:r>
          <w:t xml:space="preserve"> </w:t>
        </w:r>
      </w:ins>
      <w:ins w:id="1511" w:author="PR Preview" w:date="2026-01-01T00:00:00Z">
        <w:r>
          <w:t xml:space="preserve">[13]</w:t>
        </w:r>
      </w:ins>
      <w:ins w:id="1512" w:author="PR Preview" w:date="2026-01-01T00:00:00Z">
        <w:r>
          <w:t xml:space="preserve"> </w:t>
        </w:r>
      </w:ins>
      <w:ins w:id="1513" w:author="PR Preview" w:date="2026-01-01T00:00:00Z">
        <w:r>
          <w:t xml:space="preserve">computes, for</w:t>
        </w:r>
      </w:ins>
      <w:ins w:id="1514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515" w:author="PR Preview" w:date="2026-01-01T00:00:00Z">
        <w:r>
          <w:t xml:space="preserve">, as long as</w:t>
        </w:r>
      </w:ins>
      <w:ins w:id="1516" w:author="PR Preview" w:date="2026-01-01T00:00:00Z">
        <w:r>
          <w:t xml:space="preserve"> </w:t>
        </w:r>
      </w:ins>
      <w:ins w:id="1517" w:author="PR Preview" w:date="2026-01-01T00:00:00Z">
        <w:r>
          <w:t xml:space="preserve">$\mathbf{H}_f(\mathord{\smash[b]{\underset{\raise.3ex\hbox{$\scriptstyle\sim$}}{x}}\vphantom{x}}^{(t)})$</w:t>
        </w:r>
      </w:ins>
      <w:ins w:id="1518" w:author="PR Preview" w:date="2026-01-01T00:00:00Z">
        <w:r>
          <w:t xml:space="preserve"> </w:t>
        </w:r>
      </w:ins>
      <w:ins w:id="1519" w:author="PR Preview" w:date="2026-01-01T00:00:00Z">
        <w:r>
          <w:t xml:space="preserve">is invertible,</w:t>
        </w:r>
      </w:ins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3"/>
    <w:bookmarkStart w:id="154" w:name="def-newton-step"/>
    <w:p>
      <w:pPr>
        <w:pStyle w:val="FirstParagraph"/>
      </w:pPr>
      <w:del w:id="1520" w:author="PR Preview" w:date="2026-01-01T00:00:00Z">
        <w:r>
          <w:rPr>
            <w:b/>
            <w:bCs/>
          </w:rPr>
          <w:delText xml:space="preserve">Definition 26 (Newton step)</w:delText>
        </w:r>
      </w:del>
      <w:del w:id="1521" w:author="PR Preview" w:date="2026-01-01T00:00:00Z">
        <w:r>
          <w:delText xml:space="preserve"> </w:delText>
        </w:r>
      </w:del>
      <w:del w:id="1522" w:author="PR Preview" w:date="2026-01-01T00:00:00Z">
        <w:r>
          <w:delText xml:space="preserve">In Newton’s method (</w:delText>
        </w:r>
      </w:del>
      <w:hyperlink w:anchor="def-newton-method">
        <w:del w:id="1523" w:author="PR Preview" w:date="2026-01-01T00:00:00Z">
          <w:r>
            <w:rPr>
              <w:rStyle w:val="Hyperlink"/>
            </w:rPr>
            <w:delText xml:space="preserve">Definition 25</w:delText>
          </w:r>
        </w:del>
      </w:hyperlink>
      <w:del w:id="1524" w:author="PR Preview" w:date="2026-01-01T00:00:00Z">
        <w:r>
          <w:delText xml:space="preserve">),</w:delText>
        </w:r>
      </w:del>
      <w:del w:id="1525" w:author="PR Preview" w:date="2026-01-01T00:00:00Z">
        <w:r>
          <w:delText xml:space="preserve"> </w:delText>
        </w:r>
      </w:del>
      <w:del w:id="1526" w:author="PR Preview" w:date="2026-01-01T00:00:00Z">
        <w:r>
          <w:delText xml:space="preserve">the vector</w:delText>
        </w:r>
      </w:del>
      <w:del w:id="1527" w:author="PR Preview" w:date="2026-01-01T00:00:00Z">
        <w:r>
          <w:delText xml:space="preserve"> </w:delText>
        </w:r>
      </w:del>
      <w:del w:id="1528" w:author="PR Preview" w:date="2026-01-01T00:00:00Z">
        <w:r>
          <w:delTex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delText>
        </w:r>
      </w:del>
      <w:del w:id="1529" w:author="PR Preview" w:date="2026-01-01T00:00:00Z">
        <w:r>
          <w:delText xml:space="preserve"> </w:delText>
        </w:r>
      </w:del>
      <w:del w:id="1530" w:author="PR Preview" w:date="2026-01-01T00:00:00Z">
        <w:r>
          <w:delText xml:space="preserve">is the</w:delText>
        </w:r>
      </w:del>
      <w:del w:id="1531" w:author="PR Preview" w:date="2026-01-01T00:00:00Z">
        <w:r>
          <w:delText xml:space="preserve"> </w:delText>
        </w:r>
      </w:del>
      <w:del w:id="1532" w:author="PR Preview" w:date="2026-01-01T00:00:00Z">
        <w:r>
          <w:rPr>
            <w:b/>
            <w:bCs/>
          </w:rPr>
          <w:delText xml:space="preserve">Newton step</w:delText>
        </w:r>
      </w:del>
      <w:del w:id="1533" w:author="PR Preview" w:date="2026-01-01T00:00:00Z">
        <w:r>
          <w:delText xml:space="preserve"> </w:delText>
        </w:r>
      </w:del>
      <w:del w:id="1534" w:author="PR Preview" w:date="2026-01-01T00:00:00Z">
        <w:r>
          <w:delText xml:space="preserve">at</w:delText>
        </w:r>
      </w:del>
      <w:del w:id="1535" w:author="PR Preview" w:date="2026-01-01T00:00:00Z">
        <w:r>
          <w:delText xml:space="preserve"> </w:delText>
        </w:r>
      </w:del>
      <w:del w:id="1536" w:author="PR Preview" w:date="2026-01-01T00:00:00Z">
        <w:r>
          <w:delText xml:space="preserve">$\mathord{\smash[b]{\underset{\raise.3ex\hbox{$\scriptstyle\sim$}}{x}}\vphantom{x}}^{(t)}$</w:delText>
        </w:r>
      </w:del>
      <w:del w:id="1537" w:author="PR Preview" w:date="2026-01-01T00:00:00Z">
        <w:r>
          <w:delText xml:space="preserve">.</w:delText>
        </w:r>
      </w:del>
    </w:p>
    <w:p>
      <w:pPr>
        <w:pStyle w:val="BodyText"/>
      </w:pPr>
      <w:del w:id="1538" w:author="PR Preview" w:date="2026-01-01T00:00:00Z">
        <w:r>
          <w:rPr>
            <w:b/>
            <w:bCs/>
          </w:rPr>
          <w:delText xml:space="preserve">Example 36 (Newton’s method for a cubic)</w:delText>
        </w:r>
      </w:del>
      <w:del w:id="1539" w:author="PR Preview" w:date="2026-01-01T00:00:00Z">
        <w:r>
          <w:delText xml:space="preserve"> </w:delText>
        </w:r>
      </w:del>
      <w:del w:id="1540" w:author="PR Preview" w:date="2026-01-01T00:00:00Z">
        <w:r>
          <w:delText xml:space="preserve">Let</w:delText>
        </w:r>
      </w:del>
      <w:del w:id="154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del w:id="1542" w:author="PR Preview" w:date="2026-01-01T00:00:00Z">
        <w:r>
          <w:delText xml:space="preserve">, so</w:delText>
        </w:r>
      </w:del>
      <w:del w:id="1543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del w:id="1544" w:author="PR Preview" w:date="2026-01-01T00:00:00Z">
        <w:r>
          <w:delText xml:space="preserve"> </w:delText>
        </w:r>
      </w:del>
      <w:del w:id="1545" w:author="PR Preview" w:date="2026-01-01T00:00:00Z">
        <w:r>
          <w:delText xml:space="preserve">and</w:delText>
        </w:r>
      </w:del>
      <w:del w:id="1546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del w:id="1547" w:author="PR Preview" w:date="2026-01-01T00:00:00Z">
        <w:r>
          <w:delText xml:space="preserve">.</w:delText>
        </w:r>
      </w:del>
      <w:del w:id="1548" w:author="PR Preview" w:date="2026-01-01T00:00:00Z">
        <w:r>
          <w:delText xml:space="preserve"> </w:delText>
        </w:r>
      </w:del>
      <w:del w:id="1549" w:author="PR Preview" w:date="2026-01-01T00:00:00Z">
        <w:r>
          <w:delText xml:space="preserve">For</w:delText>
        </w:r>
      </w:del>
      <w:del w:id="1550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del w:id="1551" w:author="PR Preview" w:date="2026-01-01T00:00:00Z">
        <w:r>
          <w:delText xml:space="preserve">, one Newton step gives</w:delText>
        </w:r>
      </w:del>
    </w:p>
    <w:p>
      <w:pPr>
        <w:pStyle w:val="FirstParagraph"/>
      </w:pPr>
      <w:ins w:id="1552" w:author="PR Preview" w:date="2026-01-01T00:00:00Z">
        <w:r>
          <w:rPr>
            <w:b/>
            <w:bCs/>
          </w:rPr>
          <w:t xml:space="preserve">Definition 25 (Newton step)</w:t>
        </w:r>
      </w:ins>
      <w:ins w:id="1553" w:author="PR Preview" w:date="2026-01-01T00:00:00Z">
        <w:r>
          <w:t xml:space="preserve"> </w:t>
        </w:r>
      </w:ins>
      <w:ins w:id="1554" w:author="PR Preview" w:date="2026-01-01T00:00:00Z">
        <w:r>
          <w:t xml:space="preserve">In Newton’s method (</w:t>
        </w:r>
      </w:ins>
      <w:hyperlink w:anchor="def-newton-method">
        <w:ins w:id="1555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1556" w:author="PR Preview" w:date="2026-01-01T00:00:00Z">
        <w:r>
          <w:t xml:space="preserve">),</w:t>
        </w:r>
      </w:ins>
      <w:ins w:id="1557" w:author="PR Preview" w:date="2026-01-01T00:00:00Z">
        <w:r>
          <w:t xml:space="preserve"> </w:t>
        </w:r>
      </w:ins>
      <w:ins w:id="1558" w:author="PR Preview" w:date="2026-01-01T00:00:00Z">
        <w:r>
          <w:t xml:space="preserve">the vector</w:t>
        </w:r>
      </w:ins>
      <w:ins w:id="1559" w:author="PR Preview" w:date="2026-01-01T00:00:00Z">
        <w:r>
          <w:t xml:space="preserve"> </w:t>
        </w:r>
      </w:ins>
      <w:ins w:id="1560" w:author="PR Preview" w:date="2026-01-01T00:00:00Z">
        <w:r>
  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  </w:r>
      </w:ins>
      <w:ins w:id="1561" w:author="PR Preview" w:date="2026-01-01T00:00:00Z">
        <w:r>
          <w:t xml:space="preserve"> </w:t>
        </w:r>
      </w:ins>
      <w:ins w:id="1562" w:author="PR Preview" w:date="2026-01-01T00:00:00Z">
        <w:r>
          <w:t xml:space="preserve">is the</w:t>
        </w:r>
      </w:ins>
      <w:ins w:id="1563" w:author="PR Preview" w:date="2026-01-01T00:00:00Z">
        <w:r>
          <w:t xml:space="preserve"> </w:t>
        </w:r>
      </w:ins>
      <w:ins w:id="1564" w:author="PR Preview" w:date="2026-01-01T00:00:00Z">
        <w:r>
          <w:rPr>
            <w:b/>
            <w:bCs/>
          </w:rPr>
          <w:t xml:space="preserve">Newton step</w:t>
        </w:r>
      </w:ins>
      <w:ins w:id="1565" w:author="PR Preview" w:date="2026-01-01T00:00:00Z">
        <w:r>
          <w:t xml:space="preserve"> </w:t>
        </w:r>
      </w:ins>
      <w:ins w:id="1566" w:author="PR Preview" w:date="2026-01-01T00:00:00Z">
        <w:r>
          <w:t xml:space="preserve">at</w:t>
        </w:r>
      </w:ins>
      <w:ins w:id="1567" w:author="PR Preview" w:date="2026-01-01T00:00:00Z">
        <w:r>
          <w:t xml:space="preserve"> </w:t>
        </w:r>
      </w:ins>
      <w:ins w:id="1568" w:author="PR Preview" w:date="2026-01-01T00:00:00Z">
        <w:r>
          <w:t xml:space="preserve">$\mathord{\smash[b]{\underset{\raise.3ex\hbox{$\scriptstyle\sim$}}{x}}\vphantom{x}}^{(t)}$</w:t>
        </w:r>
      </w:ins>
      <w:ins w:id="1569" w:author="PR Preview" w:date="2026-01-01T00:00:00Z">
        <w:r>
          <w:t xml:space="preserve">.</w:t>
        </w:r>
      </w:ins>
    </w:p>
    <w:bookmarkEnd w:id="154"/>
    <w:bookmarkStart w:id="155" w:name="exm-newton-method"/>
    <w:p>
      <w:pPr>
        <w:pStyle w:val="BodyText"/>
      </w:pPr>
      <w:ins w:id="1570" w:author="PR Preview" w:date="2026-01-01T00:00:00Z">
        <w:r>
          <w:rPr>
            <w:b/>
            <w:bCs/>
          </w:rPr>
          <w:t xml:space="preserve">Example 35 (Newton’s method for a cubic)</w:t>
        </w:r>
      </w:ins>
      <w:ins w:id="1571" w:author="PR Preview" w:date="2026-01-01T00:00:00Z">
        <w:r>
          <w:t xml:space="preserve"> </w:t>
        </w:r>
      </w:ins>
      <w:ins w:id="1572" w:author="PR Preview" w:date="2026-01-01T00:00:00Z">
        <w:r>
          <w:t xml:space="preserve">Let</w:t>
        </w:r>
      </w:ins>
      <w:ins w:id="157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ins w:id="1574" w:author="PR Preview" w:date="2026-01-01T00:00:00Z">
        <w:r>
          <w:t xml:space="preserve">, so</w:t>
        </w:r>
      </w:ins>
      <w:ins w:id="1575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ins w:id="1576" w:author="PR Preview" w:date="2026-01-01T00:00:00Z">
        <w:r>
          <w:t xml:space="preserve"> </w:t>
        </w:r>
      </w:ins>
      <w:ins w:id="1577" w:author="PR Preview" w:date="2026-01-01T00:00:00Z">
        <w:r>
          <w:t xml:space="preserve">and</w:t>
        </w:r>
      </w:ins>
      <w:ins w:id="1578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ins w:id="1579" w:author="PR Preview" w:date="2026-01-01T00:00:00Z">
        <w:r>
          <w:t xml:space="preserve">.</w:t>
        </w:r>
      </w:ins>
      <w:ins w:id="1580" w:author="PR Preview" w:date="2026-01-01T00:00:00Z">
        <w:r>
          <w:t xml:space="preserve"> </w:t>
        </w:r>
      </w:ins>
      <w:ins w:id="1581" w:author="PR Preview" w:date="2026-01-01T00:00:00Z">
        <w:r>
          <w:t xml:space="preserve">For</w:t>
        </w:r>
      </w:ins>
      <w:ins w:id="1582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ins w:id="1583" w:author="PR Preview" w:date="2026-01-01T00:00:00Z">
        <w:r>
          <w:t xml:space="preserve">, one Newton step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del w:id="1584" w:author="PR Preview" w:date="2026-01-01T00:00:00Z">
        <w:r>
          <w:delText xml:space="preserve">The iterates (</w:delText>
        </w:r>
      </w:del>
      <w:hyperlink w:anchor="def-iterate">
        <w:del w:id="1585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1586" w:author="PR Preview" w:date="2026-01-01T00:00:00Z">
        <w:r>
          <w:delText xml:space="preserve">) approach</w:delText>
        </w:r>
      </w:del>
      <w:del w:id="1587" w:author="PR Preview" w:date="2026-01-01T00:00:00Z">
        <w:r>
          <w:delText xml:space="preserve"> </w:delText>
        </w:r>
      </w:del>
      <m:oMath>
        <m:r>
          <m:t>2</m:t>
        </m:r>
      </m:oMath>
      <w:del w:id="1588" w:author="PR Preview" w:date="2026-01-01T00:00:00Z">
        <w:r>
          <w:delText xml:space="preserve">, the local minimizer of</w:delText>
        </w:r>
      </w:del>
      <w:del w:id="1589" w:author="PR Preview" w:date="2026-01-01T00:00:00Z">
        <w:r>
          <w:delText xml:space="preserve"> </w:delText>
        </w:r>
      </w:del>
      <m:oMath>
        <m:r>
          <m:t>f</m:t>
        </m:r>
      </m:oMath>
      <w:del w:id="1590" w:author="PR Preview" w:date="2026-01-01T00:00:00Z">
        <w:r>
          <w:delText xml:space="preserve"> </w:delText>
        </w:r>
      </w:del>
      <w:del w:id="1591" w:author="PR Preview" w:date="2026-01-01T00:00:00Z">
        <w:r>
          <w:delText xml:space="preserve">(a stationary point, since</w:delText>
        </w:r>
      </w:del>
      <w:del w:id="1592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593" w:author="PR Preview" w:date="2026-01-01T00:00:00Z">
        <w:r>
          <w:delText xml:space="preserve">, with</w:delText>
        </w:r>
      </w:del>
      <w:del w:id="1594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del w:id="1595" w:author="PR Preview" w:date="2026-01-01T00:00:00Z">
        <w:r>
          <w:delText xml:space="preserve">;</w:delText>
        </w:r>
      </w:del>
      <w:del w:id="1596" w:author="PR Preview" w:date="2026-01-01T00:00:00Z">
        <w:r>
          <w:delText xml:space="preserve"> </w:delText>
        </w:r>
      </w:del>
      <w:hyperlink w:anchor="thm-second-order-condition">
        <w:del w:id="1597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1598" w:author="PR Preview" w:date="2026-01-01T00:00:00Z">
        <w:r>
          <w:delText xml:space="preserve">).</w:delText>
        </w:r>
      </w:del>
    </w:p>
    <w:p>
      <w:pPr>
        <w:pStyle w:val="BodyText"/>
      </w:pPr>
      <w:del w:id="1599" w:author="PR Preview" w:date="2026-01-01T00:00:00Z">
        <w:r>
          <w:rPr>
            <w:b/>
            <w:bCs/>
          </w:rPr>
          <w:delText xml:space="preserve">Definition 27 (Quadratic model (second-order Taylor polynomial))</w:delText>
        </w:r>
      </w:del>
      <w:del w:id="1600" w:author="PR Preview" w:date="2026-01-01T00:00:00Z">
        <w:r>
          <w:delText xml:space="preserve"> </w:delText>
        </w:r>
      </w:del>
      <w:del w:id="1601" w:author="PR Preview" w:date="2026-01-01T00:00:00Z">
        <w:r>
          <w:delText xml:space="preserve">Let</w:delText>
        </w:r>
      </w:del>
      <w:del w:id="1602" w:author="PR Preview" w:date="2026-01-01T00:00:00Z">
        <w:r>
          <w:delText xml:space="preserve"> </w:delText>
        </w:r>
      </w:del>
      <m:oMath>
        <m:r>
          <m:t>f</m:t>
        </m:r>
      </m:oMath>
      <w:del w:id="1603" w:author="PR Preview" w:date="2026-01-01T00:00:00Z">
        <w:r>
          <w:delText xml:space="preserve"> </w:delText>
        </w:r>
      </w:del>
      <w:del w:id="1604" w:author="PR Preview" w:date="2026-01-01T00:00:00Z">
        <w:r>
          <w:delText xml:space="preserve">be as in</w:delText>
        </w:r>
      </w:del>
      <w:del w:id="1605" w:author="PR Preview" w:date="2026-01-01T00:00:00Z">
        <w:r>
          <w:delText xml:space="preserve"> </w:delText>
        </w:r>
      </w:del>
      <w:hyperlink w:anchor="def-newton-method">
        <w:del w:id="1606" w:author="PR Preview" w:date="2026-01-01T00:00:00Z">
          <w:r>
            <w:rPr>
              <w:rStyle w:val="Hyperlink"/>
            </w:rPr>
            <w:delText xml:space="preserve">Definition 25</w:delText>
          </w:r>
        </w:del>
      </w:hyperlink>
      <w:del w:id="1607" w:author="PR Preview" w:date="2026-01-01T00:00:00Z">
        <w:r>
          <w:delText xml:space="preserve"> </w:delText>
        </w:r>
      </w:del>
      <w:del w:id="1608" w:author="PR Preview" w:date="2026-01-01T00:00:00Z">
        <w:r>
          <w:delText xml:space="preserve">and let</w:delText>
        </w:r>
      </w:del>
      <w:del w:id="1609" w:author="PR Preview" w:date="2026-01-01T00:00:00Z">
        <w:r>
          <w:delText xml:space="preserve"> </w:delText>
        </w:r>
      </w:del>
      <w:del w:id="1610" w:author="PR Preview" w:date="2026-01-01T00:00:00Z">
        <w:r>
          <w:delText xml:space="preserve">$\mathord{\smash[b]{\underset{\raise.3ex\hbox{$\scriptstyle\sim$}}{x}}\vphantom{x}}$</w:delText>
        </w:r>
      </w:del>
      <w:del w:id="1611" w:author="PR Preview" w:date="2026-01-01T00:00:00Z">
        <w:r>
          <w:delText xml:space="preserve"> </w:delText>
        </w:r>
      </w:del>
      <w:del w:id="1612" w:author="PR Preview" w:date="2026-01-01T00:00:00Z">
        <w:r>
          <w:delText xml:space="preserve">be a point,</w:delText>
        </w:r>
      </w:del>
      <w:del w:id="1613" w:author="PR Preview" w:date="2026-01-01T00:00:00Z">
        <w:r>
          <w:delText xml:space="preserve"> </w:delText>
        </w:r>
      </w:del>
      <w:del w:id="1614" w:author="PR Preview" w:date="2026-01-01T00:00:00Z">
        <w:r>
          <w:delText xml:space="preserve">with</w:delText>
        </w:r>
      </w:del>
      <w:del w:id="1615" w:author="PR Preview" w:date="2026-01-01T00:00:00Z">
        <w:r>
          <w:delText xml:space="preserve"> </w:delText>
        </w:r>
      </w:del>
      <w:del w:id="1616" w:author="PR Preview" w:date="2026-01-01T00:00:00Z">
        <w:r>
          <w:delTex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delText>
        </w:r>
      </w:del>
      <w:del w:id="1617" w:author="PR Preview" w:date="2026-01-01T00:00:00Z">
        <w:r>
          <w:delText xml:space="preserve"> </w:delText>
        </w:r>
      </w:del>
      <w:del w:id="1618" w:author="PR Preview" w:date="2026-01-01T00:00:00Z">
        <w:r>
          <w:delText xml:space="preserve">and</w:delText>
        </w:r>
      </w:del>
      <w:del w:id="1619" w:author="PR Preview" w:date="2026-01-01T00:00:00Z">
        <w:r>
          <w:delText xml:space="preserve"> </w:delText>
        </w:r>
      </w:del>
      <w:del w:id="1620" w:author="PR Preview" w:date="2026-01-01T00:00:00Z">
        <w:r>
          <w:delText xml:space="preserve">$\mathbf{H} \stackrel{\text{def}}{=}\mathbf{H}_f(\mathord{\smash[b]{\underset{\raise.3ex\hbox{$\scriptstyle\sim$}}{x}}\vphantom{x}})$</w:delText>
        </w:r>
      </w:del>
      <w:del w:id="1621" w:author="PR Preview" w:date="2026-01-01T00:00:00Z">
        <w:r>
          <w:delText xml:space="preserve">.</w:delText>
        </w:r>
      </w:del>
      <w:del w:id="1622" w:author="PR Preview" w:date="2026-01-01T00:00:00Z">
        <w:r>
          <w:delText xml:space="preserve"> </w:delText>
        </w:r>
      </w:del>
      <w:del w:id="1623" w:author="PR Preview" w:date="2026-01-01T00:00:00Z">
        <w:r>
          <w:delText xml:space="preserve">The</w:delText>
        </w:r>
      </w:del>
      <w:del w:id="1624" w:author="PR Preview" w:date="2026-01-01T00:00:00Z">
        <w:r>
          <w:delText xml:space="preserve"> </w:delText>
        </w:r>
      </w:del>
      <w:del w:id="1625" w:author="PR Preview" w:date="2026-01-01T00:00:00Z">
        <w:r>
          <w:rPr>
            <w:b/>
            <w:bCs/>
          </w:rPr>
          <w:delText xml:space="preserve">quadratic model</w:delText>
        </w:r>
      </w:del>
      <w:del w:id="1626" w:author="PR Preview" w:date="2026-01-01T00:00:00Z">
        <w:r>
          <w:delText xml:space="preserve"> </w:delText>
        </w:r>
      </w:del>
      <w:del w:id="1627" w:author="PR Preview" w:date="2026-01-01T00:00:00Z">
        <w:r>
          <w:delText xml:space="preserve">of</w:delText>
        </w:r>
      </w:del>
      <w:del w:id="1628" w:author="PR Preview" w:date="2026-01-01T00:00:00Z">
        <w:r>
          <w:delText xml:space="preserve"> </w:delText>
        </w:r>
      </w:del>
      <m:oMath>
        <m:r>
          <m:t>f</m:t>
        </m:r>
      </m:oMath>
      <w:del w:id="1629" w:author="PR Preview" w:date="2026-01-01T00:00:00Z">
        <w:r>
          <w:delText xml:space="preserve"> </w:delText>
        </w:r>
      </w:del>
      <w:del w:id="1630" w:author="PR Preview" w:date="2026-01-01T00:00:00Z">
        <w:r>
          <w:delText xml:space="preserve">at</w:delText>
        </w:r>
      </w:del>
      <w:del w:id="1631" w:author="PR Preview" w:date="2026-01-01T00:00:00Z">
        <w:r>
          <w:delText xml:space="preserve"> </w:delText>
        </w:r>
      </w:del>
      <w:del w:id="1632" w:author="PR Preview" w:date="2026-01-01T00:00:00Z">
        <w:r>
          <w:delText xml:space="preserve">$\mathord{\smash[b]{\underset{\raise.3ex\hbox{$\scriptstyle\sim$}}{x}}\vphantom{x}}$</w:delText>
        </w:r>
      </w:del>
      <w:del w:id="1633" w:author="PR Preview" w:date="2026-01-01T00:00:00Z">
        <w:r>
          <w:delText xml:space="preserve"> </w:delText>
        </w:r>
      </w:del>
      <w:del w:id="1634" w:author="PR Preview" w:date="2026-01-01T00:00:00Z">
        <w:r>
          <w:delText xml:space="preserve">is the function of a step</w:delText>
        </w:r>
      </w:del>
      <w:del w:id="1635" w:author="PR Preview" w:date="2026-01-01T00:00:00Z">
        <w:r>
          <w:delText xml:space="preserve"> </w:delText>
        </w:r>
      </w:del>
      <w:del w:id="1636" w:author="PR Preview" w:date="2026-01-01T00:00:00Z">
        <w:r>
          <w:delText xml:space="preserve">$\mathord{\smash[b]{\underset{\raise.3ex\hbox{$\scriptstyle\sim$}}{\delta}}\vphantom{\delta}}\in \mathbb{R}^p$</w:delText>
        </w:r>
      </w:del>
    </w:p>
    <w:p>
      <w:pPr>
        <w:pStyle w:val="FirstParagraph"/>
      </w:pPr>
      <w:ins w:id="1637" w:author="PR Preview" w:date="2026-01-01T00:00:00Z">
        <w:r>
          <w:t xml:space="preserve">The iterates (</w:t>
        </w:r>
      </w:ins>
      <w:hyperlink w:anchor="def-iterate">
        <w:ins w:id="1638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1639" w:author="PR Preview" w:date="2026-01-01T00:00:00Z">
        <w:r>
          <w:t xml:space="preserve">) approach</w:t>
        </w:r>
      </w:ins>
      <w:ins w:id="1640" w:author="PR Preview" w:date="2026-01-01T00:00:00Z">
        <w:r>
          <w:t xml:space="preserve"> </w:t>
        </w:r>
      </w:ins>
      <m:oMath>
        <m:r>
          <m:t>2</m:t>
        </m:r>
      </m:oMath>
      <w:ins w:id="1641" w:author="PR Preview" w:date="2026-01-01T00:00:00Z">
        <w:r>
          <w:t xml:space="preserve">, the local minimizer of</w:t>
        </w:r>
      </w:ins>
      <w:ins w:id="1642" w:author="PR Preview" w:date="2026-01-01T00:00:00Z">
        <w:r>
          <w:t xml:space="preserve"> </w:t>
        </w:r>
      </w:ins>
      <m:oMath>
        <m:r>
          <m:t>f</m:t>
        </m:r>
      </m:oMath>
      <w:ins w:id="1643" w:author="PR Preview" w:date="2026-01-01T00:00:00Z">
        <w:r>
          <w:t xml:space="preserve"> </w:t>
        </w:r>
      </w:ins>
      <w:ins w:id="1644" w:author="PR Preview" w:date="2026-01-01T00:00:00Z">
        <w:r>
          <w:t xml:space="preserve">(a stationary point, since</w:t>
        </w:r>
      </w:ins>
      <w:ins w:id="1645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646" w:author="PR Preview" w:date="2026-01-01T00:00:00Z">
        <w:r>
          <w:t xml:space="preserve">, with</w:t>
        </w:r>
      </w:ins>
      <w:ins w:id="1647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ins w:id="1648" w:author="PR Preview" w:date="2026-01-01T00:00:00Z">
        <w:r>
          <w:t xml:space="preserve">;</w:t>
        </w:r>
      </w:ins>
      <w:ins w:id="1649" w:author="PR Preview" w:date="2026-01-01T00:00:00Z">
        <w:r>
          <w:t xml:space="preserve"> </w:t>
        </w:r>
      </w:ins>
      <w:hyperlink w:anchor="thm-second-order-condition">
        <w:ins w:id="1650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651" w:author="PR Preview" w:date="2026-01-01T00:00:00Z">
        <w:r>
          <w:t xml:space="preserve">).</w:t>
        </w:r>
      </w:ins>
    </w:p>
    <w:bookmarkEnd w:id="155"/>
    <w:bookmarkStart w:id="156" w:name="def-quadratic-model"/>
    <w:p>
      <w:pPr>
        <w:pStyle w:val="BodyText"/>
      </w:pPr>
      <w:ins w:id="1652" w:author="PR Preview" w:date="2026-01-01T00:00:00Z">
        <w:r>
          <w:rPr>
            <w:b/>
            <w:bCs/>
          </w:rPr>
          <w:t xml:space="preserve">Definition 26 (Quadratic model (second-order Taylor polynomial))</w:t>
        </w:r>
      </w:ins>
      <w:ins w:id="1653" w:author="PR Preview" w:date="2026-01-01T00:00:00Z">
        <w:r>
          <w:t xml:space="preserve"> </w:t>
        </w:r>
      </w:ins>
      <w:ins w:id="1654" w:author="PR Preview" w:date="2026-01-01T00:00:00Z">
        <w:r>
          <w:t xml:space="preserve">Let</w:t>
        </w:r>
      </w:ins>
      <w:ins w:id="1655" w:author="PR Preview" w:date="2026-01-01T00:00:00Z">
        <w:r>
          <w:t xml:space="preserve"> </w:t>
        </w:r>
      </w:ins>
      <m:oMath>
        <m:r>
          <m:t>f</m:t>
        </m:r>
      </m:oMath>
      <w:ins w:id="1656" w:author="PR Preview" w:date="2026-01-01T00:00:00Z">
        <w:r>
          <w:t xml:space="preserve"> </w:t>
        </w:r>
      </w:ins>
      <w:ins w:id="1657" w:author="PR Preview" w:date="2026-01-01T00:00:00Z">
        <w:r>
          <w:t xml:space="preserve">be as in</w:t>
        </w:r>
      </w:ins>
      <w:ins w:id="1658" w:author="PR Preview" w:date="2026-01-01T00:00:00Z">
        <w:r>
          <w:t xml:space="preserve"> </w:t>
        </w:r>
      </w:ins>
      <w:hyperlink w:anchor="def-newton-method">
        <w:ins w:id="1659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1660" w:author="PR Preview" w:date="2026-01-01T00:00:00Z">
        <w:r>
          <w:t xml:space="preserve"> </w:t>
        </w:r>
      </w:ins>
      <w:ins w:id="1661" w:author="PR Preview" w:date="2026-01-01T00:00:00Z">
        <w:r>
          <w:t xml:space="preserve">and let</w:t>
        </w:r>
      </w:ins>
      <w:ins w:id="1662" w:author="PR Preview" w:date="2026-01-01T00:00:00Z">
        <w:r>
          <w:t xml:space="preserve"> </w:t>
        </w:r>
      </w:ins>
      <w:ins w:id="1663" w:author="PR Preview" w:date="2026-01-01T00:00:00Z">
        <w:r>
          <w:t xml:space="preserve">$\mathord{\smash[b]{\underset{\raise.3ex\hbox{$\scriptstyle\sim$}}{x}}\vphantom{x}}$</w:t>
        </w:r>
      </w:ins>
      <w:ins w:id="1664" w:author="PR Preview" w:date="2026-01-01T00:00:00Z">
        <w:r>
          <w:t xml:space="preserve"> </w:t>
        </w:r>
      </w:ins>
      <w:ins w:id="1665" w:author="PR Preview" w:date="2026-01-01T00:00:00Z">
        <w:r>
          <w:t xml:space="preserve">be a point,</w:t>
        </w:r>
      </w:ins>
      <w:ins w:id="1666" w:author="PR Preview" w:date="2026-01-01T00:00:00Z">
        <w:r>
          <w:t xml:space="preserve"> </w:t>
        </w:r>
      </w:ins>
      <w:ins w:id="1667" w:author="PR Preview" w:date="2026-01-01T00:00:00Z">
        <w:r>
          <w:t xml:space="preserve">with</w:t>
        </w:r>
      </w:ins>
      <w:ins w:id="1668" w:author="PR Preview" w:date="2026-01-01T00:00:00Z">
        <w:r>
          <w:t xml:space="preserve"> </w:t>
        </w:r>
      </w:ins>
      <w:ins w:id="1669" w:author="PR Preview" w:date="2026-01-01T00:00:00Z">
        <w:r>
  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  </w:r>
      </w:ins>
      <w:ins w:id="1670" w:author="PR Preview" w:date="2026-01-01T00:00:00Z">
        <w:r>
          <w:t xml:space="preserve"> </w:t>
        </w:r>
      </w:ins>
      <w:ins w:id="1671" w:author="PR Preview" w:date="2026-01-01T00:00:00Z">
        <w:r>
          <w:t xml:space="preserve">and</w:t>
        </w:r>
      </w:ins>
      <w:ins w:id="1672" w:author="PR Preview" w:date="2026-01-01T00:00:00Z">
        <w:r>
          <w:t xml:space="preserve"> </w:t>
        </w:r>
      </w:ins>
      <w:ins w:id="1673" w:author="PR Preview" w:date="2026-01-01T00:00:00Z">
        <w:r>
          <w:t xml:space="preserve">$\mathbf{H} \stackrel{\text{def}}{=}\mathbf{H}_f(\mathord{\smash[b]{\underset{\raise.3ex\hbox{$\scriptstyle\sim$}}{x}}\vphantom{x}})$</w:t>
        </w:r>
      </w:ins>
      <w:ins w:id="1674" w:author="PR Preview" w:date="2026-01-01T00:00:00Z">
        <w:r>
          <w:t xml:space="preserve">.</w:t>
        </w:r>
      </w:ins>
      <w:ins w:id="1675" w:author="PR Preview" w:date="2026-01-01T00:00:00Z">
        <w:r>
          <w:t xml:space="preserve"> </w:t>
        </w:r>
      </w:ins>
      <w:ins w:id="1676" w:author="PR Preview" w:date="2026-01-01T00:00:00Z">
        <w:r>
          <w:t xml:space="preserve">The</w:t>
        </w:r>
      </w:ins>
      <w:ins w:id="1677" w:author="PR Preview" w:date="2026-01-01T00:00:00Z">
        <w:r>
          <w:t xml:space="preserve"> </w:t>
        </w:r>
      </w:ins>
      <w:ins w:id="1678" w:author="PR Preview" w:date="2026-01-01T00:00:00Z">
        <w:r>
          <w:rPr>
            <w:b/>
            <w:bCs/>
          </w:rPr>
          <w:t xml:space="preserve">quadratic model</w:t>
        </w:r>
      </w:ins>
      <w:ins w:id="1679" w:author="PR Preview" w:date="2026-01-01T00:00:00Z">
        <w:r>
          <w:t xml:space="preserve"> </w:t>
        </w:r>
      </w:ins>
      <w:ins w:id="1680" w:author="PR Preview" w:date="2026-01-01T00:00:00Z">
        <w:r>
          <w:t xml:space="preserve">of</w:t>
        </w:r>
      </w:ins>
      <w:ins w:id="1681" w:author="PR Preview" w:date="2026-01-01T00:00:00Z">
        <w:r>
          <w:t xml:space="preserve"> </w:t>
        </w:r>
      </w:ins>
      <m:oMath>
        <m:r>
          <m:t>f</m:t>
        </m:r>
      </m:oMath>
      <w:ins w:id="1682" w:author="PR Preview" w:date="2026-01-01T00:00:00Z">
        <w:r>
          <w:t xml:space="preserve"> </w:t>
        </w:r>
      </w:ins>
      <w:ins w:id="1683" w:author="PR Preview" w:date="2026-01-01T00:00:00Z">
        <w:r>
          <w:t xml:space="preserve">at</w:t>
        </w:r>
      </w:ins>
      <w:ins w:id="1684" w:author="PR Preview" w:date="2026-01-01T00:00:00Z">
        <w:r>
          <w:t xml:space="preserve"> </w:t>
        </w:r>
      </w:ins>
      <w:ins w:id="1685" w:author="PR Preview" w:date="2026-01-01T00:00:00Z">
        <w:r>
          <w:t xml:space="preserve">$\mathord{\smash[b]{\underset{\raise.3ex\hbox{$\scriptstyle\sim$}}{x}}\vphantom{x}}$</w:t>
        </w:r>
      </w:ins>
      <w:ins w:id="1686" w:author="PR Preview" w:date="2026-01-01T00:00:00Z">
        <w:r>
          <w:t xml:space="preserve"> </w:t>
        </w:r>
      </w:ins>
      <w:ins w:id="1687" w:author="PR Preview" w:date="2026-01-01T00:00:00Z">
        <w:r>
          <w:t xml:space="preserve">is the function of a step</w:t>
        </w:r>
      </w:ins>
      <w:ins w:id="1688" w:author="PR Preview" w:date="2026-01-01T00:00:00Z">
        <w:r>
          <w:t xml:space="preserve"> </w:t>
        </w:r>
      </w:ins>
      <w:ins w:id="1689" w:author="PR Preview" w:date="2026-01-01T00:00:00Z">
        <w:r>
          <w:t xml:space="preserve">$\mathord{\smash[b]{\underset{\raise.3ex\hbox{$\scriptstyle\sim$}}{\delta}}\vphantom{\delta}}\in \mathbb{R}^p$</w:t>
        </w:r>
      </w:ins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6"/>
    <w:bookmarkStart w:id="157" w:name="exm-quadratic-model"/>
    <w:p>
      <w:pPr>
        <w:pStyle w:val="BodyText"/>
      </w:pPr>
      <w:del w:id="1690" w:author="PR Preview" w:date="2026-01-01T00:00:00Z">
        <w:r>
          <w:rPr>
            <w:b/>
            <w:bCs/>
          </w:rPr>
          <w:delText xml:space="preserve">Example 37 (The model at</w:delText>
        </w:r>
      </w:del>
      <w:del w:id="1691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2.5</m:t>
        </m:r>
      </m:oMath>
      <w:del w:id="1692" w:author="PR Preview" w:date="2026-01-01T00:00:00Z">
        <w:r>
          <w:rPr>
            <w:b/>
            <w:bCs/>
          </w:rPr>
          <w:delText xml:space="preserve">)</w:delText>
        </w:r>
      </w:del>
      <w:del w:id="1693" w:author="PR Preview" w:date="2026-01-01T00:00:00Z">
        <w:r>
          <w:delText xml:space="preserve"> </w:delText>
        </w:r>
      </w:del>
      <w:del w:id="1694" w:author="PR Preview" w:date="2026-01-01T00:00:00Z">
        <w:r>
          <w:delText xml:space="preserve">For</w:delText>
        </w:r>
      </w:del>
      <w:del w:id="169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del w:id="1696" w:author="PR Preview" w:date="2026-01-01T00:00:00Z">
        <w:r>
          <w:delText xml:space="preserve"> </w:delText>
        </w:r>
      </w:del>
      <w:del w:id="1697" w:author="PR Preview" w:date="2026-01-01T00:00:00Z">
        <w:r>
          <w:delText xml:space="preserve">at</w:delText>
        </w:r>
      </w:del>
      <w:del w:id="1698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2.5</m:t>
        </m:r>
      </m:oMath>
      <w:del w:id="1699" w:author="PR Preview" w:date="2026-01-01T00:00:00Z">
        <w:r>
          <w:delText xml:space="preserve"> </w:delText>
        </w:r>
      </w:del>
      <w:del w:id="1700" w:author="PR Preview" w:date="2026-01-01T00:00:00Z">
        <w:r>
          <w:delText xml:space="preserve">(</w:delText>
        </w:r>
      </w:del>
      <w:hyperlink w:anchor="exm-newton-method">
        <w:del w:id="1701" w:author="PR Preview" w:date="2026-01-01T00:00:00Z">
          <w:r>
            <w:rPr>
              <w:rStyle w:val="Hyperlink"/>
            </w:rPr>
            <w:delText xml:space="preserve">Example 36</w:delText>
          </w:r>
        </w:del>
      </w:hyperlink>
      <w:del w:id="1702" w:author="PR Preview" w:date="2026-01-01T00:00:00Z">
        <w:r>
          <w:delText xml:space="preserve">),</w:delText>
        </w:r>
      </w:del>
    </w:p>
    <w:p>
      <w:pPr>
        <w:pStyle w:val="BodyText"/>
      </w:pPr>
      <w:ins w:id="1703" w:author="PR Preview" w:date="2026-01-01T00:00:00Z">
        <w:r>
          <w:rPr>
            <w:b/>
            <w:bCs/>
          </w:rPr>
          <w:t xml:space="preserve">Example 36 (The model at</w:t>
        </w:r>
      </w:ins>
      <w:ins w:id="1704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2.5</m:t>
        </m:r>
      </m:oMath>
      <w:ins w:id="1705" w:author="PR Preview" w:date="2026-01-01T00:00:00Z">
        <w:r>
          <w:rPr>
            <w:b/>
            <w:bCs/>
          </w:rPr>
          <w:t xml:space="preserve">)</w:t>
        </w:r>
      </w:ins>
      <w:ins w:id="1706" w:author="PR Preview" w:date="2026-01-01T00:00:00Z">
        <w:r>
          <w:t xml:space="preserve"> </w:t>
        </w:r>
      </w:ins>
      <w:ins w:id="1707" w:author="PR Preview" w:date="2026-01-01T00:00:00Z">
        <w:r>
          <w:t xml:space="preserve">For</w:t>
        </w:r>
      </w:ins>
      <w:ins w:id="170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ins w:id="1709" w:author="PR Preview" w:date="2026-01-01T00:00:00Z">
        <w:r>
          <w:t xml:space="preserve"> </w:t>
        </w:r>
      </w:ins>
      <w:ins w:id="1710" w:author="PR Preview" w:date="2026-01-01T00:00:00Z">
        <w:r>
          <w:t xml:space="preserve">at</w:t>
        </w:r>
      </w:ins>
      <w:ins w:id="171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2.5</m:t>
        </m:r>
      </m:oMath>
      <w:ins w:id="1712" w:author="PR Preview" w:date="2026-01-01T00:00:00Z">
        <w:r>
          <w:t xml:space="preserve"> </w:t>
        </w:r>
      </w:ins>
      <w:ins w:id="1713" w:author="PR Preview" w:date="2026-01-01T00:00:00Z">
        <w:r>
          <w:t xml:space="preserve">(</w:t>
        </w:r>
      </w:ins>
      <w:hyperlink w:anchor="exm-newton-method">
        <w:ins w:id="1714" w:author="PR Preview" w:date="2026-01-01T00:00:00Z">
          <w:r>
            <w:rPr>
              <w:rStyle w:val="Hyperlink"/>
            </w:rPr>
            <w:t xml:space="preserve">Example 35</w:t>
          </w:r>
        </w:ins>
      </w:hyperlink>
      <w:ins w:id="1715" w:author="PR Preview" w:date="2026-01-01T00:00:00Z">
        <w:r>
          <w:t xml:space="preserve">),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7"/>
    <w:bookmarkStart w:id="158" w:name="rem-quadratic-model-taylor"/>
    <w:p>
      <w:pPr>
        <w:pStyle w:val="BodyText"/>
      </w:pPr>
      <w:del w:id="1716" w:author="PR Preview" w:date="2026-01-01T00:00:00Z">
        <w:r>
          <w:rPr>
            <w:i/>
            <w:iCs/>
          </w:rPr>
          <w:delText xml:space="preserve">Remark 3</w:delText>
        </w:r>
      </w:del>
      <w:del w:id="1717" w:author="PR Preview" w:date="2026-01-01T00:00:00Z">
        <w:r>
          <w:delText xml:space="preserve"> (The quadratic model and Taylor’s theorem). </w:delText>
        </w:r>
      </w:del>
      <w:del w:id="1718" w:author="PR Preview" w:date="2026-01-01T00:00:00Z">
        <w:r>
          <w:delText xml:space="preserve">When the second partial derivatives of</w:delText>
        </w:r>
      </w:del>
      <w:del w:id="1719" w:author="PR Preview" w:date="2026-01-01T00:00:00Z">
        <w:r>
          <w:delText xml:space="preserve"> </w:delText>
        </w:r>
      </w:del>
      <m:oMath>
        <m:r>
          <m:t>f</m:t>
        </m:r>
      </m:oMath>
      <w:del w:id="1720" w:author="PR Preview" w:date="2026-01-01T00:00:00Z">
        <w:r>
          <w:delText xml:space="preserve"> </w:delText>
        </w:r>
      </w:del>
      <w:del w:id="1721" w:author="PR Preview" w:date="2026-01-01T00:00:00Z">
        <w:r>
          <w:delText xml:space="preserve">are continuous,</w:delText>
        </w:r>
      </w:del>
      <w:del w:id="1722" w:author="PR Preview" w:date="2026-01-01T00:00:00Z">
        <w:r>
          <w:delText xml:space="preserve"> </w:delText>
        </w:r>
      </w:del>
      <w:hyperlink w:anchor="thm-taylor-mv">
        <w:del w:id="1723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1724" w:author="PR Preview" w:date="2026-01-01T00:00:00Z">
        <w:r>
          <w:delText xml:space="preserve"> </w:delText>
        </w:r>
      </w:del>
      <w:del w:id="1725" w:author="PR Preview" w:date="2026-01-01T00:00:00Z">
        <w:r>
          <w:delText xml:space="preserve">says that</w:delText>
        </w:r>
      </w:del>
      <w:del w:id="1726" w:author="PR Preview" w:date="2026-01-01T00:00:00Z">
        <w:r>
          <w:delText xml:space="preserve"> </w:delText>
        </w:r>
      </w:del>
      <w:del w:id="1727" w:author="PR Preview" w:date="2026-01-01T00:00:00Z">
        <w:r>
          <w:delText xml:space="preserve">$f(\mathord{\smash[b]{\underset{\raise.3ex\hbox{$\scriptstyle\sim$}}{x}}\vphantom{x}}+ \mathord{\smash[b]{\underset{\raise.3ex\hbox{$\scriptstyle\sim$}}{\delta}}\vphantom{\delta}})$</w:delText>
        </w:r>
      </w:del>
      <w:del w:id="1728" w:author="PR Preview" w:date="2026-01-01T00:00:00Z">
        <w:r>
          <w:delText xml:space="preserve"> </w:delText>
        </w:r>
      </w:del>
      <w:del w:id="1729" w:author="PR Preview" w:date="2026-01-01T00:00:00Z">
        <w:r>
          <w:delText xml:space="preserve">equals the expression for</w:delText>
        </w:r>
      </w:del>
      <w:del w:id="1730" w:author="PR Preview" w:date="2026-01-01T00:00:00Z">
        <w:r>
          <w:delText xml:space="preserve"> </w:delText>
        </w:r>
      </w:del>
      <w:del w:id="1731" w:author="PR Preview" w:date="2026-01-01T00:00:00Z">
        <w:r>
          <w:delText xml:space="preserve">$q(\mathord{\smash[b]{\underset{\raise.3ex\hbox{$\scriptstyle\sim$}}{\delta}}\vphantom{\delta}})$</w:delText>
        </w:r>
      </w:del>
      <w:del w:id="1732" w:author="PR Preview" w:date="2026-01-01T00:00:00Z">
        <w:r>
          <w:delText xml:space="preserve"> </w:delText>
        </w:r>
      </w:del>
      <w:del w:id="1733" w:author="PR Preview" w:date="2026-01-01T00:00:00Z">
        <w:r>
          <w:delText xml:space="preserve">in</w:delText>
        </w:r>
      </w:del>
      <w:del w:id="1734" w:author="PR Preview" w:date="2026-01-01T00:00:00Z">
        <w:r>
          <w:delText xml:space="preserve"> </w:delText>
        </w:r>
      </w:del>
      <w:hyperlink w:anchor="def-quadratic-model">
        <w:del w:id="1735" w:author="PR Preview" w:date="2026-01-01T00:00:00Z">
          <w:r>
            <w:rPr>
              <w:rStyle w:val="Hyperlink"/>
            </w:rPr>
            <w:delText xml:space="preserve">Definition 27</w:delText>
          </w:r>
        </w:del>
      </w:hyperlink>
      <w:del w:id="1736" w:author="PR Preview" w:date="2026-01-01T00:00:00Z">
        <w:r>
          <w:delText xml:space="preserve"> </w:delText>
        </w:r>
      </w:del>
      <w:del w:id="1737" w:author="PR Preview" w:date="2026-01-01T00:00:00Z">
        <w:r>
          <w:delText xml:space="preserve">with the Hessian evaluated at a point between</w:delText>
        </w:r>
      </w:del>
      <w:del w:id="1738" w:author="PR Preview" w:date="2026-01-01T00:00:00Z">
        <w:r>
          <w:delText xml:space="preserve"> </w:delText>
        </w:r>
      </w:del>
      <w:del w:id="1739" w:author="PR Preview" w:date="2026-01-01T00:00:00Z">
        <w:r>
          <w:delText xml:space="preserve">$\mathord{\smash[b]{\underset{\raise.3ex\hbox{$\scriptstyle\sim$}}{x}}\vphantom{x}}$</w:delText>
        </w:r>
      </w:del>
      <w:del w:id="1740" w:author="PR Preview" w:date="2026-01-01T00:00:00Z">
        <w:r>
          <w:delText xml:space="preserve"> </w:delText>
        </w:r>
      </w:del>
      <w:del w:id="1741" w:author="PR Preview" w:date="2026-01-01T00:00:00Z">
        <w:r>
          <w:delText xml:space="preserve">and</w:delText>
        </w:r>
      </w:del>
      <w:del w:id="1742" w:author="PR Preview" w:date="2026-01-01T00:00:00Z">
        <w:r>
          <w:delText xml:space="preserve"> </w:delText>
        </w:r>
      </w:del>
      <w:del w:id="1743" w:author="PR Preview" w:date="2026-01-01T00:00:00Z">
        <w:r>
          <w:delText xml:space="preserve">$\mathord{\smash[b]{\underset{\raise.3ex\hbox{$\scriptstyle\sim$}}{x}}\vphantom{x}}+ \mathord{\smash[b]{\underset{\raise.3ex\hbox{$\scriptstyle\sim$}}{\delta}}\vphantom{\delta}}$</w:delText>
        </w:r>
      </w:del>
      <w:del w:id="1744" w:author="PR Preview" w:date="2026-01-01T00:00:00Z">
        <w:r>
          <w:delText xml:space="preserve">.</w:delText>
        </w:r>
      </w:del>
    </w:p>
    <w:p>
      <w:pPr>
        <w:pStyle w:val="BodyText"/>
      </w:pPr>
      <w:del w:id="1745" w:author="PR Preview" w:date="2026-01-01T00:00:00Z">
        <w:r>
          <w:rPr>
            <w:b/>
            <w:bCs/>
          </w:rPr>
          <w:delText xml:space="preserve">Theorem 12 (The Newton step minimizes the quadratic model)</w:delText>
        </w:r>
      </w:del>
      <w:del w:id="1746" w:author="PR Preview" w:date="2026-01-01T00:00:00Z">
        <w:r>
          <w:delText xml:space="preserve"> </w:delText>
        </w:r>
      </w:del>
      <w:del w:id="1747" w:author="PR Preview" w:date="2026-01-01T00:00:00Z">
        <w:r>
          <w:delText xml:space="preserve">Let</w:delText>
        </w:r>
      </w:del>
      <w:del w:id="1748" w:author="PR Preview" w:date="2026-01-01T00:00:00Z">
        <w:r>
          <w:delText xml:space="preserve"> </w:delText>
        </w:r>
      </w:del>
      <m:oMath>
        <m:r>
          <m:t>q</m:t>
        </m:r>
      </m:oMath>
      <w:del w:id="1749" w:author="PR Preview" w:date="2026-01-01T00:00:00Z">
        <w:r>
          <w:delText xml:space="preserve"> </w:delText>
        </w:r>
      </w:del>
      <w:del w:id="1750" w:author="PR Preview" w:date="2026-01-01T00:00:00Z">
        <w:r>
          <w:delText xml:space="preserve">be the quadratic model of</w:delText>
        </w:r>
      </w:del>
      <w:del w:id="1751" w:author="PR Preview" w:date="2026-01-01T00:00:00Z">
        <w:r>
          <w:delText xml:space="preserve"> </w:delText>
        </w:r>
      </w:del>
      <m:oMath>
        <m:r>
          <m:t>f</m:t>
        </m:r>
      </m:oMath>
      <w:del w:id="1752" w:author="PR Preview" w:date="2026-01-01T00:00:00Z">
        <w:r>
          <w:delText xml:space="preserve"> </w:delText>
        </w:r>
      </w:del>
      <w:del w:id="1753" w:author="PR Preview" w:date="2026-01-01T00:00:00Z">
        <w:r>
          <w:delText xml:space="preserve">at</w:delText>
        </w:r>
      </w:del>
      <w:del w:id="1754" w:author="PR Preview" w:date="2026-01-01T00:00:00Z">
        <w:r>
          <w:delText xml:space="preserve"> </w:delText>
        </w:r>
      </w:del>
      <w:del w:id="1755" w:author="PR Preview" w:date="2026-01-01T00:00:00Z">
        <w:r>
          <w:delText xml:space="preserve">$\mathord{\smash[b]{\underset{\raise.3ex\hbox{$\scriptstyle\sim$}}{x}}\vphantom{x}}$</w:delText>
        </w:r>
      </w:del>
      <w:del w:id="1756" w:author="PR Preview" w:date="2026-01-01T00:00:00Z">
        <w:r>
          <w:delText xml:space="preserve"> </w:delText>
        </w:r>
      </w:del>
      <w:del w:id="1757" w:author="PR Preview" w:date="2026-01-01T00:00:00Z">
        <w:r>
          <w:delText xml:space="preserve">(</w:delText>
        </w:r>
      </w:del>
      <w:hyperlink w:anchor="def-quadratic-model">
        <w:del w:id="1758" w:author="PR Preview" w:date="2026-01-01T00:00:00Z">
          <w:r>
            <w:rPr>
              <w:rStyle w:val="Hyperlink"/>
            </w:rPr>
            <w:delText xml:space="preserve">Definition 27</w:delText>
          </w:r>
        </w:del>
      </w:hyperlink>
      <w:del w:id="1759" w:author="PR Preview" w:date="2026-01-01T00:00:00Z">
        <w:r>
          <w:delText xml:space="preserve">),</w:delText>
        </w:r>
      </w:del>
      <w:del w:id="1760" w:author="PR Preview" w:date="2026-01-01T00:00:00Z">
        <w:r>
          <w:delText xml:space="preserve"> </w:delText>
        </w:r>
      </w:del>
      <w:del w:id="1761" w:author="PR Preview" w:date="2026-01-01T00:00:00Z">
        <w:r>
          <w:delText xml:space="preserve">with</w:delText>
        </w:r>
      </w:del>
      <w:del w:id="1762" w:author="PR Preview" w:date="2026-01-01T00:00:00Z">
        <w:r>
          <w:delText xml:space="preserve"> </w:delText>
        </w:r>
      </w:del>
      <w:del w:id="1763" w:author="PR Preview" w:date="2026-01-01T00:00:00Z">
        <w:r>
          <w:delText xml:space="preserve">$\mathbf{H} = \mathbf{H}_f(\mathord{\smash[b]{\underset{\raise.3ex\hbox{$\scriptstyle\sim$}}{x}}\vphantom{x}})$</w:delText>
        </w:r>
      </w:del>
      <w:del w:id="1764" w:author="PR Preview" w:date="2026-01-01T00:00:00Z">
        <w:r>
          <w:delText xml:space="preserve"> </w:delText>
        </w:r>
      </w:del>
      <w:hyperlink r:id="rId64">
        <w:del w:id="1765" w:author="PR Preview" w:date="2026-01-01T00:00:00Z">
          <w:r>
            <w:rPr>
              <w:rStyle w:val="Hyperlink"/>
            </w:rPr>
            <w:delText xml:space="preserve">positive definite</w:delText>
          </w:r>
        </w:del>
      </w:hyperlink>
      <w:del w:id="1766" w:author="PR Preview" w:date="2026-01-01T00:00:00Z">
        <w:r>
          <w:delText xml:space="preserve">.</w:delText>
        </w:r>
      </w:del>
      <w:del w:id="1767" w:author="PR Preview" w:date="2026-01-01T00:00:00Z">
        <w:r>
          <w:delText xml:space="preserve"> </w:delText>
        </w:r>
      </w:del>
      <w:del w:id="1768" w:author="PR Preview" w:date="2026-01-01T00:00:00Z">
        <w:r>
          <w:delText xml:space="preserve">Its unique minimizer is the Newton step</w:delText>
        </w:r>
      </w:del>
      <w:del w:id="1769" w:author="PR Preview" w:date="2026-01-01T00:00:00Z">
        <w:r>
          <w:delText xml:space="preserve"> </w:delText>
        </w:r>
      </w:del>
      <w:del w:id="1770" w:author="PR Preview" w:date="2026-01-01T00:00:00Z">
        <w:r>
          <w:delText xml:space="preserve">$\mathord{\smash[b]{\underset{\raise.3ex\hbox{$\scriptstyle\sim$}}{\delta}}\vphantom{\delta}}^* = -\mathbf{H}^{-1} \mathord{\smash[b]{\underset{\raise.3ex\hbox{$\scriptstyle\sim$}}{g}}\vphantom{g}}$</w:delText>
        </w:r>
      </w:del>
      <w:del w:id="1771" w:author="PR Preview" w:date="2026-01-01T00:00:00Z">
        <w:r>
          <w:delText xml:space="preserve">.</w:delText>
        </w:r>
      </w:del>
    </w:p>
    <w:p>
      <w:pPr>
        <w:pStyle w:val="BodyText"/>
      </w:pPr>
      <w:ins w:id="1772" w:author="PR Preview" w:date="2026-01-01T00:00:00Z">
        <w:r>
          <w:rPr>
            <w:i/>
            <w:iCs/>
          </w:rPr>
          <w:t xml:space="preserve">Remark 3</w:t>
        </w:r>
      </w:ins>
      <w:ins w:id="1773" w:author="PR Preview" w:date="2026-01-01T00:00:00Z">
        <w:r>
          <w:t xml:space="preserve"> (The quadratic model and Taylor’s theorem). </w:t>
        </w:r>
      </w:ins>
      <w:ins w:id="1774" w:author="PR Preview" w:date="2026-01-01T00:00:00Z">
        <w:r>
          <w:t xml:space="preserve">When the second partial derivatives of</w:t>
        </w:r>
      </w:ins>
      <w:ins w:id="1775" w:author="PR Preview" w:date="2026-01-01T00:00:00Z">
        <w:r>
          <w:t xml:space="preserve"> </w:t>
        </w:r>
      </w:ins>
      <m:oMath>
        <m:r>
          <m:t>f</m:t>
        </m:r>
      </m:oMath>
      <w:ins w:id="1776" w:author="PR Preview" w:date="2026-01-01T00:00:00Z">
        <w:r>
          <w:t xml:space="preserve"> </w:t>
        </w:r>
      </w:ins>
      <w:ins w:id="1777" w:author="PR Preview" w:date="2026-01-01T00:00:00Z">
        <w:r>
          <w:t xml:space="preserve">are continuous,</w:t>
        </w:r>
      </w:ins>
      <w:ins w:id="1778" w:author="PR Preview" w:date="2026-01-01T00:00:00Z">
        <w:r>
          <w:t xml:space="preserve"> </w:t>
        </w:r>
      </w:ins>
      <w:hyperlink w:anchor="thm-taylor-mv">
        <w:ins w:id="1779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780" w:author="PR Preview" w:date="2026-01-01T00:00:00Z">
        <w:r>
          <w:t xml:space="preserve"> </w:t>
        </w:r>
      </w:ins>
      <w:ins w:id="1781" w:author="PR Preview" w:date="2026-01-01T00:00:00Z">
        <w:r>
          <w:t xml:space="preserve">says that</w:t>
        </w:r>
      </w:ins>
      <w:ins w:id="1782" w:author="PR Preview" w:date="2026-01-01T00:00:00Z">
        <w:r>
          <w:t xml:space="preserve"> </w:t>
        </w:r>
      </w:ins>
      <w:ins w:id="1783" w:author="PR Preview" w:date="2026-01-01T00:00:00Z">
        <w:r>
          <w:t xml:space="preserve">$f(\mathord{\smash[b]{\underset{\raise.3ex\hbox{$\scriptstyle\sim$}}{x}}\vphantom{x}}+ \mathord{\smash[b]{\underset{\raise.3ex\hbox{$\scriptstyle\sim$}}{\delta}}\vphantom{\delta}})$</w:t>
        </w:r>
      </w:ins>
      <w:ins w:id="1784" w:author="PR Preview" w:date="2026-01-01T00:00:00Z">
        <w:r>
          <w:t xml:space="preserve"> </w:t>
        </w:r>
      </w:ins>
      <w:ins w:id="1785" w:author="PR Preview" w:date="2026-01-01T00:00:00Z">
        <w:r>
          <w:t xml:space="preserve">equals the expression for</w:t>
        </w:r>
      </w:ins>
      <w:ins w:id="1786" w:author="PR Preview" w:date="2026-01-01T00:00:00Z">
        <w:r>
          <w:t xml:space="preserve"> </w:t>
        </w:r>
      </w:ins>
      <w:ins w:id="1787" w:author="PR Preview" w:date="2026-01-01T00:00:00Z">
        <w:r>
          <w:t xml:space="preserve">$q(\mathord{\smash[b]{\underset{\raise.3ex\hbox{$\scriptstyle\sim$}}{\delta}}\vphantom{\delta}})$</w:t>
        </w:r>
      </w:ins>
      <w:ins w:id="1788" w:author="PR Preview" w:date="2026-01-01T00:00:00Z">
        <w:r>
          <w:t xml:space="preserve"> </w:t>
        </w:r>
      </w:ins>
      <w:ins w:id="1789" w:author="PR Preview" w:date="2026-01-01T00:00:00Z">
        <w:r>
          <w:t xml:space="preserve">in</w:t>
        </w:r>
      </w:ins>
      <w:ins w:id="1790" w:author="PR Preview" w:date="2026-01-01T00:00:00Z">
        <w:r>
          <w:t xml:space="preserve"> </w:t>
        </w:r>
      </w:ins>
      <w:hyperlink w:anchor="def-quadratic-model">
        <w:ins w:id="1791" w:author="PR Preview" w:date="2026-01-01T00:00:00Z">
          <w:r>
            <w:rPr>
              <w:rStyle w:val="Hyperlink"/>
            </w:rPr>
            <w:t xml:space="preserve">Definition 26</w:t>
          </w:r>
        </w:ins>
      </w:hyperlink>
      <w:ins w:id="1792" w:author="PR Preview" w:date="2026-01-01T00:00:00Z">
        <w:r>
          <w:t xml:space="preserve"> </w:t>
        </w:r>
      </w:ins>
      <w:ins w:id="1793" w:author="PR Preview" w:date="2026-01-01T00:00:00Z">
        <w:r>
          <w:t xml:space="preserve">with the Hessian evaluated at a point between</w:t>
        </w:r>
      </w:ins>
      <w:ins w:id="1794" w:author="PR Preview" w:date="2026-01-01T00:00:00Z">
        <w:r>
          <w:t xml:space="preserve"> </w:t>
        </w:r>
      </w:ins>
      <w:ins w:id="1795" w:author="PR Preview" w:date="2026-01-01T00:00:00Z">
        <w:r>
          <w:t xml:space="preserve">$\mathord{\smash[b]{\underset{\raise.3ex\hbox{$\scriptstyle\sim$}}{x}}\vphantom{x}}$</w:t>
        </w:r>
      </w:ins>
      <w:ins w:id="1796" w:author="PR Preview" w:date="2026-01-01T00:00:00Z">
        <w:r>
          <w:t xml:space="preserve"> </w:t>
        </w:r>
      </w:ins>
      <w:ins w:id="1797" w:author="PR Preview" w:date="2026-01-01T00:00:00Z">
        <w:r>
          <w:t xml:space="preserve">and</w:t>
        </w:r>
      </w:ins>
      <w:ins w:id="1798" w:author="PR Preview" w:date="2026-01-01T00:00:00Z">
        <w:r>
          <w:t xml:space="preserve"> </w:t>
        </w:r>
      </w:ins>
      <w:ins w:id="1799" w:author="PR Preview" w:date="2026-01-01T00:00:00Z">
        <w:r>
          <w:t xml:space="preserve">$\mathord{\smash[b]{\underset{\raise.3ex\hbox{$\scriptstyle\sim$}}{x}}\vphantom{x}}+ \mathord{\smash[b]{\underset{\raise.3ex\hbox{$\scriptstyle\sim$}}{\delta}}\vphantom{\delta}}$</w:t>
        </w:r>
      </w:ins>
      <w:ins w:id="1800" w:author="PR Preview" w:date="2026-01-01T00:00:00Z">
        <w:r>
          <w:t xml:space="preserve">.</w:t>
        </w:r>
      </w:ins>
    </w:p>
    <w:bookmarkEnd w:id="158"/>
    <w:bookmarkStart w:id="159" w:name="thm-newton-model"/>
    <w:p>
      <w:pPr>
        <w:pStyle w:val="BodyText"/>
      </w:pPr>
      <w:ins w:id="1801" w:author="PR Preview" w:date="2026-01-01T00:00:00Z">
        <w:r>
          <w:rPr>
            <w:b/>
            <w:bCs/>
          </w:rPr>
          <w:t xml:space="preserve">Theorem 12 (The Newton step minimizes the quadratic model)</w:t>
        </w:r>
      </w:ins>
      <w:ins w:id="1802" w:author="PR Preview" w:date="2026-01-01T00:00:00Z">
        <w:r>
          <w:t xml:space="preserve"> </w:t>
        </w:r>
      </w:ins>
      <w:ins w:id="1803" w:author="PR Preview" w:date="2026-01-01T00:00:00Z">
        <w:r>
          <w:t xml:space="preserve">Let</w:t>
        </w:r>
      </w:ins>
      <w:ins w:id="1804" w:author="PR Preview" w:date="2026-01-01T00:00:00Z">
        <w:r>
          <w:t xml:space="preserve"> </w:t>
        </w:r>
      </w:ins>
      <m:oMath>
        <m:r>
          <m:t>q</m:t>
        </m:r>
      </m:oMath>
      <w:ins w:id="1805" w:author="PR Preview" w:date="2026-01-01T00:00:00Z">
        <w:r>
          <w:t xml:space="preserve"> </w:t>
        </w:r>
      </w:ins>
      <w:ins w:id="1806" w:author="PR Preview" w:date="2026-01-01T00:00:00Z">
        <w:r>
          <w:t xml:space="preserve">be the quadratic model of</w:t>
        </w:r>
      </w:ins>
      <w:ins w:id="1807" w:author="PR Preview" w:date="2026-01-01T00:00:00Z">
        <w:r>
          <w:t xml:space="preserve"> </w:t>
        </w:r>
      </w:ins>
      <m:oMath>
        <m:r>
          <m:t>f</m:t>
        </m:r>
      </m:oMath>
      <w:ins w:id="1808" w:author="PR Preview" w:date="2026-01-01T00:00:00Z">
        <w:r>
          <w:t xml:space="preserve"> </w:t>
        </w:r>
      </w:ins>
      <w:ins w:id="1809" w:author="PR Preview" w:date="2026-01-01T00:00:00Z">
        <w:r>
          <w:t xml:space="preserve">at</w:t>
        </w:r>
      </w:ins>
      <w:ins w:id="1810" w:author="PR Preview" w:date="2026-01-01T00:00:00Z">
        <w:r>
          <w:t xml:space="preserve"> </w:t>
        </w:r>
      </w:ins>
      <w:ins w:id="1811" w:author="PR Preview" w:date="2026-01-01T00:00:00Z">
        <w:r>
          <w:t xml:space="preserve">$\mathord{\smash[b]{\underset{\raise.3ex\hbox{$\scriptstyle\sim$}}{x}}\vphantom{x}}$</w:t>
        </w:r>
      </w:ins>
      <w:ins w:id="1812" w:author="PR Preview" w:date="2026-01-01T00:00:00Z">
        <w:r>
          <w:t xml:space="preserve"> </w:t>
        </w:r>
      </w:ins>
      <w:ins w:id="1813" w:author="PR Preview" w:date="2026-01-01T00:00:00Z">
        <w:r>
          <w:t xml:space="preserve">(</w:t>
        </w:r>
      </w:ins>
      <w:hyperlink w:anchor="def-quadratic-model">
        <w:ins w:id="1814" w:author="PR Preview" w:date="2026-01-01T00:00:00Z">
          <w:r>
            <w:rPr>
              <w:rStyle w:val="Hyperlink"/>
            </w:rPr>
            <w:t xml:space="preserve">Definition 26</w:t>
          </w:r>
        </w:ins>
      </w:hyperlink>
      <w:ins w:id="1815" w:author="PR Preview" w:date="2026-01-01T00:00:00Z">
        <w:r>
          <w:t xml:space="preserve">),</w:t>
        </w:r>
      </w:ins>
      <w:ins w:id="1816" w:author="PR Preview" w:date="2026-01-01T00:00:00Z">
        <w:r>
          <w:t xml:space="preserve"> </w:t>
        </w:r>
      </w:ins>
      <w:ins w:id="1817" w:author="PR Preview" w:date="2026-01-01T00:00:00Z">
        <w:r>
          <w:t xml:space="preserve">with</w:t>
        </w:r>
      </w:ins>
      <w:ins w:id="1818" w:author="PR Preview" w:date="2026-01-01T00:00:00Z">
        <w:r>
          <w:t xml:space="preserve"> </w:t>
        </w:r>
      </w:ins>
      <w:ins w:id="1819" w:author="PR Preview" w:date="2026-01-01T00:00:00Z">
        <w:r>
          <w:t xml:space="preserve">$\mathbf{H} = \mathbf{H}_f(\mathord{\smash[b]{\underset{\raise.3ex\hbox{$\scriptstyle\sim$}}{x}}\vphantom{x}})$</w:t>
        </w:r>
      </w:ins>
      <w:ins w:id="1820" w:author="PR Preview" w:date="2026-01-01T00:00:00Z">
        <w:r>
          <w:t xml:space="preserve"> </w:t>
        </w:r>
      </w:ins>
      <w:hyperlink r:id="rId64">
        <w:ins w:id="1821" w:author="PR Preview" w:date="2026-01-01T00:00:00Z">
          <w:r>
            <w:rPr>
              <w:rStyle w:val="Hyperlink"/>
            </w:rPr>
            <w:t xml:space="preserve">positive definite</w:t>
          </w:r>
        </w:ins>
      </w:hyperlink>
      <w:ins w:id="1822" w:author="PR Preview" w:date="2026-01-01T00:00:00Z">
        <w:r>
          <w:t xml:space="preserve">.</w:t>
        </w:r>
      </w:ins>
      <w:ins w:id="1823" w:author="PR Preview" w:date="2026-01-01T00:00:00Z">
        <w:r>
          <w:t xml:space="preserve"> </w:t>
        </w:r>
      </w:ins>
      <w:ins w:id="1824" w:author="PR Preview" w:date="2026-01-01T00:00:00Z">
        <w:r>
          <w:t xml:space="preserve">Its unique minimizer is the Newton step</w:t>
        </w:r>
      </w:ins>
      <w:ins w:id="1825" w:author="PR Preview" w:date="2026-01-01T00:00:00Z">
        <w:r>
          <w:t xml:space="preserve"> </w:t>
        </w:r>
      </w:ins>
      <w:ins w:id="1826" w:author="PR Preview" w:date="2026-01-01T00:00:00Z">
        <w:r>
          <w:t xml:space="preserve">$\mathord{\smash[b]{\underset{\raise.3ex\hbox{$\scriptstyle\sim$}}{\delta}}\vphantom{\delta}}^* = -\mathbf{H}^{-1} \mathord{\smash[b]{\underset{\raise.3ex\hbox{$\scriptstyle\sim$}}{g}}\vphantom{g}}$</w:t>
        </w:r>
      </w:ins>
      <w:ins w:id="1827" w:author="PR Preview" w:date="2026-01-01T00:00:00Z">
        <w:r>
          <w:t xml:space="preserve">.</w:t>
        </w:r>
      </w:ins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0" w:name="exm-newton-model"/>
    <w:p>
      <w:pPr>
        <w:pStyle w:val="BodyText"/>
      </w:pPr>
      <w:del w:id="1828" w:author="PR Preview" w:date="2026-01-01T00:00:00Z">
        <w:r>
          <w:rPr>
            <w:b/>
            <w:bCs/>
          </w:rPr>
          <w:delText xml:space="preserve">Example 38 (The Newton step at</w:delText>
        </w:r>
      </w:del>
      <w:del w:id="1829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2.5</m:t>
        </m:r>
      </m:oMath>
      <w:del w:id="1830" w:author="PR Preview" w:date="2026-01-01T00:00:00Z">
        <w:r>
          <w:rPr>
            <w:b/>
            <w:bCs/>
          </w:rPr>
          <w:delText xml:space="preserve">)</w:delText>
        </w:r>
      </w:del>
      <w:del w:id="1831" w:author="PR Preview" w:date="2026-01-01T00:00:00Z">
        <w:r>
          <w:delText xml:space="preserve"> </w:delText>
        </w:r>
      </w:del>
      <w:del w:id="1832" w:author="PR Preview" w:date="2026-01-01T00:00:00Z">
        <w:r>
          <w:delText xml:space="preserve">For the model</w:delText>
        </w:r>
      </w:del>
      <w:del w:id="1833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del w:id="1834" w:author="PR Preview" w:date="2026-01-01T00:00:00Z">
        <w:r>
          <w:delText xml:space="preserve"> </w:delText>
        </w:r>
      </w:del>
      <w:del w:id="1835" w:author="PR Preview" w:date="2026-01-01T00:00:00Z">
        <w:r>
          <w:delText xml:space="preserve">of</w:delText>
        </w:r>
      </w:del>
      <w:del w:id="1836" w:author="PR Preview" w:date="2026-01-01T00:00:00Z">
        <w:r>
          <w:delText xml:space="preserve"> </w:delText>
        </w:r>
      </w:del>
      <w:hyperlink w:anchor="exm-quadratic-model">
        <w:del w:id="1837" w:author="PR Preview" w:date="2026-01-01T00:00:00Z">
          <w:r>
            <w:rPr>
              <w:rStyle w:val="Hyperlink"/>
            </w:rPr>
            <w:delText xml:space="preserve">Example 37</w:delText>
          </w:r>
        </w:del>
      </w:hyperlink>
      <w:del w:id="1838" w:author="PR Preview" w:date="2026-01-01T00:00:00Z">
        <w:r>
          <w:delText xml:space="preserve">,</w:delText>
        </w:r>
      </w:del>
      <w:del w:id="1839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del w:id="1840" w:author="PR Preview" w:date="2026-01-01T00:00:00Z">
        <w:r>
          <w:delText xml:space="preserve"> </w:delText>
        </w:r>
      </w:del>
      <w:del w:id="1841" w:author="PR Preview" w:date="2026-01-01T00:00:00Z">
        <w:r>
          <w:delText xml:space="preserve">is positive definite, so by</w:delText>
        </w:r>
      </w:del>
      <w:del w:id="1842" w:author="PR Preview" w:date="2026-01-01T00:00:00Z">
        <w:r>
          <w:delText xml:space="preserve"> </w:delText>
        </w:r>
      </w:del>
      <w:hyperlink w:anchor="thm-newton-model">
        <w:del w:id="1843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1844" w:author="PR Preview" w:date="2026-01-01T00:00:00Z">
        <w:r>
          <w:delText xml:space="preserve"> </w:delText>
        </w:r>
      </w:del>
      <w:del w:id="1845" w:author="PR Preview" w:date="2026-01-01T00:00:00Z">
        <w:r>
          <w:delText xml:space="preserve">its minimizer is</w:delText>
        </w:r>
      </w:del>
    </w:p>
    <w:p>
      <w:pPr>
        <w:pStyle w:val="BodyText"/>
      </w:pPr>
      <w:ins w:id="1846" w:author="PR Preview" w:date="2026-01-01T00:00:00Z">
        <w:r>
          <w:rPr>
            <w:b/>
            <w:bCs/>
          </w:rPr>
          <w:t xml:space="preserve">Example 37 (The Newton step at</w:t>
        </w:r>
      </w:ins>
      <w:ins w:id="1847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2.5</m:t>
        </m:r>
      </m:oMath>
      <w:ins w:id="1848" w:author="PR Preview" w:date="2026-01-01T00:00:00Z">
        <w:r>
          <w:rPr>
            <w:b/>
            <w:bCs/>
          </w:rPr>
          <w:t xml:space="preserve">)</w:t>
        </w:r>
      </w:ins>
      <w:ins w:id="1849" w:author="PR Preview" w:date="2026-01-01T00:00:00Z">
        <w:r>
          <w:t xml:space="preserve"> </w:t>
        </w:r>
      </w:ins>
      <w:ins w:id="1850" w:author="PR Preview" w:date="2026-01-01T00:00:00Z">
        <w:r>
          <w:t xml:space="preserve">For the model</w:t>
        </w:r>
      </w:ins>
      <w:ins w:id="1851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ins w:id="1852" w:author="PR Preview" w:date="2026-01-01T00:00:00Z">
        <w:r>
          <w:t xml:space="preserve"> </w:t>
        </w:r>
      </w:ins>
      <w:ins w:id="1853" w:author="PR Preview" w:date="2026-01-01T00:00:00Z">
        <w:r>
          <w:t xml:space="preserve">of</w:t>
        </w:r>
      </w:ins>
      <w:ins w:id="1854" w:author="PR Preview" w:date="2026-01-01T00:00:00Z">
        <w:r>
          <w:t xml:space="preserve"> </w:t>
        </w:r>
      </w:ins>
      <w:hyperlink w:anchor="exm-quadratic-model">
        <w:ins w:id="1855" w:author="PR Preview" w:date="2026-01-01T00:00:00Z">
          <w:r>
            <w:rPr>
              <w:rStyle w:val="Hyperlink"/>
            </w:rPr>
            <w:t xml:space="preserve">Example 36</w:t>
          </w:r>
        </w:ins>
      </w:hyperlink>
      <w:ins w:id="1856" w:author="PR Preview" w:date="2026-01-01T00:00:00Z">
        <w:r>
          <w:t xml:space="preserve">,</w:t>
        </w:r>
      </w:ins>
      <w:ins w:id="1857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ins w:id="1858" w:author="PR Preview" w:date="2026-01-01T00:00:00Z">
        <w:r>
          <w:t xml:space="preserve"> </w:t>
        </w:r>
      </w:ins>
      <w:ins w:id="1859" w:author="PR Preview" w:date="2026-01-01T00:00:00Z">
        <w:r>
          <w:t xml:space="preserve">is positive definite, so by</w:t>
        </w:r>
      </w:ins>
      <w:ins w:id="1860" w:author="PR Preview" w:date="2026-01-01T00:00:00Z">
        <w:r>
          <w:t xml:space="preserve"> </w:t>
        </w:r>
      </w:ins>
      <w:hyperlink w:anchor="thm-newton-model">
        <w:ins w:id="1861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862" w:author="PR Preview" w:date="2026-01-01T00:00:00Z">
        <w:r>
          <w:t xml:space="preserve"> </w:t>
        </w:r>
      </w:ins>
      <w:ins w:id="1863" w:author="PR Preview" w:date="2026-01-01T00:00:00Z">
        <w:r>
          <w:t xml:space="preserve">its minimizer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del w:id="1864" w:author="PR Preview" w:date="2026-01-01T00:00:00Z">
        <w:r>
          <w:delText xml:space="preserve">(</w:delText>
        </w:r>
      </w:del>
      <w:hyperlink w:anchor="exm-newton-method">
        <w:del w:id="1865" w:author="PR Preview" w:date="2026-01-01T00:00:00Z">
          <w:r>
            <w:rPr>
              <w:rStyle w:val="Hyperlink"/>
            </w:rPr>
            <w:delText xml:space="preserve">Example 36</w:delText>
          </w:r>
        </w:del>
      </w:hyperlink>
      <w:del w:id="1866" w:author="PR Preview" w:date="2026-01-01T00:00:00Z">
        <w:r>
          <w:delText xml:space="preserve">).</w:delText>
        </w:r>
      </w:del>
    </w:p>
    <w:p>
      <w:pPr>
        <w:pStyle w:val="BodyText"/>
      </w:pPr>
      <w:del w:id="1867" w:author="PR Preview" w:date="2026-01-01T00:00:00Z">
        <w:r>
          <w:rPr>
            <w:b/>
            <w:bCs/>
          </w:rPr>
          <w:delText xml:space="preserve">Definition 28 (Quadratic convergence)</w:delText>
        </w:r>
      </w:del>
      <w:del w:id="1868" w:author="PR Preview" w:date="2026-01-01T00:00:00Z">
        <w:r>
          <w:delText xml:space="preserve"> </w:delText>
        </w:r>
      </w:del>
      <w:del w:id="1869" w:author="PR Preview" w:date="2026-01-01T00:00:00Z">
        <w:r>
          <w:delText xml:space="preserve">A</w:delText>
        </w:r>
      </w:del>
      <w:del w:id="1870" w:author="PR Preview" w:date="2026-01-01T00:00:00Z">
        <w:r>
          <w:delText xml:space="preserve"> </w:delText>
        </w:r>
      </w:del>
      <w:hyperlink r:id="rId149">
        <w:del w:id="1871" w:author="PR Preview" w:date="2026-01-01T00:00:00Z">
          <w:r>
            <w:rPr>
              <w:rStyle w:val="Hyperlink"/>
            </w:rPr>
            <w:delText xml:space="preserve">sequence</w:delText>
          </w:r>
        </w:del>
      </w:hyperlink>
      <w:del w:id="1872" w:author="PR Preview" w:date="2026-01-01T00:00:00Z">
        <w:r>
          <w:delText xml:space="preserve"> </w:delText>
        </w:r>
      </w:del>
      <w:del w:id="1873" w:author="PR Preview" w:date="2026-01-01T00:00:00Z">
        <w:r>
          <w:delText xml:space="preserve">$\mathord{\smash[b]{\underset{\raise.3ex\hbox{$\scriptstyle\sim$}}{x}}\vphantom{x}}^{(0)}, \mathord{\smash[b]{\underset{\raise.3ex\hbox{$\scriptstyle\sim$}}{x}}\vphantom{x}}^{(1)}, \ldots$</w:delText>
        </w:r>
      </w:del>
      <w:del w:id="1874" w:author="PR Preview" w:date="2026-01-01T00:00:00Z">
        <w:r>
          <w:delText xml:space="preserve"> </w:delText>
        </w:r>
      </w:del>
      <w:del w:id="1875" w:author="PR Preview" w:date="2026-01-01T00:00:00Z">
        <w:r>
          <w:delText xml:space="preserve">in</w:delText>
        </w:r>
      </w:del>
      <w:del w:id="1876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877" w:author="PR Preview" w:date="2026-01-01T00:00:00Z">
        <w:r>
          <w:delText xml:space="preserve"> </w:delText>
        </w:r>
      </w:del>
      <w:del w:id="1878" w:author="PR Preview" w:date="2026-01-01T00:00:00Z">
        <w:r>
          <w:delText xml:space="preserve">that converges (</w:delText>
        </w:r>
      </w:del>
      <w:hyperlink w:anchor="def-vector-sequence-limit">
        <w:del w:id="1879" w:author="PR Preview" w:date="2026-01-01T00:00:00Z">
          <w:r>
            <w:rPr>
              <w:rStyle w:val="Hyperlink"/>
            </w:rPr>
            <w:delText xml:space="preserve">Definition 24</w:delText>
          </w:r>
        </w:del>
      </w:hyperlink>
      <w:del w:id="1880" w:author="PR Preview" w:date="2026-01-01T00:00:00Z">
        <w:r>
          <w:delText xml:space="preserve">) to</w:delText>
        </w:r>
      </w:del>
      <w:del w:id="1881" w:author="PR Preview" w:date="2026-01-01T00:00:00Z">
        <w:r>
          <w:delText xml:space="preserve"> </w:delText>
        </w:r>
      </w:del>
      <w:del w:id="1882" w:author="PR Preview" w:date="2026-01-01T00:00:00Z">
        <w:r>
          <w:delText xml:space="preserve">$\mathord{\smash[b]{\underset{\raise.3ex\hbox{$\scriptstyle\sim$}}{x}}\vphantom{x}}^*$</w:delText>
        </w:r>
      </w:del>
      <w:del w:id="1883" w:author="PR Preview" w:date="2026-01-01T00:00:00Z">
        <w:r>
          <w:delText xml:space="preserve"> </w:delText>
        </w:r>
      </w:del>
      <w:del w:id="1884" w:author="PR Preview" w:date="2026-01-01T00:00:00Z">
        <w:r>
          <w:rPr>
            <w:b/>
            <w:bCs/>
          </w:rPr>
          <w:delText xml:space="preserve">converges quadratically</w:delText>
        </w:r>
      </w:del>
      <w:del w:id="1885" w:author="PR Preview" w:date="2026-01-01T00:00:00Z">
        <w:r>
          <w:delText xml:space="preserve"> </w:delText>
        </w:r>
      </w:del>
      <w:del w:id="1886" w:author="PR Preview" w:date="2026-01-01T00:00:00Z">
        <w:r>
          <w:delText xml:space="preserve">[14]</w:delText>
        </w:r>
      </w:del>
      <w:del w:id="1887" w:author="PR Preview" w:date="2026-01-01T00:00:00Z">
        <w:r>
          <w:delText xml:space="preserve"> </w:delText>
        </w:r>
      </w:del>
      <w:del w:id="1888" w:author="PR Preview" w:date="2026-01-01T00:00:00Z">
        <w:r>
          <w:delText xml:space="preserve">if there is a constant</w:delText>
        </w:r>
      </w:del>
      <w:del w:id="1889" w:author="PR Preview" w:date="2026-01-01T00:00:00Z">
        <w:r>
          <w:delText xml:space="preserve"> </w:delText>
        </w:r>
      </w:del>
      <m:oMath>
        <m:r>
          <m:t>C</m:t>
        </m:r>
      </m:oMath>
      <w:del w:id="1890" w:author="PR Preview" w:date="2026-01-01T00:00:00Z">
        <w:r>
          <w:delText xml:space="preserve"> </w:delText>
        </w:r>
      </w:del>
      <w:del w:id="1891" w:author="PR Preview" w:date="2026-01-01T00:00:00Z">
        <w:r>
          <w:delText xml:space="preserve">with</w:delText>
        </w:r>
      </w:del>
    </w:p>
    <w:p>
      <w:pPr>
        <w:pStyle w:val="FirstParagraph"/>
      </w:pPr>
      <w:ins w:id="1892" w:author="PR Preview" w:date="2026-01-01T00:00:00Z">
        <w:r>
          <w:t xml:space="preserve">(</w:t>
        </w:r>
      </w:ins>
      <w:hyperlink w:anchor="exm-newton-method">
        <w:ins w:id="1893" w:author="PR Preview" w:date="2026-01-01T00:00:00Z">
          <w:r>
            <w:rPr>
              <w:rStyle w:val="Hyperlink"/>
            </w:rPr>
            <w:t xml:space="preserve">Example 35</w:t>
          </w:r>
        </w:ins>
      </w:hyperlink>
      <w:ins w:id="1894" w:author="PR Preview" w:date="2026-01-01T00:00:00Z">
        <w:r>
          <w:t xml:space="preserve">).</w:t>
        </w:r>
      </w:ins>
    </w:p>
    <w:bookmarkEnd w:id="160"/>
    <w:bookmarkStart w:id="161" w:name="def-quadratic-convergence"/>
    <w:p>
      <w:pPr>
        <w:pStyle w:val="BodyText"/>
      </w:pPr>
      <w:ins w:id="1895" w:author="PR Preview" w:date="2026-01-01T00:00:00Z">
        <w:r>
          <w:rPr>
            <w:b/>
            <w:bCs/>
          </w:rPr>
          <w:t xml:space="preserve">Definition 27 (Quadratic convergence)</w:t>
        </w:r>
      </w:ins>
      <w:ins w:id="1896" w:author="PR Preview" w:date="2026-01-01T00:00:00Z">
        <w:r>
          <w:t xml:space="preserve"> </w:t>
        </w:r>
      </w:ins>
      <w:ins w:id="1897" w:author="PR Preview" w:date="2026-01-01T00:00:00Z">
        <w:r>
          <w:t xml:space="preserve">A</w:t>
        </w:r>
      </w:ins>
      <w:ins w:id="1898" w:author="PR Preview" w:date="2026-01-01T00:00:00Z">
        <w:r>
          <w:t xml:space="preserve"> </w:t>
        </w:r>
      </w:ins>
      <w:hyperlink r:id="rId149">
        <w:ins w:id="1899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1900" w:author="PR Preview" w:date="2026-01-01T00:00:00Z">
        <w:r>
          <w:t xml:space="preserve"> </w:t>
        </w:r>
      </w:ins>
      <w:ins w:id="1901" w:author="PR Preview" w:date="2026-01-01T00:00:00Z">
        <w:r>
          <w:t xml:space="preserve">$\mathord{\smash[b]{\underset{\raise.3ex\hbox{$\scriptstyle\sim$}}{x}}\vphantom{x}}^{(0)}, \mathord{\smash[b]{\underset{\raise.3ex\hbox{$\scriptstyle\sim$}}{x}}\vphantom{x}}^{(1)}, \ldots$</w:t>
        </w:r>
      </w:ins>
      <w:ins w:id="1902" w:author="PR Preview" w:date="2026-01-01T00:00:00Z">
        <w:r>
          <w:t xml:space="preserve"> </w:t>
        </w:r>
      </w:ins>
      <w:ins w:id="1903" w:author="PR Preview" w:date="2026-01-01T00:00:00Z">
        <w:r>
          <w:t xml:space="preserve">in</w:t>
        </w:r>
      </w:ins>
      <w:ins w:id="190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905" w:author="PR Preview" w:date="2026-01-01T00:00:00Z">
        <w:r>
          <w:t xml:space="preserve"> </w:t>
        </w:r>
      </w:ins>
      <w:ins w:id="1906" w:author="PR Preview" w:date="2026-01-01T00:00:00Z">
        <w:r>
          <w:t xml:space="preserve">that converges (</w:t>
        </w:r>
      </w:ins>
      <w:hyperlink w:anchor="def-vector-sequence-limit">
        <w:ins w:id="1907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1908" w:author="PR Preview" w:date="2026-01-01T00:00:00Z">
        <w:r>
          <w:t xml:space="preserve">) to</w:t>
        </w:r>
      </w:ins>
      <w:ins w:id="1909" w:author="PR Preview" w:date="2026-01-01T00:00:00Z">
        <w:r>
          <w:t xml:space="preserve"> </w:t>
        </w:r>
      </w:ins>
      <w:ins w:id="1910" w:author="PR Preview" w:date="2026-01-01T00:00:00Z">
        <w:r>
          <w:t xml:space="preserve">$\mathord{\smash[b]{\underset{\raise.3ex\hbox{$\scriptstyle\sim$}}{x}}\vphantom{x}}^*$</w:t>
        </w:r>
      </w:ins>
      <w:ins w:id="1911" w:author="PR Preview" w:date="2026-01-01T00:00:00Z">
        <w:r>
          <w:t xml:space="preserve"> </w:t>
        </w:r>
      </w:ins>
      <w:ins w:id="1912" w:author="PR Preview" w:date="2026-01-01T00:00:00Z">
        <w:r>
          <w:rPr>
            <w:b/>
            <w:bCs/>
          </w:rPr>
          <w:t xml:space="preserve">converges quadratically</w:t>
        </w:r>
      </w:ins>
      <w:ins w:id="1913" w:author="PR Preview" w:date="2026-01-01T00:00:00Z">
        <w:r>
          <w:t xml:space="preserve"> </w:t>
        </w:r>
      </w:ins>
      <w:ins w:id="1914" w:author="PR Preview" w:date="2026-01-01T00:00:00Z">
        <w:r>
          <w:t xml:space="preserve">[14]</w:t>
        </w:r>
      </w:ins>
      <w:ins w:id="1915" w:author="PR Preview" w:date="2026-01-01T00:00:00Z">
        <w:r>
          <w:t xml:space="preserve"> </w:t>
        </w:r>
      </w:ins>
      <w:ins w:id="1916" w:author="PR Preview" w:date="2026-01-01T00:00:00Z">
        <w:r>
          <w:t xml:space="preserve">if there is a constant</w:t>
        </w:r>
      </w:ins>
      <w:ins w:id="1917" w:author="PR Preview" w:date="2026-01-01T00:00:00Z">
        <w:r>
          <w:t xml:space="preserve"> </w:t>
        </w:r>
      </w:ins>
      <m:oMath>
        <m:r>
          <m:t>C</m:t>
        </m:r>
      </m:oMath>
      <w:ins w:id="1918" w:author="PR Preview" w:date="2026-01-01T00:00:00Z">
        <w:r>
          <w:t xml:space="preserve"> </w:t>
        </w:r>
      </w:ins>
      <w:ins w:id="1919" w:author="PR Preview" w:date="2026-01-01T00:00:00Z">
        <w:r>
          <w:t xml:space="preserve">with</w:t>
        </w:r>
      </w:ins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1"/>
    <w:bookmarkStart w:id="162" w:name="exm-not-quadratic-convergence"/>
    <w:p>
      <w:pPr>
        <w:pStyle w:val="FirstParagraph"/>
      </w:pPr>
      <w:del w:id="1920" w:author="PR Preview" w:date="2026-01-01T00:00:00Z">
        <w:r>
          <w:rPr>
            <w:b/>
            <w:bCs/>
          </w:rPr>
          <w:delText xml:space="preserve">Example 39 (Halving the error is not quadratic convergence)</w:delText>
        </w:r>
      </w:del>
      <w:del w:id="1921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del w:id="1922" w:author="PR Preview" w:date="2026-01-01T00:00:00Z">
        <w:r>
          <w:delText xml:space="preserve"> </w:delText>
        </w:r>
      </w:del>
      <w:del w:id="1923" w:author="PR Preview" w:date="2026-01-01T00:00:00Z">
        <w:r>
          <w:delText xml:space="preserve">converges to</w:delText>
        </w:r>
      </w:del>
      <w:del w:id="1924" w:author="PR Preview" w:date="2026-01-01T00:00:00Z">
        <w:r>
          <w:delText xml:space="preserve"> </w:delText>
        </w:r>
      </w:del>
      <m:oMath>
        <m:r>
          <m:t>0</m:t>
        </m:r>
      </m:oMath>
      <w:del w:id="1925" w:author="PR Preview" w:date="2026-01-01T00:00:00Z">
        <w:r>
          <w:delText xml:space="preserve">, but it does not converge quadratically:</w:delText>
        </w:r>
      </w:del>
      <w:del w:id="1926" w:author="PR Preview" w:date="2026-01-01T00:00:00Z">
        <w:r>
          <w:delText xml:space="preserve"> </w:delText>
        </w:r>
      </w:del>
      <w:del w:id="1927" w:author="PR Preview" w:date="2026-01-01T00:00:00Z">
        <w:r>
          <w:delText xml:space="preserve">the bound would need</w:delText>
        </w:r>
      </w:del>
      <w:del w:id="1928" w:author="PR Preview" w:date="2026-01-01T00:00:00Z">
        <w:r>
          <w:delText xml:space="preserve"> </w:delText>
        </w:r>
      </w:del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del w:id="1929" w:author="PR Preview" w:date="2026-01-01T00:00:00Z">
        <w:r>
          <w:delText xml:space="preserve">, that is,</w:delText>
        </w:r>
      </w:del>
      <w:del w:id="1930" w:author="PR Preview" w:date="2026-01-01T00:00:00Z">
        <w:r>
          <w:delText xml:space="preserve"> </w:delText>
        </w:r>
      </w:del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del w:id="1931" w:author="PR Preview" w:date="2026-01-01T00:00:00Z">
        <w:r>
          <w:delText xml:space="preserve">,</w:delText>
        </w:r>
      </w:del>
      <w:del w:id="1932" w:author="PR Preview" w:date="2026-01-01T00:00:00Z">
        <w:r>
          <w:delText xml:space="preserve"> </w:delText>
        </w:r>
      </w:del>
      <w:del w:id="1933" w:author="PR Preview" w:date="2026-01-01T00:00:00Z">
        <w:r>
          <w:delText xml:space="preserve">which fails once</w:delText>
        </w:r>
      </w:del>
      <w:del w:id="1934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del w:id="1935" w:author="PR Preview" w:date="2026-01-01T00:00:00Z">
        <w:r>
          <w:delText xml:space="preserve">.</w:delText>
        </w:r>
      </w:del>
      <w:del w:id="1936" w:author="PR Preview" w:date="2026-01-01T00:00:00Z">
        <w:r>
          <w:delText xml:space="preserve"> </w:delText>
        </w:r>
      </w:del>
      <w:del w:id="1937" w:author="PR Preview" w:date="2026-01-01T00:00:00Z">
        <w:r>
          <w:delText xml:space="preserve">Each step only halves the error.</w:delText>
        </w:r>
      </w:del>
    </w:p>
    <w:p>
      <w:pPr>
        <w:pStyle w:val="BodyText"/>
      </w:pPr>
      <w:del w:id="1938" w:author="PR Preview" w:date="2026-01-01T00:00:00Z">
        <w:r>
          <w:rPr>
            <w:b/>
            <w:bCs/>
          </w:rPr>
          <w:delText xml:space="preserve">Example 40 (The error squares at each step)</w:delText>
        </w:r>
      </w:del>
      <w:del w:id="1939" w:author="PR Preview" w:date="2026-01-01T00:00:00Z">
        <w:r>
          <w:delText xml:space="preserve"> </w:delText>
        </w:r>
      </w:del>
      <w:del w:id="1940" w:author="PR Preview" w:date="2026-01-01T00:00:00Z">
        <w:r>
          <w:delText xml:space="preserve">For the iteration</w:delText>
        </w:r>
      </w:del>
      <w:del w:id="1941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del w:id="1942" w:author="PR Preview" w:date="2026-01-01T00:00:00Z">
        <w:r>
          <w:delText xml:space="preserve"> </w:delText>
        </w:r>
      </w:del>
      <w:del w:id="1943" w:author="PR Preview" w:date="2026-01-01T00:00:00Z">
        <w:r>
          <w:delText xml:space="preserve">of</w:delText>
        </w:r>
      </w:del>
      <w:del w:id="1944" w:author="PR Preview" w:date="2026-01-01T00:00:00Z">
        <w:r>
          <w:delText xml:space="preserve"> </w:delText>
        </w:r>
      </w:del>
      <w:hyperlink w:anchor="exm-newton-method">
        <w:del w:id="1945" w:author="PR Preview" w:date="2026-01-01T00:00:00Z">
          <w:r>
            <w:rPr>
              <w:rStyle w:val="Hyperlink"/>
            </w:rPr>
            <w:delText xml:space="preserve">Example 36</w:delText>
          </w:r>
        </w:del>
      </w:hyperlink>
      <w:del w:id="1946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del w:id="1947" w:author="PR Preview" w:date="2026-01-01T00:00:00Z">
        <w:r>
          <w:delText xml:space="preserve">So near</w:delText>
        </w:r>
      </w:del>
      <w:del w:id="1948" w:author="PR Preview" w:date="2026-01-01T00:00:00Z">
        <w:r>
          <w:delText xml:space="preserve"> </w:delText>
        </w:r>
      </w:del>
      <m:oMath>
        <m:r>
          <m:t>2</m:t>
        </m:r>
      </m:oMath>
      <w:del w:id="1949" w:author="PR Preview" w:date="2026-01-01T00:00:00Z">
        <w:r>
          <w:delText xml:space="preserve"> </w:delText>
        </w:r>
      </w:del>
      <w:del w:id="1950" w:author="PR Preview" w:date="2026-01-01T00:00:00Z">
        <w:r>
          <w:delText xml:space="preserve">the error is roughly squared and divided by</w:delText>
        </w:r>
      </w:del>
      <w:del w:id="1951" w:author="PR Preview" w:date="2026-01-01T00:00:00Z">
        <w:r>
          <w:delText xml:space="preserve"> </w:delText>
        </w:r>
      </w:del>
      <m:oMath>
        <m:r>
          <m:t>4</m:t>
        </m:r>
      </m:oMath>
      <w:del w:id="1952" w:author="PR Preview" w:date="2026-01-01T00:00:00Z">
        <w:r>
          <w:delText xml:space="preserve"> </w:delText>
        </w:r>
      </w:del>
      <w:del w:id="1953" w:author="PR Preview" w:date="2026-01-01T00:00:00Z">
        <w:r>
          <w:delText xml:space="preserve">at each step:</w:delText>
        </w:r>
      </w:del>
      <w:del w:id="1954" w:author="PR Preview" w:date="2026-01-01T00:00:00Z">
        <w:r>
          <w:delText xml:space="preserve"> </w:delText>
        </w:r>
      </w:del>
      <w:del w:id="1955" w:author="PR Preview" w:date="2026-01-01T00:00:00Z">
        <w:r>
          <w:delText xml:space="preserve">the errors are</w:delText>
        </w:r>
      </w:del>
      <w:del w:id="1956" w:author="PR Preview" w:date="2026-01-01T00:00:00Z">
        <w:r>
          <w:delText xml:space="preserve"> </w:delText>
        </w:r>
      </w:del>
      <m:oMath>
        <m:r>
          <m:t>0.05</m:t>
        </m:r>
      </m:oMath>
      <w:del w:id="1957" w:author="PR Preview" w:date="2026-01-01T00:00:00Z">
        <w:r>
          <w:delText xml:space="preserve">, then</w:delText>
        </w:r>
      </w:del>
      <w:del w:id="1958" w:author="PR Preview" w:date="2026-01-01T00:00:00Z">
        <w:r>
          <w:delText xml:space="preserve"> </w:delText>
        </w:r>
      </w:del>
      <m:oMath>
        <m:r>
          <m:t>0.00061</m:t>
        </m:r>
      </m:oMath>
      <w:del w:id="1959" w:author="PR Preview" w:date="2026-01-01T00:00:00Z">
        <w:r>
          <w:delText xml:space="preserve">, then</w:delText>
        </w:r>
      </w:del>
      <w:del w:id="1960" w:author="PR Preview" w:date="2026-01-01T00:00:00Z">
        <w:r>
          <w:delText xml:space="preserve"> </w:delText>
        </w:r>
      </w:del>
      <m:oMath>
        <m:r>
          <m:t>0.000000093</m:t>
        </m:r>
      </m:oMath>
      <w:del w:id="1961" w:author="PR Preview" w:date="2026-01-01T00:00:00Z">
        <w:r>
          <w:delText xml:space="preserve">,</w:delText>
        </w:r>
      </w:del>
      <w:del w:id="1962" w:author="PR Preview" w:date="2026-01-01T00:00:00Z">
        <w:r>
          <w:delText xml:space="preserve"> </w:delText>
        </w:r>
      </w:del>
      <w:del w:id="1963" w:author="PR Preview" w:date="2026-01-01T00:00:00Z">
        <w:r>
          <w:delText xml:space="preserve">and</w:delText>
        </w:r>
      </w:del>
      <w:del w:id="1964" w:author="PR Preview" w:date="2026-01-01T00:00:00Z">
        <w:r>
          <w:delText xml:space="preserve"> </w:delText>
        </w:r>
      </w:del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del w:id="1965" w:author="PR Preview" w:date="2026-01-01T00:00:00Z">
        <w:r>
          <w:delText xml:space="preserve">.</w:delText>
        </w:r>
      </w:del>
      <w:del w:id="1966" w:author="PR Preview" w:date="2026-01-01T00:00:00Z">
        <w:r>
          <w:delText xml:space="preserve"> </w:delText>
        </w:r>
      </w:del>
      <w:del w:id="1967" w:author="PR Preview" w:date="2026-01-01T00:00:00Z">
        <w:r>
          <w:delText xml:space="preserve">The iterates converge quadratically (</w:delText>
        </w:r>
      </w:del>
      <w:hyperlink w:anchor="def-quadratic-convergence">
        <w:del w:id="1968" w:author="PR Preview" w:date="2026-01-01T00:00:00Z">
          <w:r>
            <w:rPr>
              <w:rStyle w:val="Hyperlink"/>
            </w:rPr>
            <w:delText xml:space="preserve">Definition 28</w:delText>
          </w:r>
        </w:del>
      </w:hyperlink>
      <w:del w:id="1969" w:author="PR Preview" w:date="2026-01-01T00:00:00Z">
        <w:r>
          <w:delText xml:space="preserve">):</w:delText>
        </w:r>
      </w:del>
      <w:del w:id="1970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1971" w:author="PR Preview" w:date="2026-01-01T00:00:00Z">
        <w:r>
          <w:delText xml:space="preserve"> </w:delText>
        </w:r>
      </w:del>
      <w:del w:id="1972" w:author="PR Preview" w:date="2026-01-01T00:00:00Z">
        <w:r>
          <w:delText xml:space="preserve">works for every</w:delText>
        </w:r>
      </w:del>
      <w:del w:id="1973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del w:id="1974" w:author="PR Preview" w:date="2026-01-01T00:00:00Z">
        <w:r>
          <w:delText xml:space="preserve">, since then</w:delText>
        </w:r>
      </w:del>
      <w:del w:id="1975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1976" w:author="PR Preview" w:date="2026-01-01T00:00:00Z">
        <w:r>
          <w:delText xml:space="preserve">,</w:delText>
        </w:r>
      </w:del>
      <w:del w:id="1977" w:author="PR Preview" w:date="2026-01-01T00:00:00Z">
        <w:r>
          <w:delText xml:space="preserve"> </w:delText>
        </w:r>
      </w:del>
      <w:del w:id="1978" w:author="PR Preview" w:date="2026-01-01T00:00:00Z">
        <w:r>
          <w:delText xml:space="preserve">and every iterate from</w:delText>
        </w:r>
      </w:del>
      <w:del w:id="1979" w:author="PR Preview" w:date="2026-01-01T00:00:00Z">
        <w:r>
          <w:delText xml:space="preserve"> </w:delText>
        </w:r>
      </w:del>
      <m:oMath>
        <m:r>
          <m:t>2.5</m:t>
        </m:r>
      </m:oMath>
      <w:del w:id="1980" w:author="PR Preview" w:date="2026-01-01T00:00:00Z">
        <w:r>
          <w:delText xml:space="preserve"> </w:delText>
        </w:r>
      </w:del>
      <w:del w:id="1981" w:author="PR Preview" w:date="2026-01-01T00:00:00Z">
        <w:r>
          <w:delText xml:space="preserve">is at least</w:delText>
        </w:r>
      </w:del>
      <w:del w:id="1982" w:author="PR Preview" w:date="2026-01-01T00:00:00Z">
        <w:r>
          <w:delText xml:space="preserve"> </w:delText>
        </w:r>
      </w:del>
      <m:oMath>
        <m:r>
          <m:t>2</m:t>
        </m:r>
      </m:oMath>
      <w:del w:id="1983" w:author="PR Preview" w:date="2026-01-01T00:00:00Z">
        <w:r>
          <w:delText xml:space="preserve">, since the identity makes</w:delText>
        </w:r>
      </w:del>
      <w:del w:id="1984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del w:id="1985" w:author="PR Preview" w:date="2026-01-01T00:00:00Z">
        <w:r>
          <w:delText xml:space="preserve"> </w:delText>
        </w:r>
      </w:del>
      <w:del w:id="1986" w:author="PR Preview" w:date="2026-01-01T00:00:00Z">
        <w:r>
          <w:delText xml:space="preserve">whenever</w:delText>
        </w:r>
      </w:del>
      <w:del w:id="1987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del w:id="1988" w:author="PR Preview" w:date="2026-01-01T00:00:00Z">
        <w:r>
          <w:delText xml:space="preserve">.</w:delText>
        </w:r>
      </w:del>
      <w:del w:id="1989" w:author="PR Preview" w:date="2026-01-01T00:00:00Z">
        <w:r>
          <w:delText xml:space="preserve"> </w:delText>
        </w:r>
      </w:del>
      <w:del w:id="1990" w:author="PR Preview" w:date="2026-01-01T00:00:00Z">
        <w:r>
          <w:delText xml:space="preserve">Zhou [1]</w:delText>
        </w:r>
      </w:del>
      <w:del w:id="1991" w:author="PR Preview" w:date="2026-01-01T00:00:00Z">
        <w:r>
          <w:delText xml:space="preserve"> </w:delText>
        </w:r>
      </w:del>
      <w:del w:id="1992" w:author="PR Preview" w:date="2026-01-01T00:00:00Z">
        <w:r>
          <w:delText xml:space="preserve">states such a bound for Newton’s method in general;</w:delText>
        </w:r>
      </w:del>
      <w:del w:id="1993" w:author="PR Preview" w:date="2026-01-01T00:00:00Z">
        <w:r>
          <w:delText xml:space="preserve"> </w:delText>
        </w:r>
      </w:del>
      <w:del w:id="1994" w:author="PR Preview" w:date="2026-01-01T00:00:00Z">
        <w:r>
          <w:delText xml:space="preserve">it holds from starting points close enough to a minimizer where the Hessian is positive definite,</w:delText>
        </w:r>
      </w:del>
      <w:del w:id="1995" w:author="PR Preview" w:date="2026-01-01T00:00:00Z">
        <w:r>
          <w:delText xml:space="preserve"> </w:delText>
        </w:r>
      </w:del>
      <w:del w:id="1996" w:author="PR Preview" w:date="2026-01-01T00:00:00Z">
        <w:r>
          <w:delText xml:space="preserve">when near that minimizer the Hessian changes by at most a constant times the distance moved,</w:delText>
        </w:r>
      </w:del>
      <w:del w:id="1997" w:author="PR Preview" w:date="2026-01-01T00:00:00Z">
        <w:r>
          <w:delText xml:space="preserve"> </w:delText>
        </w:r>
      </w:del>
      <w:del w:id="1998" w:author="PR Preview" w:date="2026-01-01T00:00:00Z">
        <w:r>
          <w:delText xml:space="preserve">which these notes do not prove.</w:delText>
        </w:r>
      </w:del>
    </w:p>
    <w:p>
      <w:pPr>
        <w:pStyle w:val="BodyText"/>
      </w:pPr>
      <w:del w:id="1999" w:author="PR Preview" w:date="2026-01-01T00:00:00Z">
        <w:r>
          <w:rPr>
            <w:b/>
            <w:bCs/>
          </w:rPr>
          <w:delText xml:space="preserve">Example 41 (Newton’s method can find a maximum)</w:delText>
        </w:r>
      </w:del>
      <w:del w:id="2000" w:author="PR Preview" w:date="2026-01-01T00:00:00Z">
        <w:r>
          <w:delText xml:space="preserve"> </w:delText>
        </w:r>
      </w:del>
      <w:del w:id="2001" w:author="PR Preview" w:date="2026-01-01T00:00:00Z">
        <w:r>
          <w:delText xml:space="preserve">From</w:delText>
        </w:r>
      </w:del>
      <w:del w:id="2002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del w:id="2003" w:author="PR Preview" w:date="2026-01-01T00:00:00Z">
        <w:r>
          <w:delText xml:space="preserve"> </w:delText>
        </w:r>
      </w:del>
      <w:del w:id="2004" w:author="PR Preview" w:date="2026-01-01T00:00:00Z">
        <w:r>
          <w:delText xml:space="preserve">the same iteration gives</w:delText>
        </w:r>
      </w:del>
      <w:del w:id="2005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2.05</m:t>
        </m:r>
      </m:oMath>
      <w:del w:id="2006" w:author="PR Preview" w:date="2026-01-01T00:00:00Z">
        <w:r>
          <w:delText xml:space="preserve">,</w:delText>
        </w:r>
      </w:del>
      <w:del w:id="2007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2.000610</m:t>
        </m:r>
      </m:oMath>
      <w:del w:id="2008" w:author="PR Preview" w:date="2026-01-01T00:00:00Z">
        <w:r>
          <w:delText xml:space="preserve">,</w:delText>
        </w:r>
      </w:del>
      <w:del w:id="2009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2.0000001</m:t>
        </m:r>
      </m:oMath>
      <w:del w:id="2010" w:author="PR Preview" w:date="2026-01-01T00:00:00Z">
        <w:r>
          <w:delText xml:space="preserve">, approaching</w:delText>
        </w:r>
      </w:del>
      <w:del w:id="2011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2</m:t>
        </m:r>
      </m:oMath>
      <w:del w:id="2012" w:author="PR Preview" w:date="2026-01-01T00:00:00Z">
        <w:r>
          <w:delText xml:space="preserve">.</w:delText>
        </w:r>
      </w:del>
      <w:del w:id="2013" w:author="PR Preview" w:date="2026-01-01T00:00:00Z">
        <w:r>
          <w:delText xml:space="preserve"> </w:delText>
        </w:r>
      </w:del>
      <w:del w:id="2014" w:author="PR Preview" w:date="2026-01-01T00:00:00Z">
        <w:r>
          <w:delText xml:space="preserve">But</w:delText>
        </w:r>
      </w:del>
      <w:del w:id="2015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2</m:t>
        </m:r>
      </m:oMath>
      <w:del w:id="2016" w:author="PR Preview" w:date="2026-01-01T00:00:00Z">
        <w:r>
          <w:delText xml:space="preserve"> </w:delText>
        </w:r>
      </w:del>
      <w:del w:id="2017" w:author="PR Preview" w:date="2026-01-01T00:00:00Z">
        <w:r>
          <w:delText xml:space="preserve">is not a minimizer of</w:delText>
        </w:r>
      </w:del>
      <w:del w:id="2018" w:author="PR Preview" w:date="2026-01-01T00:00:00Z">
        <w:r>
          <w:delText xml:space="preserve"> </w:delText>
        </w:r>
      </w:del>
      <m:oMath>
        <m:r>
          <m:t>f</m:t>
        </m:r>
      </m:oMath>
      <w:del w:id="2019" w:author="PR Preview" w:date="2026-01-01T00:00:00Z">
        <w:r>
          <w:delText xml:space="preserve">:</w:delText>
        </w:r>
      </w:del>
      <w:del w:id="2020" w:author="PR Preview" w:date="2026-01-01T00:00:00Z">
        <w:r>
          <w:delText xml:space="preserve"> </w:delText>
        </w:r>
      </w:del>
      <w:del w:id="2021" w:author="PR Preview" w:date="2026-01-01T00:00:00Z">
        <w:r>
          <w:delText xml:space="preserve">it is a stationary point of</w:delText>
        </w:r>
      </w:del>
      <w:del w:id="2022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f</m:t>
        </m:r>
      </m:oMath>
      <w:del w:id="2023" w:author="PR Preview" w:date="2026-01-01T00:00:00Z">
        <w:r>
          <w:delText xml:space="preserve">, whose second derivative there is</w:delText>
        </w:r>
      </w:del>
      <w:del w:id="2024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del w:id="2025" w:author="PR Preview" w:date="2026-01-01T00:00:00Z">
        <w:r>
          <w:delText xml:space="preserve">,</w:delText>
        </w:r>
      </w:del>
      <w:del w:id="2026" w:author="PR Preview" w:date="2026-01-01T00:00:00Z">
        <w:r>
          <w:delText xml:space="preserve"> </w:delText>
        </w:r>
      </w:del>
      <w:del w:id="2027" w:author="PR Preview" w:date="2026-01-01T00:00:00Z">
        <w:r>
          <w:delText xml:space="preserve">so it is a strict local minimizer of</w:delText>
        </w:r>
      </w:del>
      <w:del w:id="2028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f</m:t>
        </m:r>
      </m:oMath>
      <w:del w:id="2029" w:author="PR Preview" w:date="2026-01-01T00:00:00Z">
        <w:r>
          <w:delText xml:space="preserve"> </w:delText>
        </w:r>
      </w:del>
      <w:del w:id="2030" w:author="PR Preview" w:date="2026-01-01T00:00:00Z">
        <w:r>
          <w:delText xml:space="preserve">(</w:delText>
        </w:r>
      </w:del>
      <w:hyperlink w:anchor="thm-second-order-condition">
        <w:del w:id="2031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2032" w:author="PR Preview" w:date="2026-01-01T00:00:00Z">
        <w:r>
          <w:delText xml:space="preserve">),</w:delText>
        </w:r>
      </w:del>
      <w:del w:id="2033" w:author="PR Preview" w:date="2026-01-01T00:00:00Z">
        <w:r>
          <w:delText xml:space="preserve"> </w:delText>
        </w:r>
      </w:del>
      <w:del w:id="2034" w:author="PR Preview" w:date="2026-01-01T00:00:00Z">
        <w:r>
          <w:delText xml:space="preserve">that is,</w:delText>
        </w:r>
      </w:del>
      <w:del w:id="2035" w:author="PR Preview" w:date="2026-01-01T00:00:00Z">
        <w:r>
          <w:delText xml:space="preserve"> </w:delText>
        </w:r>
      </w:del>
      <m:oMath>
        <m:r>
          <m:t>f</m:t>
        </m:r>
      </m:oMath>
      <w:del w:id="2036" w:author="PR Preview" w:date="2026-01-01T00:00:00Z">
        <w:r>
          <w:delText xml:space="preserve"> </w:delText>
        </w:r>
      </w:del>
      <w:del w:id="2037" w:author="PR Preview" w:date="2026-01-01T00:00:00Z">
        <w:r>
          <w:delText xml:space="preserve">is strictly larger at</w:delText>
        </w:r>
      </w:del>
      <w:del w:id="2038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2</m:t>
        </m:r>
      </m:oMath>
      <w:del w:id="2039" w:author="PR Preview" w:date="2026-01-01T00:00:00Z">
        <w:r>
          <w:delText xml:space="preserve"> </w:delText>
        </w:r>
      </w:del>
      <w:del w:id="2040" w:author="PR Preview" w:date="2026-01-01T00:00:00Z">
        <w:r>
          <w:delText xml:space="preserve">than at all nearby points.</w:delText>
        </w:r>
      </w:del>
      <w:del w:id="2041" w:author="PR Preview" w:date="2026-01-01T00:00:00Z">
        <w:r>
          <w:delText xml:space="preserve"> </w:delText>
        </w:r>
      </w:del>
      <w:del w:id="2042" w:author="PR Preview" w:date="2026-01-01T00:00:00Z">
        <w:r>
          <w:delText xml:space="preserve">Newton’s method looks only for a stationary point,</w:delText>
        </w:r>
      </w:del>
      <w:del w:id="2043" w:author="PR Preview" w:date="2026-01-01T00:00:00Z">
        <w:r>
          <w:delText xml:space="preserve"> </w:delText>
        </w:r>
      </w:del>
      <w:del w:id="2044" w:author="PR Preview" w:date="2026-01-01T00:00:00Z">
        <w:r>
          <w:delText xml:space="preserve">and here the Hessian</w:delText>
        </w:r>
      </w:del>
      <w:del w:id="2045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del w:id="2046" w:author="PR Preview" w:date="2026-01-01T00:00:00Z">
        <w:r>
          <w:delText xml:space="preserve"> </w:delText>
        </w:r>
      </w:del>
      <w:del w:id="2047" w:author="PR Preview" w:date="2026-01-01T00:00:00Z">
        <w:r>
          <w:delText xml:space="preserve">is negative along the way,</w:delText>
        </w:r>
      </w:del>
      <w:del w:id="2048" w:author="PR Preview" w:date="2026-01-01T00:00:00Z">
        <w:r>
          <w:delText xml:space="preserve"> </w:delText>
        </w:r>
      </w:del>
      <w:del w:id="2049" w:author="PR Preview" w:date="2026-01-01T00:00:00Z">
        <w:r>
          <w:delText xml:space="preserve">so the quadratic model has no minimizer</w:delText>
        </w:r>
      </w:del>
      <w:del w:id="2050" w:author="PR Preview" w:date="2026-01-01T00:00:00Z">
        <w:r>
          <w:delText xml:space="preserve"> </w:delText>
        </w:r>
      </w:del>
      <w:del w:id="2051" w:author="PR Preview" w:date="2026-01-01T00:00:00Z">
        <w:r>
          <w:delText xml:space="preserve">(with</w:delText>
        </w:r>
      </w:del>
      <w:del w:id="2052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&lt;</m:t>
        </m:r>
        <m:r>
          <m:t>0</m:t>
        </m:r>
      </m:oMath>
      <w:del w:id="2053" w:author="PR Preview" w:date="2026-01-01T00:00:00Z">
        <w:r>
          <w:delText xml:space="preserve">,</w:delText>
        </w:r>
      </w:del>
      <w:del w:id="2054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del w:id="2055" w:author="PR Preview" w:date="2026-01-01T00:00:00Z">
        <w:r>
          <w:delText xml:space="preserve"> </w:delText>
        </w:r>
      </w:del>
      <w:del w:id="2056" w:author="PR Preview" w:date="2026-01-01T00:00:00Z">
        <w:r>
          <w:delText xml:space="preserve">decreases without bound)</w:delText>
        </w:r>
      </w:del>
      <w:del w:id="2057" w:author="PR Preview" w:date="2026-01-01T00:00:00Z">
        <w:r>
          <w:delText xml:space="preserve"> </w:delText>
        </w:r>
      </w:del>
      <w:del w:id="2058" w:author="PR Preview" w:date="2026-01-01T00:00:00Z">
        <w:r>
          <w:delText xml:space="preserve">and</w:delText>
        </w:r>
      </w:del>
      <w:del w:id="2059" w:author="PR Preview" w:date="2026-01-01T00:00:00Z">
        <w:r>
          <w:delText xml:space="preserve"> </w:delText>
        </w:r>
      </w:del>
      <w:hyperlink w:anchor="thm-newton-model">
        <w:del w:id="2060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2061" w:author="PR Preview" w:date="2026-01-01T00:00:00Z">
        <w:r>
          <w:delText xml:space="preserve"> </w:delText>
        </w:r>
      </w:del>
      <w:del w:id="2062" w:author="PR Preview" w:date="2026-01-01T00:00:00Z">
        <w:r>
          <w:delText xml:space="preserve">does not apply:</w:delText>
        </w:r>
      </w:del>
      <w:del w:id="2063" w:author="PR Preview" w:date="2026-01-01T00:00:00Z">
        <w:r>
          <w:delText xml:space="preserve"> </w:delText>
        </w:r>
      </w:del>
      <w:del w:id="2064" w:author="PR Preview" w:date="2026-01-01T00:00:00Z">
        <w:r>
          <w:delText xml:space="preserve">the positive definite hypothesis there is needed.</w:delText>
        </w:r>
      </w:del>
    </w:p>
    <w:p>
      <w:pPr>
        <w:pStyle w:val="BodyText"/>
      </w:pPr>
      <w:del w:id="2065" w:author="PR Preview" w:date="2026-01-01T00:00:00Z">
        <w:r>
          <w:rPr>
            <w:b/>
            <w:bCs/>
          </w:rPr>
          <w:delText xml:space="preserve">Theorem 13 (Newton’s method minimizes a quadratic in one step)</w:delText>
        </w:r>
      </w:del>
      <w:del w:id="2066" w:author="PR Preview" w:date="2026-01-01T00:00:00Z">
        <w:r>
          <w:delText xml:space="preserve"> </w:delText>
        </w:r>
      </w:del>
      <w:del w:id="2067" w:author="PR Preview" w:date="2026-01-01T00:00:00Z">
        <w:r>
          <w:delText xml:space="preserve">Let</w:delText>
        </w:r>
      </w:del>
      <w:del w:id="2068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2069" w:author="PR Preview" w:date="2026-01-01T00:00:00Z">
        <w:r>
          <w:delText xml:space="preserve"> </w:delText>
        </w:r>
      </w:del>
      <w:del w:id="2070" w:author="PR Preview" w:date="2026-01-01T00:00:00Z">
        <w:r>
          <w:delText xml:space="preserve">be a</w:delText>
        </w:r>
      </w:del>
      <w:del w:id="207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2072" w:author="PR Preview" w:date="2026-01-01T00:00:00Z">
        <w:r>
          <w:delText xml:space="preserve"> </w:delText>
        </w:r>
      </w:del>
      <w:hyperlink r:id="rId64">
        <w:del w:id="2073" w:author="PR Preview" w:date="2026-01-01T00:00:00Z">
          <w:r>
            <w:rPr>
              <w:rStyle w:val="Hyperlink"/>
            </w:rPr>
            <w:delText xml:space="preserve">positive definite</w:delText>
          </w:r>
        </w:del>
      </w:hyperlink>
      <w:del w:id="2074" w:author="PR Preview" w:date="2026-01-01T00:00:00Z">
        <w:r>
          <w:delText xml:space="preserve"> </w:delText>
        </w:r>
      </w:del>
      <w:del w:id="2075" w:author="PR Preview" w:date="2026-01-01T00:00:00Z">
        <w:r>
          <w:delText xml:space="preserve">matrix,</w:delText>
        </w:r>
      </w:del>
      <w:del w:id="2076" w:author="PR Preview" w:date="2026-01-01T00:00:00Z">
        <w:r>
          <w:delText xml:space="preserve"> </w:delText>
        </w:r>
      </w:del>
      <w:del w:id="2077" w:author="PR Preview" w:date="2026-01-01T00:00:00Z">
        <w:r>
          <w:delText xml:space="preserve">$\mathord{\smash[b]{\underset{\raise.3ex\hbox{$\scriptstyle\sim$}}{c}}\vphantom{c}} \in \mathbb{R}^p$</w:delText>
        </w:r>
      </w:del>
      <w:del w:id="2078" w:author="PR Preview" w:date="2026-01-01T00:00:00Z">
        <w:r>
          <w:delText xml:space="preserve">,</w:delText>
        </w:r>
      </w:del>
      <w:del w:id="2079" w:author="PR Preview" w:date="2026-01-01T00:00:00Z">
        <w:r>
          <w:delText xml:space="preserve"> </w:delText>
        </w:r>
      </w:del>
      <w:del w:id="2080" w:author="PR Preview" w:date="2026-01-01T00:00:00Z">
        <w:r>
          <w:delText xml:space="preserve">and</w:delText>
        </w:r>
      </w:del>
      <w:del w:id="2081" w:author="PR Preview" w:date="2026-01-01T00:00:00Z">
        <w:r>
          <w:delText xml:space="preserve"> </w:delText>
        </w:r>
      </w:del>
      <w:del w:id="2082" w:author="PR Preview" w:date="2026-01-01T00:00:00Z">
        <w:r>
          <w:delTex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delText>
        </w:r>
      </w:del>
      <w:del w:id="2083" w:author="PR Preview" w:date="2026-01-01T00:00:00Z">
        <w:r>
          <w:delText xml:space="preserve">.</w:delText>
        </w:r>
      </w:del>
      <w:del w:id="2084" w:author="PR Preview" w:date="2026-01-01T00:00:00Z">
        <w:r>
          <w:delText xml:space="preserve"> </w:delText>
        </w:r>
      </w:del>
      <w:del w:id="2085" w:author="PR Preview" w:date="2026-01-01T00:00:00Z">
        <w:r>
          <w:delText xml:space="preserve">From any</w:delText>
        </w:r>
      </w:del>
      <w:del w:id="2086" w:author="PR Preview" w:date="2026-01-01T00:00:00Z">
        <w:r>
          <w:delText xml:space="preserve"> </w:delText>
        </w:r>
      </w:del>
      <w:del w:id="2087" w:author="PR Preview" w:date="2026-01-01T00:00:00Z">
        <w:r>
          <w:delText xml:space="preserve">$\mathord{\smash[b]{\underset{\raise.3ex\hbox{$\scriptstyle\sim$}}{x}}\vphantom{x}}^{(0)}$</w:delText>
        </w:r>
      </w:del>
      <w:del w:id="2088" w:author="PR Preview" w:date="2026-01-01T00:00:00Z">
        <w:r>
          <w:delText xml:space="preserve">, Newton’s method (</w:delText>
        </w:r>
      </w:del>
      <w:hyperlink w:anchor="def-newton-method">
        <w:del w:id="2089" w:author="PR Preview" w:date="2026-01-01T00:00:00Z">
          <w:r>
            <w:rPr>
              <w:rStyle w:val="Hyperlink"/>
            </w:rPr>
            <w:delText xml:space="preserve">Definition 25</w:delText>
          </w:r>
        </w:del>
      </w:hyperlink>
      <w:del w:id="2090" w:author="PR Preview" w:date="2026-01-01T00:00:00Z">
        <w:r>
          <w:delText xml:space="preserve">) gives</w:delText>
        </w:r>
      </w:del>
      <w:del w:id="2091" w:author="PR Preview" w:date="2026-01-01T00:00:00Z">
        <w:r>
          <w:delText xml:space="preserve"> </w:delText>
        </w:r>
      </w:del>
      <w:del w:id="2092" w:author="PR Preview" w:date="2026-01-01T00:00:00Z">
        <w:r>
          <w:delText xml:space="preserve">$\mathord{\smash[b]{\underset{\raise.3ex\hbox{$\scriptstyle\sim$}}{x}}\vphantom{x}}^{(1)} = \mathbf{S}^{-1} \mathord{\smash[b]{\underset{\raise.3ex\hbox{$\scriptstyle\sim$}}{c}}\vphantom{c}}$</w:delText>
        </w:r>
      </w:del>
      <w:del w:id="2093" w:author="PR Preview" w:date="2026-01-01T00:00:00Z">
        <w:r>
          <w:delText xml:space="preserve">,</w:delText>
        </w:r>
      </w:del>
      <w:del w:id="2094" w:author="PR Preview" w:date="2026-01-01T00:00:00Z">
        <w:r>
          <w:delText xml:space="preserve"> </w:delText>
        </w:r>
      </w:del>
      <w:del w:id="2095" w:author="PR Preview" w:date="2026-01-01T00:00:00Z">
        <w:r>
          <w:delText xml:space="preserve">the unique minimizer of</w:delText>
        </w:r>
      </w:del>
      <w:del w:id="2096" w:author="PR Preview" w:date="2026-01-01T00:00:00Z">
        <w:r>
          <w:delText xml:space="preserve"> </w:delText>
        </w:r>
      </w:del>
      <m:oMath>
        <m:r>
          <m:t>f</m:t>
        </m:r>
      </m:oMath>
      <w:del w:id="2097" w:author="PR Preview" w:date="2026-01-01T00:00:00Z">
        <w:r>
          <w:delText xml:space="preserve">.</w:delText>
        </w:r>
      </w:del>
    </w:p>
    <w:p>
      <w:pPr>
        <w:pStyle w:val="FirstParagraph"/>
      </w:pPr>
      <w:ins w:id="2098" w:author="PR Preview" w:date="2026-01-01T00:00:00Z">
        <w:r>
          <w:rPr>
            <w:b/>
            <w:bCs/>
          </w:rPr>
          <w:t xml:space="preserve">Example 38 (Halving the error is not quadratic convergence)</w:t>
        </w:r>
      </w:ins>
      <w:ins w:id="2099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ins w:id="2100" w:author="PR Preview" w:date="2026-01-01T00:00:00Z">
        <w:r>
          <w:t xml:space="preserve"> </w:t>
        </w:r>
      </w:ins>
      <w:ins w:id="2101" w:author="PR Preview" w:date="2026-01-01T00:00:00Z">
        <w:r>
          <w:t xml:space="preserve">converges to</w:t>
        </w:r>
      </w:ins>
      <w:ins w:id="2102" w:author="PR Preview" w:date="2026-01-01T00:00:00Z">
        <w:r>
          <w:t xml:space="preserve"> </w:t>
        </w:r>
      </w:ins>
      <m:oMath>
        <m:r>
          <m:t>0</m:t>
        </m:r>
      </m:oMath>
      <w:ins w:id="2103" w:author="PR Preview" w:date="2026-01-01T00:00:00Z">
        <w:r>
          <w:t xml:space="preserve">, but it does not converge quadratically:</w:t>
        </w:r>
      </w:ins>
      <w:ins w:id="2104" w:author="PR Preview" w:date="2026-01-01T00:00:00Z">
        <w:r>
          <w:t xml:space="preserve"> </w:t>
        </w:r>
      </w:ins>
      <w:ins w:id="2105" w:author="PR Preview" w:date="2026-01-01T00:00:00Z">
        <w:r>
          <w:t xml:space="preserve">the bound would need</w:t>
        </w:r>
      </w:ins>
      <w:ins w:id="2106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ins w:id="2107" w:author="PR Preview" w:date="2026-01-01T00:00:00Z">
        <w:r>
          <w:t xml:space="preserve">, that is,</w:t>
        </w:r>
      </w:ins>
      <w:ins w:id="2108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ins w:id="2109" w:author="PR Preview" w:date="2026-01-01T00:00:00Z">
        <w:r>
          <w:t xml:space="preserve">,</w:t>
        </w:r>
      </w:ins>
      <w:ins w:id="2110" w:author="PR Preview" w:date="2026-01-01T00:00:00Z">
        <w:r>
          <w:t xml:space="preserve"> </w:t>
        </w:r>
      </w:ins>
      <w:ins w:id="2111" w:author="PR Preview" w:date="2026-01-01T00:00:00Z">
        <w:r>
          <w:t xml:space="preserve">which fails once</w:t>
        </w:r>
      </w:ins>
      <w:ins w:id="2112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ins w:id="2113" w:author="PR Preview" w:date="2026-01-01T00:00:00Z">
        <w:r>
          <w:t xml:space="preserve">.</w:t>
        </w:r>
      </w:ins>
      <w:ins w:id="2114" w:author="PR Preview" w:date="2026-01-01T00:00:00Z">
        <w:r>
          <w:t xml:space="preserve"> </w:t>
        </w:r>
      </w:ins>
      <w:ins w:id="2115" w:author="PR Preview" w:date="2026-01-01T00:00:00Z">
        <w:r>
          <w:t xml:space="preserve">Each step only halves the error.</w:t>
        </w:r>
      </w:ins>
    </w:p>
    <w:bookmarkEnd w:id="162"/>
    <w:bookmarkStart w:id="163" w:name="exm-newton-convergence"/>
    <w:p>
      <w:pPr>
        <w:pStyle w:val="BodyText"/>
      </w:pPr>
      <w:ins w:id="2116" w:author="PR Preview" w:date="2026-01-01T00:00:00Z">
        <w:r>
          <w:rPr>
            <w:b/>
            <w:bCs/>
          </w:rPr>
          <w:t xml:space="preserve">Example 39 (The error squares at each step)</w:t>
        </w:r>
      </w:ins>
      <w:ins w:id="2117" w:author="PR Preview" w:date="2026-01-01T00:00:00Z">
        <w:r>
          <w:t xml:space="preserve"> </w:t>
        </w:r>
      </w:ins>
      <w:ins w:id="2118" w:author="PR Preview" w:date="2026-01-01T00:00:00Z">
        <w:r>
          <w:t xml:space="preserve">For the iteration</w:t>
        </w:r>
      </w:ins>
      <w:ins w:id="2119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ins w:id="2120" w:author="PR Preview" w:date="2026-01-01T00:00:00Z">
        <w:r>
          <w:t xml:space="preserve"> </w:t>
        </w:r>
      </w:ins>
      <w:ins w:id="2121" w:author="PR Preview" w:date="2026-01-01T00:00:00Z">
        <w:r>
          <w:t xml:space="preserve">of</w:t>
        </w:r>
      </w:ins>
      <w:ins w:id="2122" w:author="PR Preview" w:date="2026-01-01T00:00:00Z">
        <w:r>
          <w:t xml:space="preserve"> </w:t>
        </w:r>
      </w:ins>
      <w:hyperlink w:anchor="exm-newton-method">
        <w:ins w:id="2123" w:author="PR Preview" w:date="2026-01-01T00:00:00Z">
          <w:r>
            <w:rPr>
              <w:rStyle w:val="Hyperlink"/>
            </w:rPr>
            <w:t xml:space="preserve">Example 35</w:t>
          </w:r>
        </w:ins>
      </w:hyperlink>
      <w:ins w:id="2124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ins w:id="2125" w:author="PR Preview" w:date="2026-01-01T00:00:00Z">
        <w:r>
          <w:t xml:space="preserve">So near</w:t>
        </w:r>
      </w:ins>
      <w:ins w:id="2126" w:author="PR Preview" w:date="2026-01-01T00:00:00Z">
        <w:r>
          <w:t xml:space="preserve"> </w:t>
        </w:r>
      </w:ins>
      <m:oMath>
        <m:r>
          <m:t>2</m:t>
        </m:r>
      </m:oMath>
      <w:ins w:id="2127" w:author="PR Preview" w:date="2026-01-01T00:00:00Z">
        <w:r>
          <w:t xml:space="preserve"> </w:t>
        </w:r>
      </w:ins>
      <w:ins w:id="2128" w:author="PR Preview" w:date="2026-01-01T00:00:00Z">
        <w:r>
          <w:t xml:space="preserve">the error is roughly squared and divided by</w:t>
        </w:r>
      </w:ins>
      <w:ins w:id="2129" w:author="PR Preview" w:date="2026-01-01T00:00:00Z">
        <w:r>
          <w:t xml:space="preserve"> </w:t>
        </w:r>
      </w:ins>
      <m:oMath>
        <m:r>
          <m:t>4</m:t>
        </m:r>
      </m:oMath>
      <w:ins w:id="2130" w:author="PR Preview" w:date="2026-01-01T00:00:00Z">
        <w:r>
          <w:t xml:space="preserve"> </w:t>
        </w:r>
      </w:ins>
      <w:ins w:id="2131" w:author="PR Preview" w:date="2026-01-01T00:00:00Z">
        <w:r>
          <w:t xml:space="preserve">at each step:</w:t>
        </w:r>
      </w:ins>
      <w:ins w:id="2132" w:author="PR Preview" w:date="2026-01-01T00:00:00Z">
        <w:r>
          <w:t xml:space="preserve"> </w:t>
        </w:r>
      </w:ins>
      <w:ins w:id="2133" w:author="PR Preview" w:date="2026-01-01T00:00:00Z">
        <w:r>
          <w:t xml:space="preserve">the errors are</w:t>
        </w:r>
      </w:ins>
      <w:ins w:id="2134" w:author="PR Preview" w:date="2026-01-01T00:00:00Z">
        <w:r>
          <w:t xml:space="preserve"> </w:t>
        </w:r>
      </w:ins>
      <m:oMath>
        <m:r>
          <m:t>0.05</m:t>
        </m:r>
      </m:oMath>
      <w:ins w:id="2135" w:author="PR Preview" w:date="2026-01-01T00:00:00Z">
        <w:r>
          <w:t xml:space="preserve">, then</w:t>
        </w:r>
      </w:ins>
      <w:ins w:id="2136" w:author="PR Preview" w:date="2026-01-01T00:00:00Z">
        <w:r>
          <w:t xml:space="preserve"> </w:t>
        </w:r>
      </w:ins>
      <m:oMath>
        <m:r>
          <m:t>0.00061</m:t>
        </m:r>
      </m:oMath>
      <w:ins w:id="2137" w:author="PR Preview" w:date="2026-01-01T00:00:00Z">
        <w:r>
          <w:t xml:space="preserve">, then</w:t>
        </w:r>
      </w:ins>
      <w:ins w:id="2138" w:author="PR Preview" w:date="2026-01-01T00:00:00Z">
        <w:r>
          <w:t xml:space="preserve"> </w:t>
        </w:r>
      </w:ins>
      <m:oMath>
        <m:r>
          <m:t>0.000000093</m:t>
        </m:r>
      </m:oMath>
      <w:ins w:id="2139" w:author="PR Preview" w:date="2026-01-01T00:00:00Z">
        <w:r>
          <w:t xml:space="preserve">,</w:t>
        </w:r>
      </w:ins>
      <w:ins w:id="2140" w:author="PR Preview" w:date="2026-01-01T00:00:00Z">
        <w:r>
          <w:t xml:space="preserve"> </w:t>
        </w:r>
      </w:ins>
      <w:ins w:id="2141" w:author="PR Preview" w:date="2026-01-01T00:00:00Z">
        <w:r>
          <w:t xml:space="preserve">and</w:t>
        </w:r>
      </w:ins>
      <w:ins w:id="2142" w:author="PR Preview" w:date="2026-01-01T00:00:00Z">
        <w:r>
          <w:t xml:space="preserve"> </w:t>
        </w:r>
      </w:ins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ins w:id="2143" w:author="PR Preview" w:date="2026-01-01T00:00:00Z">
        <w:r>
          <w:t xml:space="preserve">.</w:t>
        </w:r>
      </w:ins>
      <w:ins w:id="2144" w:author="PR Preview" w:date="2026-01-01T00:00:00Z">
        <w:r>
          <w:t xml:space="preserve"> </w:t>
        </w:r>
      </w:ins>
      <w:ins w:id="2145" w:author="PR Preview" w:date="2026-01-01T00:00:00Z">
        <w:r>
          <w:t xml:space="preserve">The iterates converge quadratically (</w:t>
        </w:r>
      </w:ins>
      <w:hyperlink w:anchor="def-quadratic-convergence">
        <w:ins w:id="2146" w:author="PR Preview" w:date="2026-01-01T00:00:00Z">
          <w:r>
            <w:rPr>
              <w:rStyle w:val="Hyperlink"/>
            </w:rPr>
            <w:t xml:space="preserve">Definition 27</w:t>
          </w:r>
        </w:ins>
      </w:hyperlink>
      <w:ins w:id="2147" w:author="PR Preview" w:date="2026-01-01T00:00:00Z">
        <w:r>
          <w:t xml:space="preserve">):</w:t>
        </w:r>
      </w:ins>
      <w:ins w:id="2148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2149" w:author="PR Preview" w:date="2026-01-01T00:00:00Z">
        <w:r>
          <w:t xml:space="preserve"> </w:t>
        </w:r>
      </w:ins>
      <w:ins w:id="2150" w:author="PR Preview" w:date="2026-01-01T00:00:00Z">
        <w:r>
          <w:t xml:space="preserve">works for every</w:t>
        </w:r>
      </w:ins>
      <w:ins w:id="2151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ins w:id="2152" w:author="PR Preview" w:date="2026-01-01T00:00:00Z">
        <w:r>
          <w:t xml:space="preserve">, since then</w:t>
        </w:r>
      </w:ins>
      <w:ins w:id="2153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2154" w:author="PR Preview" w:date="2026-01-01T00:00:00Z">
        <w:r>
          <w:t xml:space="preserve">,</w:t>
        </w:r>
      </w:ins>
      <w:ins w:id="2155" w:author="PR Preview" w:date="2026-01-01T00:00:00Z">
        <w:r>
          <w:t xml:space="preserve"> </w:t>
        </w:r>
      </w:ins>
      <w:ins w:id="2156" w:author="PR Preview" w:date="2026-01-01T00:00:00Z">
        <w:r>
          <w:t xml:space="preserve">and every iterate from</w:t>
        </w:r>
      </w:ins>
      <w:ins w:id="2157" w:author="PR Preview" w:date="2026-01-01T00:00:00Z">
        <w:r>
          <w:t xml:space="preserve"> </w:t>
        </w:r>
      </w:ins>
      <m:oMath>
        <m:r>
          <m:t>2.5</m:t>
        </m:r>
      </m:oMath>
      <w:ins w:id="2158" w:author="PR Preview" w:date="2026-01-01T00:00:00Z">
        <w:r>
          <w:t xml:space="preserve"> </w:t>
        </w:r>
      </w:ins>
      <w:ins w:id="2159" w:author="PR Preview" w:date="2026-01-01T00:00:00Z">
        <w:r>
          <w:t xml:space="preserve">is at least</w:t>
        </w:r>
      </w:ins>
      <w:ins w:id="2160" w:author="PR Preview" w:date="2026-01-01T00:00:00Z">
        <w:r>
          <w:t xml:space="preserve"> </w:t>
        </w:r>
      </w:ins>
      <m:oMath>
        <m:r>
          <m:t>2</m:t>
        </m:r>
      </m:oMath>
      <w:ins w:id="2161" w:author="PR Preview" w:date="2026-01-01T00:00:00Z">
        <w:r>
          <w:t xml:space="preserve">, since the identity makes</w:t>
        </w:r>
      </w:ins>
      <w:ins w:id="2162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ins w:id="2163" w:author="PR Preview" w:date="2026-01-01T00:00:00Z">
        <w:r>
          <w:t xml:space="preserve"> </w:t>
        </w:r>
      </w:ins>
      <w:ins w:id="2164" w:author="PR Preview" w:date="2026-01-01T00:00:00Z">
        <w:r>
          <w:t xml:space="preserve">whenever</w:t>
        </w:r>
      </w:ins>
      <w:ins w:id="2165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ins w:id="2166" w:author="PR Preview" w:date="2026-01-01T00:00:00Z">
        <w:r>
          <w:t xml:space="preserve">.</w:t>
        </w:r>
      </w:ins>
      <w:ins w:id="2167" w:author="PR Preview" w:date="2026-01-01T00:00:00Z">
        <w:r>
          <w:t xml:space="preserve"> </w:t>
        </w:r>
      </w:ins>
      <w:ins w:id="2168" w:author="PR Preview" w:date="2026-01-01T00:00:00Z">
        <w:r>
          <w:t xml:space="preserve">Zhou [1]</w:t>
        </w:r>
      </w:ins>
      <w:ins w:id="2169" w:author="PR Preview" w:date="2026-01-01T00:00:00Z">
        <w:r>
          <w:t xml:space="preserve"> </w:t>
        </w:r>
      </w:ins>
      <w:ins w:id="2170" w:author="PR Preview" w:date="2026-01-01T00:00:00Z">
        <w:r>
          <w:t xml:space="preserve">states such a bound for Newton’s method in general;</w:t>
        </w:r>
      </w:ins>
      <w:ins w:id="2171" w:author="PR Preview" w:date="2026-01-01T00:00:00Z">
        <w:r>
          <w:t xml:space="preserve"> </w:t>
        </w:r>
      </w:ins>
      <w:ins w:id="2172" w:author="PR Preview" w:date="2026-01-01T00:00:00Z">
        <w:r>
          <w:t xml:space="preserve">it holds from starting points close enough to a minimizer where the Hessian is positive definite,</w:t>
        </w:r>
      </w:ins>
      <w:ins w:id="2173" w:author="PR Preview" w:date="2026-01-01T00:00:00Z">
        <w:r>
          <w:t xml:space="preserve"> </w:t>
        </w:r>
      </w:ins>
      <w:ins w:id="2174" w:author="PR Preview" w:date="2026-01-01T00:00:00Z">
        <w:r>
          <w:t xml:space="preserve">when near that minimizer the Hessian changes by at most a constant times the distance moved,</w:t>
        </w:r>
      </w:ins>
      <w:ins w:id="2175" w:author="PR Preview" w:date="2026-01-01T00:00:00Z">
        <w:r>
          <w:t xml:space="preserve"> </w:t>
        </w:r>
      </w:ins>
      <w:ins w:id="2176" w:author="PR Preview" w:date="2026-01-01T00:00:00Z">
        <w:r>
          <w:t xml:space="preserve">which these notes do not prove.</w:t>
        </w:r>
      </w:ins>
    </w:p>
    <w:bookmarkEnd w:id="163"/>
    <w:bookmarkStart w:id="164" w:name="exm-newton-maximum"/>
    <w:p>
      <w:pPr>
        <w:pStyle w:val="BodyText"/>
      </w:pPr>
      <w:ins w:id="2177" w:author="PR Preview" w:date="2026-01-01T00:00:00Z">
        <w:r>
          <w:rPr>
            <w:b/>
            <w:bCs/>
          </w:rPr>
          <w:t xml:space="preserve">Example 40 (Newton’s method can find a maximum)</w:t>
        </w:r>
      </w:ins>
      <w:ins w:id="2178" w:author="PR Preview" w:date="2026-01-01T00:00:00Z">
        <w:r>
          <w:t xml:space="preserve"> </w:t>
        </w:r>
      </w:ins>
      <w:ins w:id="2179" w:author="PR Preview" w:date="2026-01-01T00:00:00Z">
        <w:r>
          <w:t xml:space="preserve">From</w:t>
        </w:r>
      </w:ins>
      <w:ins w:id="2180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ins w:id="2181" w:author="PR Preview" w:date="2026-01-01T00:00:00Z">
        <w:r>
          <w:t xml:space="preserve"> </w:t>
        </w:r>
      </w:ins>
      <w:ins w:id="2182" w:author="PR Preview" w:date="2026-01-01T00:00:00Z">
        <w:r>
          <w:t xml:space="preserve">the same iteration gives</w:t>
        </w:r>
      </w:ins>
      <w:ins w:id="218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2.05</m:t>
        </m:r>
      </m:oMath>
      <w:ins w:id="2184" w:author="PR Preview" w:date="2026-01-01T00:00:00Z">
        <w:r>
          <w:t xml:space="preserve">,</w:t>
        </w:r>
      </w:ins>
      <w:ins w:id="218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2.000610</m:t>
        </m:r>
      </m:oMath>
      <w:ins w:id="2186" w:author="PR Preview" w:date="2026-01-01T00:00:00Z">
        <w:r>
          <w:t xml:space="preserve">,</w:t>
        </w:r>
      </w:ins>
      <w:ins w:id="218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2.0000001</m:t>
        </m:r>
      </m:oMath>
      <w:ins w:id="2188" w:author="PR Preview" w:date="2026-01-01T00:00:00Z">
        <w:r>
          <w:t xml:space="preserve">, approaching</w:t>
        </w:r>
      </w:ins>
      <w:ins w:id="218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2</m:t>
        </m:r>
      </m:oMath>
      <w:ins w:id="2190" w:author="PR Preview" w:date="2026-01-01T00:00:00Z">
        <w:r>
          <w:t xml:space="preserve">.</w:t>
        </w:r>
      </w:ins>
      <w:ins w:id="2191" w:author="PR Preview" w:date="2026-01-01T00:00:00Z">
        <w:r>
          <w:t xml:space="preserve"> </w:t>
        </w:r>
      </w:ins>
      <w:ins w:id="2192" w:author="PR Preview" w:date="2026-01-01T00:00:00Z">
        <w:r>
          <w:t xml:space="preserve">But</w:t>
        </w:r>
      </w:ins>
      <w:ins w:id="219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2</m:t>
        </m:r>
      </m:oMath>
      <w:ins w:id="2194" w:author="PR Preview" w:date="2026-01-01T00:00:00Z">
        <w:r>
          <w:t xml:space="preserve"> </w:t>
        </w:r>
      </w:ins>
      <w:ins w:id="2195" w:author="PR Preview" w:date="2026-01-01T00:00:00Z">
        <w:r>
          <w:t xml:space="preserve">is not a minimizer of</w:t>
        </w:r>
      </w:ins>
      <w:ins w:id="2196" w:author="PR Preview" w:date="2026-01-01T00:00:00Z">
        <w:r>
          <w:t xml:space="preserve"> </w:t>
        </w:r>
      </w:ins>
      <m:oMath>
        <m:r>
          <m:t>f</m:t>
        </m:r>
      </m:oMath>
      <w:ins w:id="2197" w:author="PR Preview" w:date="2026-01-01T00:00:00Z">
        <w:r>
          <w:t xml:space="preserve">:</w:t>
        </w:r>
      </w:ins>
      <w:ins w:id="2198" w:author="PR Preview" w:date="2026-01-01T00:00:00Z">
        <w:r>
          <w:t xml:space="preserve"> </w:t>
        </w:r>
      </w:ins>
      <w:ins w:id="2199" w:author="PR Preview" w:date="2026-01-01T00:00:00Z">
        <w:r>
          <w:t xml:space="preserve">it is a stationary point of</w:t>
        </w:r>
      </w:ins>
      <w:ins w:id="220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f</m:t>
        </m:r>
      </m:oMath>
      <w:ins w:id="2201" w:author="PR Preview" w:date="2026-01-01T00:00:00Z">
        <w:r>
          <w:t xml:space="preserve">, whose second derivative there is</w:t>
        </w:r>
      </w:ins>
      <w:ins w:id="220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ins w:id="2203" w:author="PR Preview" w:date="2026-01-01T00:00:00Z">
        <w:r>
          <w:t xml:space="preserve">,</w:t>
        </w:r>
      </w:ins>
      <w:ins w:id="2204" w:author="PR Preview" w:date="2026-01-01T00:00:00Z">
        <w:r>
          <w:t xml:space="preserve"> </w:t>
        </w:r>
      </w:ins>
      <w:ins w:id="2205" w:author="PR Preview" w:date="2026-01-01T00:00:00Z">
        <w:r>
          <w:t xml:space="preserve">so it is a strict local minimizer of</w:t>
        </w:r>
      </w:ins>
      <w:ins w:id="220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f</m:t>
        </m:r>
      </m:oMath>
      <w:ins w:id="2207" w:author="PR Preview" w:date="2026-01-01T00:00:00Z">
        <w:r>
          <w:t xml:space="preserve"> </w:t>
        </w:r>
      </w:ins>
      <w:ins w:id="2208" w:author="PR Preview" w:date="2026-01-01T00:00:00Z">
        <w:r>
          <w:t xml:space="preserve">(</w:t>
        </w:r>
      </w:ins>
      <w:hyperlink w:anchor="thm-second-order-condition">
        <w:ins w:id="2209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2210" w:author="PR Preview" w:date="2026-01-01T00:00:00Z">
        <w:r>
          <w:t xml:space="preserve">),</w:t>
        </w:r>
      </w:ins>
      <w:ins w:id="2211" w:author="PR Preview" w:date="2026-01-01T00:00:00Z">
        <w:r>
          <w:t xml:space="preserve"> </w:t>
        </w:r>
      </w:ins>
      <w:ins w:id="2212" w:author="PR Preview" w:date="2026-01-01T00:00:00Z">
        <w:r>
          <w:t xml:space="preserve">that is,</w:t>
        </w:r>
      </w:ins>
      <w:ins w:id="2213" w:author="PR Preview" w:date="2026-01-01T00:00:00Z">
        <w:r>
          <w:t xml:space="preserve"> </w:t>
        </w:r>
      </w:ins>
      <m:oMath>
        <m:r>
          <m:t>f</m:t>
        </m:r>
      </m:oMath>
      <w:ins w:id="2214" w:author="PR Preview" w:date="2026-01-01T00:00:00Z">
        <w:r>
          <w:t xml:space="preserve"> </w:t>
        </w:r>
      </w:ins>
      <w:ins w:id="2215" w:author="PR Preview" w:date="2026-01-01T00:00:00Z">
        <w:r>
          <w:t xml:space="preserve">is strictly larger at</w:t>
        </w:r>
      </w:ins>
      <w:ins w:id="221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2</m:t>
        </m:r>
      </m:oMath>
      <w:ins w:id="2217" w:author="PR Preview" w:date="2026-01-01T00:00:00Z">
        <w:r>
          <w:t xml:space="preserve"> </w:t>
        </w:r>
      </w:ins>
      <w:ins w:id="2218" w:author="PR Preview" w:date="2026-01-01T00:00:00Z">
        <w:r>
          <w:t xml:space="preserve">than at all nearby points.</w:t>
        </w:r>
      </w:ins>
      <w:ins w:id="2219" w:author="PR Preview" w:date="2026-01-01T00:00:00Z">
        <w:r>
          <w:t xml:space="preserve"> </w:t>
        </w:r>
      </w:ins>
      <w:ins w:id="2220" w:author="PR Preview" w:date="2026-01-01T00:00:00Z">
        <w:r>
          <w:t xml:space="preserve">Newton’s method looks only for a stationary point,</w:t>
        </w:r>
      </w:ins>
      <w:ins w:id="2221" w:author="PR Preview" w:date="2026-01-01T00:00:00Z">
        <w:r>
          <w:t xml:space="preserve"> </w:t>
        </w:r>
      </w:ins>
      <w:ins w:id="2222" w:author="PR Preview" w:date="2026-01-01T00:00:00Z">
        <w:r>
          <w:t xml:space="preserve">and here the Hessian</w:t>
        </w:r>
      </w:ins>
      <w:ins w:id="2223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ins w:id="2224" w:author="PR Preview" w:date="2026-01-01T00:00:00Z">
        <w:r>
          <w:t xml:space="preserve"> </w:t>
        </w:r>
      </w:ins>
      <w:ins w:id="2225" w:author="PR Preview" w:date="2026-01-01T00:00:00Z">
        <w:r>
          <w:t xml:space="preserve">is negative along the way,</w:t>
        </w:r>
      </w:ins>
      <w:ins w:id="2226" w:author="PR Preview" w:date="2026-01-01T00:00:00Z">
        <w:r>
          <w:t xml:space="preserve"> </w:t>
        </w:r>
      </w:ins>
      <w:ins w:id="2227" w:author="PR Preview" w:date="2026-01-01T00:00:00Z">
        <w:r>
          <w:t xml:space="preserve">so the quadratic model has no minimizer</w:t>
        </w:r>
      </w:ins>
      <w:ins w:id="2228" w:author="PR Preview" w:date="2026-01-01T00:00:00Z">
        <w:r>
          <w:t xml:space="preserve"> </w:t>
        </w:r>
      </w:ins>
      <w:ins w:id="2229" w:author="PR Preview" w:date="2026-01-01T00:00:00Z">
        <w:r>
          <w:t xml:space="preserve">(with</w:t>
        </w:r>
      </w:ins>
      <w:ins w:id="2230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&lt;</m:t>
        </m:r>
        <m:r>
          <m:t>0</m:t>
        </m:r>
      </m:oMath>
      <w:ins w:id="2231" w:author="PR Preview" w:date="2026-01-01T00:00:00Z">
        <w:r>
          <w:t xml:space="preserve">,</w:t>
        </w:r>
      </w:ins>
      <w:ins w:id="2232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ins w:id="2233" w:author="PR Preview" w:date="2026-01-01T00:00:00Z">
        <w:r>
          <w:t xml:space="preserve"> </w:t>
        </w:r>
      </w:ins>
      <w:ins w:id="2234" w:author="PR Preview" w:date="2026-01-01T00:00:00Z">
        <w:r>
          <w:t xml:space="preserve">decreases without bound)</w:t>
        </w:r>
      </w:ins>
      <w:ins w:id="2235" w:author="PR Preview" w:date="2026-01-01T00:00:00Z">
        <w:r>
          <w:t xml:space="preserve"> </w:t>
        </w:r>
      </w:ins>
      <w:ins w:id="2236" w:author="PR Preview" w:date="2026-01-01T00:00:00Z">
        <w:r>
          <w:t xml:space="preserve">and</w:t>
        </w:r>
      </w:ins>
      <w:ins w:id="2237" w:author="PR Preview" w:date="2026-01-01T00:00:00Z">
        <w:r>
          <w:t xml:space="preserve"> </w:t>
        </w:r>
      </w:ins>
      <w:hyperlink w:anchor="thm-newton-model">
        <w:ins w:id="2238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2239" w:author="PR Preview" w:date="2026-01-01T00:00:00Z">
        <w:r>
          <w:t xml:space="preserve"> </w:t>
        </w:r>
      </w:ins>
      <w:ins w:id="2240" w:author="PR Preview" w:date="2026-01-01T00:00:00Z">
        <w:r>
          <w:t xml:space="preserve">does not apply:</w:t>
        </w:r>
      </w:ins>
      <w:ins w:id="2241" w:author="PR Preview" w:date="2026-01-01T00:00:00Z">
        <w:r>
          <w:t xml:space="preserve"> </w:t>
        </w:r>
      </w:ins>
      <w:ins w:id="2242" w:author="PR Preview" w:date="2026-01-01T00:00:00Z">
        <w:r>
          <w:t xml:space="preserve">the positive definite hypothesis there is needed.</w:t>
        </w:r>
      </w:ins>
    </w:p>
    <w:bookmarkEnd w:id="164"/>
    <w:bookmarkStart w:id="165" w:name="thm-newton-quadratic"/>
    <w:p>
      <w:pPr>
        <w:pStyle w:val="BodyText"/>
      </w:pPr>
      <w:ins w:id="2243" w:author="PR Preview" w:date="2026-01-01T00:00:00Z">
        <w:r>
          <w:rPr>
            <w:b/>
            <w:bCs/>
          </w:rPr>
          <w:t xml:space="preserve">Theorem 13 (Newton’s method minimizes a quadratic in one step)</w:t>
        </w:r>
      </w:ins>
      <w:ins w:id="2244" w:author="PR Preview" w:date="2026-01-01T00:00:00Z">
        <w:r>
          <w:t xml:space="preserve"> </w:t>
        </w:r>
      </w:ins>
      <w:ins w:id="2245" w:author="PR Preview" w:date="2026-01-01T00:00:00Z">
        <w:r>
          <w:t xml:space="preserve">Let</w:t>
        </w:r>
      </w:ins>
      <w:ins w:id="2246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2247" w:author="PR Preview" w:date="2026-01-01T00:00:00Z">
        <w:r>
          <w:t xml:space="preserve"> </w:t>
        </w:r>
      </w:ins>
      <w:ins w:id="2248" w:author="PR Preview" w:date="2026-01-01T00:00:00Z">
        <w:r>
          <w:t xml:space="preserve">be a</w:t>
        </w:r>
      </w:ins>
      <w:ins w:id="224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2250" w:author="PR Preview" w:date="2026-01-01T00:00:00Z">
        <w:r>
          <w:t xml:space="preserve"> </w:t>
        </w:r>
      </w:ins>
      <w:hyperlink r:id="rId64">
        <w:ins w:id="2251" w:author="PR Preview" w:date="2026-01-01T00:00:00Z">
          <w:r>
            <w:rPr>
              <w:rStyle w:val="Hyperlink"/>
            </w:rPr>
            <w:t xml:space="preserve">positive definite</w:t>
          </w:r>
        </w:ins>
      </w:hyperlink>
      <w:ins w:id="2252" w:author="PR Preview" w:date="2026-01-01T00:00:00Z">
        <w:r>
          <w:t xml:space="preserve"> </w:t>
        </w:r>
      </w:ins>
      <w:ins w:id="2253" w:author="PR Preview" w:date="2026-01-01T00:00:00Z">
        <w:r>
          <w:t xml:space="preserve">matrix,</w:t>
        </w:r>
      </w:ins>
      <w:ins w:id="2254" w:author="PR Preview" w:date="2026-01-01T00:00:00Z">
        <w:r>
          <w:t xml:space="preserve"> </w:t>
        </w:r>
      </w:ins>
      <w:ins w:id="2255" w:author="PR Preview" w:date="2026-01-01T00:00:00Z">
        <w:r>
          <w:t xml:space="preserve">$\mathord{\smash[b]{\underset{\raise.3ex\hbox{$\scriptstyle\sim$}}{c}}\vphantom{c}} \in \mathbb{R}^p$</w:t>
        </w:r>
      </w:ins>
      <w:ins w:id="2256" w:author="PR Preview" w:date="2026-01-01T00:00:00Z">
        <w:r>
          <w:t xml:space="preserve">,</w:t>
        </w:r>
      </w:ins>
      <w:ins w:id="2257" w:author="PR Preview" w:date="2026-01-01T00:00:00Z">
        <w:r>
          <w:t xml:space="preserve"> </w:t>
        </w:r>
      </w:ins>
      <w:ins w:id="2258" w:author="PR Preview" w:date="2026-01-01T00:00:00Z">
        <w:r>
          <w:t xml:space="preserve">and</w:t>
        </w:r>
      </w:ins>
      <w:ins w:id="2259" w:author="PR Preview" w:date="2026-01-01T00:00:00Z">
        <w:r>
          <w:t xml:space="preserve"> </w:t>
        </w:r>
      </w:ins>
      <w:ins w:id="2260" w:author="PR Preview" w:date="2026-01-01T00:00:00Z">
        <w:r>
  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  </w:r>
      </w:ins>
      <w:ins w:id="2261" w:author="PR Preview" w:date="2026-01-01T00:00:00Z">
        <w:r>
          <w:t xml:space="preserve">.</w:t>
        </w:r>
      </w:ins>
      <w:ins w:id="2262" w:author="PR Preview" w:date="2026-01-01T00:00:00Z">
        <w:r>
          <w:t xml:space="preserve"> </w:t>
        </w:r>
      </w:ins>
      <w:ins w:id="2263" w:author="PR Preview" w:date="2026-01-01T00:00:00Z">
        <w:r>
          <w:t xml:space="preserve">From any</w:t>
        </w:r>
      </w:ins>
      <w:ins w:id="2264" w:author="PR Preview" w:date="2026-01-01T00:00:00Z">
        <w:r>
          <w:t xml:space="preserve"> </w:t>
        </w:r>
      </w:ins>
      <w:ins w:id="2265" w:author="PR Preview" w:date="2026-01-01T00:00:00Z">
        <w:r>
          <w:t xml:space="preserve">$\mathord{\smash[b]{\underset{\raise.3ex\hbox{$\scriptstyle\sim$}}{x}}\vphantom{x}}^{(0)}$</w:t>
        </w:r>
      </w:ins>
      <w:ins w:id="2266" w:author="PR Preview" w:date="2026-01-01T00:00:00Z">
        <w:r>
          <w:t xml:space="preserve">, Newton’s method (</w:t>
        </w:r>
      </w:ins>
      <w:hyperlink w:anchor="def-newton-method">
        <w:ins w:id="2267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2268" w:author="PR Preview" w:date="2026-01-01T00:00:00Z">
        <w:r>
          <w:t xml:space="preserve">) gives</w:t>
        </w:r>
      </w:ins>
      <w:ins w:id="2269" w:author="PR Preview" w:date="2026-01-01T00:00:00Z">
        <w:r>
          <w:t xml:space="preserve"> </w:t>
        </w:r>
      </w:ins>
      <w:ins w:id="2270" w:author="PR Preview" w:date="2026-01-01T00:00:00Z">
        <w:r>
          <w:t xml:space="preserve">$\mathord{\smash[b]{\underset{\raise.3ex\hbox{$\scriptstyle\sim$}}{x}}\vphantom{x}}^{(1)} = \mathbf{S}^{-1} \mathord{\smash[b]{\underset{\raise.3ex\hbox{$\scriptstyle\sim$}}{c}}\vphantom{c}}$</w:t>
        </w:r>
      </w:ins>
      <w:ins w:id="2271" w:author="PR Preview" w:date="2026-01-01T00:00:00Z">
        <w:r>
          <w:t xml:space="preserve">,</w:t>
        </w:r>
      </w:ins>
      <w:ins w:id="2272" w:author="PR Preview" w:date="2026-01-01T00:00:00Z">
        <w:r>
          <w:t xml:space="preserve"> </w:t>
        </w:r>
      </w:ins>
      <w:ins w:id="2273" w:author="PR Preview" w:date="2026-01-01T00:00:00Z">
        <w:r>
          <w:t xml:space="preserve">the unique minimizer of</w:t>
        </w:r>
      </w:ins>
      <w:ins w:id="2274" w:author="PR Preview" w:date="2026-01-01T00:00:00Z">
        <w:r>
          <w:t xml:space="preserve"> </w:t>
        </w:r>
      </w:ins>
      <m:oMath>
        <m:r>
          <m:t>f</m:t>
        </m:r>
      </m:oMath>
      <w:ins w:id="2275" w:author="PR Preview" w:date="2026-01-01T00:00:00Z">
        <w:r>
          <w:t xml:space="preserve">.</w:t>
        </w:r>
      </w:ins>
    </w:p>
    <w:bookmarkEnd w:id="1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6" w:name="exm-newton-quadratic"/>
    <w:p>
      <w:pPr>
        <w:pStyle w:val="BodyText"/>
      </w:pPr>
      <w:del w:id="2276" w:author="PR Preview" w:date="2026-01-01T00:00:00Z">
        <w:r>
          <w:rPr>
            <w:b/>
            <w:bCs/>
          </w:rPr>
          <w:delText xml:space="preserve">Example 42 (One step to the minimizer)</w:delText>
        </w:r>
      </w:del>
      <w:del w:id="2277" w:author="PR Preview" w:date="2026-01-01T00:00:00Z">
        <w:r>
          <w:delText xml:space="preserve"> </w:delText>
        </w:r>
      </w:del>
      <w:del w:id="2278" w:author="PR Preview" w:date="2026-01-01T00:00:00Z">
        <w:r>
          <w:delText xml:space="preserve">Let</w:delText>
        </w:r>
      </w:del>
      <w:del w:id="2279" w:author="PR Preview" w:date="2026-01-01T00:00:00Z">
        <w:r>
          <w:delText xml:space="preserve"> </w:delText>
        </w:r>
      </w:del>
      <w:del w:id="2280" w:author="PR Preview" w:date="2026-01-01T00:00:00Z">
        <w:r>
          <w:delText xml:space="preserve">$f(\mathord{\smash[b]{\underset{\raise.3ex\hbox{$\scriptstyle\sim$}}{x}}\vphantom{x}}) = \tfrac{1}{2} (x_1^2 + 3 x_2^2)$</w:delText>
        </w:r>
      </w:del>
      <w:del w:id="2281" w:author="PR Preview" w:date="2026-01-01T00:00:00Z">
        <w:r>
          <w:delText xml:space="preserve">, so</w:delText>
        </w:r>
      </w:del>
      <w:del w:id="2282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del w:id="2283" w:author="PR Preview" w:date="2026-01-01T00:00:00Z">
        <w:r>
          <w:delText xml:space="preserve"> </w:delText>
        </w:r>
      </w:del>
      <w:del w:id="2284" w:author="PR Preview" w:date="2026-01-01T00:00:00Z">
        <w:r>
          <w:delText xml:space="preserve">and</w:delText>
        </w:r>
      </w:del>
      <w:del w:id="2285" w:author="PR Preview" w:date="2026-01-01T00:00:00Z">
        <w:r>
          <w:delText xml:space="preserve"> </w:delText>
        </w:r>
      </w:del>
      <w:del w:id="2286" w:author="PR Preview" w:date="2026-01-01T00:00:00Z">
        <w:r>
          <w:delText xml:space="preserve">$\mathord{\smash[b]{\underset{\raise.3ex\hbox{$\scriptstyle\sim$}}{c}}\vphantom{c}} = \mathord{\smash[b]{\underset{\raise.3ex\hbox{$\scriptstyle\sim$}}{0}}\vphantom{0}}_{2 \times 1}$</w:delText>
        </w:r>
      </w:del>
      <w:del w:id="2287" w:author="PR Preview" w:date="2026-01-01T00:00:00Z">
        <w:r>
          <w:delText xml:space="preserve">.</w:delText>
        </w:r>
      </w:del>
      <w:del w:id="2288" w:author="PR Preview" w:date="2026-01-01T00:00:00Z">
        <w:r>
          <w:delText xml:space="preserve"> </w:delText>
        </w:r>
      </w:del>
      <w:del w:id="2289" w:author="PR Preview" w:date="2026-01-01T00:00:00Z">
        <w:r>
          <w:delText xml:space="preserve">From</w:delText>
        </w:r>
      </w:del>
      <w:del w:id="2290" w:author="PR Preview" w:date="2026-01-01T00:00:00Z">
        <w:r>
          <w:delText xml:space="preserve"> </w:delText>
        </w:r>
      </w:del>
      <w:del w:id="2291" w:author="PR Preview" w:date="2026-01-01T00:00:00Z">
        <w:r>
          <w:delText xml:space="preserve">$\mathord{\smash[b]{\underset{\raise.3ex\hbox{$\scriptstyle\sim$}}{x}}\vphantom{x}}^{(0)} = {(3, 1)}^{\top}$</w:delText>
        </w:r>
      </w:del>
      <w:del w:id="2292" w:author="PR Preview" w:date="2026-01-01T00:00:00Z">
        <w:r>
          <w:delText xml:space="preserve"> </w:delText>
        </w:r>
      </w:del>
      <w:del w:id="2293" w:author="PR Preview" w:date="2026-01-01T00:00:00Z">
        <w:r>
          <w:delText xml:space="preserve">the gradient is</w:delText>
        </w:r>
      </w:del>
      <w:del w:id="2294" w:author="PR Preview" w:date="2026-01-01T00:00:00Z">
        <w:r>
          <w:delText xml:space="preserve"> </w:delText>
        </w:r>
      </w:del>
      <w:del w:id="2295" w:author="PR Preview" w:date="2026-01-01T00:00:00Z">
        <w:r>
          <w:delText xml:space="preserve">$\mathbf{S} \mathord{\smash[b]{\underset{\raise.3ex\hbox{$\scriptstyle\sim$}}{x}}\vphantom{x}}^{(0)} = {(3, 3)}^{\top}$</w:delText>
        </w:r>
      </w:del>
      <w:del w:id="2296" w:author="PR Preview" w:date="2026-01-01T00:00:00Z">
        <w:r>
          <w:delText xml:space="preserve">,</w:delText>
        </w:r>
      </w:del>
      <w:del w:id="2297" w:author="PR Preview" w:date="2026-01-01T00:00:00Z">
        <w:r>
          <w:delText xml:space="preserve"> </w:delText>
        </w:r>
      </w:del>
      <w:del w:id="2298" w:author="PR Preview" w:date="2026-01-01T00:00:00Z">
        <w:r>
          <w:delText xml:space="preserve">and</w:delText>
        </w:r>
      </w:del>
      <w:del w:id="2299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del w:id="2300" w:author="PR Preview" w:date="2026-01-01T00:00:00Z">
        <w:r>
          <w:delText xml:space="preserve">, so the Newton step is</w:delText>
        </w:r>
      </w:del>
      <w:del w:id="2301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302" w:author="PR Preview" w:date="2026-01-01T00:00:00Z">
        <w:r>
          <w:delText xml:space="preserve"> </w:delText>
        </w:r>
      </w:del>
      <w:del w:id="2303" w:author="PR Preview" w:date="2026-01-01T00:00:00Z">
        <w:r>
          <w:delText xml:space="preserve">and</w:delText>
        </w:r>
      </w:del>
    </w:p>
    <w:p>
      <w:pPr>
        <w:pStyle w:val="BodyText"/>
      </w:pPr>
      <w:ins w:id="2304" w:author="PR Preview" w:date="2026-01-01T00:00:00Z">
        <w:r>
          <w:rPr>
            <w:b/>
            <w:bCs/>
          </w:rPr>
          <w:t xml:space="preserve">Example 41 (One step to the minimizer)</w:t>
        </w:r>
      </w:ins>
      <w:ins w:id="2305" w:author="PR Preview" w:date="2026-01-01T00:00:00Z">
        <w:r>
          <w:t xml:space="preserve"> </w:t>
        </w:r>
      </w:ins>
      <w:ins w:id="2306" w:author="PR Preview" w:date="2026-01-01T00:00:00Z">
        <w:r>
          <w:t xml:space="preserve">Let</w:t>
        </w:r>
      </w:ins>
      <w:ins w:id="2307" w:author="PR Preview" w:date="2026-01-01T00:00:00Z">
        <w:r>
          <w:t xml:space="preserve"> </w:t>
        </w:r>
      </w:ins>
      <w:ins w:id="2308" w:author="PR Preview" w:date="2026-01-01T00:00:00Z">
        <w:r>
          <w:t xml:space="preserve">$f(\mathord{\smash[b]{\underset{\raise.3ex\hbox{$\scriptstyle\sim$}}{x}}\vphantom{x}}) = \tfrac{1}{2} (x_1^2 + 3 x_2^2)$</w:t>
        </w:r>
      </w:ins>
      <w:ins w:id="2309" w:author="PR Preview" w:date="2026-01-01T00:00:00Z">
        <w:r>
          <w:t xml:space="preserve">, so</w:t>
        </w:r>
      </w:ins>
      <w:ins w:id="2310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2311" w:author="PR Preview" w:date="2026-01-01T00:00:00Z">
        <w:r>
          <w:t xml:space="preserve"> </w:t>
        </w:r>
      </w:ins>
      <w:ins w:id="2312" w:author="PR Preview" w:date="2026-01-01T00:00:00Z">
        <w:r>
          <w:t xml:space="preserve">and</w:t>
        </w:r>
      </w:ins>
      <w:ins w:id="2313" w:author="PR Preview" w:date="2026-01-01T00:00:00Z">
        <w:r>
          <w:t xml:space="preserve"> </w:t>
        </w:r>
      </w:ins>
      <w:ins w:id="2314" w:author="PR Preview" w:date="2026-01-01T00:00:00Z">
        <w:r>
          <w:t xml:space="preserve">$\mathord{\smash[b]{\underset{\raise.3ex\hbox{$\scriptstyle\sim$}}{c}}\vphantom{c}} = \mathord{\smash[b]{\underset{\raise.3ex\hbox{$\scriptstyle\sim$}}{0}}\vphantom{0}}_{2 \times 1}$</w:t>
        </w:r>
      </w:ins>
      <w:ins w:id="2315" w:author="PR Preview" w:date="2026-01-01T00:00:00Z">
        <w:r>
          <w:t xml:space="preserve">.</w:t>
        </w:r>
      </w:ins>
      <w:ins w:id="2316" w:author="PR Preview" w:date="2026-01-01T00:00:00Z">
        <w:r>
          <w:t xml:space="preserve"> </w:t>
        </w:r>
      </w:ins>
      <w:ins w:id="2317" w:author="PR Preview" w:date="2026-01-01T00:00:00Z">
        <w:r>
          <w:t xml:space="preserve">From</w:t>
        </w:r>
      </w:ins>
      <w:ins w:id="2318" w:author="PR Preview" w:date="2026-01-01T00:00:00Z">
        <w:r>
          <w:t xml:space="preserve"> </w:t>
        </w:r>
      </w:ins>
      <w:ins w:id="2319" w:author="PR Preview" w:date="2026-01-01T00:00:00Z">
        <w:r>
          <w:t xml:space="preserve">$\mathord{\smash[b]{\underset{\raise.3ex\hbox{$\scriptstyle\sim$}}{x}}\vphantom{x}}^{(0)} = {(3, 1)}^{\top}$</w:t>
        </w:r>
      </w:ins>
      <w:ins w:id="2320" w:author="PR Preview" w:date="2026-01-01T00:00:00Z">
        <w:r>
          <w:t xml:space="preserve"> </w:t>
        </w:r>
      </w:ins>
      <w:ins w:id="2321" w:author="PR Preview" w:date="2026-01-01T00:00:00Z">
        <w:r>
          <w:t xml:space="preserve">the gradient is</w:t>
        </w:r>
      </w:ins>
      <w:ins w:id="2322" w:author="PR Preview" w:date="2026-01-01T00:00:00Z">
        <w:r>
          <w:t xml:space="preserve"> </w:t>
        </w:r>
      </w:ins>
      <w:ins w:id="2323" w:author="PR Preview" w:date="2026-01-01T00:00:00Z">
        <w:r>
          <w:t xml:space="preserve">$\mathbf{S} \mathord{\smash[b]{\underset{\raise.3ex\hbox{$\scriptstyle\sim$}}{x}}\vphantom{x}}^{(0)} = {(3, 3)}^{\top}$</w:t>
        </w:r>
      </w:ins>
      <w:ins w:id="2324" w:author="PR Preview" w:date="2026-01-01T00:00:00Z">
        <w:r>
          <w:t xml:space="preserve">,</w:t>
        </w:r>
      </w:ins>
      <w:ins w:id="2325" w:author="PR Preview" w:date="2026-01-01T00:00:00Z">
        <w:r>
          <w:t xml:space="preserve"> </w:t>
        </w:r>
      </w:ins>
      <w:ins w:id="2326" w:author="PR Preview" w:date="2026-01-01T00:00:00Z">
        <w:r>
          <w:t xml:space="preserve">and</w:t>
        </w:r>
      </w:ins>
      <w:ins w:id="2327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ins w:id="2328" w:author="PR Preview" w:date="2026-01-01T00:00:00Z">
        <w:r>
          <w:t xml:space="preserve">, so the Newton step is</w:t>
        </w:r>
      </w:ins>
      <w:ins w:id="232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330" w:author="PR Preview" w:date="2026-01-01T00:00:00Z">
        <w:r>
          <w:t xml:space="preserve"> </w:t>
        </w:r>
      </w:ins>
      <w:ins w:id="2331" w:author="PR Preview" w:date="2026-01-01T00:00:00Z">
        <w:r>
          <w:t xml:space="preserve">and</w:t>
        </w:r>
      </w:ins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66"/>
    <w:bookmarkStart w:id="167" w:name="def-gradient-descent"/>
    <w:p>
      <w:pPr>
        <w:pStyle w:val="BodyText"/>
      </w:pPr>
      <w:del w:id="2332" w:author="PR Preview" w:date="2026-01-01T00:00:00Z">
        <w:r>
          <w:rPr>
            <w:b/>
            <w:bCs/>
          </w:rPr>
          <w:delText xml:space="preserve">Definition 29 (Gradient descent)</w:delText>
        </w:r>
      </w:del>
      <w:del w:id="2333" w:author="PR Preview" w:date="2026-01-01T00:00:00Z">
        <w:r>
          <w:delText xml:space="preserve"> </w:delText>
        </w:r>
      </w:del>
      <w:del w:id="2334" w:author="PR Preview" w:date="2026-01-01T00:00:00Z">
        <w:r>
          <w:delText xml:space="preserve">Let</w:delText>
        </w:r>
      </w:del>
      <w:del w:id="233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2336" w:author="PR Preview" w:date="2026-01-01T00:00:00Z">
        <w:r>
          <w:delText xml:space="preserve"> </w:delText>
        </w:r>
      </w:del>
      <w:del w:id="2337" w:author="PR Preview" w:date="2026-01-01T00:00:00Z">
        <w:r>
          <w:delText xml:space="preserve">have first partial derivatives,</w:delText>
        </w:r>
      </w:del>
      <w:del w:id="2338" w:author="PR Preview" w:date="2026-01-01T00:00:00Z">
        <w:r>
          <w:delText xml:space="preserve"> </w:delText>
        </w:r>
      </w:del>
      <w:del w:id="2339" w:author="PR Preview" w:date="2026-01-01T00:00:00Z">
        <w:r>
          <w:delText xml:space="preserve">let</w:delText>
        </w:r>
      </w:del>
      <w:del w:id="2340" w:author="PR Preview" w:date="2026-01-01T00:00:00Z">
        <w:r>
          <w:delText xml:space="preserve"> </w:delText>
        </w:r>
      </w:del>
      <w:del w:id="2341" w:author="PR Preview" w:date="2026-01-01T00:00:00Z">
        <w:r>
          <w:delText xml:space="preserve">$\mathord{\smash[b]{\underset{\raise.3ex\hbox{$\scriptstyle\sim$}}{x}}\vphantom{x}}^{(0)}$</w:delText>
        </w:r>
      </w:del>
      <w:del w:id="2342" w:author="PR Preview" w:date="2026-01-01T00:00:00Z">
        <w:r>
          <w:delText xml:space="preserve"> </w:delText>
        </w:r>
      </w:del>
      <w:del w:id="2343" w:author="PR Preview" w:date="2026-01-01T00:00:00Z">
        <w:r>
          <w:delText xml:space="preserve">be a starting point,</w:delText>
        </w:r>
      </w:del>
      <w:del w:id="2344" w:author="PR Preview" w:date="2026-01-01T00:00:00Z">
        <w:r>
          <w:delText xml:space="preserve"> </w:delText>
        </w:r>
      </w:del>
      <w:del w:id="2345" w:author="PR Preview" w:date="2026-01-01T00:00:00Z">
        <w:r>
          <w:delText xml:space="preserve">and let</w:delText>
        </w:r>
      </w:del>
      <w:del w:id="2346" w:author="PR Preview" w:date="2026-01-01T00:00:00Z">
        <w:r>
          <w:delText xml:space="preserve"> </w:delText>
        </w:r>
      </w:del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2347" w:author="PR Preview" w:date="2026-01-01T00:00:00Z">
        <w:r>
          <w:delText xml:space="preserve"> </w:delText>
        </w:r>
      </w:del>
      <w:del w:id="2348" w:author="PR Preview" w:date="2026-01-01T00:00:00Z">
        <w:r>
          <w:delText xml:space="preserve">be positive</w:delText>
        </w:r>
      </w:del>
      <w:del w:id="2349" w:author="PR Preview" w:date="2026-01-01T00:00:00Z">
        <w:r>
          <w:delText xml:space="preserve"> </w:delText>
        </w:r>
      </w:del>
      <w:del w:id="2350" w:author="PR Preview" w:date="2026-01-01T00:00:00Z">
        <w:r>
          <w:rPr>
            <w:b/>
            <w:bCs/>
          </w:rPr>
          <w:delText xml:space="preserve">step lengths</w:delText>
        </w:r>
      </w:del>
      <w:del w:id="2351" w:author="PR Preview" w:date="2026-01-01T00:00:00Z">
        <w:r>
          <w:delText xml:space="preserve">.</w:delText>
        </w:r>
      </w:del>
      <w:del w:id="2352" w:author="PR Preview" w:date="2026-01-01T00:00:00Z">
        <w:r>
          <w:delText xml:space="preserve"> </w:delText>
        </w:r>
      </w:del>
      <w:del w:id="2353" w:author="PR Preview" w:date="2026-01-01T00:00:00Z">
        <w:r>
          <w:rPr>
            <w:b/>
            <w:bCs/>
          </w:rPr>
          <w:delText xml:space="preserve">Gradient descent</w:delText>
        </w:r>
      </w:del>
      <w:del w:id="2354" w:author="PR Preview" w:date="2026-01-01T00:00:00Z">
        <w:r>
          <w:delText xml:space="preserve"> </w:delText>
        </w:r>
      </w:del>
      <w:del w:id="2355" w:author="PR Preview" w:date="2026-01-01T00:00:00Z">
        <w:r>
          <w:delText xml:space="preserve">[15]</w:delText>
        </w:r>
      </w:del>
      <w:del w:id="2356" w:author="PR Preview" w:date="2026-01-01T00:00:00Z">
        <w:r>
          <w:delText xml:space="preserve"> </w:delText>
        </w:r>
      </w:del>
      <w:del w:id="2357" w:author="PR Preview" w:date="2026-01-01T00:00:00Z">
        <w:r>
          <w:delText xml:space="preserve">computes, for</w:delText>
        </w:r>
      </w:del>
      <w:del w:id="2358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2359" w:author="PR Preview" w:date="2026-01-01T00:00:00Z">
        <w:r>
          <w:delText xml:space="preserve">,</w:delText>
        </w:r>
      </w:del>
    </w:p>
    <w:p>
      <w:pPr>
        <w:pStyle w:val="BodyText"/>
      </w:pPr>
      <w:ins w:id="2360" w:author="PR Preview" w:date="2026-01-01T00:00:00Z">
        <w:r>
          <w:rPr>
            <w:b/>
            <w:bCs/>
          </w:rPr>
          <w:t xml:space="preserve">Definition 28 (Gradient descent)</w:t>
        </w:r>
      </w:ins>
      <w:ins w:id="2361" w:author="PR Preview" w:date="2026-01-01T00:00:00Z">
        <w:r>
          <w:t xml:space="preserve"> </w:t>
        </w:r>
      </w:ins>
      <w:ins w:id="2362" w:author="PR Preview" w:date="2026-01-01T00:00:00Z">
        <w:r>
          <w:t xml:space="preserve">Let</w:t>
        </w:r>
      </w:ins>
      <w:ins w:id="236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2364" w:author="PR Preview" w:date="2026-01-01T00:00:00Z">
        <w:r>
          <w:t xml:space="preserve"> </w:t>
        </w:r>
      </w:ins>
      <w:ins w:id="2365" w:author="PR Preview" w:date="2026-01-01T00:00:00Z">
        <w:r>
          <w:t xml:space="preserve">have first partial derivatives,</w:t>
        </w:r>
      </w:ins>
      <w:ins w:id="2366" w:author="PR Preview" w:date="2026-01-01T00:00:00Z">
        <w:r>
          <w:t xml:space="preserve"> </w:t>
        </w:r>
      </w:ins>
      <w:ins w:id="2367" w:author="PR Preview" w:date="2026-01-01T00:00:00Z">
        <w:r>
          <w:t xml:space="preserve">let</w:t>
        </w:r>
      </w:ins>
      <w:ins w:id="2368" w:author="PR Preview" w:date="2026-01-01T00:00:00Z">
        <w:r>
          <w:t xml:space="preserve"> </w:t>
        </w:r>
      </w:ins>
      <w:ins w:id="2369" w:author="PR Preview" w:date="2026-01-01T00:00:00Z">
        <w:r>
          <w:t xml:space="preserve">$\mathord{\smash[b]{\underset{\raise.3ex\hbox{$\scriptstyle\sim$}}{x}}\vphantom{x}}^{(0)}$</w:t>
        </w:r>
      </w:ins>
      <w:ins w:id="2370" w:author="PR Preview" w:date="2026-01-01T00:00:00Z">
        <w:r>
          <w:t xml:space="preserve"> </w:t>
        </w:r>
      </w:ins>
      <w:ins w:id="2371" w:author="PR Preview" w:date="2026-01-01T00:00:00Z">
        <w:r>
          <w:t xml:space="preserve">be a starting point,</w:t>
        </w:r>
      </w:ins>
      <w:ins w:id="2372" w:author="PR Preview" w:date="2026-01-01T00:00:00Z">
        <w:r>
          <w:t xml:space="preserve"> </w:t>
        </w:r>
      </w:ins>
      <w:ins w:id="2373" w:author="PR Preview" w:date="2026-01-01T00:00:00Z">
        <w:r>
          <w:t xml:space="preserve">and let</w:t>
        </w:r>
      </w:ins>
      <w:ins w:id="2374" w:author="PR Preview" w:date="2026-01-01T00:00:00Z">
        <w:r>
          <w:t xml:space="preserve"> </w:t>
        </w:r>
      </w:ins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2375" w:author="PR Preview" w:date="2026-01-01T00:00:00Z">
        <w:r>
          <w:t xml:space="preserve"> </w:t>
        </w:r>
      </w:ins>
      <w:ins w:id="2376" w:author="PR Preview" w:date="2026-01-01T00:00:00Z">
        <w:r>
          <w:t xml:space="preserve">be positive</w:t>
        </w:r>
      </w:ins>
      <w:ins w:id="2377" w:author="PR Preview" w:date="2026-01-01T00:00:00Z">
        <w:r>
          <w:t xml:space="preserve"> </w:t>
        </w:r>
      </w:ins>
      <w:ins w:id="2378" w:author="PR Preview" w:date="2026-01-01T00:00:00Z">
        <w:r>
          <w:rPr>
            <w:b/>
            <w:bCs/>
          </w:rPr>
          <w:t xml:space="preserve">step lengths</w:t>
        </w:r>
      </w:ins>
      <w:ins w:id="2379" w:author="PR Preview" w:date="2026-01-01T00:00:00Z">
        <w:r>
          <w:t xml:space="preserve">.</w:t>
        </w:r>
      </w:ins>
      <w:ins w:id="2380" w:author="PR Preview" w:date="2026-01-01T00:00:00Z">
        <w:r>
          <w:t xml:space="preserve"> </w:t>
        </w:r>
      </w:ins>
      <w:ins w:id="2381" w:author="PR Preview" w:date="2026-01-01T00:00:00Z">
        <w:r>
          <w:rPr>
            <w:b/>
            <w:bCs/>
          </w:rPr>
          <w:t xml:space="preserve">Gradient descent</w:t>
        </w:r>
      </w:ins>
      <w:ins w:id="2382" w:author="PR Preview" w:date="2026-01-01T00:00:00Z">
        <w:r>
          <w:t xml:space="preserve"> </w:t>
        </w:r>
      </w:ins>
      <w:ins w:id="2383" w:author="PR Preview" w:date="2026-01-01T00:00:00Z">
        <w:r>
          <w:t xml:space="preserve">[15]</w:t>
        </w:r>
      </w:ins>
      <w:ins w:id="2384" w:author="PR Preview" w:date="2026-01-01T00:00:00Z">
        <w:r>
          <w:t xml:space="preserve"> </w:t>
        </w:r>
      </w:ins>
      <w:ins w:id="2385" w:author="PR Preview" w:date="2026-01-01T00:00:00Z">
        <w:r>
          <w:t xml:space="preserve">computes, for</w:t>
        </w:r>
      </w:ins>
      <w:ins w:id="2386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2387" w:author="PR Preview" w:date="2026-01-01T00:00:00Z">
        <w:r>
          <w:t xml:space="preserve">,</w:t>
        </w:r>
      </w:ins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67"/>
    <w:bookmarkStart w:id="168" w:name="exm-gradient-descent"/>
    <w:p>
      <w:pPr>
        <w:pStyle w:val="FirstParagraph"/>
      </w:pPr>
      <w:del w:id="2388" w:author="PR Preview" w:date="2026-01-01T00:00:00Z">
        <w:r>
          <w:rPr>
            <w:b/>
            <w:bCs/>
          </w:rPr>
          <w:delText xml:space="preserve">Example 43 (Fixed steps on a parabola)</w:delText>
        </w:r>
      </w:del>
      <w:del w:id="2389" w:author="PR Preview" w:date="2026-01-01T00:00:00Z">
        <w:r>
          <w:delText xml:space="preserve"> </w:delText>
        </w:r>
      </w:del>
      <w:del w:id="2390" w:author="PR Preview" w:date="2026-01-01T00:00:00Z">
        <w:r>
          <w:delText xml:space="preserve">For</w:delText>
        </w:r>
      </w:del>
      <w:del w:id="239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2392" w:author="PR Preview" w:date="2026-01-01T00:00:00Z">
        <w:r>
          <w:delText xml:space="preserve">,</w:delText>
        </w:r>
      </w:del>
      <w:del w:id="2393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del w:id="2394" w:author="PR Preview" w:date="2026-01-01T00:00:00Z">
        <w:r>
          <w:delText xml:space="preserve">, so gradient descent with fixed step length</w:delText>
        </w:r>
      </w:del>
      <w:del w:id="2395" w:author="PR Preview" w:date="2026-01-01T00:00:00Z">
        <w:r>
          <w:delText xml:space="preserve"> </w:delText>
        </w:r>
      </w:del>
      <m:oMath>
        <m:r>
          <m:t>s</m:t>
        </m:r>
      </m:oMath>
      <w:del w:id="2396" w:author="PR Preview" w:date="2026-01-01T00:00:00Z">
        <w:r>
          <w:delText xml:space="preserve"> </w:delText>
        </w:r>
      </w:del>
      <w:del w:id="2397" w:author="PR Preview" w:date="2026-01-01T00:00:00Z">
        <w:r>
          <w:delText xml:space="preserve">is</w:delText>
        </w:r>
      </w:del>
    </w:p>
    <w:p>
      <w:pPr>
        <w:pStyle w:val="FirstParagraph"/>
      </w:pPr>
      <w:ins w:id="2398" w:author="PR Preview" w:date="2026-01-01T00:00:00Z">
        <w:r>
          <w:rPr>
            <w:b/>
            <w:bCs/>
          </w:rPr>
          <w:t xml:space="preserve">Example 42 (Fixed steps on a parabola)</w:t>
        </w:r>
      </w:ins>
      <w:ins w:id="2399" w:author="PR Preview" w:date="2026-01-01T00:00:00Z">
        <w:r>
          <w:t xml:space="preserve"> </w:t>
        </w:r>
      </w:ins>
      <w:ins w:id="2400" w:author="PR Preview" w:date="2026-01-01T00:00:00Z">
        <w:r>
          <w:t xml:space="preserve">For</w:t>
        </w:r>
      </w:ins>
      <w:ins w:id="240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2402" w:author="PR Preview" w:date="2026-01-01T00:00:00Z">
        <w:r>
          <w:t xml:space="preserve">,</w:t>
        </w:r>
      </w:ins>
      <w:ins w:id="2403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ins w:id="2404" w:author="PR Preview" w:date="2026-01-01T00:00:00Z">
        <w:r>
          <w:t xml:space="preserve">, so gradient descent with fixed step length</w:t>
        </w:r>
      </w:ins>
      <w:ins w:id="2405" w:author="PR Preview" w:date="2026-01-01T00:00:00Z">
        <w:r>
          <w:t xml:space="preserve"> </w:t>
        </w:r>
      </w:ins>
      <m:oMath>
        <m:r>
          <m:t>s</m:t>
        </m:r>
      </m:oMath>
      <w:ins w:id="2406" w:author="PR Preview" w:date="2026-01-01T00:00:00Z">
        <w:r>
          <w:t xml:space="preserve"> </w:t>
        </w:r>
      </w:ins>
      <w:ins w:id="2407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8"/>
    <w:bookmarkStart w:id="169" w:name="rem-gradient-descent-newton"/>
    <w:p>
      <w:pPr>
        <w:pStyle w:val="FirstParagraph"/>
      </w:pPr>
      <w:del w:id="2408" w:author="PR Preview" w:date="2026-01-01T00:00:00Z">
        <w:r>
          <w:rPr>
            <w:i/>
            <w:iCs/>
          </w:rPr>
          <w:delText xml:space="preserve">Remark 4</w:delText>
        </w:r>
      </w:del>
      <w:del w:id="2409" w:author="PR Preview" w:date="2026-01-01T00:00:00Z">
        <w:r>
          <w:delText xml:space="preserve"> (Gradient descent as Newton’s method with a simpler Hessian). </w:delText>
        </w:r>
      </w:del>
      <w:del w:id="2410" w:author="PR Preview" w:date="2026-01-01T00:00:00Z">
        <w:r>
          <w:delText xml:space="preserve">Gradient descent (</w:delText>
        </w:r>
      </w:del>
      <w:hyperlink w:anchor="def-gradient-descent">
        <w:del w:id="2411" w:author="PR Preview" w:date="2026-01-01T00:00:00Z">
          <w:r>
            <w:rPr>
              <w:rStyle w:val="Hyperlink"/>
            </w:rPr>
            <w:delText xml:space="preserve">Definition 29</w:delText>
          </w:r>
        </w:del>
      </w:hyperlink>
      <w:del w:id="2412" w:author="PR Preview" w:date="2026-01-01T00:00:00Z">
        <w:r>
          <w:delText xml:space="preserve">) is Newton’s method (</w:delText>
        </w:r>
      </w:del>
      <w:hyperlink w:anchor="def-newton-method">
        <w:del w:id="2413" w:author="PR Preview" w:date="2026-01-01T00:00:00Z">
          <w:r>
            <w:rPr>
              <w:rStyle w:val="Hyperlink"/>
            </w:rPr>
            <w:delText xml:space="preserve">Definition 25</w:delText>
          </w:r>
        </w:del>
      </w:hyperlink>
      <w:del w:id="2414" w:author="PR Preview" w:date="2026-01-01T00:00:00Z">
        <w:r>
          <w:delText xml:space="preserve">) with the Hessian replaced by</w:delText>
        </w:r>
      </w:del>
      <w:del w:id="2415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2416" w:author="PR Preview" w:date="2026-01-01T00:00:00Z">
        <w:r>
          <w:delText xml:space="preserve">,</w:delText>
        </w:r>
      </w:del>
      <w:del w:id="2417" w:author="PR Preview" w:date="2026-01-01T00:00:00Z">
        <w:r>
          <w:delText xml:space="preserve"> </w:delText>
        </w:r>
      </w:del>
      <w:del w:id="2418" w:author="PR Preview" w:date="2026-01-01T00:00:00Z">
        <w:r>
          <w:delText xml:space="preserve">so it needs no second derivatives.</w:delText>
        </w:r>
      </w:del>
    </w:p>
    <w:p>
      <w:pPr>
        <w:pStyle w:val="BodyText"/>
      </w:pPr>
      <w:del w:id="2419" w:author="PR Preview" w:date="2026-01-01T00:00:00Z">
        <w:r>
          <w:rPr>
            <w:b/>
            <w:bCs/>
          </w:rPr>
          <w:delText xml:space="preserve">Definition 30 (Line search)</w:delText>
        </w:r>
      </w:del>
      <w:del w:id="2420" w:author="PR Preview" w:date="2026-01-01T00:00:00Z">
        <w:r>
          <w:delText xml:space="preserve"> </w:delText>
        </w:r>
      </w:del>
      <w:del w:id="2421" w:author="PR Preview" w:date="2026-01-01T00:00:00Z">
        <w:r>
          <w:delText xml:space="preserve">In gradient descent (</w:delText>
        </w:r>
      </w:del>
      <w:hyperlink w:anchor="def-gradient-descent">
        <w:del w:id="2422" w:author="PR Preview" w:date="2026-01-01T00:00:00Z">
          <w:r>
            <w:rPr>
              <w:rStyle w:val="Hyperlink"/>
            </w:rPr>
            <w:delText xml:space="preserve">Definition 29</w:delText>
          </w:r>
        </w:del>
      </w:hyperlink>
      <w:del w:id="2423" w:author="PR Preview" w:date="2026-01-01T00:00:00Z">
        <w:r>
          <w:delText xml:space="preserve">),</w:delText>
        </w:r>
      </w:del>
      <w:del w:id="2424" w:author="PR Preview" w:date="2026-01-01T00:00:00Z">
        <w:r>
          <w:delText xml:space="preserve"> </w:delText>
        </w:r>
      </w:del>
      <w:del w:id="2425" w:author="PR Preview" w:date="2026-01-01T00:00:00Z">
        <w:r>
          <w:delText xml:space="preserve">a</w:delText>
        </w:r>
      </w:del>
      <w:del w:id="2426" w:author="PR Preview" w:date="2026-01-01T00:00:00Z">
        <w:r>
          <w:delText xml:space="preserve"> </w:delText>
        </w:r>
      </w:del>
      <w:del w:id="2427" w:author="PR Preview" w:date="2026-01-01T00:00:00Z">
        <w:r>
          <w:rPr>
            <w:b/>
            <w:bCs/>
          </w:rPr>
          <w:delText xml:space="preserve">line search</w:delText>
        </w:r>
      </w:del>
      <w:del w:id="2428" w:author="PR Preview" w:date="2026-01-01T00:00:00Z">
        <w:r>
          <w:delText xml:space="preserve"> </w:delText>
        </w:r>
      </w:del>
      <w:del w:id="2429" w:author="PR Preview" w:date="2026-01-01T00:00:00Z">
        <w:r>
          <w:delText xml:space="preserve">[16]</w:delText>
        </w:r>
      </w:del>
      <w:del w:id="2430" w:author="PR Preview" w:date="2026-01-01T00:00:00Z">
        <w:r>
          <w:delText xml:space="preserve"> </w:delText>
        </w:r>
      </w:del>
      <w:del w:id="2431" w:author="PR Preview" w:date="2026-01-01T00:00:00Z">
        <w:r>
          <w:delText xml:space="preserve">is a rule that chooses the step length</w:delText>
        </w:r>
      </w:del>
      <w:del w:id="2432" w:author="PR Preview" w:date="2026-01-01T00:00:00Z">
        <w:r>
          <w:delText xml:space="preserve"> </w:delText>
        </w:r>
      </w:del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2433" w:author="PR Preview" w:date="2026-01-01T00:00:00Z">
        <w:r>
          <w:delText xml:space="preserve"> </w:delText>
        </w:r>
      </w:del>
      <w:del w:id="2434" w:author="PR Preview" w:date="2026-01-01T00:00:00Z">
        <w:r>
          <w:delText xml:space="preserve">by examining the values of</w:delText>
        </w:r>
      </w:del>
      <w:del w:id="2435" w:author="PR Preview" w:date="2026-01-01T00:00:00Z">
        <w:r>
          <w:delText xml:space="preserve"> </w:delText>
        </w:r>
      </w:del>
      <m:oMath>
        <m:r>
          <m:t>f</m:t>
        </m:r>
      </m:oMath>
      <w:del w:id="2436" w:author="PR Preview" w:date="2026-01-01T00:00:00Z">
        <w:r>
          <w:delText xml:space="preserve"> </w:delText>
        </w:r>
      </w:del>
      <w:del w:id="2437" w:author="PR Preview" w:date="2026-01-01T00:00:00Z">
        <w:r>
          <w:delText xml:space="preserve">along the line</w:delText>
        </w:r>
      </w:del>
      <w:del w:id="2438" w:author="PR Preview" w:date="2026-01-01T00:00:00Z">
        <w:r>
          <w:delText xml:space="preserve"> </w:delText>
        </w:r>
      </w:del>
      <w:del w:id="2439" w:author="PR Preview" w:date="2026-01-01T00:00:00Z">
        <w:r>
          <w:delTex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delText>
        </w:r>
      </w:del>
      <w:del w:id="2440" w:author="PR Preview" w:date="2026-01-01T00:00:00Z">
        <w:r>
          <w:delText xml:space="preserve">.</w:delText>
        </w:r>
      </w:del>
    </w:p>
    <w:p>
      <w:pPr>
        <w:pStyle w:val="BodyText"/>
      </w:pPr>
      <w:del w:id="2441" w:author="PR Preview" w:date="2026-01-01T00:00:00Z">
        <w:r>
          <w:rPr>
            <w:b/>
            <w:bCs/>
          </w:rPr>
          <w:delText xml:space="preserve">Definition 31 (Exact line search)</w:delText>
        </w:r>
      </w:del>
      <w:del w:id="2442" w:author="PR Preview" w:date="2026-01-01T00:00:00Z">
        <w:r>
          <w:delText xml:space="preserve"> </w:delText>
        </w:r>
      </w:del>
      <w:del w:id="2443" w:author="PR Preview" w:date="2026-01-01T00:00:00Z">
        <w:r>
          <w:rPr>
            <w:b/>
            <w:bCs/>
          </w:rPr>
          <w:delText xml:space="preserve">Exact line search</w:delText>
        </w:r>
      </w:del>
      <w:del w:id="2444" w:author="PR Preview" w:date="2026-01-01T00:00:00Z">
        <w:r>
          <w:delText xml:space="preserve"> </w:delText>
        </w:r>
      </w:del>
      <w:del w:id="2445" w:author="PR Preview" w:date="2026-01-01T00:00:00Z">
        <w:r>
          <w:delText xml:space="preserve">is the line search (</w:delText>
        </w:r>
      </w:del>
      <w:hyperlink w:anchor="def-line-search">
        <w:del w:id="2446" w:author="PR Preview" w:date="2026-01-01T00:00:00Z">
          <w:r>
            <w:rPr>
              <w:rStyle w:val="Hyperlink"/>
            </w:rPr>
            <w:delText xml:space="preserve">Definition 30</w:delText>
          </w:r>
        </w:del>
      </w:hyperlink>
      <w:del w:id="2447" w:author="PR Preview" w:date="2026-01-01T00:00:00Z">
        <w:r>
          <w:delText xml:space="preserve">) that chooses</w:delText>
        </w:r>
      </w:del>
      <w:del w:id="2448" w:author="PR Preview" w:date="2026-01-01T00:00:00Z">
        <w:r>
          <w:delText xml:space="preserve"> </w:delText>
        </w:r>
      </w:del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2449" w:author="PR Preview" w:date="2026-01-01T00:00:00Z">
        <w:r>
          <w:delText xml:space="preserve"> </w:delText>
        </w:r>
      </w:del>
      <w:del w:id="2450" w:author="PR Preview" w:date="2026-01-01T00:00:00Z">
        <w:r>
          <w:delText xml:space="preserve">to minimize</w:delText>
        </w:r>
      </w:del>
      <w:del w:id="2451" w:author="PR Preview" w:date="2026-01-01T00:00:00Z">
        <w:r>
          <w:delText xml:space="preserve"> </w:delText>
        </w:r>
      </w:del>
      <w:del w:id="2452" w:author="PR Preview" w:date="2026-01-01T00:00:00Z">
        <w:r>
          <w:delTex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delText>
        </w:r>
      </w:del>
      <w:del w:id="2453" w:author="PR Preview" w:date="2026-01-01T00:00:00Z">
        <w:r>
          <w:delText xml:space="preserve"> </w:delText>
        </w:r>
      </w:del>
      <w:del w:id="2454" w:author="PR Preview" w:date="2026-01-01T00:00:00Z">
        <w:r>
          <w:delText xml:space="preserve">over</w:delText>
        </w:r>
      </w:del>
      <w:del w:id="2455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&gt;</m:t>
        </m:r>
        <m:r>
          <m:t>0</m:t>
        </m:r>
      </m:oMath>
      <w:del w:id="2456" w:author="PR Preview" w:date="2026-01-01T00:00:00Z">
        <w:r>
          <w:delText xml:space="preserve">.</w:delText>
        </w:r>
      </w:del>
    </w:p>
    <w:p>
      <w:pPr>
        <w:pStyle w:val="BodyText"/>
      </w:pPr>
      <w:del w:id="2457" w:author="PR Preview" w:date="2026-01-01T00:00:00Z">
        <w:r>
          <w:rPr>
            <w:b/>
            <w:bCs/>
          </w:rPr>
          <w:delText xml:space="preserve">Example 44 (Exact line search on a parabola)</w:delText>
        </w:r>
      </w:del>
      <w:del w:id="2458" w:author="PR Preview" w:date="2026-01-01T00:00:00Z">
        <w:r>
          <w:delText xml:space="preserve"> </w:delText>
        </w:r>
      </w:del>
      <w:del w:id="2459" w:author="PR Preview" w:date="2026-01-01T00:00:00Z">
        <w:r>
          <w:delText xml:space="preserve">For</w:delText>
        </w:r>
      </w:del>
      <w:del w:id="246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2461" w:author="PR Preview" w:date="2026-01-01T00:00:00Z">
        <w:r>
          <w:delText xml:space="preserve"> </w:delText>
        </w:r>
      </w:del>
      <w:del w:id="2462" w:author="PR Preview" w:date="2026-01-01T00:00:00Z">
        <w:r>
          <w:delText xml:space="preserve">and</w:delText>
        </w:r>
      </w:del>
      <w:del w:id="2463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del w:id="2464" w:author="PR Preview" w:date="2026-01-01T00:00:00Z">
        <w:r>
          <w:delText xml:space="preserve">, the derivative is</w:delText>
        </w:r>
      </w:del>
      <w:del w:id="2465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del w:id="2466" w:author="PR Preview" w:date="2026-01-01T00:00:00Z">
        <w:r>
          <w:delText xml:space="preserve">,</w:delText>
        </w:r>
      </w:del>
      <w:del w:id="2467" w:author="PR Preview" w:date="2026-01-01T00:00:00Z">
        <w:r>
          <w:delText xml:space="preserve"> </w:delText>
        </w:r>
      </w:del>
      <w:del w:id="2468" w:author="PR Preview" w:date="2026-01-01T00:00:00Z">
        <w:r>
          <w:delText xml:space="preserve">so the line is</w:delText>
        </w:r>
      </w:del>
      <w:del w:id="246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del w:id="2470" w:author="PR Preview" w:date="2026-01-01T00:00:00Z">
        <w:r>
          <w:delText xml:space="preserve"> </w:delText>
        </w:r>
      </w:del>
      <w:del w:id="2471" w:author="PR Preview" w:date="2026-01-01T00:00:00Z">
        <w:r>
          <w:delText xml:space="preserve">and the values along it are</w:delText>
        </w:r>
      </w:del>
    </w:p>
    <w:p>
      <w:pPr>
        <w:pStyle w:val="FirstParagraph"/>
      </w:pPr>
      <w:ins w:id="2472" w:author="PR Preview" w:date="2026-01-01T00:00:00Z">
        <w:r>
          <w:rPr>
            <w:i/>
            <w:iCs/>
          </w:rPr>
          <w:t xml:space="preserve">Remark 4</w:t>
        </w:r>
      </w:ins>
      <w:ins w:id="2473" w:author="PR Preview" w:date="2026-01-01T00:00:00Z">
        <w:r>
          <w:t xml:space="preserve"> (Gradient descent as Newton’s method with a simpler Hessian). </w:t>
        </w:r>
      </w:ins>
      <w:ins w:id="2474" w:author="PR Preview" w:date="2026-01-01T00:00:00Z">
        <w:r>
          <w:t xml:space="preserve">Gradient descent (</w:t>
        </w:r>
      </w:ins>
      <w:hyperlink w:anchor="def-gradient-descent">
        <w:ins w:id="2475" w:author="PR Preview" w:date="2026-01-01T00:00:00Z">
          <w:r>
            <w:rPr>
              <w:rStyle w:val="Hyperlink"/>
            </w:rPr>
            <w:t xml:space="preserve">Definition 28</w:t>
          </w:r>
        </w:ins>
      </w:hyperlink>
      <w:ins w:id="2476" w:author="PR Preview" w:date="2026-01-01T00:00:00Z">
        <w:r>
          <w:t xml:space="preserve">) is Newton’s method (</w:t>
        </w:r>
      </w:ins>
      <w:hyperlink w:anchor="def-newton-method">
        <w:ins w:id="2477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2478" w:author="PR Preview" w:date="2026-01-01T00:00:00Z">
        <w:r>
          <w:t xml:space="preserve">) with the Hessian replaced by</w:t>
        </w:r>
      </w:ins>
      <w:ins w:id="2479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2480" w:author="PR Preview" w:date="2026-01-01T00:00:00Z">
        <w:r>
          <w:t xml:space="preserve">,</w:t>
        </w:r>
      </w:ins>
      <w:ins w:id="2481" w:author="PR Preview" w:date="2026-01-01T00:00:00Z">
        <w:r>
          <w:t xml:space="preserve"> </w:t>
        </w:r>
      </w:ins>
      <w:ins w:id="2482" w:author="PR Preview" w:date="2026-01-01T00:00:00Z">
        <w:r>
          <w:t xml:space="preserve">so it needs no second derivatives.</w:t>
        </w:r>
      </w:ins>
    </w:p>
    <w:bookmarkEnd w:id="169"/>
    <w:bookmarkStart w:id="170" w:name="def-line-search"/>
    <w:p>
      <w:pPr>
        <w:pStyle w:val="BodyText"/>
      </w:pPr>
      <w:ins w:id="2483" w:author="PR Preview" w:date="2026-01-01T00:00:00Z">
        <w:r>
          <w:rPr>
            <w:b/>
            <w:bCs/>
          </w:rPr>
          <w:t xml:space="preserve">Definition 29 (Line search)</w:t>
        </w:r>
      </w:ins>
      <w:ins w:id="2484" w:author="PR Preview" w:date="2026-01-01T00:00:00Z">
        <w:r>
          <w:t xml:space="preserve"> </w:t>
        </w:r>
      </w:ins>
      <w:ins w:id="2485" w:author="PR Preview" w:date="2026-01-01T00:00:00Z">
        <w:r>
          <w:t xml:space="preserve">In gradient descent (</w:t>
        </w:r>
      </w:ins>
      <w:hyperlink w:anchor="def-gradient-descent">
        <w:ins w:id="2486" w:author="PR Preview" w:date="2026-01-01T00:00:00Z">
          <w:r>
            <w:rPr>
              <w:rStyle w:val="Hyperlink"/>
            </w:rPr>
            <w:t xml:space="preserve">Definition 28</w:t>
          </w:r>
        </w:ins>
      </w:hyperlink>
      <w:ins w:id="2487" w:author="PR Preview" w:date="2026-01-01T00:00:00Z">
        <w:r>
          <w:t xml:space="preserve">),</w:t>
        </w:r>
      </w:ins>
      <w:ins w:id="2488" w:author="PR Preview" w:date="2026-01-01T00:00:00Z">
        <w:r>
          <w:t xml:space="preserve"> </w:t>
        </w:r>
      </w:ins>
      <w:ins w:id="2489" w:author="PR Preview" w:date="2026-01-01T00:00:00Z">
        <w:r>
          <w:t xml:space="preserve">a</w:t>
        </w:r>
      </w:ins>
      <w:ins w:id="2490" w:author="PR Preview" w:date="2026-01-01T00:00:00Z">
        <w:r>
          <w:t xml:space="preserve"> </w:t>
        </w:r>
      </w:ins>
      <w:ins w:id="2491" w:author="PR Preview" w:date="2026-01-01T00:00:00Z">
        <w:r>
          <w:rPr>
            <w:b/>
            <w:bCs/>
          </w:rPr>
          <w:t xml:space="preserve">line search</w:t>
        </w:r>
      </w:ins>
      <w:ins w:id="2492" w:author="PR Preview" w:date="2026-01-01T00:00:00Z">
        <w:r>
          <w:t xml:space="preserve"> </w:t>
        </w:r>
      </w:ins>
      <w:ins w:id="2493" w:author="PR Preview" w:date="2026-01-01T00:00:00Z">
        <w:r>
          <w:t xml:space="preserve">[16]</w:t>
        </w:r>
      </w:ins>
      <w:ins w:id="2494" w:author="PR Preview" w:date="2026-01-01T00:00:00Z">
        <w:r>
          <w:t xml:space="preserve"> </w:t>
        </w:r>
      </w:ins>
      <w:ins w:id="2495" w:author="PR Preview" w:date="2026-01-01T00:00:00Z">
        <w:r>
          <w:t xml:space="preserve">is a rule that chooses the step length</w:t>
        </w:r>
      </w:ins>
      <w:ins w:id="2496" w:author="PR Preview" w:date="2026-01-01T00:00:00Z">
        <w:r>
          <w:t xml:space="preserve"> </w:t>
        </w:r>
      </w:ins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ins w:id="2497" w:author="PR Preview" w:date="2026-01-01T00:00:00Z">
        <w:r>
          <w:t xml:space="preserve"> </w:t>
        </w:r>
      </w:ins>
      <w:ins w:id="2498" w:author="PR Preview" w:date="2026-01-01T00:00:00Z">
        <w:r>
          <w:t xml:space="preserve">by examining the values of</w:t>
        </w:r>
      </w:ins>
      <w:ins w:id="2499" w:author="PR Preview" w:date="2026-01-01T00:00:00Z">
        <w:r>
          <w:t xml:space="preserve"> </w:t>
        </w:r>
      </w:ins>
      <m:oMath>
        <m:r>
          <m:t>f</m:t>
        </m:r>
      </m:oMath>
      <w:ins w:id="2500" w:author="PR Preview" w:date="2026-01-01T00:00:00Z">
        <w:r>
          <w:t xml:space="preserve"> </w:t>
        </w:r>
      </w:ins>
      <w:ins w:id="2501" w:author="PR Preview" w:date="2026-01-01T00:00:00Z">
        <w:r>
          <w:t xml:space="preserve">along the line</w:t>
        </w:r>
      </w:ins>
      <w:ins w:id="2502" w:author="PR Preview" w:date="2026-01-01T00:00:00Z">
        <w:r>
          <w:t xml:space="preserve"> </w:t>
        </w:r>
      </w:ins>
      <w:ins w:id="2503" w:author="PR Preview" w:date="2026-01-01T00:00:00Z">
        <w:r>
  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  </w:r>
      </w:ins>
      <w:ins w:id="2504" w:author="PR Preview" w:date="2026-01-01T00:00:00Z">
        <w:r>
          <w:t xml:space="preserve">.</w:t>
        </w:r>
      </w:ins>
    </w:p>
    <w:bookmarkEnd w:id="170"/>
    <w:bookmarkStart w:id="171" w:name="def-exact-line-search"/>
    <w:p>
      <w:pPr>
        <w:pStyle w:val="BodyText"/>
      </w:pPr>
      <w:ins w:id="2505" w:author="PR Preview" w:date="2026-01-01T00:00:00Z">
        <w:r>
          <w:rPr>
            <w:b/>
            <w:bCs/>
          </w:rPr>
          <w:t xml:space="preserve">Definition 30 (Exact line search)</w:t>
        </w:r>
      </w:ins>
      <w:ins w:id="2506" w:author="PR Preview" w:date="2026-01-01T00:00:00Z">
        <w:r>
          <w:t xml:space="preserve"> </w:t>
        </w:r>
      </w:ins>
      <w:ins w:id="2507" w:author="PR Preview" w:date="2026-01-01T00:00:00Z">
        <w:r>
          <w:rPr>
            <w:b/>
            <w:bCs/>
          </w:rPr>
          <w:t xml:space="preserve">Exact line search</w:t>
        </w:r>
      </w:ins>
      <w:ins w:id="2508" w:author="PR Preview" w:date="2026-01-01T00:00:00Z">
        <w:r>
          <w:t xml:space="preserve"> </w:t>
        </w:r>
      </w:ins>
      <w:ins w:id="2509" w:author="PR Preview" w:date="2026-01-01T00:00:00Z">
        <w:r>
          <w:t xml:space="preserve">is the line search (</w:t>
        </w:r>
      </w:ins>
      <w:hyperlink w:anchor="def-line-search">
        <w:ins w:id="2510" w:author="PR Preview" w:date="2026-01-01T00:00:00Z">
          <w:r>
            <w:rPr>
              <w:rStyle w:val="Hyperlink"/>
            </w:rPr>
            <w:t xml:space="preserve">Definition 29</w:t>
          </w:r>
        </w:ins>
      </w:hyperlink>
      <w:ins w:id="2511" w:author="PR Preview" w:date="2026-01-01T00:00:00Z">
        <w:r>
          <w:t xml:space="preserve">) that chooses</w:t>
        </w:r>
      </w:ins>
      <w:ins w:id="2512" w:author="PR Preview" w:date="2026-01-01T00:00:00Z">
        <w:r>
          <w:t xml:space="preserve"> </w:t>
        </w:r>
      </w:ins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ins w:id="2513" w:author="PR Preview" w:date="2026-01-01T00:00:00Z">
        <w:r>
          <w:t xml:space="preserve"> </w:t>
        </w:r>
      </w:ins>
      <w:ins w:id="2514" w:author="PR Preview" w:date="2026-01-01T00:00:00Z">
        <w:r>
          <w:t xml:space="preserve">to minimize</w:t>
        </w:r>
      </w:ins>
      <w:ins w:id="2515" w:author="PR Preview" w:date="2026-01-01T00:00:00Z">
        <w:r>
          <w:t xml:space="preserve"> </w:t>
        </w:r>
      </w:ins>
      <w:ins w:id="2516" w:author="PR Preview" w:date="2026-01-01T00:00:00Z">
        <w:r>
  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  </w:r>
      </w:ins>
      <w:ins w:id="2517" w:author="PR Preview" w:date="2026-01-01T00:00:00Z">
        <w:r>
          <w:t xml:space="preserve"> </w:t>
        </w:r>
      </w:ins>
      <w:ins w:id="2518" w:author="PR Preview" w:date="2026-01-01T00:00:00Z">
        <w:r>
          <w:t xml:space="preserve">over</w:t>
        </w:r>
      </w:ins>
      <w:ins w:id="2519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&gt;</m:t>
        </m:r>
        <m:r>
          <m:t>0</m:t>
        </m:r>
      </m:oMath>
      <w:ins w:id="2520" w:author="PR Preview" w:date="2026-01-01T00:00:00Z">
        <w:r>
          <w:t xml:space="preserve">.</w:t>
        </w:r>
      </w:ins>
    </w:p>
    <w:bookmarkEnd w:id="171"/>
    <w:bookmarkStart w:id="172" w:name="exm-line-search"/>
    <w:p>
      <w:pPr>
        <w:pStyle w:val="BodyText"/>
      </w:pPr>
      <w:ins w:id="2521" w:author="PR Preview" w:date="2026-01-01T00:00:00Z">
        <w:r>
          <w:rPr>
            <w:b/>
            <w:bCs/>
          </w:rPr>
          <w:t xml:space="preserve">Example 43 (Exact line search on a parabola)</w:t>
        </w:r>
      </w:ins>
      <w:ins w:id="2522" w:author="PR Preview" w:date="2026-01-01T00:00:00Z">
        <w:r>
          <w:t xml:space="preserve"> </w:t>
        </w:r>
      </w:ins>
      <w:ins w:id="2523" w:author="PR Preview" w:date="2026-01-01T00:00:00Z">
        <w:r>
          <w:t xml:space="preserve">For</w:t>
        </w:r>
      </w:ins>
      <w:ins w:id="252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2525" w:author="PR Preview" w:date="2026-01-01T00:00:00Z">
        <w:r>
          <w:t xml:space="preserve"> </w:t>
        </w:r>
      </w:ins>
      <w:ins w:id="2526" w:author="PR Preview" w:date="2026-01-01T00:00:00Z">
        <w:r>
          <w:t xml:space="preserve">and</w:t>
        </w:r>
      </w:ins>
      <w:ins w:id="2527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ins w:id="2528" w:author="PR Preview" w:date="2026-01-01T00:00:00Z">
        <w:r>
          <w:t xml:space="preserve">, the derivative is</w:t>
        </w:r>
      </w:ins>
      <w:ins w:id="2529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ins w:id="2530" w:author="PR Preview" w:date="2026-01-01T00:00:00Z">
        <w:r>
          <w:t xml:space="preserve">,</w:t>
        </w:r>
      </w:ins>
      <w:ins w:id="2531" w:author="PR Preview" w:date="2026-01-01T00:00:00Z">
        <w:r>
          <w:t xml:space="preserve"> </w:t>
        </w:r>
      </w:ins>
      <w:ins w:id="2532" w:author="PR Preview" w:date="2026-01-01T00:00:00Z">
        <w:r>
          <w:t xml:space="preserve">so the line is</w:t>
        </w:r>
      </w:ins>
      <w:ins w:id="253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ins w:id="2534" w:author="PR Preview" w:date="2026-01-01T00:00:00Z">
        <w:r>
          <w:t xml:space="preserve"> </w:t>
        </w:r>
      </w:ins>
      <w:ins w:id="2535" w:author="PR Preview" w:date="2026-01-01T00:00:00Z">
        <w:r>
          <w:t xml:space="preserve">and the values along it are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2"/>
    <w:bookmarkStart w:id="174" w:name="def-descent-direction"/>
    <w:p>
      <w:pPr>
        <w:pStyle w:val="BodyText"/>
      </w:pPr>
      <w:del w:id="2536" w:author="PR Preview" w:date="2026-01-01T00:00:00Z">
        <w:r>
          <w:rPr>
            <w:b/>
            <w:bCs/>
          </w:rPr>
          <w:delText xml:space="preserve">Definition 32 (Descent direction)</w:delText>
        </w:r>
      </w:del>
      <w:del w:id="2537" w:author="PR Preview" w:date="2026-01-01T00:00:00Z">
        <w:r>
          <w:delText xml:space="preserve"> </w:delText>
        </w:r>
      </w:del>
      <w:del w:id="2538" w:author="PR Preview" w:date="2026-01-01T00:00:00Z">
        <w:r>
          <w:delText xml:space="preserve">Let</w:delText>
        </w:r>
      </w:del>
      <w:del w:id="253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2540" w:author="PR Preview" w:date="2026-01-01T00:00:00Z">
        <w:r>
          <w:delText xml:space="preserve"> </w:delText>
        </w:r>
      </w:del>
      <w:del w:id="2541" w:author="PR Preview" w:date="2026-01-01T00:00:00Z">
        <w:r>
          <w:delText xml:space="preserve">have a gradient</w:delText>
        </w:r>
      </w:del>
      <w:del w:id="2542" w:author="PR Preview" w:date="2026-01-01T00:00:00Z">
        <w:r>
          <w:delText xml:space="preserve"> </w:delText>
        </w:r>
      </w:del>
      <w:del w:id="2543" w:author="PR Preview" w:date="2026-01-01T00:00:00Z">
        <w:r>
          <w:delTex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delText>
        </w:r>
      </w:del>
      <w:del w:id="2544" w:author="PR Preview" w:date="2026-01-01T00:00:00Z">
        <w:r>
          <w:delText xml:space="preserve"> </w:delText>
        </w:r>
      </w:del>
      <w:del w:id="2545" w:author="PR Preview" w:date="2026-01-01T00:00:00Z">
        <w:r>
          <w:delText xml:space="preserve">at</w:delText>
        </w:r>
      </w:del>
      <w:del w:id="2546" w:author="PR Preview" w:date="2026-01-01T00:00:00Z">
        <w:r>
          <w:delText xml:space="preserve"> </w:delText>
        </w:r>
      </w:del>
      <w:del w:id="2547" w:author="PR Preview" w:date="2026-01-01T00:00:00Z">
        <w:r>
          <w:delText xml:space="preserve">$\mathord{\smash[b]{\underset{\raise.3ex\hbox{$\scriptstyle\sim$}}{x}}\vphantom{x}}$</w:delText>
        </w:r>
      </w:del>
      <w:del w:id="2548" w:author="PR Preview" w:date="2026-01-01T00:00:00Z">
        <w:r>
          <w:delText xml:space="preserve">.</w:delText>
        </w:r>
      </w:del>
      <w:del w:id="2549" w:author="PR Preview" w:date="2026-01-01T00:00:00Z">
        <w:r>
          <w:delText xml:space="preserve"> </w:delText>
        </w:r>
      </w:del>
      <w:del w:id="2550" w:author="PR Preview" w:date="2026-01-01T00:00:00Z">
        <w:r>
          <w:delText xml:space="preserve">A direction</w:delText>
        </w:r>
      </w:del>
      <w:del w:id="2551" w:author="PR Preview" w:date="2026-01-01T00:00:00Z">
        <w:r>
          <w:delText xml:space="preserve"> </w:delText>
        </w:r>
      </w:del>
      <w:del w:id="2552" w:author="PR Preview" w:date="2026-01-01T00:00:00Z">
        <w:r>
          <w:delText xml:space="preserve">$\mathord{\smash[b]{\underset{\raise.3ex\hbox{$\scriptstyle\sim$}}{d}}\vphantom{d}}$</w:delText>
        </w:r>
      </w:del>
      <w:del w:id="2553" w:author="PR Preview" w:date="2026-01-01T00:00:00Z">
        <w:r>
          <w:delText xml:space="preserve"> </w:delText>
        </w:r>
      </w:del>
      <w:del w:id="2554" w:author="PR Preview" w:date="2026-01-01T00:00:00Z">
        <w:r>
          <w:delText xml:space="preserve">(</w:delText>
        </w:r>
      </w:del>
      <w:hyperlink r:id="rId173">
        <w:del w:id="2555" w:author="PR Preview" w:date="2026-01-01T00:00:00Z">
          <w:r>
            <w:rPr>
              <w:rStyle w:val="Hyperlink"/>
            </w:rPr>
            <w:delText xml:space="preserve">direction</w:delText>
          </w:r>
        </w:del>
      </w:hyperlink>
      <w:del w:id="2556" w:author="PR Preview" w:date="2026-01-01T00:00:00Z">
        <w:r>
          <w:delText xml:space="preserve">) is a</w:delText>
        </w:r>
      </w:del>
      <w:del w:id="2557" w:author="PR Preview" w:date="2026-01-01T00:00:00Z">
        <w:r>
          <w:delText xml:space="preserve"> </w:delText>
        </w:r>
      </w:del>
      <w:del w:id="2558" w:author="PR Preview" w:date="2026-01-01T00:00:00Z">
        <w:r>
          <w:rPr>
            <w:b/>
            <w:bCs/>
          </w:rPr>
          <w:delText xml:space="preserve">descent direction</w:delText>
        </w:r>
      </w:del>
      <w:del w:id="2559" w:author="PR Preview" w:date="2026-01-01T00:00:00Z">
        <w:r>
          <w:delText xml:space="preserve"> </w:delText>
        </w:r>
      </w:del>
      <w:del w:id="2560" w:author="PR Preview" w:date="2026-01-01T00:00:00Z">
        <w:r>
          <w:delText xml:space="preserve">for</w:delText>
        </w:r>
      </w:del>
      <w:del w:id="2561" w:author="PR Preview" w:date="2026-01-01T00:00:00Z">
        <w:r>
          <w:delText xml:space="preserve"> </w:delText>
        </w:r>
      </w:del>
      <m:oMath>
        <m:r>
          <m:t>f</m:t>
        </m:r>
      </m:oMath>
      <w:del w:id="2562" w:author="PR Preview" w:date="2026-01-01T00:00:00Z">
        <w:r>
          <w:delText xml:space="preserve"> </w:delText>
        </w:r>
      </w:del>
      <w:del w:id="2563" w:author="PR Preview" w:date="2026-01-01T00:00:00Z">
        <w:r>
          <w:delText xml:space="preserve">at</w:delText>
        </w:r>
      </w:del>
      <w:del w:id="2564" w:author="PR Preview" w:date="2026-01-01T00:00:00Z">
        <w:r>
          <w:delText xml:space="preserve"> </w:delText>
        </w:r>
      </w:del>
      <w:del w:id="2565" w:author="PR Preview" w:date="2026-01-01T00:00:00Z">
        <w:r>
          <w:delText xml:space="preserve">$\mathord{\smash[b]{\underset{\raise.3ex\hbox{$\scriptstyle\sim$}}{x}}\vphantom{x}}$</w:delText>
        </w:r>
      </w:del>
      <w:del w:id="2566" w:author="PR Preview" w:date="2026-01-01T00:00:00Z">
        <w:r>
          <w:delText xml:space="preserve"> </w:delText>
        </w:r>
      </w:del>
      <w:del w:id="2567" w:author="PR Preview" w:date="2026-01-01T00:00:00Z">
        <w:r>
          <w:delText xml:space="preserve">if</w:delText>
        </w:r>
      </w:del>
      <w:del w:id="2568" w:author="PR Preview" w:date="2026-01-01T00:00:00Z">
        <w:r>
          <w:delText xml:space="preserve"> </w:delText>
        </w:r>
      </w:del>
      <w:del w:id="2569" w:author="PR Preview" w:date="2026-01-01T00:00:00Z">
        <w:r>
          <w:delText xml:space="preserve">$\mathord{\smash[b]{\underset{\raise.3ex\hbox{$\scriptstyle\sim$}}{g}}\vphantom{g}} \cdot \mathord{\smash[b]{\underset{\raise.3ex\hbox{$\scriptstyle\sim$}}{d}}\vphantom{d}} &lt; 0$</w:delText>
        </w:r>
      </w:del>
      <w:del w:id="2570" w:author="PR Preview" w:date="2026-01-01T00:00:00Z">
        <w:r>
          <w:delText xml:space="preserve">.</w:delText>
        </w:r>
      </w:del>
      <w:del w:id="2571" w:author="PR Preview" w:date="2026-01-01T00:00:00Z">
        <w:r>
          <w:delText xml:space="preserve"> </w:delText>
        </w:r>
      </w:del>
      <w:del w:id="2572" w:author="PR Preview" w:date="2026-01-01T00:00:00Z">
        <w:r>
          <w:delText xml:space="preserve">When</w:delText>
        </w:r>
      </w:del>
      <w:del w:id="2573" w:author="PR Preview" w:date="2026-01-01T00:00:00Z">
        <w:r>
          <w:delText xml:space="preserve"> </w:delText>
        </w:r>
      </w:del>
      <w:del w:id="2574" w:author="PR Preview" w:date="2026-01-01T00:00:00Z">
        <w:r>
          <w:delText xml:space="preserve">$\mathord{\smash[b]{\underset{\raise.3ex\hbox{$\scriptstyle\sim$}}{g}}\vphantom{g}} \ne \mathord{\smash[b]{\underset{\raise.3ex\hbox{$\scriptstyle\sim$}}{0}}\vphantom{0}}_{p \times 1}$</w:delText>
        </w:r>
      </w:del>
      <w:del w:id="2575" w:author="PR Preview" w:date="2026-01-01T00:00:00Z">
        <w:r>
          <w:delText xml:space="preserve">,</w:delText>
        </w:r>
      </w:del>
      <w:del w:id="2576" w:author="PR Preview" w:date="2026-01-01T00:00:00Z">
        <w:r>
          <w:delText xml:space="preserve"> </w:delText>
        </w:r>
      </w:del>
      <w:del w:id="2577" w:author="PR Preview" w:date="2026-01-01T00:00:00Z">
        <w:r>
          <w:delText xml:space="preserve">$-\mathord{\smash[b]{\underset{\raise.3ex\hbox{$\scriptstyle\sim$}}{g}}\vphantom{g}}$</w:delText>
        </w:r>
      </w:del>
      <w:del w:id="2578" w:author="PR Preview" w:date="2026-01-01T00:00:00Z">
        <w:r>
          <w:delText xml:space="preserve"> </w:delText>
        </w:r>
      </w:del>
      <w:del w:id="2579" w:author="PR Preview" w:date="2026-01-01T00:00:00Z">
        <w:r>
          <w:delText xml:space="preserve">is a descent direction,</w:delText>
        </w:r>
      </w:del>
      <w:del w:id="2580" w:author="PR Preview" w:date="2026-01-01T00:00:00Z">
        <w:r>
          <w:delText xml:space="preserve"> </w:delText>
        </w:r>
      </w:del>
      <w:del w:id="2581" w:author="PR Preview" w:date="2026-01-01T00:00:00Z">
        <w:r>
          <w:delText xml:space="preserve">since</w:delText>
        </w:r>
      </w:del>
      <w:del w:id="2582" w:author="PR Preview" w:date="2026-01-01T00:00:00Z">
        <w:r>
          <w:delText xml:space="preserve"> </w:delText>
        </w:r>
      </w:del>
      <w:del w:id="2583" w:author="PR Preview" w:date="2026-01-01T00:00:00Z">
        <w:r>
          <w:delTex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delText>
        </w:r>
      </w:del>
      <w:del w:id="2584" w:author="PR Preview" w:date="2026-01-01T00:00:00Z">
        <w:r>
          <w:delText xml:space="preserve">.</w:delText>
        </w:r>
      </w:del>
    </w:p>
    <w:p>
      <w:pPr>
        <w:pStyle w:val="BodyText"/>
      </w:pPr>
      <w:del w:id="2585" w:author="PR Preview" w:date="2026-01-01T00:00:00Z">
        <w:r>
          <w:rPr>
            <w:b/>
            <w:bCs/>
          </w:rPr>
          <w:delText xml:space="preserve">Example 45 (Descent directions for</w:delText>
        </w:r>
      </w:del>
      <w:del w:id="2586" w:author="PR Preview" w:date="2026-01-01T00:00:00Z">
        <w:r>
          <w:rPr>
            <w:b/>
            <w:bCs/>
          </w:rP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2587" w:author="PR Preview" w:date="2026-01-01T00:00:00Z">
        <w:r>
          <w:rPr>
            <w:b/>
            <w:bCs/>
          </w:rPr>
          <w:delText xml:space="preserve"> </w:delText>
        </w:r>
      </w:del>
      <w:del w:id="2588" w:author="PR Preview" w:date="2026-01-01T00:00:00Z">
        <w:r>
          <w:rPr>
            <w:b/>
            <w:bCs/>
          </w:rPr>
          <w:delText xml:space="preserve">at</w:delText>
        </w:r>
      </w:del>
      <w:del w:id="2589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590" w:author="PR Preview" w:date="2026-01-01T00:00:00Z">
        <w:r>
          <w:rPr>
            <w:b/>
            <w:bCs/>
          </w:rPr>
          <w:delText xml:space="preserve">)</w:delText>
        </w:r>
      </w:del>
      <w:del w:id="2591" w:author="PR Preview" w:date="2026-01-01T00:00:00Z">
        <w:r>
          <w:delText xml:space="preserve"> </w:delText>
        </w:r>
      </w:del>
      <w:del w:id="2592" w:author="PR Preview" w:date="2026-01-01T00:00:00Z">
        <w:r>
          <w:delText xml:space="preserve">Let</w:delText>
        </w:r>
      </w:del>
      <w:del w:id="2593" w:author="PR Preview" w:date="2026-01-01T00:00:00Z">
        <w:r>
          <w:delText xml:space="preserve"> </w:delText>
        </w:r>
      </w:del>
      <w:del w:id="2594" w:author="PR Preview" w:date="2026-01-01T00:00:00Z">
        <w:r>
          <w:delText xml:space="preserve">$f(\mathord{\smash[b]{\underset{\raise.3ex\hbox{$\scriptstyle\sim$}}{x}}\vphantom{x}}) = x_1^2 + x_2^2$</w:delText>
        </w:r>
      </w:del>
      <w:del w:id="2595" w:author="PR Preview" w:date="2026-01-01T00:00:00Z">
        <w:r>
          <w:delText xml:space="preserve"> </w:delText>
        </w:r>
      </w:del>
      <w:del w:id="2596" w:author="PR Preview" w:date="2026-01-01T00:00:00Z">
        <w:r>
          <w:delText xml:space="preserve">and</w:delText>
        </w:r>
      </w:del>
      <w:del w:id="2597" w:author="PR Preview" w:date="2026-01-01T00:00:00Z">
        <w:r>
          <w:delText xml:space="preserve"> </w:delText>
        </w:r>
      </w:del>
      <w:del w:id="2598" w:author="PR Preview" w:date="2026-01-01T00:00:00Z">
        <w:r>
          <w:delText xml:space="preserve">$\mathord{\smash[b]{\underset{\raise.3ex\hbox{$\scriptstyle\sim$}}{x}}\vphantom{x}}= {(1, 0)}^{\top}$</w:delText>
        </w:r>
      </w:del>
      <w:del w:id="2599" w:author="PR Preview" w:date="2026-01-01T00:00:00Z">
        <w:r>
          <w:delText xml:space="preserve">, so</w:delText>
        </w:r>
      </w:del>
    </w:p>
    <w:p>
      <w:pPr>
        <w:pStyle w:val="BodyText"/>
      </w:pPr>
      <w:ins w:id="2600" w:author="PR Preview" w:date="2026-01-01T00:00:00Z">
        <w:r>
          <w:rPr>
            <w:b/>
            <w:bCs/>
          </w:rPr>
          <w:t xml:space="preserve">Definition 31 (Descent direction)</w:t>
        </w:r>
      </w:ins>
      <w:ins w:id="2601" w:author="PR Preview" w:date="2026-01-01T00:00:00Z">
        <w:r>
          <w:t xml:space="preserve"> </w:t>
        </w:r>
      </w:ins>
      <w:ins w:id="2602" w:author="PR Preview" w:date="2026-01-01T00:00:00Z">
        <w:r>
          <w:t xml:space="preserve">Let</w:t>
        </w:r>
      </w:ins>
      <w:ins w:id="260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2604" w:author="PR Preview" w:date="2026-01-01T00:00:00Z">
        <w:r>
          <w:t xml:space="preserve"> </w:t>
        </w:r>
      </w:ins>
      <w:ins w:id="2605" w:author="PR Preview" w:date="2026-01-01T00:00:00Z">
        <w:r>
          <w:t xml:space="preserve">have a gradient</w:t>
        </w:r>
      </w:ins>
      <w:ins w:id="2606" w:author="PR Preview" w:date="2026-01-01T00:00:00Z">
        <w:r>
          <w:t xml:space="preserve"> </w:t>
        </w:r>
      </w:ins>
      <w:ins w:id="2607" w:author="PR Preview" w:date="2026-01-01T00:00:00Z">
        <w:r>
  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  </w:r>
      </w:ins>
      <w:ins w:id="2608" w:author="PR Preview" w:date="2026-01-01T00:00:00Z">
        <w:r>
          <w:t xml:space="preserve"> </w:t>
        </w:r>
      </w:ins>
      <w:ins w:id="2609" w:author="PR Preview" w:date="2026-01-01T00:00:00Z">
        <w:r>
          <w:t xml:space="preserve">at</w:t>
        </w:r>
      </w:ins>
      <w:ins w:id="2610" w:author="PR Preview" w:date="2026-01-01T00:00:00Z">
        <w:r>
          <w:t xml:space="preserve"> </w:t>
        </w:r>
      </w:ins>
      <w:ins w:id="2611" w:author="PR Preview" w:date="2026-01-01T00:00:00Z">
        <w:r>
          <w:t xml:space="preserve">$\mathord{\smash[b]{\underset{\raise.3ex\hbox{$\scriptstyle\sim$}}{x}}\vphantom{x}}$</w:t>
        </w:r>
      </w:ins>
      <w:ins w:id="2612" w:author="PR Preview" w:date="2026-01-01T00:00:00Z">
        <w:r>
          <w:t xml:space="preserve">.</w:t>
        </w:r>
      </w:ins>
      <w:ins w:id="2613" w:author="PR Preview" w:date="2026-01-01T00:00:00Z">
        <w:r>
          <w:t xml:space="preserve"> </w:t>
        </w:r>
      </w:ins>
      <w:ins w:id="2614" w:author="PR Preview" w:date="2026-01-01T00:00:00Z">
        <w:r>
          <w:t xml:space="preserve">A direction</w:t>
        </w:r>
      </w:ins>
      <w:ins w:id="2615" w:author="PR Preview" w:date="2026-01-01T00:00:00Z">
        <w:r>
          <w:t xml:space="preserve"> </w:t>
        </w:r>
      </w:ins>
      <w:ins w:id="2616" w:author="PR Preview" w:date="2026-01-01T00:00:00Z">
        <w:r>
          <w:t xml:space="preserve">$\mathord{\smash[b]{\underset{\raise.3ex\hbox{$\scriptstyle\sim$}}{d}}\vphantom{d}}$</w:t>
        </w:r>
      </w:ins>
      <w:ins w:id="2617" w:author="PR Preview" w:date="2026-01-01T00:00:00Z">
        <w:r>
          <w:t xml:space="preserve"> </w:t>
        </w:r>
      </w:ins>
      <w:ins w:id="2618" w:author="PR Preview" w:date="2026-01-01T00:00:00Z">
        <w:r>
          <w:t xml:space="preserve">(</w:t>
        </w:r>
      </w:ins>
      <w:hyperlink r:id="rId173">
        <w:ins w:id="2619" w:author="PR Preview" w:date="2026-01-01T00:00:00Z">
          <w:r>
            <w:rPr>
              <w:rStyle w:val="Hyperlink"/>
            </w:rPr>
            <w:t xml:space="preserve">direction</w:t>
          </w:r>
        </w:ins>
      </w:hyperlink>
      <w:ins w:id="2620" w:author="PR Preview" w:date="2026-01-01T00:00:00Z">
        <w:r>
          <w:t xml:space="preserve">) is a</w:t>
        </w:r>
      </w:ins>
      <w:ins w:id="2621" w:author="PR Preview" w:date="2026-01-01T00:00:00Z">
        <w:r>
          <w:t xml:space="preserve"> </w:t>
        </w:r>
      </w:ins>
      <w:ins w:id="2622" w:author="PR Preview" w:date="2026-01-01T00:00:00Z">
        <w:r>
          <w:rPr>
            <w:b/>
            <w:bCs/>
          </w:rPr>
          <w:t xml:space="preserve">descent direction</w:t>
        </w:r>
      </w:ins>
      <w:ins w:id="2623" w:author="PR Preview" w:date="2026-01-01T00:00:00Z">
        <w:r>
          <w:t xml:space="preserve"> </w:t>
        </w:r>
      </w:ins>
      <w:ins w:id="2624" w:author="PR Preview" w:date="2026-01-01T00:00:00Z">
        <w:r>
          <w:t xml:space="preserve">for</w:t>
        </w:r>
      </w:ins>
      <w:ins w:id="2625" w:author="PR Preview" w:date="2026-01-01T00:00:00Z">
        <w:r>
          <w:t xml:space="preserve"> </w:t>
        </w:r>
      </w:ins>
      <m:oMath>
        <m:r>
          <m:t>f</m:t>
        </m:r>
      </m:oMath>
      <w:ins w:id="2626" w:author="PR Preview" w:date="2026-01-01T00:00:00Z">
        <w:r>
          <w:t xml:space="preserve"> </w:t>
        </w:r>
      </w:ins>
      <w:ins w:id="2627" w:author="PR Preview" w:date="2026-01-01T00:00:00Z">
        <w:r>
          <w:t xml:space="preserve">at</w:t>
        </w:r>
      </w:ins>
      <w:ins w:id="2628" w:author="PR Preview" w:date="2026-01-01T00:00:00Z">
        <w:r>
          <w:t xml:space="preserve"> </w:t>
        </w:r>
      </w:ins>
      <w:ins w:id="2629" w:author="PR Preview" w:date="2026-01-01T00:00:00Z">
        <w:r>
          <w:t xml:space="preserve">$\mathord{\smash[b]{\underset{\raise.3ex\hbox{$\scriptstyle\sim$}}{x}}\vphantom{x}}$</w:t>
        </w:r>
      </w:ins>
      <w:ins w:id="2630" w:author="PR Preview" w:date="2026-01-01T00:00:00Z">
        <w:r>
          <w:t xml:space="preserve"> </w:t>
        </w:r>
      </w:ins>
      <w:ins w:id="2631" w:author="PR Preview" w:date="2026-01-01T00:00:00Z">
        <w:r>
          <w:t xml:space="preserve">if</w:t>
        </w:r>
      </w:ins>
      <w:ins w:id="2632" w:author="PR Preview" w:date="2026-01-01T00:00:00Z">
        <w:r>
          <w:t xml:space="preserve"> </w:t>
        </w:r>
      </w:ins>
      <w:ins w:id="2633" w:author="PR Preview" w:date="2026-01-01T00:00:00Z">
        <w:r>
          <w:t xml:space="preserve">$\mathord{\smash[b]{\underset{\raise.3ex\hbox{$\scriptstyle\sim$}}{g}}\vphantom{g}} \cdot \mathord{\smash[b]{\underset{\raise.3ex\hbox{$\scriptstyle\sim$}}{d}}\vphantom{d}} &lt; 0$</w:t>
        </w:r>
      </w:ins>
      <w:ins w:id="2634" w:author="PR Preview" w:date="2026-01-01T00:00:00Z">
        <w:r>
          <w:t xml:space="preserve">.</w:t>
        </w:r>
      </w:ins>
      <w:ins w:id="2635" w:author="PR Preview" w:date="2026-01-01T00:00:00Z">
        <w:r>
          <w:t xml:space="preserve"> </w:t>
        </w:r>
      </w:ins>
      <w:ins w:id="2636" w:author="PR Preview" w:date="2026-01-01T00:00:00Z">
        <w:r>
          <w:t xml:space="preserve">When</w:t>
        </w:r>
      </w:ins>
      <w:ins w:id="2637" w:author="PR Preview" w:date="2026-01-01T00:00:00Z">
        <w:r>
          <w:t xml:space="preserve"> </w:t>
        </w:r>
      </w:ins>
      <w:ins w:id="2638" w:author="PR Preview" w:date="2026-01-01T00:00:00Z">
        <w:r>
          <w:t xml:space="preserve">$\mathord{\smash[b]{\underset{\raise.3ex\hbox{$\scriptstyle\sim$}}{g}}\vphantom{g}} \ne \mathord{\smash[b]{\underset{\raise.3ex\hbox{$\scriptstyle\sim$}}{0}}\vphantom{0}}_{p \times 1}$</w:t>
        </w:r>
      </w:ins>
      <w:ins w:id="2639" w:author="PR Preview" w:date="2026-01-01T00:00:00Z">
        <w:r>
          <w:t xml:space="preserve">,</w:t>
        </w:r>
      </w:ins>
      <w:ins w:id="2640" w:author="PR Preview" w:date="2026-01-01T00:00:00Z">
        <w:r>
          <w:t xml:space="preserve"> </w:t>
        </w:r>
      </w:ins>
      <w:ins w:id="2641" w:author="PR Preview" w:date="2026-01-01T00:00:00Z">
        <w:r>
          <w:t xml:space="preserve">$-\mathord{\smash[b]{\underset{\raise.3ex\hbox{$\scriptstyle\sim$}}{g}}\vphantom{g}}$</w:t>
        </w:r>
      </w:ins>
      <w:ins w:id="2642" w:author="PR Preview" w:date="2026-01-01T00:00:00Z">
        <w:r>
          <w:t xml:space="preserve"> </w:t>
        </w:r>
      </w:ins>
      <w:ins w:id="2643" w:author="PR Preview" w:date="2026-01-01T00:00:00Z">
        <w:r>
          <w:t xml:space="preserve">is a descent direction,</w:t>
        </w:r>
      </w:ins>
      <w:ins w:id="2644" w:author="PR Preview" w:date="2026-01-01T00:00:00Z">
        <w:r>
          <w:t xml:space="preserve"> </w:t>
        </w:r>
      </w:ins>
      <w:ins w:id="2645" w:author="PR Preview" w:date="2026-01-01T00:00:00Z">
        <w:r>
          <w:t xml:space="preserve">since</w:t>
        </w:r>
      </w:ins>
      <w:ins w:id="2646" w:author="PR Preview" w:date="2026-01-01T00:00:00Z">
        <w:r>
          <w:t xml:space="preserve"> </w:t>
        </w:r>
      </w:ins>
      <w:ins w:id="2647" w:author="PR Preview" w:date="2026-01-01T00:00:00Z">
        <w:r>
  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  </w:r>
      </w:ins>
      <w:ins w:id="2648" w:author="PR Preview" w:date="2026-01-01T00:00:00Z">
        <w:r>
          <w:t xml:space="preserve">.</w:t>
        </w:r>
      </w:ins>
    </w:p>
    <w:bookmarkEnd w:id="174"/>
    <w:bookmarkStart w:id="175" w:name="exm-descent-directions"/>
    <w:p>
      <w:pPr>
        <w:pStyle w:val="BodyText"/>
      </w:pPr>
      <w:ins w:id="2649" w:author="PR Preview" w:date="2026-01-01T00:00:00Z">
        <w:r>
          <w:rPr>
            <w:b/>
            <w:bCs/>
          </w:rPr>
          <w:t xml:space="preserve">Example 44 (Descent directions for</w:t>
        </w:r>
      </w:ins>
      <w:ins w:id="2650" w:author="PR Preview" w:date="2026-01-01T00:00:00Z">
        <w:r>
          <w:rPr>
            <w:b/>
            <w:bCs/>
          </w:rP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ins w:id="2651" w:author="PR Preview" w:date="2026-01-01T00:00:00Z">
        <w:r>
          <w:rPr>
            <w:b/>
            <w:bCs/>
          </w:rPr>
          <w:t xml:space="preserve"> </w:t>
        </w:r>
      </w:ins>
      <w:ins w:id="2652" w:author="PR Preview" w:date="2026-01-01T00:00:00Z">
        <w:r>
          <w:rPr>
            <w:b/>
            <w:bCs/>
          </w:rPr>
          <w:t xml:space="preserve">at</w:t>
        </w:r>
      </w:ins>
      <w:ins w:id="2653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654" w:author="PR Preview" w:date="2026-01-01T00:00:00Z">
        <w:r>
          <w:rPr>
            <w:b/>
            <w:bCs/>
          </w:rPr>
          <w:t xml:space="preserve">)</w:t>
        </w:r>
      </w:ins>
      <w:ins w:id="2655" w:author="PR Preview" w:date="2026-01-01T00:00:00Z">
        <w:r>
          <w:t xml:space="preserve"> </w:t>
        </w:r>
      </w:ins>
      <w:ins w:id="2656" w:author="PR Preview" w:date="2026-01-01T00:00:00Z">
        <w:r>
          <w:t xml:space="preserve">Let</w:t>
        </w:r>
      </w:ins>
      <w:ins w:id="2657" w:author="PR Preview" w:date="2026-01-01T00:00:00Z">
        <w:r>
          <w:t xml:space="preserve"> </w:t>
        </w:r>
      </w:ins>
      <w:ins w:id="2658" w:author="PR Preview" w:date="2026-01-01T00:00:00Z">
        <w:r>
          <w:t xml:space="preserve">$f(\mathord{\smash[b]{\underset{\raise.3ex\hbox{$\scriptstyle\sim$}}{x}}\vphantom{x}}) = x_1^2 + x_2^2$</w:t>
        </w:r>
      </w:ins>
      <w:ins w:id="2659" w:author="PR Preview" w:date="2026-01-01T00:00:00Z">
        <w:r>
          <w:t xml:space="preserve"> </w:t>
        </w:r>
      </w:ins>
      <w:ins w:id="2660" w:author="PR Preview" w:date="2026-01-01T00:00:00Z">
        <w:r>
          <w:t xml:space="preserve">and</w:t>
        </w:r>
      </w:ins>
      <w:ins w:id="2661" w:author="PR Preview" w:date="2026-01-01T00:00:00Z">
        <w:r>
          <w:t xml:space="preserve"> </w:t>
        </w:r>
      </w:ins>
      <w:ins w:id="2662" w:author="PR Preview" w:date="2026-01-01T00:00:00Z">
        <w:r>
          <w:t xml:space="preserve">$\mathord{\smash[b]{\underset{\raise.3ex\hbox{$\scriptstyle\sim$}}{x}}\vphantom{x}}= {(1, 0)}^{\top}$</w:t>
        </w:r>
      </w:ins>
      <w:ins w:id="2663" w:author="PR Preview" w:date="2026-01-01T00:00:00Z">
        <w:r>
          <w:t xml:space="preserve">, so</w:t>
        </w:r>
      </w:ins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2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75"/>
    <w:bookmarkStart w:id="176" w:name="thm-descent-direction"/>
    <w:p>
      <w:pPr>
        <w:pStyle w:val="FirstParagraph"/>
      </w:pPr>
      <w:del w:id="2664" w:author="PR Preview" w:date="2026-01-01T00:00:00Z">
        <w:r>
          <w:rPr>
            <w:b/>
            <w:bCs/>
          </w:rPr>
          <w:delText xml:space="preserve">Theorem 14 (A short enough step downhill decreases the function)</w:delText>
        </w:r>
      </w:del>
      <w:del w:id="2665" w:author="PR Preview" w:date="2026-01-01T00:00:00Z">
        <w:r>
          <w:delText xml:space="preserve"> </w:delText>
        </w:r>
      </w:del>
      <w:del w:id="2666" w:author="PR Preview" w:date="2026-01-01T00:00:00Z">
        <w:r>
          <w:delText xml:space="preserve">Let</w:delText>
        </w:r>
      </w:del>
      <w:del w:id="266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2668" w:author="PR Preview" w:date="2026-01-01T00:00:00Z">
        <w:r>
          <w:delText xml:space="preserve"> </w:delText>
        </w:r>
      </w:del>
      <w:del w:id="2669" w:author="PR Preview" w:date="2026-01-01T00:00:00Z">
        <w:r>
          <w:delText xml:space="preserve">have first partial derivatives</w:delText>
        </w:r>
      </w:del>
      <w:del w:id="2670" w:author="PR Preview" w:date="2026-01-01T00:00:00Z">
        <w:r>
          <w:delText xml:space="preserve"> </w:delText>
        </w:r>
      </w:del>
      <w:del w:id="2671" w:author="PR Preview" w:date="2026-01-01T00:00:00Z">
        <w:r>
          <w:delText xml:space="preserve">that are continuous on</w:delText>
        </w:r>
      </w:del>
      <w:del w:id="2672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673" w:author="PR Preview" w:date="2026-01-01T00:00:00Z">
        <w:r>
          <w:delText xml:space="preserve"> </w:delText>
        </w:r>
      </w:del>
      <w:del w:id="2674" w:author="PR Preview" w:date="2026-01-01T00:00:00Z">
        <w:r>
          <w:delText xml:space="preserve">(</w:delText>
        </w:r>
      </w:del>
      <w:hyperlink r:id="rId40">
        <w:del w:id="2675" w:author="PR Preview" w:date="2026-01-01T00:00:00Z">
          <w:r>
            <w:rPr>
              <w:rStyle w:val="Hyperlink"/>
            </w:rPr>
            <w:delText xml:space="preserve">continuity</w:delText>
          </w:r>
        </w:del>
      </w:hyperlink>
      <w:del w:id="2676" w:author="PR Preview" w:date="2026-01-01T00:00:00Z">
        <w:r>
          <w:delText xml:space="preserve">),</w:delText>
        </w:r>
      </w:del>
      <w:del w:id="2677" w:author="PR Preview" w:date="2026-01-01T00:00:00Z">
        <w:r>
          <w:delText xml:space="preserve"> </w:delText>
        </w:r>
      </w:del>
      <w:del w:id="2678" w:author="PR Preview" w:date="2026-01-01T00:00:00Z">
        <w:r>
          <w:delText xml:space="preserve">and let</w:delText>
        </w:r>
      </w:del>
      <w:del w:id="2679" w:author="PR Preview" w:date="2026-01-01T00:00:00Z">
        <w:r>
          <w:delText xml:space="preserve"> </w:delText>
        </w:r>
      </w:del>
      <w:del w:id="2680" w:author="PR Preview" w:date="2026-01-01T00:00:00Z">
        <w:r>
          <w:delText xml:space="preserve">$\mathord{\smash[b]{\underset{\raise.3ex\hbox{$\scriptstyle\sim$}}{x}}\vphantom{x}}\in \mathbb{R}^p$</w:delText>
        </w:r>
      </w:del>
      <w:del w:id="2681" w:author="PR Preview" w:date="2026-01-01T00:00:00Z">
        <w:r>
          <w:delText xml:space="preserve"> </w:delText>
        </w:r>
      </w:del>
      <w:del w:id="2682" w:author="PR Preview" w:date="2026-01-01T00:00:00Z">
        <w:r>
          <w:delText xml:space="preserve">be a point with</w:delText>
        </w:r>
      </w:del>
      <w:del w:id="2683" w:author="PR Preview" w:date="2026-01-01T00:00:00Z">
        <w:r>
          <w:delText xml:space="preserve"> </w:delText>
        </w:r>
      </w:del>
      <w:del w:id="2684" w:author="PR Preview" w:date="2026-01-01T00:00:00Z">
        <w:r>
          <w:delTex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delText>
        </w:r>
      </w:del>
      <w:del w:id="2685" w:author="PR Preview" w:date="2026-01-01T00:00:00Z">
        <w:r>
          <w:delText xml:space="preserve">.</w:delText>
        </w:r>
      </w:del>
      <w:del w:id="2686" w:author="PR Preview" w:date="2026-01-01T00:00:00Z">
        <w:r>
          <w:delText xml:space="preserve"> </w:delText>
        </w:r>
      </w:del>
      <w:del w:id="2687" w:author="PR Preview" w:date="2026-01-01T00:00:00Z">
        <w:r>
          <w:delText xml:space="preserve">Then there is an</w:delText>
        </w:r>
      </w:del>
      <w:del w:id="2688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del w:id="2689" w:author="PR Preview" w:date="2026-01-01T00:00:00Z">
        <w:r>
          <w:delText xml:space="preserve"> </w:delText>
        </w:r>
      </w:del>
      <w:del w:id="2690" w:author="PR Preview" w:date="2026-01-01T00:00:00Z">
        <w:r>
          <w:delText xml:space="preserve">with</w:delText>
        </w:r>
      </w:del>
      <w:del w:id="2691" w:author="PR Preview" w:date="2026-01-01T00:00:00Z">
        <w:r>
          <w:delText xml:space="preserve"> </w:delText>
        </w:r>
      </w:del>
      <w:del w:id="2692" w:author="PR Preview" w:date="2026-01-01T00:00:00Z">
        <w:r>
          <w:delTex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delText>
        </w:r>
      </w:del>
      <w:del w:id="2693" w:author="PR Preview" w:date="2026-01-01T00:00:00Z">
        <w:r>
          <w:delText xml:space="preserve"> </w:delText>
        </w:r>
      </w:del>
      <w:del w:id="2694" w:author="PR Preview" w:date="2026-01-01T00:00:00Z">
        <w:r>
          <w:delText xml:space="preserve">for every</w:delText>
        </w:r>
      </w:del>
      <w:del w:id="2695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del w:id="2696" w:author="PR Preview" w:date="2026-01-01T00:00:00Z">
        <w:r>
          <w:delText xml:space="preserve">:</w:delText>
        </w:r>
      </w:del>
      <w:del w:id="2697" w:author="PR Preview" w:date="2026-01-01T00:00:00Z">
        <w:r>
          <w:delText xml:space="preserve"> </w:delText>
        </w:r>
      </w:del>
      <w:del w:id="2698" w:author="PR Preview" w:date="2026-01-01T00:00:00Z">
        <w:r>
          <w:delText xml:space="preserve">a short enough step in the descent direction</w:delText>
        </w:r>
      </w:del>
      <w:del w:id="2699" w:author="PR Preview" w:date="2026-01-01T00:00:00Z">
        <w:r>
          <w:delText xml:space="preserve"> </w:delText>
        </w:r>
      </w:del>
      <w:del w:id="2700" w:author="PR Preview" w:date="2026-01-01T00:00:00Z">
        <w:r>
          <w:delText xml:space="preserve">$-\mathord{\smash[b]{\underset{\raise.3ex\hbox{$\scriptstyle\sim$}}{g}}\vphantom{g}}$</w:delText>
        </w:r>
      </w:del>
      <w:del w:id="2701" w:author="PR Preview" w:date="2026-01-01T00:00:00Z">
        <w:r>
          <w:delText xml:space="preserve"> </w:delText>
        </w:r>
      </w:del>
      <w:del w:id="2702" w:author="PR Preview" w:date="2026-01-01T00:00:00Z">
        <w:r>
          <w:delText xml:space="preserve">(</w:delText>
        </w:r>
      </w:del>
      <w:hyperlink w:anchor="def-descent-direction">
        <w:del w:id="2703" w:author="PR Preview" w:date="2026-01-01T00:00:00Z">
          <w:r>
            <w:rPr>
              <w:rStyle w:val="Hyperlink"/>
            </w:rPr>
            <w:delText xml:space="preserve">Definition 32</w:delText>
          </w:r>
        </w:del>
      </w:hyperlink>
      <w:del w:id="2704" w:author="PR Preview" w:date="2026-01-01T00:00:00Z">
        <w:r>
          <w:delText xml:space="preserve">) decreases</w:delText>
        </w:r>
      </w:del>
      <w:del w:id="2705" w:author="PR Preview" w:date="2026-01-01T00:00:00Z">
        <w:r>
          <w:delText xml:space="preserve"> </w:delText>
        </w:r>
      </w:del>
      <m:oMath>
        <m:r>
          <m:t>f</m:t>
        </m:r>
      </m:oMath>
      <w:del w:id="2706" w:author="PR Preview" w:date="2026-01-01T00:00:00Z">
        <w:r>
          <w:delText xml:space="preserve">.</w:delText>
        </w:r>
      </w:del>
    </w:p>
    <w:p>
      <w:pPr>
        <w:pStyle w:val="FirstParagraph"/>
      </w:pPr>
      <w:ins w:id="2707" w:author="PR Preview" w:date="2026-01-01T00:00:00Z">
        <w:r>
          <w:rPr>
            <w:b/>
            <w:bCs/>
          </w:rPr>
          <w:t xml:space="preserve">Theorem 14 (A short enough step downhill decreases the function)</w:t>
        </w:r>
      </w:ins>
      <w:ins w:id="2708" w:author="PR Preview" w:date="2026-01-01T00:00:00Z">
        <w:r>
          <w:t xml:space="preserve"> </w:t>
        </w:r>
      </w:ins>
      <w:ins w:id="2709" w:author="PR Preview" w:date="2026-01-01T00:00:00Z">
        <w:r>
          <w:t xml:space="preserve">Let</w:t>
        </w:r>
      </w:ins>
      <w:ins w:id="271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2711" w:author="PR Preview" w:date="2026-01-01T00:00:00Z">
        <w:r>
          <w:t xml:space="preserve"> </w:t>
        </w:r>
      </w:ins>
      <w:ins w:id="2712" w:author="PR Preview" w:date="2026-01-01T00:00:00Z">
        <w:r>
          <w:t xml:space="preserve">have first partial derivatives</w:t>
        </w:r>
      </w:ins>
      <w:ins w:id="2713" w:author="PR Preview" w:date="2026-01-01T00:00:00Z">
        <w:r>
          <w:t xml:space="preserve"> </w:t>
        </w:r>
      </w:ins>
      <w:ins w:id="2714" w:author="PR Preview" w:date="2026-01-01T00:00:00Z">
        <w:r>
          <w:t xml:space="preserve">that are continuous on</w:t>
        </w:r>
      </w:ins>
      <w:ins w:id="271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716" w:author="PR Preview" w:date="2026-01-01T00:00:00Z">
        <w:r>
          <w:t xml:space="preserve"> </w:t>
        </w:r>
      </w:ins>
      <w:ins w:id="2717" w:author="PR Preview" w:date="2026-01-01T00:00:00Z">
        <w:r>
          <w:t xml:space="preserve">(</w:t>
        </w:r>
      </w:ins>
      <w:hyperlink r:id="rId40">
        <w:ins w:id="2718" w:author="PR Preview" w:date="2026-01-01T00:00:00Z">
          <w:r>
            <w:rPr>
              <w:rStyle w:val="Hyperlink"/>
            </w:rPr>
            <w:t xml:space="preserve">continuity</w:t>
          </w:r>
        </w:ins>
      </w:hyperlink>
      <w:ins w:id="2719" w:author="PR Preview" w:date="2026-01-01T00:00:00Z">
        <w:r>
          <w:t xml:space="preserve">),</w:t>
        </w:r>
      </w:ins>
      <w:ins w:id="2720" w:author="PR Preview" w:date="2026-01-01T00:00:00Z">
        <w:r>
          <w:t xml:space="preserve"> </w:t>
        </w:r>
      </w:ins>
      <w:ins w:id="2721" w:author="PR Preview" w:date="2026-01-01T00:00:00Z">
        <w:r>
          <w:t xml:space="preserve">and let</w:t>
        </w:r>
      </w:ins>
      <w:ins w:id="2722" w:author="PR Preview" w:date="2026-01-01T00:00:00Z">
        <w:r>
          <w:t xml:space="preserve"> </w:t>
        </w:r>
      </w:ins>
      <w:ins w:id="2723" w:author="PR Preview" w:date="2026-01-01T00:00:00Z">
        <w:r>
          <w:t xml:space="preserve">$\mathord{\smash[b]{\underset{\raise.3ex\hbox{$\scriptstyle\sim$}}{x}}\vphantom{x}}\in \mathbb{R}^p$</w:t>
        </w:r>
      </w:ins>
      <w:ins w:id="2724" w:author="PR Preview" w:date="2026-01-01T00:00:00Z">
        <w:r>
          <w:t xml:space="preserve"> </w:t>
        </w:r>
      </w:ins>
      <w:ins w:id="2725" w:author="PR Preview" w:date="2026-01-01T00:00:00Z">
        <w:r>
          <w:t xml:space="preserve">be a point with</w:t>
        </w:r>
      </w:ins>
      <w:ins w:id="2726" w:author="PR Preview" w:date="2026-01-01T00:00:00Z">
        <w:r>
          <w:t xml:space="preserve"> </w:t>
        </w:r>
      </w:ins>
      <w:ins w:id="2727" w:author="PR Preview" w:date="2026-01-01T00:00:00Z">
        <w:r>
  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  </w:r>
      </w:ins>
      <w:ins w:id="2728" w:author="PR Preview" w:date="2026-01-01T00:00:00Z">
        <w:r>
          <w:t xml:space="preserve">.</w:t>
        </w:r>
      </w:ins>
      <w:ins w:id="2729" w:author="PR Preview" w:date="2026-01-01T00:00:00Z">
        <w:r>
          <w:t xml:space="preserve"> </w:t>
        </w:r>
      </w:ins>
      <w:ins w:id="2730" w:author="PR Preview" w:date="2026-01-01T00:00:00Z">
        <w:r>
          <w:t xml:space="preserve">Then there is an</w:t>
        </w:r>
      </w:ins>
      <w:ins w:id="2731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ins w:id="2732" w:author="PR Preview" w:date="2026-01-01T00:00:00Z">
        <w:r>
          <w:t xml:space="preserve"> </w:t>
        </w:r>
      </w:ins>
      <w:ins w:id="2733" w:author="PR Preview" w:date="2026-01-01T00:00:00Z">
        <w:r>
          <w:t xml:space="preserve">with</w:t>
        </w:r>
      </w:ins>
      <w:ins w:id="2734" w:author="PR Preview" w:date="2026-01-01T00:00:00Z">
        <w:r>
          <w:t xml:space="preserve"> </w:t>
        </w:r>
      </w:ins>
      <w:ins w:id="2735" w:author="PR Preview" w:date="2026-01-01T00:00:00Z">
        <w:r>
  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  </w:r>
      </w:ins>
      <w:ins w:id="2736" w:author="PR Preview" w:date="2026-01-01T00:00:00Z">
        <w:r>
          <w:t xml:space="preserve"> </w:t>
        </w:r>
      </w:ins>
      <w:ins w:id="2737" w:author="PR Preview" w:date="2026-01-01T00:00:00Z">
        <w:r>
          <w:t xml:space="preserve">for every</w:t>
        </w:r>
      </w:ins>
      <w:ins w:id="2738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ins w:id="2739" w:author="PR Preview" w:date="2026-01-01T00:00:00Z">
        <w:r>
          <w:t xml:space="preserve">:</w:t>
        </w:r>
      </w:ins>
      <w:ins w:id="2740" w:author="PR Preview" w:date="2026-01-01T00:00:00Z">
        <w:r>
          <w:t xml:space="preserve"> </w:t>
        </w:r>
      </w:ins>
      <w:ins w:id="2741" w:author="PR Preview" w:date="2026-01-01T00:00:00Z">
        <w:r>
          <w:t xml:space="preserve">a short enough step in the descent direction</w:t>
        </w:r>
      </w:ins>
      <w:ins w:id="2742" w:author="PR Preview" w:date="2026-01-01T00:00:00Z">
        <w:r>
          <w:t xml:space="preserve"> </w:t>
        </w:r>
      </w:ins>
      <w:ins w:id="2743" w:author="PR Preview" w:date="2026-01-01T00:00:00Z">
        <w:r>
          <w:t xml:space="preserve">$-\mathord{\smash[b]{\underset{\raise.3ex\hbox{$\scriptstyle\sim$}}{g}}\vphantom{g}}$</w:t>
        </w:r>
      </w:ins>
      <w:ins w:id="2744" w:author="PR Preview" w:date="2026-01-01T00:00:00Z">
        <w:r>
          <w:t xml:space="preserve"> </w:t>
        </w:r>
      </w:ins>
      <w:ins w:id="2745" w:author="PR Preview" w:date="2026-01-01T00:00:00Z">
        <w:r>
          <w:t xml:space="preserve">(</w:t>
        </w:r>
      </w:ins>
      <w:hyperlink w:anchor="def-descent-direction">
        <w:ins w:id="2746" w:author="PR Preview" w:date="2026-01-01T00:00:00Z">
          <w:r>
            <w:rPr>
              <w:rStyle w:val="Hyperlink"/>
            </w:rPr>
            <w:t xml:space="preserve">Definition 31</w:t>
          </w:r>
        </w:ins>
      </w:hyperlink>
      <w:ins w:id="2747" w:author="PR Preview" w:date="2026-01-01T00:00:00Z">
        <w:r>
          <w:t xml:space="preserve">) decreases</w:t>
        </w:r>
      </w:ins>
      <w:ins w:id="2748" w:author="PR Preview" w:date="2026-01-01T00:00:00Z">
        <w:r>
          <w:t xml:space="preserve"> </w:t>
        </w:r>
      </w:ins>
      <m:oMath>
        <m:r>
          <m:t>f</m:t>
        </m:r>
      </m:oMath>
      <w:ins w:id="2749" w:author="PR Preview" w:date="2026-01-01T00:00:00Z">
        <w:r>
          <w:t xml:space="preserve">.</w:t>
        </w:r>
      </w:ins>
    </w:p>
    <w:bookmarkEnd w:id="1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77" w:name="exm-descent-direction"/>
    <w:p>
      <w:pPr>
        <w:pStyle w:val="BodyText"/>
      </w:pPr>
      <w:del w:id="2750" w:author="PR Preview" w:date="2026-01-01T00:00:00Z">
        <w:r>
          <w:rPr>
            <w:b/>
            <w:bCs/>
          </w:rPr>
          <w:delText xml:space="preserve">Example 46 (How short is short enough)</w:delText>
        </w:r>
      </w:del>
      <w:del w:id="2751" w:author="PR Preview" w:date="2026-01-01T00:00:00Z">
        <w:r>
          <w:delText xml:space="preserve"> </w:delText>
        </w:r>
      </w:del>
      <w:del w:id="2752" w:author="PR Preview" w:date="2026-01-01T00:00:00Z">
        <w:r>
          <w:delText xml:space="preserve">In</w:delText>
        </w:r>
      </w:del>
      <w:del w:id="2753" w:author="PR Preview" w:date="2026-01-01T00:00:00Z">
        <w:r>
          <w:delText xml:space="preserve"> </w:delText>
        </w:r>
      </w:del>
      <w:hyperlink w:anchor="exm-gradient-descent">
        <w:del w:id="2754" w:author="PR Preview" w:date="2026-01-01T00:00:00Z">
          <w:r>
            <w:rPr>
              <w:rStyle w:val="Hyperlink"/>
            </w:rPr>
            <w:delText xml:space="preserve">Example 43</w:delText>
          </w:r>
        </w:del>
      </w:hyperlink>
      <w:del w:id="2755" w:author="PR Preview" w:date="2026-01-01T00:00:00Z">
        <w:r>
          <w:delText xml:space="preserve">,</w:delText>
        </w:r>
      </w:del>
      <w:del w:id="275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2757" w:author="PR Preview" w:date="2026-01-01T00:00:00Z">
        <w:r>
          <w:delText xml:space="preserve"> </w:delText>
        </w:r>
      </w:del>
      <w:del w:id="2758" w:author="PR Preview" w:date="2026-01-01T00:00:00Z">
        <w:r>
          <w:delText xml:space="preserve">at</w:delText>
        </w:r>
      </w:del>
      <w:del w:id="2759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≠</m:t>
        </m:r>
        <m:r>
          <m:t>0</m:t>
        </m:r>
      </m:oMath>
      <w:del w:id="2760" w:author="PR Preview" w:date="2026-01-01T00:00:00Z">
        <w:r>
          <w:delText xml:space="preserve"> </w:delText>
        </w:r>
      </w:del>
      <w:del w:id="2761" w:author="PR Preview" w:date="2026-01-01T00:00:00Z">
        <w:r>
          <w:delText xml:space="preserve">has</w:delText>
        </w:r>
      </w:del>
      <w:del w:id="2762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del w:id="2763" w:author="PR Preview" w:date="2026-01-01T00:00:00Z">
        <w:r>
          <w:delText xml:space="preserve">, and</w:delText>
        </w:r>
      </w:del>
      <w:del w:id="276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2765" w:author="PR Preview" w:date="2026-01-01T00:00:00Z">
        <w:r>
          <w:delText xml:space="preserve"> </w:delText>
        </w:r>
      </w:del>
      <w:del w:id="2766" w:author="PR Preview" w:date="2026-01-01T00:00:00Z">
        <w:r>
          <w:delText xml:space="preserve">exactly when</w:delText>
        </w:r>
      </w:del>
      <w:del w:id="276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del w:id="2768" w:author="PR Preview" w:date="2026-01-01T00:00:00Z">
        <w:r>
          <w:delText xml:space="preserve">, that is, when</w:delText>
        </w:r>
      </w:del>
      <w:del w:id="2769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del w:id="2770" w:author="PR Preview" w:date="2026-01-01T00:00:00Z">
        <w:r>
          <w:delText xml:space="preserve">.</w:delText>
        </w:r>
      </w:del>
      <w:del w:id="2771" w:author="PR Preview" w:date="2026-01-01T00:00:00Z">
        <w:r>
          <w:delText xml:space="preserve"> </w:delText>
        </w:r>
      </w:del>
      <w:del w:id="2772" w:author="PR Preview" w:date="2026-01-01T00:00:00Z">
        <w:r>
          <w:delText xml:space="preserve">So</w:delText>
        </w:r>
      </w:del>
      <w:del w:id="2773" w:author="PR Preview" w:date="2026-01-01T00:00:00Z">
        <w:r>
          <w:delText xml:space="preserve"> </w:delText>
        </w:r>
      </w:del>
      <w:hyperlink w:anchor="thm-descent-direction">
        <w:del w:id="2774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2775" w:author="PR Preview" w:date="2026-01-01T00:00:00Z">
        <w:r>
          <w:delText xml:space="preserve"> </w:delText>
        </w:r>
      </w:del>
      <w:del w:id="2776" w:author="PR Preview" w:date="2026-01-01T00:00:00Z">
        <w:r>
          <w:delText xml:space="preserve">holds with</w:delText>
        </w:r>
      </w:del>
      <w:del w:id="2777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del w:id="2778" w:author="PR Preview" w:date="2026-01-01T00:00:00Z">
        <w:r>
          <w:delText xml:space="preserve">,</w:delText>
        </w:r>
      </w:del>
      <w:del w:id="2779" w:author="PR Preview" w:date="2026-01-01T00:00:00Z">
        <w:r>
          <w:delText xml:space="preserve"> </w:delText>
        </w:r>
      </w:del>
      <w:del w:id="2780" w:author="PR Preview" w:date="2026-01-01T00:00:00Z">
        <w:r>
          <w:delText xml:space="preserve">and the step</w:delText>
        </w:r>
      </w:del>
      <w:del w:id="2781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=</m:t>
        </m:r>
        <m:r>
          <m:t>1.5</m:t>
        </m:r>
      </m:oMath>
      <w:del w:id="2782" w:author="PR Preview" w:date="2026-01-01T00:00:00Z">
        <w:r>
          <w:delText xml:space="preserve"> </w:delText>
        </w:r>
      </w:del>
      <w:del w:id="2783" w:author="PR Preview" w:date="2026-01-01T00:00:00Z">
        <w:r>
          <w:delText xml:space="preserve">of that example was too long.</w:delText>
        </w:r>
      </w:del>
    </w:p>
    <w:p>
      <w:pPr>
        <w:pStyle w:val="BodyText"/>
      </w:pPr>
      <w:del w:id="2784" w:author="PR Preview" w:date="2026-01-01T00:00:00Z">
        <w:r>
          <w:rPr>
            <w:b/>
            <w:bCs/>
          </w:rPr>
          <w:delText xml:space="preserve">Example 47 (Gradient descent zigzags)</w:delText>
        </w:r>
      </w:del>
      <w:del w:id="2785" w:author="PR Preview" w:date="2026-01-01T00:00:00Z">
        <w:r>
          <w:delText xml:space="preserve"> </w:delText>
        </w:r>
      </w:del>
      <w:del w:id="2786" w:author="PR Preview" w:date="2026-01-01T00:00:00Z">
        <w:r>
          <w:delText xml:space="preserve">Let</w:delText>
        </w:r>
      </w:del>
      <w:del w:id="2787" w:author="PR Preview" w:date="2026-01-01T00:00:00Z">
        <w:r>
          <w:delText xml:space="preserve"> </w:delText>
        </w:r>
      </w:del>
      <w:del w:id="2788" w:author="PR Preview" w:date="2026-01-01T00:00:00Z">
        <w:r>
          <w:delText xml:space="preserve">$f(\mathord{\smash[b]{\underset{\raise.3ex\hbox{$\scriptstyle\sim$}}{x}}\vphantom{x}}) = \tfrac{1}{2} (x_1^2 + b\,x_2^2)$</w:delText>
        </w:r>
      </w:del>
      <w:del w:id="2789" w:author="PR Preview" w:date="2026-01-01T00:00:00Z">
        <w:r>
          <w:delText xml:space="preserve"> </w:delText>
        </w:r>
      </w:del>
      <w:del w:id="2790" w:author="PR Preview" w:date="2026-01-01T00:00:00Z">
        <w:r>
          <w:delText xml:space="preserve">with</w:delText>
        </w:r>
      </w:del>
      <w:del w:id="2791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&gt;</m:t>
        </m:r>
        <m:r>
          <m:t>0</m:t>
        </m:r>
      </m:oMath>
      <w:del w:id="2792" w:author="PR Preview" w:date="2026-01-01T00:00:00Z">
        <w:r>
          <w:delText xml:space="preserve">,</w:delText>
        </w:r>
      </w:del>
      <w:del w:id="2793" w:author="PR Preview" w:date="2026-01-01T00:00:00Z">
        <w:r>
          <w:delText xml:space="preserve"> </w:delText>
        </w:r>
      </w:del>
      <w:del w:id="2794" w:author="PR Preview" w:date="2026-01-01T00:00:00Z">
        <w:r>
          <w:delText xml:space="preserve">so</w:delText>
        </w:r>
      </w:del>
      <w:del w:id="2795" w:author="PR Preview" w:date="2026-01-01T00:00:00Z">
        <w:r>
          <w:delText xml:space="preserve"> </w:delText>
        </w:r>
      </w:del>
      <w:del w:id="2796" w:author="PR Preview" w:date="2026-01-01T00:00:00Z">
        <w:r>
          <w:delText xml:space="preserve">$\frac{\partial}{\partial \mathord{\smash[b]{\underset{\raise.3ex\hbox{$\scriptstyle\sim$}}{x}}\vphantom{x}}} f(\mathord{\smash[b]{\underset{\raise.3ex\hbox{$\scriptstyle\sim$}}{x}}\vphantom{x}}) = {(x_1,\ b x_2)}^{\top}$</w:delText>
        </w:r>
      </w:del>
      <w:del w:id="2797" w:author="PR Preview" w:date="2026-01-01T00:00:00Z">
        <w:r>
          <w:delText xml:space="preserve"> </w:delText>
        </w:r>
      </w:del>
      <w:del w:id="2798" w:author="PR Preview" w:date="2026-01-01T00:00:00Z">
        <w:r>
          <w:delText xml:space="preserve">and one gradient step of length</w:delText>
        </w:r>
      </w:del>
      <w:del w:id="2799" w:author="PR Preview" w:date="2026-01-01T00:00:00Z">
        <w:r>
          <w:delText xml:space="preserve"> </w:delText>
        </w:r>
      </w:del>
      <m:oMath>
        <m:r>
          <m:t>s</m:t>
        </m:r>
      </m:oMath>
      <w:del w:id="2800" w:author="PR Preview" w:date="2026-01-01T00:00:00Z">
        <w:r>
          <w:delText xml:space="preserve"> </w:delText>
        </w:r>
      </w:del>
      <w:del w:id="2801" w:author="PR Preview" w:date="2026-01-01T00:00:00Z">
        <w:r>
          <w:delText xml:space="preserve">from</w:delText>
        </w:r>
      </w:del>
      <w:del w:id="2802" w:author="PR Preview" w:date="2026-01-01T00:00:00Z">
        <w:r>
          <w:delText xml:space="preserve"> </w:delText>
        </w:r>
      </w:del>
      <w:del w:id="2803" w:author="PR Preview" w:date="2026-01-01T00:00:00Z">
        <w:r>
          <w:delText xml:space="preserve">$\mathord{\smash[b]{\underset{\raise.3ex\hbox{$\scriptstyle\sim$}}{x}}\vphantom{x}}$</w:delText>
        </w:r>
      </w:del>
      <w:del w:id="2804" w:author="PR Preview" w:date="2026-01-01T00:00:00Z">
        <w:r>
          <w:delText xml:space="preserve"> </w:delText>
        </w:r>
      </w:del>
      <w:del w:id="2805" w:author="PR Preview" w:date="2026-01-01T00:00:00Z">
        <w:r>
          <w:delText xml:space="preserve">gives</w:delText>
        </w:r>
      </w:del>
      <w:del w:id="2806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807" w:author="PR Preview" w:date="2026-01-01T00:00:00Z">
        <w:r>
          <w:delText xml:space="preserve">.</w:delText>
        </w:r>
      </w:del>
      <w:del w:id="2808" w:author="PR Preview" w:date="2026-01-01T00:00:00Z">
        <w:r>
          <w:delText xml:space="preserve"> </w:delText>
        </w:r>
      </w:del>
      <w:del w:id="2809" w:author="PR Preview" w:date="2026-01-01T00:00:00Z">
        <w:r>
          <w:delText xml:space="preserve">For exact line search (</w:delText>
        </w:r>
      </w:del>
      <w:hyperlink w:anchor="def-exact-line-search">
        <w:del w:id="2810" w:author="PR Preview" w:date="2026-01-01T00:00:00Z">
          <w:r>
            <w:rPr>
              <w:rStyle w:val="Hyperlink"/>
            </w:rPr>
            <w:delText xml:space="preserve">Definition 31</w:delText>
          </w:r>
        </w:del>
      </w:hyperlink>
      <w:del w:id="2811" w:author="PR Preview" w:date="2026-01-01T00:00:00Z">
        <w:r>
          <w:delText xml:space="preserve">), let</w:delText>
        </w:r>
      </w:del>
      <w:del w:id="2812" w:author="PR Preview" w:date="2026-01-01T00:00:00Z">
        <w:r>
          <w:delText xml:space="preserve"> </w:delText>
        </w:r>
      </w:del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del w:id="2813" w:author="PR Preview" w:date="2026-01-01T00:00:00Z">
        <w:r>
          <w:delText xml:space="preserve"> </w:delText>
        </w:r>
      </w:del>
      <w:del w:id="2814" w:author="PR Preview" w:date="2026-01-01T00:00:00Z">
        <w:r>
          <w:delText xml:space="preserve">at that point:</w:delText>
        </w:r>
      </w:del>
    </w:p>
    <w:p>
      <w:pPr>
        <w:pStyle w:val="BodyText"/>
      </w:pPr>
      <w:ins w:id="2815" w:author="PR Preview" w:date="2026-01-01T00:00:00Z">
        <w:r>
          <w:rPr>
            <w:b/>
            <w:bCs/>
          </w:rPr>
          <w:t xml:space="preserve">Example 45 (How short is short enough)</w:t>
        </w:r>
      </w:ins>
      <w:ins w:id="2816" w:author="PR Preview" w:date="2026-01-01T00:00:00Z">
        <w:r>
          <w:t xml:space="preserve"> </w:t>
        </w:r>
      </w:ins>
      <w:ins w:id="2817" w:author="PR Preview" w:date="2026-01-01T00:00:00Z">
        <w:r>
          <w:t xml:space="preserve">In</w:t>
        </w:r>
      </w:ins>
      <w:ins w:id="2818" w:author="PR Preview" w:date="2026-01-01T00:00:00Z">
        <w:r>
          <w:t xml:space="preserve"> </w:t>
        </w:r>
      </w:ins>
      <w:hyperlink w:anchor="exm-gradient-descent">
        <w:ins w:id="2819" w:author="PR Preview" w:date="2026-01-01T00:00:00Z">
          <w:r>
            <w:rPr>
              <w:rStyle w:val="Hyperlink"/>
            </w:rPr>
            <w:t xml:space="preserve">Example 42</w:t>
          </w:r>
        </w:ins>
      </w:hyperlink>
      <w:ins w:id="2820" w:author="PR Preview" w:date="2026-01-01T00:00:00Z">
        <w:r>
          <w:t xml:space="preserve">,</w:t>
        </w:r>
      </w:ins>
      <w:ins w:id="282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2822" w:author="PR Preview" w:date="2026-01-01T00:00:00Z">
        <w:r>
          <w:t xml:space="preserve"> </w:t>
        </w:r>
      </w:ins>
      <w:ins w:id="2823" w:author="PR Preview" w:date="2026-01-01T00:00:00Z">
        <w:r>
          <w:t xml:space="preserve">at</w:t>
        </w:r>
      </w:ins>
      <w:ins w:id="282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≠</m:t>
        </m:r>
        <m:r>
          <m:t>0</m:t>
        </m:r>
      </m:oMath>
      <w:ins w:id="2825" w:author="PR Preview" w:date="2026-01-01T00:00:00Z">
        <w:r>
          <w:t xml:space="preserve"> </w:t>
        </w:r>
      </w:ins>
      <w:ins w:id="2826" w:author="PR Preview" w:date="2026-01-01T00:00:00Z">
        <w:r>
          <w:t xml:space="preserve">has</w:t>
        </w:r>
      </w:ins>
      <w:ins w:id="2827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ins w:id="2828" w:author="PR Preview" w:date="2026-01-01T00:00:00Z">
        <w:r>
          <w:t xml:space="preserve">, and</w:t>
        </w:r>
      </w:ins>
      <w:ins w:id="282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2830" w:author="PR Preview" w:date="2026-01-01T00:00:00Z">
        <w:r>
          <w:t xml:space="preserve"> </w:t>
        </w:r>
      </w:ins>
      <w:ins w:id="2831" w:author="PR Preview" w:date="2026-01-01T00:00:00Z">
        <w:r>
          <w:t xml:space="preserve">exactly when</w:t>
        </w:r>
      </w:ins>
      <w:ins w:id="2832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ins w:id="2833" w:author="PR Preview" w:date="2026-01-01T00:00:00Z">
        <w:r>
          <w:t xml:space="preserve">, that is, when</w:t>
        </w:r>
      </w:ins>
      <w:ins w:id="2834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ins w:id="2835" w:author="PR Preview" w:date="2026-01-01T00:00:00Z">
        <w:r>
          <w:t xml:space="preserve">.</w:t>
        </w:r>
      </w:ins>
      <w:ins w:id="2836" w:author="PR Preview" w:date="2026-01-01T00:00:00Z">
        <w:r>
          <w:t xml:space="preserve"> </w:t>
        </w:r>
      </w:ins>
      <w:ins w:id="2837" w:author="PR Preview" w:date="2026-01-01T00:00:00Z">
        <w:r>
          <w:t xml:space="preserve">So</w:t>
        </w:r>
      </w:ins>
      <w:ins w:id="2838" w:author="PR Preview" w:date="2026-01-01T00:00:00Z">
        <w:r>
          <w:t xml:space="preserve"> </w:t>
        </w:r>
      </w:ins>
      <w:hyperlink w:anchor="thm-descent-direction">
        <w:ins w:id="2839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2840" w:author="PR Preview" w:date="2026-01-01T00:00:00Z">
        <w:r>
          <w:t xml:space="preserve"> </w:t>
        </w:r>
      </w:ins>
      <w:ins w:id="2841" w:author="PR Preview" w:date="2026-01-01T00:00:00Z">
        <w:r>
          <w:t xml:space="preserve">holds with</w:t>
        </w:r>
      </w:ins>
      <w:ins w:id="2842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ins w:id="2843" w:author="PR Preview" w:date="2026-01-01T00:00:00Z">
        <w:r>
          <w:t xml:space="preserve">,</w:t>
        </w:r>
      </w:ins>
      <w:ins w:id="2844" w:author="PR Preview" w:date="2026-01-01T00:00:00Z">
        <w:r>
          <w:t xml:space="preserve"> </w:t>
        </w:r>
      </w:ins>
      <w:ins w:id="2845" w:author="PR Preview" w:date="2026-01-01T00:00:00Z">
        <w:r>
          <w:t xml:space="preserve">and the step</w:t>
        </w:r>
      </w:ins>
      <w:ins w:id="2846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t>1.5</m:t>
        </m:r>
      </m:oMath>
      <w:ins w:id="2847" w:author="PR Preview" w:date="2026-01-01T00:00:00Z">
        <w:r>
          <w:t xml:space="preserve"> </w:t>
        </w:r>
      </w:ins>
      <w:ins w:id="2848" w:author="PR Preview" w:date="2026-01-01T00:00:00Z">
        <w:r>
          <w:t xml:space="preserve">of that example was too long.</w:t>
        </w:r>
      </w:ins>
    </w:p>
    <w:bookmarkEnd w:id="177"/>
    <w:bookmarkStart w:id="179" w:name="exm-gd-zigzag"/>
    <w:p>
      <w:pPr>
        <w:pStyle w:val="BodyText"/>
      </w:pPr>
      <w:ins w:id="2849" w:author="PR Preview" w:date="2026-01-01T00:00:00Z">
        <w:r>
          <w:rPr>
            <w:b/>
            <w:bCs/>
          </w:rPr>
          <w:t xml:space="preserve">Example 46 (Gradient descent zigzags)</w:t>
        </w:r>
      </w:ins>
      <w:ins w:id="2850" w:author="PR Preview" w:date="2026-01-01T00:00:00Z">
        <w:r>
          <w:t xml:space="preserve"> </w:t>
        </w:r>
      </w:ins>
      <w:ins w:id="2851" w:author="PR Preview" w:date="2026-01-01T00:00:00Z">
        <w:r>
          <w:t xml:space="preserve">Let</w:t>
        </w:r>
      </w:ins>
      <w:ins w:id="2852" w:author="PR Preview" w:date="2026-01-01T00:00:00Z">
        <w:r>
          <w:t xml:space="preserve"> </w:t>
        </w:r>
      </w:ins>
      <w:ins w:id="2853" w:author="PR Preview" w:date="2026-01-01T00:00:00Z">
        <w:r>
          <w:t xml:space="preserve">$f(\mathord{\smash[b]{\underset{\raise.3ex\hbox{$\scriptstyle\sim$}}{x}}\vphantom{x}}) = \tfrac{1}{2} (x_1^2 + b\,x_2^2)$</w:t>
        </w:r>
      </w:ins>
      <w:ins w:id="2854" w:author="PR Preview" w:date="2026-01-01T00:00:00Z">
        <w:r>
          <w:t xml:space="preserve"> </w:t>
        </w:r>
      </w:ins>
      <w:ins w:id="2855" w:author="PR Preview" w:date="2026-01-01T00:00:00Z">
        <w:r>
          <w:t xml:space="preserve">with</w:t>
        </w:r>
      </w:ins>
      <w:ins w:id="2856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&gt;</m:t>
        </m:r>
        <m:r>
          <m:t>0</m:t>
        </m:r>
      </m:oMath>
      <w:ins w:id="2857" w:author="PR Preview" w:date="2026-01-01T00:00:00Z">
        <w:r>
          <w:t xml:space="preserve">,</w:t>
        </w:r>
      </w:ins>
      <w:ins w:id="2858" w:author="PR Preview" w:date="2026-01-01T00:00:00Z">
        <w:r>
          <w:t xml:space="preserve"> </w:t>
        </w:r>
      </w:ins>
      <w:ins w:id="2859" w:author="PR Preview" w:date="2026-01-01T00:00:00Z">
        <w:r>
          <w:t xml:space="preserve">so</w:t>
        </w:r>
      </w:ins>
      <w:ins w:id="2860" w:author="PR Preview" w:date="2026-01-01T00:00:00Z">
        <w:r>
          <w:t xml:space="preserve"> </w:t>
        </w:r>
      </w:ins>
      <w:ins w:id="2861" w:author="PR Preview" w:date="2026-01-01T00:00:00Z">
        <w:r>
          <w:t xml:space="preserve">$\frac{\partial}{\partial \mathord{\smash[b]{\underset{\raise.3ex\hbox{$\scriptstyle\sim$}}{x}}\vphantom{x}}} f(\mathord{\smash[b]{\underset{\raise.3ex\hbox{$\scriptstyle\sim$}}{x}}\vphantom{x}}) = {(x_1,\ b x_2)}^{\top}$</w:t>
        </w:r>
      </w:ins>
      <w:ins w:id="2862" w:author="PR Preview" w:date="2026-01-01T00:00:00Z">
        <w:r>
          <w:t xml:space="preserve"> </w:t>
        </w:r>
      </w:ins>
      <w:ins w:id="2863" w:author="PR Preview" w:date="2026-01-01T00:00:00Z">
        <w:r>
          <w:t xml:space="preserve">and one gradient step of length</w:t>
        </w:r>
      </w:ins>
      <w:ins w:id="2864" w:author="PR Preview" w:date="2026-01-01T00:00:00Z">
        <w:r>
          <w:t xml:space="preserve"> </w:t>
        </w:r>
      </w:ins>
      <m:oMath>
        <m:r>
          <m:t>s</m:t>
        </m:r>
      </m:oMath>
      <w:ins w:id="2865" w:author="PR Preview" w:date="2026-01-01T00:00:00Z">
        <w:r>
          <w:t xml:space="preserve"> </w:t>
        </w:r>
      </w:ins>
      <w:ins w:id="2866" w:author="PR Preview" w:date="2026-01-01T00:00:00Z">
        <w:r>
          <w:t xml:space="preserve">from</w:t>
        </w:r>
      </w:ins>
      <w:ins w:id="2867" w:author="PR Preview" w:date="2026-01-01T00:00:00Z">
        <w:r>
          <w:t xml:space="preserve"> </w:t>
        </w:r>
      </w:ins>
      <w:ins w:id="2868" w:author="PR Preview" w:date="2026-01-01T00:00:00Z">
        <w:r>
          <w:t xml:space="preserve">$\mathord{\smash[b]{\underset{\raise.3ex\hbox{$\scriptstyle\sim$}}{x}}\vphantom{x}}$</w:t>
        </w:r>
      </w:ins>
      <w:ins w:id="2869" w:author="PR Preview" w:date="2026-01-01T00:00:00Z">
        <w:r>
          <w:t xml:space="preserve"> </w:t>
        </w:r>
      </w:ins>
      <w:ins w:id="2870" w:author="PR Preview" w:date="2026-01-01T00:00:00Z">
        <w:r>
          <w:t xml:space="preserve">gives</w:t>
        </w:r>
      </w:ins>
      <w:ins w:id="2871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872" w:author="PR Preview" w:date="2026-01-01T00:00:00Z">
        <w:r>
          <w:t xml:space="preserve">.</w:t>
        </w:r>
      </w:ins>
      <w:ins w:id="2873" w:author="PR Preview" w:date="2026-01-01T00:00:00Z">
        <w:r>
          <w:t xml:space="preserve"> </w:t>
        </w:r>
      </w:ins>
      <w:ins w:id="2874" w:author="PR Preview" w:date="2026-01-01T00:00:00Z">
        <w:r>
          <w:t xml:space="preserve">For exact line search (</w:t>
        </w:r>
      </w:ins>
      <w:hyperlink w:anchor="def-exact-line-search">
        <w:ins w:id="2875" w:author="PR Preview" w:date="2026-01-01T00:00:00Z">
          <w:r>
            <w:rPr>
              <w:rStyle w:val="Hyperlink"/>
            </w:rPr>
            <w:t xml:space="preserve">Definition 30</w:t>
          </w:r>
        </w:ins>
      </w:hyperlink>
      <w:ins w:id="2876" w:author="PR Preview" w:date="2026-01-01T00:00:00Z">
        <w:r>
          <w:t xml:space="preserve">), let</w:t>
        </w:r>
      </w:ins>
      <w:ins w:id="2877" w:author="PR Preview" w:date="2026-01-01T00:00:00Z">
        <w:r>
          <w:t xml:space="preserve"> </w:t>
        </w:r>
      </w:ins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ins w:id="2878" w:author="PR Preview" w:date="2026-01-01T00:00:00Z">
        <w:r>
          <w:t xml:space="preserve"> </w:t>
        </w:r>
      </w:ins>
      <w:ins w:id="2879" w:author="PR Preview" w:date="2026-01-01T00:00:00Z">
        <w:r>
          <w:t xml:space="preserve">at that point: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9"/>
    <w:bookmarkStart w:id="180" w:name="def-armijo-condition"/>
    <w:p>
      <w:pPr>
        <w:pStyle w:val="FirstParagraph"/>
      </w:pPr>
      <w:del w:id="2880" w:author="PR Preview" w:date="2026-01-01T00:00:00Z">
        <w:r>
          <w:rPr>
            <w:b/>
            <w:bCs/>
          </w:rPr>
          <w:delText xml:space="preserve">Definition 33 (Armijo condition)</w:delText>
        </w:r>
      </w:del>
      <w:del w:id="2881" w:author="PR Preview" w:date="2026-01-01T00:00:00Z">
        <w:r>
          <w:delText xml:space="preserve"> </w:delText>
        </w:r>
      </w:del>
      <w:del w:id="2882" w:author="PR Preview" w:date="2026-01-01T00:00:00Z">
        <w:r>
          <w:delText xml:space="preserve">Let</w:delText>
        </w:r>
      </w:del>
      <w:del w:id="288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2884" w:author="PR Preview" w:date="2026-01-01T00:00:00Z">
        <w:r>
          <w:delText xml:space="preserve"> </w:delText>
        </w:r>
      </w:del>
      <w:del w:id="2885" w:author="PR Preview" w:date="2026-01-01T00:00:00Z">
        <w:r>
          <w:delText xml:space="preserve">have first partial derivatives,</w:delText>
        </w:r>
      </w:del>
      <w:del w:id="2886" w:author="PR Preview" w:date="2026-01-01T00:00:00Z">
        <w:r>
          <w:delText xml:space="preserve"> </w:delText>
        </w:r>
      </w:del>
      <w:del w:id="2887" w:author="PR Preview" w:date="2026-01-01T00:00:00Z">
        <w:r>
          <w:delText xml:space="preserve">let</w:delText>
        </w:r>
      </w:del>
      <w:del w:id="2888" w:author="PR Preview" w:date="2026-01-01T00:00:00Z">
        <w:r>
          <w:delText xml:space="preserve"> </w:delText>
        </w:r>
      </w:del>
      <w:del w:id="2889" w:author="PR Preview" w:date="2026-01-01T00:00:00Z">
        <w:r>
          <w:delText xml:space="preserve">$\mathord{\smash[b]{\underset{\raise.3ex\hbox{$\scriptstyle\sim$}}{x}}\vphantom{x}}\in \mathbb{R}^p$</w:delText>
        </w:r>
      </w:del>
      <w:del w:id="2890" w:author="PR Preview" w:date="2026-01-01T00:00:00Z">
        <w:r>
          <w:delText xml:space="preserve">, and let</w:delText>
        </w:r>
      </w:del>
      <w:del w:id="2891" w:author="PR Preview" w:date="2026-01-01T00:00:00Z">
        <w:r>
          <w:delText xml:space="preserve"> </w:delText>
        </w:r>
      </w:del>
      <w:del w:id="2892" w:author="PR Preview" w:date="2026-01-01T00:00:00Z">
        <w:r>
          <w:delTex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delText>
        </w:r>
      </w:del>
      <w:del w:id="2893" w:author="PR Preview" w:date="2026-01-01T00:00:00Z">
        <w:r>
          <w:delText xml:space="preserve">.</w:delText>
        </w:r>
      </w:del>
      <w:del w:id="2894" w:author="PR Preview" w:date="2026-01-01T00:00:00Z">
        <w:r>
          <w:delText xml:space="preserve"> </w:delText>
        </w:r>
      </w:del>
      <w:del w:id="2895" w:author="PR Preview" w:date="2026-01-01T00:00:00Z">
        <w:r>
          <w:delText xml:space="preserve">A step length</w:delText>
        </w:r>
      </w:del>
      <w:del w:id="2896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&gt;</m:t>
        </m:r>
        <m:r>
          <m:t>0</m:t>
        </m:r>
      </m:oMath>
      <w:del w:id="2897" w:author="PR Preview" w:date="2026-01-01T00:00:00Z">
        <w:r>
          <w:delText xml:space="preserve"> </w:delText>
        </w:r>
      </w:del>
      <w:del w:id="2898" w:author="PR Preview" w:date="2026-01-01T00:00:00Z">
        <w:r>
          <w:delText xml:space="preserve">satisfies the</w:delText>
        </w:r>
      </w:del>
      <w:del w:id="2899" w:author="PR Preview" w:date="2026-01-01T00:00:00Z">
        <w:r>
          <w:delText xml:space="preserve"> </w:delText>
        </w:r>
      </w:del>
      <w:del w:id="2900" w:author="PR Preview" w:date="2026-01-01T00:00:00Z">
        <w:r>
          <w:rPr>
            <w:b/>
            <w:bCs/>
          </w:rPr>
          <w:delText xml:space="preserve">Armijo condition</w:delText>
        </w:r>
      </w:del>
      <w:del w:id="2901" w:author="PR Preview" w:date="2026-01-01T00:00:00Z">
        <w:r>
          <w:delText xml:space="preserve"> </w:delText>
        </w:r>
      </w:del>
      <w:del w:id="2902" w:author="PR Preview" w:date="2026-01-01T00:00:00Z">
        <w:r>
          <w:delText xml:space="preserve">[17]</w:delText>
        </w:r>
      </w:del>
      <w:del w:id="2903" w:author="PR Preview" w:date="2026-01-01T00:00:00Z">
        <w:r>
          <w:delText xml:space="preserve"> </w:delText>
        </w:r>
      </w:del>
      <w:del w:id="2904" w:author="PR Preview" w:date="2026-01-01T00:00:00Z">
        <w:r>
          <w:delText xml:space="preserve">with constant</w:delText>
        </w:r>
      </w:del>
      <w:del w:id="2905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906" w:author="PR Preview" w:date="2026-01-01T00:00:00Z">
        <w:r>
          <w:delText xml:space="preserve"> </w:delText>
        </w:r>
      </w:del>
      <w:del w:id="2907" w:author="PR Preview" w:date="2026-01-01T00:00:00Z">
        <w:r>
          <w:delText xml:space="preserve">at</w:delText>
        </w:r>
      </w:del>
      <w:del w:id="2908" w:author="PR Preview" w:date="2026-01-01T00:00:00Z">
        <w:r>
          <w:delText xml:space="preserve"> </w:delText>
        </w:r>
      </w:del>
      <w:del w:id="2909" w:author="PR Preview" w:date="2026-01-01T00:00:00Z">
        <w:r>
          <w:delText xml:space="preserve">$\mathord{\smash[b]{\underset{\raise.3ex\hbox{$\scriptstyle\sim$}}{x}}\vphantom{x}}$</w:delText>
        </w:r>
      </w:del>
      <w:del w:id="2910" w:author="PR Preview" w:date="2026-01-01T00:00:00Z">
        <w:r>
          <w:delText xml:space="preserve"> </w:delText>
        </w:r>
      </w:del>
      <w:del w:id="2911" w:author="PR Preview" w:date="2026-01-01T00:00:00Z">
        <w:r>
          <w:delText xml:space="preserve">if</w:delText>
        </w:r>
      </w:del>
    </w:p>
    <w:p>
      <w:pPr>
        <w:pStyle w:val="FirstParagraph"/>
      </w:pPr>
      <w:ins w:id="2912" w:author="PR Preview" w:date="2026-01-01T00:00:00Z">
        <w:r>
          <w:rPr>
            <w:b/>
            <w:bCs/>
          </w:rPr>
          <w:t xml:space="preserve">Definition 32 (Armijo condition)</w:t>
        </w:r>
      </w:ins>
      <w:ins w:id="2913" w:author="PR Preview" w:date="2026-01-01T00:00:00Z">
        <w:r>
          <w:t xml:space="preserve"> </w:t>
        </w:r>
      </w:ins>
      <w:ins w:id="2914" w:author="PR Preview" w:date="2026-01-01T00:00:00Z">
        <w:r>
          <w:t xml:space="preserve">Let</w:t>
        </w:r>
      </w:ins>
      <w:ins w:id="291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2916" w:author="PR Preview" w:date="2026-01-01T00:00:00Z">
        <w:r>
          <w:t xml:space="preserve"> </w:t>
        </w:r>
      </w:ins>
      <w:ins w:id="2917" w:author="PR Preview" w:date="2026-01-01T00:00:00Z">
        <w:r>
          <w:t xml:space="preserve">have first partial derivatives,</w:t>
        </w:r>
      </w:ins>
      <w:ins w:id="2918" w:author="PR Preview" w:date="2026-01-01T00:00:00Z">
        <w:r>
          <w:t xml:space="preserve"> </w:t>
        </w:r>
      </w:ins>
      <w:ins w:id="2919" w:author="PR Preview" w:date="2026-01-01T00:00:00Z">
        <w:r>
          <w:t xml:space="preserve">let</w:t>
        </w:r>
      </w:ins>
      <w:ins w:id="2920" w:author="PR Preview" w:date="2026-01-01T00:00:00Z">
        <w:r>
          <w:t xml:space="preserve"> </w:t>
        </w:r>
      </w:ins>
      <w:ins w:id="2921" w:author="PR Preview" w:date="2026-01-01T00:00:00Z">
        <w:r>
          <w:t xml:space="preserve">$\mathord{\smash[b]{\underset{\raise.3ex\hbox{$\scriptstyle\sim$}}{x}}\vphantom{x}}\in \mathbb{R}^p$</w:t>
        </w:r>
      </w:ins>
      <w:ins w:id="2922" w:author="PR Preview" w:date="2026-01-01T00:00:00Z">
        <w:r>
          <w:t xml:space="preserve">, and let</w:t>
        </w:r>
      </w:ins>
      <w:ins w:id="2923" w:author="PR Preview" w:date="2026-01-01T00:00:00Z">
        <w:r>
          <w:t xml:space="preserve"> </w:t>
        </w:r>
      </w:ins>
      <w:ins w:id="2924" w:author="PR Preview" w:date="2026-01-01T00:00:00Z">
        <w:r>
  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  </w:r>
      </w:ins>
      <w:ins w:id="2925" w:author="PR Preview" w:date="2026-01-01T00:00:00Z">
        <w:r>
          <w:t xml:space="preserve">.</w:t>
        </w:r>
      </w:ins>
      <w:ins w:id="2926" w:author="PR Preview" w:date="2026-01-01T00:00:00Z">
        <w:r>
          <w:t xml:space="preserve"> </w:t>
        </w:r>
      </w:ins>
      <w:ins w:id="2927" w:author="PR Preview" w:date="2026-01-01T00:00:00Z">
        <w:r>
          <w:t xml:space="preserve">A step length</w:t>
        </w:r>
      </w:ins>
      <w:ins w:id="2928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&gt;</m:t>
        </m:r>
        <m:r>
          <m:t>0</m:t>
        </m:r>
      </m:oMath>
      <w:ins w:id="2929" w:author="PR Preview" w:date="2026-01-01T00:00:00Z">
        <w:r>
          <w:t xml:space="preserve"> </w:t>
        </w:r>
      </w:ins>
      <w:ins w:id="2930" w:author="PR Preview" w:date="2026-01-01T00:00:00Z">
        <w:r>
          <w:t xml:space="preserve">satisfies the</w:t>
        </w:r>
      </w:ins>
      <w:ins w:id="2931" w:author="PR Preview" w:date="2026-01-01T00:00:00Z">
        <w:r>
          <w:t xml:space="preserve"> </w:t>
        </w:r>
      </w:ins>
      <w:ins w:id="2932" w:author="PR Preview" w:date="2026-01-01T00:00:00Z">
        <w:r>
          <w:rPr>
            <w:b/>
            <w:bCs/>
          </w:rPr>
          <w:t xml:space="preserve">Armijo condition</w:t>
        </w:r>
      </w:ins>
      <w:ins w:id="2933" w:author="PR Preview" w:date="2026-01-01T00:00:00Z">
        <w:r>
          <w:t xml:space="preserve"> </w:t>
        </w:r>
      </w:ins>
      <w:ins w:id="2934" w:author="PR Preview" w:date="2026-01-01T00:00:00Z">
        <w:r>
          <w:t xml:space="preserve">[17]</w:t>
        </w:r>
      </w:ins>
      <w:ins w:id="2935" w:author="PR Preview" w:date="2026-01-01T00:00:00Z">
        <w:r>
          <w:t xml:space="preserve"> </w:t>
        </w:r>
      </w:ins>
      <w:ins w:id="2936" w:author="PR Preview" w:date="2026-01-01T00:00:00Z">
        <w:r>
          <w:t xml:space="preserve">with constant</w:t>
        </w:r>
      </w:ins>
      <w:ins w:id="2937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938" w:author="PR Preview" w:date="2026-01-01T00:00:00Z">
        <w:r>
          <w:t xml:space="preserve"> </w:t>
        </w:r>
      </w:ins>
      <w:ins w:id="2939" w:author="PR Preview" w:date="2026-01-01T00:00:00Z">
        <w:r>
          <w:t xml:space="preserve">at</w:t>
        </w:r>
      </w:ins>
      <w:ins w:id="2940" w:author="PR Preview" w:date="2026-01-01T00:00:00Z">
        <w:r>
          <w:t xml:space="preserve"> </w:t>
        </w:r>
      </w:ins>
      <w:ins w:id="2941" w:author="PR Preview" w:date="2026-01-01T00:00:00Z">
        <w:r>
          <w:t xml:space="preserve">$\mathord{\smash[b]{\underset{\raise.3ex\hbox{$\scriptstyle\sim$}}{x}}\vphantom{x}}$</w:t>
        </w:r>
      </w:ins>
      <w:ins w:id="2942" w:author="PR Preview" w:date="2026-01-01T00:00:00Z">
        <w:r>
          <w:t xml:space="preserve"> </w:t>
        </w:r>
      </w:ins>
      <w:ins w:id="2943" w:author="PR Preview" w:date="2026-01-01T00:00:00Z">
        <w:r>
          <w:t xml:space="preserve">if</w:t>
        </w:r>
      </w:ins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0"/>
    <w:bookmarkStart w:id="181" w:name="exm-armijo-condition"/>
    <w:p>
      <w:pPr>
        <w:pStyle w:val="FirstParagraph"/>
      </w:pPr>
      <w:del w:id="2944" w:author="PR Preview" w:date="2026-01-01T00:00:00Z">
        <w:r>
          <w:rPr>
            <w:b/>
            <w:bCs/>
          </w:rPr>
          <w:delText xml:space="preserve">Example 48 (The Armijo condition on a parabola)</w:delText>
        </w:r>
      </w:del>
      <w:del w:id="2945" w:author="PR Preview" w:date="2026-01-01T00:00:00Z">
        <w:r>
          <w:delText xml:space="preserve"> </w:delText>
        </w:r>
      </w:del>
      <w:del w:id="2946" w:author="PR Preview" w:date="2026-01-01T00:00:00Z">
        <w:r>
          <w:delText xml:space="preserve">Let</w:delText>
        </w:r>
      </w:del>
      <w:del w:id="294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2948" w:author="PR Preview" w:date="2026-01-01T00:00:00Z">
        <w:r>
          <w:delText xml:space="preserve"> </w:delText>
        </w:r>
      </w:del>
      <w:del w:id="2949" w:author="PR Preview" w:date="2026-01-01T00:00:00Z">
        <w:r>
          <w:delText xml:space="preserve">and</w:delText>
        </w:r>
      </w:del>
      <w:del w:id="295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2</m:t>
        </m:r>
      </m:oMath>
      <w:del w:id="2951" w:author="PR Preview" w:date="2026-01-01T00:00:00Z">
        <w:r>
          <w:delText xml:space="preserve">, so</w:delText>
        </w:r>
      </w:del>
      <w:del w:id="2952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del w:id="2953" w:author="PR Preview" w:date="2026-01-01T00:00:00Z">
        <w:r>
          <w:delText xml:space="preserve"> </w:delText>
        </w:r>
      </w:del>
      <w:del w:id="2954" w:author="PR Preview" w:date="2026-01-01T00:00:00Z">
        <w:r>
          <w:delText xml:space="preserve">and</w:delText>
        </w:r>
      </w:del>
      <w:del w:id="295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del w:id="2956" w:author="PR Preview" w:date="2026-01-01T00:00:00Z">
        <w:r>
          <w:delText xml:space="preserve">.</w:delText>
        </w:r>
      </w:del>
      <w:del w:id="2957" w:author="PR Preview" w:date="2026-01-01T00:00:00Z">
        <w:r>
          <w:delText xml:space="preserve"> </w:delText>
        </w:r>
      </w:del>
      <w:del w:id="2958" w:author="PR Preview" w:date="2026-01-01T00:00:00Z">
        <w:r>
          <w:delText xml:space="preserve">With</w:delText>
        </w:r>
      </w:del>
      <w:del w:id="2959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del w:id="2960" w:author="PR Preview" w:date="2026-01-01T00:00:00Z">
        <w:r>
          <w:delText xml:space="preserve">, the condition on a step length</w:delText>
        </w:r>
      </w:del>
      <w:del w:id="2961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&gt;</m:t>
        </m:r>
        <m:r>
          <m:t>0</m:t>
        </m:r>
      </m:oMath>
      <w:del w:id="2962" w:author="PR Preview" w:date="2026-01-01T00:00:00Z">
        <w:r>
          <w:delText xml:space="preserve"> </w:delText>
        </w:r>
      </w:del>
      <w:del w:id="2963" w:author="PR Preview" w:date="2026-01-01T00:00:00Z">
        <w:r>
          <w:delText xml:space="preserve">is</w:delText>
        </w:r>
      </w:del>
    </w:p>
    <w:p>
      <w:pPr>
        <w:pStyle w:val="FirstParagraph"/>
      </w:pPr>
      <w:ins w:id="2964" w:author="PR Preview" w:date="2026-01-01T00:00:00Z">
        <w:r>
          <w:rPr>
            <w:b/>
            <w:bCs/>
          </w:rPr>
          <w:t xml:space="preserve">Example 47 (The Armijo condition on a parabola)</w:t>
        </w:r>
      </w:ins>
      <w:ins w:id="2965" w:author="PR Preview" w:date="2026-01-01T00:00:00Z">
        <w:r>
          <w:t xml:space="preserve"> </w:t>
        </w:r>
      </w:ins>
      <w:ins w:id="2966" w:author="PR Preview" w:date="2026-01-01T00:00:00Z">
        <w:r>
          <w:t xml:space="preserve">Let</w:t>
        </w:r>
      </w:ins>
      <w:ins w:id="296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2968" w:author="PR Preview" w:date="2026-01-01T00:00:00Z">
        <w:r>
          <w:t xml:space="preserve"> </w:t>
        </w:r>
      </w:ins>
      <w:ins w:id="2969" w:author="PR Preview" w:date="2026-01-01T00:00:00Z">
        <w:r>
          <w:t xml:space="preserve">and</w:t>
        </w:r>
      </w:ins>
      <w:ins w:id="297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</m:t>
        </m:r>
      </m:oMath>
      <w:ins w:id="2971" w:author="PR Preview" w:date="2026-01-01T00:00:00Z">
        <w:r>
          <w:t xml:space="preserve">, so</w:t>
        </w:r>
      </w:ins>
      <w:ins w:id="2972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ins w:id="2973" w:author="PR Preview" w:date="2026-01-01T00:00:00Z">
        <w:r>
          <w:t xml:space="preserve"> </w:t>
        </w:r>
      </w:ins>
      <w:ins w:id="2974" w:author="PR Preview" w:date="2026-01-01T00:00:00Z">
        <w:r>
          <w:t xml:space="preserve">and</w:t>
        </w:r>
      </w:ins>
      <w:ins w:id="2975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ins w:id="2976" w:author="PR Preview" w:date="2026-01-01T00:00:00Z">
        <w:r>
          <w:t xml:space="preserve">.</w:t>
        </w:r>
      </w:ins>
      <w:ins w:id="2977" w:author="PR Preview" w:date="2026-01-01T00:00:00Z">
        <w:r>
          <w:t xml:space="preserve"> </w:t>
        </w:r>
      </w:ins>
      <w:ins w:id="2978" w:author="PR Preview" w:date="2026-01-01T00:00:00Z">
        <w:r>
          <w:t xml:space="preserve">With</w:t>
        </w:r>
      </w:ins>
      <w:ins w:id="2979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ins w:id="2980" w:author="PR Preview" w:date="2026-01-01T00:00:00Z">
        <w:r>
          <w:t xml:space="preserve">, the condition on a step length</w:t>
        </w:r>
      </w:ins>
      <w:ins w:id="2981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&gt;</m:t>
        </m:r>
        <m:r>
          <m:t>0</m:t>
        </m:r>
      </m:oMath>
      <w:ins w:id="2982" w:author="PR Preview" w:date="2026-01-01T00:00:00Z">
        <w:r>
          <w:t xml:space="preserve"> </w:t>
        </w:r>
      </w:ins>
      <w:ins w:id="2983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1"/>
    <w:bookmarkStart w:id="182" w:name="def-backtracking-line-search"/>
    <w:p>
      <w:pPr>
        <w:pStyle w:val="BodyText"/>
      </w:pPr>
      <w:del w:id="2984" w:author="PR Preview" w:date="2026-01-01T00:00:00Z">
        <w:r>
          <w:rPr>
            <w:b/>
            <w:bCs/>
          </w:rPr>
          <w:delText xml:space="preserve">Definition 34 (Backtracking line search)</w:delText>
        </w:r>
      </w:del>
      <w:del w:id="2985" w:author="PR Preview" w:date="2026-01-01T00:00:00Z">
        <w:r>
          <w:delText xml:space="preserve"> </w:delText>
        </w:r>
      </w:del>
      <w:del w:id="2986" w:author="PR Preview" w:date="2026-01-01T00:00:00Z">
        <w:r>
          <w:delText xml:space="preserve">Let</w:delText>
        </w:r>
      </w:del>
      <w:del w:id="2987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del w:id="2988" w:author="PR Preview" w:date="2026-01-01T00:00:00Z">
        <w:r>
          <w:delText xml:space="preserve"> </w:delText>
        </w:r>
      </w:del>
      <w:del w:id="2989" w:author="PR Preview" w:date="2026-01-01T00:00:00Z">
        <w:r>
          <w:delText xml:space="preserve">be an initial step length,</w:delText>
        </w:r>
      </w:del>
      <w:del w:id="2990" w:author="PR Preview" w:date="2026-01-01T00:00:00Z">
        <w:r>
          <w:delText xml:space="preserve"> </w:delText>
        </w:r>
      </w:del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991" w:author="PR Preview" w:date="2026-01-01T00:00:00Z">
        <w:r>
          <w:delText xml:space="preserve"> </w:delText>
        </w:r>
      </w:del>
      <w:del w:id="2992" w:author="PR Preview" w:date="2026-01-01T00:00:00Z">
        <w:r>
          <w:delText xml:space="preserve">a shrink factor, and</w:delText>
        </w:r>
      </w:del>
      <w:del w:id="2993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994" w:author="PR Preview" w:date="2026-01-01T00:00:00Z">
        <w:r>
          <w:delText xml:space="preserve">.</w:delText>
        </w:r>
      </w:del>
      <w:del w:id="2995" w:author="PR Preview" w:date="2026-01-01T00:00:00Z">
        <w:r>
          <w:delText xml:space="preserve"> </w:delText>
        </w:r>
      </w:del>
      <w:del w:id="2996" w:author="PR Preview" w:date="2026-01-01T00:00:00Z">
        <w:r>
          <w:rPr>
            <w:b/>
            <w:bCs/>
          </w:rPr>
          <w:delText xml:space="preserve">Backtracking line search</w:delText>
        </w:r>
      </w:del>
      <w:del w:id="2997" w:author="PR Preview" w:date="2026-01-01T00:00:00Z">
        <w:r>
          <w:delText xml:space="preserve"> </w:delText>
        </w:r>
      </w:del>
      <w:del w:id="2998" w:author="PR Preview" w:date="2026-01-01T00:00:00Z">
        <w:r>
          <w:delText xml:space="preserve">[17]</w:delText>
        </w:r>
      </w:del>
      <w:del w:id="2999" w:author="PR Preview" w:date="2026-01-01T00:00:00Z">
        <w:r>
          <w:delText xml:space="preserve"> </w:delText>
        </w:r>
      </w:del>
      <w:del w:id="3000" w:author="PR Preview" w:date="2026-01-01T00:00:00Z">
        <w:r>
          <w:delText xml:space="preserve">is the</w:delText>
        </w:r>
      </w:del>
      <w:del w:id="3001" w:author="PR Preview" w:date="2026-01-01T00:00:00Z">
        <w:r>
          <w:delText xml:space="preserve"> </w:delText>
        </w:r>
      </w:del>
      <w:hyperlink w:anchor="def-line-search">
        <w:del w:id="3002" w:author="PR Preview" w:date="2026-01-01T00:00:00Z">
          <w:r>
            <w:rPr>
              <w:rStyle w:val="Hyperlink"/>
            </w:rPr>
            <w:delText xml:space="preserve">line search</w:delText>
          </w:r>
        </w:del>
      </w:hyperlink>
      <w:del w:id="3003" w:author="PR Preview" w:date="2026-01-01T00:00:00Z">
        <w:r>
          <w:delText xml:space="preserve"> </w:delText>
        </w:r>
      </w:del>
      <w:del w:id="3004" w:author="PR Preview" w:date="2026-01-01T00:00:00Z">
        <w:r>
          <w:delText xml:space="preserve">that chooses</w:delText>
        </w:r>
      </w:del>
      <w:del w:id="3005" w:author="PR Preview" w:date="2026-01-01T00:00:00Z">
        <w:r>
          <w:delText xml:space="preserve"> </w:delText>
        </w:r>
      </w:del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3006" w:author="PR Preview" w:date="2026-01-01T00:00:00Z">
        <w:r>
          <w:delText xml:space="preserve"> </w:delText>
        </w:r>
      </w:del>
      <w:del w:id="3007" w:author="PR Preview" w:date="2026-01-01T00:00:00Z">
        <w:r>
          <w:delText xml:space="preserve">to be the largest of</w:delText>
        </w:r>
      </w:del>
      <w:del w:id="3008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3009" w:author="PR Preview" w:date="2026-01-01T00:00:00Z">
        <w:r>
          <w:delText xml:space="preserve"> </w:delText>
        </w:r>
      </w:del>
      <w:del w:id="3010" w:author="PR Preview" w:date="2026-01-01T00:00:00Z">
        <w:r>
          <w:delText xml:space="preserve">that satisfies the</w:delText>
        </w:r>
      </w:del>
      <w:del w:id="3011" w:author="PR Preview" w:date="2026-01-01T00:00:00Z">
        <w:r>
          <w:delText xml:space="preserve"> </w:delText>
        </w:r>
      </w:del>
      <w:hyperlink w:anchor="def-armijo-condition">
        <w:del w:id="3012" w:author="PR Preview" w:date="2026-01-01T00:00:00Z">
          <w:r>
            <w:rPr>
              <w:rStyle w:val="Hyperlink"/>
            </w:rPr>
            <w:delText xml:space="preserve">Armijo condition</w:delText>
          </w:r>
        </w:del>
      </w:hyperlink>
      <w:del w:id="3013" w:author="PR Preview" w:date="2026-01-01T00:00:00Z">
        <w:r>
          <w:delText xml:space="preserve"> </w:delText>
        </w:r>
      </w:del>
      <w:del w:id="3014" w:author="PR Preview" w:date="2026-01-01T00:00:00Z">
        <w:r>
          <w:delText xml:space="preserve">with constant</w:delText>
        </w:r>
      </w:del>
      <w:del w:id="3015" w:author="PR Preview" w:date="2026-01-01T00:00:00Z">
        <w:r>
          <w:delText xml:space="preserve"> </w:delText>
        </w:r>
      </w:del>
      <m:oMath>
        <m:r>
          <m:t>c</m:t>
        </m:r>
      </m:oMath>
      <w:del w:id="3016" w:author="PR Preview" w:date="2026-01-01T00:00:00Z">
        <w:r>
          <w:delText xml:space="preserve"> </w:delText>
        </w:r>
      </w:del>
      <w:del w:id="3017" w:author="PR Preview" w:date="2026-01-01T00:00:00Z">
        <w:r>
          <w:delText xml:space="preserve">at</w:delText>
        </w:r>
      </w:del>
      <w:del w:id="3018" w:author="PR Preview" w:date="2026-01-01T00:00:00Z">
        <w:r>
          <w:delText xml:space="preserve"> </w:delText>
        </w:r>
      </w:del>
      <w:del w:id="3019" w:author="PR Preview" w:date="2026-01-01T00:00:00Z">
        <w:r>
          <w:delText xml:space="preserve">$\mathord{\smash[b]{\underset{\raise.3ex\hbox{$\scriptstyle\sim$}}{x}}\vphantom{x}}^{(t)}$</w:delText>
        </w:r>
      </w:del>
      <w:del w:id="3020" w:author="PR Preview" w:date="2026-01-01T00:00:00Z">
        <w:r>
          <w:delText xml:space="preserve">.</w:delText>
        </w:r>
      </w:del>
    </w:p>
    <w:p>
      <w:pPr>
        <w:pStyle w:val="BodyText"/>
      </w:pPr>
      <w:del w:id="3021" w:author="PR Preview" w:date="2026-01-01T00:00:00Z">
        <w:r>
          <w:rPr>
            <w:b/>
            <w:bCs/>
          </w:rPr>
          <w:delText xml:space="preserve">Example 49 (Backtracking on a parabola)</w:delText>
        </w:r>
      </w:del>
      <w:del w:id="3022" w:author="PR Preview" w:date="2026-01-01T00:00:00Z">
        <w:r>
          <w:delText xml:space="preserve"> </w:delText>
        </w:r>
      </w:del>
      <w:del w:id="3023" w:author="PR Preview" w:date="2026-01-01T00:00:00Z">
        <w:r>
          <w:delText xml:space="preserve">For</w:delText>
        </w:r>
      </w:del>
      <w:del w:id="302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3025" w:author="PR Preview" w:date="2026-01-01T00:00:00Z">
        <w:r>
          <w:delText xml:space="preserve"> </w:delText>
        </w:r>
      </w:del>
      <w:del w:id="3026" w:author="PR Preview" w:date="2026-01-01T00:00:00Z">
        <w:r>
          <w:delText xml:space="preserve">at</w:delText>
        </w:r>
      </w:del>
      <w:del w:id="3027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2</m:t>
        </m:r>
      </m:oMath>
      <w:del w:id="3028" w:author="PR Preview" w:date="2026-01-01T00:00:00Z">
        <w:r>
          <w:delText xml:space="preserve"> </w:delText>
        </w:r>
      </w:del>
      <w:del w:id="3029" w:author="PR Preview" w:date="2026-01-01T00:00:00Z">
        <w:r>
          <w:delText xml:space="preserve">with</w:delText>
        </w:r>
      </w:del>
      <w:del w:id="3030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del w:id="3031" w:author="PR Preview" w:date="2026-01-01T00:00:00Z">
        <w:r>
          <w:delText xml:space="preserve">, the Armijo condition holds exactly when</w:delText>
        </w:r>
      </w:del>
      <w:del w:id="3032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del w:id="3033" w:author="PR Preview" w:date="2026-01-01T00:00:00Z">
        <w:r>
          <w:delText xml:space="preserve"> </w:delText>
        </w:r>
      </w:del>
      <w:del w:id="3034" w:author="PR Preview" w:date="2026-01-01T00:00:00Z">
        <w:r>
          <w:delText xml:space="preserve">(</w:delText>
        </w:r>
      </w:del>
      <w:hyperlink w:anchor="exm-armijo-condition">
        <w:del w:id="3035" w:author="PR Preview" w:date="2026-01-01T00:00:00Z">
          <w:r>
            <w:rPr>
              <w:rStyle w:val="Hyperlink"/>
            </w:rPr>
            <w:delText xml:space="preserve">Example 48</w:delText>
          </w:r>
        </w:del>
      </w:hyperlink>
      <w:del w:id="3036" w:author="PR Preview" w:date="2026-01-01T00:00:00Z">
        <w:r>
          <w:delText xml:space="preserve">).</w:delText>
        </w:r>
      </w:del>
      <w:del w:id="3037" w:author="PR Preview" w:date="2026-01-01T00:00:00Z">
        <w:r>
          <w:delText xml:space="preserve"> </w:delText>
        </w:r>
      </w:del>
      <w:del w:id="3038" w:author="PR Preview" w:date="2026-01-01T00:00:00Z">
        <w:r>
          <w:delText xml:space="preserve">With</w:delText>
        </w:r>
      </w:del>
      <w:del w:id="3039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del w:id="3040" w:author="PR Preview" w:date="2026-01-01T00:00:00Z">
        <w:r>
          <w:delText xml:space="preserve"> </w:delText>
        </w:r>
      </w:del>
      <w:del w:id="3041" w:author="PR Preview" w:date="2026-01-01T00:00:00Z">
        <w:r>
          <w:delText xml:space="preserve">and</w:delText>
        </w:r>
      </w:del>
      <w:del w:id="3042" w:author="PR Preview" w:date="2026-01-01T00:00:00Z">
        <w:r>
          <w:delText xml:space="preserve"> </w:delText>
        </w:r>
      </w:del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del w:id="3043" w:author="PR Preview" w:date="2026-01-01T00:00:00Z">
        <w:r>
          <w:delText xml:space="preserve">, the trial step lengths are</w:delText>
        </w:r>
      </w:del>
      <w:del w:id="3044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3045" w:author="PR Preview" w:date="2026-01-01T00:00:00Z">
        <w:r>
          <w:delText xml:space="preserve">.</w:delText>
        </w:r>
      </w:del>
      <w:del w:id="3046" w:author="PR Preview" w:date="2026-01-01T00:00:00Z">
        <w:r>
          <w:delText xml:space="preserve"> </w:delText>
        </w:r>
      </w:del>
      <w:del w:id="3047" w:author="PR Preview" w:date="2026-01-01T00:00:00Z">
        <w:r>
          <w:delText xml:space="preserve">The first,</w:delText>
        </w:r>
      </w:del>
      <w:del w:id="3048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=</m:t>
        </m:r>
        <m:r>
          <m:t>1</m:t>
        </m:r>
      </m:oMath>
      <w:del w:id="3049" w:author="PR Preview" w:date="2026-01-01T00:00:00Z">
        <w:r>
          <w:delText xml:space="preserve">, exceeds</w:delText>
        </w:r>
      </w:del>
      <w:del w:id="3050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/</m:t>
        </m:r>
        <m:r>
          <m:t>4</m:t>
        </m:r>
      </m:oMath>
      <w:del w:id="3051" w:author="PR Preview" w:date="2026-01-01T00:00:00Z">
        <w:r>
          <w:delText xml:space="preserve"> </w:delText>
        </w:r>
      </w:del>
      <w:del w:id="3052" w:author="PR Preview" w:date="2026-01-01T00:00:00Z">
        <w:r>
          <w:delText xml:space="preserve">and is rejected.</w:delText>
        </w:r>
      </w:del>
      <w:del w:id="3053" w:author="PR Preview" w:date="2026-01-01T00:00:00Z">
        <w:r>
          <w:delText xml:space="preserve"> </w:delText>
        </w:r>
      </w:del>
      <w:del w:id="3054" w:author="PR Preview" w:date="2026-01-01T00:00:00Z">
        <w:r>
          <w:delText xml:space="preserve">The second,</w:delText>
        </w:r>
      </w:del>
      <w:del w:id="3055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del w:id="3056" w:author="PR Preview" w:date="2026-01-01T00:00:00Z">
        <w:r>
          <w:delText xml:space="preserve">, is at most</w:delText>
        </w:r>
      </w:del>
      <w:del w:id="3057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/</m:t>
        </m:r>
        <m:r>
          <m:t>4</m:t>
        </m:r>
      </m:oMath>
      <w:del w:id="3058" w:author="PR Preview" w:date="2026-01-01T00:00:00Z">
        <w:r>
          <w:delText xml:space="preserve"> </w:delText>
        </w:r>
      </w:del>
      <w:del w:id="3059" w:author="PR Preview" w:date="2026-01-01T00:00:00Z">
        <w:r>
          <w:delText xml:space="preserve">and is accepted.</w:delText>
        </w:r>
      </w:del>
      <w:del w:id="3060" w:author="PR Preview" w:date="2026-01-01T00:00:00Z">
        <w:r>
          <w:delText xml:space="preserve"> </w:delText>
        </w:r>
      </w:del>
      <w:del w:id="3061" w:author="PR Preview" w:date="2026-01-01T00:00:00Z">
        <w:r>
          <w:delText xml:space="preserve">So backtracking chooses</w:delText>
        </w:r>
      </w:del>
      <w:del w:id="3062" w:author="PR Preview" w:date="2026-01-01T00:00:00Z">
        <w:r>
          <w:delText xml:space="preserve"> </w:delText>
        </w:r>
      </w:del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del w:id="3063" w:author="PR Preview" w:date="2026-01-01T00:00:00Z">
        <w:r>
          <w:delText xml:space="preserve">, after two evaluations of</w:delText>
        </w:r>
      </w:del>
      <w:del w:id="3064" w:author="PR Preview" w:date="2026-01-01T00:00:00Z">
        <w:r>
          <w:delText xml:space="preserve"> </w:delText>
        </w:r>
      </w:del>
      <m:oMath>
        <m:r>
          <m:t>f</m:t>
        </m:r>
      </m:oMath>
      <w:del w:id="3065" w:author="PR Preview" w:date="2026-01-01T00:00:00Z">
        <w:r>
          <w:delText xml:space="preserve">.</w:delText>
        </w:r>
      </w:del>
    </w:p>
    <w:p>
      <w:pPr>
        <w:pStyle w:val="BodyText"/>
      </w:pPr>
      <w:ins w:id="3066" w:author="PR Preview" w:date="2026-01-01T00:00:00Z">
        <w:r>
          <w:rPr>
            <w:b/>
            <w:bCs/>
          </w:rPr>
          <w:t xml:space="preserve">Definition 33 (Backtracking line search)</w:t>
        </w:r>
      </w:ins>
      <w:ins w:id="3067" w:author="PR Preview" w:date="2026-01-01T00:00:00Z">
        <w:r>
          <w:t xml:space="preserve"> </w:t>
        </w:r>
      </w:ins>
      <w:ins w:id="3068" w:author="PR Preview" w:date="2026-01-01T00:00:00Z">
        <w:r>
          <w:t xml:space="preserve">Let</w:t>
        </w:r>
      </w:ins>
      <w:ins w:id="3069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ins w:id="3070" w:author="PR Preview" w:date="2026-01-01T00:00:00Z">
        <w:r>
          <w:t xml:space="preserve"> </w:t>
        </w:r>
      </w:ins>
      <w:ins w:id="3071" w:author="PR Preview" w:date="2026-01-01T00:00:00Z">
        <w:r>
          <w:t xml:space="preserve">be an initial step length,</w:t>
        </w:r>
      </w:ins>
      <w:ins w:id="3072" w:author="PR Preview" w:date="2026-01-01T00:00:00Z">
        <w:r>
          <w:t xml:space="preserve"> </w:t>
        </w:r>
      </w:ins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073" w:author="PR Preview" w:date="2026-01-01T00:00:00Z">
        <w:r>
          <w:t xml:space="preserve"> </w:t>
        </w:r>
      </w:ins>
      <w:ins w:id="3074" w:author="PR Preview" w:date="2026-01-01T00:00:00Z">
        <w:r>
          <w:t xml:space="preserve">a shrink factor, and</w:t>
        </w:r>
      </w:ins>
      <w:ins w:id="3075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076" w:author="PR Preview" w:date="2026-01-01T00:00:00Z">
        <w:r>
          <w:t xml:space="preserve">.</w:t>
        </w:r>
      </w:ins>
      <w:ins w:id="3077" w:author="PR Preview" w:date="2026-01-01T00:00:00Z">
        <w:r>
          <w:t xml:space="preserve"> </w:t>
        </w:r>
      </w:ins>
      <w:ins w:id="3078" w:author="PR Preview" w:date="2026-01-01T00:00:00Z">
        <w:r>
          <w:rPr>
            <w:b/>
            <w:bCs/>
          </w:rPr>
          <w:t xml:space="preserve">Backtracking line search</w:t>
        </w:r>
      </w:ins>
      <w:ins w:id="3079" w:author="PR Preview" w:date="2026-01-01T00:00:00Z">
        <w:r>
          <w:t xml:space="preserve"> </w:t>
        </w:r>
      </w:ins>
      <w:ins w:id="3080" w:author="PR Preview" w:date="2026-01-01T00:00:00Z">
        <w:r>
          <w:t xml:space="preserve">[17]</w:t>
        </w:r>
      </w:ins>
      <w:ins w:id="3081" w:author="PR Preview" w:date="2026-01-01T00:00:00Z">
        <w:r>
          <w:t xml:space="preserve"> </w:t>
        </w:r>
      </w:ins>
      <w:ins w:id="3082" w:author="PR Preview" w:date="2026-01-01T00:00:00Z">
        <w:r>
          <w:t xml:space="preserve">is the</w:t>
        </w:r>
      </w:ins>
      <w:ins w:id="3083" w:author="PR Preview" w:date="2026-01-01T00:00:00Z">
        <w:r>
          <w:t xml:space="preserve"> </w:t>
        </w:r>
      </w:ins>
      <w:hyperlink w:anchor="def-line-search">
        <w:ins w:id="3084" w:author="PR Preview" w:date="2026-01-01T00:00:00Z">
          <w:r>
            <w:rPr>
              <w:rStyle w:val="Hyperlink"/>
            </w:rPr>
            <w:t xml:space="preserve">line search</w:t>
          </w:r>
        </w:ins>
      </w:hyperlink>
      <w:ins w:id="3085" w:author="PR Preview" w:date="2026-01-01T00:00:00Z">
        <w:r>
          <w:t xml:space="preserve"> </w:t>
        </w:r>
      </w:ins>
      <w:ins w:id="3086" w:author="PR Preview" w:date="2026-01-01T00:00:00Z">
        <w:r>
          <w:t xml:space="preserve">that chooses</w:t>
        </w:r>
      </w:ins>
      <w:ins w:id="3087" w:author="PR Preview" w:date="2026-01-01T00:00:00Z">
        <w:r>
          <w:t xml:space="preserve"> </w:t>
        </w:r>
      </w:ins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ins w:id="3088" w:author="PR Preview" w:date="2026-01-01T00:00:00Z">
        <w:r>
          <w:t xml:space="preserve"> </w:t>
        </w:r>
      </w:ins>
      <w:ins w:id="3089" w:author="PR Preview" w:date="2026-01-01T00:00:00Z">
        <w:r>
          <w:t xml:space="preserve">to be the largest of</w:t>
        </w:r>
      </w:ins>
      <w:ins w:id="3090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3091" w:author="PR Preview" w:date="2026-01-01T00:00:00Z">
        <w:r>
          <w:t xml:space="preserve"> </w:t>
        </w:r>
      </w:ins>
      <w:ins w:id="3092" w:author="PR Preview" w:date="2026-01-01T00:00:00Z">
        <w:r>
          <w:t xml:space="preserve">that satisfies the</w:t>
        </w:r>
      </w:ins>
      <w:ins w:id="3093" w:author="PR Preview" w:date="2026-01-01T00:00:00Z">
        <w:r>
          <w:t xml:space="preserve"> </w:t>
        </w:r>
      </w:ins>
      <w:hyperlink w:anchor="def-armijo-condition">
        <w:ins w:id="3094" w:author="PR Preview" w:date="2026-01-01T00:00:00Z">
          <w:r>
            <w:rPr>
              <w:rStyle w:val="Hyperlink"/>
            </w:rPr>
            <w:t xml:space="preserve">Armijo condition</w:t>
          </w:r>
        </w:ins>
      </w:hyperlink>
      <w:ins w:id="3095" w:author="PR Preview" w:date="2026-01-01T00:00:00Z">
        <w:r>
          <w:t xml:space="preserve"> </w:t>
        </w:r>
      </w:ins>
      <w:ins w:id="3096" w:author="PR Preview" w:date="2026-01-01T00:00:00Z">
        <w:r>
          <w:t xml:space="preserve">with constant</w:t>
        </w:r>
      </w:ins>
      <w:ins w:id="3097" w:author="PR Preview" w:date="2026-01-01T00:00:00Z">
        <w:r>
          <w:t xml:space="preserve"> </w:t>
        </w:r>
      </w:ins>
      <m:oMath>
        <m:r>
          <m:t>c</m:t>
        </m:r>
      </m:oMath>
      <w:ins w:id="3098" w:author="PR Preview" w:date="2026-01-01T00:00:00Z">
        <w:r>
          <w:t xml:space="preserve"> </w:t>
        </w:r>
      </w:ins>
      <w:ins w:id="3099" w:author="PR Preview" w:date="2026-01-01T00:00:00Z">
        <w:r>
          <w:t xml:space="preserve">at</w:t>
        </w:r>
      </w:ins>
      <w:ins w:id="3100" w:author="PR Preview" w:date="2026-01-01T00:00:00Z">
        <w:r>
          <w:t xml:space="preserve"> </w:t>
        </w:r>
      </w:ins>
      <w:ins w:id="3101" w:author="PR Preview" w:date="2026-01-01T00:00:00Z">
        <w:r>
          <w:t xml:space="preserve">$\mathord{\smash[b]{\underset{\raise.3ex\hbox{$\scriptstyle\sim$}}{x}}\vphantom{x}}^{(t)}$</w:t>
        </w:r>
      </w:ins>
      <w:ins w:id="3102" w:author="PR Preview" w:date="2026-01-01T00:00:00Z">
        <w:r>
          <w:t xml:space="preserve">.</w:t>
        </w:r>
      </w:ins>
    </w:p>
    <w:bookmarkEnd w:id="182"/>
    <w:bookmarkStart w:id="183" w:name="exm-backtracking-line-search"/>
    <w:p>
      <w:pPr>
        <w:pStyle w:val="BodyText"/>
      </w:pPr>
      <w:ins w:id="3103" w:author="PR Preview" w:date="2026-01-01T00:00:00Z">
        <w:r>
          <w:rPr>
            <w:b/>
            <w:bCs/>
          </w:rPr>
          <w:t xml:space="preserve">Example 48 (Backtracking on a parabola)</w:t>
        </w:r>
      </w:ins>
      <w:ins w:id="3104" w:author="PR Preview" w:date="2026-01-01T00:00:00Z">
        <w:r>
          <w:t xml:space="preserve"> </w:t>
        </w:r>
      </w:ins>
      <w:ins w:id="3105" w:author="PR Preview" w:date="2026-01-01T00:00:00Z">
        <w:r>
          <w:t xml:space="preserve">For</w:t>
        </w:r>
      </w:ins>
      <w:ins w:id="310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3107" w:author="PR Preview" w:date="2026-01-01T00:00:00Z">
        <w:r>
          <w:t xml:space="preserve"> </w:t>
        </w:r>
      </w:ins>
      <w:ins w:id="3108" w:author="PR Preview" w:date="2026-01-01T00:00:00Z">
        <w:r>
          <w:t xml:space="preserve">at</w:t>
        </w:r>
      </w:ins>
      <w:ins w:id="310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</m:t>
        </m:r>
      </m:oMath>
      <w:ins w:id="3110" w:author="PR Preview" w:date="2026-01-01T00:00:00Z">
        <w:r>
          <w:t xml:space="preserve"> </w:t>
        </w:r>
      </w:ins>
      <w:ins w:id="3111" w:author="PR Preview" w:date="2026-01-01T00:00:00Z">
        <w:r>
          <w:t xml:space="preserve">with</w:t>
        </w:r>
      </w:ins>
      <w:ins w:id="3112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ins w:id="3113" w:author="PR Preview" w:date="2026-01-01T00:00:00Z">
        <w:r>
          <w:t xml:space="preserve">, the Armijo condition holds exactly when</w:t>
        </w:r>
      </w:ins>
      <w:ins w:id="3114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ins w:id="3115" w:author="PR Preview" w:date="2026-01-01T00:00:00Z">
        <w:r>
          <w:t xml:space="preserve"> </w:t>
        </w:r>
      </w:ins>
      <w:ins w:id="3116" w:author="PR Preview" w:date="2026-01-01T00:00:00Z">
        <w:r>
          <w:t xml:space="preserve">(</w:t>
        </w:r>
      </w:ins>
      <w:hyperlink w:anchor="exm-armijo-condition">
        <w:ins w:id="3117" w:author="PR Preview" w:date="2026-01-01T00:00:00Z">
          <w:r>
            <w:rPr>
              <w:rStyle w:val="Hyperlink"/>
            </w:rPr>
            <w:t xml:space="preserve">Example 47</w:t>
          </w:r>
        </w:ins>
      </w:hyperlink>
      <w:ins w:id="3118" w:author="PR Preview" w:date="2026-01-01T00:00:00Z">
        <w:r>
          <w:t xml:space="preserve">).</w:t>
        </w:r>
      </w:ins>
      <w:ins w:id="3119" w:author="PR Preview" w:date="2026-01-01T00:00:00Z">
        <w:r>
          <w:t xml:space="preserve"> </w:t>
        </w:r>
      </w:ins>
      <w:ins w:id="3120" w:author="PR Preview" w:date="2026-01-01T00:00:00Z">
        <w:r>
          <w:t xml:space="preserve">With</w:t>
        </w:r>
      </w:ins>
      <w:ins w:id="3121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ins w:id="3122" w:author="PR Preview" w:date="2026-01-01T00:00:00Z">
        <w:r>
          <w:t xml:space="preserve"> </w:t>
        </w:r>
      </w:ins>
      <w:ins w:id="3123" w:author="PR Preview" w:date="2026-01-01T00:00:00Z">
        <w:r>
          <w:t xml:space="preserve">and</w:t>
        </w:r>
      </w:ins>
      <w:ins w:id="3124" w:author="PR Preview" w:date="2026-01-01T00:00:00Z">
        <w:r>
          <w:t xml:space="preserve"> </w:t>
        </w:r>
      </w:ins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ins w:id="3125" w:author="PR Preview" w:date="2026-01-01T00:00:00Z">
        <w:r>
          <w:t xml:space="preserve">, the trial step lengths are</w:t>
        </w:r>
      </w:ins>
      <w:ins w:id="3126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3127" w:author="PR Preview" w:date="2026-01-01T00:00:00Z">
        <w:r>
          <w:t xml:space="preserve">.</w:t>
        </w:r>
      </w:ins>
      <w:ins w:id="3128" w:author="PR Preview" w:date="2026-01-01T00:00:00Z">
        <w:r>
          <w:t xml:space="preserve"> </w:t>
        </w:r>
      </w:ins>
      <w:ins w:id="3129" w:author="PR Preview" w:date="2026-01-01T00:00:00Z">
        <w:r>
          <w:t xml:space="preserve">The first,</w:t>
        </w:r>
      </w:ins>
      <w:ins w:id="3130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t>1</m:t>
        </m:r>
      </m:oMath>
      <w:ins w:id="3131" w:author="PR Preview" w:date="2026-01-01T00:00:00Z">
        <w:r>
          <w:t xml:space="preserve">, exceeds</w:t>
        </w:r>
      </w:ins>
      <w:ins w:id="3132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/</m:t>
        </m:r>
        <m:r>
          <m:t>4</m:t>
        </m:r>
      </m:oMath>
      <w:ins w:id="3133" w:author="PR Preview" w:date="2026-01-01T00:00:00Z">
        <w:r>
          <w:t xml:space="preserve"> </w:t>
        </w:r>
      </w:ins>
      <w:ins w:id="3134" w:author="PR Preview" w:date="2026-01-01T00:00:00Z">
        <w:r>
          <w:t xml:space="preserve">and is rejected.</w:t>
        </w:r>
      </w:ins>
      <w:ins w:id="3135" w:author="PR Preview" w:date="2026-01-01T00:00:00Z">
        <w:r>
          <w:t xml:space="preserve"> </w:t>
        </w:r>
      </w:ins>
      <w:ins w:id="3136" w:author="PR Preview" w:date="2026-01-01T00:00:00Z">
        <w:r>
          <w:t xml:space="preserve">The second,</w:t>
        </w:r>
      </w:ins>
      <w:ins w:id="3137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ins w:id="3138" w:author="PR Preview" w:date="2026-01-01T00:00:00Z">
        <w:r>
          <w:t xml:space="preserve">, is at most</w:t>
        </w:r>
      </w:ins>
      <w:ins w:id="3139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/</m:t>
        </m:r>
        <m:r>
          <m:t>4</m:t>
        </m:r>
      </m:oMath>
      <w:ins w:id="3140" w:author="PR Preview" w:date="2026-01-01T00:00:00Z">
        <w:r>
          <w:t xml:space="preserve"> </w:t>
        </w:r>
      </w:ins>
      <w:ins w:id="3141" w:author="PR Preview" w:date="2026-01-01T00:00:00Z">
        <w:r>
          <w:t xml:space="preserve">and is accepted.</w:t>
        </w:r>
      </w:ins>
      <w:ins w:id="3142" w:author="PR Preview" w:date="2026-01-01T00:00:00Z">
        <w:r>
          <w:t xml:space="preserve"> </w:t>
        </w:r>
      </w:ins>
      <w:ins w:id="3143" w:author="PR Preview" w:date="2026-01-01T00:00:00Z">
        <w:r>
          <w:t xml:space="preserve">So backtracking chooses</w:t>
        </w:r>
      </w:ins>
      <w:ins w:id="3144" w:author="PR Preview" w:date="2026-01-01T00:00:00Z">
        <w:r>
          <w:t xml:space="preserve"> </w:t>
        </w:r>
      </w:ins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ins w:id="3145" w:author="PR Preview" w:date="2026-01-01T00:00:00Z">
        <w:r>
          <w:t xml:space="preserve">, after two evaluations of</w:t>
        </w:r>
      </w:ins>
      <w:ins w:id="3146" w:author="PR Preview" w:date="2026-01-01T00:00:00Z">
        <w:r>
          <w:t xml:space="preserve"> </w:t>
        </w:r>
      </w:ins>
      <m:oMath>
        <m:r>
          <m:t>f</m:t>
        </m:r>
      </m:oMath>
      <w:ins w:id="3147" w:author="PR Preview" w:date="2026-01-01T00:00:00Z">
        <w:r>
          <w:t xml:space="preserve">.</w:t>
        </w:r>
      </w:ins>
    </w:p>
    <w:bookmarkEnd w:id="183"/>
    <w:bookmarkEnd w:id="184"/>
    <w:bookmarkStart w:id="18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8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8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8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8"/>
    <w:bookmarkStart w:id="226" w:name="references"/>
    <w:p>
      <w:pPr>
        <w:pStyle w:val="Heading2"/>
      </w:pPr>
      <w:r>
        <w:t xml:space="preserve">References</w:t>
      </w:r>
    </w:p>
    <w:bookmarkStart w:id="225" w:name="refs"/>
    <w:bookmarkStart w:id="189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86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89"/>
    <w:bookmarkStart w:id="191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1"/>
    <w:bookmarkStart w:id="193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https://en.wikipedia.org/wiki/Taylor%27s_theorem</w:t>
        </w:r>
      </w:hyperlink>
    </w:p>
    <w:bookmarkEnd w:id="193"/>
    <w:bookmarkStart w:id="194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4"/>
    <w:bookmarkStart w:id="196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https://en.wikipedia.org/wiki/Saddle_point</w:t>
        </w:r>
      </w:hyperlink>
    </w:p>
    <w:bookmarkEnd w:id="196"/>
    <w:bookmarkStart w:id="198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https://en.wikipedia.org/wiki/Convex_set</w:t>
        </w:r>
      </w:hyperlink>
    </w:p>
    <w:bookmarkEnd w:id="198"/>
    <w:bookmarkStart w:id="200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https://en.wikipedia.org/wiki/Epigraph_(mathematics)</w:t>
        </w:r>
      </w:hyperlink>
    </w:p>
    <w:bookmarkEnd w:id="200"/>
    <w:bookmarkStart w:id="202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https://en.wikipedia.org/wiki/Tangent_space</w:t>
        </w:r>
      </w:hyperlink>
    </w:p>
    <w:bookmarkEnd w:id="202"/>
    <w:bookmarkStart w:id="204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https://en.wikipedia.org/wiki/Feasible_region</w:t>
        </w:r>
      </w:hyperlink>
    </w:p>
    <w:bookmarkEnd w:id="204"/>
    <w:bookmarkStart w:id="206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https://en.wikipedia.org/wiki/Mathematical_optimization</w:t>
        </w:r>
      </w:hyperlink>
    </w:p>
    <w:bookmarkEnd w:id="206"/>
    <w:bookmarkStart w:id="208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https://en.wikipedia.org/wiki/Lagrange_multiplier</w:t>
        </w:r>
      </w:hyperlink>
    </w:p>
    <w:bookmarkEnd w:id="208"/>
    <w:bookmarkStart w:id="210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https://en.wikipedia.org/wiki/Iterative_method</w:t>
        </w:r>
      </w:hyperlink>
    </w:p>
    <w:bookmarkEnd w:id="210"/>
    <w:bookmarkStart w:id="212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https://en.wikipedia.org/wiki/Newton%27s_method_in_optimization</w:t>
        </w:r>
      </w:hyperlink>
    </w:p>
    <w:bookmarkEnd w:id="212"/>
    <w:bookmarkStart w:id="214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https://en.wikipedia.org/wiki/Rate_of_convergence</w:t>
        </w:r>
      </w:hyperlink>
    </w:p>
    <w:bookmarkEnd w:id="214"/>
    <w:bookmarkStart w:id="216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https://en.wikipedia.org/wiki/Gradient_descent</w:t>
        </w:r>
      </w:hyperlink>
    </w:p>
    <w:bookmarkEnd w:id="216"/>
    <w:bookmarkStart w:id="218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https://en.wikipedia.org/wiki/Line_search</w:t>
        </w:r>
      </w:hyperlink>
    </w:p>
    <w:bookmarkEnd w:id="218"/>
    <w:bookmarkStart w:id="220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https://en.wikipedia.org/wiki/Backtracking_line_search</w:t>
        </w:r>
      </w:hyperlink>
    </w:p>
    <w:bookmarkEnd w:id="220"/>
    <w:bookmarkStart w:id="222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1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2"/>
    <w:bookmarkStart w:id="224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3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4"/>
    <w:bookmarkEnd w:id="225"/>
    <w:bookmarkEnd w:id="2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0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9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223" Type="http://schemas.openxmlformats.org/officeDocument/2006/relationships/hyperlink" Target="https://doi.org/10.1007/978-0-387-40065-5" TargetMode="External"/><Relationship Id="rId221" Type="http://schemas.openxmlformats.org/officeDocument/2006/relationships/hyperlink" Target="https://doi.org/10.1017/CBO9780511804441" TargetMode="External"/><Relationship Id="rId219" Type="http://schemas.openxmlformats.org/officeDocument/2006/relationships/hyperlink" Target="https://en.wikipedia.org/wiki/Backtracking_line_search" TargetMode="External"/><Relationship Id="rId197" Type="http://schemas.openxmlformats.org/officeDocument/2006/relationships/hyperlink" Target="https://en.wikipedia.org/wiki/Convex_set" TargetMode="External"/><Relationship Id="rId199" Type="http://schemas.openxmlformats.org/officeDocument/2006/relationships/hyperlink" Target="https://en.wikipedia.org/wiki/Epigraph_(mathematics)" TargetMode="External"/><Relationship Id="rId203" Type="http://schemas.openxmlformats.org/officeDocument/2006/relationships/hyperlink" Target="https://en.wikipedia.org/wiki/Feasible_region" TargetMode="External"/><Relationship Id="rId190" Type="http://schemas.openxmlformats.org/officeDocument/2006/relationships/hyperlink" Target="https://en.wikipedia.org/wiki/Fermat%27s_theorem_(stationary_points)" TargetMode="External"/><Relationship Id="rId215" Type="http://schemas.openxmlformats.org/officeDocument/2006/relationships/hyperlink" Target="https://en.wikipedia.org/wiki/Gradient_descent" TargetMode="External"/><Relationship Id="rId209" Type="http://schemas.openxmlformats.org/officeDocument/2006/relationships/hyperlink" Target="https://en.wikipedia.org/wiki/Iterative_method" TargetMode="External"/><Relationship Id="rId207" Type="http://schemas.openxmlformats.org/officeDocument/2006/relationships/hyperlink" Target="https://en.wikipedia.org/wiki/Lagrange_multiplier" TargetMode="External"/><Relationship Id="rId217" Type="http://schemas.openxmlformats.org/officeDocument/2006/relationships/hyperlink" Target="https://en.wikipedia.org/wiki/Line_search" TargetMode="External"/><Relationship Id="rId205" Type="http://schemas.openxmlformats.org/officeDocument/2006/relationships/hyperlink" Target="https://en.wikipedia.org/wiki/Mathematical_optimization" TargetMode="External"/><Relationship Id="rId211" Type="http://schemas.openxmlformats.org/officeDocument/2006/relationships/hyperlink" Target="https://en.wikipedia.org/wiki/Newton%27s_method_in_optimization" TargetMode="External"/><Relationship Id="rId213" Type="http://schemas.openxmlformats.org/officeDocument/2006/relationships/hyperlink" Target="https://en.wikipedia.org/wiki/Rate_of_convergence" TargetMode="External"/><Relationship Id="rId195" Type="http://schemas.openxmlformats.org/officeDocument/2006/relationships/hyperlink" Target="https://en.wikipedia.org/wiki/Saddle_point" TargetMode="External"/><Relationship Id="rId201" Type="http://schemas.openxmlformats.org/officeDocument/2006/relationships/hyperlink" Target="https://en.wikipedia.org/wiki/Tangent_space" TargetMode="External"/><Relationship Id="rId192" Type="http://schemas.openxmlformats.org/officeDocument/2006/relationships/hyperlink" Target="https://en.wikipedia.org/wiki/Taylor%27s_theorem" TargetMode="External"/><Relationship Id="rId18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86" Type="http://schemas.openxmlformats.org/officeDocument/2006/relationships/hyperlink" Target="https://ucla-biostat-216.github.io/2024fall/slides/13-optim/13-optim.html" TargetMode="External"/><Relationship Id="rId187" Type="http://schemas.openxmlformats.org/officeDocument/2006/relationships/hyperlink" Target="https://www.youtube.com/playlist?list=PLZHQObOWTQDNU6R1_67000Dx_ZCJB-3pi" TargetMode="External"/><Relationship Id="rId136" Type="http://schemas.openxmlformats.org/officeDocument/2006/relationships/hyperlink" Target="linear-algebra-diagonalization.html#thm-invertible-rank" TargetMode="External"/><Relationship Id="rId133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4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2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0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8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6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27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3" Type="http://schemas.openxmlformats.org/officeDocument/2006/relationships/hyperlink" Target="vector-calculus.qmd#def-direction" TargetMode="External"/><Relationship Id="rId138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Relationship Id="rId10" Type="http://schemas.openxmlformats.org/officeDocument/2006/relationships/hyperlink" Target="functions.qmd#def-function" TargetMode="External"/><Relationship Id="rId11" Type="http://schemas.openxmlformats.org/officeDocument/2006/relationships/hyperlink" Target="functions.qmd#def-value" TargetMode="External"/></Relationships>
</file>

<file path=word/_rels/footnotes.xml.rels><?xml version='1.0' encoding='UTF-8' standalone='yes'?>
<Relationships xmlns="http://schemas.openxmlformats.org/package/2006/relationships"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0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9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223" Type="http://schemas.openxmlformats.org/officeDocument/2006/relationships/hyperlink" Target="https://doi.org/10.1007/978-0-387-40065-5" TargetMode="External"/><Relationship Id="rId221" Type="http://schemas.openxmlformats.org/officeDocument/2006/relationships/hyperlink" Target="https://doi.org/10.1017/CBO9780511804441" TargetMode="External"/><Relationship Id="rId219" Type="http://schemas.openxmlformats.org/officeDocument/2006/relationships/hyperlink" Target="https://en.wikipedia.org/wiki/Backtracking_line_search" TargetMode="External"/><Relationship Id="rId197" Type="http://schemas.openxmlformats.org/officeDocument/2006/relationships/hyperlink" Target="https://en.wikipedia.org/wiki/Convex_set" TargetMode="External"/><Relationship Id="rId199" Type="http://schemas.openxmlformats.org/officeDocument/2006/relationships/hyperlink" Target="https://en.wikipedia.org/wiki/Epigraph_(mathematics)" TargetMode="External"/><Relationship Id="rId203" Type="http://schemas.openxmlformats.org/officeDocument/2006/relationships/hyperlink" Target="https://en.wikipedia.org/wiki/Feasible_region" TargetMode="External"/><Relationship Id="rId190" Type="http://schemas.openxmlformats.org/officeDocument/2006/relationships/hyperlink" Target="https://en.wikipedia.org/wiki/Fermat%27s_theorem_(stationary_points)" TargetMode="External"/><Relationship Id="rId215" Type="http://schemas.openxmlformats.org/officeDocument/2006/relationships/hyperlink" Target="https://en.wikipedia.org/wiki/Gradient_descent" TargetMode="External"/><Relationship Id="rId209" Type="http://schemas.openxmlformats.org/officeDocument/2006/relationships/hyperlink" Target="https://en.wikipedia.org/wiki/Iterative_method" TargetMode="External"/><Relationship Id="rId207" Type="http://schemas.openxmlformats.org/officeDocument/2006/relationships/hyperlink" Target="https://en.wikipedia.org/wiki/Lagrange_multiplier" TargetMode="External"/><Relationship Id="rId217" Type="http://schemas.openxmlformats.org/officeDocument/2006/relationships/hyperlink" Target="https://en.wikipedia.org/wiki/Line_search" TargetMode="External"/><Relationship Id="rId205" Type="http://schemas.openxmlformats.org/officeDocument/2006/relationships/hyperlink" Target="https://en.wikipedia.org/wiki/Mathematical_optimization" TargetMode="External"/><Relationship Id="rId211" Type="http://schemas.openxmlformats.org/officeDocument/2006/relationships/hyperlink" Target="https://en.wikipedia.org/wiki/Newton%27s_method_in_optimization" TargetMode="External"/><Relationship Id="rId213" Type="http://schemas.openxmlformats.org/officeDocument/2006/relationships/hyperlink" Target="https://en.wikipedia.org/wiki/Rate_of_convergence" TargetMode="External"/><Relationship Id="rId195" Type="http://schemas.openxmlformats.org/officeDocument/2006/relationships/hyperlink" Target="https://en.wikipedia.org/wiki/Saddle_point" TargetMode="External"/><Relationship Id="rId201" Type="http://schemas.openxmlformats.org/officeDocument/2006/relationships/hyperlink" Target="https://en.wikipedia.org/wiki/Tangent_space" TargetMode="External"/><Relationship Id="rId192" Type="http://schemas.openxmlformats.org/officeDocument/2006/relationships/hyperlink" Target="https://en.wikipedia.org/wiki/Taylor%27s_theorem" TargetMode="External"/><Relationship Id="rId18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86" Type="http://schemas.openxmlformats.org/officeDocument/2006/relationships/hyperlink" Target="https://ucla-biostat-216.github.io/2024fall/slides/13-optim/13-optim.html" TargetMode="External"/><Relationship Id="rId187" Type="http://schemas.openxmlformats.org/officeDocument/2006/relationships/hyperlink" Target="https://www.youtube.com/playlist?list=PLZHQObOWTQDNU6R1_67000Dx_ZCJB-3pi" TargetMode="External"/><Relationship Id="rId136" Type="http://schemas.openxmlformats.org/officeDocument/2006/relationships/hyperlink" Target="linear-algebra-diagonalization.html#thm-invertible-rank" TargetMode="External"/><Relationship Id="rId133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4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2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0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8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6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27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3" Type="http://schemas.openxmlformats.org/officeDocument/2006/relationships/hyperlink" Target="vector-calculus.qmd#def-direction" TargetMode="External"/><Relationship Id="rId138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2026-10-19T18:11:39Z</dcterms:created>
  <dcterms:modified xsi:type="dcterms:W3CDTF">2026-10-19T18:11:39Z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