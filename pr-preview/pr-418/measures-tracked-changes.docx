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 definitions on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hyperlink r:id="rId11">
        <w:del w:id="21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One kind of measure, the probability measure (</w:delText>
        </w:r>
      </w:del>
      <w:hyperlink w:anchor="def-probability-measure">
        <w:del w:id="2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starting point of the Morrison Lab’s probability notes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</w:delText>
        </w:r>
      </w:del>
      <w:hyperlink r:id="rId12">
        <w:del w:id="32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33" w:author="PR Preview" w:date="2026-01-01T00:00:00Z">
        <w:r>
          <w:delText xml:space="preserve">).</w:delText>
        </w:r>
      </w:del>
    </w:p>
    <w:p>
      <w:pPr>
        <w:pStyle w:val="Date"/>
      </w:pPr>
      <w:ins w:id="34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</w:t>
        </w:r>
      </w:ins>
      <w:ins w:id="36" w:author="PR Preview" w:date="2026-01-01T00:00:00Z">
        <w:r>
          <w:t xml:space="preserve">. </w:t>
        </w:r>
      </w:ins>
      <w:ins w:id="37" w:author="PR Preview" w:date="2026-01-01T00:00:00Z">
        <w:r>
          <w:t xml:space="preserve">A measure assigns a size to each set in a</w:t>
        </w:r>
      </w:ins>
      <w:ins w:id="38" w:author="PR Preview" w:date="2026-01-01T00:00:00Z">
        <w:r>
          <w:t xml:space="preserve"> </w:t>
        </w:r>
      </w:ins>
      <w:hyperlink r:id="rId9">
        <w:ins w:id="39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40" w:author="PR Preview" w:date="2026-01-01T00:00:00Z">
        <w:r>
          <w:t xml:space="preserve">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how many elements it has, how long it is, or how likely it is.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This page builds measures from</w:t>
        </w:r>
      </w:ins>
      <w:ins w:id="45" w:author="PR Preview" w:date="2026-01-01T00:00:00Z">
        <w:r>
          <w:t xml:space="preserve"> </w:t>
        </w:r>
      </w:ins>
      <m:oMath>
        <m:r>
          <m:t>σ</m:t>
        </m:r>
      </m:oMath>
      <w:ins w:id="46" w:author="PR Preview" w:date="2026-01-01T00:00:00Z">
        <w:r>
          <w:t xml:space="preserve">-algebras and additivity,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using the definitions on the</w:t>
        </w:r>
      </w:ins>
      <w:ins w:id="49" w:author="PR Preview" w:date="2026-01-01T00:00:00Z">
        <w:r>
          <w:t xml:space="preserve"> </w:t>
        </w:r>
      </w:ins>
      <w:hyperlink r:id="rId10">
        <w:ins w:id="50" w:author="PR Preview" w:date="2026-01-01T00:00:00Z">
          <w:r>
            <w:rPr>
              <w:rStyle w:val="Hyperlink"/>
            </w:rPr>
            <w:t xml:space="preserve">Sets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hyperlink r:id="rId11">
        <w:ins w:id="54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pages.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One kind of measure, the probability measure (</w:t>
        </w:r>
      </w:ins>
      <w:hyperlink w:anchor="def-probability-measure">
        <w:ins w:id="5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0" w:author="PR Preview" w:date="2026-01-01T00:00:00Z">
        <w:r>
          <w:t xml:space="preserve">),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 starting point of the Morrison Lab’s probability notes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66" w:author="PR Preview" w:date="2026-01-01T00:00:00Z">
        <w:r>
          <w:t xml:space="preserve">).</w:t>
        </w:r>
      </w:ins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1 (</w:delText>
        </w:r>
      </w:del>
      <m:oMath>
        <m:r>
          <m:t>σ</m:t>
        </m:r>
      </m:oMath>
      <w:del w:id="68" w:author="PR Preview" w:date="2026-01-01T00:00:00Z">
        <w:r>
          <w:rPr>
            <w:b/>
            <w:bCs/>
          </w:rPr>
          <w:delText xml:space="preserve">-algebra (</w:delText>
        </w:r>
      </w:del>
      <m:oMath>
        <m:r>
          <m:t>σ</m:t>
        </m:r>
      </m:oMath>
      <w:del w:id="69" w:author="PR Preview" w:date="2026-01-01T00:00:00Z">
        <w:r>
          <w:rPr>
            <w:b/>
            <w:bCs/>
          </w:rPr>
          <w:delText xml:space="preserve">-field, Borel field))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</w:delText>
        </w:r>
      </w:del>
      <w:del w:id="72" w:author="PR Preview" w:date="2026-01-01T00:00:00Z">
        <w:r>
          <w:delText xml:space="preserve"> </w:delText>
        </w:r>
      </w:del>
      <m:oMath>
        <m:r>
          <m:t>σ</m:t>
        </m:r>
      </m:oMath>
      <w:del w:id="73" w:author="PR Preview" w:date="2026-01-01T00:00:00Z">
        <w:r>
          <w:rPr>
            <w:b/>
            <w:bCs/>
          </w:rPr>
          <w:delText xml:space="preserve">-algebra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[1]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m:oMath>
        <m:r>
          <m:t>σ</m:t>
        </m:r>
      </m:oMath>
      <w:del w:id="79" w:author="PR Preview" w:date="2026-01-01T00:00:00Z">
        <w:r>
          <w:rPr>
            <w:b/>
            <w:bCs/>
          </w:rPr>
          <w:delText xml:space="preserve">-field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[2]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or a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Borel field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[3], Definition 1.2.1</w:delText>
        </w:r>
      </w:del>
      <w:del w:id="88" w:author="PR Preview" w:date="2026-01-01T00:00:00Z">
        <w:r>
          <w:delText xml:space="preserve">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 a set</w:delText>
        </w:r>
      </w:del>
      <w:del w:id="91" w:author="PR Preview" w:date="2026-01-01T00:00:00Z">
        <w:r>
          <w:delText xml:space="preserve"> </w:delText>
        </w:r>
      </w:del>
      <m:oMath>
        <m:r>
          <m:t>S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</w:delText>
        </w:r>
      </w:del>
      <w:del w:id="94" w:author="PR Preview" w:date="2026-01-01T00:00:00Z">
        <w:r>
          <w:delText xml:space="preserve"> </w:delText>
        </w:r>
      </w:del>
      <w:hyperlink r:id="rId9">
        <w:del w:id="95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</w:delText>
        </w:r>
      </w:del>
      <w:del w:id="99" w:author="PR Preview" w:date="2026-01-01T00:00:00Z">
        <w:r>
          <w:delText xml:space="preserve"> </w:delText>
        </w:r>
      </w:del>
      <w:hyperlink r:id="rId13">
        <w:del w:id="100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S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1 (</w:t>
        </w:r>
      </w:ins>
      <m:oMath>
        <m:r>
          <m:t>σ</m:t>
        </m:r>
      </m:oMath>
      <w:ins w:id="107" w:author="PR Preview" w:date="2026-01-01T00:00:00Z">
        <w:r>
          <w:rPr>
            <w:b/>
            <w:bCs/>
          </w:rPr>
          <w:t xml:space="preserve">-algebra)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</w:t>
        </w:r>
      </w:ins>
      <w:ins w:id="110" w:author="PR Preview" w:date="2026-01-01T00:00:00Z">
        <w:r>
          <w:t xml:space="preserve"> </w:t>
        </w:r>
      </w:ins>
      <m:oMath>
        <m:r>
          <m:t>σ</m:t>
        </m:r>
      </m:oMath>
      <w:ins w:id="111" w:author="PR Preview" w:date="2026-01-01T00:00:00Z">
        <w:r>
          <w:rPr>
            <w:b/>
            <w:bCs/>
          </w:rPr>
          <w:t xml:space="preserve">-algebra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[1]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on a set</w:t>
        </w:r>
      </w:ins>
      <w:ins w:id="116" w:author="PR Preview" w:date="2026-01-01T00:00:00Z">
        <w:r>
          <w:t xml:space="preserve"> </w:t>
        </w:r>
      </w:ins>
      <m:oMath>
        <m:r>
          <m:t>S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</w:t>
        </w:r>
      </w:ins>
      <w:ins w:id="119" w:author="PR Preview" w:date="2026-01-01T00:00:00Z">
        <w:r>
          <w:t xml:space="preserve"> </w:t>
        </w:r>
      </w:ins>
      <w:hyperlink r:id="rId9">
        <w:ins w:id="120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1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</w:t>
        </w:r>
      </w:ins>
      <w:ins w:id="124" w:author="PR Preview" w:date="2026-01-01T00:00:00Z">
        <w:r>
          <w:t xml:space="preserve"> </w:t>
        </w:r>
      </w:ins>
      <w:hyperlink r:id="rId13">
        <w:ins w:id="125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r>
          <m:t>S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1</w:delText>
        </w:r>
      </w:del>
      <w:del w:id="132" w:author="PR Preview" w:date="2026-01-01T00:00:00Z">
        <w:r>
          <w:delText xml:space="preserve"> (</w:delText>
        </w:r>
      </w:del>
      <w:del w:id="133" w:author="PR Preview" w:date="2026-01-01T00:00:00Z">
        <w:r>
          <w:delText xml:space="preserve">“Borel”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in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“Borel field”</w:delText>
        </w:r>
      </w:del>
      <w:del w:id="138" w:author="PR Preview" w:date="2026-01-01T00:00:00Z">
        <w:r>
          <w:delText xml:space="preserve">).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“Borel”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in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“Borel field”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a different use of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“Borel”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from the</w:delText>
        </w:r>
      </w:del>
      <w:del w:id="152" w:author="PR Preview" w:date="2026-01-01T00:00:00Z">
        <w:r>
          <w:delText xml:space="preserve"> </w:delText>
        </w:r>
      </w:del>
      <w:hyperlink w:anchor="def-borel-sigma-algebra">
        <w:del w:id="153" w:author="PR Preview" w:date="2026-01-01T00:00:00Z">
          <w:r>
            <w:rPr>
              <w:rStyle w:val="Hyperlink"/>
            </w:rPr>
            <w:delText xml:space="preserve">Borel</w:delText>
          </w:r>
        </w:del>
        <w:del w:id="15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5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on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which is one particular</w:delText>
        </w:r>
      </w:del>
      <w:del w:id="162" w:author="PR Preview" w:date="2026-01-01T00:00:00Z">
        <w:r>
          <w:delText xml:space="preserve"> </w:delText>
        </w:r>
      </w:del>
      <m:oMath>
        <m:r>
          <m:t>σ</m:t>
        </m:r>
      </m:oMath>
      <w:del w:id="163" w:author="PR Preview" w:date="2026-01-01T00:00:00Z">
        <w:r>
          <w:delText xml:space="preserve">-algebra.</w:delText>
        </w:r>
      </w:del>
    </w:p>
    <w:p>
      <w:pPr>
        <w:pStyle w:val="FirstParagraph"/>
      </w:pPr>
      <w:ins w:id="164" w:author="PR Preview" w:date="2026-01-01T00:00:00Z">
        <w:r>
          <w:rPr>
            <w:i/>
            <w:iCs/>
          </w:rPr>
          <w:t xml:space="preserve">Remark 1</w:t>
        </w:r>
      </w:ins>
      <w:ins w:id="165" w:author="PR Preview" w:date="2026-01-01T00:00:00Z">
        <w:r>
          <w:t xml:space="preserve"> (</w:t>
        </w:r>
      </w:ins>
      <m:oMath>
        <m:r>
          <m:t>σ</m:t>
        </m:r>
      </m:oMath>
      <w:ins w:id="166" w:author="PR Preview" w:date="2026-01-01T00:00:00Z">
        <w:r>
          <w:t xml:space="preserve">-field). </w:t>
        </w:r>
      </w:ins>
      <w:ins w:id="167" w:author="PR Preview" w:date="2026-01-01T00:00:00Z">
        <w:r>
          <w:t xml:space="preserve">Other sources call a</w:t>
        </w:r>
      </w:ins>
      <w:ins w:id="168" w:author="PR Preview" w:date="2026-01-01T00:00:00Z">
        <w:r>
          <w:t xml:space="preserve"> </w:t>
        </w:r>
      </w:ins>
      <m:oMath>
        <m:r>
          <m:t>σ</m:t>
        </m:r>
      </m:oMath>
      <w:ins w:id="169" w:author="PR Preview" w:date="2026-01-01T00:00:00Z">
        <w:r>
          <w:t xml:space="preserve">-algebra a</w:t>
        </w:r>
      </w:ins>
      <w:ins w:id="170" w:author="PR Preview" w:date="2026-01-01T00:00:00Z">
        <w:r>
          <w:t xml:space="preserve"> </w:t>
        </w:r>
      </w:ins>
      <m:oMath>
        <m:r>
          <m:t>σ</m:t>
        </m:r>
      </m:oMath>
      <w:ins w:id="171" w:author="PR Preview" w:date="2026-01-01T00:00:00Z">
        <w:r>
          <w:rPr>
            <w:b/>
            <w:bCs/>
          </w:rPr>
          <w:t xml:space="preserve">-field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[2]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or a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Borel field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[3], Def. 1.2.1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[1]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names mean the same thing.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“Borel”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“Borel field”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a different use of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“Borel”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from the</w:t>
        </w:r>
      </w:ins>
      <w:ins w:id="199" w:author="PR Preview" w:date="2026-01-01T00:00:00Z">
        <w:r>
          <w:t xml:space="preserve"> </w:t>
        </w:r>
      </w:ins>
      <w:hyperlink w:anchor="def-borel-sigma-algebra">
        <w:ins w:id="200" w:author="PR Preview" w:date="2026-01-01T00:00:00Z">
          <w:r>
            <w:rPr>
              <w:rStyle w:val="Hyperlink"/>
            </w:rPr>
            <w:t xml:space="preserve">Borel</w:t>
          </w:r>
        </w:ins>
        <w:ins w:id="20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0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on</w:t>
        </w:r>
      </w:ins>
      <w:ins w:id="2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which is one particular</w:t>
        </w:r>
      </w:ins>
      <w:ins w:id="209" w:author="PR Preview" w:date="2026-01-01T00:00:00Z">
        <w:r>
          <w:t xml:space="preserve"> </w:t>
        </w:r>
      </w:ins>
      <m:oMath>
        <m:r>
          <m:t>σ</m:t>
        </m:r>
      </m:oMath>
      <w:ins w:id="210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del w:id="211" w:author="PR Preview" w:date="2026-01-01T00:00:00Z">
        <w:r>
          <w:rPr>
            <w:b/>
            <w:bCs/>
          </w:rPr>
          <w:delText xml:space="preserve">Example 3 (A</w:delText>
        </w:r>
      </w:del>
      <w:del w:id="212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13" w:author="PR Preview" w:date="2026-01-01T00:00:00Z">
        <w:r>
          <w:rPr>
            <w:b/>
            <w:bCs/>
          </w:rPr>
          <w:delText xml:space="preserve">-algebra is closed under complements and countable unions)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</w:delText>
        </w:r>
      </w:del>
      <w:del w:id="21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21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on a</w:delText>
        </w:r>
      </w:del>
      <w:del w:id="221" w:author="PR Preview" w:date="2026-01-01T00:00:00Z">
        <w:r>
          <w:delText xml:space="preserve"> </w:delText>
        </w:r>
      </w:del>
      <w:hyperlink r:id="rId16">
        <w:del w:id="22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223" w:author="PR Preview" w:date="2026-01-01T00:00:00Z">
        <w:r>
          <w:delText xml:space="preserve"> </w:delText>
        </w:r>
      </w:del>
      <m:oMath>
        <m:r>
          <m:t>S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</w:delText>
        </w:r>
      </w:del>
      <w:del w:id="226" w:author="PR Preview" w:date="2026-01-01T00:00:00Z">
        <w:r>
          <w:delText xml:space="preserve"> </w:delText>
        </w:r>
      </w:del>
      <w:hyperlink r:id="rId17">
        <w:del w:id="227" w:author="PR Preview" w:date="2026-01-01T00:00:00Z">
          <w:r>
            <w:rPr>
              <w:rStyle w:val="Hyperlink"/>
            </w:rPr>
            <w:delText xml:space="preserve">closed under</w:delText>
          </w:r>
        </w:del>
      </w:hyperlink>
      <w:del w:id="228" w:author="PR Preview" w:date="2026-01-01T00:00:00Z">
        <w:r>
          <w:delText xml:space="preserve"> </w:delText>
        </w:r>
      </w:del>
      <w:hyperlink r:id="rId14">
        <w:del w:id="229" w:author="PR Preview" w:date="2026-01-01T00:00:00Z">
          <w:r>
            <w:rPr>
              <w:rStyle w:val="Hyperlink"/>
            </w:rPr>
            <w:delText xml:space="preserve">complements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in</w:delText>
        </w:r>
      </w:del>
      <w:del w:id="232" w:author="PR Preview" w:date="2026-01-01T00:00:00Z">
        <w:r>
          <w:delText xml:space="preserve"> </w:delText>
        </w:r>
      </w:del>
      <m:oMath>
        <m:r>
          <m:t>S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 under</w:delText>
        </w:r>
      </w:del>
      <w:del w:id="235" w:author="PR Preview" w:date="2026-01-01T00:00:00Z">
        <w:r>
          <w:delText xml:space="preserve"> </w:delText>
        </w:r>
      </w:del>
      <w:hyperlink r:id="rId19">
        <w:del w:id="236" w:author="PR Preview" w:date="2026-01-01T00:00:00Z">
          <w:r>
            <w:rPr>
              <w:rStyle w:val="Hyperlink"/>
            </w:rPr>
            <w:delText xml:space="preserve">unions</w:delText>
          </w:r>
        </w:del>
      </w:hyperlink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of</w:delText>
        </w:r>
      </w:del>
      <w:del w:id="239" w:author="PR Preview" w:date="2026-01-01T00:00:00Z">
        <w:r>
          <w:delText xml:space="preserve"> </w:delText>
        </w:r>
      </w:del>
      <w:hyperlink r:id="rId15">
        <w:del w:id="240" w:author="PR Preview" w:date="2026-01-01T00:00:00Z">
          <w:r>
            <w:rPr>
              <w:rStyle w:val="Hyperlink"/>
            </w:rPr>
            <w:delText xml:space="preserve">sequences</w:delText>
          </w:r>
        </w:del>
      </w:hyperlink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of its</w:delText>
        </w:r>
      </w:del>
      <w:del w:id="243" w:author="PR Preview" w:date="2026-01-01T00:00:00Z">
        <w:r>
          <w:delText xml:space="preserve"> </w:delText>
        </w:r>
      </w:del>
      <w:hyperlink r:id="rId16">
        <w:del w:id="244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245" w:author="PR Preview" w:date="2026-01-01T00:00:00Z">
        <w:r>
          <w:delText xml:space="preserve">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because</w:delText>
        </w:r>
      </w:del>
      <w:del w:id="248" w:author="PR Preview" w:date="2026-01-01T00:00:00Z">
        <w:r>
          <w:delText xml:space="preserve"> </w:delText>
        </w:r>
      </w:del>
      <w:hyperlink w:anchor="def-sigma-algebra">
        <w:del w:id="2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requires both.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</w:delText>
        </w:r>
      </w:del>
      <w:del w:id="254" w:author="PR Preview" w:date="2026-01-01T00:00:00Z">
        <w:r>
          <w:delText xml:space="preserve"> </w:delText>
        </w:r>
      </w:del>
      <w:hyperlink r:id="rId9">
        <w:del w:id="255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in</w:delText>
        </w:r>
      </w:del>
      <w:del w:id="258" w:author="PR Preview" w:date="2026-01-01T00:00:00Z">
        <w:r>
          <w:delText xml:space="preserve"> </w:delText>
        </w:r>
      </w:del>
      <w:hyperlink w:anchor="exm-not-sigma-algebra">
        <w:del w:id="25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is not closed under complements.</w:delText>
        </w:r>
      </w:del>
    </w:p>
    <w:p>
      <w:pPr>
        <w:pStyle w:val="BodyText"/>
      </w:pPr>
      <w:ins w:id="262" w:author="PR Preview" w:date="2026-01-01T00:00:00Z">
        <w:r>
          <w:rPr>
            <w:b/>
            <w:bCs/>
          </w:rPr>
          <w:t xml:space="preserve">Definition 2 (Closed under an operation (closure))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 set</w:t>
        </w:r>
      </w:ins>
      <w:ins w:id="265" w:author="PR Preview" w:date="2026-01-01T00:00:00Z">
        <w:r>
          <w:t xml:space="preserve"> </w:t>
        </w:r>
      </w:ins>
      <m:oMath>
        <m:r>
          <m:t>A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rPr>
            <w:b/>
            <w:bCs/>
          </w:rPr>
          <w:t xml:space="preserve">closed under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[4]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 operation,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such as addition of numbers or union of sets,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if applying the operation to elements of</w:t>
        </w:r>
      </w:ins>
      <w:ins w:id="278" w:author="PR Preview" w:date="2026-01-01T00:00:00Z">
        <w:r>
          <w:t xml:space="preserve"> </w:t>
        </w:r>
      </w:ins>
      <m:oMath>
        <m:r>
          <m:t>A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always gives an element of</w:t>
        </w:r>
      </w:ins>
      <w:ins w:id="281" w:author="PR Preview" w:date="2026-01-01T00:00:00Z">
        <w:r>
          <w:t xml:space="preserve"> </w:t>
        </w:r>
      </w:ins>
      <m:oMath>
        <m:r>
          <m:t>A</m:t>
        </m:r>
      </m:oMath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This property is called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rPr>
            <w:b/>
            <w:bCs/>
          </w:rPr>
          <w:t xml:space="preserve">closure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under the operation.</w:t>
        </w:r>
      </w:ins>
    </w:p>
    <w:bookmarkEnd w:id="21"/>
    <w:bookmarkStart w:id="23" w:name="exm-closed-under"/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Example 3 (Closed and not closed)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w:ins w:id="292" w:author="PR Preview" w:date="2026-01-01T00:00:00Z">
        <w:r>
          <w:t xml:space="preserve">The</w:t>
        </w:r>
      </w:ins>
      <w:ins w:id="293" w:author="PR Preview" w:date="2026-01-01T00:00:00Z">
        <w:r>
          <w:t xml:space="preserve"> </w:t>
        </w:r>
      </w:ins>
      <w:hyperlink r:id="rId22">
        <w:ins w:id="294" w:author="PR Preview" w:date="2026-01-01T00:00:00Z">
          <w:r>
            <w:rPr>
              <w:rStyle w:val="Hyperlink"/>
            </w:rPr>
            <w:t xml:space="preserve">even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integers are closed under addition: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for example,</w:t>
        </w:r>
      </w:ins>
      <w:ins w:id="29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even, and</w:t>
        </w:r>
      </w:ins>
      <w:ins w:id="302" w:author="PR Preview" w:date="2026-01-01T00:00:00Z">
        <w:r>
          <w:t xml:space="preserve"> </w:t>
        </w:r>
      </w:ins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even for all integers</w:t>
        </w:r>
      </w:ins>
      <w:ins w:id="305" w:author="PR Preview" w:date="2026-01-01T00:00:00Z">
        <w:r>
          <w:t xml:space="preserve"> </w:t>
        </w:r>
      </w:ins>
      <m:oMath>
        <m:r>
          <m:t>m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</w:t>
        </w:r>
      </w:ins>
      <w:ins w:id="308" w:author="PR Preview" w:date="2026-01-01T00:00:00Z">
        <w:r>
          <w:t xml:space="preserve"> </w:t>
        </w:r>
      </w:ins>
      <m:oMath>
        <m:r>
          <m:t>n</m:t>
        </m:r>
      </m:oMath>
      <w:ins w:id="30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310" w:author="PR Preview" w:date="2026-01-01T00:00:00Z">
        <w:r>
          <w:t xml:space="preserve">The odd integers are not closed under addition:</w:t>
        </w:r>
      </w:ins>
      <w:ins w:id="311" w:author="PR Preview" w:date="2026-01-01T00:00:00Z">
        <w:r>
          <w:t xml:space="preserve"> </w:t>
        </w:r>
      </w:ins>
      <m:oMath>
        <m:r>
          <m:t>1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</w:t>
        </w:r>
      </w:ins>
      <w:ins w:id="314" w:author="PR Preview" w:date="2026-01-01T00:00:00Z">
        <w:r>
          <w:t xml:space="preserve"> </w:t>
        </w:r>
      </w:ins>
      <m:oMath>
        <m:r>
          <m:t>3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are odd, but</w:t>
        </w:r>
      </w:ins>
      <w:ins w:id="31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02"/>
        </w:numPr>
      </w:pPr>
      <w:ins w:id="320" w:author="PR Preview" w:date="2026-01-01T00:00:00Z">
        <w:r>
          <w:t xml:space="preserve">A</w:t>
        </w:r>
      </w:ins>
      <w:ins w:id="321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32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on a set</w:t>
        </w:r>
      </w:ins>
      <w:ins w:id="326" w:author="PR Preview" w:date="2026-01-01T00:00:00Z">
        <w:r>
          <w:t xml:space="preserve"> </w:t>
        </w:r>
      </w:ins>
      <m:oMath>
        <m:r>
          <m:t>S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closed under complements in</w:t>
        </w:r>
      </w:ins>
      <w:ins w:id="329" w:author="PR Preview" w:date="2026-01-01T00:00:00Z">
        <w:r>
          <w:t xml:space="preserve"> </w:t>
        </w:r>
      </w:ins>
      <m:oMath>
        <m:r>
          <m:t>S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 under unions of sequences of its sets,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because</w:t>
        </w:r>
      </w:ins>
      <w:ins w:id="334" w:author="PR Preview" w:date="2026-01-01T00:00:00Z">
        <w:r>
          <w:t xml:space="preserve"> </w:t>
        </w:r>
      </w:ins>
      <w:hyperlink w:anchor="def-sigma-algebra">
        <w:ins w:id="33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requires both.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 collection in</w:t>
        </w:r>
      </w:ins>
      <w:ins w:id="340" w:author="PR Preview" w:date="2026-01-01T00:00:00Z">
        <w:r>
          <w:t xml:space="preserve"> </w:t>
        </w:r>
      </w:ins>
      <w:hyperlink w:anchor="exm-not-sigma-algebra">
        <w:ins w:id="34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is not closed under complements.</w:t>
        </w:r>
      </w:ins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del w:id="344" w:author="PR Preview" w:date="2026-01-01T00:00:00Z">
        <w:r>
          <w:rPr>
            <w:b/>
            <w:bCs/>
          </w:rPr>
          <w:delText xml:space="preserve">Definition 2 (</w:delText>
        </w:r>
      </w:del>
      <m:oMath>
        <m:r>
          <m:t>σ</m:t>
        </m:r>
      </m:oMath>
      <w:del w:id="345" w:author="PR Preview" w:date="2026-01-01T00:00:00Z">
        <w:r>
          <w:rPr>
            <w:b/>
            <w:bCs/>
          </w:rPr>
          <w:delText xml:space="preserve">-algebra generated by a collection)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Let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be a</w:delText>
        </w:r>
      </w:del>
      <w:del w:id="351" w:author="PR Preview" w:date="2026-01-01T00:00:00Z">
        <w:r>
          <w:delText xml:space="preserve"> </w:delText>
        </w:r>
      </w:del>
      <w:hyperlink r:id="rId9">
        <w:del w:id="352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of subsets of a set</w:delText>
        </w:r>
      </w:del>
      <w:del w:id="355" w:author="PR Preview" w:date="2026-01-01T00:00:00Z">
        <w:r>
          <w:delText xml:space="preserve"> </w:delText>
        </w:r>
      </w:del>
      <m:oMath>
        <m:r>
          <m:t>S</m:t>
        </m:r>
      </m:oMath>
      <w:del w:id="356" w:author="PR Preview" w:date="2026-01-01T00:00:00Z">
        <w:r>
          <w:delText xml:space="preserve">.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</w:delText>
        </w:r>
      </w:del>
      <w:del w:id="359" w:author="PR Preview" w:date="2026-01-01T00:00:00Z">
        <w:r>
          <w:delText xml:space="preserve"> </w:delText>
        </w:r>
      </w:del>
      <m:oMath>
        <m:r>
          <m:t>σ</m:t>
        </m:r>
      </m:oMath>
      <w:del w:id="360" w:author="PR Preview" w:date="2026-01-01T00:00:00Z">
        <w:r>
          <w:rPr>
            <w:b/>
            <w:bCs/>
          </w:rPr>
          <w:delText xml:space="preserve">-algebra generated by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362" w:author="PR Preview" w:date="2026-01-01T00:00:00Z">
        <w:r>
          <w:delText xml:space="preserve">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written</w:delText>
        </w:r>
      </w:del>
      <w:del w:id="365" w:author="PR Preview" w:date="2026-01-01T00:00:00Z">
        <w:r>
          <w:delText xml:space="preserve"> </w:delText>
        </w:r>
      </w:del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is the intersection of all the</w:delText>
        </w:r>
      </w:del>
      <w:del w:id="369" w:author="PR Preview" w:date="2026-01-01T00:00:00Z">
        <w:r>
          <w:delText xml:space="preserve"> </w:delText>
        </w:r>
      </w:del>
      <m:oMath>
        <m:r>
          <m:t>σ</m:t>
        </m:r>
      </m:oMath>
      <w:del w:id="370" w:author="PR Preview" w:date="2026-01-01T00:00:00Z">
        <w:r>
          <w:delText xml:space="preserve">-algebras on</w:delText>
        </w:r>
      </w:del>
      <w:del w:id="371" w:author="PR Preview" w:date="2026-01-01T00:00:00Z">
        <w:r>
          <w:delText xml:space="preserve"> </w:delText>
        </w:r>
      </w:del>
      <m:oMath>
        <m:r>
          <m:t>S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that contain every set in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375" w:author="PR Preview" w:date="2026-01-01T00:00:00Z">
        <w:r>
          <w:delText xml:space="preserve">.</w:delText>
        </w:r>
      </w:del>
    </w:p>
    <w:p>
      <w:pPr>
        <w:pStyle w:val="FirstParagraph"/>
      </w:pPr>
      <w:ins w:id="376" w:author="PR Preview" w:date="2026-01-01T00:00:00Z">
        <w:r>
          <w:rPr>
            <w:b/>
            <w:bCs/>
          </w:rPr>
          <w:t xml:space="preserve">Definition 3 (</w:t>
        </w:r>
      </w:ins>
      <m:oMath>
        <m:r>
          <m:t>σ</m:t>
        </m:r>
      </m:oMath>
      <w:ins w:id="377" w:author="PR Preview" w:date="2026-01-01T00:00:00Z">
        <w:r>
          <w:rPr>
            <w:b/>
            <w:bCs/>
          </w:rPr>
          <w:t xml:space="preserve">-algebra generated by a collection)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Let</w:t>
        </w:r>
      </w:ins>
      <w:ins w:id="3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be a</w:t>
        </w:r>
      </w:ins>
      <w:ins w:id="383" w:author="PR Preview" w:date="2026-01-01T00:00:00Z">
        <w:r>
          <w:t xml:space="preserve"> </w:t>
        </w:r>
      </w:ins>
      <w:hyperlink r:id="rId9">
        <w:ins w:id="384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 subsets of a set</w:t>
        </w:r>
      </w:ins>
      <w:ins w:id="387" w:author="PR Preview" w:date="2026-01-01T00:00:00Z">
        <w:r>
          <w:t xml:space="preserve"> </w:t>
        </w:r>
      </w:ins>
      <m:oMath>
        <m:r>
          <m:t>S</m:t>
        </m:r>
      </m:oMath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</w:t>
        </w:r>
      </w:ins>
      <w:ins w:id="391" w:author="PR Preview" w:date="2026-01-01T00:00:00Z">
        <w:r>
          <w:t xml:space="preserve"> </w:t>
        </w:r>
      </w:ins>
      <m:oMath>
        <m:r>
          <m:t>σ</m:t>
        </m:r>
      </m:oMath>
      <w:ins w:id="392" w:author="PR Preview" w:date="2026-01-01T00:00:00Z">
        <w:r>
          <w:rPr>
            <w:b/>
            <w:bCs/>
          </w:rPr>
          <w:t xml:space="preserve">-algebra generated by</w:t>
        </w:r>
      </w:ins>
      <w:ins w:id="3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394" w:author="PR Preview" w:date="2026-01-01T00:00:00Z">
        <w:r>
          <w:t xml:space="preserve">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written</w:t>
        </w:r>
      </w:ins>
      <w:ins w:id="397" w:author="PR Preview" w:date="2026-01-01T00:00:00Z">
        <w:r>
          <w:t xml:space="preserve"> </w:t>
        </w:r>
      </w:ins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is the intersection of all the</w:t>
        </w:r>
      </w:ins>
      <w:ins w:id="401" w:author="PR Preview" w:date="2026-01-01T00:00:00Z">
        <w:r>
          <w:t xml:space="preserve"> </w:t>
        </w:r>
      </w:ins>
      <m:oMath>
        <m:r>
          <m:t>σ</m:t>
        </m:r>
      </m:oMath>
      <w:ins w:id="402" w:author="PR Preview" w:date="2026-01-01T00:00:00Z">
        <w:r>
          <w:t xml:space="preserve">-algebras on</w:t>
        </w:r>
      </w:ins>
      <w:ins w:id="403" w:author="PR Preview" w:date="2026-01-01T00:00:00Z">
        <w:r>
          <w:t xml:space="preserve"> </w:t>
        </w:r>
      </w:ins>
      <m:oMath>
        <m:r>
          <m:t>S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that contain every set in</w:t>
        </w:r>
      </w:ins>
      <w:ins w:id="4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407" w:author="PR Preview" w:date="2026-01-01T00:00:00Z">
        <w:r>
          <w:t xml:space="preserve">.</w:t>
        </w:r>
      </w:ins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del w:id="408" w:author="PR Preview" w:date="2026-01-01T00:00:00Z">
        <w:r>
          <w:rPr>
            <w:b/>
            <w:bCs/>
          </w:rPr>
          <w:delText xml:space="preserve">Definition 3 (Borel</w:delText>
        </w:r>
      </w:del>
      <w:del w:id="409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10" w:author="PR Preview" w:date="2026-01-01T00:00:00Z">
        <w:r>
          <w:rPr>
            <w:b/>
            <w:bCs/>
          </w:rPr>
          <w:delText xml:space="preserve">-algebra)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The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rPr>
            <w:b/>
            <w:bCs/>
          </w:rPr>
          <w:delText xml:space="preserve">Borel</w:delText>
        </w:r>
      </w:del>
      <w:del w:id="415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16" w:author="PR Preview" w:date="2026-01-01T00:00:00Z">
        <w:r>
          <w:rPr>
            <w:b/>
            <w:bCs/>
          </w:rPr>
          <w:delText xml:space="preserve">-algebra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on</w:delText>
        </w:r>
      </w:del>
      <w:del w:id="4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20" w:author="PR Preview" w:date="2026-01-01T00:00:00Z">
        <w:r>
          <w:delText xml:space="preserve">, written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is the</w:delText>
        </w:r>
      </w:del>
      <w:del w:id="425" w:author="PR Preview" w:date="2026-01-01T00:00:00Z">
        <w:r>
          <w:delText xml:space="preserve"> </w:delText>
        </w:r>
      </w:del>
      <m:oMath>
        <m:r>
          <m:t>σ</m:t>
        </m:r>
      </m:oMath>
      <w:del w:id="426" w:author="PR Preview" w:date="2026-01-01T00:00:00Z">
        <w:r>
          <w:delText xml:space="preserve">-algebra generated by (</w:delText>
        </w:r>
      </w:del>
      <w:hyperlink w:anchor="def-generated-sigma-algebra">
        <w:del w:id="42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28" w:author="PR Preview" w:date="2026-01-01T00:00:00Z">
        <w:r>
          <w:delText xml:space="preserve">)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collection of all</w:delText>
        </w:r>
      </w:del>
      <w:del w:id="431" w:author="PR Preview" w:date="2026-01-01T00:00:00Z">
        <w:r>
          <w:delText xml:space="preserve"> </w:delText>
        </w:r>
      </w:del>
      <w:hyperlink r:id="rId34">
        <w:del w:id="432" w:author="PR Preview" w:date="2026-01-01T00:00:00Z">
          <w:r>
            <w:rPr>
              <w:rStyle w:val="Hyperlink"/>
            </w:rPr>
            <w:delText xml:space="preserve">intervals</w:delText>
          </w:r>
        </w:del>
      </w:hyperlink>
      <w:del w:id="433" w:author="PR Preview" w:date="2026-01-01T00:00:00Z">
        <w:r>
          <w:delText xml:space="preserve">.</w:delText>
        </w:r>
      </w:del>
    </w:p>
    <w:p>
      <w:pPr>
        <w:pStyle w:val="BodyText"/>
      </w:pPr>
      <w:del w:id="434" w:author="PR Preview" w:date="2026-01-01T00:00:00Z">
        <w:r>
          <w:rPr>
            <w:b/>
            <w:bCs/>
          </w:rPr>
          <w:delText xml:space="preserve">Example 5 (The Borel</w:delText>
        </w:r>
      </w:del>
      <w:del w:id="435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36" w:author="PR Preview" w:date="2026-01-01T00:00:00Z">
        <w:r>
          <w:rPr>
            <w:b/>
            <w:bCs/>
          </w:rPr>
          <w:delText xml:space="preserve">-algebra contains</w:delText>
        </w:r>
      </w:del>
      <w:del w:id="43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38" w:author="PR Preview" w:date="2026-01-01T00:00:00Z">
        <w:r>
          <w:rPr>
            <w:b/>
            <w:bCs/>
          </w:rPr>
          <w:delText xml:space="preserve"> </w:delText>
        </w:r>
      </w:del>
      <w:del w:id="439" w:author="PR Preview" w:date="2026-01-01T00:00:00Z">
        <w:r>
          <w:rPr>
            <w:b/>
            <w:bCs/>
          </w:rPr>
          <w:delText xml:space="preserve">and the half-lines)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The</w:delText>
        </w:r>
      </w:del>
      <w:del w:id="442" w:author="PR Preview" w:date="2026-01-01T00:00:00Z">
        <w:r>
          <w:delText xml:space="preserve"> </w:delText>
        </w:r>
      </w:del>
      <w:hyperlink r:id="rId34">
        <w:del w:id="443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4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is in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by</w:delText>
        </w:r>
      </w:del>
      <w:del w:id="450" w:author="PR Preview" w:date="2026-01-01T00:00:00Z">
        <w:r>
          <w:delText xml:space="preserve"> </w:delText>
        </w:r>
      </w:del>
      <w:hyperlink w:anchor="def-borel-sigma-algebra">
        <w:del w:id="45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52" w:author="PR Preview" w:date="2026-01-01T00:00:00Z">
        <w:r>
          <w:delText xml:space="preserve">.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So is its</w:delText>
        </w:r>
      </w:del>
      <w:del w:id="455" w:author="PR Preview" w:date="2026-01-01T00:00:00Z">
        <w:r>
          <w:delText xml:space="preserve"> </w:delText>
        </w:r>
      </w:del>
      <w:hyperlink r:id="rId14">
        <w:del w:id="456" w:author="PR Preview" w:date="2026-01-01T00:00:00Z">
          <w:r>
            <w:rPr>
              <w:rStyle w:val="Hyperlink"/>
            </w:rPr>
            <w:delText xml:space="preserve">complement</w:delText>
          </w:r>
        </w:del>
      </w:hyperlink>
      <w:del w:id="4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because</w:delText>
        </w:r>
      </w:del>
      <w:del w:id="4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is a</w:delText>
        </w:r>
      </w:del>
      <w:del w:id="464" w:author="PR Preview" w:date="2026-01-01T00:00:00Z">
        <w:r>
          <w:delText xml:space="preserve"> </w:delText>
        </w:r>
      </w:del>
      <m:oMath>
        <m:r>
          <m:t>σ</m:t>
        </m:r>
      </m:oMath>
      <w:del w:id="465" w:author="PR Preview" w:date="2026-01-01T00:00:00Z">
        <w:r>
          <w:delText xml:space="preserve">-algebra (</w:delText>
        </w:r>
      </w:del>
      <w:hyperlink w:anchor="def-sigma-algebra">
        <w:del w:id="46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67" w:author="PR Preview" w:date="2026-01-01T00:00:00Z">
        <w:r>
          <w:delText xml:space="preserve">).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The</w:delText>
        </w:r>
      </w:del>
      <w:del w:id="470" w:author="PR Preview" w:date="2026-01-01T00:00:00Z">
        <w:r>
          <w:delText xml:space="preserve"> </w:delText>
        </w:r>
      </w:del>
      <w:hyperlink r:id="rId16">
        <w:del w:id="47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7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is in</w:delText>
        </w:r>
      </w:del>
      <w:del w:id="4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too: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</w:delText>
        </w:r>
      </w:del>
      <w:del w:id="480" w:author="PR Preview" w:date="2026-01-01T00:00:00Z">
        <w:r>
          <w:delText xml:space="preserve"> </w:delText>
        </w:r>
      </w:del>
      <m:oMath>
        <m:r>
          <m:t>σ</m:t>
        </m:r>
      </m:oMath>
      <w:del w:id="481" w:author="PR Preview" w:date="2026-01-01T00:00:00Z">
        <w:r>
          <w:delText xml:space="preserve">-algebra on</w:delText>
        </w:r>
      </w:del>
      <w:del w:id="48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contains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itself.</w:delText>
        </w:r>
      </w:del>
    </w:p>
    <w:p>
      <w:pPr>
        <w:pStyle w:val="BodyText"/>
      </w:pPr>
      <w:del w:id="488" w:author="PR Preview" w:date="2026-01-01T00:00:00Z">
        <w:r>
          <w:rPr>
            <w:b/>
            <w:bCs/>
          </w:rPr>
          <w:delText xml:space="preserve">Definition 4 (Borel set)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rPr>
            <w:b/>
            <w:bCs/>
          </w:rPr>
          <w:delText xml:space="preserve">Borel set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[4]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is a</w:delText>
        </w:r>
      </w:del>
      <w:del w:id="497" w:author="PR Preview" w:date="2026-01-01T00:00:00Z">
        <w:r>
          <w:delText xml:space="preserve"> </w:delText>
        </w:r>
      </w:del>
      <w:hyperlink r:id="rId16">
        <w:del w:id="498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in the</w:delText>
        </w:r>
      </w:del>
      <w:del w:id="501" w:author="PR Preview" w:date="2026-01-01T00:00:00Z">
        <w:r>
          <w:delText xml:space="preserve"> </w:delText>
        </w:r>
      </w:del>
      <w:hyperlink w:anchor="def-borel-sigma-algebra">
        <w:del w:id="502" w:author="PR Preview" w:date="2026-01-01T00:00:00Z">
          <w:r>
            <w:rPr>
              <w:rStyle w:val="Hyperlink"/>
            </w:rPr>
            <w:delText xml:space="preserve">Borel</w:delText>
          </w:r>
        </w:del>
        <w:del w:id="50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50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506" w:author="PR Preview" w:date="2026-01-01T00:00:00Z">
        <w:r>
          <w:delText xml:space="preserve">.</w:delText>
        </w:r>
      </w:del>
    </w:p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Example 6 (Some Borel sets)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 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Definition 4 (Borel</w:t>
        </w:r>
      </w:ins>
      <w:ins w:id="511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512" w:author="PR Preview" w:date="2026-01-01T00:00:00Z">
        <w:r>
          <w:rPr>
            <w:b/>
            <w:bCs/>
          </w:rPr>
          <w:t xml:space="preserve">-algebra)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Borel</w:t>
        </w:r>
      </w:ins>
      <w:ins w:id="51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518" w:author="PR Preview" w:date="2026-01-01T00:00:00Z">
        <w:r>
          <w:rPr>
            <w:b/>
            <w:bCs/>
          </w:rPr>
          <w:t xml:space="preserve">-algebra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on</w:t>
        </w:r>
      </w:ins>
      <w:ins w:id="52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22" w:author="PR Preview" w:date="2026-01-01T00:00:00Z">
        <w:r>
          <w:t xml:space="preserve">, written</w:t>
        </w:r>
      </w:ins>
      <w:ins w:id="5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the</w:t>
        </w:r>
      </w:ins>
      <w:ins w:id="527" w:author="PR Preview" w:date="2026-01-01T00:00:00Z">
        <w:r>
          <w:t xml:space="preserve"> </w:t>
        </w:r>
      </w:ins>
      <m:oMath>
        <m:r>
          <m:t>σ</m:t>
        </m:r>
      </m:oMath>
      <w:ins w:id="528" w:author="PR Preview" w:date="2026-01-01T00:00:00Z">
        <w:r>
          <w:t xml:space="preserve">-algebra generated by (</w:t>
        </w:r>
      </w:ins>
      <w:hyperlink w:anchor="def-generated-sigma-algebra">
        <w:ins w:id="52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30" w:author="PR Preview" w:date="2026-01-01T00:00:00Z">
        <w:r>
          <w:t xml:space="preserve">)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the collection of all</w:t>
        </w:r>
      </w:ins>
      <w:ins w:id="533" w:author="PR Preview" w:date="2026-01-01T00:00:00Z">
        <w:r>
          <w:t xml:space="preserve"> </w:t>
        </w:r>
      </w:ins>
      <w:hyperlink r:id="rId34">
        <w:ins w:id="534" w:author="PR Preview" w:date="2026-01-01T00:00:00Z">
          <w:r>
            <w:rPr>
              <w:rStyle w:val="Hyperlink"/>
            </w:rPr>
            <w:t xml:space="preserve">intervals</w:t>
          </w:r>
        </w:ins>
      </w:hyperlink>
      <w:ins w:id="535" w:author="PR Preview" w:date="2026-01-01T00:00:00Z">
        <w:r>
          <w:t xml:space="preserve">.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Its sets are called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rPr>
            <w:b/>
            <w:bCs/>
          </w:rPr>
          <w:t xml:space="preserve">Borel sets</w:t>
        </w:r>
      </w:ins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[5]</w:t>
        </w:r>
      </w:ins>
    </w:p>
    <w:bookmarkEnd w:id="35"/>
    <w:bookmarkStart w:id="38" w:name="exm-borel-sigma-algebra"/>
    <w:p>
      <w:pPr>
        <w:pStyle w:val="BodyText"/>
      </w:pPr>
      <w:ins w:id="543" w:author="PR Preview" w:date="2026-01-01T00:00:00Z">
        <w:r>
          <w:rPr>
            <w:b/>
            <w:bCs/>
          </w:rPr>
          <w:t xml:space="preserve">Example 5 (Some Borel sets)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del w:id="546" w:author="PR Preview" w:date="2026-01-01T00:00:00Z">
        <w:r>
          <w:delText xml:space="preserve">2 Additivity</w:delText>
        </w:r>
      </w:del>
    </w:p>
    <w:p>
      <w:pPr>
        <w:pStyle w:val="FirstParagraph"/>
      </w:pPr>
      <w:del w:id="547" w:author="PR Preview" w:date="2026-01-01T00:00:00Z">
        <w:r>
          <w:rPr>
            <w:b/>
            <w:bCs/>
          </w:rPr>
          <w:delText xml:space="preserve">Definition 5 (Finite additivity)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Let</w:delText>
        </w:r>
      </w:del>
      <w:del w:id="55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be a</w:delText>
        </w:r>
      </w:del>
      <w:del w:id="553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55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on a set</w:delText>
        </w:r>
      </w:del>
      <w:del w:id="557" w:author="PR Preview" w:date="2026-01-01T00:00:00Z">
        <w:r>
          <w:delText xml:space="preserve"> </w:delText>
        </w:r>
      </w:del>
      <m:oMath>
        <m:r>
          <m:t>S</m:t>
        </m:r>
      </m:oMath>
      <w:del w:id="558" w:author="PR Preview" w:date="2026-01-01T00:00:00Z">
        <w:r>
          <w:delText xml:space="preserve">.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</w:delText>
        </w:r>
      </w:del>
      <w:del w:id="561" w:author="PR Preview" w:date="2026-01-01T00:00:00Z">
        <w:r>
          <w:delText xml:space="preserve"> </w:delText>
        </w:r>
      </w:del>
      <w:hyperlink r:id="rId58">
        <w:del w:id="56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with values in the</w:delText>
        </w:r>
      </w:del>
      <w:del w:id="567" w:author="PR Preview" w:date="2026-01-01T00:00:00Z">
        <w:r>
          <w:delText xml:space="preserve"> </w:delText>
        </w:r>
      </w:del>
      <w:hyperlink r:id="rId43">
        <w:del w:id="568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rPr>
            <w:b/>
            <w:bCs/>
          </w:rPr>
          <w:delText xml:space="preserve">finitely additive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[5]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if, for every finite collection of</w:delText>
        </w:r>
      </w:del>
      <w:del w:id="578" w:author="PR Preview" w:date="2026-01-01T00:00:00Z">
        <w:r>
          <w:delText xml:space="preserve"> </w:delText>
        </w:r>
      </w:del>
      <w:hyperlink r:id="rId20">
        <w:del w:id="579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580" w:author="PR Preview" w:date="2026-01-01T00:00:00Z">
        <w:r>
          <w:delText xml:space="preserve"> </w:delText>
        </w:r>
      </w:del>
      <w:hyperlink r:id="rId16">
        <w:del w:id="581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5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in</w:delText>
        </w:r>
      </w:del>
      <w:del w:id="5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586" w:author="PR Preview" w:date="2026-01-01T00:00:00Z">
        <w:r>
          <w:delText xml:space="preserve">,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589" w:author="PR Preview" w:date="2026-01-01T00:00:00Z">
        <w:r>
          <w:rPr>
            <w:b/>
            <w:bCs/>
          </w:rPr>
          <w:delText xml:space="preserve">Example 7 (Counting elements is finitely additive)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For the die rolls</w:delText>
        </w:r>
      </w:del>
      <w:del w:id="59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(</w:delText>
        </w:r>
      </w:del>
      <w:hyperlink r:id="rId18">
        <w:del w:id="595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596" w:author="PR Preview" w:date="2026-01-01T00:00:00Z">
        <w:r>
          <w:delText xml:space="preserve">),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let</w:delText>
        </w:r>
      </w:del>
      <w:del w:id="59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600" w:author="PR Preview" w:date="2026-01-01T00:00:00Z">
        <w:r>
          <w:delText xml:space="preserve">, the number of elements of</w:delText>
        </w:r>
      </w:del>
      <w:del w:id="601" w:author="PR Preview" w:date="2026-01-01T00:00:00Z">
        <w:r>
          <w:delText xml:space="preserve"> </w:delText>
        </w:r>
      </w:del>
      <m:oMath>
        <m:r>
          <m:t>A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(</w:delText>
        </w:r>
      </w:del>
      <w:hyperlink r:id="rId60">
        <w:del w:id="604" w:author="PR Preview" w:date="2026-01-01T00:00:00Z">
          <w:r>
            <w:rPr>
              <w:rStyle w:val="Hyperlink"/>
            </w:rPr>
            <w:delText xml:space="preserve">cardinality</w:delText>
          </w:r>
        </w:del>
      </w:hyperlink>
      <w:del w:id="605" w:author="PR Preview" w:date="2026-01-01T00:00:00Z">
        <w:r>
          <w:delText xml:space="preserve">),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for each set</w:delText>
        </w:r>
      </w:del>
      <w:del w:id="608" w:author="PR Preview" w:date="2026-01-01T00:00:00Z">
        <w:r>
          <w:delText xml:space="preserve"> </w:delText>
        </w:r>
      </w:del>
      <m:oMath>
        <m:r>
          <m:t>A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in the</w:delText>
        </w:r>
      </w:del>
      <w:del w:id="611" w:author="PR Preview" w:date="2026-01-01T00:00:00Z">
        <w:r>
          <w:delText xml:space="preserve"> </w:delText>
        </w:r>
      </w:del>
      <m:oMath>
        <m:r>
          <m:t>σ</m:t>
        </m:r>
      </m:oMath>
      <w:del w:id="612" w:author="PR Preview" w:date="2026-01-01T00:00:00Z">
        <w:r>
          <w:delText xml:space="preserve">-algebra of all subsets of</w:delText>
        </w:r>
      </w:del>
      <w:del w:id="613" w:author="PR Preview" w:date="2026-01-01T00:00:00Z">
        <w:r>
          <w:delText xml:space="preserve"> </w:delText>
        </w:r>
      </w:del>
      <m:oMath>
        <m:r>
          <m:t>D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(</w:delText>
        </w:r>
      </w:del>
      <w:hyperlink w:anchor="exm-sigma-algebra">
        <w:del w:id="61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617" w:author="PR Preview" w:date="2026-01-01T00:00:00Z">
        <w:r>
          <w:delText xml:space="preserve">).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sets</w:delText>
        </w:r>
      </w:del>
      <w:del w:id="62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and</w:delText>
        </w:r>
      </w:del>
      <w:del w:id="6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are pairwise disjoint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(</w:delText>
        </w:r>
      </w:del>
      <w:hyperlink r:id="rId21">
        <w:del w:id="628" w:author="PR Preview" w:date="2026-01-01T00:00:00Z">
          <w:r>
            <w:rPr>
              <w:rStyle w:val="Hyperlink"/>
            </w:rPr>
            <w:delText xml:space="preserve">low and high die rolls</w:delText>
          </w:r>
        </w:del>
      </w:hyperlink>
      <w:del w:id="629" w:author="PR Preview" w:date="2026-01-01T00:00:00Z">
        <w:r>
          <w:delText xml:space="preserve">), and:</w:delText>
        </w:r>
      </w:del>
    </w:p>
    <w:p>
      <w:pPr>
        <w:pStyle w:val="Heading2"/>
      </w:pPr>
      <w:ins w:id="630" w:author="PR Preview" w:date="2026-01-01T00:00:00Z">
        <w:r>
          <w:t xml:space="preserve">2 Pairwise disjoint sets</w:t>
        </w:r>
      </w:ins>
    </w:p>
    <w:bookmarkStart w:id="40" w:name="def-pairwise-disjoint"/>
    <w:p>
      <w:pPr>
        <w:pStyle w:val="FirstParagraph"/>
      </w:pPr>
      <w:ins w:id="631" w:author="PR Preview" w:date="2026-01-01T00:00:00Z">
        <w:r>
          <w:rPr>
            <w:b/>
            <w:bCs/>
          </w:rPr>
          <w:t xml:space="preserve">Definition 5 (Pairwise disjoint sets (disjoint, mutually disjoint))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Finitely or countably many sets</w:t>
        </w:r>
      </w:ins>
      <w:ins w:id="6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are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rPr>
            <w:b/>
            <w:bCs/>
          </w:rPr>
          <w:t xml:space="preserve">pairwise disjoint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[6]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(also called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b/>
            <w:bCs/>
          </w:rPr>
          <w:t xml:space="preserve">disjoint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or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rPr>
            <w:b/>
            <w:bCs/>
          </w:rPr>
          <w:t xml:space="preserve">mutually disjoint</w:t>
        </w:r>
      </w:ins>
      <w:ins w:id="649" w:author="PR Preview" w:date="2026-01-01T00:00:00Z">
        <w:r>
          <w:t xml:space="preserve">)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ins w:id="652" w:author="PR Preview" w:date="2026-01-01T00:00:00Z">
        <w:r>
          <w:rPr>
            <w:b/>
            <w:bCs/>
          </w:rPr>
          <w:t xml:space="preserve">Example 6 (Low and high die rolls)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For the die rolls</w:t>
        </w:r>
      </w:ins>
      <w:ins w:id="65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(</w:t>
        </w:r>
      </w:ins>
      <w:hyperlink r:id="rId18">
        <w:ins w:id="658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659" w:author="PR Preview" w:date="2026-01-01T00:00:00Z">
        <w:r>
          <w:t xml:space="preserve">),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the sets</w:t>
        </w:r>
      </w:ins>
      <w:ins w:id="66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</w:t>
        </w:r>
      </w:ins>
      <w:ins w:id="6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are pairwise disjoint: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no roll is in both.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 sets</w:t>
        </w:r>
      </w:ins>
      <w:ins w:id="67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</w:t>
        </w:r>
      </w:ins>
      <w:ins w:id="6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are not,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because</w:t>
        </w:r>
      </w:ins>
      <w:ins w:id="680" w:author="PR Preview" w:date="2026-01-01T00:00:00Z">
        <w:r>
          <w:t xml:space="preserve"> </w:t>
        </w:r>
      </w:ins>
      <m:oMath>
        <m:r>
          <m:t>2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is in both.</w:t>
        </w:r>
      </w:ins>
    </w:p>
    <w:bookmarkEnd w:id="41"/>
    <w:bookmarkEnd w:id="42"/>
    <w:bookmarkStart w:id="57" w:name="infinite-sums"/>
    <w:p>
      <w:pPr>
        <w:pStyle w:val="Heading2"/>
      </w:pPr>
      <w:ins w:id="683" w:author="PR Preview" w:date="2026-01-01T00:00:00Z">
        <w:r>
          <w:t xml:space="preserve">3 Infinite sums</w:t>
        </w:r>
      </w:ins>
    </w:p>
    <w:bookmarkStart w:id="44" w:name="def-non-decreasing"/>
    <w:p>
      <w:pPr>
        <w:pStyle w:val="FirstParagraph"/>
      </w:pPr>
      <w:ins w:id="684" w:author="PR Preview" w:date="2026-01-01T00:00:00Z">
        <w:r>
          <w:rPr>
            <w:b/>
            <w:bCs/>
          </w:rPr>
          <w:t xml:space="preserve">Definition 6 (Non-decreasing sequence)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</w:t>
        </w:r>
      </w:ins>
      <w:ins w:id="687" w:author="PR Preview" w:date="2026-01-01T00:00:00Z">
        <w:r>
          <w:t xml:space="preserve"> </w:t>
        </w:r>
      </w:ins>
      <w:hyperlink r:id="rId15">
        <w:ins w:id="688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6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of real numbers or of</w:t>
        </w:r>
      </w:ins>
      <w:ins w:id="692" w:author="PR Preview" w:date="2026-01-01T00:00:00Z">
        <w:r>
          <w:t xml:space="preserve"> </w:t>
        </w:r>
      </w:ins>
      <w:hyperlink r:id="rId43">
        <w:ins w:id="693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is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non-decreasing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ins w:id="700" w:author="PR Preview" w:date="2026-01-01T00:00:00Z">
        <w:r>
          <w:rPr>
            <w:b/>
            <w:bCs/>
          </w:rPr>
          <w:t xml:space="preserve">Example 7 (Non-decreasing and not)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is non-decreasing: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 term may equal the one before it.</w:t>
        </w:r>
      </w:ins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is non-decreasing,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because</w:t>
        </w:r>
      </w:ins>
      <w:ins w:id="71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is greater than every real number.</w:t>
        </w:r>
      </w:ins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not non-decreasing,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ins w:id="718" w:author="PR Preview" w:date="2026-01-01T00:00:00Z">
        <w:r>
          <w:rPr>
            <w:b/>
            <w:bCs/>
          </w:rPr>
          <w:t xml:space="preserve">Definition 7 (Partial sum)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Let</w:t>
        </w:r>
      </w:ins>
      <w:ins w:id="7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be a</w:t>
        </w:r>
      </w:ins>
      <w:ins w:id="724" w:author="PR Preview" w:date="2026-01-01T00:00:00Z">
        <w:r>
          <w:t xml:space="preserve"> </w:t>
        </w:r>
      </w:ins>
      <w:hyperlink r:id="rId15">
        <w:ins w:id="72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of real numbers or of</w:t>
        </w:r>
      </w:ins>
      <w:ins w:id="728" w:author="PR Preview" w:date="2026-01-01T00:00:00Z">
        <w:r>
          <w:t xml:space="preserve"> </w:t>
        </w:r>
      </w:ins>
      <w:hyperlink r:id="rId43">
        <w:ins w:id="729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730" w:author="PR Preview" w:date="2026-01-01T00:00:00Z">
        <w:r>
          <w:t xml:space="preserve">.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For each</w:t>
        </w:r>
      </w:ins>
      <w:ins w:id="7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734" w:author="PR Preview" w:date="2026-01-01T00:00:00Z">
        <w:r>
          <w:t xml:space="preserve">, its</w:t>
        </w:r>
      </w:ins>
      <w:ins w:id="735" w:author="PR Preview" w:date="2026-01-01T00:00:00Z">
        <w:r>
          <w:t xml:space="preserve"> </w:t>
        </w:r>
      </w:ins>
      <m:oMath>
        <m:r>
          <m:t>n</m:t>
        </m:r>
      </m:oMath>
      <w:ins w:id="736" w:author="PR Preview" w:date="2026-01-01T00:00:00Z">
        <w:r>
          <w:t xml:space="preserve">th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rPr>
            <w:b/>
            <w:bCs/>
          </w:rPr>
          <w:t xml:space="preserve">partial sum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[7]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is the</w:t>
        </w:r>
      </w:ins>
      <w:ins w:id="743" w:author="PR Preview" w:date="2026-01-01T00:00:00Z">
        <w:r>
          <w:t xml:space="preserve"> </w:t>
        </w:r>
      </w:ins>
      <w:hyperlink r:id="rId46">
        <w:ins w:id="744" w:author="PR Preview" w:date="2026-01-01T00:00:00Z">
          <w:r>
            <w:rPr>
              <w:rStyle w:val="Hyperlink"/>
            </w:rPr>
            <w:t xml:space="preserve">sum</w:t>
          </w:r>
        </w:ins>
      </w:hyperlink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of its first</w:t>
        </w:r>
      </w:ins>
      <w:ins w:id="747" w:author="PR Preview" w:date="2026-01-01T00:00:00Z">
        <w:r>
          <w:t xml:space="preserve"> </w:t>
        </w:r>
      </w:ins>
      <m:oMath>
        <m:r>
          <m:t>n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ins w:id="750" w:author="PR Preview" w:date="2026-01-01T00:00:00Z">
        <w:r>
          <w:rPr>
            <w:b/>
            <w:bCs/>
          </w:rPr>
          <w:t xml:space="preserve">Example 8 (Partial sums of halves)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754" w:author="PR Preview" w:date="2026-01-01T00:00:00Z">
        <w:r>
          <w:t xml:space="preserve">, the sequence</w:t>
        </w:r>
      </w:ins>
      <w:ins w:id="7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the first three partial sums are</w:t>
        </w:r>
      </w:ins>
      <w:ins w:id="75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7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6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62" w:author="PR Preview" w:date="2026-01-01T00:00:00Z">
        <w:r>
          <w:t xml:space="preserve">In general,</w:t>
        </w:r>
      </w:ins>
      <w:ins w:id="76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764" w:author="PR Preview" w:date="2026-01-01T00:00:00Z">
        <w:r>
          <w:t xml:space="preserve">.</w:t>
        </w:r>
      </w:ins>
    </w:p>
    <w:bookmarkEnd w:id="48"/>
    <w:bookmarkStart w:id="51" w:name="def-infinite-sum"/>
    <w:p>
      <w:pPr>
        <w:pStyle w:val="BodyText"/>
      </w:pPr>
      <w:ins w:id="765" w:author="PR Preview" w:date="2026-01-01T00:00:00Z">
        <w:r>
          <w:rPr>
            <w:b/>
            <w:bCs/>
          </w:rPr>
          <w:t xml:space="preserve">Definition 8 (Infinite sum (series))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Let</w:t>
        </w:r>
      </w:ins>
      <w:ins w:id="76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be a sequence in</w:t>
        </w:r>
      </w:ins>
      <w:ins w:id="7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72" w:author="PR Preview" w:date="2026-01-01T00:00:00Z">
        <w:r>
          <w:t xml:space="preserve">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with partial sums</w:t>
        </w:r>
      </w:ins>
      <w:ins w:id="7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(</w:t>
        </w:r>
      </w:ins>
      <w:hyperlink w:anchor="def-partial-sum">
        <w:ins w:id="77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79" w:author="PR Preview" w:date="2026-01-01T00:00:00Z">
        <w:r>
          <w:t xml:space="preserve">).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The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rPr>
            <w:b/>
            <w:bCs/>
          </w:rPr>
          <w:t xml:space="preserve">infinite sum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(also called a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rPr>
            <w:b/>
            <w:bCs/>
          </w:rPr>
          <w:t xml:space="preserve">series</w:t>
        </w:r>
      </w:ins>
      <w:ins w:id="788" w:author="PR Preview" w:date="2026-01-01T00:00:00Z">
        <w:r>
          <w:t xml:space="preserve">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[7]</w:t>
        </w:r>
      </w:ins>
      <w:ins w:id="79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794" w:author="PR Preview" w:date="2026-01-01T00:00:00Z">
        <w:r>
          <w:t xml:space="preserve">Here the limit is a real number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when the partial sums are real numbers that</w:t>
        </w:r>
      </w:ins>
      <w:ins w:id="797" w:author="PR Preview" w:date="2026-01-01T00:00:00Z">
        <w:r>
          <w:t xml:space="preserve"> </w:t>
        </w:r>
      </w:ins>
      <w:hyperlink r:id="rId49">
        <w:ins w:id="798" w:author="PR Preview" w:date="2026-01-01T00:00:00Z">
          <w:r>
            <w:rPr>
              <w:rStyle w:val="Hyperlink"/>
            </w:rPr>
            <w:t xml:space="preserve">converge</w:t>
          </w:r>
        </w:ins>
      </w:hyperlink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to it,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 it is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when the partial sums</w:t>
        </w:r>
      </w:ins>
      <w:ins w:id="806" w:author="PR Preview" w:date="2026-01-01T00:00:00Z">
        <w:r>
          <w:t xml:space="preserve"> </w:t>
        </w:r>
      </w:ins>
      <w:hyperlink r:id="rId50">
        <w:ins w:id="807" w:author="PR Preview" w:date="2026-01-01T00:00:00Z">
          <w:r>
            <w:rPr>
              <w:rStyle w:val="Hyperlink"/>
            </w:rPr>
            <w:t xml:space="preserve">diverge to</w:t>
          </w:r>
        </w:ins>
        <w:ins w:id="80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rPr>
              <m:sty m:val="p"/>
            </m:rPr>
            <m:t>∞</m:t>
          </m:r>
        </m:oMath>
      </w:hyperlink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or some partial sum is</w:t>
        </w:r>
      </w:ins>
      <w:ins w:id="81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812" w:author="PR Preview" w:date="2026-01-01T00:00:00Z">
        <w:r>
          <w:t xml:space="preserve">;</w:t>
        </w:r>
      </w:ins>
      <w:ins w:id="813" w:author="PR Preview" w:date="2026-01-01T00:00:00Z">
        <w:r>
          <w:t xml:space="preserve"> </w:t>
        </w:r>
      </w:ins>
      <w:hyperlink w:anchor="lem-nonneg-series">
        <w:ins w:id="81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815" w:author="PR Preview" w:date="2026-01-01T00:00:00Z">
        <w:r>
          <w:t xml:space="preserve">, next, shows that one of these always happens.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Sums with other index ranges, such as</w:t>
        </w:r>
      </w:ins>
      <w:ins w:id="8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are defined the same way.</w:t>
        </w:r>
      </w:ins>
    </w:p>
    <w:bookmarkEnd w:id="51"/>
    <w:bookmarkStart w:id="52" w:name="exm-infinite-sum"/>
    <w:p>
      <w:pPr>
        <w:pStyle w:val="BodyText"/>
      </w:pPr>
      <w:ins w:id="822" w:author="PR Preview" w:date="2026-01-01T00:00:00Z">
        <w:r>
          <w:rPr>
            <w:b/>
            <w:bCs/>
          </w:rPr>
          <w:t xml:space="preserve">Example 9 (A finite and an infinite sum)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825" w:author="PR Preview" w:date="2026-01-01T00:00:00Z">
        <w:r>
          <w:t xml:space="preserve">For</w:t>
        </w:r>
      </w:ins>
      <w:ins w:id="8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827" w:author="PR Preview" w:date="2026-01-01T00:00:00Z">
        <w:r>
          <w:t xml:space="preserve">, the partial sums</w:t>
        </w:r>
      </w:ins>
      <w:ins w:id="82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(</w:t>
        </w:r>
      </w:ins>
      <w:hyperlink w:anchor="exm-partial-sum">
        <w:ins w:id="83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832" w:author="PR Preview" w:date="2026-01-01T00:00:00Z">
        <w:r>
          <w:t xml:space="preserve">)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converge to</w:t>
        </w:r>
      </w:ins>
      <w:ins w:id="835" w:author="PR Preview" w:date="2026-01-01T00:00:00Z">
        <w:r>
          <w:t xml:space="preserve"> </w:t>
        </w:r>
      </w:ins>
      <m:oMath>
        <m:r>
          <m:t>1</m:t>
        </m:r>
      </m:oMath>
      <w:ins w:id="836" w:author="PR Preview" w:date="2026-01-01T00:00:00Z">
        <w:r>
          <w:t xml:space="preserve">, because</w:t>
        </w:r>
      </w:ins>
      <w:ins w:id="83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838" w:author="PR Preview" w:date="2026-01-01T00:00:00Z">
        <w:r>
          <w:t xml:space="preserve">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So</w:t>
        </w:r>
      </w:ins>
      <w:ins w:id="8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8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843" w:author="PR Preview" w:date="2026-01-01T00:00:00Z">
        <w:r>
          <w:t xml:space="preserve">For</w:t>
        </w:r>
      </w:ins>
      <w:ins w:id="8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845" w:author="PR Preview" w:date="2026-01-01T00:00:00Z">
        <w:r>
          <w:t xml:space="preserve">, the partial sums are</w:t>
        </w:r>
      </w:ins>
      <w:ins w:id="84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which diverge to</w:t>
        </w:r>
      </w:ins>
      <w:ins w:id="85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851" w:author="PR Preview" w:date="2026-01-01T00:00:00Z">
        <w:r>
          <w:t xml:space="preserve">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So</w:t>
        </w:r>
      </w:ins>
      <w:ins w:id="85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55" w:author="PR Preview" w:date="2026-01-01T00:00:00Z">
        <w:r>
          <w:t xml:space="preserve">.</w:t>
        </w:r>
      </w:ins>
    </w:p>
    <w:bookmarkEnd w:id="52"/>
    <w:bookmarkStart w:id="54" w:name="lem-nonneg-series"/>
    <w:p>
      <w:pPr>
        <w:pStyle w:val="FirstParagraph"/>
      </w:pPr>
      <w:ins w:id="856" w:author="PR Preview" w:date="2026-01-01T00:00:00Z">
        <w:r>
          <w:rPr>
            <w:b/>
            <w:bCs/>
          </w:rPr>
          <w:t xml:space="preserve">Lemma 1 (Sums of non-negative terms)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Let</w:t>
        </w:r>
      </w:ins>
      <w:ins w:id="8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be values in</w:t>
        </w:r>
      </w:ins>
      <w:ins w:id="8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63" w:author="PR Preview" w:date="2026-01-01T00:00:00Z">
        <w:r>
          <w:t xml:space="preserve">,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with partial sums</w:t>
        </w:r>
      </w:ins>
      <w:ins w:id="86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(</w:t>
        </w:r>
      </w:ins>
      <w:hyperlink w:anchor="def-partial-sum">
        <w:ins w:id="86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70" w:author="PR Preview" w:date="2026-01-01T00:00:00Z">
        <w:r>
          <w:t xml:space="preserve">),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where</w:t>
        </w:r>
      </w:ins>
      <w:ins w:id="8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for every</w:t>
        </w:r>
      </w:ins>
      <w:ins w:id="876" w:author="PR Preview" w:date="2026-01-01T00:00:00Z">
        <w:r>
          <w:t xml:space="preserve"> </w:t>
        </w:r>
      </w:ins>
      <m:oMath>
        <m:r>
          <m:t>x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in</w:t>
        </w:r>
      </w:ins>
      <w:ins w:id="8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80" w:author="PR Preview" w:date="2026-01-01T00:00:00Z">
        <w:r>
          <w:t xml:space="preserve">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Then the partial sums are</w:t>
        </w:r>
      </w:ins>
      <w:ins w:id="883" w:author="PR Preview" w:date="2026-01-01T00:00:00Z">
        <w:r>
          <w:t xml:space="preserve"> </w:t>
        </w:r>
      </w:ins>
      <w:hyperlink w:anchor="def-non-decreasing">
        <w:ins w:id="884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887" w:author="PR Preview" w:date="2026-01-01T00:00:00Z">
        <w:r>
          <w:t xml:space="preserve">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so their</w:t>
        </w:r>
      </w:ins>
      <w:ins w:id="890" w:author="PR Preview" w:date="2026-01-01T00:00:00Z">
        <w:r>
          <w:t xml:space="preserve"> </w:t>
        </w:r>
      </w:ins>
      <w:hyperlink r:id="rId53">
        <w:ins w:id="891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the infinite sum</w:t>
        </w:r>
      </w:ins>
      <w:ins w:id="89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(</w:t>
        </w:r>
      </w:ins>
      <w:hyperlink w:anchor="def-infinite-sum">
        <w:ins w:id="89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9" w:author="PR Preview" w:date="2026-01-01T00:00:00Z">
        <w:r>
          <w:t xml:space="preserve">),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always exists,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it is either a finite number or</w:t>
        </w:r>
      </w:ins>
      <w:ins w:id="90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905" w:author="PR Preview" w:date="2026-01-01T00:00:00Z">
        <w:r>
          <w:t xml:space="preserve">.</w:t>
        </w:r>
      </w:ins>
    </w:p>
    <w:bookmarkEnd w:id="54"/>
    <w:p>
      <w:pPr>
        <w:pStyle w:val="BodyText"/>
      </w:pPr>
      <w:ins w:id="906" w:author="PR Preview" w:date="2026-01-01T00:00:00Z">
        <w:r>
          <w:rPr>
            <w:i/>
            <w:iCs/>
          </w:rPr>
          <w:t xml:space="preserve">Proof</w:t>
        </w:r>
      </w:ins>
      <w:ins w:id="907" w:author="PR Preview" w:date="2026-01-01T00:00:00Z">
        <w:r>
          <w:t xml:space="preserve">. </w:t>
        </w:r>
      </w:ins>
      <w:ins w:id="908" w:author="PR Preview" w:date="2026-01-01T00:00:00Z">
        <w:r>
          <w:t xml:space="preserve">For each</w:t>
        </w:r>
      </w:ins>
      <w:ins w:id="909" w:author="PR Preview" w:date="2026-01-01T00:00:00Z">
        <w:r>
          <w:t xml:space="preserve"> </w:t>
        </w:r>
      </w:ins>
      <m:oMath>
        <m:r>
          <m:t>n</m:t>
        </m:r>
      </m:oMath>
      <w:ins w:id="9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11" w:author="PR Preview" w:date="2026-01-01T00:00:00Z">
        <w:r>
          <w:t xml:space="preserve">If some partial sum</w:t>
        </w:r>
      </w:ins>
      <w:ins w:id="91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</w:t>
        </w:r>
      </w:ins>
      <w:ins w:id="91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then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for every</w:t>
        </w:r>
      </w:ins>
      <w:ins w:id="9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923" w:author="PR Preview" w:date="2026-01-01T00:00:00Z">
        <w:r>
          <w:t xml:space="preserve">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so the limit is</w:t>
        </w:r>
      </w:ins>
      <w:ins w:id="92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927" w:author="PR Preview" w:date="2026-01-01T00:00:00Z">
        <w:r>
          <w:t xml:space="preserve">.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Otherwise, the partial sums form a non-decreasing sequence of</w:t>
        </w:r>
      </w:ins>
      <w:ins w:id="930" w:author="PR Preview" w:date="2026-01-01T00:00:00Z">
        <w:r>
          <w:t xml:space="preserve"> </w:t>
        </w:r>
      </w:ins>
      <w:hyperlink r:id="rId55">
        <w:ins w:id="931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932" w:author="PR Preview" w:date="2026-01-01T00:00:00Z">
        <w:r>
          <w:t xml:space="preserve">.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If that sequence is</w:t>
        </w:r>
      </w:ins>
      <w:ins w:id="935" w:author="PR Preview" w:date="2026-01-01T00:00:00Z">
        <w:r>
          <w:t xml:space="preserve"> </w:t>
        </w:r>
      </w:ins>
      <w:hyperlink r:id="rId56">
        <w:ins w:id="936" w:author="PR Preview" w:date="2026-01-01T00:00:00Z">
          <w:r>
            <w:rPr>
              <w:rStyle w:val="Hyperlink"/>
            </w:rPr>
            <w:t xml:space="preserve">bounded above</w:t>
          </w:r>
        </w:ins>
      </w:hyperlink>
      <w:ins w:id="937" w:author="PR Preview" w:date="2026-01-01T00:00:00Z">
        <w:r>
          <w:t xml:space="preserve">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it</w:t>
        </w:r>
      </w:ins>
      <w:ins w:id="940" w:author="PR Preview" w:date="2026-01-01T00:00:00Z">
        <w:r>
          <w:t xml:space="preserve"> </w:t>
        </w:r>
      </w:ins>
      <w:hyperlink r:id="rId49">
        <w:ins w:id="941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to a finite number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[8]</w:t>
        </w:r>
      </w:ins>
      <w:ins w:id="946" w:author="PR Preview" w:date="2026-01-01T00:00:00Z">
        <w:r>
          <w:t xml:space="preserve">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If it is not bounded above,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then for every number</w:t>
        </w:r>
      </w:ins>
      <w:ins w:id="951" w:author="PR Preview" w:date="2026-01-01T00:00:00Z">
        <w:r>
          <w:t xml:space="preserve"> </w:t>
        </w:r>
      </w:ins>
      <m:oMath>
        <m:r>
          <m:t>M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some</w:t>
        </w:r>
      </w:ins>
      <w:ins w:id="95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exceeds</w:t>
        </w:r>
      </w:ins>
      <w:ins w:id="957" w:author="PR Preview" w:date="2026-01-01T00:00:00Z">
        <w:r>
          <w:t xml:space="preserve"> </w:t>
        </w:r>
      </w:ins>
      <m:oMath>
        <m:r>
          <m:t>M</m:t>
        </m:r>
      </m:oMath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 so does every later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ins w:id="962" w:author="PR Preview" w:date="2026-01-01T00:00:00Z">
        <w:r>
          <w:t xml:space="preserve">;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the limit is</w:t>
        </w:r>
      </w:ins>
      <w:ins w:id="96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966" w:author="PR Preview" w:date="2026-01-01T00:00:00Z">
        <w:r>
          <w:t xml:space="preserve">.</w:t>
        </w:r>
      </w:ins>
    </w:p>
    <w:bookmarkEnd w:id="57"/>
    <w:bookmarkStart w:id="75" w:name="additivity"/>
    <w:p>
      <w:pPr>
        <w:pStyle w:val="Heading2"/>
      </w:pPr>
      <w:ins w:id="967" w:author="PR Preview" w:date="2026-01-01T00:00:00Z">
        <w:r>
          <w:t xml:space="preserve">4 Additivity</w:t>
        </w:r>
      </w:ins>
    </w:p>
    <w:bookmarkStart w:id="59" w:name="def-finite-additivity"/>
    <w:p>
      <w:pPr>
        <w:pStyle w:val="FirstParagraph"/>
      </w:pPr>
      <w:ins w:id="968" w:author="PR Preview" w:date="2026-01-01T00:00:00Z">
        <w:r>
          <w:rPr>
            <w:b/>
            <w:bCs/>
          </w:rPr>
          <w:t xml:space="preserve">Definition 9 (Finite additivity)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Let</w:t>
        </w:r>
      </w:ins>
      <w:ins w:id="9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be a</w:t>
        </w:r>
      </w:ins>
      <w:ins w:id="97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97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on a set</w:t>
        </w:r>
      </w:ins>
      <w:ins w:id="978" w:author="PR Preview" w:date="2026-01-01T00:00:00Z">
        <w:r>
          <w:t xml:space="preserve"> </w:t>
        </w:r>
      </w:ins>
      <m:oMath>
        <m:r>
          <m:t>S</m:t>
        </m:r>
      </m:oMath>
      <w:ins w:id="979" w:author="PR Preview" w:date="2026-01-01T00:00:00Z">
        <w:r>
          <w:t xml:space="preserve">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A</w:t>
        </w:r>
      </w:ins>
      <w:ins w:id="982" w:author="PR Preview" w:date="2026-01-01T00:00:00Z">
        <w:r>
          <w:t xml:space="preserve"> </w:t>
        </w:r>
      </w:ins>
      <w:hyperlink r:id="rId58">
        <w:ins w:id="9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8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with values in the</w:t>
        </w:r>
      </w:ins>
      <w:ins w:id="988" w:author="PR Preview" w:date="2026-01-01T00:00:00Z">
        <w:r>
          <w:t xml:space="preserve"> </w:t>
        </w:r>
      </w:ins>
      <w:hyperlink r:id="rId43">
        <w:ins w:id="989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rPr>
            <w:b/>
            <w:bCs/>
          </w:rPr>
          <w:t xml:space="preserve">finitely additive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[9]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if, for every finite collection of</w:t>
        </w:r>
      </w:ins>
      <w:ins w:id="999" w:author="PR Preview" w:date="2026-01-01T00:00:00Z">
        <w:r>
          <w:t xml:space="preserve"> </w:t>
        </w:r>
      </w:ins>
      <w:hyperlink w:anchor="def-pairwise-disjoint">
        <w:ins w:id="1000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sets</w:t>
        </w:r>
      </w:ins>
      <w:ins w:id="10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in</w:t>
        </w:r>
      </w:ins>
      <w:ins w:id="10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07" w:author="PR Preview" w:date="2026-01-01T00:00:00Z">
        <w:r>
          <w:t xml:space="preserve">,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ins w:id="1010" w:author="PR Preview" w:date="2026-01-01T00:00:00Z">
        <w:r>
          <w:rPr>
            <w:b/>
            <w:bCs/>
          </w:rPr>
          <w:t xml:space="preserve">Example 10 (Counting elements is finitely additive)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For the die rolls</w:t>
        </w:r>
      </w:ins>
      <w:ins w:id="101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(</w:t>
        </w:r>
      </w:ins>
      <w:hyperlink r:id="rId18">
        <w:ins w:id="1016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1017" w:author="PR Preview" w:date="2026-01-01T00:00:00Z">
        <w:r>
          <w:t xml:space="preserve">),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let</w:t>
        </w:r>
      </w:ins>
      <w:ins w:id="102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021" w:author="PR Preview" w:date="2026-01-01T00:00:00Z">
        <w:r>
          <w:t xml:space="preserve">, the number of elements of</w:t>
        </w:r>
      </w:ins>
      <w:ins w:id="1022" w:author="PR Preview" w:date="2026-01-01T00:00:00Z">
        <w:r>
          <w:t xml:space="preserve"> </w:t>
        </w:r>
      </w:ins>
      <m:oMath>
        <m:r>
          <m:t>A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(</w:t>
        </w:r>
      </w:ins>
      <w:hyperlink r:id="rId60">
        <w:ins w:id="1025" w:author="PR Preview" w:date="2026-01-01T00:00:00Z">
          <w:r>
            <w:rPr>
              <w:rStyle w:val="Hyperlink"/>
            </w:rPr>
            <w:t xml:space="preserve">cardinality</w:t>
          </w:r>
        </w:ins>
      </w:hyperlink>
      <w:ins w:id="1026" w:author="PR Preview" w:date="2026-01-01T00:00:00Z">
        <w:r>
          <w:t xml:space="preserve">),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for each set</w:t>
        </w:r>
      </w:ins>
      <w:ins w:id="1029" w:author="PR Preview" w:date="2026-01-01T00:00:00Z">
        <w:r>
          <w:t xml:space="preserve"> </w:t>
        </w:r>
      </w:ins>
      <m:oMath>
        <m:r>
          <m:t>A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in the</w:t>
        </w:r>
      </w:ins>
      <w:ins w:id="1032" w:author="PR Preview" w:date="2026-01-01T00:00:00Z">
        <w:r>
          <w:t xml:space="preserve"> </w:t>
        </w:r>
      </w:ins>
      <m:oMath>
        <m:r>
          <m:t>σ</m:t>
        </m:r>
      </m:oMath>
      <w:ins w:id="1033" w:author="PR Preview" w:date="2026-01-01T00:00:00Z">
        <w:r>
          <w:t xml:space="preserve">-algebra of all subsets of</w:t>
        </w:r>
      </w:ins>
      <w:ins w:id="1034" w:author="PR Preview" w:date="2026-01-01T00:00:00Z">
        <w:r>
          <w:t xml:space="preserve"> </w:t>
        </w:r>
      </w:ins>
      <m:oMath>
        <m:r>
          <m:t>D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(</w:t>
        </w:r>
      </w:ins>
      <w:hyperlink w:anchor="exm-sigma-algebra">
        <w:ins w:id="103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38" w:author="PR Preview" w:date="2026-01-01T00:00:00Z">
        <w:r>
          <w:t xml:space="preserve">).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The sets</w:t>
        </w:r>
      </w:ins>
      <w:ins w:id="10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</w:t>
        </w:r>
      </w:ins>
      <w:ins w:id="104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are pairwise disjoint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(</w:t>
        </w:r>
      </w:ins>
      <w:hyperlink w:anchor="exm-pairwise-disjoint">
        <w:ins w:id="104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050" w:author="PR Preview" w:date="2026-01-01T00:00:00Z">
        <w:r>
          <w:t xml:space="preserve">),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del w:id="1051" w:author="PR Preview" w:date="2026-01-01T00:00:00Z">
        <w:r>
          <w:rPr>
            <w:b/>
            <w:bCs/>
          </w:rPr>
          <w:delText xml:space="preserve">Example 8 (Squaring the count is not finitely additive)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On the same</w:delText>
        </w:r>
      </w:del>
      <w:del w:id="1054" w:author="PR Preview" w:date="2026-01-01T00:00:00Z">
        <w:r>
          <w:delText xml:space="preserve"> </w:delText>
        </w:r>
      </w:del>
      <m:oMath>
        <m:r>
          <m:t>σ</m:t>
        </m:r>
      </m:oMath>
      <w:del w:id="1055" w:author="PR Preview" w:date="2026-01-01T00:00:00Z">
        <w:r>
          <w:delText xml:space="preserve">-algebra, let</w:delText>
        </w:r>
      </w:del>
      <w:del w:id="1056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57" w:author="PR Preview" w:date="2026-01-01T00:00:00Z">
        <w:r>
          <w:delText xml:space="preserve">.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The sets</w:delText>
        </w:r>
      </w:del>
      <w:del w:id="10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and</w:delText>
        </w:r>
      </w:del>
      <w:del w:id="10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are pairwise disjoint, but</w:delText>
        </w:r>
      </w:del>
    </w:p>
    <w:p>
      <w:pPr>
        <w:pStyle w:val="BodyText"/>
      </w:pPr>
      <w:ins w:id="1066" w:author="PR Preview" w:date="2026-01-01T00:00:00Z">
        <w:r>
          <w:rPr>
            <w:b/>
            <w:bCs/>
          </w:rPr>
          <w:t xml:space="preserve">Example 11 (Squaring the count is not finitely additive)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On the same</w:t>
        </w:r>
      </w:ins>
      <w:ins w:id="1069" w:author="PR Preview" w:date="2026-01-01T00:00:00Z">
        <w:r>
          <w:t xml:space="preserve"> </w:t>
        </w:r>
      </w:ins>
      <m:oMath>
        <m:r>
          <m:t>σ</m:t>
        </m:r>
      </m:oMath>
      <w:ins w:id="1070" w:author="PR Preview" w:date="2026-01-01T00:00:00Z">
        <w:r>
          <w:t xml:space="preserve">-algebra, let</w:t>
        </w:r>
      </w:ins>
      <w:ins w:id="1071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1072" w:author="PR Preview" w:date="2026-01-01T00:00:00Z">
        <w:r>
          <w:t xml:space="preserve">.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The sets</w:t>
        </w:r>
      </w:ins>
      <w:ins w:id="10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</w:t>
        </w:r>
      </w:ins>
      <w:ins w:id="10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are pairwise disjoint,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del w:id="1081" w:author="PR Preview" w:date="2026-01-01T00:00:00Z">
        <w:r>
          <w:rPr>
            <w:b/>
            <w:bCs/>
          </w:rPr>
          <w:delText xml:space="preserve">Definition 6 (Countable additivity (</w:delText>
        </w:r>
      </w:del>
      <m:oMath>
        <m:r>
          <m:t>σ</m:t>
        </m:r>
      </m:oMath>
      <w:del w:id="1082" w:author="PR Preview" w:date="2026-01-01T00:00:00Z">
        <w:r>
          <w:rPr>
            <w:b/>
            <w:bCs/>
          </w:rPr>
          <w:delText xml:space="preserve">-additivity))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Let</w:delText>
        </w:r>
      </w:del>
      <w:del w:id="10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be a</w:delText>
        </w:r>
      </w:del>
      <w:del w:id="1088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089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on a set</w:delText>
        </w:r>
      </w:del>
      <w:del w:id="1092" w:author="PR Preview" w:date="2026-01-01T00:00:00Z">
        <w:r>
          <w:delText xml:space="preserve"> </w:delText>
        </w:r>
      </w:del>
      <m:oMath>
        <m:r>
          <m:t>S</m:t>
        </m:r>
      </m:oMath>
      <w:del w:id="1093" w:author="PR Preview" w:date="2026-01-01T00:00:00Z">
        <w:r>
          <w:delText xml:space="preserve">.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A function</w:delText>
        </w:r>
      </w:del>
      <w:del w:id="109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is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rPr>
            <w:b/>
            <w:bCs/>
          </w:rPr>
          <w:delText xml:space="preserve">countably additive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[5]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(also called</w:delText>
        </w:r>
      </w:del>
      <w:del w:id="1105" w:author="PR Preview" w:date="2026-01-01T00:00:00Z">
        <w:r>
          <w:delText xml:space="preserve"> </w:delText>
        </w:r>
      </w:del>
      <m:oMath>
        <m:r>
          <m:t>σ</m:t>
        </m:r>
      </m:oMath>
      <w:del w:id="1106" w:author="PR Preview" w:date="2026-01-01T00:00:00Z">
        <w:r>
          <w:rPr>
            <w:b/>
            <w:bCs/>
          </w:rPr>
          <w:delText xml:space="preserve">-additive</w:delText>
        </w:r>
      </w:del>
      <w:del w:id="1107" w:author="PR Preview" w:date="2026-01-01T00:00:00Z">
        <w:r>
          <w:delText xml:space="preserve">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if, for every sequence of</w:delText>
        </w:r>
      </w:del>
      <w:del w:id="1110" w:author="PR Preview" w:date="2026-01-01T00:00:00Z">
        <w:r>
          <w:delText xml:space="preserve"> </w:delText>
        </w:r>
      </w:del>
      <w:hyperlink r:id="rId20">
        <w:del w:id="1111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1112" w:author="PR Preview" w:date="2026-01-01T00:00:00Z">
        <w:r>
          <w:delText xml:space="preserve"> </w:delText>
        </w:r>
      </w:del>
      <w:hyperlink r:id="rId16">
        <w:del w:id="1113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11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in</w:delText>
        </w:r>
      </w:del>
      <w:del w:id="11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118" w:author="PR Preview" w:date="2026-01-01T00:00:00Z">
        <w:r>
          <w:delText xml:space="preserve">,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121" w:author="PR Preview" w:date="2026-01-01T00:00:00Z">
        <w:r>
          <w:rPr>
            <w:b/>
            <w:bCs/>
          </w:rPr>
          <w:delText xml:space="preserve">Example 9 (Counting elements is countably additive)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For the counting function</w:delText>
        </w:r>
      </w:del>
      <w:del w:id="112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of</w:delText>
        </w:r>
      </w:del>
      <w:del w:id="1127" w:author="PR Preview" w:date="2026-01-01T00:00:00Z">
        <w:r>
          <w:delText xml:space="preserve"> </w:delText>
        </w:r>
      </w:del>
      <w:hyperlink w:anchor="exm-finite-additivity">
        <w:del w:id="112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129" w:author="PR Preview" w:date="2026-01-01T00:00:00Z">
        <w:r>
          <w:delText xml:space="preserve">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take any sequence of pairwise disjoint sets</w:delText>
        </w:r>
      </w:del>
      <w:del w:id="113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33" w:author="PR Preview" w:date="2026-01-01T00:00:00Z">
        <w:r>
          <w:delText xml:space="preserve">.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No two of them share an element, and</w:delText>
        </w:r>
      </w:del>
      <w:del w:id="1136" w:author="PR Preview" w:date="2026-01-01T00:00:00Z">
        <w:r>
          <w:delText xml:space="preserve"> </w:delText>
        </w:r>
      </w:del>
      <m:oMath>
        <m:r>
          <m:t>D</m:t>
        </m:r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has only six elements,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so at most six of the</w:delText>
        </w:r>
      </w:del>
      <w:del w:id="114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contain any elements;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the rest are</w:delText>
        </w:r>
      </w:del>
      <w:del w:id="1146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147" w:author="PR Preview" w:date="2026-01-01T00:00:00Z">
        <w:r>
          <w:delText xml:space="preserve">, with</w:delText>
        </w:r>
      </w:del>
      <w:del w:id="114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The infinite sum therefore has at most six nonzero terms,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and finite additivity (</w:delText>
        </w:r>
      </w:del>
      <w:hyperlink w:anchor="exm-finite-additivity">
        <w:del w:id="115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155" w:author="PR Preview" w:date="2026-01-01T00:00:00Z">
        <w:r>
          <w:delText xml:space="preserve">) shows that those terms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add up to</w:delText>
        </w:r>
      </w:del>
      <w:del w:id="1158" w:author="PR Preview" w:date="2026-01-01T00:00:00Z">
        <w:r>
          <w:delText xml:space="preserve"> </w:delText>
        </w:r>
      </w:del>
      <m:oMath>
        <m:r>
          <m:t>μ</m:t>
        </m:r>
      </m:oMath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of the union.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So</w:delText>
        </w:r>
      </w:del>
      <w:del w:id="1163" w:author="PR Preview" w:date="2026-01-01T00:00:00Z">
        <w:r>
          <w:delText xml:space="preserve"> </w:delText>
        </w:r>
      </w:del>
      <m:oMath>
        <m:r>
          <m:t>μ</m:t>
        </m:r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is countably additive.</w:delText>
        </w:r>
      </w:del>
    </w:p>
    <w:p>
      <w:pPr>
        <w:pStyle w:val="BodyText"/>
      </w:pPr>
      <w:del w:id="1166" w:author="PR Preview" w:date="2026-01-01T00:00:00Z">
        <w:r>
          <w:rPr>
            <w:i/>
            <w:iCs/>
          </w:rPr>
          <w:delText xml:space="preserve">Remark 3</w:delText>
        </w:r>
      </w:del>
      <w:del w:id="1167" w:author="PR Preview" w:date="2026-01-01T00:00:00Z">
        <w:r>
          <w:delText xml:space="preserve"> (The sum in countable additivity always has a value). </w:delText>
        </w:r>
      </w:del>
      <w:del w:id="1168" w:author="PR Preview" w:date="2026-01-01T00:00:00Z">
        <w:r>
          <w:delText xml:space="preserve">By</w:delText>
        </w:r>
      </w:del>
      <w:del w:id="1169" w:author="PR Preview" w:date="2026-01-01T00:00:00Z">
        <w:r>
          <w:delText xml:space="preserve"> </w:delText>
        </w:r>
      </w:del>
      <w:hyperlink r:id="rId23">
        <w:del w:id="1170" w:author="PR Preview" w:date="2026-01-01T00:00:00Z">
          <w:r>
            <w:rPr>
              <w:rStyle w:val="Hyperlink"/>
            </w:rPr>
            <w:delText xml:space="preserve">sums of non-negative terms</w:delText>
          </w:r>
        </w:del>
      </w:hyperlink>
      <w:del w:id="1171" w:author="PR Preview" w:date="2026-01-01T00:00:00Z">
        <w:r>
          <w:delText xml:space="preserve">,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the right-hand side of the equation in</w:delText>
        </w:r>
      </w:del>
      <w:del w:id="1174" w:author="PR Preview" w:date="2026-01-01T00:00:00Z">
        <w:r>
          <w:delText xml:space="preserve"> </w:delText>
        </w:r>
      </w:del>
      <w:hyperlink w:anchor="def-countable-additivity">
        <w:del w:id="117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76" w:author="PR Preview" w:date="2026-01-01T00:00:00Z">
        <w:r>
          <w:delText xml:space="preserve">,</w:delText>
        </w:r>
      </w:del>
      <w:del w:id="117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178" w:author="PR Preview" w:date="2026-01-01T00:00:00Z">
        <w:r>
          <w:delText xml:space="preserve">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always has a value,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because each</w:delText>
        </w:r>
      </w:del>
      <w:del w:id="118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is in</w:delText>
        </w:r>
      </w:del>
      <w:del w:id="11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187" w:author="PR Preview" w:date="2026-01-01T00:00:00Z">
        <w:r>
          <w:delText xml:space="preserve">.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For example, if</w:delText>
        </w:r>
      </w:del>
      <w:del w:id="119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for each</w:delText>
        </w:r>
      </w:del>
      <w:del w:id="1193" w:author="PR Preview" w:date="2026-01-01T00:00:00Z">
        <w:r>
          <w:delText xml:space="preserve"> </w:delText>
        </w:r>
      </w:del>
      <m:oMath>
        <m:r>
          <m:t>i</m:t>
        </m:r>
      </m:oMath>
      <w:del w:id="1194" w:author="PR Preview" w:date="2026-01-01T00:00:00Z">
        <w:r>
          <w:delText xml:space="preserve">,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 partial sums are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198" w:author="PR Preview" w:date="2026-01-01T00:00:00Z">
        <w:r>
          <w:delText xml:space="preserve">, and the sum is</w:delText>
        </w:r>
      </w:del>
      <w:del w:id="1199" w:author="PR Preview" w:date="2026-01-01T00:00:00Z">
        <w:r>
          <w:delText xml:space="preserve"> </w:delText>
        </w:r>
      </w:del>
      <m:oMath>
        <m:r>
          <m:t>1</m:t>
        </m:r>
      </m:oMath>
      <w:del w:id="1200" w:author="PR Preview" w:date="2026-01-01T00:00:00Z">
        <w:r>
          <w:delText xml:space="preserve">;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if</w:delText>
        </w:r>
      </w:del>
      <w:del w:id="120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for each</w:delText>
        </w:r>
      </w:del>
      <w:del w:id="1206" w:author="PR Preview" w:date="2026-01-01T00:00:00Z">
        <w:r>
          <w:delText xml:space="preserve"> </w:delText>
        </w:r>
      </w:del>
      <m:oMath>
        <m:r>
          <m:t>i</m:t>
        </m:r>
      </m:oMath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the partial sums are</w:delText>
        </w:r>
      </w:del>
      <w:del w:id="121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211" w:author="PR Preview" w:date="2026-01-01T00:00:00Z">
        <w:r>
          <w:delText xml:space="preserve">, and the sum is</w:delText>
        </w:r>
      </w:del>
      <w:del w:id="121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213" w:author="PR Preview" w:date="2026-01-01T00:00:00Z">
        <w:r>
          <w:delText xml:space="preserve">.</w:delText>
        </w:r>
      </w:del>
    </w:p>
    <w:p>
      <w:pPr>
        <w:pStyle w:val="BodyText"/>
      </w:pPr>
      <w:del w:id="1214" w:author="PR Preview" w:date="2026-01-01T00:00:00Z">
        <w:r>
          <w:rPr>
            <w:b/>
            <w:bCs/>
          </w:rPr>
          <w:delText xml:space="preserve">Lemma 1 (Countable additivity and the empty set)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If</w:delText>
        </w:r>
      </w:del>
      <w:del w:id="1217" w:author="PR Preview" w:date="2026-01-01T00:00:00Z">
        <w:r>
          <w:delText xml:space="preserve"> </w:delText>
        </w:r>
      </w:del>
      <m:oMath>
        <m:r>
          <m:t>μ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a</w:delText>
        </w:r>
      </w:del>
      <w:del w:id="1220" w:author="PR Preview" w:date="2026-01-01T00:00:00Z">
        <w:r>
          <w:delText xml:space="preserve"> </w:delText>
        </w:r>
      </w:del>
      <w:hyperlink w:anchor="def-countable-additivity">
        <w:del w:id="1221" w:author="PR Preview" w:date="2026-01-01T00:00:00Z">
          <w:r>
            <w:rPr>
              <w:rStyle w:val="Hyperlink"/>
            </w:rPr>
            <w:delText xml:space="preserve">countably additive</w:delText>
          </w:r>
        </w:del>
      </w:hyperlink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function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on a</w:delText>
        </w:r>
      </w:del>
      <w:del w:id="122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22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2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then</w:delText>
        </w:r>
      </w:del>
      <w:del w:id="12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or</w:delText>
        </w:r>
      </w:del>
      <w:del w:id="12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36" w:author="PR Preview" w:date="2026-01-01T00:00:00Z">
        <w:r>
          <w:delText xml:space="preserve">.</w:delText>
        </w:r>
      </w:del>
    </w:p>
    <w:p>
      <w:pPr>
        <w:pStyle w:val="BodyText"/>
      </w:pPr>
      <w:ins w:id="1237" w:author="PR Preview" w:date="2026-01-01T00:00:00Z">
        <w:r>
          <w:rPr>
            <w:b/>
            <w:bCs/>
          </w:rPr>
          <w:t xml:space="preserve">Definition 10 (Countable additivity (</w:t>
        </w:r>
      </w:ins>
      <m:oMath>
        <m:r>
          <m:t>σ</m:t>
        </m:r>
      </m:oMath>
      <w:ins w:id="1238" w:author="PR Preview" w:date="2026-01-01T00:00:00Z">
        <w:r>
          <w:rPr>
            <w:b/>
            <w:bCs/>
          </w:rPr>
          <w:t xml:space="preserve">-additivity))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Let</w:t>
        </w:r>
      </w:ins>
      <w:ins w:id="12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be a</w:t>
        </w:r>
      </w:ins>
      <w:ins w:id="124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24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on a set</w:t>
        </w:r>
      </w:ins>
      <w:ins w:id="1248" w:author="PR Preview" w:date="2026-01-01T00:00:00Z">
        <w:r>
          <w:t xml:space="preserve"> </w:t>
        </w:r>
      </w:ins>
      <m:oMath>
        <m:r>
          <m:t>S</m:t>
        </m:r>
      </m:oMath>
      <w:ins w:id="1249" w:author="PR Preview" w:date="2026-01-01T00:00:00Z">
        <w:r>
          <w:t xml:space="preserve">.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 function</w:t>
        </w:r>
      </w:ins>
      <w:ins w:id="125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rPr>
            <w:b/>
            <w:bCs/>
          </w:rPr>
          <w:t xml:space="preserve">countably additive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[9]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(also called</w:t>
        </w:r>
      </w:ins>
      <w:ins w:id="1261" w:author="PR Preview" w:date="2026-01-01T00:00:00Z">
        <w:r>
          <w:t xml:space="preserve"> </w:t>
        </w:r>
      </w:ins>
      <m:oMath>
        <m:r>
          <m:t>σ</m:t>
        </m:r>
      </m:oMath>
      <w:ins w:id="1262" w:author="PR Preview" w:date="2026-01-01T00:00:00Z">
        <w:r>
          <w:rPr>
            <w:b/>
            <w:bCs/>
          </w:rPr>
          <w:t xml:space="preserve">-additive</w:t>
        </w:r>
      </w:ins>
      <w:ins w:id="1263" w:author="PR Preview" w:date="2026-01-01T00:00:00Z">
        <w:r>
          <w:t xml:space="preserve">)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if, for every sequence of</w:t>
        </w:r>
      </w:ins>
      <w:ins w:id="1266" w:author="PR Preview" w:date="2026-01-01T00:00:00Z">
        <w:r>
          <w:t xml:space="preserve"> </w:t>
        </w:r>
      </w:ins>
      <w:hyperlink w:anchor="def-pairwise-disjoint">
        <w:ins w:id="1267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sets</w:t>
        </w:r>
      </w:ins>
      <w:ins w:id="12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in</w:t>
        </w:r>
      </w:ins>
      <w:ins w:id="12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ins w:id="1277" w:author="PR Preview" w:date="2026-01-01T00:00:00Z">
        <w:r>
          <w:rPr>
            <w:b/>
            <w:bCs/>
          </w:rPr>
          <w:t xml:space="preserve">Example 12 (Counting elements is countably additive)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For the counting function</w:t>
        </w:r>
      </w:ins>
      <w:ins w:id="128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of</w:t>
        </w:r>
      </w:ins>
      <w:ins w:id="1283" w:author="PR Preview" w:date="2026-01-01T00:00:00Z">
        <w:r>
          <w:t xml:space="preserve"> </w:t>
        </w:r>
      </w:ins>
      <w:hyperlink w:anchor="exm-finite-additivity">
        <w:ins w:id="128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take any sequence of pairwise disjoint sets</w:t>
        </w:r>
      </w:ins>
      <w:ins w:id="128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89" w:author="PR Preview" w:date="2026-01-01T00:00:00Z">
        <w:r>
          <w:t xml:space="preserve">.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No two of them share an element, and</w:t>
        </w:r>
      </w:ins>
      <w:ins w:id="1292" w:author="PR Preview" w:date="2026-01-01T00:00:00Z">
        <w:r>
          <w:t xml:space="preserve"> </w:t>
        </w:r>
      </w:ins>
      <m:oMath>
        <m:r>
          <m:t>D</m:t>
        </m:r>
      </m:oMath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has only six elements,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so at most six of the</w:t>
        </w:r>
      </w:ins>
      <w:ins w:id="12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contain any elements;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the rest are</w:t>
        </w:r>
      </w:ins>
      <w:ins w:id="1302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303" w:author="PR Preview" w:date="2026-01-01T00:00:00Z">
        <w:r>
          <w:t xml:space="preserve">, with</w:t>
        </w:r>
      </w:ins>
      <w:ins w:id="130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05" w:author="PR Preview" w:date="2026-01-01T00:00:00Z">
        <w:r>
          <w:t xml:space="preserve">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The infinite sum therefore has at most six nonzero terms,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and finite additivity (</w:t>
        </w:r>
      </w:ins>
      <w:hyperlink w:anchor="exm-finite-additivity">
        <w:ins w:id="1310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311" w:author="PR Preview" w:date="2026-01-01T00:00:00Z">
        <w:r>
          <w:t xml:space="preserve">) shows that those terms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add up to</w:t>
        </w:r>
      </w:ins>
      <w:ins w:id="1314" w:author="PR Preview" w:date="2026-01-01T00:00:00Z">
        <w:r>
          <w:t xml:space="preserve"> </w:t>
        </w:r>
      </w:ins>
      <m:oMath>
        <m:r>
          <m:t>μ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of the union.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So</w:t>
        </w:r>
      </w:ins>
      <w:ins w:id="1319" w:author="PR Preview" w:date="2026-01-01T00:00:00Z">
        <w:r>
          <w:t xml:space="preserve"> </w:t>
        </w:r>
      </w:ins>
      <m:oMath>
        <m:r>
          <m:t>μ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is countably additive.</w:t>
        </w:r>
      </w:ins>
    </w:p>
    <w:bookmarkEnd w:id="64"/>
    <w:bookmarkStart w:id="65" w:name="rem-countable-additivity-sum-exists"/>
    <w:p>
      <w:pPr>
        <w:pStyle w:val="BodyText"/>
      </w:pPr>
      <w:ins w:id="1322" w:author="PR Preview" w:date="2026-01-01T00:00:00Z">
        <w:r>
          <w:rPr>
            <w:i/>
            <w:iCs/>
          </w:rPr>
          <w:t xml:space="preserve">Remark 3</w:t>
        </w:r>
      </w:ins>
      <w:ins w:id="1323" w:author="PR Preview" w:date="2026-01-01T00:00:00Z">
        <w:r>
          <w:t xml:space="preserve"> (The sum in countable additivity always has a value). </w:t>
        </w:r>
      </w:ins>
      <w:ins w:id="1324" w:author="PR Preview" w:date="2026-01-01T00:00:00Z">
        <w:r>
          <w:t xml:space="preserve">By</w:t>
        </w:r>
      </w:ins>
      <w:ins w:id="1325" w:author="PR Preview" w:date="2026-01-01T00:00:00Z">
        <w:r>
          <w:t xml:space="preserve"> </w:t>
        </w:r>
      </w:ins>
      <w:hyperlink w:anchor="lem-nonneg-series">
        <w:ins w:id="132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the right-hand side of the equation in</w:t>
        </w:r>
      </w:ins>
      <w:ins w:id="1330" w:author="PR Preview" w:date="2026-01-01T00:00:00Z">
        <w:r>
          <w:t xml:space="preserve"> </w:t>
        </w:r>
      </w:ins>
      <w:hyperlink w:anchor="def-countable-additivity">
        <w:ins w:id="133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always has a value,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because each</w:t>
        </w:r>
      </w:ins>
      <w:ins w:id="133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is in</w:t>
        </w:r>
      </w:ins>
      <w:ins w:id="13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For example, if</w:t>
        </w:r>
      </w:ins>
      <w:ins w:id="134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for each</w:t>
        </w:r>
      </w:ins>
      <w:ins w:id="1349" w:author="PR Preview" w:date="2026-01-01T00:00:00Z">
        <w:r>
          <w:t xml:space="preserve"> </w:t>
        </w:r>
      </w:ins>
      <m:oMath>
        <m:r>
          <m:t>i</m:t>
        </m:r>
      </m:oMath>
      <w:ins w:id="1350" w:author="PR Preview" w:date="2026-01-01T00:00:00Z">
        <w:r>
          <w:t xml:space="preserve">,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the partial sums are</w:t>
        </w:r>
      </w:ins>
      <w:ins w:id="135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354" w:author="PR Preview" w:date="2026-01-01T00:00:00Z">
        <w:r>
          <w:t xml:space="preserve">, and the sum is</w:t>
        </w:r>
      </w:ins>
      <w:ins w:id="1355" w:author="PR Preview" w:date="2026-01-01T00:00:00Z">
        <w:r>
          <w:t xml:space="preserve"> </w:t>
        </w:r>
      </w:ins>
      <m:oMath>
        <m:r>
          <m:t>1</m:t>
        </m:r>
      </m:oMath>
      <w:ins w:id="1356" w:author="PR Preview" w:date="2026-01-01T00:00:00Z">
        <w:r>
          <w:t xml:space="preserve">;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if</w:t>
        </w:r>
      </w:ins>
      <w:ins w:id="13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for each</w:t>
        </w:r>
      </w:ins>
      <w:ins w:id="1362" w:author="PR Preview" w:date="2026-01-01T00:00:00Z">
        <w:r>
          <w:t xml:space="preserve"> </w:t>
        </w:r>
      </w:ins>
      <m:oMath>
        <m:r>
          <m:t>i</m:t>
        </m:r>
      </m:oMath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the partial sums are</w:t>
        </w:r>
      </w:ins>
      <w:ins w:id="136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367" w:author="PR Preview" w:date="2026-01-01T00:00:00Z">
        <w:r>
          <w:t xml:space="preserve">, and the sum is</w:t>
        </w:r>
      </w:ins>
      <w:ins w:id="136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69" w:author="PR Preview" w:date="2026-01-01T00:00:00Z">
        <w:r>
          <w:t xml:space="preserve">.</w:t>
        </w:r>
      </w:ins>
    </w:p>
    <w:bookmarkEnd w:id="65"/>
    <w:bookmarkStart w:id="66" w:name="lem-countable-additivity-empty"/>
    <w:p>
      <w:pPr>
        <w:pStyle w:val="BodyText"/>
      </w:pPr>
      <w:ins w:id="1370" w:author="PR Preview" w:date="2026-01-01T00:00:00Z">
        <w:r>
          <w:rPr>
            <w:b/>
            <w:bCs/>
          </w:rPr>
          <w:t xml:space="preserve">Lemma 2 (Countable additivity and the empty set)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If</w:t>
        </w:r>
      </w:ins>
      <w:ins w:id="1373" w:author="PR Preview" w:date="2026-01-01T00:00:00Z">
        <w:r>
          <w:t xml:space="preserve"> </w:t>
        </w:r>
      </w:ins>
      <m:oMath>
        <m:r>
          <m:t>μ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is a</w:t>
        </w:r>
      </w:ins>
      <w:ins w:id="1376" w:author="PR Preview" w:date="2026-01-01T00:00:00Z">
        <w:r>
          <w:t xml:space="preserve"> </w:t>
        </w:r>
      </w:ins>
      <w:hyperlink w:anchor="def-countable-additivity">
        <w:ins w:id="1377" w:author="PR Preview" w:date="2026-01-01T00:00:00Z">
          <w:r>
            <w:rPr>
              <w:rStyle w:val="Hyperlink"/>
            </w:rPr>
            <w:t xml:space="preserve">countably additive</w:t>
          </w:r>
        </w:ins>
      </w:hyperlink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function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on a</w:t>
        </w:r>
      </w:ins>
      <w:ins w:id="1382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38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3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85" w:author="PR Preview" w:date="2026-01-01T00:00:00Z">
        <w:r>
          <w:t xml:space="preserve">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then</w:t>
        </w:r>
      </w:ins>
      <w:ins w:id="138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or</w:t>
        </w:r>
      </w:ins>
      <w:ins w:id="139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92" w:author="PR Preview" w:date="2026-01-01T00:00:00Z">
        <w:r>
          <w:t xml:space="preserve">.</w:t>
        </w:r>
      </w:ins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del w:id="1393" w:author="PR Preview" w:date="2026-01-01T00:00:00Z">
        <w:r>
          <w:rPr>
            <w:b/>
            <w:bCs/>
          </w:rPr>
          <w:delText xml:space="preserve">Example 10 (A countably additive function with</w:delText>
        </w:r>
      </w:del>
      <w:del w:id="1394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95" w:author="PR Preview" w:date="2026-01-01T00:00:00Z">
        <w:r>
          <w:rPr>
            <w:b/>
            <w:bCs/>
          </w:rPr>
          <w:delText xml:space="preserve">)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The counting function</w:delText>
        </w:r>
      </w:del>
      <w:del w:id="139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of</w:delText>
        </w:r>
      </w:del>
      <w:del w:id="1401" w:author="PR Preview" w:date="2026-01-01T00:00:00Z">
        <w:r>
          <w:delText xml:space="preserve"> </w:delText>
        </w:r>
      </w:del>
      <w:hyperlink w:anchor="exm-countable-additivity">
        <w:del w:id="1402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is countably additive,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p>
      <w:pPr>
        <w:pStyle w:val="FirstParagraph"/>
      </w:pPr>
      <w:del w:id="1405" w:author="PR Preview" w:date="2026-01-01T00:00:00Z">
        <w:r>
          <w:rPr>
            <w:b/>
            <w:bCs/>
          </w:rPr>
          <w:delText xml:space="preserve">Example 11 (A countably additive function with</w:delText>
        </w:r>
      </w:del>
      <w:del w:id="1406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407" w:author="PR Preview" w:date="2026-01-01T00:00:00Z">
        <w:r>
          <w:rPr>
            <w:b/>
            <w:bCs/>
          </w:rPr>
          <w:delText xml:space="preserve">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For the die rolls</w:delText>
        </w:r>
      </w:del>
      <w:del w:id="141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(</w:delText>
        </w:r>
      </w:del>
      <w:hyperlink r:id="rId18">
        <w:del w:id="1413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1414" w:author="PR Preview" w:date="2026-01-01T00:00:00Z">
        <w:r>
          <w:delText xml:space="preserve">),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let</w:delText>
        </w:r>
      </w:del>
      <w:del w:id="141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for every set</w:delText>
        </w:r>
      </w:del>
      <w:del w:id="1420" w:author="PR Preview" w:date="2026-01-01T00:00:00Z">
        <w:r>
          <w:delText xml:space="preserve"> </w:delText>
        </w:r>
      </w:del>
      <m:oMath>
        <m:r>
          <m:t>A</m:t>
        </m:r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in the</w:delText>
        </w:r>
      </w:del>
      <w:del w:id="1423" w:author="PR Preview" w:date="2026-01-01T00:00:00Z">
        <w:r>
          <w:delText xml:space="preserve"> </w:delText>
        </w:r>
      </w:del>
      <m:oMath>
        <m:r>
          <m:t>σ</m:t>
        </m:r>
      </m:oMath>
      <w:del w:id="1424" w:author="PR Preview" w:date="2026-01-01T00:00:00Z">
        <w:r>
          <w:delText xml:space="preserve">-algebra of all subsets of</w:delText>
        </w:r>
      </w:del>
      <w:del w:id="1425" w:author="PR Preview" w:date="2026-01-01T00:00:00Z">
        <w:r>
          <w:delText xml:space="preserve"> </w:delText>
        </w:r>
      </w:del>
      <m:oMath>
        <m:r>
          <m:t>D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(</w:delText>
        </w:r>
      </w:del>
      <w:hyperlink w:anchor="exm-sigma-algebra">
        <w:del w:id="1428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429" w:author="PR Preview" w:date="2026-01-01T00:00:00Z">
        <w:r>
          <w:delText xml:space="preserve">),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including</w:delText>
        </w:r>
      </w:del>
      <w:del w:id="14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433" w:author="PR Preview" w:date="2026-01-01T00:00:00Z">
        <w:r>
          <w:delText xml:space="preserve">.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For any sequence of pairwise disjoint sets</w:delText>
        </w:r>
      </w:del>
      <w:del w:id="14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37" w:author="PR Preview" w:date="2026-01-01T00:00:00Z">
        <w:r>
          <w:delText xml:space="preserve">,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the left-hand side of the countable additivity equation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40" w:author="PR Preview" w:date="2026-01-01T00:00:00Z">
        <w:r>
          <w:delText xml:space="preserve">and the right-hand side,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</w:delText>
        </w:r>
      </w:del>
      <w:del w:id="1443" w:author="PR Preview" w:date="2026-01-01T00:00:00Z">
        <w:r>
          <w:delText xml:space="preserve"> </w:delText>
        </w:r>
      </w:del>
      <w:hyperlink r:id="rId53">
        <w:del w:id="1444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of its</w:delText>
        </w:r>
      </w:del>
      <w:del w:id="1447" w:author="PR Preview" w:date="2026-01-01T00:00:00Z">
        <w:r>
          <w:delText xml:space="preserve"> </w:delText>
        </w:r>
      </w:del>
      <w:hyperlink r:id="rId26">
        <w:del w:id="1448" w:author="PR Preview" w:date="2026-01-01T00:00:00Z">
          <w:r>
            <w:rPr>
              <w:rStyle w:val="Hyperlink"/>
            </w:rPr>
            <w:delText xml:space="preserve">partial sums</w:delText>
          </w:r>
        </w:del>
      </w:hyperlink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(</w:delText>
        </w:r>
      </w:del>
      <w:hyperlink r:id="rId23">
        <w:del w:id="1451" w:author="PR Preview" w:date="2026-01-01T00:00:00Z">
          <w:r>
            <w:rPr>
              <w:rStyle w:val="Hyperlink"/>
            </w:rPr>
            <w:delText xml:space="preserve">sums of non-negative terms</w:delText>
          </w:r>
        </w:del>
      </w:hyperlink>
      <w:del w:id="1452" w:author="PR Preview" w:date="2026-01-01T00:00:00Z">
        <w:r>
          <w:delText xml:space="preserve">), is: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Example 13 (A countably additive function with</w:t>
        </w:r>
      </w:ins>
      <w:ins w:id="145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55" w:author="PR Preview" w:date="2026-01-01T00:00:00Z">
        <w:r>
          <w:rPr>
            <w:b/>
            <w:bCs/>
          </w:rPr>
          <w:t xml:space="preserve">)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The counting function</w:t>
        </w:r>
      </w:ins>
      <w:ins w:id="145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of</w:t>
        </w:r>
      </w:ins>
      <w:ins w:id="1461" w:author="PR Preview" w:date="2026-01-01T00:00:00Z">
        <w:r>
          <w:t xml:space="preserve"> </w:t>
        </w:r>
      </w:ins>
      <w:hyperlink w:anchor="exm-countable-additivity">
        <w:ins w:id="146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is countably additive,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ins w:id="1465" w:author="PR Preview" w:date="2026-01-01T00:00:00Z">
        <w:r>
          <w:rPr>
            <w:b/>
            <w:bCs/>
          </w:rPr>
          <w:t xml:space="preserve">Example 14 (A countably additive function with</w:t>
        </w:r>
      </w:ins>
      <w:ins w:id="1466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467" w:author="PR Preview" w:date="2026-01-01T00:00:00Z">
        <w:r>
          <w:rPr>
            <w:b/>
            <w:bCs/>
          </w:rPr>
          <w:t xml:space="preserve">)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For the die rolls</w:t>
        </w:r>
      </w:ins>
      <w:ins w:id="147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(</w:t>
        </w:r>
      </w:ins>
      <w:hyperlink r:id="rId18">
        <w:ins w:id="1473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1474" w:author="PR Preview" w:date="2026-01-01T00:00:00Z">
        <w:r>
          <w:t xml:space="preserve">),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let</w:t>
        </w:r>
      </w:ins>
      <w:ins w:id="147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for every set</w:t>
        </w:r>
      </w:ins>
      <w:ins w:id="1480" w:author="PR Preview" w:date="2026-01-01T00:00:00Z">
        <w:r>
          <w:t xml:space="preserve"> </w:t>
        </w:r>
      </w:ins>
      <m:oMath>
        <m:r>
          <m:t>A</m:t>
        </m:r>
      </m:oMath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in the</w:t>
        </w:r>
      </w:ins>
      <w:ins w:id="1483" w:author="PR Preview" w:date="2026-01-01T00:00:00Z">
        <w:r>
          <w:t xml:space="preserve"> </w:t>
        </w:r>
      </w:ins>
      <m:oMath>
        <m:r>
          <m:t>σ</m:t>
        </m:r>
      </m:oMath>
      <w:ins w:id="1484" w:author="PR Preview" w:date="2026-01-01T00:00:00Z">
        <w:r>
          <w:t xml:space="preserve">-algebra of all subsets of</w:t>
        </w:r>
      </w:ins>
      <w:ins w:id="1485" w:author="PR Preview" w:date="2026-01-01T00:00:00Z">
        <w:r>
          <w:t xml:space="preserve"> </w:t>
        </w:r>
      </w:ins>
      <m:oMath>
        <m:r>
          <m:t>D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(</w:t>
        </w:r>
      </w:ins>
      <w:hyperlink w:anchor="exm-sigma-algebra">
        <w:ins w:id="148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89" w:author="PR Preview" w:date="2026-01-01T00:00:00Z">
        <w:r>
          <w:t xml:space="preserve">),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including</w:t>
        </w:r>
      </w:ins>
      <w:ins w:id="14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493" w:author="PR Preview" w:date="2026-01-01T00:00:00Z">
        <w:r>
          <w:t xml:space="preserve">.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For any sequence of pairwise disjoint sets</w:t>
        </w:r>
      </w:ins>
      <w:ins w:id="149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497" w:author="PR Preview" w:date="2026-01-01T00:00:00Z">
        <w:r>
          <w:t xml:space="preserve">,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the left-hand side of the countable additivity equation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00" w:author="PR Preview" w:date="2026-01-01T00:00:00Z">
        <w:r>
          <w:t xml:space="preserve">and the right-hand side,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the limit of its partial sums (</w:t>
        </w:r>
      </w:ins>
      <w:hyperlink w:anchor="lem-nonneg-series">
        <w:ins w:id="150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504" w:author="PR Preview" w:date="2026-01-01T00:00:00Z">
        <w:r>
          <w:t xml:space="preserve">),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del w:id="1505" w:author="PR Preview" w:date="2026-01-01T00:00:00Z">
        <w:r>
          <w:rPr>
            <w:i/>
            <w:iCs/>
          </w:rPr>
          <w:delText xml:space="preserve">Remark 4</w:delText>
        </w:r>
      </w:del>
      <w:del w:id="1506" w:author="PR Preview" w:date="2026-01-01T00:00:00Z">
        <w:r>
          <w:delText xml:space="preserve"> (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is an extra requirement). </w:delText>
        </w:r>
      </w:del>
      <w:hyperlink w:anchor="exm-empty-set-zero">
        <w:del w:id="150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and</w:delText>
        </w:r>
      </w:del>
      <w:del w:id="1512" w:author="PR Preview" w:date="2026-01-01T00:00:00Z">
        <w:r>
          <w:delText xml:space="preserve"> </w:delText>
        </w:r>
      </w:del>
      <w:hyperlink w:anchor="exm-empty-set-infinity">
        <w:del w:id="151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show that</w:delText>
        </w:r>
      </w:del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both values allowed by</w:delText>
        </w:r>
      </w:del>
      <w:del w:id="1518" w:author="PR Preview" w:date="2026-01-01T00:00:00Z">
        <w:r>
          <w:delText xml:space="preserve"> </w:delText>
        </w:r>
      </w:del>
      <w:hyperlink w:anchor="lem-countable-additivity-empty">
        <w:del w:id="151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occur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for countably additive functions.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So</w:delText>
        </w:r>
      </w:del>
      <w:del w:id="152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is an extra requirement, not a consequence of countable additivity.</w:delText>
        </w:r>
      </w:del>
    </w:p>
    <w:p>
      <w:pPr>
        <w:pStyle w:val="BodyText"/>
      </w:pPr>
      <w:ins w:id="1529" w:author="PR Preview" w:date="2026-01-01T00:00:00Z">
        <w:r>
          <w:rPr>
            <w:i/>
            <w:iCs/>
          </w:rPr>
          <w:t xml:space="preserve">Remark 4</w:t>
        </w:r>
      </w:ins>
      <w:ins w:id="1530" w:author="PR Preview" w:date="2026-01-01T00:00:00Z">
        <w:r>
          <w:t xml:space="preserve"> (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 an extra requirement). </w:t>
        </w:r>
      </w:ins>
      <w:hyperlink w:anchor="exm-empty-set-zero">
        <w:ins w:id="1533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and</w:t>
        </w:r>
      </w:ins>
      <w:ins w:id="1536" w:author="PR Preview" w:date="2026-01-01T00:00:00Z">
        <w:r>
          <w:t xml:space="preserve"> </w:t>
        </w:r>
      </w:ins>
      <w:hyperlink w:anchor="exm-empty-set-infinity">
        <w:ins w:id="1537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show that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both values allowed by</w:t>
        </w:r>
      </w:ins>
      <w:ins w:id="1542" w:author="PR Preview" w:date="2026-01-01T00:00:00Z">
        <w:r>
          <w:t xml:space="preserve"> </w:t>
        </w:r>
      </w:ins>
      <w:hyperlink w:anchor="lem-countable-additivity-empty">
        <w:ins w:id="1543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occur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for countably additive functions.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So</w:t>
        </w:r>
      </w:ins>
      <w:ins w:id="155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is an extra requirement, not a consequence of countable additivity.</w:t>
        </w:r>
      </w:ins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del w:id="1553" w:author="PR Preview" w:date="2026-01-01T00:00:00Z">
        <w:r>
          <w:rPr>
            <w:b/>
            <w:bCs/>
          </w:rPr>
          <w:delText xml:space="preserve">Example 12 (Finitely additive but not countably additive)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Let</w:delText>
        </w:r>
      </w:del>
      <w:del w:id="155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557" w:author="PR Preview" w:date="2026-01-01T00:00:00Z">
        <w:r>
          <w:delText xml:space="preserve">,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with the</w:delText>
        </w:r>
      </w:del>
      <w:del w:id="1560" w:author="PR Preview" w:date="2026-01-01T00:00:00Z">
        <w:r>
          <w:delText xml:space="preserve"> </w:delText>
        </w:r>
      </w:del>
      <m:oMath>
        <m:r>
          <m:t>σ</m:t>
        </m:r>
      </m:oMath>
      <w:del w:id="1561" w:author="PR Preview" w:date="2026-01-01T00:00:00Z">
        <w:r>
          <w:delText xml:space="preserve">-algebra of all subsets of</w:delText>
        </w:r>
      </w:del>
      <w:del w:id="1562" w:author="PR Preview" w:date="2026-01-01T00:00:00Z">
        <w:r>
          <w:delText xml:space="preserve"> </w:delText>
        </w:r>
      </w:del>
      <m:oMath>
        <m:r>
          <m:t>S</m:t>
        </m:r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(</w:delText>
        </w:r>
      </w:del>
      <w:hyperlink w:anchor="thm-power-set-sigma-algebra">
        <w:del w:id="156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566" w:author="PR Preview" w:date="2026-01-01T00:00:00Z">
        <w:r>
          <w:delText xml:space="preserve">),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and define:</w:delText>
        </w:r>
      </w:del>
    </w:p>
    <w:p>
      <w:pPr>
        <w:pStyle w:val="FirstParagraph"/>
      </w:pPr>
      <w:ins w:id="1569" w:author="PR Preview" w:date="2026-01-01T00:00:00Z">
        <w:r>
          <w:rPr>
            <w:b/>
            <w:bCs/>
          </w:rPr>
          <w:t xml:space="preserve">Example 15 (Finitely additive but not countably additive)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Let</w:t>
        </w:r>
      </w:ins>
      <w:ins w:id="157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573" w:author="PR Preview" w:date="2026-01-01T00:00:00Z">
        <w:r>
          <w:t xml:space="preserve">,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with the</w:t>
        </w:r>
      </w:ins>
      <w:ins w:id="1576" w:author="PR Preview" w:date="2026-01-01T00:00:00Z">
        <w:r>
          <w:t xml:space="preserve"> </w:t>
        </w:r>
      </w:ins>
      <m:oMath>
        <m:r>
          <m:t>σ</m:t>
        </m:r>
      </m:oMath>
      <w:ins w:id="1577" w:author="PR Preview" w:date="2026-01-01T00:00:00Z">
        <w:r>
          <w:t xml:space="preserve">-algebra of all subsets of</w:t>
        </w:r>
      </w:ins>
      <w:ins w:id="1578" w:author="PR Preview" w:date="2026-01-01T00:00:00Z">
        <w:r>
          <w:t xml:space="preserve"> </w:t>
        </w:r>
      </w:ins>
      <m:oMath>
        <m:r>
          <m:t>S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(</w:t>
        </w:r>
      </w:ins>
      <w:hyperlink w:anchor="thm-power-set-sigma-algebra">
        <w:ins w:id="158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582" w:author="PR Preview" w:date="2026-01-01T00:00:00Z">
        <w:r>
          <w:t xml:space="preserve">),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and define: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del w:id="1585" w:author="PR Preview" w:date="2026-01-01T00:00:00Z">
        <w:r>
          <w:rPr>
            <w:i/>
            <w:iCs/>
          </w:rPr>
          <w:delText xml:space="preserve">Remark 5</w:delText>
        </w:r>
      </w:del>
      <w:del w:id="1586" w:author="PR Preview" w:date="2026-01-01T00:00:00Z">
        <w:r>
          <w:delText xml:space="preserve"> (Finite additivity does not imply countable additivity). </w:delText>
        </w:r>
      </w:del>
      <w:hyperlink w:anchor="exm-finite-not-countable">
        <w:del w:id="1587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shows that the</w:delText>
        </w:r>
      </w:del>
      <w:del w:id="1590" w:author="PR Preview" w:date="2026-01-01T00:00:00Z">
        <w:r>
          <w:delText xml:space="preserve"> </w:delText>
        </w:r>
      </w:del>
      <w:hyperlink r:id="rId73">
        <w:del w:id="1591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of</w:delText>
        </w:r>
      </w:del>
      <w:del w:id="1594" w:author="PR Preview" w:date="2026-01-01T00:00:00Z">
        <w:r>
          <w:delText xml:space="preserve"> </w:delText>
        </w:r>
      </w:del>
      <w:hyperlink w:anchor="thm-countable-implies-finite">
        <w:del w:id="159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fails,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even when</w:delText>
        </w:r>
      </w:del>
      <w:del w:id="160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01" w:author="PR Preview" w:date="2026-01-01T00:00:00Z">
        <w:r>
          <w:delText xml:space="preserve">:</w:delText>
        </w:r>
      </w:del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a finitely additive function need not be countably additive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[5]</w:delText>
        </w:r>
      </w:del>
      <w:del w:id="1606" w:author="PR Preview" w:date="2026-01-01T00:00:00Z">
        <w:r>
          <w:delText xml:space="preserve">.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The function</w:delText>
        </w:r>
      </w:del>
      <w:del w:id="1609" w:author="PR Preview" w:date="2026-01-01T00:00:00Z">
        <w:r>
          <w:delText xml:space="preserve"> </w:delText>
        </w:r>
      </w:del>
      <m:oMath>
        <m:r>
          <m:t>μ</m:t>
        </m:r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in</w:delText>
        </w:r>
      </w:del>
      <w:del w:id="1612" w:author="PR Preview" w:date="2026-01-01T00:00:00Z">
        <w:r>
          <w:delText xml:space="preserve"> </w:delText>
        </w:r>
      </w:del>
      <w:hyperlink w:anchor="exm-finite-not-countable">
        <w:del w:id="161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has</w:delText>
        </w:r>
      </w:del>
      <w:del w:id="161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17" w:author="PR Preview" w:date="2026-01-01T00:00:00Z">
        <w:r>
          <w:delText xml:space="preserve">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because</w:delText>
        </w:r>
      </w:del>
      <w:del w:id="1620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is finite.</w:delText>
        </w:r>
      </w:del>
    </w:p>
    <w:p>
      <w:pPr>
        <w:pStyle w:val="Heading2"/>
      </w:pPr>
      <w:del w:id="1623" w:author="PR Preview" w:date="2026-01-01T00:00:00Z">
        <w:r>
          <w:delText xml:space="preserve">3 Measures</w:delText>
        </w:r>
      </w:del>
    </w:p>
    <w:p>
      <w:pPr>
        <w:pStyle w:val="FirstParagraph"/>
      </w:pPr>
      <w:del w:id="1624" w:author="PR Preview" w:date="2026-01-01T00:00:00Z">
        <w:r>
          <w:rPr>
            <w:b/>
            <w:bCs/>
          </w:rPr>
          <w:delText xml:space="preserve">Definition 7 (Measure)</w:delText>
        </w:r>
      </w:del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A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rPr>
            <w:b/>
            <w:bCs/>
          </w:rPr>
          <w:delText xml:space="preserve">measure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on a set</w:delText>
        </w:r>
      </w:del>
      <w:del w:id="1631" w:author="PR Preview" w:date="2026-01-01T00:00:00Z">
        <w:r>
          <w:delText xml:space="preserve"> </w:delText>
        </w:r>
      </w:del>
      <m:oMath>
        <m:r>
          <m:t>S</m:t>
        </m:r>
      </m:oMath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[6]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with a</w:delText>
        </w:r>
      </w:del>
      <w:del w:id="163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63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6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is a function</w:delText>
        </w:r>
      </w:del>
      <w:del w:id="164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644" w:author="PR Preview" w:date="2026-01-01T00:00:00Z">
        <w:r>
          <w:rPr>
            <w:i/>
            <w:iCs/>
          </w:rPr>
          <w:t xml:space="preserve">Remark 5</w:t>
        </w:r>
      </w:ins>
      <w:ins w:id="1645" w:author="PR Preview" w:date="2026-01-01T00:00:00Z">
        <w:r>
          <w:t xml:space="preserve"> (Finite additivity does not imply countable additivity). </w:t>
        </w:r>
      </w:ins>
      <w:hyperlink w:anchor="exm-finite-not-countable">
        <w:ins w:id="1646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shows that the</w:t>
        </w:r>
      </w:ins>
      <w:ins w:id="1649" w:author="PR Preview" w:date="2026-01-01T00:00:00Z">
        <w:r>
          <w:t xml:space="preserve"> </w:t>
        </w:r>
      </w:ins>
      <w:hyperlink r:id="rId73">
        <w:ins w:id="1650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of</w:t>
        </w:r>
      </w:ins>
      <w:ins w:id="1653" w:author="PR Preview" w:date="2026-01-01T00:00:00Z">
        <w:r>
          <w:t xml:space="preserve"> </w:t>
        </w:r>
      </w:ins>
      <w:hyperlink w:anchor="thm-countable-implies-finite">
        <w:ins w:id="165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fails,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even when</w:t>
        </w:r>
      </w:ins>
      <w:ins w:id="16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60" w:author="PR Preview" w:date="2026-01-01T00:00:00Z">
        <w:r>
          <w:t xml:space="preserve">: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 finitely additive function need not be countably additive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[9]</w:t>
        </w:r>
      </w:ins>
      <w:ins w:id="1665" w:author="PR Preview" w:date="2026-01-01T00:00:00Z">
        <w:r>
          <w:t xml:space="preserve">.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The function</w:t>
        </w:r>
      </w:ins>
      <w:ins w:id="1668" w:author="PR Preview" w:date="2026-01-01T00:00:00Z">
        <w:r>
          <w:t xml:space="preserve"> </w:t>
        </w:r>
      </w:ins>
      <m:oMath>
        <m:r>
          <m:t>μ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in</w:t>
        </w:r>
      </w:ins>
      <w:ins w:id="1671" w:author="PR Preview" w:date="2026-01-01T00:00:00Z">
        <w:r>
          <w:t xml:space="preserve"> </w:t>
        </w:r>
      </w:ins>
      <w:hyperlink w:anchor="exm-finite-not-countable">
        <w:ins w:id="167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has</w:t>
        </w:r>
      </w:ins>
      <w:ins w:id="167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76" w:author="PR Preview" w:date="2026-01-01T00:00:00Z">
        <w:r>
          <w:t xml:space="preserve">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because</w:t>
        </w:r>
      </w:ins>
      <w:ins w:id="1679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is finite.</w:t>
        </w:r>
      </w:ins>
    </w:p>
    <w:bookmarkEnd w:id="74"/>
    <w:bookmarkEnd w:id="75"/>
    <w:bookmarkStart w:id="101" w:name="measures"/>
    <w:p>
      <w:pPr>
        <w:pStyle w:val="Heading2"/>
      </w:pPr>
      <w:ins w:id="1682" w:author="PR Preview" w:date="2026-01-01T00:00:00Z">
        <w:r>
          <w:t xml:space="preserve">5 Measures</w:t>
        </w:r>
      </w:ins>
    </w:p>
    <w:bookmarkStart w:id="76" w:name="def-measure"/>
    <w:p>
      <w:pPr>
        <w:pStyle w:val="FirstParagraph"/>
      </w:pPr>
      <w:ins w:id="1683" w:author="PR Preview" w:date="2026-01-01T00:00:00Z">
        <w:r>
          <w:rPr>
            <w:b/>
            <w:bCs/>
          </w:rPr>
          <w:t xml:space="preserve">Definition 11 (Measure)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A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rPr>
            <w:b/>
            <w:bCs/>
          </w:rPr>
          <w:t xml:space="preserve">measure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on a set</w:t>
        </w:r>
      </w:ins>
      <w:ins w:id="1690" w:author="PR Preview" w:date="2026-01-01T00:00:00Z">
        <w:r>
          <w:t xml:space="preserve"> </w:t>
        </w:r>
      </w:ins>
      <m:oMath>
        <m:r>
          <m:t>S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[10]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with a</w:t>
        </w:r>
      </w:ins>
      <w:ins w:id="1695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69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6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is a function</w:t>
        </w:r>
      </w:ins>
      <w:ins w:id="170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del w:id="1703" w:author="PR Preview" w:date="2026-01-01T00:00:00Z">
        <w:r>
          <w:rPr>
            <w:b/>
            <w:bCs/>
          </w:rPr>
          <w:delText xml:space="preserve">Example 13 (Counting elements is a measure)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The counting function</w:delText>
        </w:r>
      </w:del>
      <w:del w:id="170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of</w:delText>
        </w:r>
      </w:del>
      <w:del w:id="1709" w:author="PR Preview" w:date="2026-01-01T00:00:00Z">
        <w:r>
          <w:delText xml:space="preserve"> </w:delText>
        </w:r>
      </w:del>
      <w:hyperlink w:anchor="exm-finite-additivity">
        <w:del w:id="1710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711" w:author="PR Preview" w:date="2026-01-01T00:00:00Z">
        <w:r>
          <w:delText xml:space="preserve">,</w:delText>
        </w:r>
      </w:del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defined on the</w:delText>
        </w:r>
      </w:del>
      <w:del w:id="1714" w:author="PR Preview" w:date="2026-01-01T00:00:00Z">
        <w:r>
          <w:delText xml:space="preserve"> </w:delText>
        </w:r>
      </w:del>
      <m:oMath>
        <m:r>
          <m:t>σ</m:t>
        </m:r>
      </m:oMath>
      <w:del w:id="1715" w:author="PR Preview" w:date="2026-01-01T00:00:00Z">
        <w:r>
          <w:delText xml:space="preserve">-algebra of all subsets of</w:delText>
        </w:r>
      </w:del>
      <w:del w:id="1716" w:author="PR Preview" w:date="2026-01-01T00:00:00Z">
        <w:r>
          <w:delText xml:space="preserve"> </w:delText>
        </w:r>
      </w:del>
      <m:oMath>
        <m:r>
          <m:t>D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(</w:delText>
        </w:r>
      </w:del>
      <w:hyperlink w:anchor="exm-sigma-algebra">
        <w:del w:id="171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720" w:author="PR Preview" w:date="2026-01-01T00:00:00Z">
        <w:r>
          <w:delText xml:space="preserve">),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takes values in</w:delText>
        </w:r>
      </w:del>
      <w:del w:id="17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724" w:author="PR Preview" w:date="2026-01-01T00:00:00Z">
        <w:r>
          <w:delText xml:space="preserve">,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is countably additive (</w:delText>
        </w:r>
      </w:del>
      <w:hyperlink w:anchor="exm-countable-additivity">
        <w:del w:id="1727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1728" w:author="PR Preview" w:date="2026-01-01T00:00:00Z">
        <w:r>
          <w:delText xml:space="preserve">),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and gives</w:delText>
        </w:r>
      </w:del>
      <w:del w:id="17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32" w:author="PR Preview" w:date="2026-01-01T00:00:00Z">
        <w:r>
          <w:delText xml:space="preserve">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so it is a measure.</w:delText>
        </w:r>
      </w:del>
    </w:p>
    <w:p>
      <w:pPr>
        <w:pStyle w:val="FirstParagraph"/>
      </w:pPr>
      <w:ins w:id="1735" w:author="PR Preview" w:date="2026-01-01T00:00:00Z">
        <w:r>
          <w:rPr>
            <w:b/>
            <w:bCs/>
          </w:rPr>
          <w:t xml:space="preserve">Example 16 (Counting elements is a measure)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The counting function</w:t>
        </w:r>
      </w:ins>
      <w:ins w:id="173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of</w:t>
        </w:r>
      </w:ins>
      <w:ins w:id="1741" w:author="PR Preview" w:date="2026-01-01T00:00:00Z">
        <w:r>
          <w:t xml:space="preserve"> </w:t>
        </w:r>
      </w:ins>
      <w:hyperlink w:anchor="exm-finite-additivity">
        <w:ins w:id="174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743" w:author="PR Preview" w:date="2026-01-01T00:00:00Z">
        <w:r>
          <w:t xml:space="preserve">,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defined on the</w:t>
        </w:r>
      </w:ins>
      <w:ins w:id="1746" w:author="PR Preview" w:date="2026-01-01T00:00:00Z">
        <w:r>
          <w:t xml:space="preserve"> </w:t>
        </w:r>
      </w:ins>
      <m:oMath>
        <m:r>
          <m:t>σ</m:t>
        </m:r>
      </m:oMath>
      <w:ins w:id="1747" w:author="PR Preview" w:date="2026-01-01T00:00:00Z">
        <w:r>
          <w:t xml:space="preserve">-algebra of all subsets of</w:t>
        </w:r>
      </w:ins>
      <w:ins w:id="1748" w:author="PR Preview" w:date="2026-01-01T00:00:00Z">
        <w:r>
          <w:t xml:space="preserve"> </w:t>
        </w:r>
      </w:ins>
      <m:oMath>
        <m:r>
          <m:t>D</m:t>
        </m:r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(</w:t>
        </w:r>
      </w:ins>
      <w:hyperlink w:anchor="exm-sigma-algebra">
        <w:ins w:id="175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752" w:author="PR Preview" w:date="2026-01-01T00:00:00Z">
        <w:r>
          <w:t xml:space="preserve">),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takes values in</w:t>
        </w:r>
      </w:ins>
      <w:ins w:id="17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756" w:author="PR Preview" w:date="2026-01-01T00:00:00Z">
        <w:r>
          <w:t xml:space="preserve">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is countably additive (</w:t>
        </w:r>
      </w:ins>
      <w:hyperlink w:anchor="exm-countable-additivity">
        <w:ins w:id="175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760" w:author="PR Preview" w:date="2026-01-01T00:00:00Z">
        <w:r>
          <w:t xml:space="preserve">),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and gives</w:t>
        </w:r>
      </w:ins>
      <w:ins w:id="176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64" w:author="PR Preview" w:date="2026-01-01T00:00:00Z">
        <w:r>
          <w:t xml:space="preserve">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so it is a measure.</w:t>
        </w:r>
      </w:ins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del w:id="1767" w:author="PR Preview" w:date="2026-01-01T00:00:00Z">
        <w:r>
          <w:rPr>
            <w:i/>
            <w:iCs/>
          </w:rPr>
          <w:delText xml:space="preserve">Proof</w:delText>
        </w:r>
      </w:del>
      <w:del w:id="1768" w:author="PR Preview" w:date="2026-01-01T00:00:00Z">
        <w:r>
          <w:delText xml:space="preserve">. </w:delText>
        </w:r>
      </w:del>
      <w:del w:id="1769" w:author="PR Preview" w:date="2026-01-01T00:00:00Z">
        <w:r>
          <w:delText xml:space="preserve">A measure</w:delText>
        </w:r>
      </w:del>
      <w:del w:id="1770" w:author="PR Preview" w:date="2026-01-01T00:00:00Z">
        <w:r>
          <w:delText xml:space="preserve"> </w:delText>
        </w:r>
      </w:del>
      <m:oMath>
        <m:r>
          <m:t>μ</m:t>
        </m:r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is countably additive and has</w:delText>
        </w:r>
      </w:del>
      <w:del w:id="177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(</w:delText>
        </w:r>
      </w:del>
      <w:hyperlink w:anchor="def-measure">
        <w:del w:id="177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777" w:author="PR Preview" w:date="2026-01-01T00:00:00Z">
        <w:r>
          <w:delText xml:space="preserve">),</w:delText>
        </w:r>
      </w:del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so</w:delText>
        </w:r>
      </w:del>
      <w:del w:id="1780" w:author="PR Preview" w:date="2026-01-01T00:00:00Z">
        <w:r>
          <w:delText xml:space="preserve"> </w:delText>
        </w:r>
      </w:del>
      <w:hyperlink w:anchor="thm-countable-implies-finite">
        <w:del w:id="178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applies to it.</w:delText>
        </w:r>
      </w:del>
    </w:p>
    <w:p>
      <w:pPr>
        <w:pStyle w:val="BodyText"/>
      </w:pPr>
      <w:del w:id="1784" w:author="PR Preview" w:date="2026-01-01T00:00:00Z">
        <w:r>
          <w:rPr>
            <w:b/>
            <w:bCs/>
          </w:rPr>
          <w:delText xml:space="preserve">Definition 8 (Counting measure)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The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rPr>
            <w:b/>
            <w:bCs/>
          </w:rPr>
          <w:delText xml:space="preserve">counting measure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[7]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on a set</w:delText>
        </w:r>
      </w:del>
      <w:del w:id="1793" w:author="PR Preview" w:date="2026-01-01T00:00:00Z">
        <w:r>
          <w:delText xml:space="preserve"> </w:delText>
        </w:r>
      </w:del>
      <m:oMath>
        <m:r>
          <m:t>S</m:t>
        </m:r>
      </m:oMath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is the</w:delText>
        </w:r>
      </w:del>
      <w:del w:id="1796" w:author="PR Preview" w:date="2026-01-01T00:00:00Z">
        <w:r>
          <w:delText xml:space="preserve"> </w:delText>
        </w:r>
      </w:del>
      <w:hyperlink w:anchor="def-measure">
        <w:del w:id="1797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on the</w:delText>
        </w:r>
      </w:del>
      <w:del w:id="1800" w:author="PR Preview" w:date="2026-01-01T00:00:00Z">
        <w:r>
          <w:delText xml:space="preserve"> </w:delText>
        </w:r>
      </w:del>
      <w:hyperlink w:anchor="thm-power-set-sigma-algebra">
        <m:oMath>
          <m:r>
            <m:t>σ</m:t>
          </m:r>
        </m:oMath>
        <w:del w:id="1801" w:author="PR Preview" w:date="2026-01-01T00:00:00Z">
          <w:r>
            <w:rPr>
              <w:rStyle w:val="Hyperlink"/>
            </w:rPr>
            <w:delText xml:space="preserve">-algebra of all subsets of</w:delText>
          </w:r>
        </w:del>
        <w:del w:id="1802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S</m:t>
          </m:r>
        </m:oMath>
      </w:hyperlink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that assigns each finite set its number of elements,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and each infinite set the value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80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809" w:author="PR Preview" w:date="2026-01-01T00:00:00Z">
        <w:r>
          <w:rPr>
            <w:b/>
            <w:bCs/>
          </w:rPr>
          <w:delText xml:space="preserve">Example 14 (Counting measure on the non-negative integers)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For the counting measure</w:delText>
        </w:r>
      </w:del>
      <w:del w:id="1812" w:author="PR Preview" w:date="2026-01-01T00:00:00Z">
        <w:r>
          <w:delText xml:space="preserve"> </w:delText>
        </w:r>
      </w:del>
      <m:oMath>
        <m:r>
          <m:t>μ</m:t>
        </m:r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on the</w:delText>
        </w:r>
      </w:del>
      <w:del w:id="1815" w:author="PR Preview" w:date="2026-01-01T00:00:00Z">
        <w:r>
          <w:delText xml:space="preserve"> </w:delText>
        </w:r>
      </w:del>
      <w:hyperlink r:id="rId80">
        <w:del w:id="1816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818" w:author="PR Preview" w:date="2026-01-01T00:00:00Z">
        <w:r>
          <w:delText xml:space="preserve">,</w:delText>
        </w:r>
      </w:del>
      <w:del w:id="181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820" w:author="PR Preview" w:date="2026-01-01T00:00:00Z">
        <w:r>
          <w:delText xml:space="preserve">,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and the set of even numbers has</w:delText>
        </w:r>
      </w:del>
      <w:del w:id="182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824" w:author="PR Preview" w:date="2026-01-01T00:00:00Z">
        <w:r>
          <w:delText xml:space="preserve">.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The even numbers are the union of the pairwise disjoint sets</w:delText>
        </w:r>
      </w:del>
      <w:del w:id="18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28" w:author="PR Preview" w:date="2026-01-01T00:00:00Z">
        <w:r>
          <w:delText xml:space="preserve">,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and countable additivity agrees: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31" w:author="PR Preview" w:date="2026-01-01T00:00:00Z">
        <w:r>
          <w:rPr>
            <w:b/>
            <w:bCs/>
          </w:rPr>
          <w:delText xml:space="preserve">Definition 9 (Measurable space)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A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rPr>
            <w:b/>
            <w:bCs/>
          </w:rPr>
          <w:delText xml:space="preserve">measurable space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[8]</w:delText>
        </w:r>
      </w:del>
      <w:del w:id="18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is a set</w:delText>
        </w:r>
      </w:del>
      <w:del w:id="1841" w:author="PR Preview" w:date="2026-01-01T00:00:00Z">
        <w:r>
          <w:delText xml:space="preserve"> </w:delText>
        </w:r>
      </w:del>
      <m:oMath>
        <m:r>
          <m:t>S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together with a</w:delText>
        </w:r>
      </w:del>
      <w:del w:id="1844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84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8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on</w:delText>
        </w:r>
      </w:del>
      <w:del w:id="1849" w:author="PR Preview" w:date="2026-01-01T00:00:00Z">
        <w:r>
          <w:delText xml:space="preserve"> </w:delText>
        </w:r>
      </w:del>
      <m:oMath>
        <m:r>
          <m:t>S</m:t>
        </m:r>
      </m:oMath>
      <w:del w:id="1850" w:author="PR Preview" w:date="2026-01-01T00:00:00Z">
        <w:r>
          <w:delText xml:space="preserve">.</w:delText>
        </w:r>
      </w:del>
    </w:p>
    <w:p>
      <w:pPr>
        <w:pStyle w:val="BodyText"/>
      </w:pPr>
      <w:del w:id="1851" w:author="PR Preview" w:date="2026-01-01T00:00:00Z">
        <w:r>
          <w:rPr>
            <w:b/>
            <w:bCs/>
          </w:rPr>
          <w:delText xml:space="preserve">Definition 10 (Measurable set)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In a</w:delText>
        </w:r>
      </w:del>
      <w:del w:id="1854" w:author="PR Preview" w:date="2026-01-01T00:00:00Z">
        <w:r>
          <w:delText xml:space="preserve"> </w:delText>
        </w:r>
      </w:del>
      <w:hyperlink w:anchor="def-measurable-space">
        <w:del w:id="1855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857" w:author="PR Preview" w:date="2026-01-01T00:00:00Z">
        <w:r>
          <w:delText xml:space="preserve">,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the sets in</w:delText>
        </w:r>
      </w:del>
      <w:del w:id="18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are its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rPr>
            <w:b/>
            <w:bCs/>
          </w:rPr>
          <w:delText xml:space="preserve">measurable sets</w:delText>
        </w:r>
      </w:del>
      <w:del w:id="1865" w:author="PR Preview" w:date="2026-01-01T00:00:00Z">
        <w:r>
          <w:delText xml:space="preserve">.</w:delText>
        </w:r>
      </w:del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Example 15 (Measurable spaces of die rolls)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For the die rolls</w:delText>
        </w:r>
      </w:del>
      <w:del w:id="186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870" w:author="PR Preview" w:date="2026-01-01T00:00:00Z">
        <w:r>
          <w:delText xml:space="preserve">:</w:delText>
        </w:r>
      </w:del>
    </w:p>
    <w:p>
      <w:pPr>
        <w:pStyle w:val="BodyText"/>
      </w:pPr>
      <w:ins w:id="1871" w:author="PR Preview" w:date="2026-01-01T00:00:00Z">
        <w:r>
          <w:rPr>
            <w:i/>
            <w:iCs/>
          </w:rPr>
          <w:t xml:space="preserve">Proof</w:t>
        </w:r>
      </w:ins>
      <w:ins w:id="1872" w:author="PR Preview" w:date="2026-01-01T00:00:00Z">
        <w:r>
          <w:t xml:space="preserve">. </w:t>
        </w:r>
      </w:ins>
      <w:ins w:id="1873" w:author="PR Preview" w:date="2026-01-01T00:00:00Z">
        <w:r>
          <w:t xml:space="preserve">A measure</w:t>
        </w:r>
      </w:ins>
      <w:ins w:id="1874" w:author="PR Preview" w:date="2026-01-01T00:00:00Z">
        <w:r>
          <w:t xml:space="preserve"> </w:t>
        </w:r>
      </w:ins>
      <m:oMath>
        <m:r>
          <m:t>μ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is countably additive and has</w:t>
        </w:r>
      </w:ins>
      <w:ins w:id="187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(</w:t>
        </w:r>
      </w:ins>
      <w:hyperlink w:anchor="def-measure">
        <w:ins w:id="188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881" w:author="PR Preview" w:date="2026-01-01T00:00:00Z">
        <w:r>
          <w:t xml:space="preserve">),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so</w:t>
        </w:r>
      </w:ins>
      <w:ins w:id="1884" w:author="PR Preview" w:date="2026-01-01T00:00:00Z">
        <w:r>
          <w:t xml:space="preserve"> </w:t>
        </w:r>
      </w:ins>
      <w:hyperlink w:anchor="thm-countable-implies-finite">
        <w:ins w:id="188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applies to it.</w:t>
        </w:r>
      </w:ins>
    </w:p>
    <w:bookmarkStart w:id="79" w:name="def-counting-measure"/>
    <w:p>
      <w:pPr>
        <w:pStyle w:val="BodyText"/>
      </w:pPr>
      <w:ins w:id="1888" w:author="PR Preview" w:date="2026-01-01T00:00:00Z">
        <w:r>
          <w:rPr>
            <w:b/>
            <w:bCs/>
          </w:rPr>
          <w:t xml:space="preserve">Definition 12 (Counting measure)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The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rPr>
            <w:b/>
            <w:bCs/>
          </w:rPr>
          <w:t xml:space="preserve">counting measure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[11]</w:t>
        </w:r>
      </w:ins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on a set</w:t>
        </w:r>
      </w:ins>
      <w:ins w:id="1897" w:author="PR Preview" w:date="2026-01-01T00:00:00Z">
        <w:r>
          <w:t xml:space="preserve"> </w:t>
        </w:r>
      </w:ins>
      <m:oMath>
        <m:r>
          <m:t>S</m:t>
        </m:r>
      </m:oMath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is the</w:t>
        </w:r>
      </w:ins>
      <w:ins w:id="1900" w:author="PR Preview" w:date="2026-01-01T00:00:00Z">
        <w:r>
          <w:t xml:space="preserve"> </w:t>
        </w:r>
      </w:ins>
      <w:hyperlink w:anchor="def-measure">
        <w:ins w:id="1901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on the</w:t>
        </w:r>
      </w:ins>
      <w:ins w:id="1904" w:author="PR Preview" w:date="2026-01-01T00:00:00Z">
        <w:r>
          <w:t xml:space="preserve"> </w:t>
        </w:r>
      </w:ins>
      <w:hyperlink w:anchor="thm-power-set-sigma-algebra">
        <m:oMath>
          <m:r>
            <m:t>σ</m:t>
          </m:r>
        </m:oMath>
        <w:ins w:id="1905" w:author="PR Preview" w:date="2026-01-01T00:00:00Z">
          <w:r>
            <w:rPr>
              <w:rStyle w:val="Hyperlink"/>
            </w:rPr>
            <w:t xml:space="preserve">-algebra of all subsets of</w:t>
          </w:r>
        </w:ins>
        <w:ins w:id="190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S</m:t>
          </m:r>
        </m:oMath>
      </w:hyperlink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that assigns each finite set its number of elements,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and each infinite set the value</w:t>
        </w:r>
      </w:ins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ins w:id="1913" w:author="PR Preview" w:date="2026-01-01T00:00:00Z">
        <w:r>
          <w:rPr>
            <w:b/>
            <w:bCs/>
          </w:rPr>
          <w:t xml:space="preserve">Example 17 (Counting measure on the non-negative integers)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For the counting measure</w:t>
        </w:r>
      </w:ins>
      <w:ins w:id="1916" w:author="PR Preview" w:date="2026-01-01T00:00:00Z">
        <w:r>
          <w:t xml:space="preserve"> </w:t>
        </w:r>
      </w:ins>
      <m:oMath>
        <m:r>
          <m:t>μ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on the</w:t>
        </w:r>
      </w:ins>
      <w:ins w:id="1919" w:author="PR Preview" w:date="2026-01-01T00:00:00Z">
        <w:r>
          <w:t xml:space="preserve"> </w:t>
        </w:r>
      </w:ins>
      <w:hyperlink r:id="rId80">
        <w:ins w:id="1920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92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922" w:author="PR Preview" w:date="2026-01-01T00:00:00Z">
        <w:r>
          <w:t xml:space="preserve">,</w:t>
        </w:r>
      </w:ins>
      <w:ins w:id="192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924" w:author="PR Preview" w:date="2026-01-01T00:00:00Z">
        <w:r>
          <w:t xml:space="preserve">,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and the set of even numbers has</w:t>
        </w:r>
      </w:ins>
      <w:ins w:id="192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928" w:author="PR Preview" w:date="2026-01-01T00:00:00Z">
        <w:r>
          <w:t xml:space="preserve">.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The even numbers are the union of the pairwise disjoint sets</w:t>
        </w:r>
      </w:ins>
      <w:ins w:id="19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32" w:author="PR Preview" w:date="2026-01-01T00:00:00Z">
        <w:r>
          <w:t xml:space="preserve">,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ins w:id="1935" w:author="PR Preview" w:date="2026-01-01T00:00:00Z">
        <w:r>
          <w:rPr>
            <w:b/>
            <w:bCs/>
          </w:rPr>
          <w:t xml:space="preserve">Definition 13 (Measurable space)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A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rPr>
            <w:b/>
            <w:bCs/>
          </w:rPr>
          <w:t xml:space="preserve">measurable space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[12]</w:t>
        </w:r>
      </w:ins>
      <w:ins w:id="19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is a set</w:t>
        </w:r>
      </w:ins>
      <w:ins w:id="1945" w:author="PR Preview" w:date="2026-01-01T00:00:00Z">
        <w:r>
          <w:t xml:space="preserve"> </w:t>
        </w:r>
      </w:ins>
      <m:oMath>
        <m:r>
          <m:t>S</m:t>
        </m:r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together with a</w:t>
        </w:r>
      </w:ins>
      <w:ins w:id="1948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94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on</w:t>
        </w:r>
      </w:ins>
      <w:ins w:id="1953" w:author="PR Preview" w:date="2026-01-01T00:00:00Z">
        <w:r>
          <w:t xml:space="preserve"> </w:t>
        </w:r>
      </w:ins>
      <m:oMath>
        <m:r>
          <m:t>S</m:t>
        </m:r>
      </m:oMath>
      <w:ins w:id="1954" w:author="PR Preview" w:date="2026-01-01T00:00:00Z">
        <w:r>
          <w:t xml:space="preserve">.</w:t>
        </w:r>
      </w:ins>
    </w:p>
    <w:bookmarkEnd w:id="82"/>
    <w:bookmarkStart w:id="83" w:name="def-measurable-set"/>
    <w:p>
      <w:pPr>
        <w:pStyle w:val="BodyText"/>
      </w:pPr>
      <w:ins w:id="1955" w:author="PR Preview" w:date="2026-01-01T00:00:00Z">
        <w:r>
          <w:rPr>
            <w:b/>
            <w:bCs/>
          </w:rPr>
          <w:t xml:space="preserve">Definition 14 (Measurable set)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In a</w:t>
        </w:r>
      </w:ins>
      <w:ins w:id="1958" w:author="PR Preview" w:date="2026-01-01T00:00:00Z">
        <w:r>
          <w:t xml:space="preserve"> </w:t>
        </w:r>
      </w:ins>
      <w:hyperlink w:anchor="def-measurable-space">
        <w:ins w:id="1959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9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61" w:author="PR Preview" w:date="2026-01-01T00:00:00Z">
        <w:r>
          <w:t xml:space="preserve">,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the sets in</w:t>
        </w:r>
      </w:ins>
      <w:ins w:id="19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are its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rPr>
            <w:b/>
            <w:bCs/>
          </w:rPr>
          <w:t xml:space="preserve">measurable sets</w:t>
        </w:r>
      </w:ins>
      <w:ins w:id="1969" w:author="PR Preview" w:date="2026-01-01T00:00:00Z">
        <w:r>
          <w:t xml:space="preserve">.</w:t>
        </w:r>
      </w:ins>
    </w:p>
    <w:bookmarkEnd w:id="83"/>
    <w:bookmarkStart w:id="84" w:name="exm-measurable-space"/>
    <w:p>
      <w:pPr>
        <w:pStyle w:val="BodyText"/>
      </w:pPr>
      <w:ins w:id="1970" w:author="PR Preview" w:date="2026-01-01T00:00:00Z">
        <w:r>
          <w:rPr>
            <w:b/>
            <w:bCs/>
          </w:rPr>
          <w:t xml:space="preserve">Example 18 (Measurable spaces of die rolls)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For the die rolls</w:t>
        </w:r>
      </w:ins>
      <w:ins w:id="197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97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del w:id="1975" w:author="PR Preview" w:date="2026-01-01T00:00:00Z">
        <w:r>
          <w:rPr>
            <w:b/>
            <w:bCs/>
          </w:rPr>
          <w:delText xml:space="preserve">Definition 11 (Measure space)</w:delText>
        </w:r>
      </w:del>
      <w:del w:id="1976" w:author="PR Preview" w:date="2026-01-01T00:00:00Z">
        <w:r>
          <w:delText xml:space="preserve"> </w:delText>
        </w:r>
      </w:del>
      <w:del w:id="1977" w:author="PR Preview" w:date="2026-01-01T00:00:00Z">
        <w:r>
          <w:delText xml:space="preserve">A</w:delText>
        </w:r>
      </w:del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rPr>
            <w:b/>
            <w:bCs/>
          </w:rPr>
          <w:delText xml:space="preserve">measure space</w:delText>
        </w:r>
      </w:del>
      <w:del w:id="19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is a</w:delText>
        </w:r>
      </w:del>
      <w:del w:id="1983" w:author="PR Preview" w:date="2026-01-01T00:00:00Z">
        <w:r>
          <w:delText xml:space="preserve"> </w:delText>
        </w:r>
      </w:del>
      <w:hyperlink w:anchor="def-measurable-space">
        <w:del w:id="1984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together with a</w:delText>
        </w:r>
      </w:del>
      <w:del w:id="1987" w:author="PR Preview" w:date="2026-01-01T00:00:00Z">
        <w:r>
          <w:delText xml:space="preserve"> </w:delText>
        </w:r>
      </w:del>
      <w:hyperlink w:anchor="def-measure">
        <w:del w:id="1988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989" w:author="PR Preview" w:date="2026-01-01T00:00:00Z">
        <w:r>
          <w:delText xml:space="preserve"> </w:delText>
        </w:r>
      </w:del>
      <m:oMath>
        <m:r>
          <m:t>μ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on</w:delText>
        </w:r>
      </w:del>
      <w:del w:id="19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993" w:author="PR Preview" w:date="2026-01-01T00:00:00Z">
        <w:r>
          <w:delText xml:space="preserve">.</w:delText>
        </w:r>
      </w:del>
    </w:p>
    <w:p>
      <w:pPr>
        <w:pStyle w:val="BodyText"/>
      </w:pPr>
      <w:del w:id="1994" w:author="PR Preview" w:date="2026-01-01T00:00:00Z">
        <w:r>
          <w:rPr>
            <w:b/>
            <w:bCs/>
          </w:rPr>
          <w:delText xml:space="preserve">Example 16 (Measure space of die rolls)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For the die rolls</w:delText>
        </w:r>
      </w:del>
      <w:del w:id="199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998" w:author="PR Preview" w:date="2026-01-01T00:00:00Z">
        <w:r>
          <w:delText xml:space="preserve">,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adding the counting function</w:delText>
        </w:r>
      </w:del>
      <w:del w:id="200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of</w:delText>
        </w:r>
      </w:del>
      <w:del w:id="2004" w:author="PR Preview" w:date="2026-01-01T00:00:00Z">
        <w:r>
          <w:delText xml:space="preserve"> </w:delText>
        </w:r>
      </w:del>
      <w:hyperlink w:anchor="exm-measure">
        <w:del w:id="2005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to the</w:delText>
        </w:r>
      </w:del>
      <w:del w:id="2008" w:author="PR Preview" w:date="2026-01-01T00:00:00Z">
        <w:r>
          <w:delText xml:space="preserve"> </w:delText>
        </w:r>
      </w:del>
      <w:hyperlink w:anchor="def-measurable-space">
        <w:del w:id="2009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0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of</w:delText>
        </w:r>
      </w:del>
      <w:del w:id="2013" w:author="PR Preview" w:date="2026-01-01T00:00:00Z">
        <w:r>
          <w:delText xml:space="preserve"> </w:delText>
        </w:r>
      </w:del>
      <w:hyperlink w:anchor="exm-measurable-space">
        <w:del w:id="2014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makes</w:delText>
        </w:r>
      </w:del>
      <w:del w:id="20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a measure space.</w:delText>
        </w:r>
      </w:del>
    </w:p>
    <w:p>
      <w:pPr>
        <w:pStyle w:val="BodyText"/>
      </w:pPr>
      <w:del w:id="2020" w:author="PR Preview" w:date="2026-01-01T00:00:00Z">
        <w:r>
          <w:rPr>
            <w:b/>
            <w:bCs/>
          </w:rPr>
          <w:delText xml:space="preserve">Definition 12 (Lebesgue measure)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rPr>
            <w:b/>
            <w:bCs/>
          </w:rPr>
          <w:delText xml:space="preserve">Lebesgue measure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on</w:delText>
        </w:r>
      </w:del>
      <w:del w:id="20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[9]</w:delText>
        </w:r>
      </w:del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is the</w:delText>
        </w:r>
      </w:del>
      <w:del w:id="2030" w:author="PR Preview" w:date="2026-01-01T00:00:00Z">
        <w:r>
          <w:delText xml:space="preserve"> </w:delText>
        </w:r>
      </w:del>
      <w:hyperlink w:anchor="def-measure">
        <w:del w:id="2031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032" w:author="PR Preview" w:date="2026-01-01T00:00:00Z">
        <w:r>
          <w:delText xml:space="preserve"> </w:delText>
        </w:r>
      </w:del>
      <m:oMath>
        <m:r>
          <m:t>λ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on the</w:delText>
        </w:r>
      </w:del>
      <w:del w:id="2035" w:author="PR Preview" w:date="2026-01-01T00:00:00Z">
        <w:r>
          <w:delText xml:space="preserve"> </w:delText>
        </w:r>
      </w:del>
      <w:hyperlink w:anchor="def-borel-sigma-algebra">
        <w:del w:id="2036" w:author="PR Preview" w:date="2026-01-01T00:00:00Z">
          <w:r>
            <w:rPr>
              <w:rStyle w:val="Hyperlink"/>
            </w:rPr>
            <w:delText xml:space="preserve">Borel</w:delText>
          </w:r>
        </w:del>
        <w:del w:id="203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038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0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that assigns each</w:delText>
        </w:r>
      </w:del>
      <w:del w:id="2042" w:author="PR Preview" w:date="2026-01-01T00:00:00Z">
        <w:r>
          <w:delText xml:space="preserve"> </w:delText>
        </w:r>
      </w:del>
      <w:hyperlink r:id="rId34">
        <w:del w:id="2043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its length: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for real numbers</w:delText>
        </w:r>
      </w:del>
      <w:del w:id="20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2049" w:author="PR Preview" w:date="2026-01-01T00:00:00Z">
        <w:r>
          <w:delText xml:space="preserve">,</w:delText>
        </w:r>
      </w:del>
    </w:p>
    <w:p>
      <w:pPr>
        <w:pStyle w:val="FirstParagraph"/>
      </w:pPr>
      <w:ins w:id="2050" w:author="PR Preview" w:date="2026-01-01T00:00:00Z">
        <w:r>
          <w:rPr>
            <w:b/>
            <w:bCs/>
          </w:rPr>
          <w:t xml:space="preserve">Definition 15 (Measure space)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A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rPr>
            <w:b/>
            <w:bCs/>
          </w:rPr>
          <w:t xml:space="preserve">measure space</w:t>
        </w:r>
      </w:ins>
      <w:ins w:id="20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is a</w:t>
        </w:r>
      </w:ins>
      <w:ins w:id="2058" w:author="PR Preview" w:date="2026-01-01T00:00:00Z">
        <w:r>
          <w:t xml:space="preserve"> </w:t>
        </w:r>
      </w:ins>
      <w:hyperlink w:anchor="def-measurable-space">
        <w:ins w:id="2059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together with a</w:t>
        </w:r>
      </w:ins>
      <w:ins w:id="2062" w:author="PR Preview" w:date="2026-01-01T00:00:00Z">
        <w:r>
          <w:t xml:space="preserve"> </w:t>
        </w:r>
      </w:ins>
      <w:hyperlink w:anchor="def-measure">
        <w:ins w:id="2063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064" w:author="PR Preview" w:date="2026-01-01T00:00:00Z">
        <w:r>
          <w:t xml:space="preserve"> </w:t>
        </w:r>
      </w:ins>
      <m:oMath>
        <m:r>
          <m:t>μ</m:t>
        </m:r>
      </m:oMath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on</w:t>
        </w:r>
      </w:ins>
      <w:ins w:id="2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68" w:author="PR Preview" w:date="2026-01-01T00:00:00Z">
        <w:r>
          <w:t xml:space="preserve">.</w:t>
        </w:r>
      </w:ins>
    </w:p>
    <w:bookmarkEnd w:id="85"/>
    <w:bookmarkStart w:id="86" w:name="exm-measure-space"/>
    <w:p>
      <w:pPr>
        <w:pStyle w:val="BodyText"/>
      </w:pPr>
      <w:ins w:id="2069" w:author="PR Preview" w:date="2026-01-01T00:00:00Z">
        <w:r>
          <w:rPr>
            <w:b/>
            <w:bCs/>
          </w:rPr>
          <w:t xml:space="preserve">Example 19 (Measure space of die rolls)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For the die rolls</w:t>
        </w:r>
      </w:ins>
      <w:ins w:id="207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2073" w:author="PR Preview" w:date="2026-01-01T00:00:00Z">
        <w:r>
          <w:t xml:space="preserve">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adding the counting function</w:t>
        </w:r>
      </w:ins>
      <w:ins w:id="20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of</w:t>
        </w:r>
      </w:ins>
      <w:ins w:id="2079" w:author="PR Preview" w:date="2026-01-01T00:00:00Z">
        <w:r>
          <w:t xml:space="preserve"> </w:t>
        </w:r>
      </w:ins>
      <w:hyperlink w:anchor="exm-measure">
        <w:ins w:id="208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to the</w:t>
        </w:r>
      </w:ins>
      <w:ins w:id="2083" w:author="PR Preview" w:date="2026-01-01T00:00:00Z">
        <w:r>
          <w:t xml:space="preserve"> </w:t>
        </w:r>
      </w:ins>
      <w:hyperlink w:anchor="def-measurable-space">
        <w:ins w:id="2084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0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of</w:t>
        </w:r>
      </w:ins>
      <w:ins w:id="2088" w:author="PR Preview" w:date="2026-01-01T00:00:00Z">
        <w:r>
          <w:t xml:space="preserve"> </w:t>
        </w:r>
      </w:ins>
      <w:hyperlink w:anchor="exm-measurable-space">
        <w:ins w:id="208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makes</w:t>
        </w:r>
      </w:ins>
      <w:ins w:id="20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a measure space.</w:t>
        </w:r>
      </w:ins>
    </w:p>
    <w:bookmarkEnd w:id="86"/>
    <w:bookmarkStart w:id="87" w:name="def-lebesgue-measure"/>
    <w:p>
      <w:pPr>
        <w:pStyle w:val="BodyText"/>
      </w:pPr>
      <w:ins w:id="2095" w:author="PR Preview" w:date="2026-01-01T00:00:00Z">
        <w:r>
          <w:rPr>
            <w:b/>
            <w:bCs/>
          </w:rPr>
          <w:t xml:space="preserve">Definition 16 (Lebesgue measure)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rPr>
            <w:b/>
            <w:bCs/>
          </w:rPr>
          <w:t xml:space="preserve">Lebesgue measure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on</w:t>
        </w:r>
      </w:ins>
      <w:ins w:id="21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[13]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is the</w:t>
        </w:r>
      </w:ins>
      <w:ins w:id="2105" w:author="PR Preview" w:date="2026-01-01T00:00:00Z">
        <w:r>
          <w:t xml:space="preserve"> </w:t>
        </w:r>
      </w:ins>
      <w:hyperlink w:anchor="def-measure">
        <w:ins w:id="2106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107" w:author="PR Preview" w:date="2026-01-01T00:00:00Z">
        <w:r>
          <w:t xml:space="preserve"> </w:t>
        </w:r>
      </w:ins>
      <m:oMath>
        <m:r>
          <m:t>λ</m:t>
        </m:r>
      </m:oMath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on the</w:t>
        </w:r>
      </w:ins>
      <w:ins w:id="2110" w:author="PR Preview" w:date="2026-01-01T00:00:00Z">
        <w:r>
          <w:t xml:space="preserve"> </w:t>
        </w:r>
      </w:ins>
      <w:hyperlink w:anchor="def-borel-sigma-algebra">
        <w:ins w:id="2111" w:author="PR Preview" w:date="2026-01-01T00:00:00Z">
          <w:r>
            <w:rPr>
              <w:rStyle w:val="Hyperlink"/>
            </w:rPr>
            <w:t xml:space="preserve">Borel</w:t>
          </w:r>
        </w:ins>
        <w:ins w:id="211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11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1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that assigns each</w:t>
        </w:r>
      </w:ins>
      <w:ins w:id="2117" w:author="PR Preview" w:date="2026-01-01T00:00:00Z">
        <w:r>
          <w:t xml:space="preserve"> </w:t>
        </w:r>
      </w:ins>
      <w:hyperlink r:id="rId34">
        <w:ins w:id="2118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its length: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for real numbers</w:t>
        </w:r>
      </w:ins>
      <w:ins w:id="21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12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del w:id="2125" w:author="PR Preview" w:date="2026-01-01T00:00:00Z">
        <w:r>
          <w:rPr>
            <w:i/>
            <w:iCs/>
          </w:rPr>
          <w:delText xml:space="preserve">Remark 6</w:delText>
        </w:r>
      </w:del>
      <w:del w:id="2126" w:author="PR Preview" w:date="2026-01-01T00:00:00Z">
        <w:r>
          <w:delText xml:space="preserve"> (Lebesgue measure exists). </w:delText>
        </w:r>
      </w:del>
      <w:del w:id="2127" w:author="PR Preview" w:date="2026-01-01T00:00:00Z">
        <w:r>
          <w:delText xml:space="preserve">Exactly one measure on</w:delText>
        </w:r>
      </w:del>
      <w:del w:id="21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assigns every interval its length;</w:delText>
        </w:r>
      </w:del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constructing it takes more measure theory than these notes cover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[9]</w:delText>
        </w:r>
      </w:del>
      <w:del w:id="2135" w:author="PR Preview" w:date="2026-01-01T00:00:00Z">
        <w:r>
          <w:delText xml:space="preserve">,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which also extends</w:delText>
        </w:r>
      </w:del>
      <w:del w:id="2138" w:author="PR Preview" w:date="2026-01-01T00:00:00Z">
        <w:r>
          <w:delText xml:space="preserve"> </w:delText>
        </w:r>
      </w:del>
      <m:oMath>
        <m:r>
          <m:t>λ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to a larger</w:delText>
        </w:r>
      </w:del>
      <w:del w:id="2141" w:author="PR Preview" w:date="2026-01-01T00:00:00Z">
        <w:r>
          <w:delText xml:space="preserve"> </w:delText>
        </w:r>
      </w:del>
      <m:oMath>
        <m:r>
          <m:t>σ</m:t>
        </m:r>
      </m:oMath>
      <w:del w:id="2142" w:author="PR Preview" w:date="2026-01-01T00:00:00Z">
        <w:r>
          <w:delText xml:space="preserve">-algebra,</w:delText>
        </w:r>
      </w:del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the Lebesgue-measurable sets, with the same values on Borel sets.</w:delText>
        </w:r>
      </w:del>
    </w:p>
    <w:p>
      <w:pPr>
        <w:pStyle w:val="BodyText"/>
      </w:pPr>
      <w:del w:id="2145" w:author="PR Preview" w:date="2026-01-01T00:00:00Z">
        <w:r>
          <w:rPr>
            <w:b/>
            <w:bCs/>
          </w:rPr>
          <w:delText xml:space="preserve">Definition 13 (Lebesgue measure on an interval)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2148" w:author="PR Preview" w:date="2026-01-01T00:00:00Z">
        <w:r>
          <w:delText xml:space="preserve"> </w:delText>
        </w:r>
      </w:del>
      <m:oMath>
        <m:r>
          <m:t>I</m:t>
        </m:r>
      </m:oMath>
      <w:del w:id="2149" w:author="PR Preview" w:date="2026-01-01T00:00:00Z">
        <w:r>
          <w:delText xml:space="preserve">, such as</w:delText>
        </w:r>
      </w:del>
      <w:del w:id="21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51" w:author="PR Preview" w:date="2026-01-01T00:00:00Z">
        <w:r>
          <w:delText xml:space="preserve">,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is</w:delText>
        </w:r>
      </w:del>
      <w:del w:id="2154" w:author="PR Preview" w:date="2026-01-01T00:00:00Z">
        <w:r>
          <w:delText xml:space="preserve"> </w:delText>
        </w:r>
      </w:del>
      <m:oMath>
        <m:r>
          <m:t>λ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(</w:delText>
        </w:r>
      </w:del>
      <w:hyperlink w:anchor="def-lebesgue-measure">
        <w:del w:id="215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158" w:author="PR Preview" w:date="2026-01-01T00:00:00Z">
        <w:r>
          <w:delText xml:space="preserve">) applied only to the Borel sets that are subsets of</w:delText>
        </w:r>
      </w:del>
      <w:del w:id="2159" w:author="PR Preview" w:date="2026-01-01T00:00:00Z">
        <w:r>
          <w:delText xml:space="preserve"> </w:delText>
        </w:r>
      </w:del>
      <m:oMath>
        <m:r>
          <m:t>I</m:t>
        </m:r>
      </m:oMath>
      <w:del w:id="2160" w:author="PR Preview" w:date="2026-01-01T00:00:00Z">
        <w:r>
          <w:delText xml:space="preserve">.</w:delText>
        </w:r>
      </w:del>
    </w:p>
    <w:p>
      <w:pPr>
        <w:pStyle w:val="BodyText"/>
      </w:pPr>
      <w:del w:id="2161" w:author="PR Preview" w:date="2026-01-01T00:00:00Z">
        <w:r>
          <w:rPr>
            <w:b/>
            <w:bCs/>
          </w:rPr>
          <w:delText xml:space="preserve">Example 17 (Lengths of some Borel sets)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 </w:delText>
        </w:r>
      </w:del>
    </w:p>
    <w:p>
      <w:pPr>
        <w:pStyle w:val="BodyText"/>
      </w:pPr>
      <w:ins w:id="2164" w:author="PR Preview" w:date="2026-01-01T00:00:00Z">
        <w:r>
          <w:rPr>
            <w:i/>
            <w:iCs/>
          </w:rPr>
          <w:t xml:space="preserve">Remark 6</w:t>
        </w:r>
      </w:ins>
      <w:ins w:id="2165" w:author="PR Preview" w:date="2026-01-01T00:00:00Z">
        <w:r>
          <w:t xml:space="preserve"> (Lebesgue measure exists). </w:t>
        </w:r>
      </w:ins>
      <w:ins w:id="2166" w:author="PR Preview" w:date="2026-01-01T00:00:00Z">
        <w:r>
          <w:t xml:space="preserve">Exactly one measure on</w:t>
        </w:r>
      </w:ins>
      <w:ins w:id="21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assigns every interval its length;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constructing it takes more measure theory than these notes cover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[13]</w:t>
        </w:r>
      </w:ins>
      <w:ins w:id="2174" w:author="PR Preview" w:date="2026-01-01T00:00:00Z">
        <w:r>
          <w:t xml:space="preserve">,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which also extends</w:t>
        </w:r>
      </w:ins>
      <w:ins w:id="2177" w:author="PR Preview" w:date="2026-01-01T00:00:00Z">
        <w:r>
          <w:t xml:space="preserve"> </w:t>
        </w:r>
      </w:ins>
      <m:oMath>
        <m:r>
          <m:t>λ</m:t>
        </m:r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to a larger</w:t>
        </w:r>
      </w:ins>
      <w:ins w:id="2180" w:author="PR Preview" w:date="2026-01-01T00:00:00Z">
        <w:r>
          <w:t xml:space="preserve"> </w:t>
        </w:r>
      </w:ins>
      <m:oMath>
        <m:r>
          <m:t>σ</m:t>
        </m:r>
      </m:oMath>
      <w:ins w:id="2181" w:author="PR Preview" w:date="2026-01-01T00:00:00Z">
        <w:r>
          <w:t xml:space="preserve">-algebra,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the Lebesgue-measurable sets, with the same values on Borel sets.</w:t>
        </w:r>
      </w:ins>
    </w:p>
    <w:bookmarkEnd w:id="88"/>
    <w:bookmarkStart w:id="89" w:name="def-lebesgue-measure-interval"/>
    <w:p>
      <w:pPr>
        <w:pStyle w:val="BodyText"/>
      </w:pPr>
      <w:ins w:id="2184" w:author="PR Preview" w:date="2026-01-01T00:00:00Z">
        <w:r>
          <w:rPr>
            <w:b/>
            <w:bCs/>
          </w:rPr>
          <w:t xml:space="preserve">Definition 17 (Lebesgue measure on an interval)</w:t>
        </w:r>
      </w:ins>
      <w:ins w:id="2185" w:author="PR Preview" w:date="2026-01-01T00:00:00Z">
        <w:r>
          <w:t xml:space="preserve"> </w:t>
        </w:r>
      </w:ins>
      <w:ins w:id="2186" w:author="PR Preview" w:date="2026-01-01T00:00:00Z">
        <w:r>
          <w:rPr>
            <w:b/>
            <w:bCs/>
          </w:rPr>
          <w:t xml:space="preserve">Lebesgue measure on an interval</w:t>
        </w:r>
      </w:ins>
      <w:ins w:id="2187" w:author="PR Preview" w:date="2026-01-01T00:00:00Z">
        <w:r>
          <w:t xml:space="preserve"> </w:t>
        </w:r>
      </w:ins>
      <m:oMath>
        <m:r>
          <m:t>I</m:t>
        </m:r>
      </m:oMath>
      <w:ins w:id="2188" w:author="PR Preview" w:date="2026-01-01T00:00:00Z">
        <w:r>
          <w:t xml:space="preserve">, such as</w:t>
        </w:r>
      </w:ins>
      <w:ins w:id="21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90" w:author="PR Preview" w:date="2026-01-01T00:00:00Z">
        <w:r>
          <w:t xml:space="preserve">,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is</w:t>
        </w:r>
      </w:ins>
      <w:ins w:id="2193" w:author="PR Preview" w:date="2026-01-01T00:00:00Z">
        <w:r>
          <w:t xml:space="preserve"> </w:t>
        </w:r>
      </w:ins>
      <m:oMath>
        <m:r>
          <m:t>λ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(</w:t>
        </w:r>
      </w:ins>
      <w:hyperlink w:anchor="def-lebesgue-measure">
        <w:ins w:id="219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197" w:author="PR Preview" w:date="2026-01-01T00:00:00Z">
        <w:r>
          <w:t xml:space="preserve">) applied only to the Borel sets that are subsets of</w:t>
        </w:r>
      </w:ins>
      <w:ins w:id="2198" w:author="PR Preview" w:date="2026-01-01T00:00:00Z">
        <w:r>
          <w:t xml:space="preserve"> </w:t>
        </w:r>
      </w:ins>
      <m:oMath>
        <m:r>
          <m:t>I</m:t>
        </m:r>
      </m:oMath>
      <w:ins w:id="2199" w:author="PR Preview" w:date="2026-01-01T00:00:00Z">
        <w:r>
          <w:t xml:space="preserve">.</w:t>
        </w:r>
      </w:ins>
    </w:p>
    <w:bookmarkEnd w:id="89"/>
    <w:bookmarkStart w:id="90" w:name="exm-lebesgue-measure"/>
    <w:p>
      <w:pPr>
        <w:pStyle w:val="BodyText"/>
      </w:pPr>
      <w:ins w:id="2200" w:author="PR Preview" w:date="2026-01-01T00:00:00Z">
        <w:r>
          <w:rPr>
            <w:b/>
            <w:bCs/>
          </w:rPr>
          <w:t xml:space="preserve">Example 20 (Lengths of some Borel sets)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del w:id="2203" w:author="PR Preview" w:date="2026-01-01T00:00:00Z">
        <w:r>
          <w:delText xml:space="preserve">The integers are the union of the pairwise disjoint single points</w:delText>
        </w:r>
      </w:del>
      <w:del w:id="220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205" w:author="PR Preview" w:date="2026-01-01T00:00:00Z">
        <w:r>
          <w:delText xml:space="preserve"> </w:delText>
        </w:r>
      </w:del>
      <w:del w:id="2206" w:author="PR Preview" w:date="2026-01-01T00:00:00Z">
        <w:r>
          <w:delText xml:space="preserve">(</w:delText>
        </w:r>
      </w:del>
      <w:hyperlink w:anchor="exm-borel-sigma-algebra">
        <w:del w:id="220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208" w:author="PR Preview" w:date="2026-01-01T00:00:00Z">
        <w:r>
          <w:delText xml:space="preserve">), so countable additivity gives</w:delText>
        </w:r>
      </w:del>
    </w:p>
    <w:p>
      <w:pPr>
        <w:numPr>
          <w:ilvl w:val="0"/>
          <w:numId w:val="1011"/>
        </w:numPr>
      </w:pPr>
      <w:ins w:id="2209" w:author="PR Preview" w:date="2026-01-01T00:00:00Z">
        <w:r>
          <w:t xml:space="preserve">The integers are the union of the pairwise disjoint single points</w:t>
        </w:r>
      </w:ins>
      <w:ins w:id="221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(</w:t>
        </w:r>
      </w:ins>
      <w:hyperlink w:anchor="exm-borel-sigma-algebra">
        <w:ins w:id="221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214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del w:id="2215" w:author="PR Preview" w:date="2026-01-01T00:00:00Z">
        <w:r>
          <w:rPr>
            <w:i/>
            <w:iCs/>
          </w:rPr>
          <w:delText xml:space="preserve">Remark 7</w:delText>
        </w:r>
      </w:del>
      <w:del w:id="2216" w:author="PR Preview" w:date="2026-01-01T00:00:00Z">
        <w:r>
          <w:delText xml:space="preserve"> (Measures generalize size). </w:delText>
        </w:r>
      </w:del>
      <w:del w:id="2217" w:author="PR Preview" w:date="2026-01-01T00:00:00Z">
        <w:r>
          <w:delText xml:space="preserve">A</w:delText>
        </w:r>
      </w:del>
      <w:del w:id="2218" w:author="PR Preview" w:date="2026-01-01T00:00:00Z">
        <w:r>
          <w:delText xml:space="preserve"> </w:delText>
        </w:r>
      </w:del>
      <w:hyperlink w:anchor="def-measure">
        <w:del w:id="2219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generalizes size: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it can measure how many elements a set has,</w:delText>
        </w:r>
      </w:del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as in</w:delText>
        </w:r>
      </w:del>
      <w:del w:id="2226" w:author="PR Preview" w:date="2026-01-01T00:00:00Z">
        <w:r>
          <w:delText xml:space="preserve"> </w:delText>
        </w:r>
      </w:del>
      <w:hyperlink w:anchor="def-counting-measure">
        <w:del w:id="222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228" w:author="PR Preview" w:date="2026-01-01T00:00:00Z">
        <w:r>
          <w:delText xml:space="preserve">,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or how long a set of real numbers is,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as Lebesgue measure (</w:delText>
        </w:r>
      </w:del>
      <w:hyperlink w:anchor="def-lebesgue-measure">
        <w:del w:id="223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234" w:author="PR Preview" w:date="2026-01-01T00:00:00Z">
        <w:r>
          <w:delText xml:space="preserve">) does,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assigning each</w:delText>
        </w:r>
      </w:del>
      <w:del w:id="2237" w:author="PR Preview" w:date="2026-01-01T00:00:00Z">
        <w:r>
          <w:delText xml:space="preserve"> </w:delText>
        </w:r>
      </w:del>
      <w:hyperlink r:id="rId34">
        <w:del w:id="2238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23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its length</w:delText>
        </w:r>
      </w:del>
      <w:del w:id="224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2243" w:author="PR Preview" w:date="2026-01-01T00:00:00Z">
        <w:r>
          <w:delText xml:space="preserve">.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For example, the counting measure on</w:delText>
        </w:r>
      </w:del>
      <w:del w:id="224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gives</w:delText>
        </w:r>
      </w:del>
      <w:del w:id="22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the value</w:delText>
        </w:r>
      </w:del>
      <w:del w:id="2252" w:author="PR Preview" w:date="2026-01-01T00:00:00Z">
        <w:r>
          <w:delText xml:space="preserve"> </w:delText>
        </w:r>
      </w:del>
      <m:oMath>
        <m:r>
          <m:t>4</m:t>
        </m:r>
      </m:oMath>
      <w:del w:id="2253" w:author="PR Preview" w:date="2026-01-01T00:00:00Z">
        <w:r>
          <w:delText xml:space="preserve">,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while the Lebesgue measure of the interval</w:delText>
        </w:r>
      </w:del>
      <w:del w:id="22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is</w:delText>
        </w:r>
      </w:del>
      <w:del w:id="2259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2260" w:author="PR Preview" w:date="2026-01-01T00:00:00Z">
        <w:r>
          <w:delText xml:space="preserve">.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Both can serve as the measures</w:delText>
        </w:r>
      </w:del>
      <w:del w:id="226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and</w:delText>
        </w:r>
      </w:del>
      <w:del w:id="226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in the</w:delText>
        </w:r>
      </w:del>
      <w:del w:id="2269" w:author="PR Preview" w:date="2026-01-01T00:00:00Z">
        <w:r>
          <w:delText xml:space="preserve"> </w:delText>
        </w:r>
      </w:del>
      <w:hyperlink r:id="rId91">
        <w:del w:id="2270" w:author="PR Preview" w:date="2026-01-01T00:00:00Z">
          <w:r>
            <w:rPr>
              <w:rStyle w:val="Hyperlink"/>
            </w:rPr>
            <w:delText xml:space="preserve">Tonelli</w:delText>
          </w:r>
        </w:del>
      </w:hyperlink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and</w:delText>
        </w:r>
      </w:del>
      <w:del w:id="2273" w:author="PR Preview" w:date="2026-01-01T00:00:00Z">
        <w:r>
          <w:delText xml:space="preserve"> </w:delText>
        </w:r>
      </w:del>
      <w:hyperlink r:id="rId92">
        <w:del w:id="2274" w:author="PR Preview" w:date="2026-01-01T00:00:00Z">
          <w:r>
            <w:rPr>
              <w:rStyle w:val="Hyperlink"/>
            </w:rPr>
            <w:delText xml:space="preserve">Fubini</w:delText>
          </w:r>
        </w:del>
      </w:hyperlink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theorems.</w:delText>
        </w:r>
      </w:del>
    </w:p>
    <w:p>
      <w:pPr>
        <w:pStyle w:val="BodyText"/>
      </w:pPr>
      <w:del w:id="2277" w:author="PR Preview" w:date="2026-01-01T00:00:00Z">
        <w:r>
          <w:rPr>
            <w:b/>
            <w:bCs/>
          </w:rPr>
          <w:delText xml:space="preserve">Definition 14 (Measure zero (null set))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Let</w:delText>
        </w:r>
      </w:del>
      <w:del w:id="22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be a</w:delText>
        </w:r>
      </w:del>
      <w:del w:id="2283" w:author="PR Preview" w:date="2026-01-01T00:00:00Z">
        <w:r>
          <w:delText xml:space="preserve"> </w:delText>
        </w:r>
      </w:del>
      <w:hyperlink w:anchor="def-measure-space">
        <w:del w:id="228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285" w:author="PR Preview" w:date="2026-01-01T00:00:00Z">
        <w:r>
          <w:delText xml:space="preserve">.</w:delText>
        </w:r>
      </w:del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A set</w:delText>
        </w:r>
      </w:del>
      <w:del w:id="22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has</w:delText>
        </w:r>
      </w:del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rPr>
            <w:b/>
            <w:bCs/>
          </w:rPr>
          <w:delText xml:space="preserve">measure zero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[10]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(also called a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rPr>
            <w:b/>
            <w:bCs/>
          </w:rPr>
          <w:delText xml:space="preserve">null set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for</w:delText>
        </w:r>
      </w:del>
      <w:del w:id="2301" w:author="PR Preview" w:date="2026-01-01T00:00:00Z">
        <w:r>
          <w:delText xml:space="preserve"> </w:delText>
        </w:r>
      </w:del>
      <m:oMath>
        <m:r>
          <m:t>μ</m:t>
        </m:r>
      </m:oMath>
      <w:del w:id="2302" w:author="PR Preview" w:date="2026-01-01T00:00:00Z">
        <w:r>
          <w:delText xml:space="preserve">)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if</w:delText>
        </w:r>
      </w:del>
      <w:del w:id="23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06" w:author="PR Preview" w:date="2026-01-01T00:00:00Z">
        <w:r>
          <w:delText xml:space="preserve">.</w:delText>
        </w:r>
      </w:del>
    </w:p>
    <w:p>
      <w:pPr>
        <w:pStyle w:val="BodyText"/>
      </w:pPr>
      <w:del w:id="2307" w:author="PR Preview" w:date="2026-01-01T00:00:00Z">
        <w:r>
          <w:rPr>
            <w:b/>
            <w:bCs/>
          </w:rPr>
          <w:delText xml:space="preserve">Example 18 (Sets of measure zero)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 </w:delText>
        </w:r>
      </w:del>
    </w:p>
    <w:p>
      <w:pPr>
        <w:pStyle w:val="FirstParagraph"/>
      </w:pPr>
      <w:ins w:id="2310" w:author="PR Preview" w:date="2026-01-01T00:00:00Z">
        <w:r>
          <w:rPr>
            <w:i/>
            <w:iCs/>
          </w:rPr>
          <w:t xml:space="preserve">Remark 7</w:t>
        </w:r>
      </w:ins>
      <w:ins w:id="2311" w:author="PR Preview" w:date="2026-01-01T00:00:00Z">
        <w:r>
          <w:t xml:space="preserve"> (Measures generalize size). </w:t>
        </w:r>
      </w:ins>
      <w:ins w:id="2312" w:author="PR Preview" w:date="2026-01-01T00:00:00Z">
        <w:r>
          <w:t xml:space="preserve">A</w:t>
        </w:r>
      </w:ins>
      <w:ins w:id="2313" w:author="PR Preview" w:date="2026-01-01T00:00:00Z">
        <w:r>
          <w:t xml:space="preserve"> </w:t>
        </w:r>
      </w:ins>
      <w:hyperlink w:anchor="def-measure">
        <w:ins w:id="231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generalizes size: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it can measure how many elements a set has,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as in</w:t>
        </w:r>
      </w:ins>
      <w:ins w:id="2321" w:author="PR Preview" w:date="2026-01-01T00:00:00Z">
        <w:r>
          <w:t xml:space="preserve"> </w:t>
        </w:r>
      </w:ins>
      <w:hyperlink w:anchor="def-counting-measure">
        <w:ins w:id="232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323" w:author="PR Preview" w:date="2026-01-01T00:00:00Z">
        <w:r>
          <w:t xml:space="preserve">,</w:t>
        </w:r>
      </w:ins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or how long a set of real numbers is,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as Lebesgue measure (</w:t>
        </w:r>
      </w:ins>
      <w:hyperlink w:anchor="def-lebesgue-measure">
        <w:ins w:id="232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2329" w:author="PR Preview" w:date="2026-01-01T00:00:00Z">
        <w:r>
          <w:t xml:space="preserve">) does,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assigning each</w:t>
        </w:r>
      </w:ins>
      <w:ins w:id="2332" w:author="PR Preview" w:date="2026-01-01T00:00:00Z">
        <w:r>
          <w:t xml:space="preserve"> </w:t>
        </w:r>
      </w:ins>
      <w:hyperlink r:id="rId34">
        <w:ins w:id="2333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3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its length</w:t>
        </w:r>
      </w:ins>
      <w:ins w:id="23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2338" w:author="PR Preview" w:date="2026-01-01T00:00:00Z">
        <w:r>
          <w:t xml:space="preserve">.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For example, the counting measure on</w:t>
        </w:r>
      </w:ins>
      <w:ins w:id="23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gives</w:t>
        </w:r>
      </w:ins>
      <w:ins w:id="234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the value</w:t>
        </w:r>
      </w:ins>
      <w:ins w:id="2347" w:author="PR Preview" w:date="2026-01-01T00:00:00Z">
        <w:r>
          <w:t xml:space="preserve"> </w:t>
        </w:r>
      </w:ins>
      <m:oMath>
        <m:r>
          <m:t>4</m:t>
        </m:r>
      </m:oMath>
      <w:ins w:id="2348" w:author="PR Preview" w:date="2026-01-01T00:00:00Z">
        <w:r>
          <w:t xml:space="preserve">,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while the Lebesgue measure of the interval</w:t>
        </w:r>
      </w:ins>
      <w:ins w:id="235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is</w:t>
        </w:r>
      </w:ins>
      <w:ins w:id="235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2355" w:author="PR Preview" w:date="2026-01-01T00:00:00Z">
        <w:r>
          <w:t xml:space="preserve">.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Both can serve as the measures</w:t>
        </w:r>
      </w:ins>
      <w:ins w:id="235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and</w:t>
        </w:r>
      </w:ins>
      <w:ins w:id="2361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in the</w:t>
        </w:r>
      </w:ins>
      <w:ins w:id="2364" w:author="PR Preview" w:date="2026-01-01T00:00:00Z">
        <w:r>
          <w:t xml:space="preserve"> </w:t>
        </w:r>
      </w:ins>
      <w:hyperlink r:id="rId91">
        <w:ins w:id="2365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and</w:t>
        </w:r>
      </w:ins>
      <w:ins w:id="2368" w:author="PR Preview" w:date="2026-01-01T00:00:00Z">
        <w:r>
          <w:t xml:space="preserve"> </w:t>
        </w:r>
      </w:ins>
      <w:hyperlink r:id="rId92">
        <w:ins w:id="2369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theorems.</w:t>
        </w:r>
      </w:ins>
    </w:p>
    <w:bookmarkEnd w:id="93"/>
    <w:bookmarkStart w:id="94" w:name="def-measure-zero"/>
    <w:p>
      <w:pPr>
        <w:pStyle w:val="BodyText"/>
      </w:pPr>
      <w:ins w:id="2372" w:author="PR Preview" w:date="2026-01-01T00:00:00Z">
        <w:r>
          <w:rPr>
            <w:b/>
            <w:bCs/>
          </w:rPr>
          <w:t xml:space="preserve">Definition 18 (Measure zero (null set))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Let</w:t>
        </w:r>
      </w:ins>
      <w:ins w:id="23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be a</w:t>
        </w:r>
      </w:ins>
      <w:ins w:id="2378" w:author="PR Preview" w:date="2026-01-01T00:00:00Z">
        <w:r>
          <w:t xml:space="preserve"> </w:t>
        </w:r>
      </w:ins>
      <w:hyperlink w:anchor="def-measure-space">
        <w:ins w:id="237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380" w:author="PR Preview" w:date="2026-01-01T00:00:00Z">
        <w:r>
          <w:t xml:space="preserve">.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A set</w:t>
        </w:r>
      </w:ins>
      <w:ins w:id="23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has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rPr>
            <w:b/>
            <w:bCs/>
          </w:rPr>
          <w:t xml:space="preserve">measure zero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[14]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(also called a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rPr>
            <w:b/>
            <w:bCs/>
          </w:rPr>
          <w:t xml:space="preserve">null set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for</w:t>
        </w:r>
      </w:ins>
      <w:ins w:id="2396" w:author="PR Preview" w:date="2026-01-01T00:00:00Z">
        <w:r>
          <w:t xml:space="preserve"> </w:t>
        </w:r>
      </w:ins>
      <m:oMath>
        <m:r>
          <m:t>μ</m:t>
        </m:r>
      </m:oMath>
      <w:ins w:id="2397" w:author="PR Preview" w:date="2026-01-01T00:00:00Z">
        <w:r>
          <w:t xml:space="preserve">)</w:t>
        </w:r>
      </w:ins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if</w:t>
        </w:r>
      </w:ins>
      <w:ins w:id="240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01" w:author="PR Preview" w:date="2026-01-01T00:00:00Z">
        <w:r>
          <w:t xml:space="preserve">.</w:t>
        </w:r>
      </w:ins>
    </w:p>
    <w:bookmarkEnd w:id="94"/>
    <w:bookmarkStart w:id="95" w:name="exm-measure-zero"/>
    <w:p>
      <w:pPr>
        <w:pStyle w:val="BodyText"/>
      </w:pPr>
      <w:ins w:id="2402" w:author="PR Preview" w:date="2026-01-01T00:00:00Z">
        <w:r>
          <w:rPr>
            <w:b/>
            <w:bCs/>
          </w:rPr>
          <w:t xml:space="preserve">Example 21 (Sets of measure zero)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del w:id="2405" w:author="PR Preview" w:date="2026-01-01T00:00:00Z">
        <w:r>
          <w:delText xml:space="preserve">For Lebesgue measure,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every single point</w:delText>
        </w:r>
      </w:del>
      <w:del w:id="24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and the integers</w:delText>
        </w:r>
      </w:del>
      <w:del w:id="241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have measure zero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(</w:delText>
        </w:r>
      </w:del>
      <w:hyperlink w:anchor="exm-lebesgue-measure">
        <w:del w:id="2416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2417" w:author="PR Preview" w:date="2026-01-01T00:00:00Z">
        <w:r>
          <w:delText xml:space="preserve">),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although neither set is empty.</w:delText>
        </w:r>
      </w:del>
    </w:p>
    <w:p>
      <w:pPr>
        <w:pStyle w:val="FirstParagraph"/>
      </w:pPr>
      <w:del w:id="2420" w:author="PR Preview" w:date="2026-01-01T00:00:00Z">
        <w:r>
          <w:rPr>
            <w:b/>
            <w:bCs/>
          </w:rPr>
          <w:delText xml:space="preserve">Definition 15 (Almost everywhere (</w:delText>
        </w:r>
      </w:del>
      <m:oMath>
        <m:r>
          <m:t>μ</m:t>
        </m:r>
      </m:oMath>
      <w:del w:id="2421" w:author="PR Preview" w:date="2026-01-01T00:00:00Z">
        <w:r>
          <w:rPr>
            <w:b/>
            <w:bCs/>
          </w:rPr>
          <w:delText xml:space="preserve">-almost everywhere,</w:delText>
        </w:r>
      </w:del>
      <w:del w:id="2422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2423" w:author="PR Preview" w:date="2026-01-01T00:00:00Z">
        <w:r>
          <w:rPr>
            <w:b/>
            <w:bCs/>
          </w:rPr>
          <w:delText xml:space="preserve">-a.e.))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Let</w:delText>
        </w:r>
      </w:del>
      <w:del w:id="24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be a</w:delText>
        </w:r>
      </w:del>
      <w:del w:id="2429" w:author="PR Preview" w:date="2026-01-01T00:00:00Z">
        <w:r>
          <w:delText xml:space="preserve"> </w:delText>
        </w:r>
      </w:del>
      <w:hyperlink w:anchor="def-measure-space">
        <w:del w:id="243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431" w:author="PR Preview" w:date="2026-01-01T00:00:00Z">
        <w:r>
          <w:delText xml:space="preserve">.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A statement about the elements of</w:delText>
        </w:r>
      </w:del>
      <w:del w:id="2434" w:author="PR Preview" w:date="2026-01-01T00:00:00Z">
        <w:r>
          <w:delText xml:space="preserve"> </w:delText>
        </w:r>
      </w:del>
      <m:oMath>
        <m:r>
          <m:t>S</m:t>
        </m:r>
      </m:oMath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holds</w:delText>
        </w:r>
      </w:del>
      <w:del w:id="2437" w:author="PR Preview" w:date="2026-01-01T00:00:00Z">
        <w:r>
          <w:delText xml:space="preserve"> </w:delText>
        </w:r>
      </w:del>
      <m:oMath>
        <m:r>
          <m:t>μ</m:t>
        </m:r>
      </m:oMath>
      <w:del w:id="2438" w:author="PR Preview" w:date="2026-01-01T00:00:00Z">
        <w:r>
          <w:rPr>
            <w:b/>
            <w:bCs/>
          </w:rPr>
          <w:delText xml:space="preserve">-almost everywhere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(written</w:delText>
        </w:r>
      </w:del>
      <w:del w:id="2441" w:author="PR Preview" w:date="2026-01-01T00:00:00Z">
        <w:r>
          <w:delText xml:space="preserve"> </w:delText>
        </w:r>
      </w:del>
      <m:oMath>
        <m:r>
          <m:t>μ</m:t>
        </m:r>
      </m:oMath>
      <w:del w:id="2442" w:author="PR Preview" w:date="2026-01-01T00:00:00Z">
        <w:r>
          <w:rPr>
            <w:b/>
            <w:bCs/>
          </w:rPr>
          <w:delText xml:space="preserve">-a.e.</w:delText>
        </w:r>
      </w:del>
      <w:del w:id="2443" w:author="PR Preview" w:date="2026-01-01T00:00:00Z">
        <w:r>
          <w:delText xml:space="preserve">,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or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rPr>
            <w:b/>
            <w:bCs/>
          </w:rPr>
          <w:delText xml:space="preserve">almost everywhere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when</w:delText>
        </w:r>
      </w:del>
      <w:del w:id="2450" w:author="PR Preview" w:date="2026-01-01T00:00:00Z">
        <w:r>
          <w:delText xml:space="preserve"> </w:delText>
        </w:r>
      </w:del>
      <m:oMath>
        <m:r>
          <m:t>μ</m:t>
        </m:r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is clear from context)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[11]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if the set of elements for which it fails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is a</w:delText>
        </w:r>
      </w:del>
      <w:del w:id="2459" w:author="PR Preview" w:date="2026-01-01T00:00:00Z">
        <w:r>
          <w:delText xml:space="preserve"> </w:delText>
        </w:r>
      </w:del>
      <w:hyperlink r:id="rId13">
        <w:del w:id="2460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of a set of</w:delText>
        </w:r>
      </w:del>
      <w:del w:id="2463" w:author="PR Preview" w:date="2026-01-01T00:00:00Z">
        <w:r>
          <w:delText xml:space="preserve"> </w:delText>
        </w:r>
      </w:del>
      <w:hyperlink w:anchor="def-measure-zero">
        <w:del w:id="2464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2465" w:author="PR Preview" w:date="2026-01-01T00:00:00Z">
        <w:r>
          <w:delText xml:space="preserve">.</w:delText>
        </w:r>
      </w:del>
    </w:p>
    <w:p>
      <w:pPr>
        <w:pStyle w:val="BodyText"/>
      </w:pPr>
      <w:del w:id="2466" w:author="PR Preview" w:date="2026-01-01T00:00:00Z">
        <w:r>
          <w:rPr>
            <w:b/>
            <w:bCs/>
          </w:rPr>
          <w:delText xml:space="preserve">Example 19 (Non-negative except on the integers)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Let</w:delText>
        </w:r>
      </w:del>
      <w:del w:id="246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with</w:delText>
        </w:r>
      </w:del>
      <w:del w:id="247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when</w:delText>
        </w:r>
      </w:del>
      <w:del w:id="2475" w:author="PR Preview" w:date="2026-01-01T00:00:00Z">
        <w:r>
          <w:delText xml:space="preserve"> </w:delText>
        </w:r>
      </w:del>
      <m:oMath>
        <m:r>
          <m:t>x</m:t>
        </m:r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is an integer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and</w:delText>
        </w:r>
      </w:del>
      <w:del w:id="248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otherwise.</w:delText>
        </w:r>
      </w:del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The statement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“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2487" w:author="PR Preview" w:date="2026-01-01T00:00:00Z">
        <w:r>
          <w:delText xml:space="preserve">”</w:delText>
        </w:r>
      </w:del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fails exactly for</w:delText>
        </w:r>
      </w:del>
      <w:del w:id="24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and</w:delText>
        </w:r>
      </w:del>
      <w:del w:id="249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(</w:delText>
        </w:r>
      </w:del>
      <w:hyperlink w:anchor="exm-lebesgue-measure">
        <w:del w:id="2497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2498" w:author="PR Preview" w:date="2026-01-01T00:00:00Z">
        <w:r>
          <w:delText xml:space="preserve">),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so</w:delText>
        </w:r>
      </w:del>
      <w:del w:id="250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holds</w:delText>
        </w:r>
      </w:del>
      <w:del w:id="2504" w:author="PR Preview" w:date="2026-01-01T00:00:00Z">
        <w:r>
          <w:delText xml:space="preserve"> </w:delText>
        </w:r>
      </w:del>
      <m:oMath>
        <m:r>
          <m:t>λ</m:t>
        </m:r>
      </m:oMath>
      <w:del w:id="2505" w:author="PR Preview" w:date="2026-01-01T00:00:00Z">
        <w:r>
          <w:delText xml:space="preserve">-almost everywhere,</w:delText>
        </w:r>
      </w:del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though not everywhere.</w:delText>
        </w:r>
      </w:del>
    </w:p>
    <w:p>
      <w:pPr>
        <w:pStyle w:val="BodyText"/>
      </w:pPr>
      <w:del w:id="2508" w:author="PR Preview" w:date="2026-01-01T00:00:00Z">
        <w:r>
          <w:delText xml:space="preserve">For a counting measure, only</w:delText>
        </w:r>
      </w:del>
      <w:del w:id="2509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has measure zero (</w:delText>
        </w:r>
      </w:del>
      <w:hyperlink w:anchor="exm-measure-zero">
        <w:del w:id="2512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2513" w:author="PR Preview" w:date="2026-01-01T00:00:00Z">
        <w:r>
          <w:delText xml:space="preserve">),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so a statement holds almost everywhere only if it holds everywhere.</w:delText>
        </w:r>
      </w:del>
    </w:p>
    <w:p>
      <w:pPr>
        <w:pStyle w:val="BodyText"/>
      </w:pPr>
      <w:del w:id="2516" w:author="PR Preview" w:date="2026-01-01T00:00:00Z">
        <w:r>
          <w:rPr>
            <w:b/>
            <w:bCs/>
          </w:rPr>
          <w:delText xml:space="preserve">Definition 16 (Finite measure)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Let</w:delText>
        </w:r>
      </w:del>
      <w:del w:id="25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be a</w:delText>
        </w:r>
      </w:del>
      <w:del w:id="2522" w:author="PR Preview" w:date="2026-01-01T00:00:00Z">
        <w:r>
          <w:delText xml:space="preserve"> </w:delText>
        </w:r>
      </w:del>
      <w:hyperlink w:anchor="def-measure-space">
        <w:del w:id="252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524" w:author="PR Preview" w:date="2026-01-01T00:00:00Z">
        <w:r>
          <w:delText xml:space="preserve">.</w:delText>
        </w:r>
      </w:del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The measure</w:delText>
        </w:r>
      </w:del>
      <w:del w:id="2527" w:author="PR Preview" w:date="2026-01-01T00:00:00Z">
        <w:r>
          <w:delText xml:space="preserve"> </w:delText>
        </w:r>
      </w:del>
      <m:oMath>
        <m:r>
          <m:t>μ</m:t>
        </m:r>
      </m:oMath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is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rPr>
            <w:b/>
            <w:bCs/>
          </w:rPr>
          <w:delText xml:space="preserve">finite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if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[12]</w:delText>
        </w:r>
      </w:del>
      <w:del w:id="253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537" w:author="PR Preview" w:date="2026-01-01T00:00:00Z">
        <w:r>
          <w:delText xml:space="preserve">.</w:delText>
        </w:r>
      </w:del>
    </w:p>
    <w:p>
      <w:pPr>
        <w:pStyle w:val="BodyText"/>
      </w:pPr>
      <w:del w:id="2538" w:author="PR Preview" w:date="2026-01-01T00:00:00Z">
        <w:r>
          <w:rPr>
            <w:b/>
            <w:bCs/>
          </w:rPr>
          <w:delText xml:space="preserve">Definition 17 (</w:delText>
        </w:r>
      </w:del>
      <m:oMath>
        <m:r>
          <m:t>σ</m:t>
        </m:r>
      </m:oMath>
      <w:del w:id="2539" w:author="PR Preview" w:date="2026-01-01T00:00:00Z">
        <w:r>
          <w:rPr>
            <w:b/>
            <w:bCs/>
          </w:rPr>
          <w:delText xml:space="preserve">-finite measure)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Let</w:delText>
        </w:r>
      </w:del>
      <w:del w:id="25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be a</w:delText>
        </w:r>
      </w:del>
      <w:del w:id="2545" w:author="PR Preview" w:date="2026-01-01T00:00:00Z">
        <w:r>
          <w:delText xml:space="preserve"> </w:delText>
        </w:r>
      </w:del>
      <w:hyperlink w:anchor="def-measure-space">
        <w:del w:id="254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547" w:author="PR Preview" w:date="2026-01-01T00:00:00Z">
        <w:r>
          <w:delText xml:space="preserve">.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The measure</w:delText>
        </w:r>
      </w:del>
      <w:del w:id="2550" w:author="PR Preview" w:date="2026-01-01T00:00:00Z">
        <w:r>
          <w:delText xml:space="preserve"> </w:delText>
        </w:r>
      </w:del>
      <m:oMath>
        <m:r>
          <m:t>μ</m:t>
        </m:r>
      </m:oMath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is</w:delText>
        </w:r>
      </w:del>
      <w:del w:id="2553" w:author="PR Preview" w:date="2026-01-01T00:00:00Z">
        <w:r>
          <w:delText xml:space="preserve"> </w:delText>
        </w:r>
      </w:del>
      <m:oMath>
        <m:r>
          <m:t>σ</m:t>
        </m:r>
      </m:oMath>
      <w:del w:id="2554" w:author="PR Preview" w:date="2026-01-01T00:00:00Z">
        <w:r>
          <w:rPr>
            <w:b/>
            <w:bCs/>
          </w:rPr>
          <w:delText xml:space="preserve">-finite</w:delText>
        </w:r>
      </w:del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[13]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if</w:delText>
        </w:r>
      </w:del>
      <w:del w:id="2559" w:author="PR Preview" w:date="2026-01-01T00:00:00Z">
        <w:r>
          <w:delText xml:space="preserve"> </w:delText>
        </w:r>
      </w:del>
      <m:oMath>
        <m:r>
          <m:t>S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is the union</w:delText>
        </w:r>
      </w:del>
      <w:del w:id="256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of a sequence of sets</w:delText>
        </w:r>
      </w:del>
      <w:del w:id="25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in</w:delText>
        </w:r>
      </w:del>
      <w:del w:id="25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with</w:delText>
        </w:r>
      </w:del>
      <w:del w:id="257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for every</w:delText>
        </w:r>
      </w:del>
      <w:del w:id="2574" w:author="PR Preview" w:date="2026-01-01T00:00:00Z">
        <w:r>
          <w:delText xml:space="preserve"> </w:delText>
        </w:r>
      </w:del>
      <m:oMath>
        <m:r>
          <m:t>i</m:t>
        </m:r>
      </m:oMath>
      <w:del w:id="2575" w:author="PR Preview" w:date="2026-01-01T00:00:00Z">
        <w:r>
          <w:delText xml:space="preserve">.</w:delText>
        </w:r>
      </w:del>
    </w:p>
    <w:p>
      <w:pPr>
        <w:pStyle w:val="BodyText"/>
      </w:pPr>
      <w:del w:id="2576" w:author="PR Preview" w:date="2026-01-01T00:00:00Z">
        <w:r>
          <w:rPr>
            <w:b/>
            <w:bCs/>
          </w:rPr>
          <w:delText xml:space="preserve">Example 20 (Finite and</w:delText>
        </w:r>
      </w:del>
      <w:del w:id="2577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578" w:author="PR Preview" w:date="2026-01-01T00:00:00Z">
        <w:r>
          <w:rPr>
            <w:b/>
            <w:bCs/>
          </w:rPr>
          <w:delText xml:space="preserve">-finite measures)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2"/>
        </w:numPr>
      </w:pPr>
      <w:ins w:id="2581" w:author="PR Preview" w:date="2026-01-01T00:00:00Z">
        <w:r>
          <w:t xml:space="preserve">For Lebesgue measure,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every single point</w:t>
        </w:r>
      </w:ins>
      <w:ins w:id="25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and the integers</w:t>
        </w:r>
      </w:ins>
      <w:ins w:id="258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have measure zero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(</w:t>
        </w:r>
      </w:ins>
      <w:hyperlink w:anchor="exm-lebesgue-measure">
        <w:ins w:id="2592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2593" w:author="PR Preview" w:date="2026-01-01T00:00:00Z">
        <w:r>
          <w:t xml:space="preserve">),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although neither set is empty.</w:t>
        </w:r>
      </w:ins>
    </w:p>
    <w:bookmarkEnd w:id="95"/>
    <w:bookmarkStart w:id="96" w:name="def-almost-everywhere"/>
    <w:p>
      <w:pPr>
        <w:pStyle w:val="FirstParagraph"/>
      </w:pPr>
      <w:ins w:id="2596" w:author="PR Preview" w:date="2026-01-01T00:00:00Z">
        <w:r>
          <w:rPr>
            <w:b/>
            <w:bCs/>
          </w:rPr>
          <w:t xml:space="preserve">Definition 19 (Almost everywhere (</w:t>
        </w:r>
      </w:ins>
      <m:oMath>
        <m:r>
          <m:t>μ</m:t>
        </m:r>
      </m:oMath>
      <w:ins w:id="2597" w:author="PR Preview" w:date="2026-01-01T00:00:00Z">
        <w:r>
          <w:rPr>
            <w:b/>
            <w:bCs/>
          </w:rPr>
          <w:t xml:space="preserve">-almost everywhere,</w:t>
        </w:r>
      </w:ins>
      <w:ins w:id="2598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2599" w:author="PR Preview" w:date="2026-01-01T00:00:00Z">
        <w:r>
          <w:rPr>
            <w:b/>
            <w:bCs/>
          </w:rPr>
          <w:t xml:space="preserve">-a.e.))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Let</w:t>
        </w:r>
      </w:ins>
      <w:ins w:id="26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be a</w:t>
        </w:r>
      </w:ins>
      <w:ins w:id="2605" w:author="PR Preview" w:date="2026-01-01T00:00:00Z">
        <w:r>
          <w:t xml:space="preserve"> </w:t>
        </w:r>
      </w:ins>
      <w:hyperlink w:anchor="def-measure-space">
        <w:ins w:id="260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607" w:author="PR Preview" w:date="2026-01-01T00:00:00Z">
        <w:r>
          <w:t xml:space="preserve">.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A statement about the elements of</w:t>
        </w:r>
      </w:ins>
      <w:ins w:id="2610" w:author="PR Preview" w:date="2026-01-01T00:00:00Z">
        <w:r>
          <w:t xml:space="preserve"> </w:t>
        </w:r>
      </w:ins>
      <m:oMath>
        <m:r>
          <m:t>S</m:t>
        </m:r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holds</w:t>
        </w:r>
      </w:ins>
      <w:ins w:id="2613" w:author="PR Preview" w:date="2026-01-01T00:00:00Z">
        <w:r>
          <w:t xml:space="preserve"> </w:t>
        </w:r>
      </w:ins>
      <m:oMath>
        <m:r>
          <m:t>μ</m:t>
        </m:r>
      </m:oMath>
      <w:ins w:id="2614" w:author="PR Preview" w:date="2026-01-01T00:00:00Z">
        <w:r>
          <w:rPr>
            <w:b/>
            <w:bCs/>
          </w:rPr>
          <w:t xml:space="preserve">-almost everywhere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(written</w:t>
        </w:r>
      </w:ins>
      <w:ins w:id="2617" w:author="PR Preview" w:date="2026-01-01T00:00:00Z">
        <w:r>
          <w:t xml:space="preserve"> </w:t>
        </w:r>
      </w:ins>
      <m:oMath>
        <m:r>
          <m:t>μ</m:t>
        </m:r>
      </m:oMath>
      <w:ins w:id="2618" w:author="PR Preview" w:date="2026-01-01T00:00:00Z">
        <w:r>
          <w:rPr>
            <w:b/>
            <w:bCs/>
          </w:rPr>
          <w:t xml:space="preserve">-a.e.</w:t>
        </w:r>
      </w:ins>
      <w:ins w:id="2619" w:author="PR Preview" w:date="2026-01-01T00:00:00Z">
        <w:r>
          <w:t xml:space="preserve">,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or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rPr>
            <w:b/>
            <w:bCs/>
          </w:rPr>
          <w:t xml:space="preserve">almost everywhere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when</w:t>
        </w:r>
      </w:ins>
      <w:ins w:id="2626" w:author="PR Preview" w:date="2026-01-01T00:00:00Z">
        <w:r>
          <w:t xml:space="preserve"> </w:t>
        </w:r>
      </w:ins>
      <m:oMath>
        <m:r>
          <m:t>μ</m:t>
        </m:r>
      </m:oMath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is clear from context)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[15]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if the set of elements for which it fails</w:t>
        </w:r>
      </w:ins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is a</w:t>
        </w:r>
      </w:ins>
      <w:ins w:id="2635" w:author="PR Preview" w:date="2026-01-01T00:00:00Z">
        <w:r>
          <w:t xml:space="preserve"> </w:t>
        </w:r>
      </w:ins>
      <w:hyperlink r:id="rId13">
        <w:ins w:id="263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of a set of</w:t>
        </w:r>
      </w:ins>
      <w:ins w:id="2639" w:author="PR Preview" w:date="2026-01-01T00:00:00Z">
        <w:r>
          <w:t xml:space="preserve"> </w:t>
        </w:r>
      </w:ins>
      <w:hyperlink w:anchor="def-measure-zero">
        <w:ins w:id="2640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2641" w:author="PR Preview" w:date="2026-01-01T00:00:00Z">
        <w:r>
          <w:t xml:space="preserve">.</w:t>
        </w:r>
      </w:ins>
    </w:p>
    <w:bookmarkEnd w:id="96"/>
    <w:bookmarkStart w:id="97" w:name="exm-almost-everywhere"/>
    <w:p>
      <w:pPr>
        <w:pStyle w:val="BodyText"/>
      </w:pPr>
      <w:ins w:id="2642" w:author="PR Preview" w:date="2026-01-01T00:00:00Z">
        <w:r>
          <w:rPr>
            <w:b/>
            <w:bCs/>
          </w:rPr>
          <w:t xml:space="preserve">Example 22 (Non-negative except on the integers)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Let</w:t>
        </w:r>
      </w:ins>
      <w:ins w:id="264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with</w:t>
        </w:r>
      </w:ins>
      <w:ins w:id="264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when</w:t>
        </w:r>
      </w:ins>
      <w:ins w:id="2651" w:author="PR Preview" w:date="2026-01-01T00:00:00Z">
        <w:r>
          <w:t xml:space="preserve"> </w:t>
        </w:r>
      </w:ins>
      <m:oMath>
        <m:r>
          <m:t>x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is an integer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and</w:t>
        </w:r>
      </w:ins>
      <w:ins w:id="265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otherwise.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The statement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“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663" w:author="PR Preview" w:date="2026-01-01T00:00:00Z">
        <w:r>
          <w:t xml:space="preserve">”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fails exactly for</w:t>
        </w:r>
      </w:ins>
      <w:ins w:id="26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ins w:id="2667" w:author="PR Preview" w:date="2026-01-01T00:00:00Z">
        <w:r>
          <w:t xml:space="preserve">,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</w:t>
        </w:r>
      </w:ins>
      <w:ins w:id="267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(</w:t>
        </w:r>
      </w:ins>
      <w:hyperlink w:anchor="exm-lebesgue-measure">
        <w:ins w:id="2673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2674" w:author="PR Preview" w:date="2026-01-01T00:00:00Z">
        <w:r>
          <w:t xml:space="preserve">),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so</w:t>
        </w:r>
      </w:ins>
      <w:ins w:id="26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holds</w:t>
        </w:r>
      </w:ins>
      <w:ins w:id="2680" w:author="PR Preview" w:date="2026-01-01T00:00:00Z">
        <w:r>
          <w:t xml:space="preserve"> </w:t>
        </w:r>
      </w:ins>
      <m:oMath>
        <m:r>
          <m:t>λ</m:t>
        </m:r>
      </m:oMath>
      <w:ins w:id="2681" w:author="PR Preview" w:date="2026-01-01T00:00:00Z">
        <w:r>
          <w:t xml:space="preserve">-almost everywhere,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though not everywhere.</w:t>
        </w:r>
      </w:ins>
    </w:p>
    <w:p>
      <w:pPr>
        <w:pStyle w:val="BodyText"/>
      </w:pPr>
      <w:ins w:id="2684" w:author="PR Preview" w:date="2026-01-01T00:00:00Z">
        <w:r>
          <w:t xml:space="preserve">For a counting measure, only</w:t>
        </w:r>
      </w:ins>
      <w:ins w:id="2685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has measure zero (</w:t>
        </w:r>
      </w:ins>
      <w:hyperlink w:anchor="exm-measure-zero">
        <w:ins w:id="268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689" w:author="PR Preview" w:date="2026-01-01T00:00:00Z">
        <w:r>
          <w:t xml:space="preserve">),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so a statement holds almost everywhere only if it holds everywhere.</w:t>
        </w:r>
      </w:ins>
    </w:p>
    <w:bookmarkEnd w:id="97"/>
    <w:bookmarkStart w:id="98" w:name="def-finite-measure"/>
    <w:p>
      <w:pPr>
        <w:pStyle w:val="BodyText"/>
      </w:pPr>
      <w:ins w:id="2692" w:author="PR Preview" w:date="2026-01-01T00:00:00Z">
        <w:r>
          <w:rPr>
            <w:b/>
            <w:bCs/>
          </w:rPr>
          <w:t xml:space="preserve">Definition 20 (Finite measure)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Let</w:t>
        </w:r>
      </w:ins>
      <w:ins w:id="26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be a</w:t>
        </w:r>
      </w:ins>
      <w:ins w:id="2698" w:author="PR Preview" w:date="2026-01-01T00:00:00Z">
        <w:r>
          <w:t xml:space="preserve"> </w:t>
        </w:r>
      </w:ins>
      <w:hyperlink w:anchor="def-measure-space">
        <w:ins w:id="269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700" w:author="PR Preview" w:date="2026-01-01T00:00:00Z">
        <w:r>
          <w:t xml:space="preserve">.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The measure</w:t>
        </w:r>
      </w:ins>
      <w:ins w:id="2703" w:author="PR Preview" w:date="2026-01-01T00:00:00Z">
        <w:r>
          <w:t xml:space="preserve"> </w:t>
        </w:r>
      </w:ins>
      <m:oMath>
        <m:r>
          <m:t>μ</m:t>
        </m:r>
      </m:oMath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is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rPr>
            <w:b/>
            <w:bCs/>
          </w:rPr>
          <w:t xml:space="preserve">finite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if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[16]</w:t>
        </w:r>
      </w:ins>
      <w:ins w:id="271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713" w:author="PR Preview" w:date="2026-01-01T00:00:00Z">
        <w:r>
          <w:t xml:space="preserve">.</w:t>
        </w:r>
      </w:ins>
    </w:p>
    <w:bookmarkEnd w:id="98"/>
    <w:bookmarkStart w:id="99" w:name="def-sigma-finite"/>
    <w:p>
      <w:pPr>
        <w:pStyle w:val="BodyText"/>
      </w:pPr>
      <w:ins w:id="2714" w:author="PR Preview" w:date="2026-01-01T00:00:00Z">
        <w:r>
          <w:rPr>
            <w:b/>
            <w:bCs/>
          </w:rPr>
          <w:t xml:space="preserve">Definition 21 (</w:t>
        </w:r>
      </w:ins>
      <m:oMath>
        <m:r>
          <m:t>σ</m:t>
        </m:r>
      </m:oMath>
      <w:ins w:id="2715" w:author="PR Preview" w:date="2026-01-01T00:00:00Z">
        <w:r>
          <w:rPr>
            <w:b/>
            <w:bCs/>
          </w:rPr>
          <w:t xml:space="preserve">-finite measure)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Let</w:t>
        </w:r>
      </w:ins>
      <w:ins w:id="27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be a</w:t>
        </w:r>
      </w:ins>
      <w:ins w:id="2721" w:author="PR Preview" w:date="2026-01-01T00:00:00Z">
        <w:r>
          <w:t xml:space="preserve"> </w:t>
        </w:r>
      </w:ins>
      <w:hyperlink w:anchor="def-measure-space">
        <w:ins w:id="272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723" w:author="PR Preview" w:date="2026-01-01T00:00:00Z">
        <w:r>
          <w:t xml:space="preserve">.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The measure</w:t>
        </w:r>
      </w:ins>
      <w:ins w:id="2726" w:author="PR Preview" w:date="2026-01-01T00:00:00Z">
        <w:r>
          <w:t xml:space="preserve"> </w:t>
        </w:r>
      </w:ins>
      <m:oMath>
        <m:r>
          <m:t>μ</m:t>
        </m:r>
      </m:oMath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is</w:t>
        </w:r>
      </w:ins>
      <w:ins w:id="2729" w:author="PR Preview" w:date="2026-01-01T00:00:00Z">
        <w:r>
          <w:t xml:space="preserve"> </w:t>
        </w:r>
      </w:ins>
      <m:oMath>
        <m:r>
          <m:t>σ</m:t>
        </m:r>
      </m:oMath>
      <w:ins w:id="2730" w:author="PR Preview" w:date="2026-01-01T00:00:00Z">
        <w:r>
          <w:rPr>
            <w:b/>
            <w:bCs/>
          </w:rPr>
          <w:t xml:space="preserve">-finite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[17]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if</w:t>
        </w:r>
      </w:ins>
      <w:ins w:id="2735" w:author="PR Preview" w:date="2026-01-01T00:00:00Z">
        <w:r>
          <w:t xml:space="preserve"> </w:t>
        </w:r>
      </w:ins>
      <m:oMath>
        <m:r>
          <m:t>S</m:t>
        </m:r>
      </m:oMath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is the union</w:t>
        </w:r>
      </w:ins>
      <w:ins w:id="273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of a sequence of sets</w:t>
        </w:r>
      </w:ins>
      <w:ins w:id="27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in</w:t>
        </w:r>
      </w:ins>
      <w:ins w:id="27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with</w:t>
        </w:r>
      </w:ins>
      <w:ins w:id="274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for every</w:t>
        </w:r>
      </w:ins>
      <w:ins w:id="2750" w:author="PR Preview" w:date="2026-01-01T00:00:00Z">
        <w:r>
          <w:t xml:space="preserve"> </w:t>
        </w:r>
      </w:ins>
      <m:oMath>
        <m:r>
          <m:t>i</m:t>
        </m:r>
      </m:oMath>
      <w:ins w:id="2751" w:author="PR Preview" w:date="2026-01-01T00:00:00Z">
        <w:r>
          <w:t xml:space="preserve">.</w:t>
        </w:r>
      </w:ins>
    </w:p>
    <w:bookmarkEnd w:id="99"/>
    <w:bookmarkStart w:id="100" w:name="exm-sigma-finite"/>
    <w:p>
      <w:pPr>
        <w:pStyle w:val="BodyText"/>
      </w:pPr>
      <w:ins w:id="2752" w:author="PR Preview" w:date="2026-01-01T00:00:00Z">
        <w:r>
          <w:rPr>
            <w:b/>
            <w:bCs/>
          </w:rPr>
          <w:t xml:space="preserve">Example 23 (Finite and</w:t>
        </w:r>
      </w:ins>
      <w:ins w:id="2753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754" w:author="PR Preview" w:date="2026-01-01T00:00:00Z">
        <w:r>
          <w:rPr>
            <w:b/>
            <w:bCs/>
          </w:rPr>
          <w:t xml:space="preserve">-finite measures)</w:t>
        </w:r>
      </w:ins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 </w:t>
        </w:r>
      </w:ins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del w:id="2757" w:author="PR Preview" w:date="2026-01-01T00:00:00Z">
        <w:r>
          <w:delText xml:space="preserve">4 Probability measures</w:delText>
        </w:r>
      </w:del>
    </w:p>
    <w:p>
      <w:pPr>
        <w:pStyle w:val="FirstParagraph"/>
      </w:pPr>
      <w:del w:id="2758" w:author="PR Preview" w:date="2026-01-01T00:00:00Z">
        <w:r>
          <w:rPr>
            <w:b/>
            <w:bCs/>
          </w:rPr>
          <w:delText xml:space="preserve">Definition 18 (Probability measure)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A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rPr>
            <w:b/>
            <w:bCs/>
          </w:rPr>
          <w:delText xml:space="preserve">probability measure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[14]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on a</w:delText>
        </w:r>
      </w:del>
      <w:del w:id="2767" w:author="PR Preview" w:date="2026-01-01T00:00:00Z">
        <w:r>
          <w:delText xml:space="preserve"> </w:delText>
        </w:r>
      </w:del>
      <w:hyperlink w:anchor="def-measurable-space">
        <w:del w:id="2768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7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is a</w:delText>
        </w:r>
      </w:del>
      <w:del w:id="2772" w:author="PR Preview" w:date="2026-01-01T00:00:00Z">
        <w:r>
          <w:delText xml:space="preserve"> </w:delText>
        </w:r>
      </w:del>
      <w:hyperlink w:anchor="def-measure">
        <w:del w:id="2773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77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on</w:delText>
        </w:r>
      </w:del>
      <w:del w:id="27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that gives the whole set</w:delText>
        </w:r>
      </w:del>
      <w:del w:id="278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the value</w:delText>
        </w:r>
      </w:del>
      <w:del w:id="2783" w:author="PR Preview" w:date="2026-01-01T00:00:00Z">
        <w:r>
          <w:delText xml:space="preserve"> </w:delText>
        </w:r>
      </w:del>
      <m:oMath>
        <m:r>
          <m:t>1</m:t>
        </m:r>
      </m:oMath>
      <w:del w:id="27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2785" w:author="PR Preview" w:date="2026-01-01T00:00:00Z">
        <w:r>
          <w:rPr>
            <w:b/>
            <w:bCs/>
          </w:rPr>
          <w:delText xml:space="preserve">Example 21 (A fair die, and the unit interval)</w:delText>
        </w:r>
      </w:del>
      <w:del w:id="2786" w:author="PR Preview" w:date="2026-01-01T00:00:00Z">
        <w:r>
          <w:delText xml:space="preserve"> </w:delText>
        </w:r>
      </w:del>
      <w:del w:id="2787" w:author="PR Preview" w:date="2026-01-01T00:00:00Z">
        <w:r>
          <w:delText xml:space="preserve"> </w:delText>
        </w:r>
      </w:del>
    </w:p>
    <w:p>
      <w:pPr>
        <w:pStyle w:val="Heading2"/>
      </w:pPr>
      <w:ins w:id="2788" w:author="PR Preview" w:date="2026-01-01T00:00:00Z">
        <w:r>
          <w:t xml:space="preserve">6 Probability measures</w:t>
        </w:r>
      </w:ins>
    </w:p>
    <w:bookmarkStart w:id="102" w:name="def-probability-measure"/>
    <w:p>
      <w:pPr>
        <w:pStyle w:val="FirstParagraph"/>
      </w:pPr>
      <w:ins w:id="2789" w:author="PR Preview" w:date="2026-01-01T00:00:00Z">
        <w:r>
          <w:rPr>
            <w:b/>
            <w:bCs/>
          </w:rPr>
          <w:t xml:space="preserve">Definition 22 (Probability measure)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A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rPr>
            <w:b/>
            <w:bCs/>
          </w:rPr>
          <w:t xml:space="preserve">probability measure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[18]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on a</w:t>
        </w:r>
      </w:ins>
      <w:ins w:id="2798" w:author="PR Preview" w:date="2026-01-01T00:00:00Z">
        <w:r>
          <w:t xml:space="preserve"> </w:t>
        </w:r>
      </w:ins>
      <w:hyperlink w:anchor="def-measurable-space">
        <w:ins w:id="2799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8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is a</w:t>
        </w:r>
      </w:ins>
      <w:ins w:id="2803" w:author="PR Preview" w:date="2026-01-01T00:00:00Z">
        <w:r>
          <w:t xml:space="preserve"> </w:t>
        </w:r>
      </w:ins>
      <w:hyperlink w:anchor="def-measure">
        <w:ins w:id="2804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80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on</w:t>
        </w:r>
      </w:ins>
      <w:ins w:id="28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that gives the whole set</w:t>
        </w:r>
      </w:ins>
      <w:ins w:id="281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the value</w:t>
        </w:r>
      </w:ins>
      <w:ins w:id="2814" w:author="PR Preview" w:date="2026-01-01T00:00:00Z">
        <w:r>
          <w:t xml:space="preserve"> </w:t>
        </w:r>
      </w:ins>
      <m:oMath>
        <m:r>
          <m:t>1</m:t>
        </m:r>
      </m:oMath>
      <w:ins w:id="28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ins w:id="2816" w:author="PR Preview" w:date="2026-01-01T00:00:00Z">
        <w:r>
          <w:rPr>
            <w:b/>
            <w:bCs/>
          </w:rPr>
          <w:t xml:space="preserve">Example 24 (A fair die, and the unit interval)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819" w:author="PR Preview" w:date="2026-01-01T00:00:00Z">
        <w:r>
          <w:delText xml:space="preserve">the events are all subsets of</w:delText>
        </w:r>
      </w:del>
      <w:del w:id="2820" w:author="PR Preview" w:date="2026-01-01T00:00:00Z">
        <w:r>
          <w:delText xml:space="preserve"> </w:delText>
        </w:r>
      </w:del>
      <m:oMath>
        <m:r>
          <m:t>D</m:t>
        </m:r>
      </m:oMath>
      <w:del w:id="2821" w:author="PR Preview" w:date="2026-01-01T00:00:00Z">
        <w:r>
          <w:delText xml:space="preserve">,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and</w:delText>
        </w:r>
      </w:del>
      <w:del w:id="282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825" w:author="PR Preview" w:date="2026-01-01T00:00:00Z">
        <w:r>
          <w:delText xml:space="preserve">.</w:delText>
        </w:r>
      </w:del>
      <w:del w:id="282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is the counting function</w:delText>
        </w:r>
      </w:del>
      <w:del w:id="282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of</w:delText>
        </w:r>
      </w:del>
      <w:del w:id="2832" w:author="PR Preview" w:date="2026-01-01T00:00:00Z">
        <w:r>
          <w:delText xml:space="preserve"> </w:delText>
        </w:r>
      </w:del>
      <w:hyperlink w:anchor="exm-measure">
        <w:del w:id="2833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divided by</w:delText>
        </w:r>
      </w:del>
      <w:del w:id="2836" w:author="PR Preview" w:date="2026-01-01T00:00:00Z">
        <w:r>
          <w:delText xml:space="preserve"> </w:delText>
        </w:r>
      </w:del>
      <m:oMath>
        <m:r>
          <m:t>6</m:t>
        </m:r>
      </m:oMath>
      <w:del w:id="2837" w:author="PR Preview" w:date="2026-01-01T00:00:00Z">
        <w:r>
          <w:delText xml:space="preserve">.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So</w:delText>
        </w:r>
      </w:del>
      <w:del w:id="284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841" w:author="PR Preview" w:date="2026-01-01T00:00:00Z">
        <w:r>
          <w:delText xml:space="preserve">,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delText xml:space="preserve">and</w:delText>
        </w:r>
      </w:del>
      <w:del w:id="284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is countably additive,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because each sum in</w:delText>
        </w:r>
      </w:del>
      <w:del w:id="2849" w:author="PR Preview" w:date="2026-01-01T00:00:00Z">
        <w:r>
          <w:delText xml:space="preserve"> </w:delText>
        </w:r>
      </w:del>
      <w:hyperlink w:anchor="exm-countable-additivity">
        <w:del w:id="2850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851" w:author="PR Preview" w:date="2026-01-01T00:00:00Z">
        <w:r>
          <w:delText xml:space="preserve"> </w:delText>
        </w:r>
      </w:del>
      <w:del w:id="2852" w:author="PR Preview" w:date="2026-01-01T00:00:00Z">
        <w:r>
          <w:delText xml:space="preserve">has at most six nonzero terms,</w:delText>
        </w:r>
      </w:del>
      <w:del w:id="2853" w:author="PR Preview" w:date="2026-01-01T00:00:00Z">
        <w:r>
          <w:delText xml:space="preserve"> </w:delText>
        </w:r>
      </w:del>
      <w:del w:id="2854" w:author="PR Preview" w:date="2026-01-01T00:00:00Z">
        <w:r>
          <w:delText xml:space="preserve">and dividing a finite sum by</w:delText>
        </w:r>
      </w:del>
      <w:del w:id="2855" w:author="PR Preview" w:date="2026-01-01T00:00:00Z">
        <w:r>
          <w:delText xml:space="preserve"> </w:delText>
        </w:r>
      </w:del>
      <m:oMath>
        <m:r>
          <m:t>6</m:t>
        </m:r>
      </m:oMath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divides each term by</w:delText>
        </w:r>
      </w:del>
      <w:del w:id="2858" w:author="PR Preview" w:date="2026-01-01T00:00:00Z">
        <w:r>
          <w:delText xml:space="preserve"> </w:delText>
        </w:r>
      </w:del>
      <m:oMath>
        <m:r>
          <m:t>6</m:t>
        </m:r>
      </m:oMath>
      <w:del w:id="2859" w:author="PR Preview" w:date="2026-01-01T00:00:00Z">
        <w:r>
          <w:delText xml:space="preserve">.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It is a probability measure, since</w:delText>
        </w:r>
      </w:del>
    </w:p>
    <w:p>
      <w:pPr>
        <w:numPr>
          <w:ilvl w:val="0"/>
          <w:numId w:val="1000"/>
        </w:numPr>
      </w:pPr>
      <w:ins w:id="2862" w:author="PR Preview" w:date="2026-01-01T00:00:00Z">
        <w:r>
          <w:t xml:space="preserve">the events are all subsets of</w:t>
        </w:r>
      </w:ins>
      <w:ins w:id="2863" w:author="PR Preview" w:date="2026-01-01T00:00:00Z">
        <w:r>
          <w:t xml:space="preserve"> </w:t>
        </w:r>
      </w:ins>
      <m:oMath>
        <m:r>
          <m:t>D</m:t>
        </m:r>
      </m:oMath>
      <w:ins w:id="2864" w:author="PR Preview" w:date="2026-01-01T00:00:00Z">
        <w:r>
          <w:t xml:space="preserve">,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and</w:t>
        </w:r>
      </w:ins>
      <w:ins w:id="28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2868" w:author="PR Preview" w:date="2026-01-01T00:00:00Z">
        <w:r>
          <w:t xml:space="preserve">.</w:t>
        </w:r>
      </w:ins>
      <w:ins w:id="286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is the counting function</w:t>
        </w:r>
      </w:ins>
      <w:ins w:id="287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of</w:t>
        </w:r>
      </w:ins>
      <w:ins w:id="2875" w:author="PR Preview" w:date="2026-01-01T00:00:00Z">
        <w:r>
          <w:t xml:space="preserve"> </w:t>
        </w:r>
      </w:ins>
      <w:hyperlink w:anchor="exm-measure">
        <w:ins w:id="2876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divided by</w:t>
        </w:r>
      </w:ins>
      <w:ins w:id="2879" w:author="PR Preview" w:date="2026-01-01T00:00:00Z">
        <w:r>
          <w:t xml:space="preserve"> </w:t>
        </w:r>
      </w:ins>
      <m:oMath>
        <m:r>
          <m:t>6</m:t>
        </m:r>
      </m:oMath>
      <w:ins w:id="2880" w:author="PR Preview" w:date="2026-01-01T00:00:00Z">
        <w:r>
          <w:t xml:space="preserve">.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So</w:t>
        </w:r>
      </w:ins>
      <w:ins w:id="288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884" w:author="PR Preview" w:date="2026-01-01T00:00:00Z">
        <w:r>
          <w:t xml:space="preserve">,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and</w:t>
        </w:r>
      </w:ins>
      <w:ins w:id="288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is countably additive,</w:t>
        </w:r>
      </w:ins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because each sum in</w:t>
        </w:r>
      </w:ins>
      <w:ins w:id="2892" w:author="PR Preview" w:date="2026-01-01T00:00:00Z">
        <w:r>
          <w:t xml:space="preserve"> </w:t>
        </w:r>
      </w:ins>
      <w:hyperlink w:anchor="exm-countable-additivity">
        <w:ins w:id="2893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has at most six nonzero terms,</w:t>
        </w:r>
      </w:ins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and dividing a finite sum by</w:t>
        </w:r>
      </w:ins>
      <w:ins w:id="2898" w:author="PR Preview" w:date="2026-01-01T00:00:00Z">
        <w:r>
          <w:t xml:space="preserve"> </w:t>
        </w:r>
      </w:ins>
      <m:oMath>
        <m:r>
          <m:t>6</m:t>
        </m:r>
      </m:oMath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divides each term by</w:t>
        </w:r>
      </w:ins>
      <w:ins w:id="2901" w:author="PR Preview" w:date="2026-01-01T00:00:00Z">
        <w:r>
          <w:t xml:space="preserve"> </w:t>
        </w:r>
      </w:ins>
      <m:oMath>
        <m:r>
          <m:t>6</m:t>
        </m:r>
      </m:oMath>
      <w:ins w:id="2902" w:author="PR Preview" w:date="2026-01-01T00:00:00Z">
        <w:r>
          <w:t xml:space="preserve">.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del w:id="2905" w:author="PR Preview" w:date="2026-01-01T00:00:00Z">
        <w:r>
          <w:delText xml:space="preserve">Lebesgue measure on</w:delText>
        </w:r>
      </w:del>
      <w:del w:id="29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is a probability measure,</w:delText>
        </w:r>
      </w:del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because</w:delText>
        </w:r>
      </w:del>
      <w:del w:id="291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(</w:delText>
        </w:r>
      </w:del>
      <w:hyperlink w:anchor="exm-lebesgue-measure">
        <w:del w:id="2914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2915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2916" w:author="PR Preview" w:date="2026-01-01T00:00:00Z">
        <w:r>
          <w:t xml:space="preserve">Lebesgue measure on</w:t>
        </w:r>
      </w:ins>
      <w:ins w:id="291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is a probability measure,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because</w:t>
        </w:r>
      </w:ins>
      <w:ins w:id="292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(</w:t>
        </w:r>
      </w:ins>
      <w:hyperlink w:anchor="exm-lebesgue-measure">
        <w:ins w:id="2925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2926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del w:id="2927" w:author="PR Preview" w:date="2026-01-01T00:00:00Z">
        <w:r>
          <w:rPr>
            <w:b/>
            <w:bCs/>
          </w:rPr>
          <w:delText xml:space="preserve">Definition 19 (Probability space)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For a probability measure</w:delText>
        </w:r>
      </w:del>
      <w:del w:id="293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931" w:author="PR Preview" w:date="2026-01-01T00:00:00Z">
        <w:r>
          <w:delText xml:space="preserve"> </w:delText>
        </w:r>
      </w:del>
      <w:del w:id="2932" w:author="PR Preview" w:date="2026-01-01T00:00:00Z">
        <w:r>
          <w:delText xml:space="preserve">(</w:delText>
        </w:r>
      </w:del>
      <w:hyperlink w:anchor="def-probability-measure">
        <w:del w:id="293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934" w:author="PR Preview" w:date="2026-01-01T00:00:00Z">
        <w:r>
          <w:delText xml:space="preserve">) on a</w:delText>
        </w:r>
      </w:del>
      <w:del w:id="2935" w:author="PR Preview" w:date="2026-01-01T00:00:00Z">
        <w:r>
          <w:delText xml:space="preserve"> </w:delText>
        </w:r>
      </w:del>
      <w:hyperlink w:anchor="def-measurable-space">
        <w:del w:id="2936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9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938" w:author="PR Preview" w:date="2026-01-01T00:00:00Z">
        <w:r>
          <w:delText xml:space="preserve">,</w:delText>
        </w:r>
      </w:del>
      <w:del w:id="29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is a</w:delText>
        </w:r>
      </w:del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rPr>
            <w:b/>
            <w:bCs/>
          </w:rPr>
          <w:delText xml:space="preserve">probability space</w:delText>
        </w:r>
      </w:del>
      <w:del w:id="2944" w:author="PR Preview" w:date="2026-01-01T00:00:00Z">
        <w:r>
          <w:delText xml:space="preserve">.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[15]</w:delText>
        </w:r>
      </w:del>
    </w:p>
    <w:p>
      <w:pPr>
        <w:pStyle w:val="BodyText"/>
      </w:pPr>
      <w:del w:id="2947" w:author="PR Preview" w:date="2026-01-01T00:00:00Z">
        <w:r>
          <w:rPr>
            <w:b/>
            <w:bCs/>
          </w:rPr>
          <w:delText xml:space="preserve">Definition 20 (Sample space)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In a probability space</w:delText>
        </w:r>
      </w:del>
      <w:del w:id="29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(</w:delText>
        </w:r>
      </w:del>
      <w:hyperlink w:anchor="def-probability-space">
        <w:del w:id="2953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54" w:author="PR Preview" w:date="2026-01-01T00:00:00Z">
        <w:r>
          <w:delText xml:space="preserve">),</w:delText>
        </w:r>
      </w:del>
      <w:del w:id="295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is its</w:delText>
        </w:r>
      </w:del>
      <w:del w:id="2958" w:author="PR Preview" w:date="2026-01-01T00:00:00Z">
        <w:r>
          <w:delText xml:space="preserve"> </w:delText>
        </w:r>
      </w:del>
      <w:del w:id="2959" w:author="PR Preview" w:date="2026-01-01T00:00:00Z">
        <w:r>
          <w:rPr>
            <w:b/>
            <w:bCs/>
          </w:rPr>
          <w:delText xml:space="preserve">sample space</w:delText>
        </w:r>
      </w:del>
      <w:del w:id="2960" w:author="PR Preview" w:date="2026-01-01T00:00:00Z">
        <w:r>
          <w:delText xml:space="preserve">.</w:delText>
        </w:r>
      </w:del>
      <w:del w:id="2961" w:author="PR Preview" w:date="2026-01-01T00:00:00Z">
        <w:r>
          <w:delText xml:space="preserve"> </w:delText>
        </w:r>
      </w:del>
      <w:del w:id="2962" w:author="PR Preview" w:date="2026-01-01T00:00:00Z">
        <w:r>
          <w:delText xml:space="preserve">[16]</w:delText>
        </w:r>
      </w:del>
    </w:p>
    <w:p>
      <w:pPr>
        <w:pStyle w:val="BodyText"/>
      </w:pPr>
      <w:del w:id="2963" w:author="PR Preview" w:date="2026-01-01T00:00:00Z">
        <w:r>
          <w:rPr>
            <w:b/>
            <w:bCs/>
          </w:rPr>
          <w:delText xml:space="preserve">Definition 21 (Outcome)</w:delText>
        </w:r>
      </w:del>
      <w:del w:id="2964" w:author="PR Preview" w:date="2026-01-01T00:00:00Z">
        <w:r>
          <w:delText xml:space="preserve"> </w:delText>
        </w:r>
      </w:del>
      <w:del w:id="2965" w:author="PR Preview" w:date="2026-01-01T00:00:00Z">
        <w:r>
          <w:delText xml:space="preserve">In a probability space</w:delText>
        </w:r>
      </w:del>
      <w:del w:id="29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(</w:delText>
        </w:r>
      </w:del>
      <w:hyperlink w:anchor="def-probability-space">
        <w:del w:id="296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70" w:author="PR Preview" w:date="2026-01-01T00:00:00Z">
        <w:r>
          <w:delText xml:space="preserve">),</w:delText>
        </w:r>
      </w:del>
      <w:del w:id="2971" w:author="PR Preview" w:date="2026-01-01T00:00:00Z">
        <w:r>
          <w:delText xml:space="preserve"> </w:delText>
        </w:r>
      </w:del>
      <w:del w:id="2972" w:author="PR Preview" w:date="2026-01-01T00:00:00Z">
        <w:r>
          <w:delText xml:space="preserve">the elements of the sample space</w:delText>
        </w:r>
      </w:del>
      <w:del w:id="2973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(</w:delText>
        </w:r>
      </w:del>
      <w:hyperlink w:anchor="def-sample-space">
        <w:del w:id="297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977" w:author="PR Preview" w:date="2026-01-01T00:00:00Z">
        <w:r>
          <w:delText xml:space="preserve">) are</w:delText>
        </w:r>
      </w:del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rPr>
            <w:b/>
            <w:bCs/>
          </w:rPr>
          <w:delText xml:space="preserve">outcomes</w:delText>
        </w:r>
      </w:del>
      <w:del w:id="2980" w:author="PR Preview" w:date="2026-01-01T00:00:00Z">
        <w:r>
          <w:delText xml:space="preserve">.</w:delText>
        </w:r>
      </w:del>
      <w:del w:id="2981" w:author="PR Preview" w:date="2026-01-01T00:00:00Z">
        <w:r>
          <w:delText xml:space="preserve"> </w:delText>
        </w:r>
      </w:del>
      <w:del w:id="2982" w:author="PR Preview" w:date="2026-01-01T00:00:00Z">
        <w:r>
          <w:delText xml:space="preserve">[17]</w:delText>
        </w:r>
      </w:del>
    </w:p>
    <w:p>
      <w:pPr>
        <w:pStyle w:val="BodyText"/>
      </w:pPr>
      <w:del w:id="2983" w:author="PR Preview" w:date="2026-01-01T00:00:00Z">
        <w:r>
          <w:rPr>
            <w:b/>
            <w:bCs/>
          </w:rPr>
          <w:delText xml:space="preserve">Definition 22 (Event)</w:delText>
        </w:r>
      </w:del>
      <w:del w:id="2984" w:author="PR Preview" w:date="2026-01-01T00:00:00Z">
        <w:r>
          <w:delText xml:space="preserve"> </w:delText>
        </w:r>
      </w:del>
      <w:del w:id="2985" w:author="PR Preview" w:date="2026-01-01T00:00:00Z">
        <w:r>
          <w:delText xml:space="preserve">In a probability space</w:delText>
        </w:r>
      </w:del>
      <w:del w:id="29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(</w:delText>
        </w:r>
      </w:del>
      <w:hyperlink w:anchor="def-probability-space">
        <w:del w:id="29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90" w:author="PR Preview" w:date="2026-01-01T00:00:00Z">
        <w:r>
          <w:delText xml:space="preserve">),</w:delText>
        </w:r>
      </w:del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the sets in</w:delText>
        </w:r>
      </w:del>
      <w:del w:id="29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are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rPr>
            <w:b/>
            <w:bCs/>
          </w:rPr>
          <w:delText xml:space="preserve">events</w:delText>
        </w:r>
      </w:del>
      <w:del w:id="2998" w:author="PR Preview" w:date="2026-01-01T00:00:00Z">
        <w:r>
          <w:delText xml:space="preserve">.</w:delText>
        </w:r>
      </w:del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[18]</w:delText>
        </w:r>
      </w:del>
    </w:p>
    <w:p>
      <w:pPr>
        <w:pStyle w:val="FirstParagraph"/>
      </w:pPr>
      <w:ins w:id="3001" w:author="PR Preview" w:date="2026-01-01T00:00:00Z">
        <w:r>
          <w:rPr>
            <w:b/>
            <w:bCs/>
          </w:rPr>
          <w:t xml:space="preserve">Definition 23 (Probability space)</w:t>
        </w:r>
      </w:ins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For a probability measure</w:t>
        </w:r>
      </w:ins>
      <w:ins w:id="300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(</w:t>
        </w:r>
      </w:ins>
      <w:hyperlink w:anchor="def-probability-measure">
        <w:ins w:id="300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008" w:author="PR Preview" w:date="2026-01-01T00:00:00Z">
        <w:r>
          <w:t xml:space="preserve">) on a</w:t>
        </w:r>
      </w:ins>
      <w:ins w:id="3009" w:author="PR Preview" w:date="2026-01-01T00:00:00Z">
        <w:r>
          <w:t xml:space="preserve"> </w:t>
        </w:r>
      </w:ins>
      <w:hyperlink w:anchor="def-measurable-space">
        <w:ins w:id="301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30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3012" w:author="PR Preview" w:date="2026-01-01T00:00:00Z">
        <w:r>
          <w:t xml:space="preserve">,</w:t>
        </w:r>
      </w:ins>
      <w:ins w:id="30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is a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rPr>
            <w:b/>
            <w:bCs/>
          </w:rPr>
          <w:t xml:space="preserve">probability space</w:t>
        </w:r>
      </w:ins>
      <w:ins w:id="3018" w:author="PR Preview" w:date="2026-01-01T00:00:00Z">
        <w:r>
          <w:t xml:space="preserve">.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[19]</w:t>
        </w:r>
      </w:ins>
    </w:p>
    <w:bookmarkEnd w:id="104"/>
    <w:bookmarkStart w:id="105" w:name="def-sample-space"/>
    <w:p>
      <w:pPr>
        <w:pStyle w:val="BodyText"/>
      </w:pPr>
      <w:ins w:id="3021" w:author="PR Preview" w:date="2026-01-01T00:00:00Z">
        <w:r>
          <w:rPr>
            <w:b/>
            <w:bCs/>
          </w:rPr>
          <w:t xml:space="preserve">Definition 24 (Sample space)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In a probability space</w:t>
        </w:r>
      </w:ins>
      <w:ins w:id="30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(</w:t>
        </w:r>
      </w:ins>
      <w:hyperlink w:anchor="def-probability-space">
        <w:ins w:id="302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028" w:author="PR Preview" w:date="2026-01-01T00:00:00Z">
        <w:r>
          <w:t xml:space="preserve">),</w:t>
        </w:r>
      </w:ins>
      <w:ins w:id="302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is its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rPr>
            <w:b/>
            <w:bCs/>
          </w:rPr>
          <w:t xml:space="preserve">sample space</w:t>
        </w:r>
      </w:ins>
      <w:ins w:id="3034" w:author="PR Preview" w:date="2026-01-01T00:00:00Z">
        <w:r>
          <w:t xml:space="preserve">.</w:t>
        </w:r>
      </w:ins>
      <w:ins w:id="3035" w:author="PR Preview" w:date="2026-01-01T00:00:00Z">
        <w:r>
          <w:t xml:space="preserve"> </w:t>
        </w:r>
      </w:ins>
      <w:ins w:id="3036" w:author="PR Preview" w:date="2026-01-01T00:00:00Z">
        <w:r>
          <w:t xml:space="preserve">[20]</w:t>
        </w:r>
      </w:ins>
    </w:p>
    <w:bookmarkEnd w:id="105"/>
    <w:bookmarkStart w:id="106" w:name="def-outcome"/>
    <w:p>
      <w:pPr>
        <w:pStyle w:val="BodyText"/>
      </w:pPr>
      <w:ins w:id="3037" w:author="PR Preview" w:date="2026-01-01T00:00:00Z">
        <w:r>
          <w:rPr>
            <w:b/>
            <w:bCs/>
          </w:rPr>
          <w:t xml:space="preserve">Definition 25 (Outcome)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In a probability space</w:t>
        </w:r>
      </w:ins>
      <w:ins w:id="30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(</w:t>
        </w:r>
      </w:ins>
      <w:hyperlink w:anchor="def-probability-space">
        <w:ins w:id="304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044" w:author="PR Preview" w:date="2026-01-01T00:00:00Z">
        <w:r>
          <w:t xml:space="preserve">),</w:t>
        </w:r>
      </w:ins>
      <w:ins w:id="3045" w:author="PR Preview" w:date="2026-01-01T00:00:00Z">
        <w:r>
          <w:t xml:space="preserve"> </w:t>
        </w:r>
      </w:ins>
      <w:ins w:id="3046" w:author="PR Preview" w:date="2026-01-01T00:00:00Z">
        <w:r>
          <w:t xml:space="preserve">the elements of the sample space</w:t>
        </w:r>
      </w:ins>
      <w:ins w:id="304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(</w:t>
        </w:r>
      </w:ins>
      <w:hyperlink w:anchor="def-sample-space">
        <w:ins w:id="305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051" w:author="PR Preview" w:date="2026-01-01T00:00:00Z">
        <w:r>
          <w:t xml:space="preserve">) are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rPr>
            <w:b/>
            <w:bCs/>
          </w:rPr>
          <w:t xml:space="preserve">outcomes</w:t>
        </w:r>
      </w:ins>
      <w:ins w:id="3054" w:author="PR Preview" w:date="2026-01-01T00:00:00Z">
        <w:r>
          <w:t xml:space="preserve">.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[21]</w:t>
        </w:r>
      </w:ins>
    </w:p>
    <w:bookmarkEnd w:id="106"/>
    <w:bookmarkStart w:id="107" w:name="def-event"/>
    <w:p>
      <w:pPr>
        <w:pStyle w:val="BodyText"/>
      </w:pPr>
      <w:ins w:id="3057" w:author="PR Preview" w:date="2026-01-01T00:00:00Z">
        <w:r>
          <w:rPr>
            <w:b/>
            <w:bCs/>
          </w:rPr>
          <w:t xml:space="preserve">Definition 26 (Event)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In a probability space</w:t>
        </w:r>
      </w:ins>
      <w:ins w:id="30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(</w:t>
        </w:r>
      </w:ins>
      <w:hyperlink w:anchor="def-probability-space">
        <w:ins w:id="306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064" w:author="PR Preview" w:date="2026-01-01T00:00:00Z">
        <w:r>
          <w:t xml:space="preserve">),</w:t>
        </w:r>
      </w:ins>
      <w:ins w:id="3065" w:author="PR Preview" w:date="2026-01-01T00:00:00Z">
        <w:r>
          <w:t xml:space="preserve"> </w:t>
        </w:r>
      </w:ins>
      <w:ins w:id="3066" w:author="PR Preview" w:date="2026-01-01T00:00:00Z">
        <w:r>
          <w:t xml:space="preserve">the sets in</w:t>
        </w:r>
      </w:ins>
      <w:ins w:id="3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are</w:t>
        </w:r>
      </w:ins>
      <w:ins w:id="3070" w:author="PR Preview" w:date="2026-01-01T00:00:00Z">
        <w:r>
          <w:t xml:space="preserve"> </w:t>
        </w:r>
      </w:ins>
      <w:ins w:id="3071" w:author="PR Preview" w:date="2026-01-01T00:00:00Z">
        <w:r>
          <w:rPr>
            <w:b/>
            <w:bCs/>
          </w:rPr>
          <w:t xml:space="preserve">events</w:t>
        </w:r>
      </w:ins>
      <w:ins w:id="3072" w:author="PR Preview" w:date="2026-01-01T00:00:00Z">
        <w:r>
          <w:t xml:space="preserve">.</w:t>
        </w:r>
      </w:ins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[22]</w:t>
        </w:r>
      </w:ins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del w:id="3075" w:author="PR Preview" w:date="2026-01-01T00:00:00Z">
        <w:r>
          <w:delText xml:space="preserve">5 Measurable functions and integrals</w:delText>
        </w:r>
      </w:del>
    </w:p>
    <w:p>
      <w:pPr>
        <w:pStyle w:val="FirstParagraph"/>
      </w:pPr>
      <w:del w:id="3076" w:author="PR Preview" w:date="2026-01-01T00:00:00Z">
        <w:r>
          <w:rPr>
            <w:b/>
            <w:bCs/>
          </w:rPr>
          <w:delText xml:space="preserve">Definition 23 (Measurable function)</w:delText>
        </w:r>
      </w:del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Let</w:delText>
        </w:r>
      </w:del>
      <w:del w:id="3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be a</w:delText>
        </w:r>
      </w:del>
      <w:del w:id="3082" w:author="PR Preview" w:date="2026-01-01T00:00:00Z">
        <w:r>
          <w:delText xml:space="preserve"> </w:delText>
        </w:r>
      </w:del>
      <w:hyperlink w:anchor="def-measurable-space">
        <w:del w:id="3083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3084" w:author="PR Preview" w:date="2026-01-01T00:00:00Z">
        <w:r>
          <w:delText xml:space="preserve">.</w:delText>
        </w:r>
      </w:del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A</w:delText>
        </w:r>
      </w:del>
      <w:del w:id="3087" w:author="PR Preview" w:date="2026-01-01T00:00:00Z">
        <w:r>
          <w:delText xml:space="preserve"> </w:delText>
        </w:r>
      </w:del>
      <w:hyperlink r:id="rId58">
        <w:del w:id="308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0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is</w:delText>
        </w:r>
      </w:del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rPr>
            <w:b/>
            <w:bCs/>
          </w:rPr>
          <w:delText xml:space="preserve">measurable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(with respect to</w:delText>
        </w:r>
      </w:del>
      <w:del w:id="30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097" w:author="PR Preview" w:date="2026-01-01T00:00:00Z">
        <w:r>
          <w:delText xml:space="preserve">)</w:delText>
        </w:r>
      </w:del>
      <w:del w:id="3098" w:author="PR Preview" w:date="2026-01-01T00:00:00Z">
        <w:r>
          <w:delText xml:space="preserve"> </w:delText>
        </w:r>
      </w:del>
      <w:del w:id="3099" w:author="PR Preview" w:date="2026-01-01T00:00:00Z">
        <w:r>
          <w:delText xml:space="preserve">[19]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if, for every real number</w:delText>
        </w:r>
      </w:del>
      <w:del w:id="3102" w:author="PR Preview" w:date="2026-01-01T00:00:00Z">
        <w:r>
          <w:delText xml:space="preserve"> </w:delText>
        </w:r>
      </w:del>
      <m:oMath>
        <m:r>
          <m:t>c</m:t>
        </m:r>
      </m:oMath>
      <w:del w:id="3103" w:author="PR Preview" w:date="2026-01-01T00:00:00Z">
        <w:r>
          <w:delText xml:space="preserve">,</w:delText>
        </w:r>
      </w:del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the set of elements where</w:delText>
        </w:r>
      </w:del>
      <w:del w:id="3106" w:author="PR Preview" w:date="2026-01-01T00:00:00Z">
        <w:r>
          <w:delText xml:space="preserve"> </w:delText>
        </w:r>
      </w:del>
      <m:oMath>
        <m:r>
          <m:t>f</m:t>
        </m:r>
      </m:oMath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is at most</w:delText>
        </w:r>
      </w:del>
      <w:del w:id="3109" w:author="PR Preview" w:date="2026-01-01T00:00:00Z">
        <w:r>
          <w:delText xml:space="preserve"> </w:delText>
        </w:r>
      </w:del>
      <m:oMath>
        <m:r>
          <m:t>c</m:t>
        </m:r>
      </m:oMath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3112" w:author="PR Preview" w:date="2026-01-01T00:00:00Z">
        <w:r>
          <w:rPr>
            <w:i/>
            <w:iCs/>
          </w:rPr>
          <w:delText xml:space="preserve">Remark 9</w:delText>
        </w:r>
      </w:del>
      <w:del w:id="3113" w:author="PR Preview" w:date="2026-01-01T00:00:00Z">
        <w:r>
          <w:delText xml:space="preserve"> (Measurable functions in general). </w:delText>
        </w:r>
      </w:del>
      <w:del w:id="3114" w:author="PR Preview" w:date="2026-01-01T00:00:00Z">
        <w:r>
          <w:delText xml:space="preserve">Other sources define a function</w:delText>
        </w:r>
      </w:del>
      <w:del w:id="31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between measurable spaces</w:delText>
        </w:r>
      </w:del>
      <w:del w:id="3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and</w:delText>
        </w:r>
      </w:del>
      <w:del w:id="31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to be measurable</w:delText>
        </w:r>
      </w:del>
      <w:del w:id="3124" w:author="PR Preview" w:date="2026-01-01T00:00:00Z">
        <w:r>
          <w:delText xml:space="preserve"> </w:delText>
        </w:r>
      </w:del>
      <w:del w:id="3125" w:author="PR Preview" w:date="2026-01-01T00:00:00Z">
        <w:r>
          <w:delText xml:space="preserve">when</w:delText>
        </w:r>
      </w:del>
      <w:del w:id="31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for every</w:delText>
        </w:r>
      </w:del>
      <w:del w:id="312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3130" w:author="PR Preview" w:date="2026-01-01T00:00:00Z">
        <w:r>
          <w:delText xml:space="preserve">.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For</w:delText>
        </w:r>
      </w:del>
      <w:del w:id="31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with the</w:delText>
        </w:r>
      </w:del>
      <w:del w:id="3136" w:author="PR Preview" w:date="2026-01-01T00:00:00Z">
        <w:r>
          <w:delText xml:space="preserve"> </w:delText>
        </w:r>
      </w:del>
      <w:hyperlink w:anchor="def-borel-sigma-algebra">
        <w:del w:id="3137" w:author="PR Preview" w:date="2026-01-01T00:00:00Z">
          <w:r>
            <w:rPr>
              <w:rStyle w:val="Hyperlink"/>
            </w:rPr>
            <w:delText xml:space="preserve">Borel</w:delText>
          </w:r>
        </w:del>
        <w:del w:id="313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3139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3140" w:author="PR Preview" w:date="2026-01-01T00:00:00Z">
        <w:r>
          <w:delText xml:space="preserve">,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that definition is equivalent to</w:delText>
        </w:r>
      </w:del>
      <w:del w:id="3143" w:author="PR Preview" w:date="2026-01-01T00:00:00Z">
        <w:r>
          <w:delText xml:space="preserve"> </w:delText>
        </w:r>
      </w:del>
      <w:hyperlink w:anchor="def-measurable-function">
        <w:del w:id="3144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145" w:author="PR Preview" w:date="2026-01-01T00:00:00Z">
        <w:r>
          <w:delText xml:space="preserve">.</w:delText>
        </w:r>
      </w:del>
      <w:del w:id="3146" w:author="PR Preview" w:date="2026-01-01T00:00:00Z">
        <w:r>
          <w:delText xml:space="preserve"> </w:delText>
        </w:r>
      </w:del>
      <w:del w:id="3147" w:author="PR Preview" w:date="2026-01-01T00:00:00Z">
        <w:r>
          <w:delText xml:space="preserve">For example, with</w:delText>
        </w:r>
      </w:del>
      <w:del w:id="31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3149" w:author="PR Preview" w:date="2026-01-01T00:00:00Z">
        <w:r>
          <w:delText xml:space="preserve">,</w:delText>
        </w:r>
      </w:del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the general definition requires</w:delText>
        </w:r>
      </w:del>
      <w:del w:id="31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153" w:author="PR Preview" w:date="2026-01-01T00:00:00Z">
        <w:r>
          <w:delText xml:space="preserve">,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which is the condition in</w:delText>
        </w:r>
      </w:del>
      <w:del w:id="3156" w:author="PR Preview" w:date="2026-01-01T00:00:00Z">
        <w:r>
          <w:delText xml:space="preserve"> </w:delText>
        </w:r>
      </w:del>
      <w:hyperlink w:anchor="def-measurable-function">
        <w:del w:id="315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158" w:author="PR Preview" w:date="2026-01-01T00:00:00Z">
        <w:r>
          <w:delText xml:space="preserve">.</w:delText>
        </w:r>
      </w:del>
    </w:p>
    <w:p>
      <w:pPr>
        <w:pStyle w:val="BodyText"/>
      </w:pPr>
      <w:del w:id="3159" w:author="PR Preview" w:date="2026-01-01T00:00:00Z">
        <w:r>
          <w:rPr>
            <w:b/>
            <w:bCs/>
          </w:rPr>
          <w:delText xml:space="preserve">Example 22 (Measurable and not measurable)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On the die rolls</w:delText>
        </w:r>
      </w:del>
      <w:del w:id="3162" w:author="PR Preview" w:date="2026-01-01T00:00:00Z">
        <w:r>
          <w:delText xml:space="preserve"> </w:delText>
        </w:r>
      </w:del>
      <m:oMath>
        <m:r>
          <m:t>D</m:t>
        </m:r>
      </m:oMath>
      <w:del w:id="3163" w:author="PR Preview" w:date="2026-01-01T00:00:00Z">
        <w:r>
          <w:delText xml:space="preserve">, take the</w:delText>
        </w:r>
      </w:del>
      <w:del w:id="3164" w:author="PR Preview" w:date="2026-01-01T00:00:00Z">
        <w:r>
          <w:delText xml:space="preserve"> </w:delText>
        </w:r>
      </w:del>
      <m:oMath>
        <m:r>
          <m:t>σ</m:t>
        </m:r>
      </m:oMath>
      <w:del w:id="3165" w:author="PR Preview" w:date="2026-01-01T00:00:00Z">
        <w:r>
          <w:delText xml:space="preserve">-algebra</w:delText>
        </w:r>
      </w:del>
      <w:del w:id="31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of</w:delText>
        </w:r>
      </w:del>
      <w:del w:id="3169" w:author="PR Preview" w:date="2026-01-01T00:00:00Z">
        <w:r>
          <w:delText xml:space="preserve"> </w:delText>
        </w:r>
      </w:del>
      <w:hyperlink w:anchor="exm-sigma-algebra">
        <w:del w:id="3170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171" w:author="PR Preview" w:date="2026-01-01T00:00:00Z">
        <w:r>
          <w:delText xml:space="preserve">.</w:delText>
        </w:r>
      </w:del>
    </w:p>
    <w:p>
      <w:pPr>
        <w:pStyle w:val="Heading2"/>
      </w:pPr>
      <w:ins w:id="3172" w:author="PR Preview" w:date="2026-01-01T00:00:00Z">
        <w:r>
          <w:t xml:space="preserve">7 Measurable functions and integrals</w:t>
        </w:r>
      </w:ins>
    </w:p>
    <w:bookmarkStart w:id="110" w:name="def-measurable-function"/>
    <w:p>
      <w:pPr>
        <w:pStyle w:val="FirstParagraph"/>
      </w:pPr>
      <w:ins w:id="3173" w:author="PR Preview" w:date="2026-01-01T00:00:00Z">
        <w:r>
          <w:rPr>
            <w:b/>
            <w:bCs/>
          </w:rPr>
          <w:t xml:space="preserve">Definition 27 (Measurable function)</w:t>
        </w:r>
      </w:ins>
      <w:ins w:id="3174" w:author="PR Preview" w:date="2026-01-01T00:00:00Z">
        <w:r>
          <w:t xml:space="preserve"> </w:t>
        </w:r>
      </w:ins>
      <w:ins w:id="3175" w:author="PR Preview" w:date="2026-01-01T00:00:00Z">
        <w:r>
          <w:t xml:space="preserve">Let</w:t>
        </w:r>
      </w:ins>
      <w:ins w:id="3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be a</w:t>
        </w:r>
      </w:ins>
      <w:ins w:id="3179" w:author="PR Preview" w:date="2026-01-01T00:00:00Z">
        <w:r>
          <w:t xml:space="preserve"> </w:t>
        </w:r>
      </w:ins>
      <w:hyperlink w:anchor="def-measurable-space">
        <w:ins w:id="318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3181" w:author="PR Preview" w:date="2026-01-01T00:00:00Z">
        <w:r>
          <w:t xml:space="preserve">.</w:t>
        </w:r>
      </w:ins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A</w:t>
        </w:r>
      </w:ins>
      <w:ins w:id="3184" w:author="PR Preview" w:date="2026-01-01T00:00:00Z">
        <w:r>
          <w:t xml:space="preserve"> </w:t>
        </w:r>
      </w:ins>
      <w:hyperlink r:id="rId58">
        <w:ins w:id="318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is</w:t>
        </w:r>
      </w:ins>
      <w:ins w:id="3189" w:author="PR Preview" w:date="2026-01-01T00:00:00Z">
        <w:r>
          <w:t xml:space="preserve"> </w:t>
        </w:r>
      </w:ins>
      <w:ins w:id="3190" w:author="PR Preview" w:date="2026-01-01T00:00:00Z">
        <w:r>
          <w:rPr>
            <w:b/>
            <w:bCs/>
          </w:rPr>
          <w:t xml:space="preserve">measurable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(with respect to</w:t>
        </w:r>
      </w:ins>
      <w:ins w:id="31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194" w:author="PR Preview" w:date="2026-01-01T00:00:00Z">
        <w:r>
          <w:t xml:space="preserve">)</w:t>
        </w:r>
      </w:ins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[23]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if, for every real number</w:t>
        </w:r>
      </w:ins>
      <w:ins w:id="3199" w:author="PR Preview" w:date="2026-01-01T00:00:00Z">
        <w:r>
          <w:t xml:space="preserve"> </w:t>
        </w:r>
      </w:ins>
      <m:oMath>
        <m:r>
          <m:t>c</m:t>
        </m:r>
      </m:oMath>
      <w:ins w:id="3200" w:author="PR Preview" w:date="2026-01-01T00:00:00Z">
        <w:r>
          <w:t xml:space="preserve">,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the set of elements where</w:t>
        </w:r>
      </w:ins>
      <w:ins w:id="3203" w:author="PR Preview" w:date="2026-01-01T00:00:00Z">
        <w:r>
          <w:t xml:space="preserve"> </w:t>
        </w:r>
      </w:ins>
      <m:oMath>
        <m:r>
          <m:t>f</m:t>
        </m:r>
      </m:oMath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is at most</w:t>
        </w:r>
      </w:ins>
      <w:ins w:id="3206" w:author="PR Preview" w:date="2026-01-01T00:00:00Z">
        <w:r>
          <w:t xml:space="preserve"> </w:t>
        </w:r>
      </w:ins>
      <m:oMath>
        <m:r>
          <m:t>c</m:t>
        </m:r>
      </m:oMath>
      <w:ins w:id="3207" w:author="PR Preview" w:date="2026-01-01T00:00:00Z">
        <w:r>
          <w:t xml:space="preserve"> </w:t>
        </w:r>
      </w:ins>
      <w:ins w:id="3208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ins w:id="3209" w:author="PR Preview" w:date="2026-01-01T00:00:00Z">
        <w:r>
          <w:rPr>
            <w:i/>
            <w:iCs/>
          </w:rPr>
          <w:t xml:space="preserve">Remark 9</w:t>
        </w:r>
      </w:ins>
      <w:ins w:id="3210" w:author="PR Preview" w:date="2026-01-01T00:00:00Z">
        <w:r>
          <w:t xml:space="preserve"> (Measurable functions in general). </w:t>
        </w:r>
      </w:ins>
      <w:ins w:id="3211" w:author="PR Preview" w:date="2026-01-01T00:00:00Z">
        <w:r>
          <w:t xml:space="preserve">Other sources define a function</w:t>
        </w:r>
      </w:ins>
      <w:ins w:id="32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between measurable spaces</w:t>
        </w:r>
      </w:ins>
      <w:ins w:id="32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and</w:t>
        </w:r>
      </w:ins>
      <w:ins w:id="3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3219" w:author="PR Preview" w:date="2026-01-01T00:00:00Z">
        <w:r>
          <w:t xml:space="preserve"> </w:t>
        </w:r>
      </w:ins>
      <w:ins w:id="3220" w:author="PR Preview" w:date="2026-01-01T00:00:00Z">
        <w:r>
          <w:t xml:space="preserve">to be measurable</w:t>
        </w:r>
      </w:ins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when</w:t>
        </w:r>
      </w:ins>
      <w:ins w:id="322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for every</w:t>
        </w:r>
      </w:ins>
      <w:ins w:id="322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3227" w:author="PR Preview" w:date="2026-01-01T00:00:00Z">
        <w:r>
          <w:t xml:space="preserve">.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For</w:t>
        </w:r>
      </w:ins>
      <w:ins w:id="323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with the</w:t>
        </w:r>
      </w:ins>
      <w:ins w:id="3233" w:author="PR Preview" w:date="2026-01-01T00:00:00Z">
        <w:r>
          <w:t xml:space="preserve"> </w:t>
        </w:r>
      </w:ins>
      <w:hyperlink w:anchor="def-borel-sigma-algebra">
        <w:ins w:id="3234" w:author="PR Preview" w:date="2026-01-01T00:00:00Z">
          <w:r>
            <w:rPr>
              <w:rStyle w:val="Hyperlink"/>
            </w:rPr>
            <w:t xml:space="preserve">Borel</w:t>
          </w:r>
        </w:ins>
        <w:ins w:id="323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23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237" w:author="PR Preview" w:date="2026-01-01T00:00:00Z">
        <w:r>
          <w:t xml:space="preserve">,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that definition is equivalent to</w:t>
        </w:r>
      </w:ins>
      <w:ins w:id="3240" w:author="PR Preview" w:date="2026-01-01T00:00:00Z">
        <w:r>
          <w:t xml:space="preserve"> </w:t>
        </w:r>
      </w:ins>
      <w:hyperlink w:anchor="def-measurable-function">
        <w:ins w:id="3241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3242" w:author="PR Preview" w:date="2026-01-01T00:00:00Z">
        <w:r>
          <w:t xml:space="preserve">.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For example, with</w:t>
        </w:r>
      </w:ins>
      <w:ins w:id="32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3246" w:author="PR Preview" w:date="2026-01-01T00:00:00Z">
        <w:r>
          <w:t xml:space="preserve">,</w:t>
        </w:r>
      </w:ins>
      <w:ins w:id="3247" w:author="PR Preview" w:date="2026-01-01T00:00:00Z">
        <w:r>
          <w:t xml:space="preserve"> </w:t>
        </w:r>
      </w:ins>
      <w:ins w:id="3248" w:author="PR Preview" w:date="2026-01-01T00:00:00Z">
        <w:r>
          <w:t xml:space="preserve">the general definition requires</w:t>
        </w:r>
      </w:ins>
      <w:ins w:id="324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250" w:author="PR Preview" w:date="2026-01-01T00:00:00Z">
        <w:r>
          <w:t xml:space="preserve">,</w:t>
        </w:r>
      </w:ins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which is the condition in</w:t>
        </w:r>
      </w:ins>
      <w:ins w:id="3253" w:author="PR Preview" w:date="2026-01-01T00:00:00Z">
        <w:r>
          <w:t xml:space="preserve"> </w:t>
        </w:r>
      </w:ins>
      <w:hyperlink w:anchor="def-measurable-function">
        <w:ins w:id="325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3255" w:author="PR Preview" w:date="2026-01-01T00:00:00Z">
        <w:r>
          <w:t xml:space="preserve">.</w:t>
        </w:r>
      </w:ins>
    </w:p>
    <w:bookmarkEnd w:id="111"/>
    <w:bookmarkStart w:id="112" w:name="exm-measurable-function"/>
    <w:p>
      <w:pPr>
        <w:pStyle w:val="BodyText"/>
      </w:pPr>
      <w:ins w:id="3256" w:author="PR Preview" w:date="2026-01-01T00:00:00Z">
        <w:r>
          <w:rPr>
            <w:b/>
            <w:bCs/>
          </w:rPr>
          <w:t xml:space="preserve">Example 25 (Measurable and not measurable)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On the die rolls</w:t>
        </w:r>
      </w:ins>
      <w:ins w:id="3259" w:author="PR Preview" w:date="2026-01-01T00:00:00Z">
        <w:r>
          <w:t xml:space="preserve"> </w:t>
        </w:r>
      </w:ins>
      <m:oMath>
        <m:r>
          <m:t>D</m:t>
        </m:r>
      </m:oMath>
      <w:ins w:id="3260" w:author="PR Preview" w:date="2026-01-01T00:00:00Z">
        <w:r>
          <w:t xml:space="preserve">, take the</w:t>
        </w:r>
      </w:ins>
      <w:ins w:id="3261" w:author="PR Preview" w:date="2026-01-01T00:00:00Z">
        <w:r>
          <w:t xml:space="preserve"> </w:t>
        </w:r>
      </w:ins>
      <m:oMath>
        <m:r>
          <m:t>σ</m:t>
        </m:r>
      </m:oMath>
      <w:ins w:id="3262" w:author="PR Preview" w:date="2026-01-01T00:00:00Z">
        <w:r>
          <w:t xml:space="preserve">-algebra</w:t>
        </w:r>
      </w:ins>
      <w:ins w:id="32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of</w:t>
        </w:r>
      </w:ins>
      <w:ins w:id="3266" w:author="PR Preview" w:date="2026-01-01T00:00:00Z">
        <w:r>
          <w:t xml:space="preserve"> </w:t>
        </w:r>
      </w:ins>
      <w:hyperlink w:anchor="exm-sigma-algebra">
        <w:ins w:id="326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26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del w:id="3269" w:author="PR Preview" w:date="2026-01-01T00:00:00Z">
        <w:r>
          <w:rPr>
            <w:b/>
            <w:bCs/>
          </w:rPr>
          <w:delText xml:space="preserve">Definition 24 (Integral of a non-negative function)</w:delText>
        </w:r>
      </w:del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Let</w:delText>
        </w:r>
      </w:del>
      <w:del w:id="32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be a</w:delText>
        </w:r>
      </w:del>
      <w:del w:id="3275" w:author="PR Preview" w:date="2026-01-01T00:00:00Z">
        <w:r>
          <w:delText xml:space="preserve"> </w:delText>
        </w:r>
      </w:del>
      <w:hyperlink w:anchor="def-measure-space">
        <w:del w:id="327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277" w:author="PR Preview" w:date="2026-01-01T00:00:00Z">
        <w:r>
          <w:delText xml:space="preserve">,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and let</w:delText>
        </w:r>
      </w:del>
      <w:del w:id="32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281" w:author="PR Preview" w:date="2026-01-01T00:00:00Z">
        <w:r>
          <w:delText xml:space="preserve"> </w:delText>
        </w:r>
      </w:del>
      <w:del w:id="3282" w:author="PR Preview" w:date="2026-01-01T00:00:00Z">
        <w:r>
          <w:delText xml:space="preserve">be</w:delText>
        </w:r>
      </w:del>
      <w:del w:id="3283" w:author="PR Preview" w:date="2026-01-01T00:00:00Z">
        <w:r>
          <w:delText xml:space="preserve"> </w:delText>
        </w:r>
      </w:del>
      <w:hyperlink w:anchor="def-measurable-function">
        <w:del w:id="328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285" w:author="PR Preview" w:date="2026-01-01T00:00:00Z">
        <w:r>
          <w:delText xml:space="preserve">.</w:delText>
        </w:r>
      </w:del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The</w:delText>
        </w:r>
      </w:del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rPr>
            <w:b/>
            <w:bCs/>
          </w:rPr>
          <w:delText xml:space="preserve">integral</w:delText>
        </w:r>
      </w:del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of</w:delText>
        </w:r>
      </w:del>
      <w:del w:id="3292" w:author="PR Preview" w:date="2026-01-01T00:00:00Z">
        <w:r>
          <w:delText xml:space="preserve"> </w:delText>
        </w:r>
      </w:del>
      <m:oMath>
        <m:r>
          <m:t>f</m:t>
        </m:r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with respect to</w:delText>
        </w:r>
      </w:del>
      <w:del w:id="3295" w:author="PR Preview" w:date="2026-01-01T00:00:00Z">
        <w:r>
          <w:delText xml:space="preserve"> </w:delText>
        </w:r>
      </w:del>
      <m:oMath>
        <m:r>
          <m:t>μ</m:t>
        </m:r>
      </m:oMath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is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[20]</w:delText>
        </w:r>
      </w:del>
    </w:p>
    <w:p>
      <w:pPr>
        <w:pStyle w:val="BodyText"/>
      </w:pPr>
      <w:ins w:id="3300" w:author="PR Preview" w:date="2026-01-01T00:00:00Z">
        <w:r>
          <w:rPr>
            <w:b/>
            <w:bCs/>
          </w:rPr>
          <w:t xml:space="preserve">Definition 28 (Integral of a non-negative function)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Let</w:t>
        </w:r>
      </w:ins>
      <w:ins w:id="3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be a</w:t>
        </w:r>
      </w:ins>
      <w:ins w:id="3306" w:author="PR Preview" w:date="2026-01-01T00:00:00Z">
        <w:r>
          <w:t xml:space="preserve"> </w:t>
        </w:r>
      </w:ins>
      <w:hyperlink w:anchor="def-measure-space">
        <w:ins w:id="330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308" w:author="PR Preview" w:date="2026-01-01T00:00:00Z">
        <w:r>
          <w:t xml:space="preserve">,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and let</w:t>
        </w:r>
      </w:ins>
      <w:ins w:id="33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be</w:t>
        </w:r>
      </w:ins>
      <w:ins w:id="3314" w:author="PR Preview" w:date="2026-01-01T00:00:00Z">
        <w:r>
          <w:t xml:space="preserve"> </w:t>
        </w:r>
      </w:ins>
      <w:hyperlink w:anchor="def-measurable-function">
        <w:ins w:id="3315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316" w:author="PR Preview" w:date="2026-01-01T00:00:00Z">
        <w:r>
          <w:t xml:space="preserve">.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The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rPr>
            <w:b/>
            <w:bCs/>
          </w:rPr>
          <w:t xml:space="preserve">integral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of</w:t>
        </w:r>
      </w:ins>
      <w:ins w:id="3323" w:author="PR Preview" w:date="2026-01-01T00:00:00Z">
        <w:r>
          <w:t xml:space="preserve"> </w:t>
        </w:r>
      </w:ins>
      <m:oMath>
        <m:r>
          <m:t>f</m:t>
        </m:r>
      </m:oMath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with respect to</w:t>
        </w:r>
      </w:ins>
      <w:ins w:id="3326" w:author="PR Preview" w:date="2026-01-01T00:00:00Z">
        <w:r>
          <w:t xml:space="preserve"> </w:t>
        </w:r>
      </w:ins>
      <m:oMath>
        <m:r>
          <m:t>μ</m:t>
        </m:r>
      </m:oMath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is</w:t>
        </w:r>
      </w:ins>
      <w:ins w:id="3329" w:author="PR Preview" w:date="2026-01-01T00:00:00Z">
        <w:r>
          <w:t xml:space="preserve"> </w:t>
        </w:r>
      </w:ins>
      <w:ins w:id="3330" w:author="PR Preview" w:date="2026-01-01T00:00:00Z">
        <w:r>
          <w:t xml:space="preserve">[24]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del w:id="3331" w:author="PR Preview" w:date="2026-01-01T00:00:00Z">
        <w:r>
          <w:rPr>
            <w:i/>
            <w:iCs/>
          </w:rPr>
          <w:delText xml:space="preserve">Remark 10</w:delText>
        </w:r>
      </w:del>
      <w:del w:id="3332" w:author="PR Preview" w:date="2026-01-01T00:00:00Z">
        <w:r>
          <w:delText xml:space="preserve"> (Each sum is a lower estimate). </w:delText>
        </w:r>
      </w:del>
      <w:del w:id="3333" w:author="PR Preview" w:date="2026-01-01T00:00:00Z">
        <w:r>
          <w:delText xml:space="preserve">Each sum in</w:delText>
        </w:r>
      </w:del>
      <w:del w:id="3334" w:author="PR Preview" w:date="2026-01-01T00:00:00Z">
        <w:r>
          <w:delText xml:space="preserve"> </w:delText>
        </w:r>
      </w:del>
      <w:hyperlink w:anchor="def-integral-nonneg">
        <w:del w:id="333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delText xml:space="preserve">splits</w:delText>
        </w:r>
      </w:del>
      <w:del w:id="3338" w:author="PR Preview" w:date="2026-01-01T00:00:00Z">
        <w:r>
          <w:delText xml:space="preserve"> </w:delText>
        </w:r>
      </w:del>
      <m:oMath>
        <m:r>
          <m:t>S</m:t>
        </m:r>
      </m:oMath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into pieces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and weights each piece</w:delText>
        </w:r>
      </w:del>
      <w:del w:id="33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by the smallest value</w:delText>
        </w:r>
      </w:del>
      <w:del w:id="3346" w:author="PR Preview" w:date="2026-01-01T00:00:00Z">
        <w:r>
          <w:delText xml:space="preserve"> </w:delText>
        </w:r>
      </w:del>
      <m:oMath>
        <m:r>
          <m:t>f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approaches on it,</w:delText>
        </w:r>
      </w:del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so each sum is at most the integral.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For Lebesgue measure on a closed interval</w:delText>
        </w:r>
      </w:del>
      <w:del w:id="335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and a function</w:delText>
        </w:r>
      </w:del>
      <w:del w:id="33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that has a</w:delText>
        </w:r>
      </w:del>
      <w:del w:id="3359" w:author="PR Preview" w:date="2026-01-01T00:00:00Z">
        <w:r>
          <w:delText xml:space="preserve"> </w:delText>
        </w:r>
      </w:del>
      <w:hyperlink r:id="rId116">
        <w:del w:id="3360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on</w:delText>
        </w:r>
      </w:del>
      <w:del w:id="336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364" w:author="PR Preview" w:date="2026-01-01T00:00:00Z">
        <w:r>
          <w:delText xml:space="preserve">,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the two integrals agree:</w:delText>
        </w:r>
      </w:del>
      <w:del w:id="336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delText xml:space="preserve">[20]</w:delText>
        </w:r>
      </w:del>
      <w:del w:id="3370" w:author="PR Preview" w:date="2026-01-01T00:00:00Z">
        <w:r>
          <w:delText xml:space="preserve">.</w:delText>
        </w:r>
      </w:del>
    </w:p>
    <w:p>
      <w:pPr>
        <w:pStyle w:val="BodyText"/>
      </w:pPr>
      <w:del w:id="3371" w:author="PR Preview" w:date="2026-01-01T00:00:00Z">
        <w:r>
          <w:rPr>
            <w:b/>
            <w:bCs/>
          </w:rPr>
          <w:delText xml:space="preserve">Example 23 (Integrals with respect to counting measure)</w:delText>
        </w:r>
      </w:del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Let</w:delText>
        </w:r>
      </w:del>
      <w:del w:id="3374" w:author="PR Preview" w:date="2026-01-01T00:00:00Z">
        <w:r>
          <w:delText xml:space="preserve"> </w:delText>
        </w:r>
      </w:del>
      <m:oMath>
        <m:r>
          <m:t>μ</m:t>
        </m:r>
      </m:oMath>
      <w:del w:id="3375" w:author="PR Preview" w:date="2026-01-01T00:00:00Z">
        <w:r>
          <w:delText xml:space="preserve"> </w:delText>
        </w:r>
      </w:del>
      <w:del w:id="3376" w:author="PR Preview" w:date="2026-01-01T00:00:00Z">
        <w:r>
          <w:delText xml:space="preserve">be the counting measure on the die rolls</w:delText>
        </w:r>
      </w:del>
      <w:del w:id="3377" w:author="PR Preview" w:date="2026-01-01T00:00:00Z">
        <w:r>
          <w:delText xml:space="preserve"> </w:delText>
        </w:r>
      </w:del>
      <m:oMath>
        <m:r>
          <m:t>D</m:t>
        </m:r>
      </m:oMath>
      <w:del w:id="3378" w:author="PR Preview" w:date="2026-01-01T00:00:00Z">
        <w:r>
          <w:delText xml:space="preserve">,</w:delText>
        </w:r>
      </w:del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and let</w:delText>
        </w:r>
      </w:del>
      <w:del w:id="338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382" w:author="PR Preview" w:date="2026-01-01T00:00:00Z">
        <w:r>
          <w:delText xml:space="preserve">.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Every function on</w:delText>
        </w:r>
      </w:del>
      <w:del w:id="3385" w:author="PR Preview" w:date="2026-01-01T00:00:00Z">
        <w:r>
          <w:delText xml:space="preserve"> </w:delText>
        </w:r>
      </w:del>
      <m:oMath>
        <m:r>
          <m:t>D</m:t>
        </m:r>
      </m:oMath>
      <w:del w:id="3386" w:author="PR Preview" w:date="2026-01-01T00:00:00Z">
        <w:r>
          <w:delText xml:space="preserve"> </w:delText>
        </w:r>
      </w:del>
      <w:del w:id="3387" w:author="PR Preview" w:date="2026-01-01T00:00:00Z">
        <w:r>
          <w:delText xml:space="preserve">is measurable (</w:delText>
        </w:r>
      </w:del>
      <w:hyperlink w:anchor="exm-measurable-function">
        <w:del w:id="338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389" w:author="PR Preview" w:date="2026-01-01T00:00:00Z">
        <w:r>
          <w:delText xml:space="preserve">).</w:delText>
        </w:r>
      </w:del>
    </w:p>
    <w:p>
      <w:pPr>
        <w:pStyle w:val="BodyText"/>
      </w:pPr>
      <w:ins w:id="3390" w:author="PR Preview" w:date="2026-01-01T00:00:00Z">
        <w:r>
          <w:rPr>
            <w:i/>
            <w:iCs/>
          </w:rPr>
          <w:t xml:space="preserve">Remark 10</w:t>
        </w:r>
      </w:ins>
      <w:ins w:id="3391" w:author="PR Preview" w:date="2026-01-01T00:00:00Z">
        <w:r>
          <w:t xml:space="preserve"> (Each sum is a lower estimate). </w:t>
        </w:r>
      </w:ins>
      <w:ins w:id="3392" w:author="PR Preview" w:date="2026-01-01T00:00:00Z">
        <w:r>
          <w:t xml:space="preserve">Each sum in</w:t>
        </w:r>
      </w:ins>
      <w:ins w:id="3393" w:author="PR Preview" w:date="2026-01-01T00:00:00Z">
        <w:r>
          <w:t xml:space="preserve"> </w:t>
        </w:r>
      </w:ins>
      <w:hyperlink w:anchor="def-integral-nonneg">
        <w:ins w:id="3394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splits</w:t>
        </w:r>
      </w:ins>
      <w:ins w:id="3397" w:author="PR Preview" w:date="2026-01-01T00:00:00Z">
        <w:r>
          <w:t xml:space="preserve"> </w:t>
        </w:r>
      </w:ins>
      <m:oMath>
        <m:r>
          <m:t>S</m:t>
        </m:r>
      </m:oMath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into pieces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and weights each piece</w:t>
        </w:r>
      </w:ins>
      <w:ins w:id="34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by the smallest value</w:t>
        </w:r>
      </w:ins>
      <w:ins w:id="3405" w:author="PR Preview" w:date="2026-01-01T00:00:00Z">
        <w:r>
          <w:t xml:space="preserve"> </w:t>
        </w:r>
      </w:ins>
      <m:oMath>
        <m:r>
          <m:t>f</m:t>
        </m:r>
      </m:oMath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approaches on it,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so each sum is at most the integral.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For Lebesgue measure on a closed interval</w:t>
        </w:r>
      </w:ins>
      <w:ins w:id="34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and a function</w:t>
        </w:r>
      </w:ins>
      <w:ins w:id="34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3416" w:author="PR Preview" w:date="2026-01-01T00:00:00Z">
        <w:r>
          <w:t xml:space="preserve"> </w:t>
        </w:r>
      </w:ins>
      <w:ins w:id="3417" w:author="PR Preview" w:date="2026-01-01T00:00:00Z">
        <w:r>
          <w:t xml:space="preserve">that has a</w:t>
        </w:r>
      </w:ins>
      <w:ins w:id="3418" w:author="PR Preview" w:date="2026-01-01T00:00:00Z">
        <w:r>
          <w:t xml:space="preserve"> </w:t>
        </w:r>
      </w:ins>
      <w:hyperlink r:id="rId116">
        <w:ins w:id="3419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on</w:t>
        </w:r>
      </w:ins>
      <w:ins w:id="34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423" w:author="PR Preview" w:date="2026-01-01T00:00:00Z">
        <w:r>
          <w:t xml:space="preserve">,</w:t>
        </w:r>
      </w:ins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the two integrals agree:</w:t>
        </w:r>
      </w:ins>
      <w:ins w:id="342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[24]</w:t>
        </w:r>
      </w:ins>
      <w:ins w:id="3429" w:author="PR Preview" w:date="2026-01-01T00:00:00Z">
        <w:r>
          <w:t xml:space="preserve">.</w:t>
        </w:r>
      </w:ins>
    </w:p>
    <w:bookmarkEnd w:id="117"/>
    <w:bookmarkStart w:id="118" w:name="exm-integral-nonneg"/>
    <w:p>
      <w:pPr>
        <w:pStyle w:val="BodyText"/>
      </w:pPr>
      <w:ins w:id="3430" w:author="PR Preview" w:date="2026-01-01T00:00:00Z">
        <w:r>
          <w:rPr>
            <w:b/>
            <w:bCs/>
          </w:rPr>
          <w:t xml:space="preserve">Example 26 (Integrals with respect to counting measure)</w:t>
        </w:r>
      </w:ins>
      <w:ins w:id="3431" w:author="PR Preview" w:date="2026-01-01T00:00:00Z">
        <w:r>
          <w:t xml:space="preserve"> </w:t>
        </w:r>
      </w:ins>
      <w:ins w:id="3432" w:author="PR Preview" w:date="2026-01-01T00:00:00Z">
        <w:r>
          <w:t xml:space="preserve">Let</w:t>
        </w:r>
      </w:ins>
      <w:ins w:id="3433" w:author="PR Preview" w:date="2026-01-01T00:00:00Z">
        <w:r>
          <w:t xml:space="preserve"> </w:t>
        </w:r>
      </w:ins>
      <m:oMath>
        <m:r>
          <m:t>μ</m:t>
        </m:r>
      </m:oMath>
      <w:ins w:id="3434" w:author="PR Preview" w:date="2026-01-01T00:00:00Z">
        <w:r>
          <w:t xml:space="preserve"> </w:t>
        </w:r>
      </w:ins>
      <w:ins w:id="3435" w:author="PR Preview" w:date="2026-01-01T00:00:00Z">
        <w:r>
          <w:t xml:space="preserve">be the counting measure on the die rolls</w:t>
        </w:r>
      </w:ins>
      <w:ins w:id="3436" w:author="PR Preview" w:date="2026-01-01T00:00:00Z">
        <w:r>
          <w:t xml:space="preserve"> </w:t>
        </w:r>
      </w:ins>
      <m:oMath>
        <m:r>
          <m:t>D</m:t>
        </m:r>
      </m:oMath>
      <w:ins w:id="3437" w:author="PR Preview" w:date="2026-01-01T00:00:00Z">
        <w:r>
          <w:t xml:space="preserve">,</w:t>
        </w:r>
      </w:ins>
      <w:ins w:id="3438" w:author="PR Preview" w:date="2026-01-01T00:00:00Z">
        <w:r>
          <w:t xml:space="preserve"> </w:t>
        </w:r>
      </w:ins>
      <w:ins w:id="3439" w:author="PR Preview" w:date="2026-01-01T00:00:00Z">
        <w:r>
          <w:t xml:space="preserve">and let</w:t>
        </w:r>
      </w:ins>
      <w:ins w:id="344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441" w:author="PR Preview" w:date="2026-01-01T00:00:00Z">
        <w:r>
          <w:t xml:space="preserve">.</w:t>
        </w:r>
      </w:ins>
      <w:ins w:id="3442" w:author="PR Preview" w:date="2026-01-01T00:00:00Z">
        <w:r>
          <w:t xml:space="preserve"> </w:t>
        </w:r>
      </w:ins>
      <w:ins w:id="3443" w:author="PR Preview" w:date="2026-01-01T00:00:00Z">
        <w:r>
          <w:t xml:space="preserve">Every function on</w:t>
        </w:r>
      </w:ins>
      <w:ins w:id="3444" w:author="PR Preview" w:date="2026-01-01T00:00:00Z">
        <w:r>
          <w:t xml:space="preserve"> </w:t>
        </w:r>
      </w:ins>
      <m:oMath>
        <m:r>
          <m:t>D</m:t>
        </m:r>
      </m:oMath>
      <w:ins w:id="3445" w:author="PR Preview" w:date="2026-01-01T00:00:00Z">
        <w:r>
          <w:t xml:space="preserve"> </w:t>
        </w:r>
      </w:ins>
      <w:ins w:id="3446" w:author="PR Preview" w:date="2026-01-01T00:00:00Z">
        <w:r>
          <w:t xml:space="preserve">is measurable (</w:t>
        </w:r>
      </w:ins>
      <w:hyperlink w:anchor="exm-measurable-function">
        <w:ins w:id="3447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3448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del w:id="3449" w:author="PR Preview" w:date="2026-01-01T00:00:00Z">
        <w:r>
          <w:rPr>
            <w:b/>
            <w:bCs/>
          </w:rPr>
          <w:delText xml:space="preserve">Definition 25 (Positive part of a function)</w:delText>
        </w:r>
      </w:del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delText xml:space="preserve">Let</w:delText>
        </w:r>
      </w:del>
      <w:del w:id="34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be a</w:delText>
        </w:r>
      </w:del>
      <w:del w:id="3455" w:author="PR Preview" w:date="2026-01-01T00:00:00Z">
        <w:r>
          <w:delText xml:space="preserve"> </w:delText>
        </w:r>
      </w:del>
      <w:hyperlink w:anchor="def-measure-space">
        <w:del w:id="345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457" w:author="PR Preview" w:date="2026-01-01T00:00:00Z">
        <w:r>
          <w:delText xml:space="preserve">,</w:delText>
        </w:r>
      </w:del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and let</w:delText>
        </w:r>
      </w:del>
      <w:del w:id="34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be</w:delText>
        </w:r>
      </w:del>
      <w:del w:id="3463" w:author="PR Preview" w:date="2026-01-01T00:00:00Z">
        <w:r>
          <w:delText xml:space="preserve"> </w:delText>
        </w:r>
      </w:del>
      <w:hyperlink w:anchor="def-measurable-function">
        <w:del w:id="346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465" w:author="PR Preview" w:date="2026-01-01T00:00:00Z">
        <w:r>
          <w:delText xml:space="preserve">.</w:delText>
        </w:r>
      </w:del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The</w:delText>
        </w:r>
      </w:del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rPr>
            <w:b/>
            <w:bCs/>
          </w:rPr>
          <w:delText xml:space="preserve">positive part</w:delText>
        </w:r>
      </w:del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of</w:delText>
        </w:r>
      </w:del>
      <w:del w:id="3472" w:author="PR Preview" w:date="2026-01-01T00:00:00Z">
        <w:r>
          <w:delText xml:space="preserve"> </w:delText>
        </w:r>
      </w:del>
      <m:oMath>
        <m:r>
          <m:t>f</m:t>
        </m:r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475" w:author="PR Preview" w:date="2026-01-01T00:00:00Z">
        <w:r>
          <w:rPr>
            <w:b/>
            <w:bCs/>
          </w:rPr>
          <w:delText xml:space="preserve">Definition 26 (Negative part of a function)</w:delText>
        </w:r>
      </w:del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delText xml:space="preserve">For</w:delText>
        </w:r>
      </w:del>
      <w:del w:id="3478" w:author="PR Preview" w:date="2026-01-01T00:00:00Z">
        <w:r>
          <w:delText xml:space="preserve"> </w:delText>
        </w:r>
      </w:del>
      <m:oMath>
        <m:r>
          <m:t>f</m:t>
        </m:r>
      </m:oMath>
      <w:del w:id="3479" w:author="PR Preview" w:date="2026-01-01T00:00:00Z">
        <w:r>
          <w:delText xml:space="preserve"> </w:delText>
        </w:r>
      </w:del>
      <w:del w:id="3480" w:author="PR Preview" w:date="2026-01-01T00:00:00Z">
        <w:r>
          <w:delText xml:space="preserve">as in</w:delText>
        </w:r>
      </w:del>
      <w:del w:id="3481" w:author="PR Preview" w:date="2026-01-01T00:00:00Z">
        <w:r>
          <w:delText xml:space="preserve"> </w:delText>
        </w:r>
      </w:del>
      <w:hyperlink w:anchor="def-positive-negative-parts">
        <w:del w:id="348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483" w:author="PR Preview" w:date="2026-01-01T00:00:00Z">
        <w:r>
          <w:delText xml:space="preserve">,</w:delText>
        </w:r>
      </w:del>
      <w:del w:id="3484" w:author="PR Preview" w:date="2026-01-01T00:00:00Z">
        <w:r>
          <w:delText xml:space="preserve"> </w:delText>
        </w:r>
      </w:del>
      <w:del w:id="3485" w:author="PR Preview" w:date="2026-01-01T00:00:00Z">
        <w:r>
          <w:delText xml:space="preserve">the</w:delText>
        </w:r>
      </w:del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rPr>
            <w:b/>
            <w:bCs/>
          </w:rPr>
          <w:delText xml:space="preserve">negative part</w:delText>
        </w:r>
      </w:del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of</w:delText>
        </w:r>
      </w:del>
      <w:del w:id="3490" w:author="PR Preview" w:date="2026-01-01T00:00:00Z">
        <w:r>
          <w:delText xml:space="preserve"> </w:delText>
        </w:r>
      </w:del>
      <m:oMath>
        <m:r>
          <m:t>f</m:t>
        </m:r>
      </m:oMath>
      <w:del w:id="3491" w:author="PR Preview" w:date="2026-01-01T00:00:00Z">
        <w:r>
          <w:delText xml:space="preserve"> </w:delText>
        </w:r>
      </w:del>
      <w:del w:id="3492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493" w:author="PR Preview" w:date="2026-01-01T00:00:00Z">
        <w:r>
          <w:rPr>
            <w:i/>
            <w:iCs/>
          </w:rPr>
          <w:delText xml:space="preserve">Remark 11</w:delText>
        </w:r>
      </w:del>
      <w:del w:id="3494" w:author="PR Preview" w:date="2026-01-01T00:00:00Z">
        <w:r>
          <w:delText xml:space="preserve"> (A function in terms of its positive and negative parts). </w:delText>
        </w:r>
      </w:del>
      <w:del w:id="3495" w:author="PR Preview" w:date="2026-01-01T00:00:00Z">
        <w:r>
          <w:delText xml:space="preserve">With the positive part (</w:delText>
        </w:r>
      </w:del>
      <w:hyperlink w:anchor="def-positive-negative-parts">
        <w:del w:id="3496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497" w:author="PR Preview" w:date="2026-01-01T00:00:00Z">
        <w:r>
          <w:delText xml:space="preserve">) and negative part (</w:delText>
        </w:r>
      </w:del>
      <w:hyperlink w:anchor="def-negative-part">
        <w:del w:id="3498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499" w:author="PR Preview" w:date="2026-01-01T00:00:00Z">
        <w:r>
          <w:delText xml:space="preserve">),</w:delText>
        </w:r>
      </w:del>
      <w:del w:id="35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and</w:delText>
        </w:r>
      </w:del>
      <w:del w:id="35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504" w:author="PR Preview" w:date="2026-01-01T00:00:00Z">
        <w:r>
          <w:delText xml:space="preserve">.</w:delText>
        </w:r>
      </w:del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507" w:author="PR Preview" w:date="2026-01-01T00:00:00Z">
        <w:r>
          <w:delText xml:space="preserve">,</w:delText>
        </w:r>
      </w:del>
      <w:del w:id="350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509" w:author="PR Preview" w:date="2026-01-01T00:00:00Z">
        <w:r>
          <w:delText xml:space="preserve">, and</w:delText>
        </w:r>
      </w:del>
      <w:del w:id="35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delText xml:space="preserve">are measurable when</w:delText>
        </w:r>
      </w:del>
      <w:del w:id="3513" w:author="PR Preview" w:date="2026-01-01T00:00:00Z">
        <w:r>
          <w:delText xml:space="preserve"> </w:delText>
        </w:r>
      </w:del>
      <m:oMath>
        <m:r>
          <m:t>f</m:t>
        </m:r>
      </m:oMath>
      <w:del w:id="3514" w:author="PR Preview" w:date="2026-01-01T00:00:00Z">
        <w:r>
          <w:delText xml:space="preserve"> </w:delText>
        </w:r>
      </w:del>
      <w:del w:id="3515" w:author="PR Preview" w:date="2026-01-01T00:00:00Z">
        <w:r>
          <w:delText xml:space="preserve">is</w:delText>
        </w:r>
      </w:del>
      <w:del w:id="3516" w:author="PR Preview" w:date="2026-01-01T00:00:00Z">
        <w:r>
          <w:delText xml:space="preserve"> </w:delText>
        </w:r>
      </w:del>
      <w:del w:id="3517" w:author="PR Preview" w:date="2026-01-01T00:00:00Z">
        <w:r>
          <w:delText xml:space="preserve">[2], Theorem 13.3</w:delText>
        </w:r>
      </w:del>
      <w:del w:id="3518" w:author="PR Preview" w:date="2026-01-01T00:00:00Z">
        <w:r>
          <w:delText xml:space="preserve">.)</w:delText>
        </w:r>
      </w:del>
    </w:p>
    <w:p>
      <w:pPr>
        <w:pStyle w:val="BodyText"/>
      </w:pPr>
      <w:del w:id="3519" w:author="PR Preview" w:date="2026-01-01T00:00:00Z">
        <w:r>
          <w:rPr>
            <w:b/>
            <w:bCs/>
          </w:rPr>
          <w:delText xml:space="preserve">Definition 27 (Integral of a real-valued function)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Let</w:delText>
        </w:r>
      </w:del>
      <w:del w:id="35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be a</w:delText>
        </w:r>
      </w:del>
      <w:del w:id="3525" w:author="PR Preview" w:date="2026-01-01T00:00:00Z">
        <w:r>
          <w:delText xml:space="preserve"> </w:delText>
        </w:r>
      </w:del>
      <w:hyperlink w:anchor="def-measure-space">
        <w:del w:id="352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527" w:author="PR Preview" w:date="2026-01-01T00:00:00Z">
        <w:r>
          <w:delText xml:space="preserve">,</w:delText>
        </w:r>
      </w:del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and let</w:delText>
        </w:r>
      </w:del>
      <w:del w:id="35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be</w:delText>
        </w:r>
      </w:del>
      <w:del w:id="3533" w:author="PR Preview" w:date="2026-01-01T00:00:00Z">
        <w:r>
          <w:delText xml:space="preserve"> </w:delText>
        </w:r>
      </w:del>
      <w:hyperlink w:anchor="def-measurable-function">
        <w:del w:id="3534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535" w:author="PR Preview" w:date="2026-01-01T00:00:00Z">
        <w:r>
          <w:delText xml:space="preserve">.</w:delText>
        </w:r>
      </w:del>
      <w:del w:id="3536" w:author="PR Preview" w:date="2026-01-01T00:00:00Z">
        <w:r>
          <w:delText xml:space="preserve"> </w:delText>
        </w:r>
      </w:del>
      <w:del w:id="3537" w:author="PR Preview" w:date="2026-01-01T00:00:00Z">
        <w:r>
          <w:delText xml:space="preserve">Let</w:delText>
        </w:r>
      </w:del>
      <w:del w:id="35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539" w:author="PR Preview" w:date="2026-01-01T00:00:00Z">
        <w:r>
          <w:delText xml:space="preserve"> </w:delText>
        </w:r>
      </w:del>
      <w:del w:id="3540" w:author="PR Preview" w:date="2026-01-01T00:00:00Z">
        <w:r>
          <w:delText xml:space="preserve">and</w:delText>
        </w:r>
      </w:del>
      <w:del w:id="354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542" w:author="PR Preview" w:date="2026-01-01T00:00:00Z">
        <w:r>
          <w:delText xml:space="preserve"> </w:delText>
        </w:r>
      </w:del>
      <w:del w:id="3543" w:author="PR Preview" w:date="2026-01-01T00:00:00Z">
        <w:r>
          <w:delText xml:space="preserve">be the positive and negative parts of</w:delText>
        </w:r>
      </w:del>
      <w:del w:id="3544" w:author="PR Preview" w:date="2026-01-01T00:00:00Z">
        <w:r>
          <w:delText xml:space="preserve"> </w:delText>
        </w:r>
      </w:del>
      <m:oMath>
        <m:r>
          <m:t>f</m:t>
        </m:r>
      </m:oMath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(</w:delText>
        </w:r>
      </w:del>
      <w:hyperlink w:anchor="def-positive-negative-parts">
        <w:del w:id="3547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548" w:author="PR Preview" w:date="2026-01-01T00:00:00Z">
        <w:r>
          <w:delText xml:space="preserve">,</w:delText>
        </w:r>
      </w:del>
      <w:del w:id="3549" w:author="PR Preview" w:date="2026-01-01T00:00:00Z">
        <w:r>
          <w:delText xml:space="preserve"> </w:delText>
        </w:r>
      </w:del>
      <w:hyperlink w:anchor="def-negative-part">
        <w:del w:id="355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551" w:author="PR Preview" w:date="2026-01-01T00:00:00Z">
        <w:r>
          <w:delText xml:space="preserve">).</w:delText>
        </w:r>
      </w:del>
      <w:del w:id="3552" w:author="PR Preview" w:date="2026-01-01T00:00:00Z">
        <w:r>
          <w:delText xml:space="preserve"> </w:delText>
        </w:r>
      </w:del>
      <w:del w:id="3553" w:author="PR Preview" w:date="2026-01-01T00:00:00Z">
        <w:r>
          <w:delText xml:space="preserve">The</w:delText>
        </w:r>
      </w:del>
      <w:del w:id="3554" w:author="PR Preview" w:date="2026-01-01T00:00:00Z">
        <w:r>
          <w:delText xml:space="preserve"> </w:delText>
        </w:r>
      </w:del>
      <w:del w:id="3555" w:author="PR Preview" w:date="2026-01-01T00:00:00Z">
        <w:r>
          <w:rPr>
            <w:b/>
            <w:bCs/>
          </w:rPr>
          <w:delText xml:space="preserve">integral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of</w:delText>
        </w:r>
      </w:del>
      <w:del w:id="3558" w:author="PR Preview" w:date="2026-01-01T00:00:00Z">
        <w:r>
          <w:delText xml:space="preserve"> </w:delText>
        </w:r>
      </w:del>
      <m:oMath>
        <m:r>
          <m:t>f</m:t>
        </m:r>
      </m:oMath>
      <w:del w:id="3559" w:author="PR Preview" w:date="2026-01-01T00:00:00Z">
        <w:r>
          <w:delText xml:space="preserve"> </w:delText>
        </w:r>
      </w:del>
      <w:del w:id="3560" w:author="PR Preview" w:date="2026-01-01T00:00:00Z">
        <w:r>
          <w:delText xml:space="preserve">with respect to</w:delText>
        </w:r>
      </w:del>
      <w:del w:id="3561" w:author="PR Preview" w:date="2026-01-01T00:00:00Z">
        <w:r>
          <w:delText xml:space="preserve"> </w:delText>
        </w:r>
      </w:del>
      <m:oMath>
        <m:r>
          <m:t>μ</m:t>
        </m:r>
      </m:oMath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564" w:author="PR Preview" w:date="2026-01-01T00:00:00Z">
        <w:r>
          <w:delText xml:space="preserve">using</w:delText>
        </w:r>
      </w:del>
      <w:del w:id="3565" w:author="PR Preview" w:date="2026-01-01T00:00:00Z">
        <w:r>
          <w:delText xml:space="preserve"> </w:delText>
        </w:r>
      </w:del>
      <w:hyperlink w:anchor="def-integral-nonneg">
        <w:del w:id="3566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for each term,</w:delText>
        </w:r>
      </w:del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when at least one of the two terms is finite;</w:delText>
        </w:r>
      </w:del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otherwise, the integral of</w:delText>
        </w:r>
      </w:del>
      <w:del w:id="3573" w:author="PR Preview" w:date="2026-01-01T00:00:00Z">
        <w:r>
          <w:delText xml:space="preserve"> </w:delText>
        </w:r>
      </w:del>
      <m:oMath>
        <m:r>
          <m:t>f</m:t>
        </m:r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is undefined.</w:delText>
        </w:r>
      </w:del>
    </w:p>
    <w:p>
      <w:pPr>
        <w:pStyle w:val="BodyText"/>
      </w:pPr>
      <w:ins w:id="3576" w:author="PR Preview" w:date="2026-01-01T00:00:00Z">
        <w:r>
          <w:rPr>
            <w:b/>
            <w:bCs/>
          </w:rPr>
          <w:t xml:space="preserve">Definition 29 (Positive part of a function)</w:t>
        </w:r>
      </w:ins>
      <w:ins w:id="3577" w:author="PR Preview" w:date="2026-01-01T00:00:00Z">
        <w:r>
          <w:t xml:space="preserve"> </w:t>
        </w:r>
      </w:ins>
      <w:ins w:id="3578" w:author="PR Preview" w:date="2026-01-01T00:00:00Z">
        <w:r>
          <w:t xml:space="preserve">Let</w:t>
        </w:r>
      </w:ins>
      <w:ins w:id="35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580" w:author="PR Preview" w:date="2026-01-01T00:00:00Z">
        <w:r>
          <w:t xml:space="preserve"> </w:t>
        </w:r>
      </w:ins>
      <w:ins w:id="3581" w:author="PR Preview" w:date="2026-01-01T00:00:00Z">
        <w:r>
          <w:t xml:space="preserve">be a</w:t>
        </w:r>
      </w:ins>
      <w:ins w:id="3582" w:author="PR Preview" w:date="2026-01-01T00:00:00Z">
        <w:r>
          <w:t xml:space="preserve"> </w:t>
        </w:r>
      </w:ins>
      <w:hyperlink w:anchor="def-measure-space">
        <w:ins w:id="358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584" w:author="PR Preview" w:date="2026-01-01T00:00:00Z">
        <w:r>
          <w:t xml:space="preserve">,</w:t>
        </w:r>
      </w:ins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and let</w:t>
        </w:r>
      </w:ins>
      <w:ins w:id="35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88" w:author="PR Preview" w:date="2026-01-01T00:00:00Z">
        <w:r>
          <w:t xml:space="preserve"> </w:t>
        </w:r>
      </w:ins>
      <w:ins w:id="3589" w:author="PR Preview" w:date="2026-01-01T00:00:00Z">
        <w:r>
          <w:t xml:space="preserve">be</w:t>
        </w:r>
      </w:ins>
      <w:ins w:id="3590" w:author="PR Preview" w:date="2026-01-01T00:00:00Z">
        <w:r>
          <w:t xml:space="preserve"> </w:t>
        </w:r>
      </w:ins>
      <w:hyperlink w:anchor="def-measurable-function">
        <w:ins w:id="359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592" w:author="PR Preview" w:date="2026-01-01T00:00:00Z">
        <w:r>
          <w:t xml:space="preserve">.</w:t>
        </w:r>
      </w:ins>
      <w:ins w:id="3593" w:author="PR Preview" w:date="2026-01-01T00:00:00Z">
        <w:r>
          <w:t xml:space="preserve"> </w:t>
        </w:r>
      </w:ins>
      <w:ins w:id="3594" w:author="PR Preview" w:date="2026-01-01T00:00:00Z">
        <w:r>
          <w:t xml:space="preserve">The</w:t>
        </w:r>
      </w:ins>
      <w:ins w:id="3595" w:author="PR Preview" w:date="2026-01-01T00:00:00Z">
        <w:r>
          <w:t xml:space="preserve"> </w:t>
        </w:r>
      </w:ins>
      <w:ins w:id="3596" w:author="PR Preview" w:date="2026-01-01T00:00:00Z">
        <w:r>
          <w:rPr>
            <w:b/>
            <w:bCs/>
          </w:rPr>
          <w:t xml:space="preserve">positive part</w:t>
        </w:r>
      </w:ins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of</w:t>
        </w:r>
      </w:ins>
      <w:ins w:id="3599" w:author="PR Preview" w:date="2026-01-01T00:00:00Z">
        <w:r>
          <w:t xml:space="preserve"> </w:t>
        </w:r>
      </w:ins>
      <m:oMath>
        <m:r>
          <m:t>f</m:t>
        </m:r>
      </m:oMath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ins w:id="3602" w:author="PR Preview" w:date="2026-01-01T00:00:00Z">
        <w:r>
          <w:rPr>
            <w:b/>
            <w:bCs/>
          </w:rPr>
          <w:t xml:space="preserve">Definition 30 (Negative part of a function)</w:t>
        </w:r>
      </w:ins>
      <w:ins w:id="3603" w:author="PR Preview" w:date="2026-01-01T00:00:00Z">
        <w:r>
          <w:t xml:space="preserve"> </w:t>
        </w:r>
      </w:ins>
      <w:ins w:id="3604" w:author="PR Preview" w:date="2026-01-01T00:00:00Z">
        <w:r>
          <w:t xml:space="preserve">For</w:t>
        </w:r>
      </w:ins>
      <w:ins w:id="3605" w:author="PR Preview" w:date="2026-01-01T00:00:00Z">
        <w:r>
          <w:t xml:space="preserve"> </w:t>
        </w:r>
      </w:ins>
      <m:oMath>
        <m:r>
          <m:t>f</m:t>
        </m:r>
      </m:oMath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as in</w:t>
        </w:r>
      </w:ins>
      <w:ins w:id="3608" w:author="PR Preview" w:date="2026-01-01T00:00:00Z">
        <w:r>
          <w:t xml:space="preserve"> </w:t>
        </w:r>
      </w:ins>
      <w:hyperlink w:anchor="def-positive-negative-parts">
        <w:ins w:id="3609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10" w:author="PR Preview" w:date="2026-01-01T00:00:00Z">
        <w:r>
          <w:t xml:space="preserve">,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the</w:t>
        </w:r>
      </w:ins>
      <w:ins w:id="3613" w:author="PR Preview" w:date="2026-01-01T00:00:00Z">
        <w:r>
          <w:t xml:space="preserve"> </w:t>
        </w:r>
      </w:ins>
      <w:ins w:id="3614" w:author="PR Preview" w:date="2026-01-01T00:00:00Z">
        <w:r>
          <w:rPr>
            <w:b/>
            <w:bCs/>
          </w:rPr>
          <w:t xml:space="preserve">negative part</w:t>
        </w:r>
      </w:ins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of</w:t>
        </w:r>
      </w:ins>
      <w:ins w:id="3617" w:author="PR Preview" w:date="2026-01-01T00:00:00Z">
        <w:r>
          <w:t xml:space="preserve"> </w:t>
        </w:r>
      </w:ins>
      <m:oMath>
        <m:r>
          <m:t>f</m:t>
        </m:r>
      </m:oMath>
      <w:ins w:id="3618" w:author="PR Preview" w:date="2026-01-01T00:00:00Z">
        <w:r>
          <w:t xml:space="preserve"> </w:t>
        </w:r>
      </w:ins>
      <w:ins w:id="3619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ins w:id="3620" w:author="PR Preview" w:date="2026-01-01T00:00:00Z">
        <w:r>
          <w:rPr>
            <w:i/>
            <w:iCs/>
          </w:rPr>
          <w:t xml:space="preserve">Remark 11</w:t>
        </w:r>
      </w:ins>
      <w:ins w:id="3621" w:author="PR Preview" w:date="2026-01-01T00:00:00Z">
        <w:r>
          <w:t xml:space="preserve"> (A function in terms of its positive and negative parts). </w:t>
        </w:r>
      </w:ins>
      <w:ins w:id="3622" w:author="PR Preview" w:date="2026-01-01T00:00:00Z">
        <w:r>
          <w:t xml:space="preserve">With the positive part (</w:t>
        </w:r>
      </w:ins>
      <w:hyperlink w:anchor="def-positive-negative-parts">
        <w:ins w:id="3623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24" w:author="PR Preview" w:date="2026-01-01T00:00:00Z">
        <w:r>
          <w:t xml:space="preserve">) and negative part (</w:t>
        </w:r>
      </w:ins>
      <w:hyperlink w:anchor="def-negative-part">
        <w:ins w:id="3625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626" w:author="PR Preview" w:date="2026-01-01T00:00:00Z">
        <w:r>
          <w:t xml:space="preserve">),</w:t>
        </w:r>
      </w:ins>
      <w:ins w:id="36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and</w:t>
        </w:r>
      </w:ins>
      <w:ins w:id="363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31" w:author="PR Preview" w:date="2026-01-01T00:00:00Z">
        <w:r>
          <w:t xml:space="preserve">.</w:t>
        </w:r>
      </w:ins>
      <w:ins w:id="3632" w:author="PR Preview" w:date="2026-01-01T00:00:00Z">
        <w:r>
          <w:t xml:space="preserve"> </w:t>
        </w:r>
      </w:ins>
      <w:ins w:id="3633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634" w:author="PR Preview" w:date="2026-01-01T00:00:00Z">
        <w:r>
          <w:t xml:space="preserve">,</w:t>
        </w:r>
      </w:ins>
      <w:ins w:id="363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36" w:author="PR Preview" w:date="2026-01-01T00:00:00Z">
        <w:r>
          <w:t xml:space="preserve">, and</w:t>
        </w:r>
      </w:ins>
      <w:ins w:id="363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are measurable when</w:t>
        </w:r>
      </w:ins>
      <w:ins w:id="3640" w:author="PR Preview" w:date="2026-01-01T00:00:00Z">
        <w:r>
          <w:t xml:space="preserve"> </w:t>
        </w:r>
      </w:ins>
      <m:oMath>
        <m:r>
          <m:t>f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is</w:t>
        </w:r>
      </w:ins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[2], Theorem 13.3</w:t>
        </w:r>
      </w:ins>
      <w:ins w:id="3645" w:author="PR Preview" w:date="2026-01-01T00:00:00Z">
        <w:r>
          <w:t xml:space="preserve">.)</w:t>
        </w:r>
      </w:ins>
    </w:p>
    <w:bookmarkEnd w:id="121"/>
    <w:bookmarkStart w:id="122" w:name="def-integral"/>
    <w:p>
      <w:pPr>
        <w:pStyle w:val="BodyText"/>
      </w:pPr>
      <w:ins w:id="3646" w:author="PR Preview" w:date="2026-01-01T00:00:00Z">
        <w:r>
          <w:rPr>
            <w:b/>
            <w:bCs/>
          </w:rPr>
          <w:t xml:space="preserve">Definition 31 (Integral of a real-valued function)</w:t>
        </w:r>
      </w:ins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Let</w:t>
        </w:r>
      </w:ins>
      <w:ins w:id="36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be a</w:t>
        </w:r>
      </w:ins>
      <w:ins w:id="3652" w:author="PR Preview" w:date="2026-01-01T00:00:00Z">
        <w:r>
          <w:t xml:space="preserve"> </w:t>
        </w:r>
      </w:ins>
      <w:hyperlink w:anchor="def-measure-space">
        <w:ins w:id="365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654" w:author="PR Preview" w:date="2026-01-01T00:00:00Z">
        <w:r>
          <w:t xml:space="preserve">,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and let</w:t>
        </w:r>
      </w:ins>
      <w:ins w:id="36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be</w:t>
        </w:r>
      </w:ins>
      <w:ins w:id="3660" w:author="PR Preview" w:date="2026-01-01T00:00:00Z">
        <w:r>
          <w:t xml:space="preserve"> </w:t>
        </w:r>
      </w:ins>
      <w:hyperlink w:anchor="def-measurable-function">
        <w:ins w:id="366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662" w:author="PR Preview" w:date="2026-01-01T00:00:00Z">
        <w:r>
          <w:t xml:space="preserve">.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Let</w:t>
        </w:r>
      </w:ins>
      <w:ins w:id="36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and</w:t>
        </w:r>
      </w:ins>
      <w:ins w:id="366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be the positive and negative parts of</w:t>
        </w:r>
      </w:ins>
      <w:ins w:id="3671" w:author="PR Preview" w:date="2026-01-01T00:00:00Z">
        <w:r>
          <w:t xml:space="preserve"> </w:t>
        </w:r>
      </w:ins>
      <m:oMath>
        <m:r>
          <m:t>f</m:t>
        </m:r>
      </m:oMath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(</w:t>
        </w:r>
      </w:ins>
      <w:hyperlink w:anchor="def-positive-negative-parts">
        <w:ins w:id="367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75" w:author="PR Preview" w:date="2026-01-01T00:00:00Z">
        <w:r>
          <w:t xml:space="preserve">,</w:t>
        </w:r>
      </w:ins>
      <w:ins w:id="3676" w:author="PR Preview" w:date="2026-01-01T00:00:00Z">
        <w:r>
          <w:t xml:space="preserve"> </w:t>
        </w:r>
      </w:ins>
      <w:hyperlink w:anchor="def-negative-part">
        <w:ins w:id="3677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678" w:author="PR Preview" w:date="2026-01-01T00:00:00Z">
        <w:r>
          <w:t xml:space="preserve">).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The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rPr>
            <w:b/>
            <w:bCs/>
          </w:rPr>
          <w:t xml:space="preserve">integral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of</w:t>
        </w:r>
      </w:ins>
      <w:ins w:id="3685" w:author="PR Preview" w:date="2026-01-01T00:00:00Z">
        <w:r>
          <w:t xml:space="preserve"> </w:t>
        </w:r>
      </w:ins>
      <m:oMath>
        <m:r>
          <m:t>f</m:t>
        </m:r>
      </m:oMath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with respect to</w:t>
        </w:r>
      </w:ins>
      <w:ins w:id="3688" w:author="PR Preview" w:date="2026-01-01T00:00:00Z">
        <w:r>
          <w:t xml:space="preserve"> </w:t>
        </w:r>
      </w:ins>
      <m:oMath>
        <m:r>
          <m:t>μ</m:t>
        </m:r>
      </m:oMath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691" w:author="PR Preview" w:date="2026-01-01T00:00:00Z">
        <w:r>
          <w:t xml:space="preserve">using</w:t>
        </w:r>
      </w:ins>
      <w:ins w:id="3692" w:author="PR Preview" w:date="2026-01-01T00:00:00Z">
        <w:r>
          <w:t xml:space="preserve"> </w:t>
        </w:r>
      </w:ins>
      <w:hyperlink w:anchor="def-integral-nonneg">
        <w:ins w:id="369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for each term,</w:t>
        </w:r>
      </w:ins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when at least one of the two terms is finite;</w:t>
        </w:r>
      </w:ins>
      <w:ins w:id="3698" w:author="PR Preview" w:date="2026-01-01T00:00:00Z">
        <w:r>
          <w:t xml:space="preserve"> </w:t>
        </w:r>
      </w:ins>
      <w:ins w:id="3699" w:author="PR Preview" w:date="2026-01-01T00:00:00Z">
        <w:r>
          <w:t xml:space="preserve">otherwise, the integral of</w:t>
        </w:r>
      </w:ins>
      <w:ins w:id="3700" w:author="PR Preview" w:date="2026-01-01T00:00:00Z">
        <w:r>
          <w:t xml:space="preserve"> </w:t>
        </w:r>
      </w:ins>
      <m:oMath>
        <m:r>
          <m:t>f</m:t>
        </m:r>
      </m:oMath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del w:id="3703" w:author="PR Preview" w:date="2026-01-01T00:00:00Z">
        <w:r>
          <w:rPr>
            <w:b/>
            <w:bCs/>
          </w:rPr>
          <w:delText xml:space="preserve">Example 24 (An integral with positive and negative parts)</w:delText>
        </w:r>
      </w:del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For the counting measure</w:delText>
        </w:r>
      </w:del>
      <w:del w:id="3706" w:author="PR Preview" w:date="2026-01-01T00:00:00Z">
        <w:r>
          <w:delText xml:space="preserve"> </w:delText>
        </w:r>
      </w:del>
      <m:oMath>
        <m:r>
          <m:t>μ</m:t>
        </m:r>
      </m:oMath>
      <w:del w:id="3707" w:author="PR Preview" w:date="2026-01-01T00:00:00Z">
        <w:r>
          <w:delText xml:space="preserve"> </w:delText>
        </w:r>
      </w:del>
      <w:del w:id="3708" w:author="PR Preview" w:date="2026-01-01T00:00:00Z">
        <w:r>
          <w:delText xml:space="preserve">on the die rolls</w:delText>
        </w:r>
      </w:del>
      <w:del w:id="3709" w:author="PR Preview" w:date="2026-01-01T00:00:00Z">
        <w:r>
          <w:delText xml:space="preserve"> </w:delText>
        </w:r>
      </w:del>
      <m:oMath>
        <m:r>
          <m:t>D</m:t>
        </m:r>
      </m:oMath>
      <w:del w:id="3710" w:author="PR Preview" w:date="2026-01-01T00:00:00Z">
        <w:r>
          <w:delText xml:space="preserve">,</w:delText>
        </w:r>
      </w:del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let</w:delText>
        </w:r>
      </w:del>
      <w:del w:id="37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714" w:author="PR Preview" w:date="2026-01-01T00:00:00Z">
        <w:r>
          <w:delText xml:space="preserve">.</w:delText>
        </w:r>
      </w:del>
      <w:del w:id="3715" w:author="PR Preview" w:date="2026-01-01T00:00:00Z">
        <w:r>
          <w:delText xml:space="preserve"> </w:delText>
        </w:r>
      </w:del>
      <w:del w:id="3716" w:author="PR Preview" w:date="2026-01-01T00:00:00Z">
        <w:r>
          <w:delText xml:space="preserve">Its values at</w:delText>
        </w:r>
      </w:del>
      <w:del w:id="371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del w:id="3718" w:author="PR Preview" w:date="2026-01-01T00:00:00Z">
        <w:r>
          <w:delText xml:space="preserve"> </w:delText>
        </w:r>
      </w:del>
      <w:del w:id="3719" w:author="PR Preview" w:date="2026-01-01T00:00:00Z">
        <w:r>
          <w:delText xml:space="preserve">are</w:delText>
        </w:r>
      </w:del>
      <w:del w:id="372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721" w:author="PR Preview" w:date="2026-01-01T00:00:00Z">
        <w:r>
          <w:delText xml:space="preserve">, so:</w:delText>
        </w:r>
      </w:del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722" w:author="PR Preview" w:date="2026-01-01T00:00:00Z">
        <w:r>
          <w:delText xml:space="preserve"> </w:delText>
        </w:r>
      </w:del>
      <w:del w:id="3723" w:author="PR Preview" w:date="2026-01-01T00:00:00Z">
        <w:r>
          <w:delText xml:space="preserve">has values</w:delText>
        </w:r>
      </w:del>
      <w:del w:id="372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725" w:author="PR Preview" w:date="2026-01-01T00:00:00Z">
        <w:r>
          <w:delText xml:space="preserve">,</w:delText>
        </w:r>
      </w:del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and</w:delText>
        </w:r>
      </w:del>
      <w:del w:id="372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del w:id="3729" w:author="PR Preview" w:date="2026-01-01T00:00:00Z">
        <w:r>
          <w:delText xml:space="preserve"> </w:delText>
        </w:r>
      </w:del>
      <w:del w:id="3730" w:author="PR Preview" w:date="2026-01-01T00:00:00Z">
        <w:r>
          <w:delText xml:space="preserve">by</w:delText>
        </w:r>
      </w:del>
      <w:del w:id="3731" w:author="PR Preview" w:date="2026-01-01T00:00:00Z">
        <w:r>
          <w:delText xml:space="preserve"> </w:delText>
        </w:r>
      </w:del>
      <w:hyperlink w:anchor="exm-integral-nonneg">
        <w:del w:id="3732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3733" w:author="PR Preview" w:date="2026-01-01T00:00:00Z">
        <w:r>
          <w:delText xml:space="preserve">;</w:delText>
        </w:r>
      </w:del>
    </w:p>
    <w:p>
      <w:pPr>
        <w:pStyle w:val="BodyText"/>
      </w:pPr>
      <w:ins w:id="3734" w:author="PR Preview" w:date="2026-01-01T00:00:00Z">
        <w:r>
          <w:rPr>
            <w:b/>
            <w:bCs/>
          </w:rPr>
          <w:t xml:space="preserve">Example 27 (An integral with positive and negative parts)</w:t>
        </w:r>
      </w:ins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For the counting measure</w:t>
        </w:r>
      </w:ins>
      <w:ins w:id="3737" w:author="PR Preview" w:date="2026-01-01T00:00:00Z">
        <w:r>
          <w:t xml:space="preserve"> </w:t>
        </w:r>
      </w:ins>
      <m:oMath>
        <m:r>
          <m:t>μ</m:t>
        </m:r>
      </m:oMath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on the die rolls</w:t>
        </w:r>
      </w:ins>
      <w:ins w:id="3740" w:author="PR Preview" w:date="2026-01-01T00:00:00Z">
        <w:r>
          <w:t xml:space="preserve"> </w:t>
        </w:r>
      </w:ins>
      <m:oMath>
        <m:r>
          <m:t>D</m:t>
        </m:r>
      </m:oMath>
      <w:ins w:id="3741" w:author="PR Preview" w:date="2026-01-01T00:00:00Z">
        <w:r>
          <w:t xml:space="preserve">,</w:t>
        </w:r>
      </w:ins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let</w:t>
        </w:r>
      </w:ins>
      <w:ins w:id="37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745" w:author="PR Preview" w:date="2026-01-01T00:00:00Z">
        <w:r>
          <w:t xml:space="preserve">.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Its values at</w:t>
        </w:r>
      </w:ins>
      <w:ins w:id="374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are</w:t>
        </w:r>
      </w:ins>
      <w:ins w:id="375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752" w:author="PR Preview" w:date="2026-01-01T00:00:00Z">
        <w:r>
          <w:t xml:space="preserve">, so: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has values</w:t>
        </w:r>
      </w:ins>
      <w:ins w:id="375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756" w:author="PR Preview" w:date="2026-01-01T00:00:00Z">
        <w:r>
          <w:t xml:space="preserve">,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and</w:t>
        </w:r>
      </w:ins>
      <w:ins w:id="375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by</w:t>
        </w:r>
      </w:ins>
      <w:ins w:id="3762" w:author="PR Preview" w:date="2026-01-01T00:00:00Z">
        <w:r>
          <w:t xml:space="preserve"> </w:t>
        </w:r>
      </w:ins>
      <w:hyperlink w:anchor="exm-integral-nonneg">
        <w:ins w:id="376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3764" w:author="PR Preview" w:date="2026-01-01T00:00:00Z">
        <w:r>
          <w:t xml:space="preserve">;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del w:id="3765" w:author="PR Preview" w:date="2026-01-01T00:00:00Z">
        <w:r>
          <w:rPr>
            <w:b/>
            <w:bCs/>
          </w:rPr>
          <w:delText xml:space="preserve">Definition 28 (Absolutely integrable function (integrable function, absolute integrability))</w:delText>
        </w:r>
      </w:del>
      <w:del w:id="3766" w:author="PR Preview" w:date="2026-01-01T00:00:00Z">
        <w:r>
          <w:delText xml:space="preserve"> </w:delText>
        </w:r>
      </w:del>
      <w:del w:id="3767" w:author="PR Preview" w:date="2026-01-01T00:00:00Z">
        <w:r>
          <w:delText xml:space="preserve">Let</w:delText>
        </w:r>
      </w:del>
      <w:del w:id="37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be a</w:delText>
        </w:r>
      </w:del>
      <w:del w:id="3771" w:author="PR Preview" w:date="2026-01-01T00:00:00Z">
        <w:r>
          <w:delText xml:space="preserve"> </w:delText>
        </w:r>
      </w:del>
      <w:hyperlink w:anchor="def-measure-space">
        <w:del w:id="377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773" w:author="PR Preview" w:date="2026-01-01T00:00:00Z">
        <w:r>
          <w:delText xml:space="preserve">.</w:delText>
        </w:r>
      </w:del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A</w:delText>
        </w:r>
      </w:del>
      <w:del w:id="3776" w:author="PR Preview" w:date="2026-01-01T00:00:00Z">
        <w:r>
          <w:delText xml:space="preserve"> </w:delText>
        </w:r>
      </w:del>
      <w:hyperlink w:anchor="def-measurable-function">
        <w:del w:id="3777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function</w:delText>
        </w:r>
      </w:del>
      <w:del w:id="37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is</w:delText>
        </w:r>
      </w:del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rPr>
            <w:b/>
            <w:bCs/>
          </w:rPr>
          <w:delText xml:space="preserve">absolutely integrable</w:delText>
        </w:r>
      </w:del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with respect to</w:delText>
        </w:r>
      </w:del>
      <w:del w:id="3787" w:author="PR Preview" w:date="2026-01-01T00:00:00Z">
        <w:r>
          <w:delText xml:space="preserve"> </w:delText>
        </w:r>
      </w:del>
      <m:oMath>
        <m:r>
          <m:t>μ</m:t>
        </m:r>
      </m:oMath>
      <w:del w:id="3788" w:author="PR Preview" w:date="2026-01-01T00:00:00Z">
        <w:r>
          <w:delText xml:space="preserve"> </w:delText>
        </w:r>
      </w:del>
      <w:del w:id="3789" w:author="PR Preview" w:date="2026-01-01T00:00:00Z">
        <w:r>
          <w:delText xml:space="preserve">(often just called</w:delText>
        </w:r>
      </w:del>
      <w:del w:id="3790" w:author="PR Preview" w:date="2026-01-01T00:00:00Z">
        <w:r>
          <w:delText xml:space="preserve"> </w:delText>
        </w:r>
      </w:del>
      <w:del w:id="3791" w:author="PR Preview" w:date="2026-01-01T00:00:00Z">
        <w:r>
          <w:rPr>
            <w:b/>
            <w:bCs/>
          </w:rPr>
          <w:delText xml:space="preserve">integrable</w:delText>
        </w:r>
      </w:del>
      <w:del w:id="3792" w:author="PR Preview" w:date="2026-01-01T00:00:00Z">
        <w:r>
          <w:delText xml:space="preserve">)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if the integral of its</w:delText>
        </w:r>
      </w:del>
      <w:del w:id="3795" w:author="PR Preview" w:date="2026-01-01T00:00:00Z">
        <w:r>
          <w:delText xml:space="preserve"> </w:delText>
        </w:r>
      </w:del>
      <w:hyperlink r:id="rId124">
        <w:del w:id="3796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is finite:</w:delText>
        </w:r>
      </w:del>
    </w:p>
    <w:p>
      <w:pPr>
        <w:pStyle w:val="FirstParagraph"/>
      </w:pPr>
      <w:ins w:id="3799" w:author="PR Preview" w:date="2026-01-01T00:00:00Z">
        <w:r>
          <w:rPr>
            <w:b/>
            <w:bCs/>
          </w:rPr>
          <w:t xml:space="preserve">Definition 32 (Absolutely integrable function (integrable function, absolute integrability))</w:t>
        </w:r>
      </w:ins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Let</w:t>
        </w:r>
      </w:ins>
      <w:ins w:id="38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be a</w:t>
        </w:r>
      </w:ins>
      <w:ins w:id="3805" w:author="PR Preview" w:date="2026-01-01T00:00:00Z">
        <w:r>
          <w:t xml:space="preserve"> </w:t>
        </w:r>
      </w:ins>
      <w:hyperlink w:anchor="def-measure-space">
        <w:ins w:id="380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807" w:author="PR Preview" w:date="2026-01-01T00:00:00Z">
        <w:r>
          <w:t xml:space="preserve">.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A</w:t>
        </w:r>
      </w:ins>
      <w:ins w:id="3810" w:author="PR Preview" w:date="2026-01-01T00:00:00Z">
        <w:r>
          <w:t xml:space="preserve"> </w:t>
        </w:r>
      </w:ins>
      <w:hyperlink w:anchor="def-measurable-function">
        <w:ins w:id="381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function</w:t>
        </w:r>
      </w:ins>
      <w:ins w:id="38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is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rPr>
            <w:b/>
            <w:bCs/>
          </w:rPr>
          <w:t xml:space="preserve">absolutely integrable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with respect to</w:t>
        </w:r>
      </w:ins>
      <w:ins w:id="3821" w:author="PR Preview" w:date="2026-01-01T00:00:00Z">
        <w:r>
          <w:t xml:space="preserve"> </w:t>
        </w:r>
      </w:ins>
      <m:oMath>
        <m:r>
          <m:t>μ</m:t>
        </m:r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(often just called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rPr>
            <w:b/>
            <w:bCs/>
          </w:rPr>
          <w:t xml:space="preserve">integrable</w:t>
        </w:r>
      </w:ins>
      <w:ins w:id="3826" w:author="PR Preview" w:date="2026-01-01T00:00:00Z">
        <w:r>
          <w:t xml:space="preserve">)</w:t>
        </w:r>
      </w:ins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if the integral of its</w:t>
        </w:r>
      </w:ins>
      <w:ins w:id="3829" w:author="PR Preview" w:date="2026-01-01T00:00:00Z">
        <w:r>
          <w:t xml:space="preserve"> </w:t>
        </w:r>
      </w:ins>
      <w:hyperlink r:id="rId124">
        <w:ins w:id="3830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831" w:author="PR Preview" w:date="2026-01-01T00:00:00Z">
        <w:r>
          <w:t xml:space="preserve"> </w:t>
        </w:r>
      </w:ins>
      <w:ins w:id="3832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del w:id="3833" w:author="PR Preview" w:date="2026-01-01T00:00:00Z">
        <w:r>
          <w:rPr>
            <w:i/>
            <w:iCs/>
          </w:rPr>
          <w:delText xml:space="preserve">Remark 12</w:delText>
        </w:r>
      </w:del>
      <w:del w:id="3834" w:author="PR Preview" w:date="2026-01-01T00:00:00Z">
        <w:r>
          <w:delText xml:space="preserve"> (An absolutely integrable function has a finite integral). </w:delText>
        </w:r>
      </w:del>
      <w:del w:id="3835" w:author="PR Preview" w:date="2026-01-01T00:00:00Z">
        <w:r>
          <w:delText xml:space="preserve">If</w:delText>
        </w:r>
      </w:del>
      <w:del w:id="3836" w:author="PR Preview" w:date="2026-01-01T00:00:00Z">
        <w:r>
          <w:delText xml:space="preserve"> </w:delText>
        </w:r>
      </w:del>
      <m:oMath>
        <m:r>
          <m:t>f</m:t>
        </m:r>
      </m:oMath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is absolutely integrable,</w:delText>
        </w:r>
      </w:del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then</w:delText>
        </w:r>
      </w:del>
      <w:del w:id="384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and</w:delText>
        </w:r>
      </w:del>
      <w:del w:id="384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are both finite,</w:delText>
        </w:r>
      </w:del>
      <w:del w:id="3847" w:author="PR Preview" w:date="2026-01-01T00:00:00Z">
        <w:r>
          <w:delText xml:space="preserve"> </w:delText>
        </w:r>
      </w:del>
      <w:del w:id="3848" w:author="PR Preview" w:date="2026-01-01T00:00:00Z">
        <w:r>
          <w:delText xml:space="preserve">because</w:delText>
        </w:r>
      </w:del>
      <w:del w:id="384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and</w:delText>
        </w:r>
      </w:del>
      <w:del w:id="385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853" w:author="PR Preview" w:date="2026-01-01T00:00:00Z">
        <w:r>
          <w:delText xml:space="preserve">,</w:delText>
        </w:r>
      </w:del>
      <w:del w:id="3854" w:author="PR Preview" w:date="2026-01-01T00:00:00Z">
        <w:r>
          <w:delText xml:space="preserve"> </w:delText>
        </w:r>
      </w:del>
      <w:del w:id="3855" w:author="PR Preview" w:date="2026-01-01T00:00:00Z">
        <w:r>
          <w:delText xml:space="preserve">so each sum in</w:delText>
        </w:r>
      </w:del>
      <w:del w:id="3856" w:author="PR Preview" w:date="2026-01-01T00:00:00Z">
        <w:r>
          <w:delText xml:space="preserve"> </w:delText>
        </w:r>
      </w:del>
      <w:hyperlink w:anchor="def-integral-nonneg">
        <w:del w:id="3857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for</w:delText>
        </w:r>
      </w:del>
      <w:del w:id="38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delText xml:space="preserve">or</w:delText>
        </w:r>
      </w:del>
      <w:del w:id="386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is at most the matching sum for</w:delText>
        </w:r>
      </w:del>
      <w:del w:id="38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867" w:author="PR Preview" w:date="2026-01-01T00:00:00Z">
        <w:r>
          <w:delText xml:space="preserve">.</w:delText>
        </w:r>
      </w:del>
      <w:del w:id="3868" w:author="PR Preview" w:date="2026-01-01T00:00:00Z">
        <w:r>
          <w:delText xml:space="preserve"> </w:delText>
        </w:r>
      </w:del>
      <w:del w:id="3869" w:author="PR Preview" w:date="2026-01-01T00:00:00Z">
        <w:r>
          <w:delText xml:space="preserve">So</w:delText>
        </w:r>
      </w:del>
      <w:del w:id="387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(</w:delText>
        </w:r>
      </w:del>
      <w:hyperlink w:anchor="def-integral">
        <w:del w:id="3873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3874" w:author="PR Preview" w:date="2026-01-01T00:00:00Z">
        <w:r>
          <w:delText xml:space="preserve">) is a real number.</w:delText>
        </w:r>
      </w:del>
    </w:p>
    <w:p>
      <w:pPr>
        <w:pStyle w:val="BodyText"/>
      </w:pPr>
      <w:del w:id="3875" w:author="PR Preview" w:date="2026-01-01T00:00:00Z">
        <w:r>
          <w:rPr>
            <w:b/>
            <w:bCs/>
          </w:rPr>
          <w:delText xml:space="preserve">Example 25 (Absolutely integrable and not)</w:delText>
        </w:r>
      </w:del>
      <w:del w:id="3876" w:author="PR Preview" w:date="2026-01-01T00:00:00Z">
        <w:r>
          <w:delText xml:space="preserve"> </w:delText>
        </w:r>
      </w:del>
      <w:del w:id="3877" w:author="PR Preview" w:date="2026-01-01T00:00:00Z">
        <w:r>
          <w:delText xml:space="preserve"> </w:delText>
        </w:r>
      </w:del>
    </w:p>
    <w:p>
      <w:pPr>
        <w:numPr>
          <w:ilvl w:val="0"/>
          <w:numId w:val="1014"/>
        </w:numPr>
      </w:pPr>
      <w:del w:id="3878" w:author="PR Preview" w:date="2026-01-01T00:00:00Z">
        <w:r>
          <w:delText xml:space="preserve">For the counting measure on the die rolls</w:delText>
        </w:r>
      </w:del>
      <w:del w:id="3879" w:author="PR Preview" w:date="2026-01-01T00:00:00Z">
        <w:r>
          <w:delText xml:space="preserve"> </w:delText>
        </w:r>
      </w:del>
      <m:oMath>
        <m:r>
          <m:t>D</m:t>
        </m:r>
      </m:oMath>
      <w:del w:id="3880" w:author="PR Preview" w:date="2026-01-01T00:00:00Z">
        <w:r>
          <w:delText xml:space="preserve">,</w:delText>
        </w:r>
      </w:del>
      <w:del w:id="38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(</w:delText>
        </w:r>
      </w:del>
      <w:hyperlink w:anchor="exm-integral">
        <w:del w:id="3884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885" w:author="PR Preview" w:date="2026-01-01T00:00:00Z">
        <w:r>
          <w:delText xml:space="preserve">) is absolutely integrable: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886" w:author="PR Preview" w:date="2026-01-01T00:00:00Z">
        <w:r>
          <w:delText xml:space="preserve">by</w:delText>
        </w:r>
      </w:del>
      <w:del w:id="3887" w:author="PR Preview" w:date="2026-01-01T00:00:00Z">
        <w:r>
          <w:delText xml:space="preserve"> </w:delText>
        </w:r>
      </w:del>
      <w:hyperlink w:anchor="exm-integral-nonneg">
        <w:del w:id="3888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3889" w:author="PR Preview" w:date="2026-01-01T00:00:00Z">
        <w:r>
          <w:delText xml:space="preserve">.</w:delText>
        </w:r>
      </w:del>
    </w:p>
    <w:p>
      <w:pPr>
        <w:pStyle w:val="BodyText"/>
      </w:pPr>
      <w:ins w:id="3890" w:author="PR Preview" w:date="2026-01-01T00:00:00Z">
        <w:r>
          <w:rPr>
            <w:i/>
            <w:iCs/>
          </w:rPr>
          <w:t xml:space="preserve">Remark 12</w:t>
        </w:r>
      </w:ins>
      <w:ins w:id="3891" w:author="PR Preview" w:date="2026-01-01T00:00:00Z">
        <w:r>
          <w:t xml:space="preserve"> (An absolutely integrable function has a finite integral). </w:t>
        </w:r>
      </w:ins>
      <w:ins w:id="3892" w:author="PR Preview" w:date="2026-01-01T00:00:00Z">
        <w:r>
          <w:t xml:space="preserve">If</w:t>
        </w:r>
      </w:ins>
      <w:ins w:id="3893" w:author="PR Preview" w:date="2026-01-01T00:00:00Z">
        <w:r>
          <w:t xml:space="preserve"> </w:t>
        </w:r>
      </w:ins>
      <m:oMath>
        <m:r>
          <m:t>f</m:t>
        </m:r>
      </m:oMath>
      <w:ins w:id="3894" w:author="PR Preview" w:date="2026-01-01T00:00:00Z">
        <w:r>
          <w:t xml:space="preserve"> </w:t>
        </w:r>
      </w:ins>
      <w:ins w:id="3895" w:author="PR Preview" w:date="2026-01-01T00:00:00Z">
        <w:r>
          <w:t xml:space="preserve">is absolutely integrable,</w:t>
        </w:r>
      </w:ins>
      <w:ins w:id="3896" w:author="PR Preview" w:date="2026-01-01T00:00:00Z">
        <w:r>
          <w:t xml:space="preserve"> </w:t>
        </w:r>
      </w:ins>
      <w:ins w:id="3897" w:author="PR Preview" w:date="2026-01-01T00:00:00Z">
        <w:r>
          <w:t xml:space="preserve">then</w:t>
        </w:r>
      </w:ins>
      <w:ins w:id="389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and</w:t>
        </w:r>
      </w:ins>
      <w:ins w:id="390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902" w:author="PR Preview" w:date="2026-01-01T00:00:00Z">
        <w:r>
          <w:t xml:space="preserve"> </w:t>
        </w:r>
      </w:ins>
      <w:ins w:id="3903" w:author="PR Preview" w:date="2026-01-01T00:00:00Z">
        <w:r>
          <w:t xml:space="preserve">are both finite,</w:t>
        </w:r>
      </w:ins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because</w:t>
        </w:r>
      </w:ins>
      <w:ins w:id="390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and</w:t>
        </w:r>
      </w:ins>
      <w:ins w:id="390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910" w:author="PR Preview" w:date="2026-01-01T00:00:00Z">
        <w:r>
          <w:t xml:space="preserve">,</w:t>
        </w:r>
      </w:ins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so each sum in</w:t>
        </w:r>
      </w:ins>
      <w:ins w:id="3913" w:author="PR Preview" w:date="2026-01-01T00:00:00Z">
        <w:r>
          <w:t xml:space="preserve"> </w:t>
        </w:r>
      </w:ins>
      <w:hyperlink w:anchor="def-integral-nonneg">
        <w:ins w:id="3914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for</w:t>
        </w:r>
      </w:ins>
      <w:ins w:id="39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or</w:t>
        </w:r>
      </w:ins>
      <w:ins w:id="39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921" w:author="PR Preview" w:date="2026-01-01T00:00:00Z">
        <w:r>
          <w:t xml:space="preserve"> </w:t>
        </w:r>
      </w:ins>
      <w:ins w:id="3922" w:author="PR Preview" w:date="2026-01-01T00:00:00Z">
        <w:r>
          <w:t xml:space="preserve">is at most the matching sum for</w:t>
        </w:r>
      </w:ins>
      <w:ins w:id="39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924" w:author="PR Preview" w:date="2026-01-01T00:00:00Z">
        <w:r>
          <w:t xml:space="preserve">.</w:t>
        </w:r>
      </w:ins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So</w:t>
        </w:r>
      </w:ins>
      <w:ins w:id="392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(</w:t>
        </w:r>
      </w:ins>
      <w:hyperlink w:anchor="def-integral">
        <w:ins w:id="3930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931" w:author="PR Preview" w:date="2026-01-01T00:00:00Z">
        <w:r>
          <w:t xml:space="preserve">) is a real number.</w:t>
        </w:r>
      </w:ins>
    </w:p>
    <w:bookmarkEnd w:id="126"/>
    <w:bookmarkStart w:id="127" w:name="exm-absolutely-integrable"/>
    <w:p>
      <w:pPr>
        <w:pStyle w:val="BodyText"/>
      </w:pPr>
      <w:ins w:id="3932" w:author="PR Preview" w:date="2026-01-01T00:00:00Z">
        <w:r>
          <w:rPr>
            <w:b/>
            <w:bCs/>
          </w:rPr>
          <w:t xml:space="preserve">Example 28 (Absolutely integrable and not)</w:t>
        </w:r>
      </w:ins>
      <w:ins w:id="3933" w:author="PR Preview" w:date="2026-01-01T00:00:00Z">
        <w:r>
          <w:t xml:space="preserve"> </w:t>
        </w:r>
      </w:ins>
      <w:ins w:id="3934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w:ins w:id="3935" w:author="PR Preview" w:date="2026-01-01T00:00:00Z">
        <w:r>
          <w:t xml:space="preserve">For the counting measure on the die rolls</w:t>
        </w:r>
      </w:ins>
      <w:ins w:id="3936" w:author="PR Preview" w:date="2026-01-01T00:00:00Z">
        <w:r>
          <w:t xml:space="preserve"> </w:t>
        </w:r>
      </w:ins>
      <m:oMath>
        <m:r>
          <m:t>D</m:t>
        </m:r>
      </m:oMath>
      <w:ins w:id="3937" w:author="PR Preview" w:date="2026-01-01T00:00:00Z">
        <w:r>
          <w:t xml:space="preserve">,</w:t>
        </w:r>
      </w:ins>
      <w:ins w:id="39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(</w:t>
        </w:r>
      </w:ins>
      <w:hyperlink w:anchor="exm-integral">
        <w:ins w:id="3941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942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3943" w:author="PR Preview" w:date="2026-01-01T00:00:00Z">
        <w:r>
          <w:t xml:space="preserve">by</w:t>
        </w:r>
      </w:ins>
      <w:ins w:id="3944" w:author="PR Preview" w:date="2026-01-01T00:00:00Z">
        <w:r>
          <w:t xml:space="preserve"> </w:t>
        </w:r>
      </w:ins>
      <w:hyperlink w:anchor="exm-integral-nonneg">
        <w:ins w:id="3945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3946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947" w:author="PR Preview" w:date="2026-01-01T00:00:00Z">
        <w:r>
          <w:delText xml:space="preserve">(</w:delText>
        </w:r>
      </w:del>
      <w:hyperlink w:anchor="exm-integral-nonneg">
        <w:del w:id="3948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3949" w:author="PR Preview" w:date="2026-01-01T00:00:00Z">
        <w:r>
          <w:delText xml:space="preserve">).</w:delText>
        </w:r>
      </w:del>
    </w:p>
    <w:p>
      <w:pPr>
        <w:pStyle w:val="Heading2"/>
      </w:pPr>
      <w:del w:id="3950" w:author="PR Preview" w:date="2026-01-01T00:00:00Z">
        <w:r>
          <w:delText xml:space="preserve">6</w:delText>
        </w:r>
      </w:del>
      <w:del w:id="395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spaces</w:delText>
        </w:r>
      </w:del>
    </w:p>
    <w:p>
      <w:pPr>
        <w:pStyle w:val="FirstParagraph"/>
      </w:pPr>
      <w:del w:id="3954" w:author="PR Preview" w:date="2026-01-01T00:00:00Z">
        <w:r>
          <w:rPr>
            <w:b/>
            <w:bCs/>
          </w:rPr>
          <w:delText xml:space="preserve">Definition 29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955" w:author="PR Preview" w:date="2026-01-01T00:00:00Z">
        <w:r>
          <w:rPr>
            <w:b/>
            <w:bCs/>
          </w:rPr>
          <w:delText xml:space="preserve"> </w:delText>
        </w:r>
      </w:del>
      <w:del w:id="3956" w:author="PR Preview" w:date="2026-01-01T00:00:00Z">
        <w:r>
          <w:rPr>
            <w:b/>
            <w:bCs/>
          </w:rPr>
          <w:delText xml:space="preserve">norm (</w:delText>
        </w:r>
      </w:del>
      <m:oMath>
        <m:r>
          <m:t>p</m:t>
        </m:r>
      </m:oMath>
      <w:del w:id="3957" w:author="PR Preview" w:date="2026-01-01T00:00:00Z">
        <w:r>
          <w:rPr>
            <w:b/>
            <w:bCs/>
          </w:rPr>
          <w:delText xml:space="preserve">-norm of a function))</w:delText>
        </w:r>
      </w:del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Let</w:delText>
        </w:r>
      </w:del>
      <w:del w:id="39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be a</w:delText>
        </w:r>
      </w:del>
      <w:del w:id="3963" w:author="PR Preview" w:date="2026-01-01T00:00:00Z">
        <w:r>
          <w:delText xml:space="preserve"> </w:delText>
        </w:r>
      </w:del>
      <w:hyperlink w:anchor="def-measure-space">
        <w:del w:id="396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965" w:author="PR Preview" w:date="2026-01-01T00:00:00Z">
        <w:r>
          <w:delText xml:space="preserve">.</w:delText>
        </w:r>
      </w:del>
      <w:del w:id="3966" w:author="PR Preview" w:date="2026-01-01T00:00:00Z">
        <w:r>
          <w:delText xml:space="preserve"> </w:delText>
        </w:r>
      </w:del>
      <w:del w:id="3967" w:author="PR Preview" w:date="2026-01-01T00:00:00Z">
        <w:r>
          <w:delText xml:space="preserve">For any</w:delText>
        </w:r>
      </w:del>
      <w:del w:id="3968" w:author="PR Preview" w:date="2026-01-01T00:00:00Z">
        <w:r>
          <w:delText xml:space="preserve"> </w:delText>
        </w:r>
      </w:del>
      <w:hyperlink r:id="rId55">
        <w:del w:id="3969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39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3971" w:author="PR Preview" w:date="2026-01-01T00:00:00Z">
        <w:r>
          <w:delText xml:space="preserve">,</w:delText>
        </w:r>
      </w:del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the</w:delText>
        </w:r>
      </w:del>
      <w:del w:id="397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975" w:author="PR Preview" w:date="2026-01-01T00:00:00Z">
        <w:r>
          <w:rPr>
            <w:b/>
            <w:bCs/>
          </w:rPr>
          <w:delText xml:space="preserve"> </w:delText>
        </w:r>
      </w:del>
      <w:del w:id="3976" w:author="PR Preview" w:date="2026-01-01T00:00:00Z">
        <w:r>
          <w:rPr>
            <w:b/>
            <w:bCs/>
          </w:rPr>
          <w:delText xml:space="preserve">norm</w:delText>
        </w:r>
      </w:del>
      <w:del w:id="3977" w:author="PR Preview" w:date="2026-01-01T00:00:00Z">
        <w:r>
          <w:delText xml:space="preserve"> </w:delText>
        </w:r>
      </w:del>
      <w:del w:id="3978" w:author="PR Preview" w:date="2026-01-01T00:00:00Z">
        <w:r>
          <w:delText xml:space="preserve">of a</w:delText>
        </w:r>
      </w:del>
      <w:del w:id="3979" w:author="PR Preview" w:date="2026-01-01T00:00:00Z">
        <w:r>
          <w:delText xml:space="preserve"> </w:delText>
        </w:r>
      </w:del>
      <w:hyperlink w:anchor="def-measurable-function">
        <w:del w:id="3980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9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84" w:author="PR Preview" w:date="2026-01-01T00:00:00Z">
        <w:r>
          <w:rPr>
            <w:b/>
            <w:bCs/>
          </w:rPr>
          <w:delText xml:space="preserve">Example 26 (The</w:delText>
        </w:r>
      </w:del>
      <w:del w:id="398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3986" w:author="PR Preview" w:date="2026-01-01T00:00:00Z">
        <w:r>
          <w:rPr>
            <w:b/>
            <w:bCs/>
          </w:rPr>
          <w:delText xml:space="preserve"> </w:delText>
        </w:r>
      </w:del>
      <w:del w:id="3987" w:author="PR Preview" w:date="2026-01-01T00:00:00Z">
        <w:r>
          <w:rPr>
            <w:b/>
            <w:bCs/>
          </w:rPr>
          <w:delText xml:space="preserve">and</w:delText>
        </w:r>
      </w:del>
      <w:del w:id="398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3989" w:author="PR Preview" w:date="2026-01-01T00:00:00Z">
        <w:r>
          <w:rPr>
            <w:b/>
            <w:bCs/>
          </w:rPr>
          <w:delText xml:space="preserve"> </w:delText>
        </w:r>
      </w:del>
      <w:del w:id="3990" w:author="PR Preview" w:date="2026-01-01T00:00:00Z">
        <w:r>
          <w:rPr>
            <w:b/>
            <w:bCs/>
          </w:rPr>
          <w:delText xml:space="preserve">norms of</w:delText>
        </w:r>
      </w:del>
      <w:del w:id="399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↦</m:t>
        </m:r>
        <m:r>
          <m:t>x</m:t>
        </m:r>
      </m:oMath>
      <w:del w:id="3992" w:author="PR Preview" w:date="2026-01-01T00:00:00Z">
        <w:r>
          <w:rPr>
            <w:b/>
            <w:bCs/>
          </w:rPr>
          <w:delText xml:space="preserve"> </w:delText>
        </w:r>
      </w:del>
      <w:del w:id="3993" w:author="PR Preview" w:date="2026-01-01T00:00:00Z">
        <w:r>
          <w:rPr>
            <w:b/>
            <w:bCs/>
          </w:rPr>
          <w:delText xml:space="preserve">on the unit interval)</w:delText>
        </w:r>
      </w:del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Let</w:delText>
        </w:r>
      </w:del>
      <w:del w:id="399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997" w:author="PR Preview" w:date="2026-01-01T00:00:00Z">
        <w:r>
          <w:delText xml:space="preserve"> </w:delText>
        </w:r>
      </w:del>
      <w:del w:id="3998" w:author="PR Preview" w:date="2026-01-01T00:00:00Z">
        <w:r>
          <w:delText xml:space="preserve">with the</w:delText>
        </w:r>
      </w:del>
      <w:del w:id="3999" w:author="PR Preview" w:date="2026-01-01T00:00:00Z">
        <w:r>
          <w:delText xml:space="preserve"> </w:delText>
        </w:r>
      </w:del>
      <w:hyperlink w:anchor="def-lebesgue-measure">
        <w:del w:id="4000" w:author="PR Preview" w:date="2026-01-01T00:00:00Z">
          <w:r>
            <w:rPr>
              <w:rStyle w:val="Hyperlink"/>
            </w:rPr>
            <w:delText xml:space="preserve">Lebesgue measure</w:delText>
          </w:r>
        </w:del>
      </w:hyperlink>
      <w:del w:id="4001" w:author="PR Preview" w:date="2026-01-01T00:00:00Z">
        <w:r>
          <w:delText xml:space="preserve"> </w:delText>
        </w:r>
      </w:del>
      <m:oMath>
        <m:r>
          <m:t>μ</m:t>
        </m:r>
      </m:oMath>
      <w:del w:id="4002" w:author="PR Preview" w:date="2026-01-01T00:00:00Z">
        <w:r>
          <w:delText xml:space="preserve">,</w:delText>
        </w:r>
      </w:del>
      <w:del w:id="4003" w:author="PR Preview" w:date="2026-01-01T00:00:00Z">
        <w:r>
          <w:delText xml:space="preserve"> </w:delText>
        </w:r>
      </w:del>
      <w:del w:id="4004" w:author="PR Preview" w:date="2026-01-01T00:00:00Z">
        <w:r>
          <w:delText xml:space="preserve">and let</w:delText>
        </w:r>
      </w:del>
      <w:del w:id="40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4006" w:author="PR Preview" w:date="2026-01-01T00:00:00Z">
        <w:r>
          <w:delText xml:space="preserve">.</w:delText>
        </w:r>
      </w:del>
      <w:del w:id="4007" w:author="PR Preview" w:date="2026-01-01T00:00:00Z">
        <w:r>
          <w:delText xml:space="preserve"> </w:delText>
        </w:r>
      </w:del>
      <w:del w:id="4008" w:author="PR Preview" w:date="2026-01-01T00:00:00Z">
        <w:r>
          <w:delText xml:space="preserve">By</w:delText>
        </w:r>
      </w:del>
      <w:del w:id="4009" w:author="PR Preview" w:date="2026-01-01T00:00:00Z">
        <w:r>
          <w:delText xml:space="preserve"> </w:delText>
        </w:r>
      </w:del>
      <w:hyperlink w:anchor="def-lp-norm">
        <w:del w:id="4010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401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1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013" w:author="PR Preview" w:date="2026-01-01T00:00:00Z">
        <w:r>
          <w:rPr>
            <w:b/>
            <w:bCs/>
          </w:rPr>
          <w:delText xml:space="preserve">Definition 30 (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4014" w:author="PR Preview" w:date="2026-01-01T00:00:00Z">
        <w:r>
          <w:rPr>
            <w:b/>
            <w:bCs/>
          </w:rPr>
          <w:delText xml:space="preserve"> </w:delText>
        </w:r>
      </w:del>
      <w:del w:id="4015" w:author="PR Preview" w:date="2026-01-01T00:00:00Z">
        <w:r>
          <w:rPr>
            <w:b/>
            <w:bCs/>
          </w:rPr>
          <w:delText xml:space="preserve">space (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16" w:author="PR Preview" w:date="2026-01-01T00:00:00Z">
        <w:r>
          <w:rPr>
            <w:b/>
            <w:bCs/>
          </w:rPr>
          <w:delText xml:space="preserve">))</w:delText>
        </w:r>
      </w:del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Let</w:delText>
        </w:r>
      </w:del>
      <w:del w:id="40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be a</w:delText>
        </w:r>
      </w:del>
      <w:del w:id="4022" w:author="PR Preview" w:date="2026-01-01T00:00:00Z">
        <w:r>
          <w:delText xml:space="preserve"> </w:delText>
        </w:r>
      </w:del>
      <w:hyperlink w:anchor="def-measure-space">
        <w:del w:id="4023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024" w:author="PR Preview" w:date="2026-01-01T00:00:00Z">
        <w:r>
          <w:delText xml:space="preserve">.</w:delText>
        </w:r>
      </w:del>
      <w:del w:id="4025" w:author="PR Preview" w:date="2026-01-01T00:00:00Z">
        <w:r>
          <w:delText xml:space="preserve"> </w:delText>
        </w:r>
      </w:del>
      <w:del w:id="4026" w:author="PR Preview" w:date="2026-01-01T00:00:00Z">
        <w:r>
          <w:delText xml:space="preserve">Let</w:delText>
        </w:r>
      </w:del>
      <w:del w:id="40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be a</w:delText>
        </w:r>
      </w:del>
      <w:del w:id="4030" w:author="PR Preview" w:date="2026-01-01T00:00:00Z">
        <w:r>
          <w:delText xml:space="preserve"> </w:delText>
        </w:r>
      </w:del>
      <w:hyperlink r:id="rId55">
        <w:del w:id="4031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4032" w:author="PR Preview" w:date="2026-01-01T00:00:00Z">
        <w:r>
          <w:delText xml:space="preserve">.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The</w:delText>
        </w:r>
      </w:del>
      <w:del w:id="403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4036" w:author="PR Preview" w:date="2026-01-01T00:00:00Z">
        <w:r>
          <w:rPr>
            <w:b/>
            <w:bCs/>
          </w:rPr>
          <w:delText xml:space="preserve"> </w:delText>
        </w:r>
      </w:del>
      <w:del w:id="4037" w:author="PR Preview" w:date="2026-01-01T00:00:00Z">
        <w:r>
          <w:rPr>
            <w:b/>
            <w:bCs/>
          </w:rPr>
          <w:delText xml:space="preserve">space</w:delText>
        </w:r>
      </w:del>
      <w:del w:id="403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is the</w:delText>
        </w:r>
      </w:del>
      <w:del w:id="4041" w:author="PR Preview" w:date="2026-01-01T00:00:00Z">
        <w:r>
          <w:delText xml:space="preserve"> </w:delText>
        </w:r>
      </w:del>
      <w:hyperlink r:id="rId16">
        <w:del w:id="404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of all</w:delText>
        </w:r>
      </w:del>
      <w:del w:id="4045" w:author="PR Preview" w:date="2026-01-01T00:00:00Z">
        <w:r>
          <w:delText xml:space="preserve"> </w:delText>
        </w:r>
      </w:del>
      <w:hyperlink w:anchor="def-measurable-function">
        <w:del w:id="4046" w:author="PR Preview" w:date="2026-01-01T00:00:00Z">
          <w:r>
            <w:rPr>
              <w:rStyle w:val="Hyperlink"/>
            </w:rPr>
            <w:delText xml:space="preserve">measurable functions</w:delText>
          </w:r>
        </w:del>
      </w:hyperlink>
      <w:del w:id="40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whose</w:delText>
        </w:r>
      </w:del>
      <w:del w:id="4050" w:author="PR Preview" w:date="2026-01-01T00:00:00Z">
        <w:r>
          <w:delText xml:space="preserve"> </w:delText>
        </w:r>
      </w:del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del w:id="4051" w:author="PR Preview" w:date="2026-01-01T00:00:00Z">
          <w:r>
            <w:rPr>
              <w:rStyle w:val="Hyperlink"/>
            </w:rPr>
            <w:delText xml:space="preserve"> </w:delText>
          </w:r>
        </w:del>
        <w:del w:id="4052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is less than</w:delText>
        </w:r>
      </w:del>
      <w:del w:id="405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056" w:author="PR Preview" w:date="2026-01-01T00:00:00Z">
        <w:r>
          <w:delText xml:space="preserve">:</w:delText>
        </w:r>
      </w:del>
      <w:del w:id="40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058" w:author="PR Preview" w:date="2026-01-01T00:00:00Z">
        <w:r>
          <w:delText xml:space="preserve">.</w:delText>
        </w:r>
      </w:del>
    </w:p>
    <w:p>
      <w:pPr>
        <w:pStyle w:val="BodyText"/>
      </w:pPr>
      <w:del w:id="4059" w:author="PR Preview" w:date="2026-01-01T00:00:00Z">
        <w:r>
          <w:rPr>
            <w:b/>
            <w:bCs/>
          </w:rPr>
          <w:delText xml:space="preserve">Example 27 (An</w:delText>
        </w:r>
      </w:del>
      <w:del w:id="406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4061" w:author="PR Preview" w:date="2026-01-01T00:00:00Z">
        <w:r>
          <w:rPr>
            <w:b/>
            <w:bCs/>
          </w:rPr>
          <w:delText xml:space="preserve"> </w:delText>
        </w:r>
      </w:del>
      <w:del w:id="4062" w:author="PR Preview" w:date="2026-01-01T00:00:00Z">
        <w:r>
          <w:rPr>
            <w:b/>
            <w:bCs/>
          </w:rPr>
          <w:delText xml:space="preserve">function not in</w:delText>
        </w:r>
      </w:del>
      <w:del w:id="406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4064" w:author="PR Preview" w:date="2026-01-01T00:00:00Z">
        <w:r>
          <w:rPr>
            <w:b/>
            <w:bCs/>
          </w:rPr>
          <w:delText xml:space="preserve">)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Consider the</w:delText>
        </w:r>
      </w:del>
      <w:del w:id="4067" w:author="PR Preview" w:date="2026-01-01T00:00:00Z">
        <w:r>
          <w:delText xml:space="preserve"> </w:delText>
        </w:r>
      </w:del>
      <w:hyperlink r:id="rId34">
        <w:del w:id="4068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40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70" w:author="PR Preview" w:date="2026-01-01T00:00:00Z">
        <w:r>
          <w:delText xml:space="preserve"> </w:delText>
        </w:r>
      </w:del>
      <w:del w:id="4071" w:author="PR Preview" w:date="2026-01-01T00:00:00Z">
        <w:r>
          <w:delText xml:space="preserve">with the Borel</w:delText>
        </w:r>
      </w:del>
      <w:del w:id="4072" w:author="PR Preview" w:date="2026-01-01T00:00:00Z">
        <w:r>
          <w:delText xml:space="preserve"> </w:delText>
        </w:r>
      </w:del>
      <m:oMath>
        <m:r>
          <m:t>σ</m:t>
        </m:r>
      </m:oMath>
      <w:del w:id="4073" w:author="PR Preview" w:date="2026-01-01T00:00:00Z">
        <w:r>
          <w:delText xml:space="preserve">-algebra (</w:delText>
        </w:r>
      </w:del>
      <w:hyperlink w:anchor="def-borel-sigma-algebra">
        <w:del w:id="407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075" w:author="PR Preview" w:date="2026-01-01T00:00:00Z">
        <w:r>
          <w:delText xml:space="preserve">)</w:delText>
        </w:r>
      </w:del>
      <w:del w:id="4076" w:author="PR Preview" w:date="2026-01-01T00:00:00Z">
        <w:r>
          <w:delText xml:space="preserve"> </w:delText>
        </w:r>
      </w:del>
      <w:del w:id="4077" w:author="PR Preview" w:date="2026-01-01T00:00:00Z">
        <w:r>
          <w:delText xml:space="preserve">and Lebesgue measure</w:delText>
        </w:r>
      </w:del>
      <w:del w:id="4078" w:author="PR Preview" w:date="2026-01-01T00:00:00Z">
        <w:r>
          <w:delText xml:space="preserve"> </w:delText>
        </w:r>
      </w:del>
      <m:oMath>
        <m:r>
          <m:t>μ</m:t>
        </m:r>
      </m:oMath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(</w:delText>
        </w:r>
      </w:del>
      <w:hyperlink w:anchor="def-lebesgue-measure">
        <w:del w:id="408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4082" w:author="PR Preview" w:date="2026-01-01T00:00:00Z">
        <w:r>
          <w:delText xml:space="preserve">).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Define</w:delText>
        </w:r>
      </w:del>
      <w:del w:id="40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by</w:delText>
        </w:r>
      </w:del>
      <w:del w:id="40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4089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4090" w:author="PR Preview" w:date="2026-01-01T00:00:00Z">
        <w:r>
          <w:t xml:space="preserve">(</w:t>
        </w:r>
      </w:ins>
      <w:hyperlink w:anchor="exm-integral-nonneg">
        <w:ins w:id="409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4092" w:author="PR Preview" w:date="2026-01-01T00:00:00Z">
        <w:r>
          <w:t xml:space="preserve">).</w:t>
        </w:r>
      </w:ins>
    </w:p>
    <w:bookmarkEnd w:id="127"/>
    <w:bookmarkEnd w:id="128"/>
    <w:bookmarkStart w:id="140" w:name="lp-spaces"/>
    <w:p>
      <w:pPr>
        <w:pStyle w:val="Heading2"/>
      </w:pPr>
      <w:ins w:id="4093" w:author="PR Preview" w:date="2026-01-01T00:00:00Z">
        <w:r>
          <w:t xml:space="preserve">8</w:t>
        </w:r>
      </w:ins>
      <w:ins w:id="409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095" w:author="PR Preview" w:date="2026-01-01T00:00:00Z">
        <w:r>
          <w:t xml:space="preserve"> </w:t>
        </w:r>
      </w:ins>
      <w:ins w:id="4096" w:author="PR Preview" w:date="2026-01-01T00:00:00Z">
        <w:r>
          <w:t xml:space="preserve">spaces</w:t>
        </w:r>
      </w:ins>
    </w:p>
    <w:bookmarkStart w:id="130" w:name="def-lp-space"/>
    <w:p>
      <w:pPr>
        <w:pStyle w:val="FirstParagraph"/>
      </w:pPr>
      <w:ins w:id="4097" w:author="PR Preview" w:date="2026-01-01T00:00:00Z">
        <w:r>
          <w:rPr>
            <w:b/>
            <w:bCs/>
          </w:rPr>
          <w:t xml:space="preserve">Definition 33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098" w:author="PR Preview" w:date="2026-01-01T00:00:00Z">
        <w:r>
          <w:rPr>
            <w:b/>
            <w:bCs/>
          </w:rPr>
          <w:t xml:space="preserve"> </w:t>
        </w:r>
      </w:ins>
      <w:ins w:id="4099" w:author="PR Preview" w:date="2026-01-01T00:00:00Z">
        <w:r>
          <w:rPr>
            <w:b/>
            <w:bCs/>
          </w:rPr>
          <w:t xml:space="preserve">space and</w:t>
        </w:r>
      </w:ins>
      <w:ins w:id="410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101" w:author="PR Preview" w:date="2026-01-01T00:00:00Z">
        <w:r>
          <w:rPr>
            <w:b/>
            <w:bCs/>
          </w:rPr>
          <w:t xml:space="preserve"> </w:t>
        </w:r>
      </w:ins>
      <w:ins w:id="4102" w:author="PR Preview" w:date="2026-01-01T00:00:00Z">
        <w:r>
          <w:rPr>
            <w:b/>
            <w:bCs/>
          </w:rPr>
          <w:t xml:space="preserve">norm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103" w:author="PR Preview" w:date="2026-01-01T00:00:00Z">
        <w:r>
          <w:rPr>
            <w:b/>
            <w:bCs/>
          </w:rPr>
          <w:t xml:space="preserve">,</w:t>
        </w:r>
      </w:ins>
      <w:ins w:id="410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4105" w:author="PR Preview" w:date="2026-01-01T00:00:00Z">
        <w:r>
          <w:rPr>
            <w:b/>
            <w:bCs/>
          </w:rPr>
          <w:t xml:space="preserve">))</w:t>
        </w:r>
      </w:ins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Let</w:t>
        </w:r>
      </w:ins>
      <w:ins w:id="41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09" w:author="PR Preview" w:date="2026-01-01T00:00:00Z">
        <w:r>
          <w:t xml:space="preserve"> </w:t>
        </w:r>
      </w:ins>
      <w:ins w:id="4110" w:author="PR Preview" w:date="2026-01-01T00:00:00Z">
        <w:r>
          <w:t xml:space="preserve">be a</w:t>
        </w:r>
      </w:ins>
      <w:ins w:id="4111" w:author="PR Preview" w:date="2026-01-01T00:00:00Z">
        <w:r>
          <w:t xml:space="preserve"> </w:t>
        </w:r>
      </w:ins>
      <w:hyperlink w:anchor="def-measure-space">
        <w:ins w:id="411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113" w:author="PR Preview" w:date="2026-01-01T00:00:00Z">
        <w:r>
          <w:t xml:space="preserve">.</w:t>
        </w:r>
      </w:ins>
      <w:ins w:id="4114" w:author="PR Preview" w:date="2026-01-01T00:00:00Z">
        <w:r>
          <w:t xml:space="preserve"> </w:t>
        </w:r>
      </w:ins>
      <w:ins w:id="4115" w:author="PR Preview" w:date="2026-01-01T00:00:00Z">
        <w:r>
          <w:t xml:space="preserve">For any real number</w:t>
        </w:r>
      </w:ins>
      <w:ins w:id="41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117" w:author="PR Preview" w:date="2026-01-01T00:00:00Z">
        <w:r>
          <w:t xml:space="preserve">, the</w:t>
        </w:r>
      </w:ins>
      <w:ins w:id="411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119" w:author="PR Preview" w:date="2026-01-01T00:00:00Z">
        <w:r>
          <w:rPr>
            <w:b/>
            <w:bCs/>
          </w:rPr>
          <w:t xml:space="preserve"> </w:t>
        </w:r>
      </w:ins>
      <w:ins w:id="4120" w:author="PR Preview" w:date="2026-01-01T00:00:00Z">
        <w:r>
          <w:rPr>
            <w:b/>
            <w:bCs/>
          </w:rPr>
          <w:t xml:space="preserve">norm</w:t>
        </w:r>
      </w:ins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of a</w:t>
        </w:r>
      </w:ins>
      <w:ins w:id="4123" w:author="PR Preview" w:date="2026-01-01T00:00:00Z">
        <w:r>
          <w:t xml:space="preserve"> </w:t>
        </w:r>
      </w:ins>
      <w:hyperlink w:anchor="def-measurable-function">
        <w:ins w:id="4124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41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26" w:author="PR Preview" w:date="2026-01-01T00:00:00Z">
        <w:r>
          <w:t xml:space="preserve"> </w:t>
        </w:r>
      </w:ins>
      <w:ins w:id="412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128" w:author="PR Preview" w:date="2026-01-01T00:00:00Z">
        <w:r>
          <w:t xml:space="preserve">The space</w:t>
        </w:r>
      </w:ins>
      <w:ins w:id="412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30" w:author="PR Preview" w:date="2026-01-01T00:00:00Z">
        <w:r>
          <w:t xml:space="preserve"> </w:t>
        </w:r>
      </w:ins>
      <w:ins w:id="4131" w:author="PR Preview" w:date="2026-01-01T00:00:00Z">
        <w:r>
          <w:t xml:space="preserve">consists of all measurable functions</w:t>
        </w:r>
      </w:ins>
      <w:ins w:id="41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33" w:author="PR Preview" w:date="2026-01-01T00:00:00Z">
        <w:r>
          <w:t xml:space="preserve"> </w:t>
        </w:r>
      </w:ins>
      <w:ins w:id="4134" w:author="PR Preview" w:date="2026-01-01T00:00:00Z">
        <w:r>
          <w:t xml:space="preserve">for which</w:t>
        </w:r>
      </w:ins>
      <w:ins w:id="413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136" w:author="PR Preview" w:date="2026-01-01T00:00:00Z">
        <w:r>
          <w:t xml:space="preserve">.</w:t>
        </w:r>
      </w:ins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To satisfy the definiteness axiom of a</w:t>
        </w:r>
      </w:ins>
      <w:ins w:id="4139" w:author="PR Preview" w:date="2026-01-01T00:00:00Z">
        <w:r>
          <w:t xml:space="preserve"> </w:t>
        </w:r>
      </w:ins>
      <w:hyperlink r:id="rId129">
        <w:ins w:id="4140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141" w:author="PR Preview" w:date="2026-01-01T00:00:00Z">
        <w:r>
          <w:t xml:space="preserve"> </w:t>
        </w:r>
      </w:ins>
      <w:ins w:id="4142" w:author="PR Preview" w:date="2026-01-01T00:00:00Z">
        <w:r>
          <w:t xml:space="preserve">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if and only if</w:t>
        </w:r>
      </w:ins>
      <w:ins w:id="41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146" w:author="PR Preview" w:date="2026-01-01T00:00:00Z">
        <w:r>
          <w:t xml:space="preserve">),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functions that are equal</w:t>
        </w:r>
      </w:ins>
      <w:ins w:id="4149" w:author="PR Preview" w:date="2026-01-01T00:00:00Z">
        <w:r>
          <w:t xml:space="preserve"> </w:t>
        </w:r>
      </w:ins>
      <w:hyperlink w:anchor="def-almost-everywhere">
        <w:ins w:id="4150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(</w:t>
        </w:r>
      </w:ins>
      <m:oMath>
        <m:r>
          <m:t>μ</m:t>
        </m:r>
      </m:oMath>
      <w:ins w:id="4153" w:author="PR Preview" w:date="2026-01-01T00:00:00Z">
        <w:r>
          <w:t xml:space="preserve">-a.e.) are identified into equivalence classes.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The resulting normed vector space is the</w:t>
        </w:r>
      </w:ins>
      <w:ins w:id="415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157" w:author="PR Preview" w:date="2026-01-01T00:00:00Z">
        <w:r>
          <w:rPr>
            <w:b/>
            <w:bCs/>
          </w:rPr>
          <w:t xml:space="preserve"> </w:t>
        </w:r>
      </w:ins>
      <w:ins w:id="4158" w:author="PR Preview" w:date="2026-01-01T00:00:00Z">
        <w:r>
          <w:rPr>
            <w:b/>
            <w:bCs/>
          </w:rPr>
          <w:t xml:space="preserve">space</w:t>
        </w:r>
      </w:ins>
      <w:ins w:id="4159" w:author="PR Preview" w:date="2026-01-01T00:00:00Z">
        <w:r>
          <w:t xml:space="preserve">, denoted</w:t>
        </w:r>
      </w:ins>
      <w:ins w:id="416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(or simply</w:t>
        </w:r>
      </w:ins>
      <w:ins w:id="416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164" w:author="PR Preview" w:date="2026-01-01T00:00:00Z">
        <w:r>
          <w:t xml:space="preserve">).</w:t>
        </w:r>
      </w:ins>
      <w:ins w:id="4165" w:author="PR Preview" w:date="2026-01-01T00:00:00Z">
        <w:r>
          <w:t xml:space="preserve"> </w:t>
        </w:r>
      </w:ins>
      <w:ins w:id="4166" w:author="PR Preview" w:date="2026-01-01T00:00:00Z">
        <w:r>
          <w:t xml:space="preserve">The case</w:t>
        </w:r>
      </w:ins>
      <w:ins w:id="41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is defined separately, in</w:t>
        </w:r>
      </w:ins>
      <w:ins w:id="4170" w:author="PR Preview" w:date="2026-01-01T00:00:00Z">
        <w:r>
          <w:t xml:space="preserve"> </w:t>
        </w:r>
      </w:ins>
      <w:hyperlink w:anchor="def-linf-space">
        <w:ins w:id="4171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4172" w:author="PR Preview" w:date="2026-01-01T00:00:00Z">
        <w:r>
          <w:t xml:space="preserve">.</w:t>
        </w:r>
      </w:ins>
    </w:p>
    <w:bookmarkEnd w:id="130"/>
    <w:bookmarkStart w:id="131" w:name="exm-lp-space"/>
    <w:p>
      <w:pPr>
        <w:pStyle w:val="BodyText"/>
      </w:pPr>
      <w:ins w:id="4173" w:author="PR Preview" w:date="2026-01-01T00:00:00Z">
        <w:r>
          <w:rPr>
            <w:b/>
            <w:bCs/>
          </w:rPr>
          <w:t xml:space="preserve">Example 29 (An</w:t>
        </w:r>
      </w:ins>
      <w:ins w:id="41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4175" w:author="PR Preview" w:date="2026-01-01T00:00:00Z">
        <w:r>
          <w:rPr>
            <w:b/>
            <w:bCs/>
          </w:rPr>
          <w:t xml:space="preserve"> </w:t>
        </w:r>
      </w:ins>
      <w:ins w:id="4176" w:author="PR Preview" w:date="2026-01-01T00:00:00Z">
        <w:r>
          <w:rPr>
            <w:b/>
            <w:bCs/>
          </w:rPr>
          <w:t xml:space="preserve">function not in</w:t>
        </w:r>
      </w:ins>
      <w:ins w:id="417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4178" w:author="PR Preview" w:date="2026-01-01T00:00:00Z">
        <w:r>
          <w:rPr>
            <w:b/>
            <w:bCs/>
          </w:rPr>
          <w:t xml:space="preserve">)</w:t>
        </w:r>
      </w:ins>
      <w:ins w:id="4179" w:author="PR Preview" w:date="2026-01-01T00:00:00Z">
        <w:r>
          <w:t xml:space="preserve"> </w:t>
        </w:r>
      </w:ins>
      <w:ins w:id="4180" w:author="PR Preview" w:date="2026-01-01T00:00:00Z">
        <w:r>
          <w:t xml:space="preserve">Consider the interval</w:t>
        </w:r>
      </w:ins>
      <w:ins w:id="4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equipped with the Borel</w:t>
        </w:r>
      </w:ins>
      <w:ins w:id="4184" w:author="PR Preview" w:date="2026-01-01T00:00:00Z">
        <w:r>
          <w:t xml:space="preserve"> </w:t>
        </w:r>
      </w:ins>
      <m:oMath>
        <m:r>
          <m:t>σ</m:t>
        </m:r>
      </m:oMath>
      <w:ins w:id="4185" w:author="PR Preview" w:date="2026-01-01T00:00:00Z">
        <w:r>
          <w:t xml:space="preserve">-algebra (</w:t>
        </w:r>
      </w:ins>
      <w:hyperlink w:anchor="def-borel-sigma-algebra">
        <w:ins w:id="418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187" w:author="PR Preview" w:date="2026-01-01T00:00:00Z">
        <w:r>
          <w:t xml:space="preserve">)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t xml:space="preserve">and Lebesgue measure</w:t>
        </w:r>
      </w:ins>
      <w:ins w:id="4190" w:author="PR Preview" w:date="2026-01-01T00:00:00Z">
        <w:r>
          <w:t xml:space="preserve"> </w:t>
        </w:r>
      </w:ins>
      <m:oMath>
        <m:r>
          <m:t>μ</m:t>
        </m:r>
      </m:oMath>
      <w:ins w:id="4191" w:author="PR Preview" w:date="2026-01-01T00:00:00Z">
        <w:r>
          <w:t xml:space="preserve"> </w:t>
        </w:r>
      </w:ins>
      <w:ins w:id="4192" w:author="PR Preview" w:date="2026-01-01T00:00:00Z">
        <w:r>
          <w:t xml:space="preserve">(</w:t>
        </w:r>
      </w:ins>
      <w:hyperlink w:anchor="def-lebesgue-measure">
        <w:ins w:id="419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4194" w:author="PR Preview" w:date="2026-01-01T00:00:00Z">
        <w:r>
          <w:t xml:space="preserve">).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Define</w:t>
        </w:r>
      </w:ins>
      <w:ins w:id="41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98" w:author="PR Preview" w:date="2026-01-01T00:00:00Z">
        <w:r>
          <w:t xml:space="preserve"> </w:t>
        </w:r>
      </w:ins>
      <w:ins w:id="4199" w:author="PR Preview" w:date="2026-01-01T00:00:00Z">
        <w:r>
          <w:t xml:space="preserve">by</w:t>
        </w:r>
      </w:ins>
      <w:ins w:id="4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2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del w:id="4202" w:author="PR Preview" w:date="2026-01-01T00:00:00Z">
        <w:r>
          <w:delText xml:space="preserve">So</w:delText>
        </w:r>
      </w:del>
      <w:del w:id="42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204" w:author="PR Preview" w:date="2026-01-01T00:00:00Z">
        <w:r>
          <w:delText xml:space="preserve">, so</w:delText>
        </w:r>
      </w:del>
      <w:del w:id="42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206" w:author="PR Preview" w:date="2026-01-01T00:00:00Z">
        <w:r>
          <w:delText xml:space="preserve">.</w:delText>
        </w:r>
      </w:del>
    </w:p>
    <w:p>
      <w:pPr>
        <w:pStyle w:val="FirstParagraph"/>
      </w:pPr>
      <w:del w:id="4207" w:author="PR Preview" w:date="2026-01-01T00:00:00Z">
        <w:r>
          <w:delText xml:space="preserve">This shows that</w:delText>
        </w:r>
      </w:del>
      <w:del w:id="420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del w:id="4209" w:author="PR Preview" w:date="2026-01-01T00:00:00Z">
        <w:r>
          <w:delText xml:space="preserve"> </w:delText>
        </w:r>
      </w:del>
      <w:del w:id="4210" w:author="PR Preview" w:date="2026-01-01T00:00:00Z">
        <w:r>
          <w:delText xml:space="preserve">on</w:delText>
        </w:r>
      </w:del>
      <w:del w:id="4211" w:author="PR Preview" w:date="2026-01-01T00:00:00Z">
        <w:r>
          <w:delText xml:space="preserve"> </w:delText>
        </w:r>
      </w:del>
      <w:hyperlink r:id="rId16">
        <w:del w:id="4212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4213" w:author="PR Preview" w:date="2026-01-01T00:00:00Z">
        <w:r>
          <w:delText xml:space="preserve"> </w:delText>
        </w:r>
      </w:del>
      <w:del w:id="4214" w:author="PR Preview" w:date="2026-01-01T00:00:00Z">
        <w:r>
          <w:delText xml:space="preserve">of</w:delText>
        </w:r>
      </w:del>
      <w:del w:id="4215" w:author="PR Preview" w:date="2026-01-01T00:00:00Z">
        <w:r>
          <w:delText xml:space="preserve"> </w:delText>
        </w:r>
      </w:del>
      <w:hyperlink w:anchor="def-finite-measure">
        <w:del w:id="4216" w:author="PR Preview" w:date="2026-01-01T00:00:00Z">
          <w:r>
            <w:rPr>
              <w:rStyle w:val="Hyperlink"/>
            </w:rPr>
            <w:delText xml:space="preserve">finite measure</w:delText>
          </w:r>
        </w:del>
      </w:hyperlink>
      <w:del w:id="4217" w:author="PR Preview" w:date="2026-01-01T00:00:00Z">
        <w:r>
          <w:delText xml:space="preserve">: a larger</w:delText>
        </w:r>
      </w:del>
      <w:del w:id="4218" w:author="PR Preview" w:date="2026-01-01T00:00:00Z">
        <w:r>
          <w:delText xml:space="preserve"> </w:delText>
        </w:r>
      </w:del>
      <m:oMath>
        <m:r>
          <m:t>p</m:t>
        </m:r>
      </m:oMath>
      <w:del w:id="4219" w:author="PR Preview" w:date="2026-01-01T00:00:00Z">
        <w:r>
          <w:delText xml:space="preserve"> </w:delText>
        </w:r>
      </w:del>
      <w:del w:id="4220" w:author="PR Preview" w:date="2026-01-01T00:00:00Z">
        <w:r>
          <w:delText xml:space="preserve">imposes stricter requirements near singularities.</w:delText>
        </w:r>
      </w:del>
    </w:p>
    <w:p>
      <w:pPr>
        <w:pStyle w:val="BodyText"/>
      </w:pPr>
      <w:del w:id="4221" w:author="PR Preview" w:date="2026-01-01T00:00:00Z">
        <w:r>
          <w:rPr>
            <w:b/>
            <w:bCs/>
          </w:rPr>
          <w:delText xml:space="preserve">Definition 31 (Equal almost everywhere (</w:delText>
        </w:r>
      </w:del>
      <m:oMath>
        <m:r>
          <m:t>f</m:t>
        </m:r>
        <m:r>
          <m:rPr>
            <m:sty m:val="p"/>
          </m:rPr>
          <m:t>=</m:t>
        </m:r>
        <m:r>
          <m:t>g</m:t>
        </m:r>
      </m:oMath>
      <w:del w:id="4222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4223" w:author="PR Preview" w:date="2026-01-01T00:00:00Z">
        <w:r>
          <w:rPr>
            <w:b/>
            <w:bCs/>
          </w:rPr>
          <w:delText xml:space="preserve">-a.e.))</w:delText>
        </w:r>
      </w:del>
      <w:del w:id="4224" w:author="PR Preview" w:date="2026-01-01T00:00:00Z">
        <w:r>
          <w:delText xml:space="preserve"> </w:delText>
        </w:r>
      </w:del>
      <w:del w:id="4225" w:author="PR Preview" w:date="2026-01-01T00:00:00Z">
        <w:r>
          <w:delText xml:space="preserve">Let</w:delText>
        </w:r>
      </w:del>
      <w:del w:id="42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227" w:author="PR Preview" w:date="2026-01-01T00:00:00Z">
        <w:r>
          <w:delText xml:space="preserve"> </w:delText>
        </w:r>
      </w:del>
      <w:del w:id="4228" w:author="PR Preview" w:date="2026-01-01T00:00:00Z">
        <w:r>
          <w:delText xml:space="preserve">be a</w:delText>
        </w:r>
      </w:del>
      <w:del w:id="4229" w:author="PR Preview" w:date="2026-01-01T00:00:00Z">
        <w:r>
          <w:delText xml:space="preserve"> </w:delText>
        </w:r>
      </w:del>
      <w:hyperlink w:anchor="def-measure-space">
        <w:del w:id="423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231" w:author="PR Preview" w:date="2026-01-01T00:00:00Z">
        <w:r>
          <w:delText xml:space="preserve">.</w:delText>
        </w:r>
      </w:del>
      <w:del w:id="4232" w:author="PR Preview" w:date="2026-01-01T00:00:00Z">
        <w:r>
          <w:delText xml:space="preserve"> </w:delText>
        </w:r>
      </w:del>
      <w:del w:id="4233" w:author="PR Preview" w:date="2026-01-01T00:00:00Z">
        <w:r>
          <w:delText xml:space="preserve">Let</w:delText>
        </w:r>
      </w:del>
      <w:del w:id="42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235" w:author="PR Preview" w:date="2026-01-01T00:00:00Z">
        <w:r>
          <w:delText xml:space="preserve"> </w:delText>
        </w:r>
      </w:del>
      <w:del w:id="4236" w:author="PR Preview" w:date="2026-01-01T00:00:00Z">
        <w:r>
          <w:delText xml:space="preserve">be</w:delText>
        </w:r>
      </w:del>
      <w:del w:id="4237" w:author="PR Preview" w:date="2026-01-01T00:00:00Z">
        <w:r>
          <w:delText xml:space="preserve"> </w:delText>
        </w:r>
      </w:del>
      <w:hyperlink w:anchor="def-measurable-function">
        <w:del w:id="4238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239" w:author="PR Preview" w:date="2026-01-01T00:00:00Z">
        <w:r>
          <w:delText xml:space="preserve">.</w:delText>
        </w:r>
      </w:del>
      <w:del w:id="4240" w:author="PR Preview" w:date="2026-01-01T00:00:00Z">
        <w:r>
          <w:delText xml:space="preserve"> </w:delText>
        </w:r>
      </w:del>
      <w:del w:id="4241" w:author="PR Preview" w:date="2026-01-01T00:00:00Z">
        <w:r>
          <w:delText xml:space="preserve">The</w:delText>
        </w:r>
      </w:del>
      <w:del w:id="4242" w:author="PR Preview" w:date="2026-01-01T00:00:00Z">
        <w:r>
          <w:delText xml:space="preserve"> </w:delText>
        </w:r>
      </w:del>
      <w:hyperlink r:id="rId58">
        <w:del w:id="424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4244" w:author="PR Preview" w:date="2026-01-01T00:00:00Z">
        <w:r>
          <w:delText xml:space="preserve"> </w:delText>
        </w:r>
      </w:del>
      <m:oMath>
        <m:r>
          <m:t>f</m:t>
        </m:r>
      </m:oMath>
      <w:del w:id="4245" w:author="PR Preview" w:date="2026-01-01T00:00:00Z">
        <w:r>
          <w:delText xml:space="preserve"> </w:delText>
        </w:r>
      </w:del>
      <w:del w:id="4246" w:author="PR Preview" w:date="2026-01-01T00:00:00Z">
        <w:r>
          <w:delText xml:space="preserve">and</w:delText>
        </w:r>
      </w:del>
      <w:del w:id="4247" w:author="PR Preview" w:date="2026-01-01T00:00:00Z">
        <w:r>
          <w:delText xml:space="preserve"> </w:delText>
        </w:r>
      </w:del>
      <m:oMath>
        <m:r>
          <m:t>g</m:t>
        </m:r>
      </m:oMath>
      <w:del w:id="4248" w:author="PR Preview" w:date="2026-01-01T00:00:00Z">
        <w:r>
          <w:delText xml:space="preserve"> </w:delText>
        </w:r>
      </w:del>
      <w:del w:id="4249" w:author="PR Preview" w:date="2026-01-01T00:00:00Z">
        <w:r>
          <w:delText xml:space="preserve">are</w:delText>
        </w:r>
      </w:del>
      <w:del w:id="4250" w:author="PR Preview" w:date="2026-01-01T00:00:00Z">
        <w:r>
          <w:delText xml:space="preserve"> </w:delText>
        </w:r>
      </w:del>
      <w:del w:id="4251" w:author="PR Preview" w:date="2026-01-01T00:00:00Z">
        <w:r>
          <w:rPr>
            <w:b/>
            <w:bCs/>
          </w:rPr>
          <w:delText xml:space="preserve">equal almost everywhere</w:delText>
        </w:r>
      </w:del>
      <w:del w:id="4252" w:author="PR Preview" w:date="2026-01-01T00:00:00Z">
        <w:r>
          <w:delText xml:space="preserve">,</w:delText>
        </w:r>
      </w:del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written</w:delText>
        </w:r>
      </w:del>
      <w:del w:id="42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g</m:t>
        </m:r>
      </m:oMath>
      <w:del w:id="4256" w:author="PR Preview" w:date="2026-01-01T00:00:00Z">
        <w:r>
          <w:delText xml:space="preserve"> </w:delText>
        </w:r>
      </w:del>
      <m:oMath>
        <m:r>
          <m:t>μ</m:t>
        </m:r>
      </m:oMath>
      <w:del w:id="4257" w:author="PR Preview" w:date="2026-01-01T00:00:00Z">
        <w:r>
          <w:delText xml:space="preserve">-a.e.,</w:delText>
        </w:r>
      </w:del>
      <w:del w:id="4258" w:author="PR Preview" w:date="2026-01-01T00:00:00Z">
        <w:r>
          <w:delText xml:space="preserve"> </w:delText>
        </w:r>
      </w:del>
      <w:del w:id="4259" w:author="PR Preview" w:date="2026-01-01T00:00:00Z">
        <w:r>
          <w:delText xml:space="preserve">if</w:delText>
        </w:r>
      </w:del>
      <w:del w:id="42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del w:id="4261" w:author="PR Preview" w:date="2026-01-01T00:00:00Z">
        <w:r>
          <w:delText xml:space="preserve"> </w:delText>
        </w:r>
      </w:del>
      <w:del w:id="4262" w:author="PR Preview" w:date="2026-01-01T00:00:00Z">
        <w:r>
          <w:delText xml:space="preserve">holds</w:delText>
        </w:r>
      </w:del>
      <w:del w:id="4263" w:author="PR Preview" w:date="2026-01-01T00:00:00Z">
        <w:r>
          <w:delText xml:space="preserve"> </w:delText>
        </w:r>
      </w:del>
      <w:hyperlink w:anchor="def-almost-everywhere">
        <w:del w:id="4264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265" w:author="PR Preview" w:date="2026-01-01T00:00:00Z">
        <w:r>
          <w:delText xml:space="preserve">.</w:delText>
        </w:r>
      </w:del>
    </w:p>
    <w:p>
      <w:pPr>
        <w:pStyle w:val="BodyText"/>
      </w:pPr>
      <w:del w:id="4266" w:author="PR Preview" w:date="2026-01-01T00:00:00Z">
        <w:r>
          <w:rPr>
            <w:b/>
            <w:bCs/>
          </w:rPr>
          <w:delText xml:space="preserve">Example 28 (A function that differs from</w:delText>
        </w:r>
      </w:del>
      <w:del w:id="4267" w:author="PR Preview" w:date="2026-01-01T00:00:00Z">
        <w:r>
          <w:rPr>
            <w:b/>
            <w:bCs/>
          </w:rPr>
          <w:delText xml:space="preserve"> </w:delText>
        </w:r>
      </w:del>
      <m:oMath>
        <m:r>
          <m:t>0</m:t>
        </m:r>
      </m:oMath>
      <w:del w:id="4268" w:author="PR Preview" w:date="2026-01-01T00:00:00Z">
        <w:r>
          <w:rPr>
            <w:b/>
            <w:bCs/>
          </w:rPr>
          <w:delText xml:space="preserve"> </w:delText>
        </w:r>
      </w:del>
      <w:del w:id="4269" w:author="PR Preview" w:date="2026-01-01T00:00:00Z">
        <w:r>
          <w:rPr>
            <w:b/>
            <w:bCs/>
          </w:rPr>
          <w:delText xml:space="preserve">at one point)</w:delText>
        </w:r>
      </w:del>
      <w:del w:id="4270" w:author="PR Preview" w:date="2026-01-01T00:00:00Z">
        <w:r>
          <w:delText xml:space="preserve"> </w:delText>
        </w:r>
      </w:del>
      <w:del w:id="4271" w:author="PR Preview" w:date="2026-01-01T00:00:00Z">
        <w:r>
          <w:delText xml:space="preserve">Let</w:delText>
        </w:r>
      </w:del>
      <w:del w:id="427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4273" w:author="PR Preview" w:date="2026-01-01T00:00:00Z">
        <w:r>
          <w:delText xml:space="preserve"> </w:delText>
        </w:r>
      </w:del>
      <w:del w:id="4274" w:author="PR Preview" w:date="2026-01-01T00:00:00Z">
        <w:r>
          <w:delText xml:space="preserve">with the</w:delText>
        </w:r>
      </w:del>
      <w:del w:id="4275" w:author="PR Preview" w:date="2026-01-01T00:00:00Z">
        <w:r>
          <w:delText xml:space="preserve"> </w:delText>
        </w:r>
      </w:del>
      <w:hyperlink w:anchor="def-lebesgue-measure">
        <w:del w:id="4276" w:author="PR Preview" w:date="2026-01-01T00:00:00Z">
          <w:r>
            <w:rPr>
              <w:rStyle w:val="Hyperlink"/>
            </w:rPr>
            <w:delText xml:space="preserve">Lebesgue measure</w:delText>
          </w:r>
        </w:del>
      </w:hyperlink>
      <w:del w:id="4277" w:author="PR Preview" w:date="2026-01-01T00:00:00Z">
        <w:r>
          <w:delText xml:space="preserve"> </w:delText>
        </w:r>
      </w:del>
      <m:oMath>
        <m:r>
          <m:t>μ</m:t>
        </m:r>
      </m:oMath>
      <w:del w:id="4278" w:author="PR Preview" w:date="2026-01-01T00:00:00Z">
        <w:r>
          <w:delText xml:space="preserve">.</w:delText>
        </w:r>
      </w:del>
      <w:del w:id="4279" w:author="PR Preview" w:date="2026-01-01T00:00:00Z">
        <w:r>
          <w:delText xml:space="preserve"> </w:delText>
        </w:r>
      </w:del>
      <w:del w:id="4280" w:author="PR Preview" w:date="2026-01-01T00:00:00Z">
        <w:r>
          <w:delText xml:space="preserve">Let</w:delText>
        </w:r>
      </w:del>
      <w:del w:id="42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if</w:delText>
        </w:r>
      </w:del>
      <w:del w:id="428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0</m:t>
        </m:r>
      </m:oMath>
      <w:del w:id="4285" w:author="PR Preview" w:date="2026-01-01T00:00:00Z">
        <w:r>
          <w:delText xml:space="preserve">, and</w:delText>
        </w:r>
      </w:del>
      <w:del w:id="4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287" w:author="PR Preview" w:date="2026-01-01T00:00:00Z">
        <w:r>
          <w:delText xml:space="preserve"> </w:delText>
        </w:r>
      </w:del>
      <w:del w:id="4288" w:author="PR Preview" w:date="2026-01-01T00:00:00Z">
        <w:r>
          <w:delText xml:space="preserve">otherwise.</w:delText>
        </w:r>
      </w:del>
      <w:del w:id="4289" w:author="PR Preview" w:date="2026-01-01T00:00:00Z">
        <w:r>
          <w:delText xml:space="preserve"> </w:delText>
        </w:r>
      </w:del>
      <w:del w:id="4290" w:author="PR Preview" w:date="2026-01-01T00:00:00Z">
        <w:r>
          <w:delText xml:space="preserve">The</w:delText>
        </w:r>
      </w:del>
      <w:del w:id="4291" w:author="PR Preview" w:date="2026-01-01T00:00:00Z">
        <w:r>
          <w:delText xml:space="preserve"> </w:delText>
        </w:r>
      </w:del>
      <w:hyperlink r:id="rId16">
        <w:del w:id="429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2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delText xml:space="preserve">has</w:delText>
        </w:r>
      </w:del>
      <w:del w:id="4296" w:author="PR Preview" w:date="2026-01-01T00:00:00Z">
        <w:r>
          <w:delText xml:space="preserve"> </w:delText>
        </w:r>
      </w:del>
      <w:hyperlink w:anchor="def-measure-zero">
        <w:del w:id="4297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4298" w:author="PR Preview" w:date="2026-01-01T00:00:00Z">
        <w:r>
          <w:delText xml:space="preserve">,</w:delText>
        </w:r>
      </w:del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so</w:delText>
        </w:r>
      </w:del>
      <w:del w:id="43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4302" w:author="PR Preview" w:date="2026-01-01T00:00:00Z">
        <w:r>
          <w:delText xml:space="preserve"> </w:delText>
        </w:r>
      </w:del>
      <w:hyperlink w:anchor="def-almost-everywhere">
        <w:del w:id="4303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304" w:author="PR Preview" w:date="2026-01-01T00:00:00Z">
        <w:r>
          <w:delText xml:space="preserve"> </w:delText>
        </w:r>
      </w:del>
      <w:del w:id="4305" w:author="PR Preview" w:date="2026-01-01T00:00:00Z">
        <w:r>
          <w:delText xml:space="preserve">by</w:delText>
        </w:r>
      </w:del>
      <w:del w:id="4306" w:author="PR Preview" w:date="2026-01-01T00:00:00Z">
        <w:r>
          <w:delText xml:space="preserve"> </w:delText>
        </w:r>
      </w:del>
      <w:hyperlink w:anchor="def-equal-almost-everywhere">
        <w:del w:id="4307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4308" w:author="PR Preview" w:date="2026-01-01T00:00:00Z">
        <w:r>
          <w:delText xml:space="preserve">.</w:delText>
        </w:r>
      </w:del>
    </w:p>
    <w:p>
      <w:pPr>
        <w:pStyle w:val="BodyText"/>
      </w:pPr>
      <w:del w:id="4309" w:author="PR Preview" w:date="2026-01-01T00:00:00Z">
        <w:r>
          <w:rPr>
            <w:b/>
            <w:bCs/>
          </w:rPr>
          <w:delText xml:space="preserve">Definition 32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310" w:author="PR Preview" w:date="2026-01-01T00:00:00Z">
        <w:r>
          <w:rPr>
            <w:b/>
            <w:bCs/>
          </w:rPr>
          <w:delText xml:space="preserve"> </w:delText>
        </w:r>
      </w:del>
      <w:del w:id="4311" w:author="PR Preview" w:date="2026-01-01T00:00:00Z">
        <w:r>
          <w:rPr>
            <w:b/>
            <w:bCs/>
          </w:rPr>
          <w:delText xml:space="preserve">space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312" w:author="PR Preview" w:date="2026-01-01T00:00:00Z">
        <w:r>
          <w:rPr>
            <w:b/>
            <w:bCs/>
          </w:rPr>
          <w:delText xml:space="preserve">,</w:delText>
        </w:r>
      </w:del>
      <w:del w:id="431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314" w:author="PR Preview" w:date="2026-01-01T00:00:00Z">
        <w:r>
          <w:rPr>
            <w:b/>
            <w:bCs/>
          </w:rPr>
          <w:delText xml:space="preserve">))</w:delText>
        </w:r>
      </w:del>
      <w:del w:id="4315" w:author="PR Preview" w:date="2026-01-01T00:00:00Z">
        <w:r>
          <w:delText xml:space="preserve"> </w:delText>
        </w:r>
      </w:del>
      <w:del w:id="4316" w:author="PR Preview" w:date="2026-01-01T00:00:00Z">
        <w:r>
          <w:delText xml:space="preserve">Let</w:delText>
        </w:r>
      </w:del>
      <w:del w:id="43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318" w:author="PR Preview" w:date="2026-01-01T00:00:00Z">
        <w:r>
          <w:delText xml:space="preserve"> </w:delText>
        </w:r>
      </w:del>
      <w:del w:id="4319" w:author="PR Preview" w:date="2026-01-01T00:00:00Z">
        <w:r>
          <w:delText xml:space="preserve">be a</w:delText>
        </w:r>
      </w:del>
      <w:del w:id="4320" w:author="PR Preview" w:date="2026-01-01T00:00:00Z">
        <w:r>
          <w:delText xml:space="preserve"> </w:delText>
        </w:r>
      </w:del>
      <w:hyperlink w:anchor="def-measure-space">
        <w:del w:id="4321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322" w:author="PR Preview" w:date="2026-01-01T00:00:00Z">
        <w:r>
          <w:delText xml:space="preserve">.</w:delText>
        </w:r>
      </w:del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Let</w:delText>
        </w:r>
      </w:del>
      <w:del w:id="43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be a</w:delText>
        </w:r>
      </w:del>
      <w:del w:id="4328" w:author="PR Preview" w:date="2026-01-01T00:00:00Z">
        <w:r>
          <w:delText xml:space="preserve"> </w:delText>
        </w:r>
      </w:del>
      <w:hyperlink r:id="rId55">
        <w:del w:id="4329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4330" w:author="PR Preview" w:date="2026-01-01T00:00:00Z">
        <w:r>
          <w:delText xml:space="preserve">.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For each</w:delText>
        </w:r>
      </w:del>
      <w:del w:id="4333" w:author="PR Preview" w:date="2026-01-01T00:00:00Z">
        <w:r>
          <w:delText xml:space="preserve"> </w:delText>
        </w:r>
      </w:del>
      <m:oMath>
        <m:r>
          <m:t>f</m:t>
        </m:r>
      </m:oMath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in the</w:delText>
        </w:r>
      </w:del>
      <w:del w:id="4336" w:author="PR Preview" w:date="2026-01-01T00:00:00Z">
        <w:r>
          <w:delText xml:space="preserve"> </w:delText>
        </w:r>
      </w:del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del w:id="4337" w:author="PR Preview" w:date="2026-01-01T00:00:00Z">
          <w:r>
            <w:rPr>
              <w:rStyle w:val="Hyperlink"/>
            </w:rPr>
            <w:delText xml:space="preserve"> </w:delText>
          </w:r>
        </w:del>
        <w:del w:id="4338" w:author="PR Preview" w:date="2026-01-01T00:00:00Z">
          <w:r>
            <w:rPr>
              <w:rStyle w:val="Hyperlink"/>
            </w:rPr>
            <w:delText xml:space="preserve">space</w:delText>
          </w:r>
        </w:del>
      </w:hyperlink>
      <w:del w:id="4339" w:author="PR Preview" w:date="2026-01-01T00:00:00Z">
        <w:r>
          <w:delText xml:space="preserve">,</w:delText>
        </w:r>
      </w:del>
      <w:del w:id="4340" w:author="PR Preview" w:date="2026-01-01T00:00:00Z">
        <w:r>
          <w:delText xml:space="preserve"> </w:delText>
        </w:r>
      </w:del>
      <w:del w:id="4341" w:author="PR Preview" w:date="2026-01-01T00:00:00Z">
        <w:r>
          <w:delText xml:space="preserve">let</w:delText>
        </w:r>
      </w:del>
      <w:del w:id="43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delText xml:space="preserve">be the</w:delText>
        </w:r>
      </w:del>
      <w:del w:id="4345" w:author="PR Preview" w:date="2026-01-01T00:00:00Z">
        <w:r>
          <w:delText xml:space="preserve"> </w:delText>
        </w:r>
      </w:del>
      <w:hyperlink r:id="rId16">
        <w:del w:id="4346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of all</w:delText>
        </w:r>
      </w:del>
      <w:del w:id="4349" w:author="PR Preview" w:date="2026-01-01T00:00:00Z">
        <w:r>
          <w:delText xml:space="preserve"> </w:delText>
        </w:r>
      </w:del>
      <w:hyperlink r:id="rId58">
        <w:del w:id="4350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4351" w:author="PR Preview" w:date="2026-01-01T00:00:00Z">
        <w:r>
          <w:delText xml:space="preserve"> </w:delText>
        </w:r>
      </w:del>
      <w:del w:id="4352" w:author="PR Preview" w:date="2026-01-01T00:00:00Z">
        <w:r>
          <w:delText xml:space="preserve">in</w:delText>
        </w:r>
      </w:del>
      <w:del w:id="435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354" w:author="PR Preview" w:date="2026-01-01T00:00:00Z">
        <w:r>
          <w:delText xml:space="preserve"> </w:delText>
        </w:r>
      </w:del>
      <w:del w:id="4355" w:author="PR Preview" w:date="2026-01-01T00:00:00Z">
        <w:r>
          <w:delText xml:space="preserve">that are</w:delText>
        </w:r>
      </w:del>
      <w:del w:id="4356" w:author="PR Preview" w:date="2026-01-01T00:00:00Z">
        <w:r>
          <w:delText xml:space="preserve"> </w:delText>
        </w:r>
      </w:del>
      <w:hyperlink w:anchor="def-equal-almost-everywhere">
        <w:del w:id="4357" w:author="PR Preview" w:date="2026-01-01T00:00:00Z">
          <w:r>
            <w:rPr>
              <w:rStyle w:val="Hyperlink"/>
            </w:rPr>
            <w:delText xml:space="preserve">equal almost everywhere</w:delText>
          </w:r>
        </w:del>
      </w:hyperlink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to</w:delText>
        </w:r>
      </w:del>
      <w:del w:id="4360" w:author="PR Preview" w:date="2026-01-01T00:00:00Z">
        <w:r>
          <w:delText xml:space="preserve"> </w:delText>
        </w:r>
      </w:del>
      <m:oMath>
        <m:r>
          <m:t>f</m:t>
        </m:r>
      </m:oMath>
      <w:del w:id="4361" w:author="PR Preview" w:date="2026-01-01T00:00:00Z">
        <w:r>
          <w:delText xml:space="preserve">.</w:delText>
        </w:r>
      </w:del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The</w:delText>
        </w:r>
      </w:del>
      <w:del w:id="436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365" w:author="PR Preview" w:date="2026-01-01T00:00:00Z">
        <w:r>
          <w:rPr>
            <w:b/>
            <w:bCs/>
          </w:rPr>
          <w:delText xml:space="preserve"> </w:delText>
        </w:r>
      </w:del>
      <w:del w:id="4366" w:author="PR Preview" w:date="2026-01-01T00:00:00Z">
        <w:r>
          <w:rPr>
            <w:b/>
            <w:bCs/>
          </w:rPr>
          <w:delText xml:space="preserve">space</w:delText>
        </w:r>
      </w:del>
      <w:del w:id="436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368" w:author="PR Preview" w:date="2026-01-01T00:00:00Z">
        <w:r>
          <w:delText xml:space="preserve"> </w:delText>
        </w:r>
      </w:del>
      <w:del w:id="4369" w:author="PR Preview" w:date="2026-01-01T00:00:00Z">
        <w:r>
          <w:delText xml:space="preserve">(or simply</w:delText>
        </w:r>
      </w:del>
      <w:del w:id="437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371" w:author="PR Preview" w:date="2026-01-01T00:00:00Z">
        <w:r>
          <w:delText xml:space="preserve">)</w:delText>
        </w:r>
      </w:del>
      <w:del w:id="4372" w:author="PR Preview" w:date="2026-01-01T00:00:00Z">
        <w:r>
          <w:delText xml:space="preserve"> </w:delText>
        </w:r>
      </w:del>
      <w:del w:id="4373" w:author="PR Preview" w:date="2026-01-01T00:00:00Z">
        <w:r>
          <w:delText xml:space="preserve">is the</w:delText>
        </w:r>
      </w:del>
      <w:del w:id="4374" w:author="PR Preview" w:date="2026-01-01T00:00:00Z">
        <w:r>
          <w:delText xml:space="preserve"> </w:delText>
        </w:r>
      </w:del>
      <w:hyperlink r:id="rId16">
        <w:del w:id="4375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of all such</w:delText>
        </w:r>
      </w:del>
      <w:del w:id="4378" w:author="PR Preview" w:date="2026-01-01T00:00:00Z">
        <w:r>
          <w:delText xml:space="preserve"> </w:delText>
        </w:r>
      </w:del>
      <w:hyperlink r:id="rId16">
        <w:del w:id="4379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438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del w:id="4381" w:author="PR Preview" w:date="2026-01-01T00:00:00Z">
        <w:r>
          <w:delText xml:space="preserve">,</w:delText>
        </w:r>
      </w:del>
      <w:del w:id="4382" w:author="PR Preview" w:date="2026-01-01T00:00:00Z">
        <w:r>
          <w:delText xml:space="preserve"> </w:delText>
        </w:r>
      </w:del>
      <w:del w:id="4383" w:author="PR Preview" w:date="2026-01-01T00:00:00Z">
        <w:r>
          <w:delText xml:space="preserve">with the</w:delText>
        </w:r>
      </w:del>
      <w:del w:id="4384" w:author="PR Preview" w:date="2026-01-01T00:00:00Z">
        <w:r>
          <w:delText xml:space="preserve"> </w:delText>
        </w:r>
      </w:del>
      <w:hyperlink r:id="rId129">
        <w:del w:id="4385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43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del w:id="4387" w:author="PR Preview" w:date="2026-01-01T00:00:00Z">
        <w:r>
          <w:delText xml:space="preserve"> </w:delText>
        </w:r>
      </w:del>
      <w:del w:id="4388" w:author="PR Preview" w:date="2026-01-01T00:00:00Z">
        <w:r>
          <w:delText xml:space="preserve">(</w:delText>
        </w:r>
      </w:del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del w:id="4389" w:author="PR Preview" w:date="2026-01-01T00:00:00Z">
          <w:r>
            <w:rPr>
              <w:rStyle w:val="Hyperlink"/>
            </w:rPr>
            <w:delText xml:space="preserve"> </w:delText>
          </w:r>
        </w:del>
        <w:del w:id="4390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4391" w:author="PR Preview" w:date="2026-01-01T00:00:00Z">
        <w:r>
          <w:delText xml:space="preserve">).</w:delText>
        </w:r>
      </w:del>
    </w:p>
    <w:p>
      <w:pPr>
        <w:pStyle w:val="BodyText"/>
      </w:pPr>
      <w:del w:id="4392" w:author="PR Preview" w:date="2026-01-01T00:00:00Z">
        <w:r>
          <w:rPr>
            <w:b/>
            <w:bCs/>
          </w:rPr>
          <w:delText xml:space="preserve">Example 29 (The zero element of</w:delText>
        </w:r>
      </w:del>
      <w:del w:id="439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394" w:author="PR Preview" w:date="2026-01-01T00:00:00Z">
        <w:r>
          <w:rPr>
            <w:b/>
            <w:bCs/>
          </w:rPr>
          <w:delText xml:space="preserve">)</w:delText>
        </w:r>
      </w:del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Let</w:delText>
        </w:r>
      </w:del>
      <w:del w:id="4397" w:author="PR Preview" w:date="2026-01-01T00:00:00Z">
        <w:r>
          <w:delText xml:space="preserve"> </w:delText>
        </w:r>
      </w:del>
      <m:oMath>
        <m:r>
          <m:t>f</m:t>
        </m:r>
      </m:oMath>
      <w:del w:id="4398" w:author="PR Preview" w:date="2026-01-01T00:00:00Z">
        <w:r>
          <w:delText xml:space="preserve"> </w:delText>
        </w:r>
      </w:del>
      <w:del w:id="4399" w:author="PR Preview" w:date="2026-01-01T00:00:00Z">
        <w:r>
          <w:delText xml:space="preserve">be the</w:delText>
        </w:r>
      </w:del>
      <w:del w:id="4400" w:author="PR Preview" w:date="2026-01-01T00:00:00Z">
        <w:r>
          <w:delText xml:space="preserve"> </w:delText>
        </w:r>
      </w:del>
      <w:hyperlink r:id="rId58">
        <w:del w:id="440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in</w:delText>
        </w:r>
      </w:del>
      <w:del w:id="4404" w:author="PR Preview" w:date="2026-01-01T00:00:00Z">
        <w:r>
          <w:delText xml:space="preserve"> </w:delText>
        </w:r>
      </w:del>
      <w:hyperlink w:anchor="exm-equal-almost-everywhere">
        <w:del w:id="4405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4406" w:author="PR Preview" w:date="2026-01-01T00:00:00Z">
        <w:r>
          <w:delText xml:space="preserve">, which is</w:delText>
        </w:r>
      </w:del>
      <w:del w:id="4407" w:author="PR Preview" w:date="2026-01-01T00:00:00Z">
        <w:r>
          <w:delText xml:space="preserve"> </w:delText>
        </w:r>
      </w:del>
      <m:oMath>
        <m:r>
          <m:t>1</m:t>
        </m:r>
      </m:oMath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at</w:delText>
        </w:r>
      </w:del>
      <w:del w:id="441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0</m:t>
        </m:r>
      </m:oMath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and</w:delText>
        </w:r>
      </w:del>
      <w:del w:id="4413" w:author="PR Preview" w:date="2026-01-01T00:00:00Z">
        <w:r>
          <w:delText xml:space="preserve"> </w:delText>
        </w:r>
      </w:del>
      <m:oMath>
        <m:r>
          <m:t>0</m:t>
        </m:r>
      </m:oMath>
      <w:del w:id="4414" w:author="PR Preview" w:date="2026-01-01T00:00:00Z">
        <w:r>
          <w:delText xml:space="preserve"> </w:delText>
        </w:r>
      </w:del>
      <w:del w:id="4415" w:author="PR Preview" w:date="2026-01-01T00:00:00Z">
        <w:r>
          <w:delText xml:space="preserve">elsewhere.</w:delText>
        </w:r>
      </w:del>
      <w:del w:id="4416" w:author="PR Preview" w:date="2026-01-01T00:00:00Z">
        <w:r>
          <w:delText xml:space="preserve"> </w:delText>
        </w:r>
      </w:del>
      <w:del w:id="4417" w:author="PR Preview" w:date="2026-01-01T00:00:00Z">
        <w:r>
          <w:delText xml:space="preserve">Then</w:delText>
        </w:r>
      </w:del>
      <w:del w:id="44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4419" w:author="PR Preview" w:date="2026-01-01T00:00:00Z">
        <w:r>
          <w:delText xml:space="preserve"> </w:delText>
        </w:r>
      </w:del>
      <w:hyperlink w:anchor="def-almost-everywhere">
        <w:del w:id="4420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421" w:author="PR Preview" w:date="2026-01-01T00:00:00Z">
        <w:r>
          <w:delText xml:space="preserve">, so</w:delText>
        </w:r>
      </w:del>
      <w:del w:id="442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del w:id="4423" w:author="PR Preview" w:date="2026-01-01T00:00:00Z">
        <w:r>
          <w:delText xml:space="preserve">.</w:delText>
        </w:r>
      </w:del>
      <w:del w:id="4424" w:author="PR Preview" w:date="2026-01-01T00:00:00Z">
        <w:r>
          <w:delText xml:space="preserve"> </w:delText>
        </w:r>
      </w:del>
      <w:del w:id="4425" w:author="PR Preview" w:date="2026-01-01T00:00:00Z">
        <w:r>
          <w:delText xml:space="preserve">Also</w:delText>
        </w:r>
      </w:del>
      <w:del w:id="44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4427" w:author="PR Preview" w:date="2026-01-01T00:00:00Z">
        <w:r>
          <w:delText xml:space="preserve"> </w:delText>
        </w:r>
      </w:del>
      <w:del w:id="4428" w:author="PR Preview" w:date="2026-01-01T00:00:00Z">
        <w:r>
          <w:delText xml:space="preserve">although</w:delText>
        </w:r>
      </w:del>
      <w:del w:id="44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≠</m:t>
        </m:r>
        <m:r>
          <m:t>0</m:t>
        </m:r>
      </m:oMath>
      <w:del w:id="4430" w:author="PR Preview" w:date="2026-01-01T00:00:00Z">
        <w:r>
          <w:delText xml:space="preserve">,</w:delText>
        </w:r>
      </w:del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so</w:delText>
        </w:r>
      </w:del>
      <w:del w:id="44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4434" w:author="PR Preview" w:date="2026-01-01T00:00:00Z">
        <w:r>
          <w:delText xml:space="preserve"> </w:delText>
        </w:r>
      </w:del>
      <w:del w:id="4435" w:author="PR Preview" w:date="2026-01-01T00:00:00Z">
        <w:r>
          <w:delText xml:space="preserve">can hold for a nonzero element of</w:delText>
        </w:r>
      </w:del>
      <w:del w:id="443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4437" w:author="PR Preview" w:date="2026-01-01T00:00:00Z">
        <w:r>
          <w:delText xml:space="preserve">;</w:delText>
        </w:r>
      </w:del>
      <w:del w:id="4438" w:author="PR Preview" w:date="2026-01-01T00:00:00Z">
        <w:r>
          <w:delText xml:space="preserve"> </w:delText>
        </w:r>
      </w:del>
      <w:del w:id="4439" w:author="PR Preview" w:date="2026-01-01T00:00:00Z">
        <w:r>
          <w:delText xml:space="preserve">on</w:delText>
        </w:r>
      </w:del>
      <w:del w:id="444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441" w:author="PR Preview" w:date="2026-01-01T00:00:00Z">
        <w:r>
          <w:delText xml:space="preserve">,</w:delText>
        </w:r>
      </w:del>
      <w:del w:id="44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4443" w:author="PR Preview" w:date="2026-01-01T00:00:00Z">
        <w:r>
          <w:delText xml:space="preserve"> </w:delText>
        </w:r>
      </w:del>
      <w:del w:id="4444" w:author="PR Preview" w:date="2026-01-01T00:00:00Z">
        <w:r>
          <w:delText xml:space="preserve">only for</w:delText>
        </w:r>
      </w:del>
      <w:del w:id="44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del w:id="4446" w:author="PR Preview" w:date="2026-01-01T00:00:00Z">
        <w:r>
          <w:delText xml:space="preserve">,</w:delText>
        </w:r>
      </w:del>
      <w:del w:id="4447" w:author="PR Preview" w:date="2026-01-01T00:00:00Z">
        <w:r>
          <w:delText xml:space="preserve"> </w:delText>
        </w:r>
      </w:del>
      <w:del w:id="4448" w:author="PR Preview" w:date="2026-01-01T00:00:00Z">
        <w:r>
          <w:delText xml:space="preserve">as a</w:delText>
        </w:r>
      </w:del>
      <w:del w:id="4449" w:author="PR Preview" w:date="2026-01-01T00:00:00Z">
        <w:r>
          <w:delText xml:space="preserve"> </w:delText>
        </w:r>
      </w:del>
      <w:hyperlink r:id="rId129">
        <w:del w:id="4450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4451" w:author="PR Preview" w:date="2026-01-01T00:00:00Z">
        <w:r>
          <w:delText xml:space="preserve"> </w:delText>
        </w:r>
      </w:del>
      <w:del w:id="4452" w:author="PR Preview" w:date="2026-01-01T00:00:00Z">
        <w:r>
          <w:delText xml:space="preserve">requires.</w:delText>
        </w:r>
      </w:del>
    </w:p>
    <w:p>
      <w:pPr>
        <w:pStyle w:val="BodyText"/>
      </w:pPr>
      <w:del w:id="4453" w:author="PR Preview" w:date="2026-01-01T00:00:00Z">
        <w:r>
          <w:rPr>
            <w:b/>
            <w:bCs/>
          </w:rPr>
          <w:delText xml:space="preserve">Definition 33 (Essential supremum norm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454" w:author="PR Preview" w:date="2026-01-01T00:00:00Z">
        <w:r>
          <w:rPr>
            <w:b/>
            <w:bCs/>
          </w:rPr>
          <w:delText xml:space="preserve"> </w:delText>
        </w:r>
      </w:del>
      <w:del w:id="4455" w:author="PR Preview" w:date="2026-01-01T00:00:00Z">
        <w:r>
          <w:rPr>
            <w:b/>
            <w:bCs/>
          </w:rPr>
          <w:delText xml:space="preserve">norm))</w:delText>
        </w:r>
      </w:del>
      <w:del w:id="4456" w:author="PR Preview" w:date="2026-01-01T00:00:00Z">
        <w:r>
          <w:delText xml:space="preserve"> </w:delText>
        </w:r>
      </w:del>
      <w:del w:id="4457" w:author="PR Preview" w:date="2026-01-01T00:00:00Z">
        <w:r>
          <w:delText xml:space="preserve">Let</w:delText>
        </w:r>
      </w:del>
      <w:del w:id="44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459" w:author="PR Preview" w:date="2026-01-01T00:00:00Z">
        <w:r>
          <w:delText xml:space="preserve"> </w:delText>
        </w:r>
      </w:del>
      <w:del w:id="4460" w:author="PR Preview" w:date="2026-01-01T00:00:00Z">
        <w:r>
          <w:delText xml:space="preserve">be a</w:delText>
        </w:r>
      </w:del>
      <w:del w:id="4461" w:author="PR Preview" w:date="2026-01-01T00:00:00Z">
        <w:r>
          <w:delText xml:space="preserve"> </w:delText>
        </w:r>
      </w:del>
      <w:hyperlink w:anchor="def-measure-space">
        <w:del w:id="446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463" w:author="PR Preview" w:date="2026-01-01T00:00:00Z">
        <w:r>
          <w:delText xml:space="preserve">.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delText xml:space="preserve">The</w:delText>
        </w:r>
      </w:del>
      <w:del w:id="4466" w:author="PR Preview" w:date="2026-01-01T00:00:00Z">
        <w:r>
          <w:delText xml:space="preserve"> </w:delText>
        </w:r>
      </w:del>
      <w:del w:id="4467" w:author="PR Preview" w:date="2026-01-01T00:00:00Z">
        <w:r>
          <w:rPr>
            <w:b/>
            <w:bCs/>
          </w:rPr>
          <w:delText xml:space="preserve">essential supremum norm</w:delText>
        </w:r>
      </w:del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(or</w:delText>
        </w:r>
      </w:del>
      <w:del w:id="4470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471" w:author="PR Preview" w:date="2026-01-01T00:00:00Z">
        <w:r>
          <w:rPr>
            <w:b/>
            <w:bCs/>
          </w:rPr>
          <w:delText xml:space="preserve"> </w:delText>
        </w:r>
      </w:del>
      <w:del w:id="4472" w:author="PR Preview" w:date="2026-01-01T00:00:00Z">
        <w:r>
          <w:rPr>
            <w:b/>
            <w:bCs/>
          </w:rPr>
          <w:delText xml:space="preserve">norm</w:delText>
        </w:r>
      </w:del>
      <w:del w:id="4473" w:author="PR Preview" w:date="2026-01-01T00:00:00Z">
        <w:r>
          <w:delText xml:space="preserve">)</w:delText>
        </w:r>
      </w:del>
      <w:del w:id="4474" w:author="PR Preview" w:date="2026-01-01T00:00:00Z">
        <w:r>
          <w:delText xml:space="preserve"> </w:delText>
        </w:r>
      </w:del>
      <w:del w:id="4475" w:author="PR Preview" w:date="2026-01-01T00:00:00Z">
        <w:r>
          <w:delText xml:space="preserve">of a</w:delText>
        </w:r>
      </w:del>
      <w:del w:id="4476" w:author="PR Preview" w:date="2026-01-01T00:00:00Z">
        <w:r>
          <w:delText xml:space="preserve"> </w:delText>
        </w:r>
      </w:del>
      <w:hyperlink w:anchor="def-measurable-function">
        <w:del w:id="4477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44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479" w:author="PR Preview" w:date="2026-01-01T00:00:00Z">
        <w:r>
          <w:delText xml:space="preserve"> </w:delText>
        </w:r>
      </w:del>
      <w:del w:id="448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481" w:author="PR Preview" w:date="2026-01-01T00:00:00Z">
        <w:r>
          <w:rPr>
            <w:b/>
            <w:bCs/>
          </w:rPr>
          <w:delText xml:space="preserve">Example 30 (The essential supremum norm ignores a null set)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Let</w:delText>
        </w:r>
      </w:del>
      <w:del w:id="448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485" w:author="PR Preview" w:date="2026-01-01T00:00:00Z">
        <w:r>
          <w:delText xml:space="preserve"> </w:delText>
        </w:r>
      </w:del>
      <w:del w:id="4486" w:author="PR Preview" w:date="2026-01-01T00:00:00Z">
        <w:r>
          <w:delText xml:space="preserve">with the</w:delText>
        </w:r>
      </w:del>
      <w:del w:id="4487" w:author="PR Preview" w:date="2026-01-01T00:00:00Z">
        <w:r>
          <w:delText xml:space="preserve"> </w:delText>
        </w:r>
      </w:del>
      <w:hyperlink w:anchor="def-lebesgue-measure">
        <w:del w:id="4488" w:author="PR Preview" w:date="2026-01-01T00:00:00Z">
          <w:r>
            <w:rPr>
              <w:rStyle w:val="Hyperlink"/>
            </w:rPr>
            <w:delText xml:space="preserve">Lebesgue measure</w:delText>
          </w:r>
        </w:del>
      </w:hyperlink>
      <w:del w:id="4489" w:author="PR Preview" w:date="2026-01-01T00:00:00Z">
        <w:r>
          <w:delText xml:space="preserve"> </w:delText>
        </w:r>
      </w:del>
      <m:oMath>
        <m:r>
          <m:t>μ</m:t>
        </m:r>
      </m:oMath>
      <w:del w:id="4490" w:author="PR Preview" w:date="2026-01-01T00:00:00Z">
        <w:r>
          <w:delText xml:space="preserve">.</w:delText>
        </w:r>
      </w:del>
      <w:del w:id="4491" w:author="PR Preview" w:date="2026-01-01T00:00:00Z">
        <w:r>
          <w:delText xml:space="preserve"> </w:delText>
        </w:r>
      </w:del>
      <w:del w:id="4492" w:author="PR Preview" w:date="2026-01-01T00:00:00Z">
        <w:r>
          <w:delText xml:space="preserve">Let</w:delText>
        </w:r>
      </w:del>
      <w:del w:id="44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4494" w:author="PR Preview" w:date="2026-01-01T00:00:00Z">
        <w:r>
          <w:delText xml:space="preserve"> </w:delText>
        </w:r>
      </w:del>
      <w:del w:id="4495" w:author="PR Preview" w:date="2026-01-01T00:00:00Z">
        <w:r>
          <w:delText xml:space="preserve">if</w:delText>
        </w:r>
      </w:del>
      <w:del w:id="449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0</m:t>
        </m:r>
      </m:oMath>
      <w:del w:id="4497" w:author="PR Preview" w:date="2026-01-01T00:00:00Z">
        <w:r>
          <w:delText xml:space="preserve"> </w:delText>
        </w:r>
      </w:del>
      <w:del w:id="4498" w:author="PR Preview" w:date="2026-01-01T00:00:00Z">
        <w:r>
          <w:delText xml:space="preserve">and</w:delText>
        </w:r>
      </w:del>
      <w:del w:id="44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delText xml:space="preserve">otherwise.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Then</w:delText>
        </w:r>
      </w:del>
      <w:del w:id="45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4505" w:author="PR Preview" w:date="2026-01-01T00:00:00Z">
        <w:r>
          <w:delText xml:space="preserve">.</w:delText>
        </w:r>
      </w:del>
      <w:del w:id="4506" w:author="PR Preview" w:date="2026-01-01T00:00:00Z">
        <w:r>
          <w:delText xml:space="preserve"> </w:delText>
        </w:r>
      </w:del>
      <w:del w:id="4507" w:author="PR Preview" w:date="2026-01-01T00:00:00Z">
        <w:r>
          <w:delText xml:space="preserve">For</w:delText>
        </w:r>
      </w:del>
      <w:del w:id="450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≥</m:t>
        </m:r>
        <m:r>
          <m:t>1</m:t>
        </m:r>
      </m:oMath>
      <w:del w:id="4509" w:author="PR Preview" w:date="2026-01-01T00:00:00Z">
        <w:r>
          <w:delText xml:space="preserve">, the</w:delText>
        </w:r>
      </w:del>
      <w:del w:id="4510" w:author="PR Preview" w:date="2026-01-01T00:00:00Z">
        <w:r>
          <w:delText xml:space="preserve"> </w:delText>
        </w:r>
      </w:del>
      <w:hyperlink r:id="rId16">
        <w:del w:id="451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5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del w:id="4513" w:author="PR Preview" w:date="2026-01-01T00:00:00Z">
        <w:r>
          <w:delText xml:space="preserve"> </w:delText>
        </w:r>
      </w:del>
      <w:del w:id="4514" w:author="PR Preview" w:date="2026-01-01T00:00:00Z">
        <w:r>
          <w:delText xml:space="preserve">is empty or</w:delText>
        </w:r>
      </w:del>
      <w:del w:id="45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4516" w:author="PR Preview" w:date="2026-01-01T00:00:00Z">
        <w:r>
          <w:delText xml:space="preserve">,</w:delText>
        </w:r>
      </w:del>
      <w:del w:id="4517" w:author="PR Preview" w:date="2026-01-01T00:00:00Z">
        <w:r>
          <w:delText xml:space="preserve"> </w:delText>
        </w:r>
      </w:del>
      <w:del w:id="4518" w:author="PR Preview" w:date="2026-01-01T00:00:00Z">
        <w:r>
          <w:delText xml:space="preserve">so it has</w:delText>
        </w:r>
      </w:del>
      <w:del w:id="4519" w:author="PR Preview" w:date="2026-01-01T00:00:00Z">
        <w:r>
          <w:delText xml:space="preserve"> </w:delText>
        </w:r>
      </w:del>
      <w:hyperlink w:anchor="def-measure-zero">
        <w:del w:id="4520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4521" w:author="PR Preview" w:date="2026-01-01T00:00:00Z">
        <w:r>
          <w:delText xml:space="preserve">,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delText xml:space="preserve">and for</w:delText>
        </w:r>
      </w:del>
      <w:del w:id="45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1</m:t>
        </m:r>
      </m:oMath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delText xml:space="preserve">it has positive</w:delText>
        </w:r>
      </w:del>
      <w:del w:id="4527" w:author="PR Preview" w:date="2026-01-01T00:00:00Z">
        <w:r>
          <w:delText xml:space="preserve"> </w:delText>
        </w:r>
      </w:del>
      <w:hyperlink w:anchor="def-measure">
        <w:del w:id="4528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4529" w:author="PR Preview" w:date="2026-01-01T00:00:00Z">
        <w:r>
          <w:delText xml:space="preserve">.</w:delText>
        </w:r>
      </w:del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By</w:delText>
        </w:r>
      </w:del>
      <w:del w:id="4532" w:author="PR Preview" w:date="2026-01-01T00:00:00Z">
        <w:r>
          <w:delText xml:space="preserve"> </w:delText>
        </w:r>
      </w:del>
      <w:hyperlink w:anchor="def-essential-supremum-norm">
        <w:del w:id="4533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534" w:author="PR Preview" w:date="2026-01-01T00:00:00Z">
        <w:r>
          <w:delText xml:space="preserve">,</w:delText>
        </w:r>
      </w:del>
      <w:del w:id="45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del w:id="4536" w:author="PR Preview" w:date="2026-01-01T00:00:00Z">
        <w:r>
          <w:delText xml:space="preserve">.</w:delText>
        </w:r>
      </w:del>
    </w:p>
    <w:p>
      <w:pPr>
        <w:pStyle w:val="BodyText"/>
      </w:pPr>
      <w:del w:id="4537" w:author="PR Preview" w:date="2026-01-01T00:00:00Z">
        <w:r>
          <w:rPr>
            <w:b/>
            <w:bCs/>
          </w:rPr>
          <w:delText xml:space="preserve">Definition 34 (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538" w:author="PR Preview" w:date="2026-01-01T00:00:00Z">
        <w:r>
          <w:rPr>
            <w:b/>
            <w:bCs/>
          </w:rPr>
          <w:delText xml:space="preserve"> </w:delText>
        </w:r>
      </w:del>
      <w:del w:id="4539" w:author="PR Preview" w:date="2026-01-01T00:00:00Z">
        <w:r>
          <w:rPr>
            <w:b/>
            <w:bCs/>
          </w:rPr>
          <w:delText xml:space="preserve">space (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540" w:author="PR Preview" w:date="2026-01-01T00:00:00Z">
        <w:r>
          <w:rPr>
            <w:b/>
            <w:bCs/>
          </w:rPr>
          <w:delText xml:space="preserve">))</w:delText>
        </w:r>
      </w:del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Let</w:delText>
        </w:r>
      </w:del>
      <w:del w:id="45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be a</w:delText>
        </w:r>
      </w:del>
      <w:del w:id="4546" w:author="PR Preview" w:date="2026-01-01T00:00:00Z">
        <w:r>
          <w:delText xml:space="preserve"> </w:delText>
        </w:r>
      </w:del>
      <w:hyperlink w:anchor="def-measure-space">
        <w:del w:id="4547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548" w:author="PR Preview" w:date="2026-01-01T00:00:00Z">
        <w:r>
          <w:delText xml:space="preserve">.</w:delText>
        </w:r>
      </w:del>
      <w:del w:id="4549" w:author="PR Preview" w:date="2026-01-01T00:00:00Z">
        <w:r>
          <w:delText xml:space="preserve"> </w:delText>
        </w:r>
      </w:del>
      <w:del w:id="4550" w:author="PR Preview" w:date="2026-01-01T00:00:00Z">
        <w:r>
          <w:delText xml:space="preserve">The</w:delText>
        </w:r>
      </w:del>
      <w:del w:id="455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552" w:author="PR Preview" w:date="2026-01-01T00:00:00Z">
        <w:r>
          <w:rPr>
            <w:b/>
            <w:bCs/>
          </w:rPr>
          <w:delText xml:space="preserve"> </w:delText>
        </w:r>
      </w:del>
      <w:del w:id="4553" w:author="PR Preview" w:date="2026-01-01T00:00:00Z">
        <w:r>
          <w:rPr>
            <w:b/>
            <w:bCs/>
          </w:rPr>
          <w:delText xml:space="preserve">space</w:delText>
        </w:r>
      </w:del>
      <w:del w:id="4554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555" w:author="PR Preview" w:date="2026-01-01T00:00:00Z">
        <w:r>
          <w:delText xml:space="preserve"> </w:delText>
        </w:r>
      </w:del>
      <w:del w:id="4556" w:author="PR Preview" w:date="2026-01-01T00:00:00Z">
        <w:r>
          <w:delText xml:space="preserve">is the</w:delText>
        </w:r>
      </w:del>
      <w:del w:id="4557" w:author="PR Preview" w:date="2026-01-01T00:00:00Z">
        <w:r>
          <w:delText xml:space="preserve"> </w:delText>
        </w:r>
      </w:del>
      <w:hyperlink r:id="rId16">
        <w:del w:id="4558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559" w:author="PR Preview" w:date="2026-01-01T00:00:00Z">
        <w:r>
          <w:delText xml:space="preserve"> </w:delText>
        </w:r>
      </w:del>
      <w:del w:id="4560" w:author="PR Preview" w:date="2026-01-01T00:00:00Z">
        <w:r>
          <w:delText xml:space="preserve">of all</w:delText>
        </w:r>
      </w:del>
      <w:del w:id="4561" w:author="PR Preview" w:date="2026-01-01T00:00:00Z">
        <w:r>
          <w:delText xml:space="preserve"> </w:delText>
        </w:r>
      </w:del>
      <w:hyperlink w:anchor="def-measurable-function">
        <w:del w:id="4562" w:author="PR Preview" w:date="2026-01-01T00:00:00Z">
          <w:r>
            <w:rPr>
              <w:rStyle w:val="Hyperlink"/>
            </w:rPr>
            <w:delText xml:space="preserve">measurable functions</w:delText>
          </w:r>
        </w:del>
      </w:hyperlink>
      <w:del w:id="45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64" w:author="PR Preview" w:date="2026-01-01T00:00:00Z">
        <w:r>
          <w:delText xml:space="preserve"> </w:delText>
        </w:r>
      </w:del>
      <w:del w:id="4565" w:author="PR Preview" w:date="2026-01-01T00:00:00Z">
        <w:r>
          <w:delText xml:space="preserve">whose</w:delText>
        </w:r>
      </w:del>
      <w:del w:id="4566" w:author="PR Preview" w:date="2026-01-01T00:00:00Z">
        <w:r>
          <w:delText xml:space="preserve"> </w:delText>
        </w:r>
      </w:del>
      <w:hyperlink w:anchor="def-essential-supremum-norm">
        <w:del w:id="4567" w:author="PR Preview" w:date="2026-01-01T00:00:00Z">
          <w:r>
            <w:rPr>
              <w:rStyle w:val="Hyperlink"/>
            </w:rPr>
            <w:delText xml:space="preserve">essential supremum norm</w:delText>
          </w:r>
        </w:del>
      </w:hyperlink>
      <w:del w:id="4568" w:author="PR Preview" w:date="2026-01-01T00:00:00Z">
        <w:r>
          <w:delText xml:space="preserve"> </w:delText>
        </w:r>
      </w:del>
      <w:del w:id="4569" w:author="PR Preview" w:date="2026-01-01T00:00:00Z">
        <w:r>
          <w:delText xml:space="preserve">is less than</w:delText>
        </w:r>
      </w:del>
      <w:del w:id="457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571" w:author="PR Preview" w:date="2026-01-01T00:00:00Z">
        <w:r>
          <w:delText xml:space="preserve">:</w:delText>
        </w:r>
      </w:del>
      <w:del w:id="45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573" w:author="PR Preview" w:date="2026-01-01T00:00:00Z">
        <w:r>
          <w:delText xml:space="preserve">.</w:delText>
        </w:r>
      </w:del>
    </w:p>
    <w:p>
      <w:pPr>
        <w:pStyle w:val="BodyText"/>
      </w:pPr>
      <w:del w:id="4574" w:author="PR Preview" w:date="2026-01-01T00:00:00Z">
        <w:r>
          <w:rPr>
            <w:b/>
            <w:bCs/>
          </w:rPr>
          <w:delText xml:space="preserve">Example 31 (Bounded and unbounded functions)</w:delText>
        </w:r>
      </w:del>
      <w:del w:id="4575" w:author="PR Preview" w:date="2026-01-01T00:00:00Z">
        <w:r>
          <w:delText xml:space="preserve"> </w:delText>
        </w:r>
      </w:del>
      <w:del w:id="4576" w:author="PR Preview" w:date="2026-01-01T00:00:00Z">
        <w:r>
          <w:delText xml:space="preserve">Let</w:delText>
        </w:r>
      </w:del>
      <w:del w:id="457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578" w:author="PR Preview" w:date="2026-01-01T00:00:00Z">
        <w:r>
          <w:delText xml:space="preserve"> </w:delText>
        </w:r>
      </w:del>
      <w:del w:id="4579" w:author="PR Preview" w:date="2026-01-01T00:00:00Z">
        <w:r>
          <w:delText xml:space="preserve">with the</w:delText>
        </w:r>
      </w:del>
      <w:del w:id="4580" w:author="PR Preview" w:date="2026-01-01T00:00:00Z">
        <w:r>
          <w:delText xml:space="preserve"> </w:delText>
        </w:r>
      </w:del>
      <w:hyperlink w:anchor="def-lebesgue-measure">
        <w:del w:id="4581" w:author="PR Preview" w:date="2026-01-01T00:00:00Z">
          <w:r>
            <w:rPr>
              <w:rStyle w:val="Hyperlink"/>
            </w:rPr>
            <w:delText xml:space="preserve">Lebesgue measure</w:delText>
          </w:r>
        </w:del>
      </w:hyperlink>
      <w:del w:id="4582" w:author="PR Preview" w:date="2026-01-01T00:00:00Z">
        <w:r>
          <w:delText xml:space="preserve"> </w:delText>
        </w:r>
      </w:del>
      <m:oMath>
        <m:r>
          <m:t>μ</m:t>
        </m:r>
      </m:oMath>
      <w:del w:id="4583" w:author="PR Preview" w:date="2026-01-01T00:00:00Z">
        <w:r>
          <w:delText xml:space="preserve">.</w:delText>
        </w:r>
      </w:del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The</w:delText>
        </w:r>
      </w:del>
      <w:del w:id="4586" w:author="PR Preview" w:date="2026-01-01T00:00:00Z">
        <w:r>
          <w:delText xml:space="preserve"> </w:delText>
        </w:r>
      </w:del>
      <w:hyperlink r:id="rId58">
        <w:del w:id="458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5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del w:id="4589" w:author="PR Preview" w:date="2026-01-01T00:00:00Z">
        <w:r>
          <w:delText xml:space="preserve"> </w:delText>
        </w:r>
      </w:del>
      <w:del w:id="4590" w:author="PR Preview" w:date="2026-01-01T00:00:00Z">
        <w:r>
          <w:delText xml:space="preserve">has</w:delText>
        </w:r>
      </w:del>
      <w:del w:id="45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592" w:author="PR Preview" w:date="2026-01-01T00:00:00Z">
        <w:r>
          <w:delText xml:space="preserve">,</w:delText>
        </w:r>
      </w:del>
      <w:del w:id="4593" w:author="PR Preview" w:date="2026-01-01T00:00:00Z">
        <w:r>
          <w:delText xml:space="preserve"> </w:delText>
        </w:r>
      </w:del>
      <w:del w:id="4594" w:author="PR Preview" w:date="2026-01-01T00:00:00Z">
        <w:r>
          <w:delText xml:space="preserve">so</w:delText>
        </w:r>
      </w:del>
      <w:del w:id="45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596" w:author="PR Preview" w:date="2026-01-01T00:00:00Z">
        <w:r>
          <w:delText xml:space="preserve"> </w:delText>
        </w:r>
      </w:del>
      <w:del w:id="4597" w:author="PR Preview" w:date="2026-01-01T00:00:00Z">
        <w:r>
          <w:delText xml:space="preserve">by</w:delText>
        </w:r>
      </w:del>
      <w:del w:id="4598" w:author="PR Preview" w:date="2026-01-01T00:00:00Z">
        <w:r>
          <w:delText xml:space="preserve"> </w:delText>
        </w:r>
      </w:del>
      <w:hyperlink w:anchor="def-linf-function-space">
        <w:del w:id="4599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4600" w:author="PR Preview" w:date="2026-01-01T00:00:00Z">
        <w:r>
          <w:delText xml:space="preserve">.</w:delText>
        </w:r>
      </w:del>
      <w:del w:id="4601" w:author="PR Preview" w:date="2026-01-01T00:00:00Z">
        <w:r>
          <w:delText xml:space="preserve"> </w:delText>
        </w:r>
      </w:del>
      <w:del w:id="4602" w:author="PR Preview" w:date="2026-01-01T00:00:00Z">
        <w:r>
          <w:delText xml:space="preserve">The function</w:delText>
        </w:r>
      </w:del>
      <w:del w:id="460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del w:id="4604" w:author="PR Preview" w:date="2026-01-01T00:00:00Z">
        <w:r>
          <w:delText xml:space="preserve"> </w:delText>
        </w:r>
      </w:del>
      <w:del w:id="4605" w:author="PR Preview" w:date="2026-01-01T00:00:00Z">
        <w:r>
          <w:delText xml:space="preserve">exceeds every</w:delText>
        </w:r>
      </w:del>
      <w:del w:id="4606" w:author="PR Preview" w:date="2026-01-01T00:00:00Z">
        <w:r>
          <w:delText xml:space="preserve"> </w:delText>
        </w:r>
      </w:del>
      <m:oMath>
        <m:r>
          <m:t>C</m:t>
        </m:r>
      </m:oMath>
      <w:del w:id="4607" w:author="PR Preview" w:date="2026-01-01T00:00:00Z">
        <w:r>
          <w:delText xml:space="preserve"> </w:delText>
        </w:r>
      </w:del>
      <w:del w:id="4608" w:author="PR Preview" w:date="2026-01-01T00:00:00Z">
        <w:r>
          <w:delText xml:space="preserve">on the</w:delText>
        </w:r>
      </w:del>
      <w:del w:id="4609" w:author="PR Preview" w:date="2026-01-01T00:00:00Z">
        <w:r>
          <w:delText xml:space="preserve"> </w:delText>
        </w:r>
      </w:del>
      <w:hyperlink r:id="rId16">
        <w:del w:id="4610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6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del w:id="4612" w:author="PR Preview" w:date="2026-01-01T00:00:00Z">
        <w:r>
          <w:delText xml:space="preserve"> </w:delText>
        </w:r>
      </w:del>
      <w:del w:id="4613" w:author="PR Preview" w:date="2026-01-01T00:00:00Z">
        <w:r>
          <w:delText xml:space="preserve">of positive</w:delText>
        </w:r>
      </w:del>
      <w:del w:id="4614" w:author="PR Preview" w:date="2026-01-01T00:00:00Z">
        <w:r>
          <w:delText xml:space="preserve"> </w:delText>
        </w:r>
      </w:del>
      <w:hyperlink w:anchor="def-measure">
        <w:del w:id="461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4616" w:author="PR Preview" w:date="2026-01-01T00:00:00Z">
        <w:r>
          <w:delText xml:space="preserve">,</w:delText>
        </w:r>
      </w:del>
      <w:del w:id="4617" w:author="PR Preview" w:date="2026-01-01T00:00:00Z">
        <w:r>
          <w:delText xml:space="preserve"> </w:delText>
        </w:r>
      </w:del>
      <w:del w:id="4618" w:author="PR Preview" w:date="2026-01-01T00:00:00Z">
        <w:r>
          <w:delText xml:space="preserve">so</w:delText>
        </w:r>
      </w:del>
      <w:del w:id="46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620" w:author="PR Preview" w:date="2026-01-01T00:00:00Z">
        <w:r>
          <w:delText xml:space="preserve"> </w:delText>
        </w:r>
      </w:del>
      <w:del w:id="4621" w:author="PR Preview" w:date="2026-01-01T00:00:00Z">
        <w:r>
          <w:delText xml:space="preserve">and</w:delText>
        </w:r>
      </w:del>
      <w:del w:id="462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23" w:author="PR Preview" w:date="2026-01-01T00:00:00Z">
        <w:r>
          <w:delText xml:space="preserve">.</w:delText>
        </w:r>
      </w:del>
    </w:p>
    <w:p>
      <w:pPr>
        <w:pStyle w:val="BodyText"/>
      </w:pPr>
      <w:del w:id="4624" w:author="PR Preview" w:date="2026-01-01T00:00:00Z">
        <w:r>
          <w:rPr>
            <w:b/>
            <w:bCs/>
          </w:rPr>
          <w:delText xml:space="preserve">Definition 35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625" w:author="PR Preview" w:date="2026-01-01T00:00:00Z">
        <w:r>
          <w:rPr>
            <w:b/>
            <w:bCs/>
          </w:rPr>
          <w:delText xml:space="preserve"> </w:delText>
        </w:r>
      </w:del>
      <w:del w:id="4626" w:author="PR Preview" w:date="2026-01-01T00:00:00Z">
        <w:r>
          <w:rPr>
            <w:b/>
            <w:bCs/>
          </w:rPr>
          <w:delText xml:space="preserve">space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27" w:author="PR Preview" w:date="2026-01-01T00:00:00Z">
        <w:r>
          <w:rPr>
            <w:b/>
            <w:bCs/>
          </w:rPr>
          <w:delText xml:space="preserve">,</w:delText>
        </w:r>
      </w:del>
      <w:del w:id="462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29" w:author="PR Preview" w:date="2026-01-01T00:00:00Z">
        <w:r>
          <w:rPr>
            <w:b/>
            <w:bCs/>
          </w:rPr>
          <w:delText xml:space="preserve">))</w:delText>
        </w:r>
      </w:del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Let</w:delText>
        </w:r>
      </w:del>
      <w:del w:id="46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33" w:author="PR Preview" w:date="2026-01-01T00:00:00Z">
        <w:r>
          <w:delText xml:space="preserve"> </w:delText>
        </w:r>
      </w:del>
      <w:del w:id="4634" w:author="PR Preview" w:date="2026-01-01T00:00:00Z">
        <w:r>
          <w:delText xml:space="preserve">be a</w:delText>
        </w:r>
      </w:del>
      <w:del w:id="4635" w:author="PR Preview" w:date="2026-01-01T00:00:00Z">
        <w:r>
          <w:delText xml:space="preserve"> </w:delText>
        </w:r>
      </w:del>
      <w:hyperlink w:anchor="def-measure-space">
        <w:del w:id="463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637" w:author="PR Preview" w:date="2026-01-01T00:00:00Z">
        <w:r>
          <w:delText xml:space="preserve">.</w:delText>
        </w:r>
      </w:del>
      <w:del w:id="4638" w:author="PR Preview" w:date="2026-01-01T00:00:00Z">
        <w:r>
          <w:delText xml:space="preserve"> </w:delText>
        </w:r>
      </w:del>
      <w:del w:id="4639" w:author="PR Preview" w:date="2026-01-01T00:00:00Z">
        <w:r>
          <w:delText xml:space="preserve">For each</w:delText>
        </w:r>
      </w:del>
      <w:del w:id="4640" w:author="PR Preview" w:date="2026-01-01T00:00:00Z">
        <w:r>
          <w:delText xml:space="preserve"> </w:delText>
        </w:r>
      </w:del>
      <m:oMath>
        <m:r>
          <m:t>f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in the</w:delText>
        </w:r>
      </w:del>
      <w:del w:id="4643" w:author="PR Preview" w:date="2026-01-01T00:00:00Z">
        <w:r>
          <w:delText xml:space="preserve"> </w:delText>
        </w:r>
      </w:del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del w:id="4644" w:author="PR Preview" w:date="2026-01-01T00:00:00Z">
          <w:r>
            <w:rPr>
              <w:rStyle w:val="Hyperlink"/>
            </w:rPr>
            <w:delText xml:space="preserve"> </w:delText>
          </w:r>
        </w:del>
        <w:del w:id="4645" w:author="PR Preview" w:date="2026-01-01T00:00:00Z">
          <w:r>
            <w:rPr>
              <w:rStyle w:val="Hyperlink"/>
            </w:rPr>
            <w:delText xml:space="preserve">space</w:delText>
          </w:r>
        </w:del>
      </w:hyperlink>
      <w:del w:id="4646" w:author="PR Preview" w:date="2026-01-01T00:00:00Z">
        <w:r>
          <w:delText xml:space="preserve">,</w:delText>
        </w:r>
      </w:del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let</w:delText>
        </w:r>
      </w:del>
      <w:del w:id="46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del w:id="4650" w:author="PR Preview" w:date="2026-01-01T00:00:00Z">
        <w:r>
          <w:delText xml:space="preserve"> </w:delText>
        </w:r>
      </w:del>
      <w:del w:id="4651" w:author="PR Preview" w:date="2026-01-01T00:00:00Z">
        <w:r>
          <w:delText xml:space="preserve">be the</w:delText>
        </w:r>
      </w:del>
      <w:del w:id="4652" w:author="PR Preview" w:date="2026-01-01T00:00:00Z">
        <w:r>
          <w:delText xml:space="preserve"> </w:delText>
        </w:r>
      </w:del>
      <w:hyperlink r:id="rId16">
        <w:del w:id="4653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delText xml:space="preserve">of all</w:delText>
        </w:r>
      </w:del>
      <w:del w:id="4656" w:author="PR Preview" w:date="2026-01-01T00:00:00Z">
        <w:r>
          <w:delText xml:space="preserve"> </w:delText>
        </w:r>
      </w:del>
      <w:hyperlink r:id="rId58">
        <w:del w:id="4657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in</w:delText>
        </w:r>
      </w:del>
      <w:del w:id="466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61" w:author="PR Preview" w:date="2026-01-01T00:00:00Z">
        <w:r>
          <w:delText xml:space="preserve"> </w:delText>
        </w:r>
      </w:del>
      <w:del w:id="4662" w:author="PR Preview" w:date="2026-01-01T00:00:00Z">
        <w:r>
          <w:delText xml:space="preserve">that are</w:delText>
        </w:r>
      </w:del>
      <w:del w:id="4663" w:author="PR Preview" w:date="2026-01-01T00:00:00Z">
        <w:r>
          <w:delText xml:space="preserve"> </w:delText>
        </w:r>
      </w:del>
      <w:hyperlink w:anchor="def-equal-almost-everywhere">
        <w:del w:id="4664" w:author="PR Preview" w:date="2026-01-01T00:00:00Z">
          <w:r>
            <w:rPr>
              <w:rStyle w:val="Hyperlink"/>
            </w:rPr>
            <w:delText xml:space="preserve">equal almost everywhere</w:delText>
          </w:r>
        </w:del>
      </w:hyperlink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to</w:delText>
        </w:r>
      </w:del>
      <w:del w:id="4667" w:author="PR Preview" w:date="2026-01-01T00:00:00Z">
        <w:r>
          <w:delText xml:space="preserve"> </w:delText>
        </w:r>
      </w:del>
      <m:oMath>
        <m:r>
          <m:t>f</m:t>
        </m:r>
      </m:oMath>
      <w:del w:id="4668" w:author="PR Preview" w:date="2026-01-01T00:00:00Z">
        <w:r>
          <w:delText xml:space="preserve">.</w:delText>
        </w:r>
      </w:del>
      <w:del w:id="4669" w:author="PR Preview" w:date="2026-01-01T00:00:00Z">
        <w:r>
          <w:delText xml:space="preserve"> </w:delText>
        </w:r>
      </w:del>
      <w:del w:id="4670" w:author="PR Preview" w:date="2026-01-01T00:00:00Z">
        <w:r>
          <w:delText xml:space="preserve">The</w:delText>
        </w:r>
      </w:del>
      <w:del w:id="467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672" w:author="PR Preview" w:date="2026-01-01T00:00:00Z">
        <w:r>
          <w:rPr>
            <w:b/>
            <w:bCs/>
          </w:rPr>
          <w:delText xml:space="preserve"> </w:delText>
        </w:r>
      </w:del>
      <w:del w:id="4673" w:author="PR Preview" w:date="2026-01-01T00:00:00Z">
        <w:r>
          <w:rPr>
            <w:b/>
            <w:bCs/>
          </w:rPr>
          <w:delText xml:space="preserve">space</w:delText>
        </w:r>
      </w:del>
      <w:del w:id="467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75" w:author="PR Preview" w:date="2026-01-01T00:00:00Z">
        <w:r>
          <w:delText xml:space="preserve"> </w:delText>
        </w:r>
      </w:del>
      <w:del w:id="4676" w:author="PR Preview" w:date="2026-01-01T00:00:00Z">
        <w:r>
          <w:delText xml:space="preserve">(or simply</w:delText>
        </w:r>
      </w:del>
      <w:del w:id="467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78" w:author="PR Preview" w:date="2026-01-01T00:00:00Z">
        <w:r>
          <w:delText xml:space="preserve">)</w:delText>
        </w:r>
      </w:del>
      <w:del w:id="4679" w:author="PR Preview" w:date="2026-01-01T00:00:00Z">
        <w:r>
          <w:delText xml:space="preserve"> </w:delText>
        </w:r>
      </w:del>
      <w:del w:id="4680" w:author="PR Preview" w:date="2026-01-01T00:00:00Z">
        <w:r>
          <w:delText xml:space="preserve">is the</w:delText>
        </w:r>
      </w:del>
      <w:del w:id="4681" w:author="PR Preview" w:date="2026-01-01T00:00:00Z">
        <w:r>
          <w:delText xml:space="preserve"> </w:delText>
        </w:r>
      </w:del>
      <w:hyperlink r:id="rId16">
        <w:del w:id="4682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4683" w:author="PR Preview" w:date="2026-01-01T00:00:00Z">
        <w:r>
          <w:delText xml:space="preserve"> </w:delText>
        </w:r>
      </w:del>
      <w:del w:id="4684" w:author="PR Preview" w:date="2026-01-01T00:00:00Z">
        <w:r>
          <w:delText xml:space="preserve">of all such</w:delText>
        </w:r>
      </w:del>
      <w:del w:id="4685" w:author="PR Preview" w:date="2026-01-01T00:00:00Z">
        <w:r>
          <w:delText xml:space="preserve"> </w:delText>
        </w:r>
      </w:del>
      <w:hyperlink r:id="rId16">
        <w:del w:id="4686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46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del w:id="4688" w:author="PR Preview" w:date="2026-01-01T00:00:00Z">
        <w:r>
          <w:delText xml:space="preserve">,</w:delText>
        </w:r>
      </w:del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with the</w:delText>
        </w:r>
      </w:del>
      <w:del w:id="4691" w:author="PR Preview" w:date="2026-01-01T00:00:00Z">
        <w:r>
          <w:delText xml:space="preserve"> </w:delText>
        </w:r>
      </w:del>
      <w:hyperlink r:id="rId129">
        <w:del w:id="4692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46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4694" w:author="PR Preview" w:date="2026-01-01T00:00:00Z">
        <w:r>
          <w:delText xml:space="preserve"> </w:delText>
        </w:r>
      </w:del>
      <w:del w:id="4695" w:author="PR Preview" w:date="2026-01-01T00:00:00Z">
        <w:r>
          <w:delText xml:space="preserve">(</w:delText>
        </w:r>
      </w:del>
      <w:hyperlink w:anchor="def-essential-supremum-norm">
        <w:del w:id="4696" w:author="PR Preview" w:date="2026-01-01T00:00:00Z">
          <w:r>
            <w:rPr>
              <w:rStyle w:val="Hyperlink"/>
            </w:rPr>
            <w:delText xml:space="preserve">essential supremum norm</w:delText>
          </w:r>
        </w:del>
      </w:hyperlink>
      <w:del w:id="4697" w:author="PR Preview" w:date="2026-01-01T00:00:00Z">
        <w:r>
          <w:delText xml:space="preserve">).</w:delText>
        </w:r>
      </w:del>
    </w:p>
    <w:p>
      <w:pPr>
        <w:pStyle w:val="BodyText"/>
      </w:pPr>
      <w:del w:id="4698" w:author="PR Preview" w:date="2026-01-01T00:00:00Z">
        <w:r>
          <w:rPr>
            <w:b/>
            <w:bCs/>
          </w:rPr>
          <w:delText xml:space="preserve">Example 32 (Bounded functions equal almost everywhere)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Let</w:delText>
        </w:r>
      </w:del>
      <w:del w:id="4701" w:author="PR Preview" w:date="2026-01-01T00:00:00Z">
        <w:r>
          <w:delText xml:space="preserve"> </w:delText>
        </w:r>
      </w:del>
      <m:oMath>
        <m:r>
          <m:t>f</m:t>
        </m:r>
      </m:oMath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be the</w:delText>
        </w:r>
      </w:del>
      <w:del w:id="4704" w:author="PR Preview" w:date="2026-01-01T00:00:00Z">
        <w:r>
          <w:delText xml:space="preserve"> </w:delText>
        </w:r>
      </w:del>
      <w:hyperlink r:id="rId58">
        <w:del w:id="47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delText xml:space="preserve">in</w:delText>
        </w:r>
      </w:del>
      <w:del w:id="4708" w:author="PR Preview" w:date="2026-01-01T00:00:00Z">
        <w:r>
          <w:delText xml:space="preserve"> </w:delText>
        </w:r>
      </w:del>
      <w:hyperlink w:anchor="exm-essential-supremum-norm">
        <w:del w:id="4709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and</w:delText>
        </w:r>
      </w:del>
      <w:del w:id="471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on</w:delText>
        </w:r>
      </w:del>
      <w:del w:id="471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716" w:author="PR Preview" w:date="2026-01-01T00:00:00Z">
        <w:r>
          <w:delText xml:space="preserve">.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Then</w:delText>
        </w:r>
      </w:del>
      <w:del w:id="47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h</m:t>
        </m:r>
      </m:oMath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almost everywhere (</w:delText>
        </w:r>
      </w:del>
      <w:hyperlink w:anchor="def-equal-almost-everywhere">
        <w:del w:id="4722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4723" w:author="PR Preview" w:date="2026-01-01T00:00:00Z">
        <w:r>
          <w:delText xml:space="preserve">),</w:delText>
        </w:r>
      </w:del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so</w:delText>
        </w:r>
      </w:del>
      <w:del w:id="472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in</w:delText>
        </w:r>
      </w:del>
      <w:del w:id="4729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30" w:author="PR Preview" w:date="2026-01-01T00:00:00Z">
        <w:r>
          <w:delText xml:space="preserve">,</w:delText>
        </w:r>
      </w:del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and</w:delText>
        </w:r>
      </w:del>
      <w:del w:id="473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del w:id="4734" w:author="PR Preview" w:date="2026-01-01T00:00:00Z">
        <w:r>
          <w:delText xml:space="preserve">.</w:delText>
        </w:r>
      </w:del>
    </w:p>
    <w:p>
      <w:pPr>
        <w:pStyle w:val="BodyText"/>
      </w:pPr>
      <w:del w:id="4735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Let</w:delText>
        </w:r>
      </w:del>
      <w:del w:id="47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739" w:author="PR Preview" w:date="2026-01-01T00:00:00Z">
        <w:r>
          <w:delText xml:space="preserve"> </w:delText>
        </w:r>
      </w:del>
      <w:del w:id="4740" w:author="PR Preview" w:date="2026-01-01T00:00:00Z">
        <w:r>
          <w:delText xml:space="preserve">be a</w:delText>
        </w:r>
      </w:del>
      <w:del w:id="4741" w:author="PR Preview" w:date="2026-01-01T00:00:00Z">
        <w:r>
          <w:delText xml:space="preserve"> </w:delText>
        </w:r>
      </w:del>
      <w:hyperlink w:anchor="def-measure-space">
        <w:del w:id="474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743" w:author="PR Preview" w:date="2026-01-01T00:00:00Z">
        <w:r>
          <w:delText xml:space="preserve">,</w:delText>
        </w:r>
      </w:del>
      <w:del w:id="4744" w:author="PR Preview" w:date="2026-01-01T00:00:00Z">
        <w:r>
          <w:delText xml:space="preserve"> </w:delText>
        </w:r>
      </w:del>
      <w:del w:id="4745" w:author="PR Preview" w:date="2026-01-01T00:00:00Z">
        <w:r>
          <w:delText xml:space="preserve">and let</w:delText>
        </w:r>
      </w:del>
      <w:del w:id="47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747" w:author="PR Preview" w:date="2026-01-01T00:00:00Z">
        <w:r>
          <w:delText xml:space="preserve"> </w:delText>
        </w:r>
      </w:del>
      <w:del w:id="4748" w:author="PR Preview" w:date="2026-01-01T00:00:00Z">
        <w:r>
          <w:delText xml:space="preserve">be conjugate exponents satisfying</w:delText>
        </w:r>
      </w:del>
      <w:del w:id="47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(with the convention that</w:delText>
        </w:r>
      </w:del>
      <w:del w:id="475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753" w:author="PR Preview" w:date="2026-01-01T00:00:00Z">
        <w:r>
          <w:delText xml:space="preserve"> </w:delText>
        </w:r>
      </w:del>
      <w:del w:id="4754" w:author="PR Preview" w:date="2026-01-01T00:00:00Z">
        <w:r>
          <w:delText xml:space="preserve">when</w:delText>
        </w:r>
      </w:del>
      <w:del w:id="47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756" w:author="PR Preview" w:date="2026-01-01T00:00:00Z">
        <w:r>
          <w:delText xml:space="preserve">, and</w:delText>
        </w:r>
      </w:del>
      <w:del w:id="475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758" w:author="PR Preview" w:date="2026-01-01T00:00:00Z">
        <w:r>
          <w:delText xml:space="preserve"> </w:delText>
        </w:r>
      </w:del>
      <w:del w:id="4759" w:author="PR Preview" w:date="2026-01-01T00:00:00Z">
        <w:r>
          <w:delText xml:space="preserve">when</w:delText>
        </w:r>
      </w:del>
      <w:del w:id="476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761" w:author="PR Preview" w:date="2026-01-01T00:00:00Z">
        <w:r>
          <w:delText xml:space="preserve">).</w:delText>
        </w:r>
      </w:del>
      <w:del w:id="4762" w:author="PR Preview" w:date="2026-01-01T00:00:00Z">
        <w:r>
          <w:delText xml:space="preserve"> </w:delText>
        </w:r>
      </w:del>
      <w:del w:id="4763" w:author="PR Preview" w:date="2026-01-01T00:00:00Z">
        <w:r>
          <w:delText xml:space="preserve">If</w:delText>
        </w:r>
      </w:del>
      <w:del w:id="47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and</w:delText>
        </w:r>
      </w:del>
      <w:del w:id="476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delText xml:space="preserve">(</w:delText>
        </w:r>
      </w:del>
      <w:hyperlink w:anchor="def-lp-space">
        <w:del w:id="4770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4771" w:author="PR Preview" w:date="2026-01-01T00:00:00Z">
        <w:r>
          <w:delText xml:space="preserve">),</w:delText>
        </w:r>
      </w:del>
      <w:del w:id="4772" w:author="PR Preview" w:date="2026-01-01T00:00:00Z">
        <w:r>
          <w:delText xml:space="preserve"> </w:delText>
        </w:r>
      </w:del>
      <w:del w:id="4773" w:author="PR Preview" w:date="2026-01-01T00:00:00Z">
        <w:r>
          <w:delText xml:space="preserve">then their product</w:delText>
        </w:r>
      </w:del>
      <w:del w:id="4774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is</w:delText>
        </w:r>
      </w:del>
      <w:del w:id="4777" w:author="PR Preview" w:date="2026-01-01T00:00:00Z">
        <w:r>
          <w:delText xml:space="preserve"> </w:delText>
        </w:r>
      </w:del>
      <w:hyperlink w:anchor="def-absolutely-integrable">
        <w:del w:id="4778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81" w:author="PR Preview" w:date="2026-01-01T00:00:00Z">
        <w:r>
          <w:delText xml:space="preserve">) and satisfies:</w:delText>
        </w:r>
      </w:del>
    </w:p>
    <w:p>
      <w:pPr>
        <w:pStyle w:val="Compact"/>
        <w:numPr>
          <w:ilvl w:val="0"/>
          <w:numId w:val="1000"/>
        </w:numPr>
      </w:pPr>
      <w:ins w:id="4782" w:author="PR Preview" w:date="2026-01-01T00:00:00Z">
        <w:r>
          <w:t xml:space="preserve">Therefore,</w:t>
        </w:r>
      </w:ins>
      <w:ins w:id="478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84" w:author="PR Preview" w:date="2026-01-01T00:00:00Z">
        <w:r>
          <w:t xml:space="preserve">, so</w:t>
        </w:r>
      </w:ins>
      <w:ins w:id="47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786" w:author="PR Preview" w:date="2026-01-01T00:00:00Z">
        <w:r>
          <w:t xml:space="preserve">.</w:t>
        </w:r>
      </w:ins>
    </w:p>
    <w:p>
      <w:pPr>
        <w:pStyle w:val="FirstParagraph"/>
      </w:pPr>
      <w:ins w:id="4787" w:author="PR Preview" w:date="2026-01-01T00:00:00Z">
        <w:r>
          <w:t xml:space="preserve">This shows that</w:t>
        </w:r>
      </w:ins>
      <w:ins w:id="478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ins w:id="4789" w:author="PR Preview" w:date="2026-01-01T00:00:00Z">
        <w:r>
          <w:t xml:space="preserve"> </w:t>
        </w:r>
      </w:ins>
      <w:ins w:id="4790" w:author="PR Preview" w:date="2026-01-01T00:00:00Z">
        <w:r>
          <w:t xml:space="preserve">on finite-measure sets: higher exponents impose stricter integrability requirements near singularities.</w:t>
        </w:r>
      </w:ins>
    </w:p>
    <w:bookmarkEnd w:id="131"/>
    <w:bookmarkStart w:id="132" w:name="def-linf-space"/>
    <w:p>
      <w:pPr>
        <w:pStyle w:val="BodyText"/>
      </w:pPr>
      <w:ins w:id="4791" w:author="PR Preview" w:date="2026-01-01T00:00:00Z">
        <w:r>
          <w:rPr>
            <w:b/>
            <w:bCs/>
          </w:rPr>
          <w:t xml:space="preserve">Definition 34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792" w:author="PR Preview" w:date="2026-01-01T00:00:00Z">
        <w:r>
          <w:rPr>
            <w:b/>
            <w:bCs/>
          </w:rPr>
          <w:t xml:space="preserve"> </w:t>
        </w:r>
      </w:ins>
      <w:ins w:id="4793" w:author="PR Preview" w:date="2026-01-01T00:00:00Z">
        <w:r>
          <w:rPr>
            <w:b/>
            <w:bCs/>
          </w:rPr>
          <w:t xml:space="preserve">space and essential supremum norm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794" w:author="PR Preview" w:date="2026-01-01T00:00:00Z">
        <w:r>
          <w:rPr>
            <w:b/>
            <w:bCs/>
          </w:rPr>
          <w:t xml:space="preserve"> </w:t>
        </w:r>
      </w:ins>
      <w:ins w:id="4795" w:author="PR Preview" w:date="2026-01-01T00:00:00Z">
        <w:r>
          <w:rPr>
            <w:b/>
            <w:bCs/>
          </w:rPr>
          <w:t xml:space="preserve">norm))</w:t>
        </w:r>
      </w:ins>
      <w:ins w:id="4796" w:author="PR Preview" w:date="2026-01-01T00:00:00Z">
        <w:r>
          <w:t xml:space="preserve"> </w:t>
        </w:r>
      </w:ins>
      <w:ins w:id="4797" w:author="PR Preview" w:date="2026-01-01T00:00:00Z">
        <w:r>
          <w:t xml:space="preserve">Let</w:t>
        </w:r>
      </w:ins>
      <w:ins w:id="47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be a</w:t>
        </w:r>
      </w:ins>
      <w:ins w:id="4801" w:author="PR Preview" w:date="2026-01-01T00:00:00Z">
        <w:r>
          <w:t xml:space="preserve"> </w:t>
        </w:r>
      </w:ins>
      <w:hyperlink w:anchor="def-measure-space">
        <w:ins w:id="480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803" w:author="PR Preview" w:date="2026-01-01T00:00:00Z">
        <w:r>
          <w:t xml:space="preserve">.</w:t>
        </w:r>
      </w:ins>
      <w:ins w:id="4804" w:author="PR Preview" w:date="2026-01-01T00:00:00Z">
        <w:r>
          <w:t xml:space="preserve"> </w:t>
        </w:r>
      </w:ins>
      <w:ins w:id="4805" w:author="PR Preview" w:date="2026-01-01T00:00:00Z">
        <w:r>
          <w:t xml:space="preserve">For</w:t>
        </w:r>
      </w:ins>
      <w:ins w:id="48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807" w:author="PR Preview" w:date="2026-01-01T00:00:00Z">
        <w:r>
          <w:t xml:space="preserve">, the</w:t>
        </w:r>
      </w:ins>
      <w:ins w:id="4808" w:author="PR Preview" w:date="2026-01-01T00:00:00Z">
        <w:r>
          <w:t xml:space="preserve"> </w:t>
        </w:r>
      </w:ins>
      <w:ins w:id="4809" w:author="PR Preview" w:date="2026-01-01T00:00:00Z">
        <w:r>
          <w:rPr>
            <w:b/>
            <w:bCs/>
          </w:rPr>
          <w:t xml:space="preserve">essential supremum norm</w:t>
        </w:r>
      </w:ins>
      <w:ins w:id="4810" w:author="PR Preview" w:date="2026-01-01T00:00:00Z">
        <w:r>
          <w:t xml:space="preserve"> </w:t>
        </w:r>
      </w:ins>
      <w:ins w:id="4811" w:author="PR Preview" w:date="2026-01-01T00:00:00Z">
        <w:r>
          <w:t xml:space="preserve">(or</w:t>
        </w:r>
      </w:ins>
      <w:ins w:id="481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813" w:author="PR Preview" w:date="2026-01-01T00:00:00Z">
        <w:r>
          <w:rPr>
            <w:b/>
            <w:bCs/>
          </w:rPr>
          <w:t xml:space="preserve"> </w:t>
        </w:r>
      </w:ins>
      <w:ins w:id="4814" w:author="PR Preview" w:date="2026-01-01T00:00:00Z">
        <w:r>
          <w:rPr>
            <w:b/>
            <w:bCs/>
          </w:rPr>
          <w:t xml:space="preserve">norm</w:t>
        </w:r>
      </w:ins>
      <w:ins w:id="4815" w:author="PR Preview" w:date="2026-01-01T00:00:00Z">
        <w:r>
          <w:t xml:space="preserve">) of a</w:t>
        </w:r>
      </w:ins>
      <w:ins w:id="4816" w:author="PR Preview" w:date="2026-01-01T00:00:00Z">
        <w:r>
          <w:t xml:space="preserve"> </w:t>
        </w:r>
      </w:ins>
      <w:hyperlink w:anchor="def-measurable-function">
        <w:ins w:id="4817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48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821" w:author="PR Preview" w:date="2026-01-01T00:00:00Z">
        <w:r>
          <w:t xml:space="preserve">The space</w:t>
        </w:r>
      </w:ins>
      <w:ins w:id="482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consists of equivalence classes of essentially bounded measurable functions,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identified as in</w:t>
        </w:r>
      </w:ins>
      <w:ins w:id="4827" w:author="PR Preview" w:date="2026-01-01T00:00:00Z">
        <w:r>
          <w:t xml:space="preserve"> </w:t>
        </w:r>
      </w:ins>
      <w:hyperlink w:anchor="def-lp-space">
        <w:ins w:id="482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when they are equal</w:t>
        </w:r>
      </w:ins>
      <w:ins w:id="4831" w:author="PR Preview" w:date="2026-01-01T00:00:00Z">
        <w:r>
          <w:t xml:space="preserve"> </w:t>
        </w:r>
      </w:ins>
      <w:hyperlink w:anchor="def-almost-everywhere">
        <w:ins w:id="4832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833" w:author="PR Preview" w:date="2026-01-01T00:00:00Z">
        <w:r>
          <w:t xml:space="preserve">.</w:t>
        </w:r>
      </w:ins>
    </w:p>
    <w:bookmarkEnd w:id="132"/>
    <w:bookmarkStart w:id="133" w:name="thm-holder-inequality"/>
    <w:p>
      <w:pPr>
        <w:pStyle w:val="BodyText"/>
      </w:pPr>
      <w:ins w:id="4834" w:author="PR Preview" w:date="2026-01-01T00:00:00Z">
        <w:r>
          <w:rPr>
            <w:b/>
            <w:bCs/>
          </w:rPr>
          <w:t xml:space="preserve">Theorem 5 (Holder’s inequality)</w:t>
        </w:r>
      </w:ins>
      <w:ins w:id="4835" w:author="PR Preview" w:date="2026-01-01T00:00:00Z">
        <w:r>
          <w:t xml:space="preserve"> </w:t>
        </w:r>
      </w:ins>
      <w:ins w:id="4836" w:author="PR Preview" w:date="2026-01-01T00:00:00Z">
        <w:r>
          <w:t xml:space="preserve">Let</w:t>
        </w:r>
      </w:ins>
      <w:ins w:id="48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be a</w:t>
        </w:r>
      </w:ins>
      <w:ins w:id="4840" w:author="PR Preview" w:date="2026-01-01T00:00:00Z">
        <w:r>
          <w:t xml:space="preserve"> </w:t>
        </w:r>
      </w:ins>
      <w:hyperlink w:anchor="def-measure-space">
        <w:ins w:id="484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842" w:author="PR Preview" w:date="2026-01-01T00:00:00Z">
        <w:r>
          <w:t xml:space="preserve">,</w:t>
        </w:r>
      </w:ins>
      <w:ins w:id="4843" w:author="PR Preview" w:date="2026-01-01T00:00:00Z">
        <w:r>
          <w:t xml:space="preserve"> </w:t>
        </w:r>
      </w:ins>
      <w:ins w:id="4844" w:author="PR Preview" w:date="2026-01-01T00:00:00Z">
        <w:r>
          <w:t xml:space="preserve">and let</w:t>
        </w:r>
      </w:ins>
      <w:ins w:id="48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be conjugate exponents satisfying</w:t>
        </w:r>
      </w:ins>
      <w:ins w:id="48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(with the convention that</w:t>
        </w:r>
      </w:ins>
      <w:ins w:id="48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when</w:t>
        </w:r>
      </w:ins>
      <w:ins w:id="48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855" w:author="PR Preview" w:date="2026-01-01T00:00:00Z">
        <w:r>
          <w:t xml:space="preserve">, and</w:t>
        </w:r>
      </w:ins>
      <w:ins w:id="485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857" w:author="PR Preview" w:date="2026-01-01T00:00:00Z">
        <w:r>
          <w:t xml:space="preserve"> </w:t>
        </w:r>
      </w:ins>
      <w:ins w:id="4858" w:author="PR Preview" w:date="2026-01-01T00:00:00Z">
        <w:r>
          <w:t xml:space="preserve">when</w:t>
        </w:r>
      </w:ins>
      <w:ins w:id="48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860" w:author="PR Preview" w:date="2026-01-01T00:00:00Z">
        <w:r>
          <w:t xml:space="preserve">).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If</w:t>
        </w:r>
      </w:ins>
      <w:ins w:id="48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and</w:t>
        </w:r>
      </w:ins>
      <w:ins w:id="486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867" w:author="PR Preview" w:date="2026-01-01T00:00:00Z">
        <w:r>
          <w:t xml:space="preserve"> </w:t>
        </w:r>
      </w:ins>
      <w:ins w:id="4868" w:author="PR Preview" w:date="2026-01-01T00:00:00Z">
        <w:r>
          <w:t xml:space="preserve">(</w:t>
        </w:r>
      </w:ins>
      <w:hyperlink w:anchor="def-lp-space">
        <w:ins w:id="4869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4870" w:author="PR Preview" w:date="2026-01-01T00:00:00Z">
        <w:r>
          <w:t xml:space="preserve">),</w:t>
        </w:r>
      </w:ins>
      <w:ins w:id="4871" w:author="PR Preview" w:date="2026-01-01T00:00:00Z">
        <w:r>
          <w:t xml:space="preserve"> </w:t>
        </w:r>
      </w:ins>
      <w:ins w:id="4872" w:author="PR Preview" w:date="2026-01-01T00:00:00Z">
        <w:r>
          <w:t xml:space="preserve">then their product</w:t>
        </w:r>
      </w:ins>
      <w:ins w:id="4873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is</w:t>
        </w:r>
      </w:ins>
      <w:ins w:id="4876" w:author="PR Preview" w:date="2026-01-01T00:00:00Z">
        <w:r>
          <w:t xml:space="preserve"> </w:t>
        </w:r>
      </w:ins>
      <w:hyperlink w:anchor="def-absolutely-integrable">
        <w:ins w:id="4877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878" w:author="PR Preview" w:date="2026-01-01T00:00:00Z">
        <w:r>
          <w:t xml:space="preserve"> </w:t>
        </w:r>
      </w:ins>
      <w:ins w:id="4879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880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del w:id="4881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882" w:author="PR Preview" w:date="2026-01-01T00:00:00Z">
        <w:r>
          <w:rPr>
            <w:b/>
            <w:bCs/>
          </w:rPr>
          <w:delText xml:space="preserve"> </w:delText>
        </w:r>
      </w:del>
      <w:del w:id="4883" w:author="PR Preview" w:date="2026-01-01T00:00:00Z">
        <w:r>
          <w:rPr>
            <w:b/>
            <w:bCs/>
          </w:rPr>
          <w:delText xml:space="preserve">triangle inequality))</w:delText>
        </w:r>
      </w:del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Let</w:delText>
        </w:r>
      </w:del>
      <w:del w:id="4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887" w:author="PR Preview" w:date="2026-01-01T00:00:00Z">
        <w:r>
          <w:delText xml:space="preserve"> </w:delText>
        </w:r>
      </w:del>
      <w:del w:id="4888" w:author="PR Preview" w:date="2026-01-01T00:00:00Z">
        <w:r>
          <w:delText xml:space="preserve">be a</w:delText>
        </w:r>
      </w:del>
      <w:del w:id="4889" w:author="PR Preview" w:date="2026-01-01T00:00:00Z">
        <w:r>
          <w:delText xml:space="preserve"> </w:delText>
        </w:r>
      </w:del>
      <w:hyperlink w:anchor="def-measure-space">
        <w:del w:id="489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891" w:author="PR Preview" w:date="2026-01-01T00:00:00Z">
        <w:r>
          <w:delText xml:space="preserve"> </w:delText>
        </w:r>
      </w:del>
      <w:del w:id="4892" w:author="PR Preview" w:date="2026-01-01T00:00:00Z">
        <w:r>
          <w:delText xml:space="preserve">and let</w:delText>
        </w:r>
      </w:del>
      <w:del w:id="489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4894" w:author="PR Preview" w:date="2026-01-01T00:00:00Z">
        <w:r>
          <w:delText xml:space="preserve">.</w:delText>
        </w:r>
      </w:del>
      <w:del w:id="4895" w:author="PR Preview" w:date="2026-01-01T00:00:00Z">
        <w:r>
          <w:delText xml:space="preserve"> </w:delText>
        </w:r>
      </w:del>
      <w:del w:id="4896" w:author="PR Preview" w:date="2026-01-01T00:00:00Z">
        <w:r>
          <w:delText xml:space="preserve">For any functions</w:delText>
        </w:r>
      </w:del>
      <w:del w:id="48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(</w:delText>
        </w:r>
      </w:del>
      <w:hyperlink w:anchor="def-lp-space">
        <w:del w:id="4900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4901" w:author="PR Preview" w:date="2026-01-01T00:00:00Z">
        <w:r>
          <w:delText xml:space="preserve">), their sum</w:delText>
        </w:r>
      </w:del>
      <w:del w:id="49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903" w:author="PR Preview" w:date="2026-01-01T00:00:00Z">
        <w:r>
          <w:delText xml:space="preserve"> </w:delText>
        </w:r>
      </w:del>
      <w:del w:id="4904" w:author="PR Preview" w:date="2026-01-01T00:00:00Z">
        <w:r>
          <w:delText xml:space="preserve">is in</w:delText>
        </w:r>
      </w:del>
      <w:del w:id="490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906" w:author="PR Preview" w:date="2026-01-01T00:00:00Z">
        <w:r>
          <w:delText xml:space="preserve"> </w:delText>
        </w:r>
      </w:del>
      <w:del w:id="4907" w:author="PR Preview" w:date="2026-01-01T00:00:00Z">
        <w:r>
          <w:delText xml:space="preserve">and satisfies:</w:delText>
        </w:r>
      </w:del>
    </w:p>
    <w:p>
      <w:pPr>
        <w:pStyle w:val="BodyText"/>
      </w:pPr>
      <w:ins w:id="4908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909" w:author="PR Preview" w:date="2026-01-01T00:00:00Z">
        <w:r>
          <w:rPr>
            <w:b/>
            <w:bCs/>
          </w:rPr>
          <w:t xml:space="preserve"> </w:t>
        </w:r>
      </w:ins>
      <w:ins w:id="4910" w:author="PR Preview" w:date="2026-01-01T00:00:00Z">
        <w:r>
          <w:rPr>
            <w:b/>
            <w:bCs/>
          </w:rPr>
          <w:t xml:space="preserve">triangle inequality))</w:t>
        </w:r>
      </w:ins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Let</w:t>
        </w:r>
      </w:ins>
      <w:ins w:id="49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be a</w:t>
        </w:r>
      </w:ins>
      <w:ins w:id="4916" w:author="PR Preview" w:date="2026-01-01T00:00:00Z">
        <w:r>
          <w:t xml:space="preserve"> </w:t>
        </w:r>
      </w:ins>
      <w:hyperlink w:anchor="def-measure-space">
        <w:ins w:id="491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918" w:author="PR Preview" w:date="2026-01-01T00:00:00Z">
        <w:r>
          <w:t xml:space="preserve"> </w:t>
        </w:r>
      </w:ins>
      <w:ins w:id="4919" w:author="PR Preview" w:date="2026-01-01T00:00:00Z">
        <w:r>
          <w:t xml:space="preserve">and let</w:t>
        </w:r>
      </w:ins>
      <w:ins w:id="49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4921" w:author="PR Preview" w:date="2026-01-01T00:00:00Z">
        <w:r>
          <w:t xml:space="preserve">.</w:t>
        </w:r>
      </w:ins>
      <w:ins w:id="4922" w:author="PR Preview" w:date="2026-01-01T00:00:00Z">
        <w:r>
          <w:t xml:space="preserve"> </w:t>
        </w:r>
      </w:ins>
      <w:ins w:id="4923" w:author="PR Preview" w:date="2026-01-01T00:00:00Z">
        <w:r>
          <w:t xml:space="preserve">For any functions</w:t>
        </w:r>
      </w:ins>
      <w:ins w:id="49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925" w:author="PR Preview" w:date="2026-01-01T00:00:00Z">
        <w:r>
          <w:t xml:space="preserve"> </w:t>
        </w:r>
      </w:ins>
      <w:ins w:id="4926" w:author="PR Preview" w:date="2026-01-01T00:00:00Z">
        <w:r>
          <w:t xml:space="preserve">(</w:t>
        </w:r>
      </w:ins>
      <w:hyperlink w:anchor="def-lp-space">
        <w:ins w:id="4927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4928" w:author="PR Preview" w:date="2026-01-01T00:00:00Z">
        <w:r>
          <w:t xml:space="preserve">), their sum</w:t>
        </w:r>
      </w:ins>
      <w:ins w:id="49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930" w:author="PR Preview" w:date="2026-01-01T00:00:00Z">
        <w:r>
          <w:t xml:space="preserve"> </w:t>
        </w:r>
      </w:ins>
      <w:ins w:id="4931" w:author="PR Preview" w:date="2026-01-01T00:00:00Z">
        <w:r>
          <w:t xml:space="preserve">is in</w:t>
        </w:r>
      </w:ins>
      <w:ins w:id="493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del w:id="4935" w:author="PR Preview" w:date="2026-01-01T00:00:00Z">
        <w:r>
          <w:rPr>
            <w:b/>
            <w:bCs/>
          </w:rPr>
          <w:delText xml:space="preserve">Example 33 (Applying Holder’s inequality to finite sums and expectations)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 </w:delText>
        </w:r>
      </w:del>
    </w:p>
    <w:p>
      <w:pPr>
        <w:pStyle w:val="BodyText"/>
      </w:pPr>
      <w:ins w:id="4938" w:author="PR Preview" w:date="2026-01-01T00:00:00Z">
        <w:r>
          <w:rPr>
            <w:b/>
            <w:bCs/>
          </w:rPr>
          <w:t xml:space="preserve">Example 30 (Applying Holder’s inequality to finite sums and expectations)</w:t>
        </w:r>
      </w:ins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del w:id="4941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4942" w:author="PR Preview" w:date="2026-01-01T00:00:00Z">
        <w:r>
          <w:delText xml:space="preserve">:</w:delText>
        </w:r>
      </w:del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On a probability space with measure</w:delText>
        </w:r>
      </w:del>
      <w:del w:id="494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4946" w:author="PR Preview" w:date="2026-01-01T00:00:00Z">
        <w:r>
          <w:delText xml:space="preserve"> </w:delText>
        </w:r>
      </w:del>
      <w:del w:id="4947" w:author="PR Preview" w:date="2026-01-01T00:00:00Z">
        <w:r>
          <w:delText xml:space="preserve">(</w:delText>
        </w:r>
      </w:del>
      <w:hyperlink w:anchor="def-probability-measure">
        <w:del w:id="494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49" w:author="PR Preview" w:date="2026-01-01T00:00:00Z">
        <w:r>
          <w:delText xml:space="preserve">),</w:delText>
        </w:r>
      </w:del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taking</w:delText>
        </w:r>
      </w:del>
    </w:p>
    <w:p>
      <w:pPr>
        <w:numPr>
          <w:ilvl w:val="0"/>
          <w:numId w:val="1019"/>
        </w:numPr>
      </w:pPr>
      <w:ins w:id="4952" w:author="PR Preview" w:date="2026-01-01T00:00:00Z">
        <w:r>
          <w:rPr>
            <w:b/>
            <w:bCs/>
          </w:rPr>
          <w:t xml:space="preserve">Covariance bound for random variables</w:t>
        </w:r>
      </w:ins>
      <w:ins w:id="4953" w:author="PR Preview" w:date="2026-01-01T00:00:00Z">
        <w:r>
          <w:t xml:space="preserve">:</w:t>
        </w:r>
      </w:ins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On a probability space with measure</w:t>
        </w:r>
      </w:ins>
      <w:ins w:id="495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(</w:t>
        </w:r>
      </w:ins>
      <w:hyperlink w:anchor="def-probability-measure">
        <w:ins w:id="495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960" w:author="PR Preview" w:date="2026-01-01T00:00:00Z">
        <w:r>
          <w:t xml:space="preserve">),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del w:id="4963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4964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965" w:author="PR Preview" w:date="2026-01-01T00:00:00Z">
        <w:r>
          <w:rPr>
            <w:b/>
            <w:bCs/>
          </w:rPr>
          <w:delText xml:space="preserve"> </w:delText>
        </w:r>
      </w:del>
      <w:del w:id="4966" w:author="PR Preview" w:date="2026-01-01T00:00:00Z">
        <w:r>
          <w:rPr>
            <w:b/>
            <w:bCs/>
          </w:rPr>
          <w:delText xml:space="preserve">spaces</w:delText>
        </w:r>
      </w:del>
      <w:del w:id="4967" w:author="PR Preview" w:date="2026-01-01T00:00:00Z">
        <w:r>
          <w:delText xml:space="preserve">: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When</w:delText>
        </w:r>
      </w:del>
      <w:del w:id="497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is a probability measure (</w:delText>
        </w:r>
      </w:del>
      <w:hyperlink w:anchor="def-probability-measure">
        <w:del w:id="497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74" w:author="PR Preview" w:date="2026-01-01T00:00:00Z">
        <w:r>
          <w:delText xml:space="preserve">) with total measure</w:delText>
        </w:r>
      </w:del>
      <w:del w:id="497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976" w:author="PR Preview" w:date="2026-01-01T00:00:00Z">
        <w:r>
          <w:delText xml:space="preserve">,</w:delText>
        </w:r>
      </w:del>
      <w:del w:id="4977" w:author="PR Preview" w:date="2026-01-01T00:00:00Z">
        <w:r>
          <w:delText xml:space="preserve"> </w:delText>
        </w:r>
      </w:del>
      <w:del w:id="4978" w:author="PR Preview" w:date="2026-01-01T00:00:00Z">
        <w:r>
          <w:delText xml:space="preserve">an</w:delText>
        </w:r>
      </w:del>
      <w:del w:id="4979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980" w:author="PR Preview" w:date="2026-01-01T00:00:00Z">
        <w:r>
          <w:delText xml:space="preserve"> </w:delText>
        </w:r>
      </w:del>
      <w:del w:id="4981" w:author="PR Preview" w:date="2026-01-01T00:00:00Z">
        <w:r>
          <w:delText xml:space="preserve">function is a random variable</w:delText>
        </w:r>
      </w:del>
      <w:del w:id="4982" w:author="PR Preview" w:date="2026-01-01T00:00:00Z">
        <w:r>
          <w:delText xml:space="preserve"> </w:delText>
        </w:r>
      </w:del>
      <m:oMath>
        <m:r>
          <m:t>X</m:t>
        </m:r>
      </m:oMath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with finite</w:delText>
        </w:r>
      </w:del>
      <w:del w:id="4985" w:author="PR Preview" w:date="2026-01-01T00:00:00Z">
        <w:r>
          <w:delText xml:space="preserve"> </w:delText>
        </w:r>
      </w:del>
      <m:oMath>
        <m:r>
          <m:t>p</m:t>
        </m:r>
      </m:oMath>
      <w:del w:id="4986" w:author="PR Preview" w:date="2026-01-01T00:00:00Z">
        <w:r>
          <w:delText xml:space="preserve">-th moment:</w:delText>
        </w:r>
      </w:del>
    </w:p>
    <w:p>
      <w:pPr>
        <w:numPr>
          <w:ilvl w:val="0"/>
          <w:numId w:val="1020"/>
        </w:numPr>
      </w:pPr>
      <w:ins w:id="4987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49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989" w:author="PR Preview" w:date="2026-01-01T00:00:00Z">
        <w:r>
          <w:rPr>
            <w:b/>
            <w:bCs/>
          </w:rPr>
          <w:t xml:space="preserve"> </w:t>
        </w:r>
      </w:ins>
      <w:ins w:id="4990" w:author="PR Preview" w:date="2026-01-01T00:00:00Z">
        <w:r>
          <w:rPr>
            <w:b/>
            <w:bCs/>
          </w:rPr>
          <w:t xml:space="preserve">spaces</w:t>
        </w:r>
      </w:ins>
      <w:ins w:id="4991" w:author="PR Preview" w:date="2026-01-01T00:00:00Z">
        <w:r>
          <w:t xml:space="preserve">:</w:t>
        </w:r>
      </w:ins>
      <w:ins w:id="4992" w:author="PR Preview" w:date="2026-01-01T00:00:00Z">
        <w:r>
          <w:t xml:space="preserve"> </w:t>
        </w:r>
      </w:ins>
      <w:ins w:id="4993" w:author="PR Preview" w:date="2026-01-01T00:00:00Z">
        <w:r>
          <w:t xml:space="preserve">When</w:t>
        </w:r>
      </w:ins>
      <w:ins w:id="499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4995" w:author="PR Preview" w:date="2026-01-01T00:00:00Z">
        <w:r>
          <w:t xml:space="preserve"> </w:t>
        </w:r>
      </w:ins>
      <w:ins w:id="4996" w:author="PR Preview" w:date="2026-01-01T00:00:00Z">
        <w:r>
          <w:t xml:space="preserve">is a probability measure (</w:t>
        </w:r>
      </w:ins>
      <w:hyperlink w:anchor="def-probability-measure">
        <w:ins w:id="499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998" w:author="PR Preview" w:date="2026-01-01T00:00:00Z">
        <w:r>
          <w:t xml:space="preserve">) with total measure</w:t>
        </w:r>
      </w:ins>
      <w:ins w:id="499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000" w:author="PR Preview" w:date="2026-01-01T00:00:00Z">
        <w:r>
          <w:t xml:space="preserve">,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an</w:t>
        </w:r>
      </w:ins>
      <w:ins w:id="500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function is a random variable</w:t>
        </w:r>
      </w:ins>
      <w:ins w:id="5006" w:author="PR Preview" w:date="2026-01-01T00:00:00Z">
        <w:r>
          <w:t xml:space="preserve"> </w:t>
        </w:r>
      </w:ins>
      <m:oMath>
        <m:r>
          <m:t>X</m:t>
        </m:r>
      </m:oMath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with finite</w:t>
        </w:r>
      </w:ins>
      <w:ins w:id="5009" w:author="PR Preview" w:date="2026-01-01T00:00:00Z">
        <w:r>
          <w:t xml:space="preserve"> </w:t>
        </w:r>
      </w:ins>
      <m:oMath>
        <m:r>
          <m:t>p</m:t>
        </m:r>
      </m:oMath>
      <w:ins w:id="5010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del w:id="5011" w:author="PR Preview" w:date="2026-01-01T00:00:00Z">
        <w:r>
          <w:delText xml:space="preserve">7 Product measures</w:delText>
        </w:r>
      </w:del>
    </w:p>
    <w:p>
      <w:pPr>
        <w:pStyle w:val="FirstParagraph"/>
      </w:pPr>
      <w:del w:id="5012" w:author="PR Preview" w:date="2026-01-01T00:00:00Z">
        <w:r>
          <w:rPr>
            <w:b/>
            <w:bCs/>
          </w:rPr>
          <w:delText xml:space="preserve">Definition 36 (Measurable rectangle)</w:delText>
        </w:r>
      </w:del>
      <w:del w:id="5013" w:author="PR Preview" w:date="2026-01-01T00:00:00Z">
        <w:r>
          <w:delText xml:space="preserve"> </w:delText>
        </w:r>
      </w:del>
      <w:del w:id="5014" w:author="PR Preview" w:date="2026-01-01T00:00:00Z">
        <w:r>
          <w:delText xml:space="preserve">Let</w:delText>
        </w:r>
      </w:del>
      <w:del w:id="50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and</w:delText>
        </w:r>
      </w:del>
      <w:del w:id="50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delText xml:space="preserve">be</w:delText>
        </w:r>
      </w:del>
      <w:del w:id="5021" w:author="PR Preview" w:date="2026-01-01T00:00:00Z">
        <w:r>
          <w:delText xml:space="preserve"> </w:delText>
        </w:r>
      </w:del>
      <w:hyperlink w:anchor="def-measurable-space">
        <w:del w:id="5022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5023" w:author="PR Preview" w:date="2026-01-01T00:00:00Z">
        <w:r>
          <w:delText xml:space="preserve">.</w:delText>
        </w:r>
      </w:del>
      <w:del w:id="5024" w:author="PR Preview" w:date="2026-01-01T00:00:00Z">
        <w:r>
          <w:delText xml:space="preserve"> </w:delText>
        </w:r>
      </w:del>
      <w:del w:id="5025" w:author="PR Preview" w:date="2026-01-01T00:00:00Z">
        <w:r>
          <w:delText xml:space="preserve">A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rPr>
            <w:b/>
            <w:bCs/>
          </w:rPr>
          <w:delText xml:space="preserve">measurable rectangle</w:delText>
        </w:r>
      </w:del>
      <w:del w:id="5028" w:author="PR Preview" w:date="2026-01-01T00:00:00Z">
        <w:r>
          <w:delText xml:space="preserve"> </w:delText>
        </w:r>
      </w:del>
      <w:del w:id="5029" w:author="PR Preview" w:date="2026-01-01T00:00:00Z">
        <w:r>
          <w:delText xml:space="preserve">is a</w:delText>
        </w:r>
      </w:del>
      <w:del w:id="5030" w:author="PR Preview" w:date="2026-01-01T00:00:00Z">
        <w:r>
          <w:delText xml:space="preserve"> </w:delText>
        </w:r>
      </w:del>
      <w:hyperlink r:id="rId141">
        <w:del w:id="5031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50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5033" w:author="PR Preview" w:date="2026-01-01T00:00:00Z">
        <w:r>
          <w:delText xml:space="preserve"> </w:delText>
        </w:r>
      </w:del>
      <w:del w:id="5034" w:author="PR Preview" w:date="2026-01-01T00:00:00Z">
        <w:r>
          <w:delText xml:space="preserve">with</w:delText>
        </w:r>
      </w:del>
      <w:del w:id="50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5036" w:author="PR Preview" w:date="2026-01-01T00:00:00Z">
        <w:r>
          <w:delText xml:space="preserve"> </w:delText>
        </w:r>
      </w:del>
      <w:del w:id="5037" w:author="PR Preview" w:date="2026-01-01T00:00:00Z">
        <w:r>
          <w:delText xml:space="preserve">and</w:delText>
        </w:r>
      </w:del>
      <w:del w:id="50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5039" w:author="PR Preview" w:date="2026-01-01T00:00:00Z">
        <w:r>
          <w:delText xml:space="preserve">.</w:delText>
        </w:r>
      </w:del>
    </w:p>
    <w:p>
      <w:pPr>
        <w:pStyle w:val="BodyText"/>
      </w:pPr>
      <w:del w:id="5040" w:author="PR Preview" w:date="2026-01-01T00:00:00Z">
        <w:r>
          <w:rPr>
            <w:b/>
            <w:bCs/>
          </w:rPr>
          <w:delText xml:space="preserve">Definition 37 (Product</w:delText>
        </w:r>
      </w:del>
      <w:del w:id="504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5042" w:author="PR Preview" w:date="2026-01-01T00:00:00Z">
        <w:r>
          <w:rPr>
            <w:b/>
            <w:bCs/>
          </w:rPr>
          <w:delText xml:space="preserve">-algebra)</w:delText>
        </w:r>
      </w:del>
      <w:del w:id="5043" w:author="PR Preview" w:date="2026-01-01T00:00:00Z">
        <w:r>
          <w:delText xml:space="preserve"> </w:delText>
        </w:r>
      </w:del>
      <w:del w:id="5044" w:author="PR Preview" w:date="2026-01-01T00:00:00Z">
        <w:r>
          <w:delText xml:space="preserve">For the measurable spaces</w:delText>
        </w:r>
      </w:del>
      <w:del w:id="50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and</w:delText>
        </w:r>
      </w:del>
      <w:del w:id="50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5049" w:author="PR Preview" w:date="2026-01-01T00:00:00Z">
        <w:r>
          <w:delText xml:space="preserve"> </w:delText>
        </w:r>
      </w:del>
      <w:del w:id="5050" w:author="PR Preview" w:date="2026-01-01T00:00:00Z">
        <w:r>
          <w:delText xml:space="preserve">of</w:delText>
        </w:r>
      </w:del>
      <w:del w:id="5051" w:author="PR Preview" w:date="2026-01-01T00:00:00Z">
        <w:r>
          <w:delText xml:space="preserve"> </w:delText>
        </w:r>
      </w:del>
      <w:hyperlink w:anchor="def-measurable-rectangle">
        <w:del w:id="5052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5053" w:author="PR Preview" w:date="2026-01-01T00:00:00Z">
        <w:r>
          <w:delText xml:space="preserve">,</w:delText>
        </w:r>
      </w:del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the</w:delText>
        </w:r>
      </w:del>
      <w:del w:id="5056" w:author="PR Preview" w:date="2026-01-01T00:00:00Z">
        <w:r>
          <w:delText xml:space="preserve"> </w:delText>
        </w:r>
      </w:del>
      <w:del w:id="5057" w:author="PR Preview" w:date="2026-01-01T00:00:00Z">
        <w:r>
          <w:rPr>
            <w:b/>
            <w:bCs/>
          </w:rPr>
          <w:delText xml:space="preserve">product</w:delText>
        </w:r>
      </w:del>
      <w:del w:id="5058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5059" w:author="PR Preview" w:date="2026-01-01T00:00:00Z">
        <w:r>
          <w:rPr>
            <w:b/>
            <w:bCs/>
          </w:rPr>
          <w:delText xml:space="preserve">-algebra</w:delText>
        </w:r>
      </w:del>
      <w:del w:id="50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5061" w:author="PR Preview" w:date="2026-01-01T00:00:00Z">
        <w:r>
          <w:delText xml:space="preserve"> </w:delText>
        </w:r>
      </w:del>
      <w:del w:id="5062" w:author="PR Preview" w:date="2026-01-01T00:00:00Z">
        <w:r>
          <w:delText xml:space="preserve">is the</w:delText>
        </w:r>
      </w:del>
      <w:del w:id="5063" w:author="PR Preview" w:date="2026-01-01T00:00:00Z">
        <w:r>
          <w:delText xml:space="preserve"> </w:delText>
        </w:r>
      </w:del>
      <m:oMath>
        <m:r>
          <m:t>σ</m:t>
        </m:r>
      </m:oMath>
      <w:del w:id="5064" w:author="PR Preview" w:date="2026-01-01T00:00:00Z">
        <w:r>
          <w:delText xml:space="preserve">-algebra on</w:delText>
        </w:r>
      </w:del>
      <w:del w:id="506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5066" w:author="PR Preview" w:date="2026-01-01T00:00:00Z">
        <w:r>
          <w:delText xml:space="preserve"> </w:delText>
        </w:r>
      </w:del>
      <w:hyperlink w:anchor="def-generated-sigma-algebra">
        <w:del w:id="5067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5068" w:author="PR Preview" w:date="2026-01-01T00:00:00Z">
        <w:r>
          <w:delText xml:space="preserve"> </w:delText>
        </w:r>
      </w:del>
      <w:del w:id="5069" w:author="PR Preview" w:date="2026-01-01T00:00:00Z">
        <w:r>
          <w:delText xml:space="preserve">the measurable rectangles.</w:delText>
        </w:r>
      </w:del>
    </w:p>
    <w:p>
      <w:pPr>
        <w:pStyle w:val="BodyText"/>
      </w:pPr>
      <w:del w:id="5070" w:author="PR Preview" w:date="2026-01-01T00:00:00Z">
        <w:r>
          <w:rPr>
            <w:b/>
            <w:bCs/>
          </w:rPr>
          <w:delText xml:space="preserve">Example 34 (Product</w:delText>
        </w:r>
      </w:del>
      <w:del w:id="507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5072" w:author="PR Preview" w:date="2026-01-01T00:00:00Z">
        <w:r>
          <w:rPr>
            <w:b/>
            <w:bCs/>
          </w:rPr>
          <w:delText xml:space="preserve">-algebras)</w:delText>
        </w:r>
      </w:del>
      <w:del w:id="5073" w:author="PR Preview" w:date="2026-01-01T00:00:00Z">
        <w:r>
          <w:delText xml:space="preserve"> </w:delText>
        </w:r>
      </w:del>
      <w:del w:id="5074" w:author="PR Preview" w:date="2026-01-01T00:00:00Z">
        <w:r>
          <w:delText xml:space="preserve"> </w:delText>
        </w:r>
      </w:del>
    </w:p>
    <w:p>
      <w:pPr>
        <w:pStyle w:val="Heading2"/>
      </w:pPr>
      <w:ins w:id="5075" w:author="PR Preview" w:date="2026-01-01T00:00:00Z">
        <w:r>
          <w:t xml:space="preserve">9 Product measures</w:t>
        </w:r>
      </w:ins>
    </w:p>
    <w:bookmarkStart w:id="142" w:name="def-measurable-rectangle"/>
    <w:p>
      <w:pPr>
        <w:pStyle w:val="FirstParagraph"/>
      </w:pPr>
      <w:ins w:id="5076" w:author="PR Preview" w:date="2026-01-01T00:00:00Z">
        <w:r>
          <w:rPr>
            <w:b/>
            <w:bCs/>
          </w:rPr>
          <w:t xml:space="preserve">Definition 35 (Measurable rectangle)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Let</w:t>
        </w:r>
      </w:ins>
      <w:ins w:id="50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and</w:t>
        </w:r>
      </w:ins>
      <w:ins w:id="50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be</w:t>
        </w:r>
      </w:ins>
      <w:ins w:id="5085" w:author="PR Preview" w:date="2026-01-01T00:00:00Z">
        <w:r>
          <w:t xml:space="preserve"> </w:t>
        </w:r>
      </w:ins>
      <w:hyperlink w:anchor="def-measurable-space">
        <w:ins w:id="5086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5087" w:author="PR Preview" w:date="2026-01-01T00:00:00Z">
        <w:r>
          <w:t xml:space="preserve">.</w:t>
        </w:r>
      </w:ins>
      <w:ins w:id="5088" w:author="PR Preview" w:date="2026-01-01T00:00:00Z">
        <w:r>
          <w:t xml:space="preserve"> </w:t>
        </w:r>
      </w:ins>
      <w:ins w:id="5089" w:author="PR Preview" w:date="2026-01-01T00:00:00Z">
        <w:r>
          <w:t xml:space="preserve">A</w:t>
        </w:r>
      </w:ins>
      <w:ins w:id="5090" w:author="PR Preview" w:date="2026-01-01T00:00:00Z">
        <w:r>
          <w:t xml:space="preserve"> </w:t>
        </w:r>
      </w:ins>
      <w:ins w:id="5091" w:author="PR Preview" w:date="2026-01-01T00:00:00Z">
        <w:r>
          <w:rPr>
            <w:b/>
            <w:bCs/>
          </w:rPr>
          <w:t xml:space="preserve">measurable rectangle</w:t>
        </w:r>
      </w:ins>
      <w:ins w:id="5092" w:author="PR Preview" w:date="2026-01-01T00:00:00Z">
        <w:r>
          <w:t xml:space="preserve"> </w:t>
        </w:r>
      </w:ins>
      <w:ins w:id="5093" w:author="PR Preview" w:date="2026-01-01T00:00:00Z">
        <w:r>
          <w:t xml:space="preserve">is a</w:t>
        </w:r>
      </w:ins>
      <w:ins w:id="5094" w:author="PR Preview" w:date="2026-01-01T00:00:00Z">
        <w:r>
          <w:t xml:space="preserve"> </w:t>
        </w:r>
      </w:ins>
      <w:hyperlink r:id="rId141">
        <w:ins w:id="5095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50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5097" w:author="PR Preview" w:date="2026-01-01T00:00:00Z">
        <w:r>
          <w:t xml:space="preserve"> </w:t>
        </w:r>
      </w:ins>
      <w:ins w:id="5098" w:author="PR Preview" w:date="2026-01-01T00:00:00Z">
        <w:r>
          <w:t xml:space="preserve">with</w:t>
        </w:r>
      </w:ins>
      <w:ins w:id="50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and</w:t>
        </w:r>
      </w:ins>
      <w:ins w:id="51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5103" w:author="PR Preview" w:date="2026-01-01T00:00:00Z">
        <w:r>
          <w:t xml:space="preserve">.</w:t>
        </w:r>
      </w:ins>
    </w:p>
    <w:bookmarkEnd w:id="142"/>
    <w:bookmarkStart w:id="143" w:name="def-product-sigma-algebra"/>
    <w:p>
      <w:pPr>
        <w:pStyle w:val="BodyText"/>
      </w:pPr>
      <w:ins w:id="5104" w:author="PR Preview" w:date="2026-01-01T00:00:00Z">
        <w:r>
          <w:rPr>
            <w:b/>
            <w:bCs/>
          </w:rPr>
          <w:t xml:space="preserve">Definition 36 (Product</w:t>
        </w:r>
      </w:ins>
      <w:ins w:id="5105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5106" w:author="PR Preview" w:date="2026-01-01T00:00:00Z">
        <w:r>
          <w:rPr>
            <w:b/>
            <w:bCs/>
          </w:rPr>
          <w:t xml:space="preserve">-algebra)</w:t>
        </w:r>
      </w:ins>
      <w:ins w:id="5107" w:author="PR Preview" w:date="2026-01-01T00:00:00Z">
        <w:r>
          <w:t xml:space="preserve"> </w:t>
        </w:r>
      </w:ins>
      <w:ins w:id="5108" w:author="PR Preview" w:date="2026-01-01T00:00:00Z">
        <w:r>
          <w:t xml:space="preserve">For the measurable spaces</w:t>
        </w:r>
      </w:ins>
      <w:ins w:id="5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5110" w:author="PR Preview" w:date="2026-01-01T00:00:00Z">
        <w:r>
          <w:t xml:space="preserve"> </w:t>
        </w:r>
      </w:ins>
      <w:ins w:id="5111" w:author="PR Preview" w:date="2026-01-01T00:00:00Z">
        <w:r>
          <w:t xml:space="preserve">and</w:t>
        </w:r>
      </w:ins>
      <w:ins w:id="51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5113" w:author="PR Preview" w:date="2026-01-01T00:00:00Z">
        <w:r>
          <w:t xml:space="preserve"> </w:t>
        </w:r>
      </w:ins>
      <w:ins w:id="5114" w:author="PR Preview" w:date="2026-01-01T00:00:00Z">
        <w:r>
          <w:t xml:space="preserve">of</w:t>
        </w:r>
      </w:ins>
      <w:ins w:id="5115" w:author="PR Preview" w:date="2026-01-01T00:00:00Z">
        <w:r>
          <w:t xml:space="preserve"> </w:t>
        </w:r>
      </w:ins>
      <w:hyperlink w:anchor="def-measurable-rectangle">
        <w:ins w:id="5116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5117" w:author="PR Preview" w:date="2026-01-01T00:00:00Z">
        <w:r>
          <w:t xml:space="preserve">,</w:t>
        </w:r>
      </w:ins>
      <w:ins w:id="5118" w:author="PR Preview" w:date="2026-01-01T00:00:00Z">
        <w:r>
          <w:t xml:space="preserve"> </w:t>
        </w:r>
      </w:ins>
      <w:ins w:id="5119" w:author="PR Preview" w:date="2026-01-01T00:00:00Z">
        <w:r>
          <w:t xml:space="preserve">the</w:t>
        </w:r>
      </w:ins>
      <w:ins w:id="5120" w:author="PR Preview" w:date="2026-01-01T00:00:00Z">
        <w:r>
          <w:t xml:space="preserve"> </w:t>
        </w:r>
      </w:ins>
      <w:ins w:id="5121" w:author="PR Preview" w:date="2026-01-01T00:00:00Z">
        <w:r>
          <w:rPr>
            <w:b/>
            <w:bCs/>
          </w:rPr>
          <w:t xml:space="preserve">product</w:t>
        </w:r>
      </w:ins>
      <w:ins w:id="5122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5123" w:author="PR Preview" w:date="2026-01-01T00:00:00Z">
        <w:r>
          <w:rPr>
            <w:b/>
            <w:bCs/>
          </w:rPr>
          <w:t xml:space="preserve">-algebra</w:t>
        </w:r>
      </w:ins>
      <w:ins w:id="51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is the</w:t>
        </w:r>
      </w:ins>
      <w:ins w:id="5127" w:author="PR Preview" w:date="2026-01-01T00:00:00Z">
        <w:r>
          <w:t xml:space="preserve"> </w:t>
        </w:r>
      </w:ins>
      <m:oMath>
        <m:r>
          <m:t>σ</m:t>
        </m:r>
      </m:oMath>
      <w:ins w:id="5128" w:author="PR Preview" w:date="2026-01-01T00:00:00Z">
        <w:r>
          <w:t xml:space="preserve">-algebra on</w:t>
        </w:r>
      </w:ins>
      <w:ins w:id="512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5130" w:author="PR Preview" w:date="2026-01-01T00:00:00Z">
        <w:r>
          <w:t xml:space="preserve"> </w:t>
        </w:r>
      </w:ins>
      <w:hyperlink w:anchor="def-generated-sigma-algebra">
        <w:ins w:id="5131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the measurable rectangles.</w:t>
        </w:r>
      </w:ins>
    </w:p>
    <w:bookmarkEnd w:id="143"/>
    <w:bookmarkStart w:id="144" w:name="exm-product-sigma-algebra"/>
    <w:p>
      <w:pPr>
        <w:pStyle w:val="BodyText"/>
      </w:pPr>
      <w:ins w:id="5134" w:author="PR Preview" w:date="2026-01-01T00:00:00Z">
        <w:r>
          <w:rPr>
            <w:b/>
            <w:bCs/>
          </w:rPr>
          <w:t xml:space="preserve">Example 31 (Product</w:t>
        </w:r>
      </w:ins>
      <w:ins w:id="5135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5136" w:author="PR Preview" w:date="2026-01-01T00:00:00Z">
        <w:r>
          <w:rPr>
            <w:b/>
            <w:bCs/>
          </w:rPr>
          <w:t xml:space="preserve">-algebras)</w:t>
        </w:r>
      </w:ins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del w:id="5139" w:author="PR Preview" w:date="2026-01-01T00:00:00Z">
        <w:r>
          <w:rPr>
            <w:b/>
            <w:bCs/>
          </w:rPr>
          <w:delText xml:space="preserve">Definition 38 (Product measure)</w:delText>
        </w:r>
      </w:del>
      <w:del w:id="5140" w:author="PR Preview" w:date="2026-01-01T00:00:00Z">
        <w:r>
          <w:delText xml:space="preserve"> </w:delText>
        </w:r>
      </w:del>
      <w:del w:id="5141" w:author="PR Preview" w:date="2026-01-01T00:00:00Z">
        <w:r>
          <w:delText xml:space="preserve">Let</w:delText>
        </w:r>
      </w:del>
      <w:del w:id="51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and</w:delText>
        </w:r>
      </w:del>
      <w:del w:id="51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5146" w:author="PR Preview" w:date="2026-01-01T00:00:00Z">
        <w:r>
          <w:delText xml:space="preserve"> </w:delText>
        </w:r>
      </w:del>
      <w:del w:id="5147" w:author="PR Preview" w:date="2026-01-01T00:00:00Z">
        <w:r>
          <w:delText xml:space="preserve">be measure spaces</w:delText>
        </w:r>
      </w:del>
      <w:del w:id="5148" w:author="PR Preview" w:date="2026-01-01T00:00:00Z">
        <w:r>
          <w:delText xml:space="preserve"> </w:delText>
        </w:r>
      </w:del>
      <w:del w:id="5149" w:author="PR Preview" w:date="2026-01-01T00:00:00Z">
        <w:r>
          <w:delText xml:space="preserve">with</w:delText>
        </w:r>
      </w:del>
      <w:del w:id="5150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5151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5152" w:author="PR Preview" w:date="2026-01-01T00:00:00Z">
        <w:r>
          <w:delText xml:space="preserve"> </w:delText>
        </w:r>
      </w:del>
      <w:del w:id="5153" w:author="PR Preview" w:date="2026-01-01T00:00:00Z">
        <w:r>
          <w:delText xml:space="preserve">measures</w:delText>
        </w:r>
      </w:del>
      <w:del w:id="5154" w:author="PR Preview" w:date="2026-01-01T00:00:00Z">
        <w:r>
          <w:delText xml:space="preserve"> </w:delText>
        </w:r>
      </w:del>
      <m:oMath>
        <m:r>
          <m:t>μ</m:t>
        </m:r>
      </m:oMath>
      <w:del w:id="5155" w:author="PR Preview" w:date="2026-01-01T00:00:00Z">
        <w:r>
          <w:delText xml:space="preserve"> </w:delText>
        </w:r>
      </w:del>
      <w:del w:id="5156" w:author="PR Preview" w:date="2026-01-01T00:00:00Z">
        <w:r>
          <w:delText xml:space="preserve">and</w:delText>
        </w:r>
      </w:del>
      <w:del w:id="5157" w:author="PR Preview" w:date="2026-01-01T00:00:00Z">
        <w:r>
          <w:delText xml:space="preserve"> </w:delText>
        </w:r>
      </w:del>
      <m:oMath>
        <m:r>
          <m:t>ν</m:t>
        </m:r>
      </m:oMath>
      <w:del w:id="5158" w:author="PR Preview" w:date="2026-01-01T00:00:00Z">
        <w:r>
          <w:delText xml:space="preserve">.</w:delText>
        </w:r>
      </w:del>
      <w:del w:id="5159" w:author="PR Preview" w:date="2026-01-01T00:00:00Z">
        <w:r>
          <w:delText xml:space="preserve"> </w:delText>
        </w:r>
      </w:del>
      <w:del w:id="5160" w:author="PR Preview" w:date="2026-01-01T00:00:00Z">
        <w:r>
          <w:delText xml:space="preserve">The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rPr>
            <w:b/>
            <w:bCs/>
          </w:rPr>
          <w:delText xml:space="preserve">product measure</w:delText>
        </w:r>
      </w:del>
      <w:del w:id="51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5164" w:author="PR Preview" w:date="2026-01-01T00:00:00Z">
        <w:r>
          <w:delText xml:space="preserve"> </w:delText>
        </w:r>
      </w:del>
      <w:del w:id="5165" w:author="PR Preview" w:date="2026-01-01T00:00:00Z">
        <w:r>
          <w:delText xml:space="preserve">is the measure on the</w:delText>
        </w:r>
      </w:del>
      <w:del w:id="5166" w:author="PR Preview" w:date="2026-01-01T00:00:00Z">
        <w:r>
          <w:delText xml:space="preserve"> </w:delText>
        </w:r>
      </w:del>
      <w:hyperlink w:anchor="def-product-sigma-algebra">
        <w:del w:id="5167" w:author="PR Preview" w:date="2026-01-01T00:00:00Z">
          <w:r>
            <w:rPr>
              <w:rStyle w:val="Hyperlink"/>
            </w:rPr>
            <w:delText xml:space="preserve">product</w:delText>
          </w:r>
        </w:del>
        <w:del w:id="516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5169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1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5173" w:author="PR Preview" w:date="2026-01-01T00:00:00Z">
        <w:r>
          <w:rPr>
            <w:b/>
            <w:bCs/>
          </w:rPr>
          <w:t xml:space="preserve">Definition 37 (Product measure)</w:t>
        </w:r>
      </w:ins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Let</w:t>
        </w:r>
      </w:ins>
      <w:ins w:id="5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and</w:t>
        </w:r>
      </w:ins>
      <w:ins w:id="51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5180" w:author="PR Preview" w:date="2026-01-01T00:00:00Z">
        <w:r>
          <w:t xml:space="preserve"> </w:t>
        </w:r>
      </w:ins>
      <w:ins w:id="5181" w:author="PR Preview" w:date="2026-01-01T00:00:00Z">
        <w:r>
          <w:t xml:space="preserve">be measure spaces</w:t>
        </w:r>
      </w:ins>
      <w:ins w:id="5182" w:author="PR Preview" w:date="2026-01-01T00:00:00Z">
        <w:r>
          <w:t xml:space="preserve"> </w:t>
        </w:r>
      </w:ins>
      <w:ins w:id="5183" w:author="PR Preview" w:date="2026-01-01T00:00:00Z">
        <w:r>
          <w:t xml:space="preserve">with</w:t>
        </w:r>
      </w:ins>
      <w:ins w:id="5184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5185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5186" w:author="PR Preview" w:date="2026-01-01T00:00:00Z">
        <w:r>
          <w:t xml:space="preserve"> </w:t>
        </w:r>
      </w:ins>
      <w:ins w:id="5187" w:author="PR Preview" w:date="2026-01-01T00:00:00Z">
        <w:r>
          <w:t xml:space="preserve">measures</w:t>
        </w:r>
      </w:ins>
      <w:ins w:id="5188" w:author="PR Preview" w:date="2026-01-01T00:00:00Z">
        <w:r>
          <w:t xml:space="preserve"> </w:t>
        </w:r>
      </w:ins>
      <m:oMath>
        <m:r>
          <m:t>μ</m:t>
        </m:r>
      </m:oMath>
      <w:ins w:id="5189" w:author="PR Preview" w:date="2026-01-01T00:00:00Z">
        <w:r>
          <w:t xml:space="preserve"> </w:t>
        </w:r>
      </w:ins>
      <w:ins w:id="5190" w:author="PR Preview" w:date="2026-01-01T00:00:00Z">
        <w:r>
          <w:t xml:space="preserve">and</w:t>
        </w:r>
      </w:ins>
      <w:ins w:id="5191" w:author="PR Preview" w:date="2026-01-01T00:00:00Z">
        <w:r>
          <w:t xml:space="preserve"> </w:t>
        </w:r>
      </w:ins>
      <m:oMath>
        <m:r>
          <m:t>ν</m:t>
        </m:r>
      </m:oMath>
      <w:ins w:id="5192" w:author="PR Preview" w:date="2026-01-01T00:00:00Z">
        <w:r>
          <w:t xml:space="preserve">.</w:t>
        </w:r>
      </w:ins>
      <w:ins w:id="5193" w:author="PR Preview" w:date="2026-01-01T00:00:00Z">
        <w:r>
          <w:t xml:space="preserve"> </w:t>
        </w:r>
      </w:ins>
      <w:ins w:id="5194" w:author="PR Preview" w:date="2026-01-01T00:00:00Z">
        <w:r>
          <w:t xml:space="preserve">The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rPr>
            <w:b/>
            <w:bCs/>
          </w:rPr>
          <w:t xml:space="preserve">product measure</w:t>
        </w:r>
      </w:ins>
      <w:ins w:id="519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5198" w:author="PR Preview" w:date="2026-01-01T00:00:00Z">
        <w:r>
          <w:t xml:space="preserve"> </w:t>
        </w:r>
      </w:ins>
      <w:ins w:id="5199" w:author="PR Preview" w:date="2026-01-01T00:00:00Z">
        <w:r>
          <w:t xml:space="preserve">is the measure on the</w:t>
        </w:r>
      </w:ins>
      <w:ins w:id="5200" w:author="PR Preview" w:date="2026-01-01T00:00:00Z">
        <w:r>
          <w:t xml:space="preserve"> </w:t>
        </w:r>
      </w:ins>
      <w:hyperlink w:anchor="def-product-sigma-algebra">
        <w:ins w:id="5201" w:author="PR Preview" w:date="2026-01-01T00:00:00Z">
          <w:r>
            <w:rPr>
              <w:rStyle w:val="Hyperlink"/>
            </w:rPr>
            <w:t xml:space="preserve">product</w:t>
          </w:r>
        </w:ins>
        <w:ins w:id="520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520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52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5205" w:author="PR Preview" w:date="2026-01-01T00:00:00Z">
        <w:r>
          <w:t xml:space="preserve"> </w:t>
        </w:r>
      </w:ins>
      <w:ins w:id="5206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del w:id="5207" w:author="PR Preview" w:date="2026-01-01T00:00:00Z">
        <w:r>
          <w:rPr>
            <w:b/>
            <w:bCs/>
          </w:rPr>
          <w:delText xml:space="preserve">Example 35 (Product measures)</w:delText>
        </w:r>
      </w:del>
      <w:del w:id="5208" w:author="PR Preview" w:date="2026-01-01T00:00:00Z">
        <w:r>
          <w:delText xml:space="preserve"> </w:delText>
        </w:r>
      </w:del>
      <w:del w:id="5209" w:author="PR Preview" w:date="2026-01-01T00:00:00Z">
        <w:r>
          <w:delText xml:space="preserve"> </w:delText>
        </w:r>
      </w:del>
    </w:p>
    <w:p>
      <w:pPr>
        <w:pStyle w:val="BodyText"/>
      </w:pPr>
      <w:ins w:id="5210" w:author="PR Preview" w:date="2026-01-01T00:00:00Z">
        <w:r>
          <w:rPr>
            <w:b/>
            <w:bCs/>
          </w:rPr>
          <w:t xml:space="preserve">Example 32 (Product measures)</w:t>
        </w:r>
      </w:ins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 </w:t>
        </w:r>
      </w:ins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del w:id="5213" w:author="PR Preview" w:date="2026-01-01T00:00:00Z">
        <w:r>
          <w:delText xml:space="preserve">8 Further reading</w:delText>
        </w:r>
      </w:del>
    </w:p>
    <w:p>
      <w:pPr>
        <w:pStyle w:val="Heading2"/>
      </w:pPr>
      <w:ins w:id="5214" w:author="PR Preview" w:date="2026-01-01T00:00:00Z">
        <w:r>
          <w:t xml:space="preserve">10 Further reading</w:t>
        </w:r>
      </w:ins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del w:id="5215" w:author="PR Preview" w:date="2026-01-01T00:00:00Z">
        <w:r>
          <w:delText xml:space="preserve">Folland [21]</w:delText>
        </w:r>
      </w:del>
      <w:del w:id="5216" w:author="PR Preview" w:date="2026-01-01T00:00:00Z">
        <w:r>
          <w:delText xml:space="preserve"> </w:delText>
        </w:r>
      </w:del>
      <w:del w:id="5217" w:author="PR Preview" w:date="2026-01-01T00:00:00Z">
        <w:r>
          <w:delText xml:space="preserve">is a graduate text on measure and integration;</w:delText>
        </w:r>
      </w:del>
      <w:del w:id="5218" w:author="PR Preview" w:date="2026-01-01T00:00:00Z">
        <w:r>
          <w:delText xml:space="preserve"> </w:delText>
        </w:r>
      </w:del>
      <w:del w:id="5219" w:author="PR Preview" w:date="2026-01-01T00:00:00Z">
        <w:r>
          <w:delText xml:space="preserve">its first chapters treat</w:delText>
        </w:r>
      </w:del>
      <w:del w:id="5220" w:author="PR Preview" w:date="2026-01-01T00:00:00Z">
        <w:r>
          <w:delText xml:space="preserve"> </w:delText>
        </w:r>
      </w:del>
      <m:oMath>
        <m:r>
          <m:t>σ</m:t>
        </m:r>
      </m:oMath>
      <w:del w:id="5221" w:author="PR Preview" w:date="2026-01-01T00:00:00Z">
        <w:r>
          <w:delText xml:space="preserve">-algebras and measures.</w:delText>
        </w:r>
      </w:del>
    </w:p>
    <w:p>
      <w:pPr>
        <w:pStyle w:val="Compact"/>
        <w:numPr>
          <w:ilvl w:val="0"/>
          <w:numId w:val="1021"/>
        </w:numPr>
      </w:pPr>
      <w:del w:id="5222" w:author="PR Preview" w:date="2026-01-01T00:00:00Z">
        <w:r>
          <w:delText xml:space="preserve">Gut [22]</w:delText>
        </w:r>
      </w:del>
      <w:del w:id="5223" w:author="PR Preview" w:date="2026-01-01T00:00:00Z">
        <w:r>
          <w:delText xml:space="preserve"> </w:delText>
        </w:r>
      </w:del>
      <w:del w:id="5224" w:author="PR Preview" w:date="2026-01-01T00:00:00Z">
        <w:r>
          <w:delText xml:space="preserve">is a graduate course in probability</w:delText>
        </w:r>
      </w:del>
      <w:del w:id="5225" w:author="PR Preview" w:date="2026-01-01T00:00:00Z">
        <w:r>
          <w:delText xml:space="preserve"> </w:delText>
        </w:r>
      </w:del>
      <w:del w:id="5226" w:author="PR Preview" w:date="2026-01-01T00:00:00Z">
        <w:r>
          <w:delText xml:space="preserve">that opens with a chapter on introductory measure theory.</w:delText>
        </w:r>
      </w:del>
    </w:p>
    <w:p>
      <w:pPr>
        <w:pStyle w:val="Compact"/>
        <w:numPr>
          <w:ilvl w:val="0"/>
          <w:numId w:val="1024"/>
        </w:numPr>
      </w:pPr>
      <w:ins w:id="5227" w:author="PR Preview" w:date="2026-01-01T00:00:00Z">
        <w:r>
          <w:t xml:space="preserve">Folland [25]</w:t>
        </w:r>
      </w:ins>
      <w:ins w:id="5228" w:author="PR Preview" w:date="2026-01-01T00:00:00Z">
        <w:r>
          <w:t xml:space="preserve"> </w:t>
        </w:r>
      </w:ins>
      <w:ins w:id="5229" w:author="PR Preview" w:date="2026-01-01T00:00:00Z">
        <w:r>
          <w:t xml:space="preserve">is a graduate text on measure and integration;</w:t>
        </w:r>
      </w:ins>
      <w:ins w:id="5230" w:author="PR Preview" w:date="2026-01-01T00:00:00Z">
        <w:r>
          <w:t xml:space="preserve"> </w:t>
        </w:r>
      </w:ins>
      <w:ins w:id="5231" w:author="PR Preview" w:date="2026-01-01T00:00:00Z">
        <w:r>
          <w:t xml:space="preserve">its first chapters treat</w:t>
        </w:r>
      </w:ins>
      <w:ins w:id="5232" w:author="PR Preview" w:date="2026-01-01T00:00:00Z">
        <w:r>
          <w:t xml:space="preserve"> </w:t>
        </w:r>
      </w:ins>
      <m:oMath>
        <m:r>
          <m:t>σ</m:t>
        </m:r>
      </m:oMath>
      <w:ins w:id="5233" w:author="PR Preview" w:date="2026-01-01T00:00:00Z">
        <w:r>
          <w:t xml:space="preserve">-algebras and measures.</w:t>
        </w:r>
      </w:ins>
    </w:p>
    <w:p>
      <w:pPr>
        <w:pStyle w:val="Compact"/>
        <w:numPr>
          <w:ilvl w:val="0"/>
          <w:numId w:val="1024"/>
        </w:numPr>
      </w:pPr>
      <w:ins w:id="5234" w:author="PR Preview" w:date="2026-01-01T00:00:00Z">
        <w:r>
          <w:t xml:space="preserve">Gut [26]</w:t>
        </w:r>
      </w:ins>
      <w:ins w:id="5235" w:author="PR Preview" w:date="2026-01-01T00:00:00Z">
        <w:r>
          <w:t xml:space="preserve"> </w:t>
        </w:r>
      </w:ins>
      <w:ins w:id="5236" w:author="PR Preview" w:date="2026-01-01T00:00:00Z">
        <w:r>
          <w:t xml:space="preserve">is a graduate course in probability</w:t>
        </w:r>
      </w:ins>
      <w:ins w:id="5237" w:author="PR Preview" w:date="2026-01-01T00:00:00Z">
        <w:r>
          <w:t xml:space="preserve"> </w:t>
        </w:r>
      </w:ins>
      <w:ins w:id="5238" w:author="PR Preview" w:date="2026-01-01T00:00:00Z">
        <w:r>
          <w:t xml:space="preserve">that opens with a chapter on introductory measure theory.</w:t>
        </w:r>
      </w:ins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del w:id="5239" w:author="PR Preview" w:date="2026-01-01T00:00:00Z">
        <w:r>
          <w:delText xml:space="preserve">[4]</w:delText>
        </w:r>
      </w:del>
      <w:del w:id="5240" w:author="PR Preview" w:date="2026-01-01T00:00:00Z">
        <w:r>
          <w:delText xml:space="preserve"> </w:delText>
        </w:r>
      </w:del>
      <w:del w:id="5241" w:author="PR Preview" w:date="2026-01-01T00:00:00Z">
        <w:r>
          <w:delText xml:space="preserve">	</w:delText>
        </w:r>
      </w:del>
      <w:del w:id="5242" w:author="PR Preview" w:date="2026-01-01T00:00:00Z">
        <w:r>
          <w:delText xml:space="preserve">Wikipedia contributors,</w:delText>
        </w:r>
      </w:del>
      <w:del w:id="5243" w:author="PR Preview" w:date="2026-01-01T00:00:00Z">
        <w:r>
          <w:delText xml:space="preserve"> </w:delText>
        </w:r>
      </w:del>
      <w:del w:id="5244" w:author="PR Preview" w:date="2026-01-01T00:00:00Z">
        <w:r>
          <w:delText xml:space="preserve">“Borel set —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Wikipedia</w:delText>
        </w:r>
      </w:del>
      <w:del w:id="5247" w:author="PR Preview" w:date="2026-01-01T00:00:00Z">
        <w:r>
          <w:delText xml:space="preserve">,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the free encyclopedia.”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2026. Available:</w:delText>
        </w:r>
      </w:del>
      <w:del w:id="5252" w:author="PR Preview" w:date="2026-01-01T00:00:00Z">
        <w:r>
          <w:delText xml:space="preserve"> </w:delText>
        </w:r>
      </w:del>
      <w:hyperlink r:id="rId156">
        <w:del w:id="5253" w:author="PR Preview" w:date="2026-01-01T00:00:00Z">
          <w:r>
            <w:rPr>
              <w:rStyle w:val="Hyperlink"/>
            </w:rPr>
            <w:delText xml:space="preserve">https://en.wikipedia.org/wiki/Borel_set</w:delText>
          </w:r>
        </w:del>
      </w:hyperlink>
    </w:p>
    <w:p>
      <w:pPr>
        <w:pStyle w:val="Bibliography"/>
      </w:pPr>
      <w:del w:id="5254" w:author="PR Preview" w:date="2026-01-01T00:00:00Z">
        <w:r>
          <w:delText xml:space="preserve">[5]</w:delText>
        </w:r>
      </w:del>
      <w:del w:id="5255" w:author="PR Preview" w:date="2026-01-01T00:00:00Z">
        <w:r>
          <w:delText xml:space="preserve"> </w:delText>
        </w:r>
      </w:del>
      <w:del w:id="5256" w:author="PR Preview" w:date="2026-01-01T00:00:00Z">
        <w:r>
          <w:delText xml:space="preserve">	</w:delText>
        </w:r>
      </w:del>
      <w:del w:id="5257" w:author="PR Preview" w:date="2026-01-01T00:00:00Z">
        <w:r>
          <w:delText xml:space="preserve">Wikipedia contributors,</w:delText>
        </w:r>
      </w:del>
      <w:del w:id="5258" w:author="PR Preview" w:date="2026-01-01T00:00:00Z">
        <w:r>
          <w:delText xml:space="preserve"> </w:delText>
        </w:r>
      </w:del>
      <w:del w:id="5259" w:author="PR Preview" w:date="2026-01-01T00:00:00Z">
        <w:r>
          <w:delText xml:space="preserve">“Sigma-additive set function —</w:delText>
        </w:r>
      </w:del>
      <w:del w:id="5260" w:author="PR Preview" w:date="2026-01-01T00:00:00Z">
        <w:r>
          <w:delText xml:space="preserve"> </w:delText>
        </w:r>
      </w:del>
      <w:del w:id="5261" w:author="PR Preview" w:date="2026-01-01T00:00:00Z">
        <w:r>
          <w:delText xml:space="preserve">Wikipedia</w:delText>
        </w:r>
      </w:del>
      <w:del w:id="5262" w:author="PR Preview" w:date="2026-01-01T00:00:00Z">
        <w:r>
          <w:delText xml:space="preserve">,</w:delText>
        </w:r>
      </w:del>
      <w:del w:id="5263" w:author="PR Preview" w:date="2026-01-01T00:00:00Z">
        <w:r>
          <w:delText xml:space="preserve"> </w:delText>
        </w:r>
      </w:del>
      <w:del w:id="5264" w:author="PR Preview" w:date="2026-01-01T00:00:00Z">
        <w:r>
          <w:delText xml:space="preserve">the free encyclopedia.”</w:delText>
        </w:r>
      </w:del>
      <w:del w:id="5265" w:author="PR Preview" w:date="2026-01-01T00:00:00Z">
        <w:r>
          <w:delText xml:space="preserve"> </w:delText>
        </w:r>
      </w:del>
      <w:del w:id="5266" w:author="PR Preview" w:date="2026-01-01T00:00:00Z">
        <w:r>
          <w:delText xml:space="preserve">2026. Available:</w:delText>
        </w:r>
      </w:del>
      <w:del w:id="5267" w:author="PR Preview" w:date="2026-01-01T00:00:00Z">
        <w:r>
          <w:delText xml:space="preserve"> </w:delText>
        </w:r>
      </w:del>
      <w:hyperlink r:id="rId164">
        <w:del w:id="5268" w:author="PR Preview" w:date="2026-01-01T00:00:00Z">
          <w:r>
            <w:rPr>
              <w:rStyle w:val="Hyperlink"/>
            </w:rPr>
            <w:delText xml:space="preserve">https://en.wikipedia.org/wiki/Sigma-additive_set_function</w:delText>
          </w:r>
        </w:del>
      </w:hyperlink>
    </w:p>
    <w:p>
      <w:pPr>
        <w:pStyle w:val="Bibliography"/>
      </w:pPr>
      <w:del w:id="5269" w:author="PR Preview" w:date="2026-01-01T00:00:00Z">
        <w:r>
          <w:delText xml:space="preserve">[6]</w:delText>
        </w:r>
      </w:del>
      <w:del w:id="5270" w:author="PR Preview" w:date="2026-01-01T00:00:00Z">
        <w:r>
          <w:delText xml:space="preserve"> </w:delText>
        </w:r>
      </w:del>
      <w:del w:id="5271" w:author="PR Preview" w:date="2026-01-01T00:00:00Z">
        <w:r>
          <w:delText xml:space="preserve">	</w:delText>
        </w:r>
      </w:del>
      <w:del w:id="5272" w:author="PR Preview" w:date="2026-01-01T00:00:00Z">
        <w:r>
          <w:delText xml:space="preserve">Wikipedia contributors,</w:delText>
        </w:r>
      </w:del>
      <w:del w:id="5273" w:author="PR Preview" w:date="2026-01-01T00:00:00Z">
        <w:r>
          <w:delText xml:space="preserve"> </w:delText>
        </w:r>
      </w:del>
      <w:del w:id="5274" w:author="PR Preview" w:date="2026-01-01T00:00:00Z">
        <w:r>
          <w:delText xml:space="preserve">“Measure (mathematics) —</w:delText>
        </w:r>
      </w:del>
      <w:del w:id="5275" w:author="PR Preview" w:date="2026-01-01T00:00:00Z">
        <w:r>
          <w:delText xml:space="preserve"> </w:delText>
        </w:r>
      </w:del>
      <w:del w:id="5276" w:author="PR Preview" w:date="2026-01-01T00:00:00Z">
        <w:r>
          <w:delText xml:space="preserve">Wikipedia</w:delText>
        </w:r>
      </w:del>
      <w:del w:id="5277" w:author="PR Preview" w:date="2026-01-01T00:00:00Z">
        <w:r>
          <w:delText xml:space="preserve">,</w:delText>
        </w:r>
      </w:del>
      <w:del w:id="5278" w:author="PR Preview" w:date="2026-01-01T00:00:00Z">
        <w:r>
          <w:delText xml:space="preserve"> </w:delText>
        </w:r>
      </w:del>
      <w:del w:id="5279" w:author="PR Preview" w:date="2026-01-01T00:00:00Z">
        <w:r>
          <w:delText xml:space="preserve">the free encyclopedia.”</w:delText>
        </w:r>
      </w:del>
      <w:del w:id="5280" w:author="PR Preview" w:date="2026-01-01T00:00:00Z">
        <w:r>
          <w:delText xml:space="preserve"> </w:delText>
        </w:r>
      </w:del>
      <w:del w:id="5281" w:author="PR Preview" w:date="2026-01-01T00:00:00Z">
        <w:r>
          <w:delText xml:space="preserve">2026. Available:</w:delText>
        </w:r>
      </w:del>
      <w:del w:id="5282" w:author="PR Preview" w:date="2026-01-01T00:00:00Z">
        <w:r>
          <w:delText xml:space="preserve"> </w:delText>
        </w:r>
      </w:del>
      <w:hyperlink r:id="rId166">
        <w:del w:id="5283" w:author="PR Preview" w:date="2026-01-01T00:00:00Z">
          <w:r>
            <w:rPr>
              <w:rStyle w:val="Hyperlink"/>
            </w:rPr>
            <w:delText xml:space="preserve">https://en.wikipedia.org/wiki/Measure_(mathematics)</w:delText>
          </w:r>
        </w:del>
      </w:hyperlink>
    </w:p>
    <w:p>
      <w:pPr>
        <w:pStyle w:val="Bibliography"/>
      </w:pPr>
      <w:del w:id="5284" w:author="PR Preview" w:date="2026-01-01T00:00:00Z">
        <w:r>
          <w:delText xml:space="preserve">[7]</w:delText>
        </w:r>
      </w:del>
      <w:del w:id="5285" w:author="PR Preview" w:date="2026-01-01T00:00:00Z">
        <w:r>
          <w:delText xml:space="preserve"> </w:delText>
        </w:r>
      </w:del>
      <w:del w:id="5286" w:author="PR Preview" w:date="2026-01-01T00:00:00Z">
        <w:r>
          <w:delText xml:space="preserve">	</w:delText>
        </w:r>
      </w:del>
      <w:del w:id="5287" w:author="PR Preview" w:date="2026-01-01T00:00:00Z">
        <w:r>
          <w:delText xml:space="preserve">Wikipedia contributors,</w:delText>
        </w:r>
      </w:del>
      <w:del w:id="5288" w:author="PR Preview" w:date="2026-01-01T00:00:00Z">
        <w:r>
          <w:delText xml:space="preserve"> </w:delText>
        </w:r>
      </w:del>
      <w:del w:id="5289" w:author="PR Preview" w:date="2026-01-01T00:00:00Z">
        <w:r>
          <w:delText xml:space="preserve">“Counting measure —</w:delText>
        </w:r>
      </w:del>
      <w:del w:id="5290" w:author="PR Preview" w:date="2026-01-01T00:00:00Z">
        <w:r>
          <w:delText xml:space="preserve"> </w:delText>
        </w:r>
      </w:del>
      <w:del w:id="5291" w:author="PR Preview" w:date="2026-01-01T00:00:00Z">
        <w:r>
          <w:delText xml:space="preserve">Wikipedia</w:delText>
        </w:r>
      </w:del>
      <w:del w:id="5292" w:author="PR Preview" w:date="2026-01-01T00:00:00Z">
        <w:r>
          <w:delText xml:space="preserve">,</w:delText>
        </w:r>
      </w:del>
      <w:del w:id="5293" w:author="PR Preview" w:date="2026-01-01T00:00:00Z">
        <w:r>
          <w:delText xml:space="preserve"> </w:delText>
        </w:r>
      </w:del>
      <w:del w:id="5294" w:author="PR Preview" w:date="2026-01-01T00:00:00Z">
        <w:r>
          <w:delText xml:space="preserve">the free encyclopedia.”</w:delText>
        </w:r>
      </w:del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2026. Available:</w:delText>
        </w:r>
      </w:del>
      <w:del w:id="5297" w:author="PR Preview" w:date="2026-01-01T00:00:00Z">
        <w:r>
          <w:delText xml:space="preserve"> </w:delText>
        </w:r>
      </w:del>
      <w:hyperlink r:id="rId168">
        <w:del w:id="5298" w:author="PR Preview" w:date="2026-01-01T00:00:00Z">
          <w:r>
            <w:rPr>
              <w:rStyle w:val="Hyperlink"/>
            </w:rPr>
            <w:delText xml:space="preserve">https://en.wikipedia.org/wiki/Counting_measure</w:delText>
          </w:r>
        </w:del>
      </w:hyperlink>
    </w:p>
    <w:p>
      <w:pPr>
        <w:pStyle w:val="Bibliography"/>
      </w:pPr>
      <w:del w:id="5299" w:author="PR Preview" w:date="2026-01-01T00:00:00Z">
        <w:r>
          <w:delText xml:space="preserve">[8]</w:delText>
        </w:r>
      </w:del>
      <w:del w:id="5300" w:author="PR Preview" w:date="2026-01-01T00:00:00Z">
        <w:r>
          <w:delText xml:space="preserve"> </w:delText>
        </w:r>
      </w:del>
      <w:del w:id="5301" w:author="PR Preview" w:date="2026-01-01T00:00:00Z">
        <w:r>
          <w:delText xml:space="preserve">	</w:delText>
        </w:r>
      </w:del>
      <w:del w:id="5302" w:author="PR Preview" w:date="2026-01-01T00:00:00Z">
        <w:r>
          <w:delText xml:space="preserve">Wikipedia contributors,</w:delText>
        </w:r>
      </w:del>
      <w:del w:id="5303" w:author="PR Preview" w:date="2026-01-01T00:00:00Z">
        <w:r>
          <w:delText xml:space="preserve"> </w:delText>
        </w:r>
      </w:del>
      <w:del w:id="5304" w:author="PR Preview" w:date="2026-01-01T00:00:00Z">
        <w:r>
          <w:delText xml:space="preserve">“Measurable space —</w:delText>
        </w:r>
      </w:del>
      <w:del w:id="5305" w:author="PR Preview" w:date="2026-01-01T00:00:00Z">
        <w:r>
          <w:delText xml:space="preserve"> </w:delText>
        </w:r>
      </w:del>
      <w:del w:id="5306" w:author="PR Preview" w:date="2026-01-01T00:00:00Z">
        <w:r>
          <w:delText xml:space="preserve">Wikipedia</w:delText>
        </w:r>
      </w:del>
      <w:del w:id="5307" w:author="PR Preview" w:date="2026-01-01T00:00:00Z">
        <w:r>
          <w:delText xml:space="preserve">,</w:delText>
        </w:r>
      </w:del>
      <w:del w:id="5308" w:author="PR Preview" w:date="2026-01-01T00:00:00Z">
        <w:r>
          <w:delText xml:space="preserve"> </w:delText>
        </w:r>
      </w:del>
      <w:del w:id="5309" w:author="PR Preview" w:date="2026-01-01T00:00:00Z">
        <w:r>
          <w:delText xml:space="preserve">the free encyclopedia.”</w:delText>
        </w:r>
      </w:del>
      <w:del w:id="5310" w:author="PR Preview" w:date="2026-01-01T00:00:00Z">
        <w:r>
          <w:delText xml:space="preserve"> </w:delText>
        </w:r>
      </w:del>
      <w:del w:id="5311" w:author="PR Preview" w:date="2026-01-01T00:00:00Z">
        <w:r>
          <w:delText xml:space="preserve">2026. Available:</w:delText>
        </w:r>
      </w:del>
      <w:del w:id="5312" w:author="PR Preview" w:date="2026-01-01T00:00:00Z">
        <w:r>
          <w:delText xml:space="preserve"> </w:delText>
        </w:r>
      </w:del>
      <w:hyperlink r:id="rId170">
        <w:del w:id="5313" w:author="PR Preview" w:date="2026-01-01T00:00:00Z">
          <w:r>
            <w:rPr>
              <w:rStyle w:val="Hyperlink"/>
            </w:rPr>
            <w:delText xml:space="preserve">https://en.wikipedia.org/wiki/Measurable_space</w:delText>
          </w:r>
        </w:del>
      </w:hyperlink>
    </w:p>
    <w:p>
      <w:pPr>
        <w:pStyle w:val="Bibliography"/>
      </w:pPr>
      <w:del w:id="5314" w:author="PR Preview" w:date="2026-01-01T00:00:00Z">
        <w:r>
          <w:delText xml:space="preserve">[9]</w:delText>
        </w:r>
      </w:del>
      <w:del w:id="5315" w:author="PR Preview" w:date="2026-01-01T00:00:00Z">
        <w:r>
          <w:delText xml:space="preserve"> </w:delText>
        </w:r>
      </w:del>
      <w:del w:id="5316" w:author="PR Preview" w:date="2026-01-01T00:00:00Z">
        <w:r>
          <w:delText xml:space="preserve">	</w:delText>
        </w:r>
      </w:del>
      <w:del w:id="5317" w:author="PR Preview" w:date="2026-01-01T00:00:00Z">
        <w:r>
          <w:delText xml:space="preserve">Wikipedia contributors,</w:delText>
        </w:r>
      </w:del>
      <w:del w:id="5318" w:author="PR Preview" w:date="2026-01-01T00:00:00Z">
        <w:r>
          <w:delText xml:space="preserve"> </w:delText>
        </w:r>
      </w:del>
      <w:del w:id="5319" w:author="PR Preview" w:date="2026-01-01T00:00:00Z">
        <w:r>
          <w:delText xml:space="preserve">“Lebesgue measure —</w:delText>
        </w:r>
      </w:del>
      <w:del w:id="5320" w:author="PR Preview" w:date="2026-01-01T00:00:00Z">
        <w:r>
          <w:delText xml:space="preserve"> </w:delText>
        </w:r>
      </w:del>
      <w:del w:id="5321" w:author="PR Preview" w:date="2026-01-01T00:00:00Z">
        <w:r>
          <w:delText xml:space="preserve">Wikipedia</w:delText>
        </w:r>
      </w:del>
      <w:del w:id="5322" w:author="PR Preview" w:date="2026-01-01T00:00:00Z">
        <w:r>
          <w:delText xml:space="preserve">,</w:delText>
        </w:r>
      </w:del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delText xml:space="preserve">the free encyclopedia.”</w:delText>
        </w:r>
      </w:del>
      <w:del w:id="5325" w:author="PR Preview" w:date="2026-01-01T00:00:00Z">
        <w:r>
          <w:delText xml:space="preserve"> </w:delText>
        </w:r>
      </w:del>
      <w:del w:id="5326" w:author="PR Preview" w:date="2026-01-01T00:00:00Z">
        <w:r>
          <w:delText xml:space="preserve">2026. Available:</w:delText>
        </w:r>
      </w:del>
      <w:del w:id="5327" w:author="PR Preview" w:date="2026-01-01T00:00:00Z">
        <w:r>
          <w:delText xml:space="preserve"> </w:delText>
        </w:r>
      </w:del>
      <w:hyperlink r:id="rId172">
        <w:del w:id="5328" w:author="PR Preview" w:date="2026-01-01T00:00:00Z">
          <w:r>
            <w:rPr>
              <w:rStyle w:val="Hyperlink"/>
            </w:rPr>
            <w:delText xml:space="preserve">https://en.wikipedia.org/wiki/Lebesgue_measure</w:delText>
          </w:r>
        </w:del>
      </w:hyperlink>
    </w:p>
    <w:p>
      <w:pPr>
        <w:pStyle w:val="Bibliography"/>
      </w:pPr>
      <w:del w:id="5329" w:author="PR Preview" w:date="2026-01-01T00:00:00Z">
        <w:r>
          <w:delText xml:space="preserve">[10]</w:delText>
        </w:r>
      </w:del>
      <w:del w:id="5330" w:author="PR Preview" w:date="2026-01-01T00:00:00Z">
        <w:r>
          <w:delText xml:space="preserve"> </w:delText>
        </w:r>
      </w:del>
      <w:del w:id="5331" w:author="PR Preview" w:date="2026-01-01T00:00:00Z">
        <w:r>
          <w:delText xml:space="preserve">	</w:delText>
        </w:r>
      </w:del>
      <w:del w:id="5332" w:author="PR Preview" w:date="2026-01-01T00:00:00Z">
        <w:r>
          <w:delText xml:space="preserve">Wikipedia contributors,</w:delText>
        </w:r>
      </w:del>
      <w:del w:id="5333" w:author="PR Preview" w:date="2026-01-01T00:00:00Z">
        <w:r>
          <w:delText xml:space="preserve"> </w:delText>
        </w:r>
      </w:del>
      <w:del w:id="5334" w:author="PR Preview" w:date="2026-01-01T00:00:00Z">
        <w:r>
          <w:delText xml:space="preserve">“Null set —</w:delText>
        </w:r>
      </w:del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Wikipedia</w:delText>
        </w:r>
      </w:del>
      <w:del w:id="5337" w:author="PR Preview" w:date="2026-01-01T00:00:00Z">
        <w:r>
          <w:delText xml:space="preserve">,</w:delText>
        </w:r>
      </w:del>
      <w:del w:id="5338" w:author="PR Preview" w:date="2026-01-01T00:00:00Z">
        <w:r>
          <w:delText xml:space="preserve"> </w:delText>
        </w:r>
      </w:del>
      <w:del w:id="5339" w:author="PR Preview" w:date="2026-01-01T00:00:00Z">
        <w:r>
          <w:delText xml:space="preserve">the free encyclopedia.”</w:delText>
        </w:r>
      </w:del>
      <w:del w:id="5340" w:author="PR Preview" w:date="2026-01-01T00:00:00Z">
        <w:r>
          <w:delText xml:space="preserve"> </w:delText>
        </w:r>
      </w:del>
      <w:del w:id="5341" w:author="PR Preview" w:date="2026-01-01T00:00:00Z">
        <w:r>
          <w:delText xml:space="preserve">2026. Available:</w:delText>
        </w:r>
      </w:del>
      <w:del w:id="5342" w:author="PR Preview" w:date="2026-01-01T00:00:00Z">
        <w:r>
          <w:delText xml:space="preserve"> </w:delText>
        </w:r>
      </w:del>
      <w:hyperlink r:id="rId174">
        <w:del w:id="5343" w:author="PR Preview" w:date="2026-01-01T00:00:00Z">
          <w:r>
            <w:rPr>
              <w:rStyle w:val="Hyperlink"/>
            </w:rPr>
            <w:delText xml:space="preserve">https://en.wikipedia.org/wiki/Null_set</w:delText>
          </w:r>
        </w:del>
      </w:hyperlink>
    </w:p>
    <w:p>
      <w:pPr>
        <w:pStyle w:val="Bibliography"/>
      </w:pPr>
      <w:del w:id="5344" w:author="PR Preview" w:date="2026-01-01T00:00:00Z">
        <w:r>
          <w:delText xml:space="preserve">[11]</w:delText>
        </w:r>
      </w:del>
      <w:del w:id="5345" w:author="PR Preview" w:date="2026-01-01T00:00:00Z">
        <w:r>
          <w:delText xml:space="preserve"> </w:delText>
        </w:r>
      </w:del>
      <w:del w:id="5346" w:author="PR Preview" w:date="2026-01-01T00:00:00Z">
        <w:r>
          <w:delText xml:space="preserve">	</w:delText>
        </w:r>
      </w:del>
      <w:del w:id="5347" w:author="PR Preview" w:date="2026-01-01T00:00:00Z">
        <w:r>
          <w:delText xml:space="preserve">Wikipedia contributors,</w:delText>
        </w:r>
      </w:del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delText xml:space="preserve">“Almost everywhere —</w:delText>
        </w:r>
      </w:del>
      <w:del w:id="5350" w:author="PR Preview" w:date="2026-01-01T00:00:00Z">
        <w:r>
          <w:delText xml:space="preserve"> </w:delText>
        </w:r>
      </w:del>
      <w:del w:id="5351" w:author="PR Preview" w:date="2026-01-01T00:00:00Z">
        <w:r>
          <w:delText xml:space="preserve">Wikipedia</w:delText>
        </w:r>
      </w:del>
      <w:del w:id="5352" w:author="PR Preview" w:date="2026-01-01T00:00:00Z">
        <w:r>
          <w:delText xml:space="preserve">,</w:delText>
        </w:r>
      </w:del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delText xml:space="preserve">the free encyclopedia.”</w:delText>
        </w:r>
      </w:del>
      <w:del w:id="5355" w:author="PR Preview" w:date="2026-01-01T00:00:00Z">
        <w:r>
          <w:delText xml:space="preserve"> </w:delText>
        </w:r>
      </w:del>
      <w:del w:id="5356" w:author="PR Preview" w:date="2026-01-01T00:00:00Z">
        <w:r>
          <w:delText xml:space="preserve">2026. Available:</w:delText>
        </w:r>
      </w:del>
      <w:del w:id="5357" w:author="PR Preview" w:date="2026-01-01T00:00:00Z">
        <w:r>
          <w:delText xml:space="preserve"> </w:delText>
        </w:r>
      </w:del>
      <w:hyperlink r:id="rId176">
        <w:del w:id="5358" w:author="PR Preview" w:date="2026-01-01T00:00:00Z">
          <w:r>
            <w:rPr>
              <w:rStyle w:val="Hyperlink"/>
            </w:rPr>
            <w:delText xml:space="preserve">https://en.wikipedia.org/wiki/Almost_everywhere</w:delText>
          </w:r>
        </w:del>
      </w:hyperlink>
    </w:p>
    <w:p>
      <w:pPr>
        <w:pStyle w:val="Bibliography"/>
      </w:pPr>
      <w:del w:id="5359" w:author="PR Preview" w:date="2026-01-01T00:00:00Z">
        <w:r>
          <w:delText xml:space="preserve">[12]</w:delText>
        </w:r>
      </w:del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delText xml:space="preserve">	</w:delText>
        </w:r>
      </w:del>
      <w:del w:id="5362" w:author="PR Preview" w:date="2026-01-01T00:00:00Z">
        <w:r>
          <w:delText xml:space="preserve">Wikipedia contributors,</w:delText>
        </w:r>
      </w:del>
      <w:del w:id="5363" w:author="PR Preview" w:date="2026-01-01T00:00:00Z">
        <w:r>
          <w:delText xml:space="preserve"> </w:delText>
        </w:r>
      </w:del>
      <w:del w:id="5364" w:author="PR Preview" w:date="2026-01-01T00:00:00Z">
        <w:r>
          <w:delText xml:space="preserve">“Finite measure —</w:delText>
        </w:r>
      </w:del>
      <w:del w:id="5365" w:author="PR Preview" w:date="2026-01-01T00:00:00Z">
        <w:r>
          <w:delText xml:space="preserve"> </w:delText>
        </w:r>
      </w:del>
      <w:del w:id="5366" w:author="PR Preview" w:date="2026-01-01T00:00:00Z">
        <w:r>
          <w:delText xml:space="preserve">Wikipedia</w:delText>
        </w:r>
      </w:del>
      <w:del w:id="5367" w:author="PR Preview" w:date="2026-01-01T00:00:00Z">
        <w:r>
          <w:delText xml:space="preserve">,</w:delText>
        </w:r>
      </w:del>
      <w:del w:id="5368" w:author="PR Preview" w:date="2026-01-01T00:00:00Z">
        <w:r>
          <w:delText xml:space="preserve"> </w:delText>
        </w:r>
      </w:del>
      <w:del w:id="5369" w:author="PR Preview" w:date="2026-01-01T00:00:00Z">
        <w:r>
          <w:delText xml:space="preserve">the free encyclopedia.”</w:delText>
        </w:r>
      </w:del>
      <w:del w:id="5370" w:author="PR Preview" w:date="2026-01-01T00:00:00Z">
        <w:r>
          <w:delText xml:space="preserve"> </w:delText>
        </w:r>
      </w:del>
      <w:del w:id="5371" w:author="PR Preview" w:date="2026-01-01T00:00:00Z">
        <w:r>
          <w:delText xml:space="preserve">2026. Available:</w:delText>
        </w:r>
      </w:del>
      <w:del w:id="5372" w:author="PR Preview" w:date="2026-01-01T00:00:00Z">
        <w:r>
          <w:delText xml:space="preserve"> </w:delText>
        </w:r>
      </w:del>
      <w:hyperlink r:id="rId178">
        <w:del w:id="5373" w:author="PR Preview" w:date="2026-01-01T00:00:00Z">
          <w:r>
            <w:rPr>
              <w:rStyle w:val="Hyperlink"/>
            </w:rPr>
            <w:delText xml:space="preserve">https://en.wikipedia.org/wiki/Finite_measure</w:delText>
          </w:r>
        </w:del>
      </w:hyperlink>
    </w:p>
    <w:p>
      <w:pPr>
        <w:pStyle w:val="Bibliography"/>
      </w:pPr>
      <w:del w:id="5374" w:author="PR Preview" w:date="2026-01-01T00:00:00Z">
        <w:r>
          <w:delText xml:space="preserve">[13]</w:delText>
        </w:r>
      </w:del>
      <w:del w:id="5375" w:author="PR Preview" w:date="2026-01-01T00:00:00Z">
        <w:r>
          <w:delText xml:space="preserve"> </w:delText>
        </w:r>
      </w:del>
      <w:del w:id="5376" w:author="PR Preview" w:date="2026-01-01T00:00:00Z">
        <w:r>
          <w:delText xml:space="preserve">	</w:delText>
        </w:r>
      </w:del>
      <w:del w:id="5377" w:author="PR Preview" w:date="2026-01-01T00:00:00Z">
        <w:r>
          <w:delText xml:space="preserve">Wikipedia contributors,</w:delText>
        </w:r>
      </w:del>
      <w:del w:id="5378" w:author="PR Preview" w:date="2026-01-01T00:00:00Z">
        <w:r>
          <w:delText xml:space="preserve"> </w:delText>
        </w:r>
      </w:del>
      <w:del w:id="5379" w:author="PR Preview" w:date="2026-01-01T00:00:00Z">
        <w:r>
          <w:delText xml:space="preserve">“Sigma-finite measure —</w:delText>
        </w:r>
      </w:del>
      <w:del w:id="5380" w:author="PR Preview" w:date="2026-01-01T00:00:00Z">
        <w:r>
          <w:delText xml:space="preserve"> </w:delText>
        </w:r>
      </w:del>
      <w:del w:id="5381" w:author="PR Preview" w:date="2026-01-01T00:00:00Z">
        <w:r>
          <w:delText xml:space="preserve">Wikipedia</w:delText>
        </w:r>
      </w:del>
      <w:del w:id="5382" w:author="PR Preview" w:date="2026-01-01T00:00:00Z">
        <w:r>
          <w:delText xml:space="preserve">,</w:delText>
        </w:r>
      </w:del>
      <w:del w:id="5383" w:author="PR Preview" w:date="2026-01-01T00:00:00Z">
        <w:r>
          <w:delText xml:space="preserve"> </w:delText>
        </w:r>
      </w:del>
      <w:del w:id="5384" w:author="PR Preview" w:date="2026-01-01T00:00:00Z">
        <w:r>
          <w:delText xml:space="preserve">the free encyclopedia.”</w:delText>
        </w:r>
      </w:del>
      <w:del w:id="5385" w:author="PR Preview" w:date="2026-01-01T00:00:00Z">
        <w:r>
          <w:delText xml:space="preserve"> </w:delText>
        </w:r>
      </w:del>
      <w:del w:id="5386" w:author="PR Preview" w:date="2026-01-01T00:00:00Z">
        <w:r>
          <w:delText xml:space="preserve">2026. Available:</w:delText>
        </w:r>
      </w:del>
      <w:del w:id="5387" w:author="PR Preview" w:date="2026-01-01T00:00:00Z">
        <w:r>
          <w:delText xml:space="preserve"> </w:delText>
        </w:r>
      </w:del>
      <w:hyperlink r:id="rId180">
        <w:del w:id="5388" w:author="PR Preview" w:date="2026-01-01T00:00:00Z">
          <w:r>
            <w:rPr>
              <w:rStyle w:val="Hyperlink"/>
            </w:rPr>
            <w:delText xml:space="preserve">https://en.wikipedia.org/wiki/Sigma-finite_measure</w:delText>
          </w:r>
        </w:del>
      </w:hyperlink>
    </w:p>
    <w:p>
      <w:pPr>
        <w:pStyle w:val="Bibliography"/>
      </w:pPr>
      <w:del w:id="5389" w:author="PR Preview" w:date="2026-01-01T00:00:00Z">
        <w:r>
          <w:delText xml:space="preserve">[14]</w:delText>
        </w:r>
      </w:del>
      <w:del w:id="5390" w:author="PR Preview" w:date="2026-01-01T00:00:00Z">
        <w:r>
          <w:delText xml:space="preserve"> </w:delText>
        </w:r>
      </w:del>
      <w:del w:id="5391" w:author="PR Preview" w:date="2026-01-01T00:00:00Z">
        <w:r>
          <w:delText xml:space="preserve">	</w:delText>
        </w:r>
      </w:del>
      <w:del w:id="5392" w:author="PR Preview" w:date="2026-01-01T00:00:00Z">
        <w:r>
          <w:delText xml:space="preserve">Wikipedia contributors,</w:delText>
        </w:r>
      </w:del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“Probability measure —</w:delText>
        </w:r>
      </w:del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Wikipedia</w:delText>
        </w:r>
      </w:del>
      <w:del w:id="5397" w:author="PR Preview" w:date="2026-01-01T00:00:00Z">
        <w:r>
          <w:delText xml:space="preserve">,</w:delText>
        </w:r>
      </w:del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the free encyclopedia.”</w:delText>
        </w:r>
      </w:del>
      <w:del w:id="5400" w:author="PR Preview" w:date="2026-01-01T00:00:00Z">
        <w:r>
          <w:delText xml:space="preserve"> </w:delText>
        </w:r>
      </w:del>
      <w:del w:id="5401" w:author="PR Preview" w:date="2026-01-01T00:00:00Z">
        <w:r>
          <w:delText xml:space="preserve">2026. Available:</w:delText>
        </w:r>
      </w:del>
      <w:del w:id="5402" w:author="PR Preview" w:date="2026-01-01T00:00:00Z">
        <w:r>
          <w:delText xml:space="preserve"> </w:delText>
        </w:r>
      </w:del>
      <w:hyperlink r:id="rId182">
        <w:del w:id="5403" w:author="PR Preview" w:date="2026-01-01T00:00:00Z">
          <w:r>
            <w:rPr>
              <w:rStyle w:val="Hyperlink"/>
            </w:rPr>
            <w:delText xml:space="preserve">https://en.wikipedia.org/wiki/Probability_measure</w:delText>
          </w:r>
        </w:del>
      </w:hyperlink>
    </w:p>
    <w:p>
      <w:pPr>
        <w:pStyle w:val="Bibliography"/>
      </w:pPr>
      <w:del w:id="5404" w:author="PR Preview" w:date="2026-01-01T00:00:00Z">
        <w:r>
          <w:delText xml:space="preserve">[15]</w:delText>
        </w:r>
      </w:del>
      <w:del w:id="5405" w:author="PR Preview" w:date="2026-01-01T00:00:00Z">
        <w:r>
          <w:delText xml:space="preserve"> </w:delText>
        </w:r>
      </w:del>
      <w:del w:id="5406" w:author="PR Preview" w:date="2026-01-01T00:00:00Z">
        <w:r>
          <w:delText xml:space="preserve">	</w:delText>
        </w:r>
      </w:del>
      <w:del w:id="5407" w:author="PR Preview" w:date="2026-01-01T00:00:00Z">
        <w:r>
          <w:delText xml:space="preserve">Wikipedia contributors,</w:delText>
        </w:r>
      </w:del>
      <w:del w:id="5408" w:author="PR Preview" w:date="2026-01-01T00:00:00Z">
        <w:r>
          <w:delText xml:space="preserve"> </w:delText>
        </w:r>
      </w:del>
      <w:del w:id="5409" w:author="PR Preview" w:date="2026-01-01T00:00:00Z">
        <w:r>
          <w:delText xml:space="preserve">“Probability space —</w:delText>
        </w:r>
      </w:del>
      <w:del w:id="5410" w:author="PR Preview" w:date="2026-01-01T00:00:00Z">
        <w:r>
          <w:delText xml:space="preserve"> </w:delText>
        </w:r>
      </w:del>
      <w:del w:id="5411" w:author="PR Preview" w:date="2026-01-01T00:00:00Z">
        <w:r>
          <w:delText xml:space="preserve">Wikipedia</w:delText>
        </w:r>
      </w:del>
      <w:del w:id="5412" w:author="PR Preview" w:date="2026-01-01T00:00:00Z">
        <w:r>
          <w:delText xml:space="preserve">,</w:delText>
        </w:r>
      </w:del>
      <w:del w:id="5413" w:author="PR Preview" w:date="2026-01-01T00:00:00Z">
        <w:r>
          <w:delText xml:space="preserve"> </w:delText>
        </w:r>
      </w:del>
      <w:del w:id="5414" w:author="PR Preview" w:date="2026-01-01T00:00:00Z">
        <w:r>
          <w:delText xml:space="preserve">the free encyclopedia.”</w:delText>
        </w:r>
      </w:del>
      <w:del w:id="5415" w:author="PR Preview" w:date="2026-01-01T00:00:00Z">
        <w:r>
          <w:delText xml:space="preserve"> </w:delText>
        </w:r>
      </w:del>
      <w:del w:id="5416" w:author="PR Preview" w:date="2026-01-01T00:00:00Z">
        <w:r>
          <w:delText xml:space="preserve">2026. Available:</w:delText>
        </w:r>
      </w:del>
      <w:del w:id="5417" w:author="PR Preview" w:date="2026-01-01T00:00:00Z">
        <w:r>
          <w:delText xml:space="preserve"> </w:delText>
        </w:r>
      </w:del>
      <w:hyperlink r:id="rId184">
        <w:del w:id="5418" w:author="PR Preview" w:date="2026-01-01T00:00:00Z">
          <w:r>
            <w:rPr>
              <w:rStyle w:val="Hyperlink"/>
            </w:rPr>
            <w:delText xml:space="preserve">https://en.wikipedia.org/wiki/Probability_space</w:delText>
          </w:r>
        </w:del>
      </w:hyperlink>
    </w:p>
    <w:p>
      <w:pPr>
        <w:pStyle w:val="Bibliography"/>
      </w:pPr>
      <w:del w:id="5419" w:author="PR Preview" w:date="2026-01-01T00:00:00Z">
        <w:r>
          <w:delText xml:space="preserve">[16]</w:delText>
        </w:r>
      </w:del>
      <w:del w:id="5420" w:author="PR Preview" w:date="2026-01-01T00:00:00Z">
        <w:r>
          <w:delText xml:space="preserve"> </w:delText>
        </w:r>
      </w:del>
      <w:del w:id="5421" w:author="PR Preview" w:date="2026-01-01T00:00:00Z">
        <w:r>
          <w:delText xml:space="preserve">	</w:delText>
        </w:r>
      </w:del>
      <w:del w:id="5422" w:author="PR Preview" w:date="2026-01-01T00:00:00Z">
        <w:r>
          <w:delText xml:space="preserve">Wikipedia contributors,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“Sample space —</w:delText>
        </w:r>
      </w:del>
      <w:del w:id="5425" w:author="PR Preview" w:date="2026-01-01T00:00:00Z">
        <w:r>
          <w:delText xml:space="preserve"> </w:delText>
        </w:r>
      </w:del>
      <w:del w:id="5426" w:author="PR Preview" w:date="2026-01-01T00:00:00Z">
        <w:r>
          <w:delText xml:space="preserve">Wikipedia</w:delText>
        </w:r>
      </w:del>
      <w:del w:id="5427" w:author="PR Preview" w:date="2026-01-01T00:00:00Z">
        <w:r>
          <w:delText xml:space="preserve">,</w:delText>
        </w:r>
      </w:del>
      <w:del w:id="5428" w:author="PR Preview" w:date="2026-01-01T00:00:00Z">
        <w:r>
          <w:delText xml:space="preserve"> </w:delText>
        </w:r>
      </w:del>
      <w:del w:id="5429" w:author="PR Preview" w:date="2026-01-01T00:00:00Z">
        <w:r>
          <w:delText xml:space="preserve">the free encyclopedia.”</w:delText>
        </w:r>
      </w:del>
      <w:del w:id="5430" w:author="PR Preview" w:date="2026-01-01T00:00:00Z">
        <w:r>
          <w:delText xml:space="preserve"> </w:delText>
        </w:r>
      </w:del>
      <w:del w:id="5431" w:author="PR Preview" w:date="2026-01-01T00:00:00Z">
        <w:r>
          <w:delText xml:space="preserve">2026. Available:</w:delText>
        </w:r>
      </w:del>
      <w:del w:id="5432" w:author="PR Preview" w:date="2026-01-01T00:00:00Z">
        <w:r>
          <w:delText xml:space="preserve"> </w:delText>
        </w:r>
      </w:del>
      <w:hyperlink r:id="rId186">
        <w:del w:id="5433" w:author="PR Preview" w:date="2026-01-01T00:00:00Z">
          <w:r>
            <w:rPr>
              <w:rStyle w:val="Hyperlink"/>
            </w:rPr>
            <w:delText xml:space="preserve">https://en.wikipedia.org/wiki/Sample_space</w:delText>
          </w:r>
        </w:del>
      </w:hyperlink>
    </w:p>
    <w:p>
      <w:pPr>
        <w:pStyle w:val="Bibliography"/>
      </w:pPr>
      <w:del w:id="5434" w:author="PR Preview" w:date="2026-01-01T00:00:00Z">
        <w:r>
          <w:delText xml:space="preserve">[17]</w:delText>
        </w:r>
      </w:del>
      <w:del w:id="5435" w:author="PR Preview" w:date="2026-01-01T00:00:00Z">
        <w:r>
          <w:delText xml:space="preserve"> </w:delText>
        </w:r>
      </w:del>
      <w:del w:id="5436" w:author="PR Preview" w:date="2026-01-01T00:00:00Z">
        <w:r>
          <w:delText xml:space="preserve">	</w:delText>
        </w:r>
      </w:del>
      <w:del w:id="5437" w:author="PR Preview" w:date="2026-01-01T00:00:00Z">
        <w:r>
          <w:delText xml:space="preserve">Wikipedia contributors,</w:delText>
        </w:r>
      </w:del>
      <w:del w:id="5438" w:author="PR Preview" w:date="2026-01-01T00:00:00Z">
        <w:r>
          <w:delText xml:space="preserve"> </w:delText>
        </w:r>
      </w:del>
      <w:del w:id="5439" w:author="PR Preview" w:date="2026-01-01T00:00:00Z">
        <w:r>
          <w:delText xml:space="preserve">“Outcome (probability) —</w:delText>
        </w:r>
      </w:del>
      <w:del w:id="5440" w:author="PR Preview" w:date="2026-01-01T00:00:00Z">
        <w:r>
          <w:delText xml:space="preserve"> </w:delText>
        </w:r>
      </w:del>
      <w:del w:id="5441" w:author="PR Preview" w:date="2026-01-01T00:00:00Z">
        <w:r>
          <w:delText xml:space="preserve">Wikipedia</w:delText>
        </w:r>
      </w:del>
      <w:del w:id="5442" w:author="PR Preview" w:date="2026-01-01T00:00:00Z">
        <w:r>
          <w:delText xml:space="preserve">,</w:delText>
        </w:r>
      </w:del>
      <w:del w:id="5443" w:author="PR Preview" w:date="2026-01-01T00:00:00Z">
        <w:r>
          <w:delText xml:space="preserve"> </w:delText>
        </w:r>
      </w:del>
      <w:del w:id="5444" w:author="PR Preview" w:date="2026-01-01T00:00:00Z">
        <w:r>
          <w:delText xml:space="preserve">the free encyclopedia.”</w:delText>
        </w:r>
      </w:del>
      <w:del w:id="5445" w:author="PR Preview" w:date="2026-01-01T00:00:00Z">
        <w:r>
          <w:delText xml:space="preserve"> </w:delText>
        </w:r>
      </w:del>
      <w:del w:id="5446" w:author="PR Preview" w:date="2026-01-01T00:00:00Z">
        <w:r>
          <w:delText xml:space="preserve">2026. Available:</w:delText>
        </w:r>
      </w:del>
      <w:del w:id="5447" w:author="PR Preview" w:date="2026-01-01T00:00:00Z">
        <w:r>
          <w:delText xml:space="preserve"> </w:delText>
        </w:r>
      </w:del>
      <w:hyperlink r:id="rId188">
        <w:del w:id="5448" w:author="PR Preview" w:date="2026-01-01T00:00:00Z">
          <w:r>
            <w:rPr>
              <w:rStyle w:val="Hyperlink"/>
            </w:rPr>
            <w:delText xml:space="preserve">https://en.wikipedia.org/wiki/Outcome_(probability)</w:delText>
          </w:r>
        </w:del>
      </w:hyperlink>
    </w:p>
    <w:p>
      <w:pPr>
        <w:pStyle w:val="Bibliography"/>
      </w:pPr>
      <w:del w:id="5449" w:author="PR Preview" w:date="2026-01-01T00:00:00Z">
        <w:r>
          <w:delText xml:space="preserve">[18]</w:delText>
        </w:r>
      </w:del>
      <w:del w:id="5450" w:author="PR Preview" w:date="2026-01-01T00:00:00Z">
        <w:r>
          <w:delText xml:space="preserve"> </w:delText>
        </w:r>
      </w:del>
      <w:del w:id="5451" w:author="PR Preview" w:date="2026-01-01T00:00:00Z">
        <w:r>
          <w:delText xml:space="preserve">	</w:delText>
        </w:r>
      </w:del>
      <w:del w:id="5452" w:author="PR Preview" w:date="2026-01-01T00:00:00Z">
        <w:r>
          <w:delText xml:space="preserve">Wikipedia contributors,</w:delText>
        </w:r>
      </w:del>
      <w:del w:id="5453" w:author="PR Preview" w:date="2026-01-01T00:00:00Z">
        <w:r>
          <w:delText xml:space="preserve"> </w:delText>
        </w:r>
      </w:del>
      <w:del w:id="5454" w:author="PR Preview" w:date="2026-01-01T00:00:00Z">
        <w:r>
          <w:delText xml:space="preserve">“Event (probability theory) —</w:delText>
        </w:r>
      </w:del>
      <w:del w:id="5455" w:author="PR Preview" w:date="2026-01-01T00:00:00Z">
        <w:r>
          <w:delText xml:space="preserve"> </w:delText>
        </w:r>
      </w:del>
      <w:del w:id="5456" w:author="PR Preview" w:date="2026-01-01T00:00:00Z">
        <w:r>
          <w:delText xml:space="preserve">Wikipedia</w:delText>
        </w:r>
      </w:del>
      <w:del w:id="5457" w:author="PR Preview" w:date="2026-01-01T00:00:00Z">
        <w:r>
          <w:delText xml:space="preserve">,</w:delText>
        </w:r>
      </w:del>
      <w:del w:id="5458" w:author="PR Preview" w:date="2026-01-01T00:00:00Z">
        <w:r>
          <w:delText xml:space="preserve"> </w:delText>
        </w:r>
      </w:del>
      <w:del w:id="5459" w:author="PR Preview" w:date="2026-01-01T00:00:00Z">
        <w:r>
          <w:delText xml:space="preserve">the free encyclopedia.”</w:delText>
        </w:r>
      </w:del>
      <w:del w:id="5460" w:author="PR Preview" w:date="2026-01-01T00:00:00Z">
        <w:r>
          <w:delText xml:space="preserve"> </w:delText>
        </w:r>
      </w:del>
      <w:del w:id="5461" w:author="PR Preview" w:date="2026-01-01T00:00:00Z">
        <w:r>
          <w:delText xml:space="preserve">2026. Available:</w:delText>
        </w:r>
      </w:del>
      <w:del w:id="5462" w:author="PR Preview" w:date="2026-01-01T00:00:00Z">
        <w:r>
          <w:delText xml:space="preserve"> </w:delText>
        </w:r>
      </w:del>
      <w:hyperlink r:id="rId190">
        <w:del w:id="5463" w:author="PR Preview" w:date="2026-01-01T00:00:00Z">
          <w:r>
            <w:rPr>
              <w:rStyle w:val="Hyperlink"/>
            </w:rPr>
            <w:delText xml:space="preserve">https://en.wikipedia.org/wiki/Event_(probability_theory)</w:delText>
          </w:r>
        </w:del>
      </w:hyperlink>
    </w:p>
    <w:p>
      <w:pPr>
        <w:pStyle w:val="Bibliography"/>
      </w:pPr>
      <w:del w:id="5464" w:author="PR Preview" w:date="2026-01-01T00:00:00Z">
        <w:r>
          <w:delText xml:space="preserve">[19]</w:delText>
        </w:r>
      </w:del>
      <w:del w:id="5465" w:author="PR Preview" w:date="2026-01-01T00:00:00Z">
        <w:r>
          <w:delText xml:space="preserve"> </w:delText>
        </w:r>
      </w:del>
      <w:del w:id="5466" w:author="PR Preview" w:date="2026-01-01T00:00:00Z">
        <w:r>
          <w:delText xml:space="preserve">	</w:delText>
        </w:r>
      </w:del>
      <w:del w:id="5467" w:author="PR Preview" w:date="2026-01-01T00:00:00Z">
        <w:r>
          <w:delText xml:space="preserve">Wikipedia contributors,</w:delText>
        </w:r>
      </w:del>
      <w:del w:id="5468" w:author="PR Preview" w:date="2026-01-01T00:00:00Z">
        <w:r>
          <w:delText xml:space="preserve"> </w:delText>
        </w:r>
      </w:del>
      <w:del w:id="5469" w:author="PR Preview" w:date="2026-01-01T00:00:00Z">
        <w:r>
          <w:delText xml:space="preserve">“Measurable function —</w:delText>
        </w:r>
      </w:del>
      <w:del w:id="5470" w:author="PR Preview" w:date="2026-01-01T00:00:00Z">
        <w:r>
          <w:delText xml:space="preserve"> </w:delText>
        </w:r>
      </w:del>
      <w:del w:id="5471" w:author="PR Preview" w:date="2026-01-01T00:00:00Z">
        <w:r>
          <w:delText xml:space="preserve">Wikipedia</w:delText>
        </w:r>
      </w:del>
      <w:del w:id="5472" w:author="PR Preview" w:date="2026-01-01T00:00:00Z">
        <w:r>
          <w:delText xml:space="preserve">,</w:delText>
        </w:r>
      </w:del>
      <w:del w:id="5473" w:author="PR Preview" w:date="2026-01-01T00:00:00Z">
        <w:r>
          <w:delText xml:space="preserve"> </w:delText>
        </w:r>
      </w:del>
      <w:del w:id="5474" w:author="PR Preview" w:date="2026-01-01T00:00:00Z">
        <w:r>
          <w:delText xml:space="preserve">the free encyclopedia.”</w:delText>
        </w:r>
      </w:del>
      <w:del w:id="5475" w:author="PR Preview" w:date="2026-01-01T00:00:00Z">
        <w:r>
          <w:delText xml:space="preserve"> </w:delText>
        </w:r>
      </w:del>
      <w:del w:id="5476" w:author="PR Preview" w:date="2026-01-01T00:00:00Z">
        <w:r>
          <w:delText xml:space="preserve">2026. Available:</w:delText>
        </w:r>
      </w:del>
      <w:del w:id="5477" w:author="PR Preview" w:date="2026-01-01T00:00:00Z">
        <w:r>
          <w:delText xml:space="preserve"> </w:delText>
        </w:r>
      </w:del>
      <w:hyperlink r:id="rId192">
        <w:del w:id="5478" w:author="PR Preview" w:date="2026-01-01T00:00:00Z">
          <w:r>
            <w:rPr>
              <w:rStyle w:val="Hyperlink"/>
            </w:rPr>
            <w:delText xml:space="preserve">https://en.wikipedia.org/wiki/Measurable_function</w:delText>
          </w:r>
        </w:del>
      </w:hyperlink>
    </w:p>
    <w:p>
      <w:pPr>
        <w:pStyle w:val="Bibliography"/>
      </w:pPr>
      <w:del w:id="5479" w:author="PR Preview" w:date="2026-01-01T00:00:00Z">
        <w:r>
          <w:delText xml:space="preserve">[20]</w:delText>
        </w:r>
      </w:del>
      <w:del w:id="5480" w:author="PR Preview" w:date="2026-01-01T00:00:00Z">
        <w:r>
          <w:delText xml:space="preserve"> </w:delText>
        </w:r>
      </w:del>
      <w:del w:id="5481" w:author="PR Preview" w:date="2026-01-01T00:00:00Z">
        <w:r>
          <w:delText xml:space="preserve">	</w:delText>
        </w:r>
      </w:del>
      <w:del w:id="5482" w:author="PR Preview" w:date="2026-01-01T00:00:00Z">
        <w:r>
          <w:delText xml:space="preserve">Wikipedia contributors,</w:delText>
        </w:r>
      </w:del>
      <w:del w:id="5483" w:author="PR Preview" w:date="2026-01-01T00:00:00Z">
        <w:r>
          <w:delText xml:space="preserve"> </w:delText>
        </w:r>
      </w:del>
      <w:del w:id="5484" w:author="PR Preview" w:date="2026-01-01T00:00:00Z">
        <w:r>
          <w:delText xml:space="preserve">“Lebesgue integration —</w:delText>
        </w:r>
      </w:del>
      <w:del w:id="5485" w:author="PR Preview" w:date="2026-01-01T00:00:00Z">
        <w:r>
          <w:delText xml:space="preserve"> </w:delText>
        </w:r>
      </w:del>
      <w:del w:id="5486" w:author="PR Preview" w:date="2026-01-01T00:00:00Z">
        <w:r>
          <w:delText xml:space="preserve">Wikipedia</w:delText>
        </w:r>
      </w:del>
      <w:del w:id="5487" w:author="PR Preview" w:date="2026-01-01T00:00:00Z">
        <w:r>
          <w:delText xml:space="preserve">,</w:delText>
        </w:r>
      </w:del>
      <w:del w:id="5488" w:author="PR Preview" w:date="2026-01-01T00:00:00Z">
        <w:r>
          <w:delText xml:space="preserve"> </w:delText>
        </w:r>
      </w:del>
      <w:del w:id="5489" w:author="PR Preview" w:date="2026-01-01T00:00:00Z">
        <w:r>
          <w:delText xml:space="preserve">the free encyclopedia.”</w:delText>
        </w:r>
      </w:del>
      <w:del w:id="5490" w:author="PR Preview" w:date="2026-01-01T00:00:00Z">
        <w:r>
          <w:delText xml:space="preserve"> </w:delText>
        </w:r>
      </w:del>
      <w:del w:id="5491" w:author="PR Preview" w:date="2026-01-01T00:00:00Z">
        <w:r>
          <w:delText xml:space="preserve">2026. Available:</w:delText>
        </w:r>
      </w:del>
      <w:del w:id="5492" w:author="PR Preview" w:date="2026-01-01T00:00:00Z">
        <w:r>
          <w:delText xml:space="preserve"> </w:delText>
        </w:r>
      </w:del>
      <w:hyperlink r:id="rId194">
        <w:del w:id="5493" w:author="PR Preview" w:date="2026-01-01T00:00:00Z">
          <w:r>
            <w:rPr>
              <w:rStyle w:val="Hyperlink"/>
            </w:rPr>
            <w:delText xml:space="preserve">https://en.wikipedia.org/wiki/Lebesgue_integration</w:delText>
          </w:r>
        </w:del>
      </w:hyperlink>
    </w:p>
    <w:p>
      <w:pPr>
        <w:pStyle w:val="Bibliography"/>
      </w:pPr>
      <w:del w:id="5494" w:author="PR Preview" w:date="2026-01-01T00:00:00Z">
        <w:r>
          <w:delText xml:space="preserve">[21]</w:delText>
        </w:r>
      </w:del>
      <w:del w:id="5495" w:author="PR Preview" w:date="2026-01-01T00:00:00Z">
        <w:r>
          <w:delText xml:space="preserve"> </w:delText>
        </w:r>
      </w:del>
      <w:del w:id="5496" w:author="PR Preview" w:date="2026-01-01T00:00:00Z">
        <w:r>
          <w:delText xml:space="preserve">	</w:delText>
        </w:r>
      </w:del>
      <w:del w:id="5497" w:author="PR Preview" w:date="2026-01-01T00:00:00Z">
        <w:r>
          <w:delText xml:space="preserve">G. B. Folland,</w:delText>
        </w:r>
      </w:del>
      <w:del w:id="5498" w:author="PR Preview" w:date="2026-01-01T00:00:00Z">
        <w:r>
          <w:delText xml:space="preserve"> </w:delText>
        </w:r>
      </w:del>
      <w:del w:id="5499" w:author="PR Preview" w:date="2026-01-01T00:00:00Z">
        <w:r>
          <w:rPr>
            <w:i/>
            <w:iCs/>
          </w:rPr>
          <w:delText xml:space="preserve">Real analysis: Modern techniques and their applications</w:delText>
        </w:r>
      </w:del>
      <w:del w:id="5500" w:author="PR Preview" w:date="2026-01-01T00:00:00Z">
        <w:r>
          <w:delText xml:space="preserve">, 2nd ed. Wiley, 1999. Available:</w:delText>
        </w:r>
      </w:del>
      <w:del w:id="5501" w:author="PR Preview" w:date="2026-01-01T00:00:00Z">
        <w:r>
          <w:delText xml:space="preserve"> </w:delText>
        </w:r>
      </w:del>
      <w:hyperlink r:id="rId196">
        <w:del w:id="5502" w:author="PR Preview" w:date="2026-01-01T00:00:00Z">
          <w:r>
            <w:rPr>
              <w:rStyle w:val="Hyperlink"/>
            </w:rPr>
            <w:delText xml:space="preserve">https://www.wiley.com/en-us/Real+Analysis%3A+Modern+Techniques+and+Their+Applications%2C+2nd+Edition-p-9780471317166</w:delText>
          </w:r>
        </w:del>
      </w:hyperlink>
    </w:p>
    <w:p>
      <w:pPr>
        <w:pStyle w:val="Bibliography"/>
      </w:pPr>
      <w:del w:id="5503" w:author="PR Preview" w:date="2026-01-01T00:00:00Z">
        <w:r>
          <w:delText xml:space="preserve">[22]</w:delText>
        </w:r>
      </w:del>
      <w:del w:id="5504" w:author="PR Preview" w:date="2026-01-01T00:00:00Z">
        <w:r>
          <w:delText xml:space="preserve"> </w:delText>
        </w:r>
      </w:del>
      <w:del w:id="5505" w:author="PR Preview" w:date="2026-01-01T00:00:00Z">
        <w:r>
          <w:delText xml:space="preserve">	</w:delText>
        </w:r>
      </w:del>
      <w:del w:id="5506" w:author="PR Preview" w:date="2026-01-01T00:00:00Z">
        <w:r>
          <w:delText xml:space="preserve">A. Gut,</w:delText>
        </w:r>
      </w:del>
      <w:del w:id="5507" w:author="PR Preview" w:date="2026-01-01T00:00:00Z">
        <w:r>
          <w:delText xml:space="preserve"> </w:delText>
        </w:r>
      </w:del>
      <w:del w:id="5508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5509" w:author="PR Preview" w:date="2026-01-01T00:00:00Z">
        <w:r>
          <w:delText xml:space="preserve">, 2nd ed. in Springer texts in statistics. New York: Springer, 2013. doi:</w:delText>
        </w:r>
      </w:del>
      <w:del w:id="5510" w:author="PR Preview" w:date="2026-01-01T00:00:00Z">
        <w:r>
          <w:delText xml:space="preserve"> </w:delText>
        </w:r>
      </w:del>
      <w:hyperlink r:id="rId198">
        <w:del w:id="5511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5512" w:author="PR Preview" w:date="2026-01-01T00:00:00Z">
        <w:r>
          <w:delText xml:space="preserve">.</w:delText>
        </w:r>
      </w:del>
    </w:p>
    <w:p>
      <w:pPr>
        <w:pStyle w:val="Bibliography"/>
      </w:pPr>
      <w:ins w:id="5513" w:author="PR Preview" w:date="2026-01-01T00:00:00Z">
        <w:r>
          <w:t xml:space="preserve">[4]</w:t>
        </w:r>
      </w:ins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	</w:t>
        </w:r>
      </w:ins>
      <w:ins w:id="5516" w:author="PR Preview" w:date="2026-01-01T00:00:00Z">
        <w:r>
          <w:t xml:space="preserve">Wikipedia contributors,</w:t>
        </w:r>
      </w:ins>
      <w:ins w:id="5517" w:author="PR Preview" w:date="2026-01-01T00:00:00Z">
        <w:r>
          <w:t xml:space="preserve"> </w:t>
        </w:r>
      </w:ins>
      <w:ins w:id="5518" w:author="PR Preview" w:date="2026-01-01T00:00:00Z">
        <w:r>
          <w:t xml:space="preserve">“Closure (mathematics) —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Wikipedia</w:t>
        </w:r>
      </w:ins>
      <w:ins w:id="5521" w:author="PR Preview" w:date="2026-01-01T00:00:00Z">
        <w:r>
          <w:t xml:space="preserve">,</w:t>
        </w:r>
      </w:ins>
      <w:ins w:id="5522" w:author="PR Preview" w:date="2026-01-01T00:00:00Z">
        <w:r>
          <w:t xml:space="preserve"> </w:t>
        </w:r>
      </w:ins>
      <w:ins w:id="5523" w:author="PR Preview" w:date="2026-01-01T00:00:00Z">
        <w:r>
          <w:t xml:space="preserve">the free encyclopedia.”</w:t>
        </w:r>
      </w:ins>
      <w:ins w:id="5524" w:author="PR Preview" w:date="2026-01-01T00:00:00Z">
        <w:r>
          <w:t xml:space="preserve"> </w:t>
        </w:r>
      </w:ins>
      <w:ins w:id="5525" w:author="PR Preview" w:date="2026-01-01T00:00:00Z">
        <w:r>
          <w:t xml:space="preserve">2026. Available:</w:t>
        </w:r>
      </w:ins>
      <w:ins w:id="5526" w:author="PR Preview" w:date="2026-01-01T00:00:00Z">
        <w:r>
          <w:t xml:space="preserve"> </w:t>
        </w:r>
      </w:ins>
      <w:hyperlink r:id="rId154">
        <w:ins w:id="5527" w:author="PR Preview" w:date="2026-01-01T00:00:00Z">
          <w:r>
            <w:rPr>
              <w:rStyle w:val="Hyperlink"/>
            </w:rPr>
            <w:t xml:space="preserve">https://en.wikipedia.org/wiki/Closure_(mathematics)</w:t>
          </w:r>
        </w:ins>
      </w:hyperlink>
    </w:p>
    <w:bookmarkEnd w:id="155"/>
    <w:bookmarkStart w:id="157" w:name="ref-wikipedia_borel_set"/>
    <w:p>
      <w:pPr>
        <w:pStyle w:val="Bibliography"/>
      </w:pPr>
      <w:ins w:id="5528" w:author="PR Preview" w:date="2026-01-01T00:00:00Z">
        <w:r>
          <w:t xml:space="preserve">[5]</w:t>
        </w:r>
      </w:ins>
      <w:ins w:id="5529" w:author="PR Preview" w:date="2026-01-01T00:00:00Z">
        <w:r>
          <w:t xml:space="preserve"> </w:t>
        </w:r>
      </w:ins>
      <w:ins w:id="5530" w:author="PR Preview" w:date="2026-01-01T00:00:00Z">
        <w:r>
          <w:t xml:space="preserve">	</w:t>
        </w:r>
      </w:ins>
      <w:ins w:id="5531" w:author="PR Preview" w:date="2026-01-01T00:00:00Z">
        <w:r>
          <w:t xml:space="preserve">Wikipedia contributors,</w:t>
        </w:r>
      </w:ins>
      <w:ins w:id="5532" w:author="PR Preview" w:date="2026-01-01T00:00:00Z">
        <w:r>
          <w:t xml:space="preserve"> </w:t>
        </w:r>
      </w:ins>
      <w:ins w:id="5533" w:author="PR Preview" w:date="2026-01-01T00:00:00Z">
        <w:r>
          <w:t xml:space="preserve">“Borel set —</w:t>
        </w:r>
      </w:ins>
      <w:ins w:id="5534" w:author="PR Preview" w:date="2026-01-01T00:00:00Z">
        <w:r>
          <w:t xml:space="preserve"> </w:t>
        </w:r>
      </w:ins>
      <w:ins w:id="5535" w:author="PR Preview" w:date="2026-01-01T00:00:00Z">
        <w:r>
          <w:t xml:space="preserve">Wikipedia</w:t>
        </w:r>
      </w:ins>
      <w:ins w:id="5536" w:author="PR Preview" w:date="2026-01-01T00:00:00Z">
        <w:r>
          <w:t xml:space="preserve">,</w:t>
        </w:r>
      </w:ins>
      <w:ins w:id="5537" w:author="PR Preview" w:date="2026-01-01T00:00:00Z">
        <w:r>
          <w:t xml:space="preserve"> </w:t>
        </w:r>
      </w:ins>
      <w:ins w:id="5538" w:author="PR Preview" w:date="2026-01-01T00:00:00Z">
        <w:r>
          <w:t xml:space="preserve">the free encyclopedia.”</w:t>
        </w:r>
      </w:ins>
      <w:ins w:id="5539" w:author="PR Preview" w:date="2026-01-01T00:00:00Z">
        <w:r>
          <w:t xml:space="preserve"> </w:t>
        </w:r>
      </w:ins>
      <w:ins w:id="5540" w:author="PR Preview" w:date="2026-01-01T00:00:00Z">
        <w:r>
          <w:t xml:space="preserve">2026. Available:</w:t>
        </w:r>
      </w:ins>
      <w:ins w:id="5541" w:author="PR Preview" w:date="2026-01-01T00:00:00Z">
        <w:r>
          <w:t xml:space="preserve"> </w:t>
        </w:r>
      </w:ins>
      <w:hyperlink r:id="rId156">
        <w:ins w:id="5542" w:author="PR Preview" w:date="2026-01-01T00:00:00Z">
          <w:r>
            <w:rPr>
              <w:rStyle w:val="Hyperlink"/>
            </w:rPr>
            <w:t xml:space="preserve">https://en.wikipedia.org/wiki/Borel_set</w:t>
          </w:r>
        </w:ins>
      </w:hyperlink>
    </w:p>
    <w:bookmarkEnd w:id="157"/>
    <w:bookmarkStart w:id="159" w:name="ref-wikipedia_disjoint_sets"/>
    <w:p>
      <w:pPr>
        <w:pStyle w:val="Bibliography"/>
      </w:pPr>
      <w:ins w:id="5543" w:author="PR Preview" w:date="2026-01-01T00:00:00Z">
        <w:r>
          <w:t xml:space="preserve">[6]</w:t>
        </w:r>
      </w:ins>
      <w:ins w:id="5544" w:author="PR Preview" w:date="2026-01-01T00:00:00Z">
        <w:r>
          <w:t xml:space="preserve"> </w:t>
        </w:r>
      </w:ins>
      <w:ins w:id="5545" w:author="PR Preview" w:date="2026-01-01T00:00:00Z">
        <w:r>
          <w:t xml:space="preserve">	</w:t>
        </w:r>
      </w:ins>
      <w:ins w:id="5546" w:author="PR Preview" w:date="2026-01-01T00:00:00Z">
        <w:r>
          <w:t xml:space="preserve">Wikipedia contributors,</w:t>
        </w:r>
      </w:ins>
      <w:ins w:id="5547" w:author="PR Preview" w:date="2026-01-01T00:00:00Z">
        <w:r>
          <w:t xml:space="preserve"> </w:t>
        </w:r>
      </w:ins>
      <w:ins w:id="5548" w:author="PR Preview" w:date="2026-01-01T00:00:00Z">
        <w:r>
          <w:t xml:space="preserve">“Disjoint sets —</w:t>
        </w:r>
      </w:ins>
      <w:ins w:id="5549" w:author="PR Preview" w:date="2026-01-01T00:00:00Z">
        <w:r>
          <w:t xml:space="preserve"> </w:t>
        </w:r>
      </w:ins>
      <w:ins w:id="5550" w:author="PR Preview" w:date="2026-01-01T00:00:00Z">
        <w:r>
          <w:t xml:space="preserve">Wikipedia</w:t>
        </w:r>
      </w:ins>
      <w:ins w:id="5551" w:author="PR Preview" w:date="2026-01-01T00:00:00Z">
        <w:r>
          <w:t xml:space="preserve">,</w:t>
        </w:r>
      </w:ins>
      <w:ins w:id="5552" w:author="PR Preview" w:date="2026-01-01T00:00:00Z">
        <w:r>
          <w:t xml:space="preserve"> </w:t>
        </w:r>
      </w:ins>
      <w:ins w:id="5553" w:author="PR Preview" w:date="2026-01-01T00:00:00Z">
        <w:r>
          <w:t xml:space="preserve">the free encyclopedia.”</w:t>
        </w:r>
      </w:ins>
      <w:ins w:id="5554" w:author="PR Preview" w:date="2026-01-01T00:00:00Z">
        <w:r>
          <w:t xml:space="preserve"> </w:t>
        </w:r>
      </w:ins>
      <w:ins w:id="5555" w:author="PR Preview" w:date="2026-01-01T00:00:00Z">
        <w:r>
          <w:t xml:space="preserve">2026. Available:</w:t>
        </w:r>
      </w:ins>
      <w:ins w:id="5556" w:author="PR Preview" w:date="2026-01-01T00:00:00Z">
        <w:r>
          <w:t xml:space="preserve"> </w:t>
        </w:r>
      </w:ins>
      <w:hyperlink r:id="rId158">
        <w:ins w:id="5557" w:author="PR Preview" w:date="2026-01-01T00:00:00Z">
          <w:r>
            <w:rPr>
              <w:rStyle w:val="Hyperlink"/>
            </w:rPr>
            <w:t xml:space="preserve">https://en.wikipedia.org/wiki/Disjoint_sets</w:t>
          </w:r>
        </w:ins>
      </w:hyperlink>
    </w:p>
    <w:bookmarkEnd w:id="159"/>
    <w:bookmarkStart w:id="161" w:name="ref-wikipedia_series_mathematics"/>
    <w:p>
      <w:pPr>
        <w:pStyle w:val="Bibliography"/>
      </w:pPr>
      <w:ins w:id="5558" w:author="PR Preview" w:date="2026-01-01T00:00:00Z">
        <w:r>
          <w:t xml:space="preserve">[7]</w:t>
        </w:r>
      </w:ins>
      <w:ins w:id="5559" w:author="PR Preview" w:date="2026-01-01T00:00:00Z">
        <w:r>
          <w:t xml:space="preserve"> </w:t>
        </w:r>
      </w:ins>
      <w:ins w:id="5560" w:author="PR Preview" w:date="2026-01-01T00:00:00Z">
        <w:r>
          <w:t xml:space="preserve">	</w:t>
        </w:r>
      </w:ins>
      <w:ins w:id="5561" w:author="PR Preview" w:date="2026-01-01T00:00:00Z">
        <w:r>
          <w:t xml:space="preserve">Wikipedia contributors,</w:t>
        </w:r>
      </w:ins>
      <w:ins w:id="5562" w:author="PR Preview" w:date="2026-01-01T00:00:00Z">
        <w:r>
          <w:t xml:space="preserve"> </w:t>
        </w:r>
      </w:ins>
      <w:ins w:id="5563" w:author="PR Preview" w:date="2026-01-01T00:00:00Z">
        <w:r>
          <w:t xml:space="preserve">“Series (mathematics) —</w:t>
        </w:r>
      </w:ins>
      <w:ins w:id="5564" w:author="PR Preview" w:date="2026-01-01T00:00:00Z">
        <w:r>
          <w:t xml:space="preserve"> </w:t>
        </w:r>
      </w:ins>
      <w:ins w:id="5565" w:author="PR Preview" w:date="2026-01-01T00:00:00Z">
        <w:r>
          <w:t xml:space="preserve">Wikipedia</w:t>
        </w:r>
      </w:ins>
      <w:ins w:id="5566" w:author="PR Preview" w:date="2026-01-01T00:00:00Z">
        <w:r>
          <w:t xml:space="preserve">,</w:t>
        </w:r>
      </w:ins>
      <w:ins w:id="5567" w:author="PR Preview" w:date="2026-01-01T00:00:00Z">
        <w:r>
          <w:t xml:space="preserve"> </w:t>
        </w:r>
      </w:ins>
      <w:ins w:id="5568" w:author="PR Preview" w:date="2026-01-01T00:00:00Z">
        <w:r>
          <w:t xml:space="preserve">the free encyclopedia.”</w:t>
        </w:r>
      </w:ins>
      <w:ins w:id="5569" w:author="PR Preview" w:date="2026-01-01T00:00:00Z">
        <w:r>
          <w:t xml:space="preserve"> </w:t>
        </w:r>
      </w:ins>
      <w:ins w:id="5570" w:author="PR Preview" w:date="2026-01-01T00:00:00Z">
        <w:r>
          <w:t xml:space="preserve">2026. Available:</w:t>
        </w:r>
      </w:ins>
      <w:ins w:id="5571" w:author="PR Preview" w:date="2026-01-01T00:00:00Z">
        <w:r>
          <w:t xml:space="preserve"> </w:t>
        </w:r>
      </w:ins>
      <w:hyperlink r:id="rId160">
        <w:ins w:id="5572" w:author="PR Preview" w:date="2026-01-01T00:00:00Z">
          <w:r>
            <w:rPr>
              <w:rStyle w:val="Hyperlink"/>
            </w:rPr>
            <w:t xml:space="preserve">https://en.wikipedia.org/wiki/Series_(mathematics)</w:t>
          </w:r>
        </w:ins>
      </w:hyperlink>
    </w:p>
    <w:bookmarkEnd w:id="161"/>
    <w:bookmarkStart w:id="163" w:name="X0550f6b86499719df0a5564f859fdf3dd90e1bc"/>
    <w:p>
      <w:pPr>
        <w:pStyle w:val="Bibliography"/>
      </w:pPr>
      <w:ins w:id="5573" w:author="PR Preview" w:date="2026-01-01T00:00:00Z">
        <w:r>
          <w:t xml:space="preserve">[8]</w:t>
        </w:r>
      </w:ins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	</w:t>
        </w:r>
      </w:ins>
      <w:ins w:id="5576" w:author="PR Preview" w:date="2026-01-01T00:00:00Z">
        <w:r>
          <w:t xml:space="preserve">Wikipedia contributors,</w:t>
        </w:r>
      </w:ins>
      <w:ins w:id="5577" w:author="PR Preview" w:date="2026-01-01T00:00:00Z">
        <w:r>
          <w:t xml:space="preserve"> </w:t>
        </w:r>
      </w:ins>
      <w:ins w:id="5578" w:author="PR Preview" w:date="2026-01-01T00:00:00Z">
        <w:r>
          <w:t xml:space="preserve">“Monotone convergence theorem —</w:t>
        </w:r>
      </w:ins>
      <w:ins w:id="5579" w:author="PR Preview" w:date="2026-01-01T00:00:00Z">
        <w:r>
          <w:t xml:space="preserve"> </w:t>
        </w:r>
      </w:ins>
      <w:ins w:id="5580" w:author="PR Preview" w:date="2026-01-01T00:00:00Z">
        <w:r>
          <w:t xml:space="preserve">Wikipedia</w:t>
        </w:r>
      </w:ins>
      <w:ins w:id="5581" w:author="PR Preview" w:date="2026-01-01T00:00:00Z">
        <w:r>
          <w:t xml:space="preserve">,</w:t>
        </w:r>
      </w:ins>
      <w:ins w:id="5582" w:author="PR Preview" w:date="2026-01-01T00:00:00Z">
        <w:r>
          <w:t xml:space="preserve"> </w:t>
        </w:r>
      </w:ins>
      <w:ins w:id="5583" w:author="PR Preview" w:date="2026-01-01T00:00:00Z">
        <w:r>
          <w:t xml:space="preserve">the free encyclopedia.”</w:t>
        </w:r>
      </w:ins>
      <w:ins w:id="5584" w:author="PR Preview" w:date="2026-01-01T00:00:00Z">
        <w:r>
          <w:t xml:space="preserve"> </w:t>
        </w:r>
      </w:ins>
      <w:ins w:id="5585" w:author="PR Preview" w:date="2026-01-01T00:00:00Z">
        <w:r>
          <w:t xml:space="preserve">2026. Available:</w:t>
        </w:r>
      </w:ins>
      <w:ins w:id="5586" w:author="PR Preview" w:date="2026-01-01T00:00:00Z">
        <w:r>
          <w:t xml:space="preserve"> </w:t>
        </w:r>
      </w:ins>
      <w:hyperlink r:id="rId162">
        <w:ins w:id="5587" w:author="PR Preview" w:date="2026-01-01T00:00:00Z">
          <w:r>
            <w:rPr>
              <w:rStyle w:val="Hyperlink"/>
            </w:rPr>
            <w:t xml:space="preserve">https://en.wikipedia.org/wiki/Monotone_convergence_theorem</w:t>
          </w:r>
        </w:ins>
      </w:hyperlink>
    </w:p>
    <w:bookmarkEnd w:id="163"/>
    <w:bookmarkStart w:id="165" w:name="X595f5cc34e5b9b13d87ce210d35a7329fac5761"/>
    <w:p>
      <w:pPr>
        <w:pStyle w:val="Bibliography"/>
      </w:pPr>
      <w:ins w:id="5588" w:author="PR Preview" w:date="2026-01-01T00:00:00Z">
        <w:r>
          <w:t xml:space="preserve">[9]</w:t>
        </w:r>
      </w:ins>
      <w:ins w:id="5589" w:author="PR Preview" w:date="2026-01-01T00:00:00Z">
        <w:r>
          <w:t xml:space="preserve"> </w:t>
        </w:r>
      </w:ins>
      <w:ins w:id="5590" w:author="PR Preview" w:date="2026-01-01T00:00:00Z">
        <w:r>
          <w:t xml:space="preserve">	</w:t>
        </w:r>
      </w:ins>
      <w:ins w:id="5591" w:author="PR Preview" w:date="2026-01-01T00:00:00Z">
        <w:r>
          <w:t xml:space="preserve">Wikipedia contributors,</w:t>
        </w:r>
      </w:ins>
      <w:ins w:id="5592" w:author="PR Preview" w:date="2026-01-01T00:00:00Z">
        <w:r>
          <w:t xml:space="preserve"> </w:t>
        </w:r>
      </w:ins>
      <w:ins w:id="5593" w:author="PR Preview" w:date="2026-01-01T00:00:00Z">
        <w:r>
          <w:t xml:space="preserve">“Sigma-additive set function —</w:t>
        </w:r>
      </w:ins>
      <w:ins w:id="5594" w:author="PR Preview" w:date="2026-01-01T00:00:00Z">
        <w:r>
          <w:t xml:space="preserve"> </w:t>
        </w:r>
      </w:ins>
      <w:ins w:id="5595" w:author="PR Preview" w:date="2026-01-01T00:00:00Z">
        <w:r>
          <w:t xml:space="preserve">Wikipedia</w:t>
        </w:r>
      </w:ins>
      <w:ins w:id="5596" w:author="PR Preview" w:date="2026-01-01T00:00:00Z">
        <w:r>
          <w:t xml:space="preserve">,</w:t>
        </w:r>
      </w:ins>
      <w:ins w:id="5597" w:author="PR Preview" w:date="2026-01-01T00:00:00Z">
        <w:r>
          <w:t xml:space="preserve"> </w:t>
        </w:r>
      </w:ins>
      <w:ins w:id="5598" w:author="PR Preview" w:date="2026-01-01T00:00:00Z">
        <w:r>
          <w:t xml:space="preserve">the free encyclopedia.”</w:t>
        </w:r>
      </w:ins>
      <w:ins w:id="5599" w:author="PR Preview" w:date="2026-01-01T00:00:00Z">
        <w:r>
          <w:t xml:space="preserve"> </w:t>
        </w:r>
      </w:ins>
      <w:ins w:id="5600" w:author="PR Preview" w:date="2026-01-01T00:00:00Z">
        <w:r>
          <w:t xml:space="preserve">2026. Available:</w:t>
        </w:r>
      </w:ins>
      <w:ins w:id="5601" w:author="PR Preview" w:date="2026-01-01T00:00:00Z">
        <w:r>
          <w:t xml:space="preserve"> </w:t>
        </w:r>
      </w:ins>
      <w:hyperlink r:id="rId164">
        <w:ins w:id="5602" w:author="PR Preview" w:date="2026-01-01T00:00:00Z">
          <w:r>
            <w:rPr>
              <w:rStyle w:val="Hyperlink"/>
            </w:rPr>
            <w:t xml:space="preserve">https://en.wikipedia.org/wiki/Sigma-additive_set_function</w:t>
          </w:r>
        </w:ins>
      </w:hyperlink>
    </w:p>
    <w:bookmarkEnd w:id="165"/>
    <w:bookmarkStart w:id="167" w:name="ref-wikipedia_measure_mathematics"/>
    <w:p>
      <w:pPr>
        <w:pStyle w:val="Bibliography"/>
      </w:pPr>
      <w:ins w:id="5603" w:author="PR Preview" w:date="2026-01-01T00:00:00Z">
        <w:r>
          <w:t xml:space="preserve">[10]</w:t>
        </w:r>
      </w:ins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	</w:t>
        </w:r>
      </w:ins>
      <w:ins w:id="5606" w:author="PR Preview" w:date="2026-01-01T00:00:00Z">
        <w:r>
          <w:t xml:space="preserve">Wikipedia contributors,</w:t>
        </w:r>
      </w:ins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“Measure (mathematics) —</w:t>
        </w:r>
      </w:ins>
      <w:ins w:id="5609" w:author="PR Preview" w:date="2026-01-01T00:00:00Z">
        <w:r>
          <w:t xml:space="preserve"> </w:t>
        </w:r>
      </w:ins>
      <w:ins w:id="5610" w:author="PR Preview" w:date="2026-01-01T00:00:00Z">
        <w:r>
          <w:t xml:space="preserve">Wikipedia</w:t>
        </w:r>
      </w:ins>
      <w:ins w:id="5611" w:author="PR Preview" w:date="2026-01-01T00:00:00Z">
        <w:r>
          <w:t xml:space="preserve">,</w:t>
        </w:r>
      </w:ins>
      <w:ins w:id="5612" w:author="PR Preview" w:date="2026-01-01T00:00:00Z">
        <w:r>
          <w:t xml:space="preserve"> </w:t>
        </w:r>
      </w:ins>
      <w:ins w:id="5613" w:author="PR Preview" w:date="2026-01-01T00:00:00Z">
        <w:r>
          <w:t xml:space="preserve">the free encyclopedia.”</w:t>
        </w:r>
      </w:ins>
      <w:ins w:id="5614" w:author="PR Preview" w:date="2026-01-01T00:00:00Z">
        <w:r>
          <w:t xml:space="preserve"> </w:t>
        </w:r>
      </w:ins>
      <w:ins w:id="5615" w:author="PR Preview" w:date="2026-01-01T00:00:00Z">
        <w:r>
          <w:t xml:space="preserve">2026. Available:</w:t>
        </w:r>
      </w:ins>
      <w:ins w:id="5616" w:author="PR Preview" w:date="2026-01-01T00:00:00Z">
        <w:r>
          <w:t xml:space="preserve"> </w:t>
        </w:r>
      </w:ins>
      <w:hyperlink r:id="rId166">
        <w:ins w:id="5617" w:author="PR Preview" w:date="2026-01-01T00:00:00Z">
          <w:r>
            <w:rPr>
              <w:rStyle w:val="Hyperlink"/>
            </w:rPr>
            <w:t xml:space="preserve">https://en.wikipedia.org/wiki/Measure_(mathematics)</w:t>
          </w:r>
        </w:ins>
      </w:hyperlink>
    </w:p>
    <w:bookmarkEnd w:id="167"/>
    <w:bookmarkStart w:id="169" w:name="ref-wikipedia_counting_measure"/>
    <w:p>
      <w:pPr>
        <w:pStyle w:val="Bibliography"/>
      </w:pPr>
      <w:ins w:id="5618" w:author="PR Preview" w:date="2026-01-01T00:00:00Z">
        <w:r>
          <w:t xml:space="preserve">[11]</w:t>
        </w:r>
      </w:ins>
      <w:ins w:id="5619" w:author="PR Preview" w:date="2026-01-01T00:00:00Z">
        <w:r>
          <w:t xml:space="preserve"> </w:t>
        </w:r>
      </w:ins>
      <w:ins w:id="5620" w:author="PR Preview" w:date="2026-01-01T00:00:00Z">
        <w:r>
          <w:t xml:space="preserve">	</w:t>
        </w:r>
      </w:ins>
      <w:ins w:id="5621" w:author="PR Preview" w:date="2026-01-01T00:00:00Z">
        <w:r>
          <w:t xml:space="preserve">Wikipedia contributors,</w:t>
        </w:r>
      </w:ins>
      <w:ins w:id="5622" w:author="PR Preview" w:date="2026-01-01T00:00:00Z">
        <w:r>
          <w:t xml:space="preserve"> </w:t>
        </w:r>
      </w:ins>
      <w:ins w:id="5623" w:author="PR Preview" w:date="2026-01-01T00:00:00Z">
        <w:r>
          <w:t xml:space="preserve">“Counting measure —</w:t>
        </w:r>
      </w:ins>
      <w:ins w:id="5624" w:author="PR Preview" w:date="2026-01-01T00:00:00Z">
        <w:r>
          <w:t xml:space="preserve"> </w:t>
        </w:r>
      </w:ins>
      <w:ins w:id="5625" w:author="PR Preview" w:date="2026-01-01T00:00:00Z">
        <w:r>
          <w:t xml:space="preserve">Wikipedia</w:t>
        </w:r>
      </w:ins>
      <w:ins w:id="5626" w:author="PR Preview" w:date="2026-01-01T00:00:00Z">
        <w:r>
          <w:t xml:space="preserve">,</w:t>
        </w:r>
      </w:ins>
      <w:ins w:id="5627" w:author="PR Preview" w:date="2026-01-01T00:00:00Z">
        <w:r>
          <w:t xml:space="preserve"> </w:t>
        </w:r>
      </w:ins>
      <w:ins w:id="5628" w:author="PR Preview" w:date="2026-01-01T00:00:00Z">
        <w:r>
          <w:t xml:space="preserve">the free encyclopedia.”</w:t>
        </w:r>
      </w:ins>
      <w:ins w:id="5629" w:author="PR Preview" w:date="2026-01-01T00:00:00Z">
        <w:r>
          <w:t xml:space="preserve"> </w:t>
        </w:r>
      </w:ins>
      <w:ins w:id="5630" w:author="PR Preview" w:date="2026-01-01T00:00:00Z">
        <w:r>
          <w:t xml:space="preserve">2026. Available:</w:t>
        </w:r>
      </w:ins>
      <w:ins w:id="5631" w:author="PR Preview" w:date="2026-01-01T00:00:00Z">
        <w:r>
          <w:t xml:space="preserve"> </w:t>
        </w:r>
      </w:ins>
      <w:hyperlink r:id="rId168">
        <w:ins w:id="5632" w:author="PR Preview" w:date="2026-01-01T00:00:00Z">
          <w:r>
            <w:rPr>
              <w:rStyle w:val="Hyperlink"/>
            </w:rPr>
            <w:t xml:space="preserve">https://en.wikipedia.org/wiki/Counting_measure</w:t>
          </w:r>
        </w:ins>
      </w:hyperlink>
    </w:p>
    <w:bookmarkEnd w:id="169"/>
    <w:bookmarkStart w:id="171" w:name="ref-wikipedia_measurable_space"/>
    <w:p>
      <w:pPr>
        <w:pStyle w:val="Bibliography"/>
      </w:pPr>
      <w:ins w:id="5633" w:author="PR Preview" w:date="2026-01-01T00:00:00Z">
        <w:r>
          <w:t xml:space="preserve">[12]</w:t>
        </w:r>
      </w:ins>
      <w:ins w:id="5634" w:author="PR Preview" w:date="2026-01-01T00:00:00Z">
        <w:r>
          <w:t xml:space="preserve"> </w:t>
        </w:r>
      </w:ins>
      <w:ins w:id="5635" w:author="PR Preview" w:date="2026-01-01T00:00:00Z">
        <w:r>
          <w:t xml:space="preserve">	</w:t>
        </w:r>
      </w:ins>
      <w:ins w:id="5636" w:author="PR Preview" w:date="2026-01-01T00:00:00Z">
        <w:r>
          <w:t xml:space="preserve">Wikipedia contributors,</w:t>
        </w:r>
      </w:ins>
      <w:ins w:id="5637" w:author="PR Preview" w:date="2026-01-01T00:00:00Z">
        <w:r>
          <w:t xml:space="preserve"> </w:t>
        </w:r>
      </w:ins>
      <w:ins w:id="5638" w:author="PR Preview" w:date="2026-01-01T00:00:00Z">
        <w:r>
          <w:t xml:space="preserve">“Measurable space —</w:t>
        </w:r>
      </w:ins>
      <w:ins w:id="5639" w:author="PR Preview" w:date="2026-01-01T00:00:00Z">
        <w:r>
          <w:t xml:space="preserve"> </w:t>
        </w:r>
      </w:ins>
      <w:ins w:id="5640" w:author="PR Preview" w:date="2026-01-01T00:00:00Z">
        <w:r>
          <w:t xml:space="preserve">Wikipedia</w:t>
        </w:r>
      </w:ins>
      <w:ins w:id="5641" w:author="PR Preview" w:date="2026-01-01T00:00:00Z">
        <w:r>
          <w:t xml:space="preserve">,</w:t>
        </w:r>
      </w:ins>
      <w:ins w:id="5642" w:author="PR Preview" w:date="2026-01-01T00:00:00Z">
        <w:r>
          <w:t xml:space="preserve"> </w:t>
        </w:r>
      </w:ins>
      <w:ins w:id="5643" w:author="PR Preview" w:date="2026-01-01T00:00:00Z">
        <w:r>
          <w:t xml:space="preserve">the free encyclopedia.”</w:t>
        </w:r>
      </w:ins>
      <w:ins w:id="5644" w:author="PR Preview" w:date="2026-01-01T00:00:00Z">
        <w:r>
          <w:t xml:space="preserve"> </w:t>
        </w:r>
      </w:ins>
      <w:ins w:id="5645" w:author="PR Preview" w:date="2026-01-01T00:00:00Z">
        <w:r>
          <w:t xml:space="preserve">2026. Available:</w:t>
        </w:r>
      </w:ins>
      <w:ins w:id="5646" w:author="PR Preview" w:date="2026-01-01T00:00:00Z">
        <w:r>
          <w:t xml:space="preserve"> </w:t>
        </w:r>
      </w:ins>
      <w:hyperlink r:id="rId170">
        <w:ins w:id="5647" w:author="PR Preview" w:date="2026-01-01T00:00:00Z">
          <w:r>
            <w:rPr>
              <w:rStyle w:val="Hyperlink"/>
            </w:rPr>
            <w:t xml:space="preserve">https://en.wikipedia.org/wiki/Measurable_space</w:t>
          </w:r>
        </w:ins>
      </w:hyperlink>
    </w:p>
    <w:bookmarkEnd w:id="171"/>
    <w:bookmarkStart w:id="173" w:name="ref-wikipedia_lebesgue_measure"/>
    <w:p>
      <w:pPr>
        <w:pStyle w:val="Bibliography"/>
      </w:pPr>
      <w:ins w:id="5648" w:author="PR Preview" w:date="2026-01-01T00:00:00Z">
        <w:r>
          <w:t xml:space="preserve">[13]</w:t>
        </w:r>
      </w:ins>
      <w:ins w:id="5649" w:author="PR Preview" w:date="2026-01-01T00:00:00Z">
        <w:r>
          <w:t xml:space="preserve"> </w:t>
        </w:r>
      </w:ins>
      <w:ins w:id="5650" w:author="PR Preview" w:date="2026-01-01T00:00:00Z">
        <w:r>
          <w:t xml:space="preserve">	</w:t>
        </w:r>
      </w:ins>
      <w:ins w:id="5651" w:author="PR Preview" w:date="2026-01-01T00:00:00Z">
        <w:r>
          <w:t xml:space="preserve">Wikipedia contributors,</w:t>
        </w:r>
      </w:ins>
      <w:ins w:id="5652" w:author="PR Preview" w:date="2026-01-01T00:00:00Z">
        <w:r>
          <w:t xml:space="preserve"> </w:t>
        </w:r>
      </w:ins>
      <w:ins w:id="5653" w:author="PR Preview" w:date="2026-01-01T00:00:00Z">
        <w:r>
          <w:t xml:space="preserve">“Lebesgue measure —</w:t>
        </w:r>
      </w:ins>
      <w:ins w:id="5654" w:author="PR Preview" w:date="2026-01-01T00:00:00Z">
        <w:r>
          <w:t xml:space="preserve"> </w:t>
        </w:r>
      </w:ins>
      <w:ins w:id="5655" w:author="PR Preview" w:date="2026-01-01T00:00:00Z">
        <w:r>
          <w:t xml:space="preserve">Wikipedia</w:t>
        </w:r>
      </w:ins>
      <w:ins w:id="5656" w:author="PR Preview" w:date="2026-01-01T00:00:00Z">
        <w:r>
          <w:t xml:space="preserve">,</w:t>
        </w:r>
      </w:ins>
      <w:ins w:id="5657" w:author="PR Preview" w:date="2026-01-01T00:00:00Z">
        <w:r>
          <w:t xml:space="preserve"> </w:t>
        </w:r>
      </w:ins>
      <w:ins w:id="5658" w:author="PR Preview" w:date="2026-01-01T00:00:00Z">
        <w:r>
          <w:t xml:space="preserve">the free encyclopedia.”</w:t>
        </w:r>
      </w:ins>
      <w:ins w:id="5659" w:author="PR Preview" w:date="2026-01-01T00:00:00Z">
        <w:r>
          <w:t xml:space="preserve"> </w:t>
        </w:r>
      </w:ins>
      <w:ins w:id="5660" w:author="PR Preview" w:date="2026-01-01T00:00:00Z">
        <w:r>
          <w:t xml:space="preserve">2026. Available:</w:t>
        </w:r>
      </w:ins>
      <w:ins w:id="5661" w:author="PR Preview" w:date="2026-01-01T00:00:00Z">
        <w:r>
          <w:t xml:space="preserve"> </w:t>
        </w:r>
      </w:ins>
      <w:hyperlink r:id="rId172">
        <w:ins w:id="5662" w:author="PR Preview" w:date="2026-01-01T00:00:00Z">
          <w:r>
            <w:rPr>
              <w:rStyle w:val="Hyperlink"/>
            </w:rPr>
            <w:t xml:space="preserve">https://en.wikipedia.org/wiki/Lebesgue_measure</w:t>
          </w:r>
        </w:ins>
      </w:hyperlink>
    </w:p>
    <w:bookmarkEnd w:id="173"/>
    <w:bookmarkStart w:id="175" w:name="ref-wikipedia_null_set"/>
    <w:p>
      <w:pPr>
        <w:pStyle w:val="Bibliography"/>
      </w:pPr>
      <w:ins w:id="5663" w:author="PR Preview" w:date="2026-01-01T00:00:00Z">
        <w:r>
          <w:t xml:space="preserve">[14]</w:t>
        </w:r>
      </w:ins>
      <w:ins w:id="5664" w:author="PR Preview" w:date="2026-01-01T00:00:00Z">
        <w:r>
          <w:t xml:space="preserve"> </w:t>
        </w:r>
      </w:ins>
      <w:ins w:id="5665" w:author="PR Preview" w:date="2026-01-01T00:00:00Z">
        <w:r>
          <w:t xml:space="preserve">	</w:t>
        </w:r>
      </w:ins>
      <w:ins w:id="5666" w:author="PR Preview" w:date="2026-01-01T00:00:00Z">
        <w:r>
          <w:t xml:space="preserve">Wikipedia contributors,</w:t>
        </w:r>
      </w:ins>
      <w:ins w:id="5667" w:author="PR Preview" w:date="2026-01-01T00:00:00Z">
        <w:r>
          <w:t xml:space="preserve"> </w:t>
        </w:r>
      </w:ins>
      <w:ins w:id="5668" w:author="PR Preview" w:date="2026-01-01T00:00:00Z">
        <w:r>
          <w:t xml:space="preserve">“Null set —</w:t>
        </w:r>
      </w:ins>
      <w:ins w:id="5669" w:author="PR Preview" w:date="2026-01-01T00:00:00Z">
        <w:r>
          <w:t xml:space="preserve"> </w:t>
        </w:r>
      </w:ins>
      <w:ins w:id="5670" w:author="PR Preview" w:date="2026-01-01T00:00:00Z">
        <w:r>
          <w:t xml:space="preserve">Wikipedia</w:t>
        </w:r>
      </w:ins>
      <w:ins w:id="5671" w:author="PR Preview" w:date="2026-01-01T00:00:00Z">
        <w:r>
          <w:t xml:space="preserve">,</w:t>
        </w:r>
      </w:ins>
      <w:ins w:id="5672" w:author="PR Preview" w:date="2026-01-01T00:00:00Z">
        <w:r>
          <w:t xml:space="preserve"> </w:t>
        </w:r>
      </w:ins>
      <w:ins w:id="5673" w:author="PR Preview" w:date="2026-01-01T00:00:00Z">
        <w:r>
          <w:t xml:space="preserve">the free encyclopedia.”</w:t>
        </w:r>
      </w:ins>
      <w:ins w:id="5674" w:author="PR Preview" w:date="2026-01-01T00:00:00Z">
        <w:r>
          <w:t xml:space="preserve"> </w:t>
        </w:r>
      </w:ins>
      <w:ins w:id="5675" w:author="PR Preview" w:date="2026-01-01T00:00:00Z">
        <w:r>
          <w:t xml:space="preserve">2026. Available:</w:t>
        </w:r>
      </w:ins>
      <w:ins w:id="5676" w:author="PR Preview" w:date="2026-01-01T00:00:00Z">
        <w:r>
          <w:t xml:space="preserve"> </w:t>
        </w:r>
      </w:ins>
      <w:hyperlink r:id="rId174">
        <w:ins w:id="5677" w:author="PR Preview" w:date="2026-01-01T00:00:00Z">
          <w:r>
            <w:rPr>
              <w:rStyle w:val="Hyperlink"/>
            </w:rPr>
            <w:t xml:space="preserve">https://en.wikipedia.org/wiki/Null_set</w:t>
          </w:r>
        </w:ins>
      </w:hyperlink>
    </w:p>
    <w:bookmarkEnd w:id="175"/>
    <w:bookmarkStart w:id="177" w:name="ref-wikipedia_almost_everywhere"/>
    <w:p>
      <w:pPr>
        <w:pStyle w:val="Bibliography"/>
      </w:pPr>
      <w:ins w:id="5678" w:author="PR Preview" w:date="2026-01-01T00:00:00Z">
        <w:r>
          <w:t xml:space="preserve">[15]</w:t>
        </w:r>
      </w:ins>
      <w:ins w:id="5679" w:author="PR Preview" w:date="2026-01-01T00:00:00Z">
        <w:r>
          <w:t xml:space="preserve"> </w:t>
        </w:r>
      </w:ins>
      <w:ins w:id="5680" w:author="PR Preview" w:date="2026-01-01T00:00:00Z">
        <w:r>
          <w:t xml:space="preserve">	</w:t>
        </w:r>
      </w:ins>
      <w:ins w:id="5681" w:author="PR Preview" w:date="2026-01-01T00:00:00Z">
        <w:r>
          <w:t xml:space="preserve">Wikipedia contributors,</w:t>
        </w:r>
      </w:ins>
      <w:ins w:id="5682" w:author="PR Preview" w:date="2026-01-01T00:00:00Z">
        <w:r>
          <w:t xml:space="preserve"> </w:t>
        </w:r>
      </w:ins>
      <w:ins w:id="5683" w:author="PR Preview" w:date="2026-01-01T00:00:00Z">
        <w:r>
          <w:t xml:space="preserve">“Almost everywhere —</w:t>
        </w:r>
      </w:ins>
      <w:ins w:id="5684" w:author="PR Preview" w:date="2026-01-01T00:00:00Z">
        <w:r>
          <w:t xml:space="preserve"> </w:t>
        </w:r>
      </w:ins>
      <w:ins w:id="5685" w:author="PR Preview" w:date="2026-01-01T00:00:00Z">
        <w:r>
          <w:t xml:space="preserve">Wikipedia</w:t>
        </w:r>
      </w:ins>
      <w:ins w:id="5686" w:author="PR Preview" w:date="2026-01-01T00:00:00Z">
        <w:r>
          <w:t xml:space="preserve">,</w:t>
        </w:r>
      </w:ins>
      <w:ins w:id="5687" w:author="PR Preview" w:date="2026-01-01T00:00:00Z">
        <w:r>
          <w:t xml:space="preserve"> </w:t>
        </w:r>
      </w:ins>
      <w:ins w:id="5688" w:author="PR Preview" w:date="2026-01-01T00:00:00Z">
        <w:r>
          <w:t xml:space="preserve">the free encyclopedia.”</w:t>
        </w:r>
      </w:ins>
      <w:ins w:id="5689" w:author="PR Preview" w:date="2026-01-01T00:00:00Z">
        <w:r>
          <w:t xml:space="preserve"> </w:t>
        </w:r>
      </w:ins>
      <w:ins w:id="5690" w:author="PR Preview" w:date="2026-01-01T00:00:00Z">
        <w:r>
          <w:t xml:space="preserve">2026. Available:</w:t>
        </w:r>
      </w:ins>
      <w:ins w:id="5691" w:author="PR Preview" w:date="2026-01-01T00:00:00Z">
        <w:r>
          <w:t xml:space="preserve"> </w:t>
        </w:r>
      </w:ins>
      <w:hyperlink r:id="rId176">
        <w:ins w:id="5692" w:author="PR Preview" w:date="2026-01-01T00:00:00Z">
          <w:r>
            <w:rPr>
              <w:rStyle w:val="Hyperlink"/>
            </w:rPr>
            <w:t xml:space="preserve">https://en.wikipedia.org/wiki/Almost_everywhere</w:t>
          </w:r>
        </w:ins>
      </w:hyperlink>
    </w:p>
    <w:bookmarkEnd w:id="177"/>
    <w:bookmarkStart w:id="179" w:name="ref-wikipedia_finite_measure"/>
    <w:p>
      <w:pPr>
        <w:pStyle w:val="Bibliography"/>
      </w:pPr>
      <w:ins w:id="5693" w:author="PR Preview" w:date="2026-01-01T00:00:00Z">
        <w:r>
          <w:t xml:space="preserve">[16]</w:t>
        </w:r>
      </w:ins>
      <w:ins w:id="5694" w:author="PR Preview" w:date="2026-01-01T00:00:00Z">
        <w:r>
          <w:t xml:space="preserve"> </w:t>
        </w:r>
      </w:ins>
      <w:ins w:id="5695" w:author="PR Preview" w:date="2026-01-01T00:00:00Z">
        <w:r>
          <w:t xml:space="preserve">	</w:t>
        </w:r>
      </w:ins>
      <w:ins w:id="5696" w:author="PR Preview" w:date="2026-01-01T00:00:00Z">
        <w:r>
          <w:t xml:space="preserve">Wikipedia contributors,</w:t>
        </w:r>
      </w:ins>
      <w:ins w:id="5697" w:author="PR Preview" w:date="2026-01-01T00:00:00Z">
        <w:r>
          <w:t xml:space="preserve"> </w:t>
        </w:r>
      </w:ins>
      <w:ins w:id="5698" w:author="PR Preview" w:date="2026-01-01T00:00:00Z">
        <w:r>
          <w:t xml:space="preserve">“Finite measure —</w:t>
        </w:r>
      </w:ins>
      <w:ins w:id="5699" w:author="PR Preview" w:date="2026-01-01T00:00:00Z">
        <w:r>
          <w:t xml:space="preserve"> </w:t>
        </w:r>
      </w:ins>
      <w:ins w:id="5700" w:author="PR Preview" w:date="2026-01-01T00:00:00Z">
        <w:r>
          <w:t xml:space="preserve">Wikipedia</w:t>
        </w:r>
      </w:ins>
      <w:ins w:id="5701" w:author="PR Preview" w:date="2026-01-01T00:00:00Z">
        <w:r>
          <w:t xml:space="preserve">,</w:t>
        </w:r>
      </w:ins>
      <w:ins w:id="5702" w:author="PR Preview" w:date="2026-01-01T00:00:00Z">
        <w:r>
          <w:t xml:space="preserve"> </w:t>
        </w:r>
      </w:ins>
      <w:ins w:id="5703" w:author="PR Preview" w:date="2026-01-01T00:00:00Z">
        <w:r>
          <w:t xml:space="preserve">the free encyclopedia.”</w:t>
        </w:r>
      </w:ins>
      <w:ins w:id="5704" w:author="PR Preview" w:date="2026-01-01T00:00:00Z">
        <w:r>
          <w:t xml:space="preserve"> </w:t>
        </w:r>
      </w:ins>
      <w:ins w:id="5705" w:author="PR Preview" w:date="2026-01-01T00:00:00Z">
        <w:r>
          <w:t xml:space="preserve">2026. Available:</w:t>
        </w:r>
      </w:ins>
      <w:ins w:id="5706" w:author="PR Preview" w:date="2026-01-01T00:00:00Z">
        <w:r>
          <w:t xml:space="preserve"> </w:t>
        </w:r>
      </w:ins>
      <w:hyperlink r:id="rId178">
        <w:ins w:id="5707" w:author="PR Preview" w:date="2026-01-01T00:00:00Z">
          <w:r>
            <w:rPr>
              <w:rStyle w:val="Hyperlink"/>
            </w:rPr>
            <w:t xml:space="preserve">https://en.wikipedia.org/wiki/Finite_measure</w:t>
          </w:r>
        </w:ins>
      </w:hyperlink>
    </w:p>
    <w:bookmarkEnd w:id="179"/>
    <w:bookmarkStart w:id="181" w:name="ref-wikipedia_sigma_finite_measure"/>
    <w:p>
      <w:pPr>
        <w:pStyle w:val="Bibliography"/>
      </w:pPr>
      <w:ins w:id="5708" w:author="PR Preview" w:date="2026-01-01T00:00:00Z">
        <w:r>
          <w:t xml:space="preserve">[17]</w:t>
        </w:r>
      </w:ins>
      <w:ins w:id="5709" w:author="PR Preview" w:date="2026-01-01T00:00:00Z">
        <w:r>
          <w:t xml:space="preserve"> </w:t>
        </w:r>
      </w:ins>
      <w:ins w:id="5710" w:author="PR Preview" w:date="2026-01-01T00:00:00Z">
        <w:r>
          <w:t xml:space="preserve">	</w:t>
        </w:r>
      </w:ins>
      <w:ins w:id="5711" w:author="PR Preview" w:date="2026-01-01T00:00:00Z">
        <w:r>
          <w:t xml:space="preserve">Wikipedia contributors,</w:t>
        </w:r>
      </w:ins>
      <w:ins w:id="5712" w:author="PR Preview" w:date="2026-01-01T00:00:00Z">
        <w:r>
          <w:t xml:space="preserve"> </w:t>
        </w:r>
      </w:ins>
      <w:ins w:id="5713" w:author="PR Preview" w:date="2026-01-01T00:00:00Z">
        <w:r>
          <w:t xml:space="preserve">“Sigma-finite measure —</w:t>
        </w:r>
      </w:ins>
      <w:ins w:id="5714" w:author="PR Preview" w:date="2026-01-01T00:00:00Z">
        <w:r>
          <w:t xml:space="preserve"> </w:t>
        </w:r>
      </w:ins>
      <w:ins w:id="5715" w:author="PR Preview" w:date="2026-01-01T00:00:00Z">
        <w:r>
          <w:t xml:space="preserve">Wikipedia</w:t>
        </w:r>
      </w:ins>
      <w:ins w:id="5716" w:author="PR Preview" w:date="2026-01-01T00:00:00Z">
        <w:r>
          <w:t xml:space="preserve">,</w:t>
        </w:r>
      </w:ins>
      <w:ins w:id="5717" w:author="PR Preview" w:date="2026-01-01T00:00:00Z">
        <w:r>
          <w:t xml:space="preserve"> </w:t>
        </w:r>
      </w:ins>
      <w:ins w:id="5718" w:author="PR Preview" w:date="2026-01-01T00:00:00Z">
        <w:r>
          <w:t xml:space="preserve">the free encyclopedia.”</w:t>
        </w:r>
      </w:ins>
      <w:ins w:id="5719" w:author="PR Preview" w:date="2026-01-01T00:00:00Z">
        <w:r>
          <w:t xml:space="preserve"> </w:t>
        </w:r>
      </w:ins>
      <w:ins w:id="5720" w:author="PR Preview" w:date="2026-01-01T00:00:00Z">
        <w:r>
          <w:t xml:space="preserve">2026. Available:</w:t>
        </w:r>
      </w:ins>
      <w:ins w:id="5721" w:author="PR Preview" w:date="2026-01-01T00:00:00Z">
        <w:r>
          <w:t xml:space="preserve"> </w:t>
        </w:r>
      </w:ins>
      <w:hyperlink r:id="rId180">
        <w:ins w:id="5722" w:author="PR Preview" w:date="2026-01-01T00:00:00Z">
          <w:r>
            <w:rPr>
              <w:rStyle w:val="Hyperlink"/>
            </w:rPr>
            <w:t xml:space="preserve">https://en.wikipedia.org/wiki/Sigma-finite_measure</w:t>
          </w:r>
        </w:ins>
      </w:hyperlink>
    </w:p>
    <w:bookmarkEnd w:id="181"/>
    <w:bookmarkStart w:id="183" w:name="ref-wikipedia_probability_measure"/>
    <w:p>
      <w:pPr>
        <w:pStyle w:val="Bibliography"/>
      </w:pPr>
      <w:ins w:id="5723" w:author="PR Preview" w:date="2026-01-01T00:00:00Z">
        <w:r>
          <w:t xml:space="preserve">[18]</w:t>
        </w:r>
      </w:ins>
      <w:ins w:id="5724" w:author="PR Preview" w:date="2026-01-01T00:00:00Z">
        <w:r>
          <w:t xml:space="preserve"> </w:t>
        </w:r>
      </w:ins>
      <w:ins w:id="5725" w:author="PR Preview" w:date="2026-01-01T00:00:00Z">
        <w:r>
          <w:t xml:space="preserve">	</w:t>
        </w:r>
      </w:ins>
      <w:ins w:id="5726" w:author="PR Preview" w:date="2026-01-01T00:00:00Z">
        <w:r>
          <w:t xml:space="preserve">Wikipedia contributors,</w:t>
        </w:r>
      </w:ins>
      <w:ins w:id="5727" w:author="PR Preview" w:date="2026-01-01T00:00:00Z">
        <w:r>
          <w:t xml:space="preserve"> </w:t>
        </w:r>
      </w:ins>
      <w:ins w:id="5728" w:author="PR Preview" w:date="2026-01-01T00:00:00Z">
        <w:r>
          <w:t xml:space="preserve">“Probability measure —</w:t>
        </w:r>
      </w:ins>
      <w:ins w:id="5729" w:author="PR Preview" w:date="2026-01-01T00:00:00Z">
        <w:r>
          <w:t xml:space="preserve"> </w:t>
        </w:r>
      </w:ins>
      <w:ins w:id="5730" w:author="PR Preview" w:date="2026-01-01T00:00:00Z">
        <w:r>
          <w:t xml:space="preserve">Wikipedia</w:t>
        </w:r>
      </w:ins>
      <w:ins w:id="5731" w:author="PR Preview" w:date="2026-01-01T00:00:00Z">
        <w:r>
          <w:t xml:space="preserve">,</w:t>
        </w:r>
      </w:ins>
      <w:ins w:id="5732" w:author="PR Preview" w:date="2026-01-01T00:00:00Z">
        <w:r>
          <w:t xml:space="preserve"> </w:t>
        </w:r>
      </w:ins>
      <w:ins w:id="5733" w:author="PR Preview" w:date="2026-01-01T00:00:00Z">
        <w:r>
          <w:t xml:space="preserve">the free encyclopedia.”</w:t>
        </w:r>
      </w:ins>
      <w:ins w:id="5734" w:author="PR Preview" w:date="2026-01-01T00:00:00Z">
        <w:r>
          <w:t xml:space="preserve"> </w:t>
        </w:r>
      </w:ins>
      <w:ins w:id="5735" w:author="PR Preview" w:date="2026-01-01T00:00:00Z">
        <w:r>
          <w:t xml:space="preserve">2026. Available:</w:t>
        </w:r>
      </w:ins>
      <w:ins w:id="5736" w:author="PR Preview" w:date="2026-01-01T00:00:00Z">
        <w:r>
          <w:t xml:space="preserve"> </w:t>
        </w:r>
      </w:ins>
      <w:hyperlink r:id="rId182">
        <w:ins w:id="5737" w:author="PR Preview" w:date="2026-01-01T00:00:00Z">
          <w:r>
            <w:rPr>
              <w:rStyle w:val="Hyperlink"/>
            </w:rPr>
            <w:t xml:space="preserve">https://en.wikipedia.org/wiki/Probability_measure</w:t>
          </w:r>
        </w:ins>
      </w:hyperlink>
    </w:p>
    <w:bookmarkEnd w:id="183"/>
    <w:bookmarkStart w:id="185" w:name="ref-wikipedia_probability_space"/>
    <w:p>
      <w:pPr>
        <w:pStyle w:val="Bibliography"/>
      </w:pPr>
      <w:ins w:id="5738" w:author="PR Preview" w:date="2026-01-01T00:00:00Z">
        <w:r>
          <w:t xml:space="preserve">[19]</w:t>
        </w:r>
      </w:ins>
      <w:ins w:id="5739" w:author="PR Preview" w:date="2026-01-01T00:00:00Z">
        <w:r>
          <w:t xml:space="preserve"> </w:t>
        </w:r>
      </w:ins>
      <w:ins w:id="5740" w:author="PR Preview" w:date="2026-01-01T00:00:00Z">
        <w:r>
          <w:t xml:space="preserve">	</w:t>
        </w:r>
      </w:ins>
      <w:ins w:id="5741" w:author="PR Preview" w:date="2026-01-01T00:00:00Z">
        <w:r>
          <w:t xml:space="preserve">Wikipedia contributors,</w:t>
        </w:r>
      </w:ins>
      <w:ins w:id="5742" w:author="PR Preview" w:date="2026-01-01T00:00:00Z">
        <w:r>
          <w:t xml:space="preserve"> </w:t>
        </w:r>
      </w:ins>
      <w:ins w:id="5743" w:author="PR Preview" w:date="2026-01-01T00:00:00Z">
        <w:r>
          <w:t xml:space="preserve">“Probability space —</w:t>
        </w:r>
      </w:ins>
      <w:ins w:id="5744" w:author="PR Preview" w:date="2026-01-01T00:00:00Z">
        <w:r>
          <w:t xml:space="preserve"> </w:t>
        </w:r>
      </w:ins>
      <w:ins w:id="5745" w:author="PR Preview" w:date="2026-01-01T00:00:00Z">
        <w:r>
          <w:t xml:space="preserve">Wikipedia</w:t>
        </w:r>
      </w:ins>
      <w:ins w:id="5746" w:author="PR Preview" w:date="2026-01-01T00:00:00Z">
        <w:r>
          <w:t xml:space="preserve">,</w:t>
        </w:r>
      </w:ins>
      <w:ins w:id="5747" w:author="PR Preview" w:date="2026-01-01T00:00:00Z">
        <w:r>
          <w:t xml:space="preserve"> </w:t>
        </w:r>
      </w:ins>
      <w:ins w:id="5748" w:author="PR Preview" w:date="2026-01-01T00:00:00Z">
        <w:r>
          <w:t xml:space="preserve">the free encyclopedia.”</w:t>
        </w:r>
      </w:ins>
      <w:ins w:id="5749" w:author="PR Preview" w:date="2026-01-01T00:00:00Z">
        <w:r>
          <w:t xml:space="preserve"> </w:t>
        </w:r>
      </w:ins>
      <w:ins w:id="5750" w:author="PR Preview" w:date="2026-01-01T00:00:00Z">
        <w:r>
          <w:t xml:space="preserve">2026. Available:</w:t>
        </w:r>
      </w:ins>
      <w:ins w:id="5751" w:author="PR Preview" w:date="2026-01-01T00:00:00Z">
        <w:r>
          <w:t xml:space="preserve"> </w:t>
        </w:r>
      </w:ins>
      <w:hyperlink r:id="rId184">
        <w:ins w:id="5752" w:author="PR Preview" w:date="2026-01-01T00:00:00Z">
          <w:r>
            <w:rPr>
              <w:rStyle w:val="Hyperlink"/>
            </w:rPr>
            <w:t xml:space="preserve">https://en.wikipedia.org/wiki/Probability_space</w:t>
          </w:r>
        </w:ins>
      </w:hyperlink>
    </w:p>
    <w:bookmarkEnd w:id="185"/>
    <w:bookmarkStart w:id="187" w:name="ref-wikipedia_sample_space"/>
    <w:p>
      <w:pPr>
        <w:pStyle w:val="Bibliography"/>
      </w:pPr>
      <w:ins w:id="5753" w:author="PR Preview" w:date="2026-01-01T00:00:00Z">
        <w:r>
          <w:t xml:space="preserve">[20]</w:t>
        </w:r>
      </w:ins>
      <w:ins w:id="5754" w:author="PR Preview" w:date="2026-01-01T00:00:00Z">
        <w:r>
          <w:t xml:space="preserve"> </w:t>
        </w:r>
      </w:ins>
      <w:ins w:id="5755" w:author="PR Preview" w:date="2026-01-01T00:00:00Z">
        <w:r>
          <w:t xml:space="preserve">	</w:t>
        </w:r>
      </w:ins>
      <w:ins w:id="5756" w:author="PR Preview" w:date="2026-01-01T00:00:00Z">
        <w:r>
          <w:t xml:space="preserve">Wikipedia contributors,</w:t>
        </w:r>
      </w:ins>
      <w:ins w:id="5757" w:author="PR Preview" w:date="2026-01-01T00:00:00Z">
        <w:r>
          <w:t xml:space="preserve"> </w:t>
        </w:r>
      </w:ins>
      <w:ins w:id="5758" w:author="PR Preview" w:date="2026-01-01T00:00:00Z">
        <w:r>
          <w:t xml:space="preserve">“Sample space —</w:t>
        </w:r>
      </w:ins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Wikipedia</w:t>
        </w:r>
      </w:ins>
      <w:ins w:id="5761" w:author="PR Preview" w:date="2026-01-01T00:00:00Z">
        <w:r>
          <w:t xml:space="preserve">,</w:t>
        </w:r>
      </w:ins>
      <w:ins w:id="5762" w:author="PR Preview" w:date="2026-01-01T00:00:00Z">
        <w:r>
          <w:t xml:space="preserve"> </w:t>
        </w:r>
      </w:ins>
      <w:ins w:id="5763" w:author="PR Preview" w:date="2026-01-01T00:00:00Z">
        <w:r>
          <w:t xml:space="preserve">the free encyclopedia.”</w:t>
        </w:r>
      </w:ins>
      <w:ins w:id="5764" w:author="PR Preview" w:date="2026-01-01T00:00:00Z">
        <w:r>
          <w:t xml:space="preserve"> </w:t>
        </w:r>
      </w:ins>
      <w:ins w:id="5765" w:author="PR Preview" w:date="2026-01-01T00:00:00Z">
        <w:r>
          <w:t xml:space="preserve">2026. Available:</w:t>
        </w:r>
      </w:ins>
      <w:ins w:id="5766" w:author="PR Preview" w:date="2026-01-01T00:00:00Z">
        <w:r>
          <w:t xml:space="preserve"> </w:t>
        </w:r>
      </w:ins>
      <w:hyperlink r:id="rId186">
        <w:ins w:id="5767" w:author="PR Preview" w:date="2026-01-01T00:00:00Z">
          <w:r>
            <w:rPr>
              <w:rStyle w:val="Hyperlink"/>
            </w:rPr>
            <w:t xml:space="preserve">https://en.wikipedia.org/wiki/Sample_space</w:t>
          </w:r>
        </w:ins>
      </w:hyperlink>
    </w:p>
    <w:bookmarkEnd w:id="187"/>
    <w:bookmarkStart w:id="189" w:name="ref-wikipedia_outcome_probability"/>
    <w:p>
      <w:pPr>
        <w:pStyle w:val="Bibliography"/>
      </w:pPr>
      <w:ins w:id="5768" w:author="PR Preview" w:date="2026-01-01T00:00:00Z">
        <w:r>
          <w:t xml:space="preserve">[21]</w:t>
        </w:r>
      </w:ins>
      <w:ins w:id="5769" w:author="PR Preview" w:date="2026-01-01T00:00:00Z">
        <w:r>
          <w:t xml:space="preserve"> </w:t>
        </w:r>
      </w:ins>
      <w:ins w:id="5770" w:author="PR Preview" w:date="2026-01-01T00:00:00Z">
        <w:r>
          <w:t xml:space="preserve">	</w:t>
        </w:r>
      </w:ins>
      <w:ins w:id="5771" w:author="PR Preview" w:date="2026-01-01T00:00:00Z">
        <w:r>
          <w:t xml:space="preserve">Wikipedia contributors,</w:t>
        </w:r>
      </w:ins>
      <w:ins w:id="5772" w:author="PR Preview" w:date="2026-01-01T00:00:00Z">
        <w:r>
          <w:t xml:space="preserve"> </w:t>
        </w:r>
      </w:ins>
      <w:ins w:id="5773" w:author="PR Preview" w:date="2026-01-01T00:00:00Z">
        <w:r>
          <w:t xml:space="preserve">“Outcome (probability) —</w:t>
        </w:r>
      </w:ins>
      <w:ins w:id="5774" w:author="PR Preview" w:date="2026-01-01T00:00:00Z">
        <w:r>
          <w:t xml:space="preserve"> </w:t>
        </w:r>
      </w:ins>
      <w:ins w:id="5775" w:author="PR Preview" w:date="2026-01-01T00:00:00Z">
        <w:r>
          <w:t xml:space="preserve">Wikipedia</w:t>
        </w:r>
      </w:ins>
      <w:ins w:id="5776" w:author="PR Preview" w:date="2026-01-01T00:00:00Z">
        <w:r>
          <w:t xml:space="preserve">,</w:t>
        </w:r>
      </w:ins>
      <w:ins w:id="5777" w:author="PR Preview" w:date="2026-01-01T00:00:00Z">
        <w:r>
          <w:t xml:space="preserve"> </w:t>
        </w:r>
      </w:ins>
      <w:ins w:id="5778" w:author="PR Preview" w:date="2026-01-01T00:00:00Z">
        <w:r>
          <w:t xml:space="preserve">the free encyclopedia.”</w:t>
        </w:r>
      </w:ins>
      <w:ins w:id="5779" w:author="PR Preview" w:date="2026-01-01T00:00:00Z">
        <w:r>
          <w:t xml:space="preserve"> </w:t>
        </w:r>
      </w:ins>
      <w:ins w:id="5780" w:author="PR Preview" w:date="2026-01-01T00:00:00Z">
        <w:r>
          <w:t xml:space="preserve">2026. Available:</w:t>
        </w:r>
      </w:ins>
      <w:ins w:id="5781" w:author="PR Preview" w:date="2026-01-01T00:00:00Z">
        <w:r>
          <w:t xml:space="preserve"> </w:t>
        </w:r>
      </w:ins>
      <w:hyperlink r:id="rId188">
        <w:ins w:id="5782" w:author="PR Preview" w:date="2026-01-01T00:00:00Z">
          <w:r>
            <w:rPr>
              <w:rStyle w:val="Hyperlink"/>
            </w:rPr>
            <w:t xml:space="preserve">https://en.wikipedia.org/wiki/Outcome_(probability)</w:t>
          </w:r>
        </w:ins>
      </w:hyperlink>
    </w:p>
    <w:bookmarkEnd w:id="189"/>
    <w:bookmarkStart w:id="191" w:name="ref-wikipedia_event_probability_theory"/>
    <w:p>
      <w:pPr>
        <w:pStyle w:val="Bibliography"/>
      </w:pPr>
      <w:ins w:id="5783" w:author="PR Preview" w:date="2026-01-01T00:00:00Z">
        <w:r>
          <w:t xml:space="preserve">[22]</w:t>
        </w:r>
      </w:ins>
      <w:ins w:id="5784" w:author="PR Preview" w:date="2026-01-01T00:00:00Z">
        <w:r>
          <w:t xml:space="preserve"> </w:t>
        </w:r>
      </w:ins>
      <w:ins w:id="5785" w:author="PR Preview" w:date="2026-01-01T00:00:00Z">
        <w:r>
          <w:t xml:space="preserve">	</w:t>
        </w:r>
      </w:ins>
      <w:ins w:id="5786" w:author="PR Preview" w:date="2026-01-01T00:00:00Z">
        <w:r>
          <w:t xml:space="preserve">Wikipedia contributors,</w:t>
        </w:r>
      </w:ins>
      <w:ins w:id="5787" w:author="PR Preview" w:date="2026-01-01T00:00:00Z">
        <w:r>
          <w:t xml:space="preserve"> </w:t>
        </w:r>
      </w:ins>
      <w:ins w:id="5788" w:author="PR Preview" w:date="2026-01-01T00:00:00Z">
        <w:r>
          <w:t xml:space="preserve">“Event (probability theory) —</w:t>
        </w:r>
      </w:ins>
      <w:ins w:id="5789" w:author="PR Preview" w:date="2026-01-01T00:00:00Z">
        <w:r>
          <w:t xml:space="preserve"> </w:t>
        </w:r>
      </w:ins>
      <w:ins w:id="5790" w:author="PR Preview" w:date="2026-01-01T00:00:00Z">
        <w:r>
          <w:t xml:space="preserve">Wikipedia</w:t>
        </w:r>
      </w:ins>
      <w:ins w:id="5791" w:author="PR Preview" w:date="2026-01-01T00:00:00Z">
        <w:r>
          <w:t xml:space="preserve">,</w:t>
        </w:r>
      </w:ins>
      <w:ins w:id="5792" w:author="PR Preview" w:date="2026-01-01T00:00:00Z">
        <w:r>
          <w:t xml:space="preserve"> </w:t>
        </w:r>
      </w:ins>
      <w:ins w:id="5793" w:author="PR Preview" w:date="2026-01-01T00:00:00Z">
        <w:r>
          <w:t xml:space="preserve">the free encyclopedia.”</w:t>
        </w:r>
      </w:ins>
      <w:ins w:id="5794" w:author="PR Preview" w:date="2026-01-01T00:00:00Z">
        <w:r>
          <w:t xml:space="preserve"> </w:t>
        </w:r>
      </w:ins>
      <w:ins w:id="5795" w:author="PR Preview" w:date="2026-01-01T00:00:00Z">
        <w:r>
          <w:t xml:space="preserve">2026. Available:</w:t>
        </w:r>
      </w:ins>
      <w:ins w:id="5796" w:author="PR Preview" w:date="2026-01-01T00:00:00Z">
        <w:r>
          <w:t xml:space="preserve"> </w:t>
        </w:r>
      </w:ins>
      <w:hyperlink r:id="rId190">
        <w:ins w:id="5797" w:author="PR Preview" w:date="2026-01-01T00:00:00Z">
          <w:r>
            <w:rPr>
              <w:rStyle w:val="Hyperlink"/>
            </w:rPr>
            <w:t xml:space="preserve">https://en.wikipedia.org/wiki/Event_(probability_theory)</w:t>
          </w:r>
        </w:ins>
      </w:hyperlink>
    </w:p>
    <w:bookmarkEnd w:id="191"/>
    <w:bookmarkStart w:id="193" w:name="ref-wikipedia_measurable_function"/>
    <w:p>
      <w:pPr>
        <w:pStyle w:val="Bibliography"/>
      </w:pPr>
      <w:ins w:id="5798" w:author="PR Preview" w:date="2026-01-01T00:00:00Z">
        <w:r>
          <w:t xml:space="preserve">[23]</w:t>
        </w:r>
      </w:ins>
      <w:ins w:id="5799" w:author="PR Preview" w:date="2026-01-01T00:00:00Z">
        <w:r>
          <w:t xml:space="preserve"> </w:t>
        </w:r>
      </w:ins>
      <w:ins w:id="5800" w:author="PR Preview" w:date="2026-01-01T00:00:00Z">
        <w:r>
          <w:t xml:space="preserve">	</w:t>
        </w:r>
      </w:ins>
      <w:ins w:id="5801" w:author="PR Preview" w:date="2026-01-01T00:00:00Z">
        <w:r>
          <w:t xml:space="preserve">Wikipedia contributors,</w:t>
        </w:r>
      </w:ins>
      <w:ins w:id="5802" w:author="PR Preview" w:date="2026-01-01T00:00:00Z">
        <w:r>
          <w:t xml:space="preserve"> </w:t>
        </w:r>
      </w:ins>
      <w:ins w:id="5803" w:author="PR Preview" w:date="2026-01-01T00:00:00Z">
        <w:r>
          <w:t xml:space="preserve">“Measurable function —</w:t>
        </w:r>
      </w:ins>
      <w:ins w:id="5804" w:author="PR Preview" w:date="2026-01-01T00:00:00Z">
        <w:r>
          <w:t xml:space="preserve"> </w:t>
        </w:r>
      </w:ins>
      <w:ins w:id="5805" w:author="PR Preview" w:date="2026-01-01T00:00:00Z">
        <w:r>
          <w:t xml:space="preserve">Wikipedia</w:t>
        </w:r>
      </w:ins>
      <w:ins w:id="5806" w:author="PR Preview" w:date="2026-01-01T00:00:00Z">
        <w:r>
          <w:t xml:space="preserve">,</w:t>
        </w:r>
      </w:ins>
      <w:ins w:id="5807" w:author="PR Preview" w:date="2026-01-01T00:00:00Z">
        <w:r>
          <w:t xml:space="preserve"> </w:t>
        </w:r>
      </w:ins>
      <w:ins w:id="5808" w:author="PR Preview" w:date="2026-01-01T00:00:00Z">
        <w:r>
          <w:t xml:space="preserve">the free encyclopedia.”</w:t>
        </w:r>
      </w:ins>
      <w:ins w:id="5809" w:author="PR Preview" w:date="2026-01-01T00:00:00Z">
        <w:r>
          <w:t xml:space="preserve"> </w:t>
        </w:r>
      </w:ins>
      <w:ins w:id="5810" w:author="PR Preview" w:date="2026-01-01T00:00:00Z">
        <w:r>
          <w:t xml:space="preserve">2026. Available:</w:t>
        </w:r>
      </w:ins>
      <w:ins w:id="5811" w:author="PR Preview" w:date="2026-01-01T00:00:00Z">
        <w:r>
          <w:t xml:space="preserve"> </w:t>
        </w:r>
      </w:ins>
      <w:hyperlink r:id="rId192">
        <w:ins w:id="5812" w:author="PR Preview" w:date="2026-01-01T00:00:00Z">
          <w:r>
            <w:rPr>
              <w:rStyle w:val="Hyperlink"/>
            </w:rPr>
            <w:t xml:space="preserve">https://en.wikipedia.org/wiki/Measurable_function</w:t>
          </w:r>
        </w:ins>
      </w:hyperlink>
    </w:p>
    <w:bookmarkEnd w:id="193"/>
    <w:bookmarkStart w:id="195" w:name="ref-wikipedia_lebesgue_integration"/>
    <w:p>
      <w:pPr>
        <w:pStyle w:val="Bibliography"/>
      </w:pPr>
      <w:ins w:id="5813" w:author="PR Preview" w:date="2026-01-01T00:00:00Z">
        <w:r>
          <w:t xml:space="preserve">[24]</w:t>
        </w:r>
      </w:ins>
      <w:ins w:id="5814" w:author="PR Preview" w:date="2026-01-01T00:00:00Z">
        <w:r>
          <w:t xml:space="preserve"> </w:t>
        </w:r>
      </w:ins>
      <w:ins w:id="5815" w:author="PR Preview" w:date="2026-01-01T00:00:00Z">
        <w:r>
          <w:t xml:space="preserve">	</w:t>
        </w:r>
      </w:ins>
      <w:ins w:id="5816" w:author="PR Preview" w:date="2026-01-01T00:00:00Z">
        <w:r>
          <w:t xml:space="preserve">Wikipedia contributors,</w:t>
        </w:r>
      </w:ins>
      <w:ins w:id="5817" w:author="PR Preview" w:date="2026-01-01T00:00:00Z">
        <w:r>
          <w:t xml:space="preserve"> </w:t>
        </w:r>
      </w:ins>
      <w:ins w:id="5818" w:author="PR Preview" w:date="2026-01-01T00:00:00Z">
        <w:r>
          <w:t xml:space="preserve">“Lebesgue integration —</w:t>
        </w:r>
      </w:ins>
      <w:ins w:id="5819" w:author="PR Preview" w:date="2026-01-01T00:00:00Z">
        <w:r>
          <w:t xml:space="preserve"> </w:t>
        </w:r>
      </w:ins>
      <w:ins w:id="5820" w:author="PR Preview" w:date="2026-01-01T00:00:00Z">
        <w:r>
          <w:t xml:space="preserve">Wikipedia</w:t>
        </w:r>
      </w:ins>
      <w:ins w:id="5821" w:author="PR Preview" w:date="2026-01-01T00:00:00Z">
        <w:r>
          <w:t xml:space="preserve">,</w:t>
        </w:r>
      </w:ins>
      <w:ins w:id="5822" w:author="PR Preview" w:date="2026-01-01T00:00:00Z">
        <w:r>
          <w:t xml:space="preserve"> </w:t>
        </w:r>
      </w:ins>
      <w:ins w:id="5823" w:author="PR Preview" w:date="2026-01-01T00:00:00Z">
        <w:r>
          <w:t xml:space="preserve">the free encyclopedia.”</w:t>
        </w:r>
      </w:ins>
      <w:ins w:id="5824" w:author="PR Preview" w:date="2026-01-01T00:00:00Z">
        <w:r>
          <w:t xml:space="preserve"> </w:t>
        </w:r>
      </w:ins>
      <w:ins w:id="5825" w:author="PR Preview" w:date="2026-01-01T00:00:00Z">
        <w:r>
          <w:t xml:space="preserve">2026. Available:</w:t>
        </w:r>
      </w:ins>
      <w:ins w:id="5826" w:author="PR Preview" w:date="2026-01-01T00:00:00Z">
        <w:r>
          <w:t xml:space="preserve"> </w:t>
        </w:r>
      </w:ins>
      <w:hyperlink r:id="rId194">
        <w:ins w:id="5827" w:author="PR Preview" w:date="2026-01-01T00:00:00Z">
          <w:r>
            <w:rPr>
              <w:rStyle w:val="Hyperlink"/>
            </w:rPr>
            <w:t xml:space="preserve">https://en.wikipedia.org/wiki/Lebesgue_integration</w:t>
          </w:r>
        </w:ins>
      </w:hyperlink>
    </w:p>
    <w:bookmarkEnd w:id="195"/>
    <w:bookmarkStart w:id="197" w:name="ref-folland1999real"/>
    <w:p>
      <w:pPr>
        <w:pStyle w:val="Bibliography"/>
      </w:pPr>
      <w:ins w:id="5828" w:author="PR Preview" w:date="2026-01-01T00:00:00Z">
        <w:r>
          <w:t xml:space="preserve">[25]</w:t>
        </w:r>
      </w:ins>
      <w:ins w:id="5829" w:author="PR Preview" w:date="2026-01-01T00:00:00Z">
        <w:r>
          <w:t xml:space="preserve"> </w:t>
        </w:r>
      </w:ins>
      <w:ins w:id="5830" w:author="PR Preview" w:date="2026-01-01T00:00:00Z">
        <w:r>
          <w:t xml:space="preserve">	</w:t>
        </w:r>
      </w:ins>
      <w:ins w:id="5831" w:author="PR Preview" w:date="2026-01-01T00:00:00Z">
        <w:r>
          <w:t xml:space="preserve">G. B. Folland,</w:t>
        </w:r>
      </w:ins>
      <w:ins w:id="5832" w:author="PR Preview" w:date="2026-01-01T00:00:00Z">
        <w:r>
          <w:t xml:space="preserve"> </w:t>
        </w:r>
      </w:ins>
      <w:ins w:id="5833" w:author="PR Preview" w:date="2026-01-01T00:00:00Z">
        <w:r>
          <w:rPr>
            <w:i/>
            <w:iCs/>
          </w:rPr>
          <w:t xml:space="preserve">Real analysis: Modern techniques and their applications</w:t>
        </w:r>
      </w:ins>
      <w:ins w:id="5834" w:author="PR Preview" w:date="2026-01-01T00:00:00Z">
        <w:r>
          <w:t xml:space="preserve">, 2nd ed. Wiley, 1999. Available:</w:t>
        </w:r>
      </w:ins>
      <w:ins w:id="5835" w:author="PR Preview" w:date="2026-01-01T00:00:00Z">
        <w:r>
          <w:t xml:space="preserve"> </w:t>
        </w:r>
      </w:ins>
      <w:hyperlink r:id="rId196">
        <w:ins w:id="5836" w:author="PR Preview" w:date="2026-01-01T00:00:00Z">
          <w:r>
            <w:rPr>
              <w:rStyle w:val="Hyperlink"/>
            </w:rPr>
            <w:t xml:space="preserve">https://www.wiley.com/en-us/Real+Analysis%3A+Modern+Techniques+and+Their+Applications%2C+2nd+Edition-p-9780471317166</w:t>
          </w:r>
        </w:ins>
      </w:hyperlink>
    </w:p>
    <w:bookmarkEnd w:id="197"/>
    <w:bookmarkStart w:id="199" w:name="ref-gut2013"/>
    <w:p>
      <w:pPr>
        <w:pStyle w:val="Bibliography"/>
      </w:pPr>
      <w:ins w:id="5837" w:author="PR Preview" w:date="2026-01-01T00:00:00Z">
        <w:r>
          <w:t xml:space="preserve">[26]</w:t>
        </w:r>
      </w:ins>
      <w:ins w:id="5838" w:author="PR Preview" w:date="2026-01-01T00:00:00Z">
        <w:r>
          <w:t xml:space="preserve"> </w:t>
        </w:r>
      </w:ins>
      <w:ins w:id="5839" w:author="PR Preview" w:date="2026-01-01T00:00:00Z">
        <w:r>
          <w:t xml:space="preserve">	</w:t>
        </w:r>
      </w:ins>
      <w:ins w:id="5840" w:author="PR Preview" w:date="2026-01-01T00:00:00Z">
        <w:r>
          <w:t xml:space="preserve">A. Gut,</w:t>
        </w:r>
      </w:ins>
      <w:ins w:id="5841" w:author="PR Preview" w:date="2026-01-01T00:00:00Z">
        <w:r>
          <w:t xml:space="preserve"> </w:t>
        </w:r>
      </w:ins>
      <w:ins w:id="5842" w:author="PR Preview" w:date="2026-01-01T00:00:00Z">
        <w:r>
          <w:rPr>
            <w:i/>
            <w:iCs/>
          </w:rPr>
          <w:t xml:space="preserve">Probability: A graduate course</w:t>
        </w:r>
      </w:ins>
      <w:ins w:id="5843" w:author="PR Preview" w:date="2026-01-01T00:00:00Z">
        <w:r>
          <w:t xml:space="preserve">, 2nd ed. in Springer texts in statistics. New York: Springer, 2013. doi:</w:t>
        </w:r>
      </w:ins>
      <w:ins w:id="5844" w:author="PR Preview" w:date="2026-01-01T00:00:00Z">
        <w:r>
          <w:t xml:space="preserve"> </w:t>
        </w:r>
      </w:ins>
      <w:hyperlink r:id="rId198">
        <w:ins w:id="5845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846" w:author="PR Preview" w:date="2026-01-01T00:00:00Z">
        <w:r>
          <w:t xml:space="preserve">.</w:t>
        </w:r>
      </w:ins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Relationship Id="rId16" Type="http://schemas.openxmlformats.org/officeDocument/2006/relationships/hyperlink" Target="sets.qmd#def-set" TargetMode="External"/><Relationship Id="rId17" Type="http://schemas.openxmlformats.org/officeDocument/2006/relationships/hyperlink" Target="functions.qmd#def-closed-under" TargetMode="External"/><Relationship Id="rId19" Type="http://schemas.openxmlformats.org/officeDocument/2006/relationships/hyperlink" Target="sets.qmd#def-union" TargetMode="External"/><Relationship Id="rId20" Type="http://schemas.openxmlformats.org/officeDocument/2006/relationships/hyperlink" Target="sets.qmd#def-pairwise-disjoint" TargetMode="External"/><Relationship Id="rId21" Type="http://schemas.openxmlformats.org/officeDocument/2006/relationships/hyperlink" Target="sets.qmd#exm-pairwise-disjoint" TargetMode="External"/><Relationship Id="rId23" Type="http://schemas.openxmlformats.org/officeDocument/2006/relationships/hyperlink" Target="algebra-exponentials.html#lem-nonneg-series" TargetMode="External"/><Relationship Id="rId26" Type="http://schemas.openxmlformats.org/officeDocument/2006/relationships/hyperlink" Target="algebra-exponentials.html#def-partial-sum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2026-10-19T18:06:11Z</dcterms:created>
  <dcterms:modified xsi:type="dcterms:W3CDTF">2026-10-19T18:06:11Z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