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(Powers with real exponents). </w:delText>
        </w:r>
      </w:del>
      <w:hyperlink w:anchor="def-real-power">
        <w:del w:id="5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extends powers to real exponents when the base is positive.</w:delText>
        </w:r>
      </w:del>
    </w:p>
    <w:p>
      <w:pPr>
        <w:pStyle w:val="FirstParagraph"/>
      </w:pPr>
      <w:ins w:id="8" w:author="PR Preview" w:date="2026-01-01T00:00:00Z">
        <w:r>
          <w:rPr>
            <w:i/>
            <w:iCs/>
          </w:rPr>
          <w:t xml:space="preserve">Remark 1</w:t>
        </w:r>
      </w:ins>
      <w:ins w:id="9" w:author="PR Preview" w:date="2026-01-01T00:00:00Z">
        <w:r>
          <w:t xml:space="preserve"> (Powers with real exponents). </w:t>
        </w:r>
      </w:ins>
      <w:hyperlink w:anchor="def-real-power">
        <w:ins w:id="10" w:author="PR Preview" w:date="2026-01-01T00:00:00Z">
          <w:r>
            <w:rPr>
              <w:rStyle w:val="Hyperlink"/>
            </w:rPr>
            <w:t xml:space="preserve">Definition 76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extends powers to real exponents when the base is positive.</w:t>
        </w:r>
      </w:ins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not a real number,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because no real number squares to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4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(see</w:delText>
        </w:r>
      </w:del>
      <w:del w:id="20" w:author="PR Preview" w:date="2026-01-01T00:00:00Z">
        <w:r>
          <w:delText xml:space="preserve"> </w:delText>
        </w:r>
      </w:del>
      <w:hyperlink w:anchor="sec-complex-numbers">
        <w:del w:id="21" w:author="PR Preview" w:date="2026-01-01T00:00:00Z">
          <w:r>
            <w:rPr>
              <w:rStyle w:val="Hyperlink"/>
            </w:rPr>
            <w:delText xml:space="preserve">Section 22</w:delText>
          </w:r>
        </w:del>
      </w:hyperlink>
      <w:del w:id="2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not a real number,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because no real number squares to</w:t>
        </w:r>
      </w:ins>
      <w:ins w:id="2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4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(see</w:t>
        </w:r>
      </w:ins>
      <w:ins w:id="30" w:author="PR Preview" w:date="2026-01-01T00:00:00Z">
        <w:r>
          <w:t xml:space="preserve"> </w:t>
        </w:r>
      </w:ins>
      <w:hyperlink w:anchor="sec-complex-numbers">
        <w:ins w:id="31" w:author="PR Preview" w:date="2026-01-01T00:00:00Z">
          <w:r>
            <w:rPr>
              <w:rStyle w:val="Hyperlink"/>
            </w:rPr>
            <w:t xml:space="preserve">Section 21</w:t>
          </w:r>
        </w:ins>
      </w:hyperlink>
      <w:ins w:id="32" w:author="PR Preview" w:date="2026-01-01T00:00:00Z">
        <w:r>
          <w:t xml:space="preserve">).</w:t>
        </w:r>
      </w:ins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del w:id="33" w:author="PR Preview" w:date="2026-01-01T00:00:00Z">
        <w:r>
          <w:delText xml:space="preserve">19 Series</w:delText>
        </w:r>
      </w:del>
    </w:p>
    <w:p>
      <w:pPr>
        <w:pStyle w:val="FirstParagraph"/>
      </w:pPr>
      <w:del w:id="34" w:author="PR Preview" w:date="2026-01-01T00:00:00Z">
        <w:r>
          <w:rPr>
            <w:b/>
            <w:bCs/>
          </w:rPr>
          <w:delText xml:space="preserve">Definition 73 (Non-decreasing sequence)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A</w:delText>
        </w:r>
      </w:del>
      <w:del w:id="37" w:author="PR Preview" w:date="2026-01-01T00:00:00Z">
        <w:r>
          <w:delText xml:space="preserve"> </w:delText>
        </w:r>
      </w:del>
      <w:hyperlink r:id="rId227">
        <w:del w:id="38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3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of real numbers or of</w:delText>
        </w:r>
      </w:del>
      <w:del w:id="42" w:author="PR Preview" w:date="2026-01-01T00:00:00Z">
        <w:r>
          <w:delText xml:space="preserve"> </w:delText>
        </w:r>
      </w:del>
      <w:hyperlink r:id="rId11">
        <w:del w:id="43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non-decreasing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if each term is at least as large as the one before it: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p>
      <w:pPr>
        <w:pStyle w:val="FirstParagraph"/>
      </w:pPr>
      <w:del w:id="50" w:author="PR Preview" w:date="2026-01-01T00:00:00Z">
        <w:r>
          <w:rPr>
            <w:b/>
            <w:bCs/>
          </w:rPr>
          <w:delText xml:space="preserve">Example 47 (Non-decreasing and not)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 </w:delText>
        </w:r>
      </w:del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is non-decreasing: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 term may equal the one before it.</w:delText>
        </w:r>
      </w:del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is non-decreasing,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because</w:delText>
        </w:r>
      </w:del>
      <w:del w:id="61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is greater than every real number.</w:delText>
        </w:r>
      </w:del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is not non-decreasing,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because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68" w:author="PR Preview" w:date="2026-01-01T00:00:00Z">
        <w:r>
          <w:rPr>
            <w:b/>
            <w:bCs/>
          </w:rPr>
          <w:delText xml:space="preserve">Definition 74 (Partial sum)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Let</w:delText>
        </w:r>
      </w:del>
      <w:del w:id="7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be a</w:delText>
        </w:r>
      </w:del>
      <w:del w:id="74" w:author="PR Preview" w:date="2026-01-01T00:00:00Z">
        <w:r>
          <w:delText xml:space="preserve"> </w:delText>
        </w:r>
      </w:del>
      <w:hyperlink r:id="rId227">
        <w:del w:id="75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of real numbers or of</w:delText>
        </w:r>
      </w:del>
      <w:del w:id="78" w:author="PR Preview" w:date="2026-01-01T00:00:00Z">
        <w:r>
          <w:delText xml:space="preserve"> </w:delText>
        </w:r>
      </w:del>
      <w:hyperlink r:id="rId11">
        <w:del w:id="79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80" w:author="PR Preview" w:date="2026-01-01T00:00:00Z">
        <w:r>
          <w:delText xml:space="preserve">.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For each</w:delText>
        </w:r>
      </w:del>
      <w:del w:id="8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84" w:author="PR Preview" w:date="2026-01-01T00:00:00Z">
        <w:r>
          <w:delText xml:space="preserve">, its</w:delText>
        </w:r>
      </w:del>
      <w:del w:id="85" w:author="PR Preview" w:date="2026-01-01T00:00:00Z">
        <w:r>
          <w:delText xml:space="preserve"> </w:delText>
        </w:r>
      </w:del>
      <m:oMath>
        <m:r>
          <m:t>n</m:t>
        </m:r>
      </m:oMath>
      <w:del w:id="86" w:author="PR Preview" w:date="2026-01-01T00:00:00Z">
        <w:r>
          <w:delText xml:space="preserve">th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rPr>
            <w:b/>
            <w:bCs/>
          </w:rPr>
          <w:delText xml:space="preserve">partial sum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[30]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is the</w:delText>
        </w:r>
      </w:del>
      <w:del w:id="93" w:author="PR Preview" w:date="2026-01-01T00:00:00Z">
        <w:r>
          <w:delText xml:space="preserve"> </w:delText>
        </w:r>
      </w:del>
      <w:hyperlink w:anchor="def-summation">
        <w:del w:id="94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of its first</w:delText>
        </w:r>
      </w:del>
      <w:del w:id="97" w:author="PR Preview" w:date="2026-01-01T00:00:00Z">
        <w:r>
          <w:delText xml:space="preserve"> </w:delText>
        </w:r>
      </w:del>
      <m:oMath>
        <m:r>
          <m:t>n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terms: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100" w:author="PR Preview" w:date="2026-01-01T00:00:00Z">
        <w:r>
          <w:rPr>
            <w:b/>
            <w:bCs/>
          </w:rPr>
          <w:delText xml:space="preserve">Example 48 (Partial sums of halves)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For</w:delText>
        </w:r>
      </w:del>
      <w:del w:id="10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104" w:author="PR Preview" w:date="2026-01-01T00:00:00Z">
        <w:r>
          <w:delText xml:space="preserve">, the sequence</w:delText>
        </w:r>
      </w:del>
      <w:del w:id="10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6" w:author="PR Preview" w:date="2026-01-01T00:00:00Z">
        <w:r>
          <w:delText xml:space="preserve">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the first three partial sums are</w:delText>
        </w:r>
      </w:del>
      <w:del w:id="10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11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11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2" w:author="PR Preview" w:date="2026-01-01T00:00:00Z">
        <w:r>
          <w:delText xml:space="preserve">In general,</w:delText>
        </w:r>
      </w:del>
      <w:del w:id="11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114" w:author="PR Preview" w:date="2026-01-01T00:00:00Z">
        <w:r>
          <w:delText xml:space="preserve">.</w:delText>
        </w:r>
      </w:del>
    </w:p>
    <w:p>
      <w:pPr>
        <w:pStyle w:val="BodyText"/>
      </w:pPr>
      <w:del w:id="115" w:author="PR Preview" w:date="2026-01-01T00:00:00Z">
        <w:r>
          <w:rPr>
            <w:b/>
            <w:bCs/>
          </w:rPr>
          <w:delText xml:space="preserve">Definition 75 (Infinite sum (series))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Let</w:delText>
        </w:r>
      </w:del>
      <w:del w:id="11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be a sequence in</w:delText>
        </w:r>
      </w:del>
      <w:del w:id="12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22" w:author="PR Preview" w:date="2026-01-01T00:00:00Z">
        <w:r>
          <w:delText xml:space="preserve">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with partial sums</w:delText>
        </w:r>
      </w:del>
      <w:del w:id="12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(</w:delText>
        </w:r>
      </w:del>
      <w:hyperlink w:anchor="def-partial-sum">
        <w:del w:id="128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129" w:author="PR Preview" w:date="2026-01-01T00:00:00Z">
        <w:r>
          <w:delText xml:space="preserve">).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The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rPr>
            <w:b/>
            <w:bCs/>
          </w:rPr>
          <w:delText xml:space="preserve">infinite sum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(also called a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rPr>
            <w:b/>
            <w:bCs/>
          </w:rPr>
          <w:delText xml:space="preserve">series</w:delText>
        </w:r>
      </w:del>
      <w:del w:id="138" w:author="PR Preview" w:date="2026-01-01T00:00:00Z">
        <w:r>
          <w:delText xml:space="preserve">)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[30]</w:delText>
        </w:r>
      </w:del>
      <w:del w:id="14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is the limit of the partial sums: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144" w:author="PR Preview" w:date="2026-01-01T00:00:00Z">
        <w:r>
          <w:delText xml:space="preserve">Here the limit is a real number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when the partial sums are real numbers that</w:delText>
        </w:r>
      </w:del>
      <w:del w:id="147" w:author="PR Preview" w:date="2026-01-01T00:00:00Z">
        <w:r>
          <w:delText xml:space="preserve"> </w:delText>
        </w:r>
      </w:del>
      <w:hyperlink w:anchor="def-convergent-sequence">
        <w:del w:id="148" w:author="PR Preview" w:date="2026-01-01T00:00:00Z">
          <w:r>
            <w:rPr>
              <w:rStyle w:val="Hyperlink"/>
            </w:rPr>
            <w:delText xml:space="preserve">converge</w:delText>
          </w:r>
        </w:del>
      </w:hyperlink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to it,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and it is</w:delText>
        </w:r>
      </w:del>
      <w:del w:id="15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when the partial sums</w:delText>
        </w:r>
      </w:del>
      <w:del w:id="156" w:author="PR Preview" w:date="2026-01-01T00:00:00Z">
        <w:r>
          <w:delText xml:space="preserve"> </w:delText>
        </w:r>
      </w:del>
      <w:hyperlink w:anchor="def-diverges-to-infinity">
        <w:del w:id="157" w:author="PR Preview" w:date="2026-01-01T00:00:00Z">
          <w:r>
            <w:rPr>
              <w:rStyle w:val="Hyperlink"/>
            </w:rPr>
            <w:delText xml:space="preserve">diverge to</w:delText>
          </w:r>
        </w:del>
        <w:del w:id="158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rPr>
              <m:sty m:val="p"/>
            </m:rPr>
            <m:t>∞</m:t>
          </m:r>
        </m:oMath>
      </w:hyperlink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or some partial sum is</w:delText>
        </w:r>
      </w:del>
      <w:del w:id="161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62" w:author="PR Preview" w:date="2026-01-01T00:00:00Z">
        <w:r>
          <w:delText xml:space="preserve">;</w:delText>
        </w:r>
      </w:del>
      <w:del w:id="163" w:author="PR Preview" w:date="2026-01-01T00:00:00Z">
        <w:r>
          <w:delText xml:space="preserve"> </w:delText>
        </w:r>
      </w:del>
      <w:hyperlink w:anchor="lem-nonneg-series">
        <w:del w:id="16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65" w:author="PR Preview" w:date="2026-01-01T00:00:00Z">
        <w:r>
          <w:delText xml:space="preserve">, next, shows that one of these always happens.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Sums with other index ranges, such as</w:delText>
        </w:r>
      </w:del>
      <w:del w:id="16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del w:id="169" w:author="PR Preview" w:date="2026-01-01T00:00:00Z">
        <w:r>
          <w:delText xml:space="preserve">,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are defined the same way.</w:delText>
        </w:r>
      </w:del>
    </w:p>
    <w:p>
      <w:pPr>
        <w:pStyle w:val="BodyText"/>
      </w:pPr>
      <w:del w:id="172" w:author="PR Preview" w:date="2026-01-01T00:00:00Z">
        <w:r>
          <w:rPr>
            <w:b/>
            <w:bCs/>
          </w:rPr>
          <w:delText xml:space="preserve">Example 49 (A finite and an infinite sum)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5"/>
        </w:numPr>
      </w:pPr>
      <w:del w:id="175" w:author="PR Preview" w:date="2026-01-01T00:00:00Z">
        <w:r>
          <w:delText xml:space="preserve">For</w:delText>
        </w:r>
      </w:del>
      <w:del w:id="17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177" w:author="PR Preview" w:date="2026-01-01T00:00:00Z">
        <w:r>
          <w:delText xml:space="preserve">, the partial sums</w:delText>
        </w:r>
      </w:del>
      <w:del w:id="17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(</w:delText>
        </w:r>
      </w:del>
      <w:hyperlink w:anchor="exm-partial-sum">
        <w:del w:id="181" w:author="PR Preview" w:date="2026-01-01T00:00:00Z">
          <w:r>
            <w:rPr>
              <w:rStyle w:val="Hyperlink"/>
            </w:rPr>
            <w:delText xml:space="preserve">Example 48</w:delText>
          </w:r>
        </w:del>
      </w:hyperlink>
      <w:del w:id="182" w:author="PR Preview" w:date="2026-01-01T00:00:00Z">
        <w:r>
          <w:delText xml:space="preserve">)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converge to</w:delText>
        </w:r>
      </w:del>
      <w:del w:id="185" w:author="PR Preview" w:date="2026-01-01T00:00:00Z">
        <w:r>
          <w:delText xml:space="preserve"> </w:delText>
        </w:r>
      </w:del>
      <m:oMath>
        <m:r>
          <m:t>1</m:t>
        </m:r>
      </m:oMath>
      <w:del w:id="186" w:author="PR Preview" w:date="2026-01-01T00:00:00Z">
        <w:r>
          <w:delText xml:space="preserve">, because</w:delText>
        </w:r>
      </w:del>
      <w:del w:id="18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del w:id="188" w:author="PR Preview" w:date="2026-01-01T00:00:00Z">
        <w:r>
          <w:delText xml:space="preserve">.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So</w:delText>
        </w:r>
      </w:del>
      <w:del w:id="19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del w:id="19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45"/>
        </w:numPr>
      </w:pPr>
      <w:del w:id="193" w:author="PR Preview" w:date="2026-01-01T00:00:00Z">
        <w:r>
          <w:delText xml:space="preserve">For</w:delText>
        </w:r>
      </w:del>
      <w:del w:id="19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195" w:author="PR Preview" w:date="2026-01-01T00:00:00Z">
        <w:r>
          <w:delText xml:space="preserve">, the partial sums are</w:delText>
        </w:r>
      </w:del>
      <w:del w:id="19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197" w:author="PR Preview" w:date="2026-01-01T00:00:00Z">
        <w:r>
          <w:delText xml:space="preserve">,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which diverge to</w:delText>
        </w:r>
      </w:del>
      <w:del w:id="20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01" w:author="PR Preview" w:date="2026-01-01T00:00:00Z">
        <w:r>
          <w:delText xml:space="preserve">.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So</w:delText>
        </w:r>
      </w:del>
      <w:del w:id="20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05" w:author="PR Preview" w:date="2026-01-01T00:00:00Z">
        <w:r>
          <w:delText xml:space="preserve">.</w:delText>
        </w:r>
      </w:del>
    </w:p>
    <w:p>
      <w:pPr>
        <w:pStyle w:val="FirstParagraph"/>
      </w:pPr>
      <w:del w:id="206" w:author="PR Preview" w:date="2026-01-01T00:00:00Z">
        <w:r>
          <w:rPr>
            <w:b/>
            <w:bCs/>
          </w:rPr>
          <w:delText xml:space="preserve">Lemma 1 (Sums of non-negative terms)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Let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be values in</w:delText>
        </w:r>
      </w:del>
      <w:del w:id="21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13" w:author="PR Preview" w:date="2026-01-01T00:00:00Z">
        <w:r>
          <w:delText xml:space="preserve">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with partial sums</w:delText>
        </w:r>
      </w:del>
      <w:del w:id="21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(</w:delText>
        </w:r>
      </w:del>
      <w:hyperlink w:anchor="def-partial-sum">
        <w:del w:id="219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220" w:author="PR Preview" w:date="2026-01-01T00:00:00Z">
        <w:r>
          <w:delText xml:space="preserve">),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where</w:delText>
        </w:r>
      </w:del>
      <w:del w:id="22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for every</w:delText>
        </w:r>
      </w:del>
      <w:del w:id="226" w:author="PR Preview" w:date="2026-01-01T00:00:00Z">
        <w:r>
          <w:delText xml:space="preserve"> </w:delText>
        </w:r>
      </w:del>
      <m:oMath>
        <m:r>
          <m:t>x</m:t>
        </m:r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in</w:delText>
        </w:r>
      </w:del>
      <w:del w:id="22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30" w:author="PR Preview" w:date="2026-01-01T00:00:00Z">
        <w:r>
          <w:delText xml:space="preserve">.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Then the partial sums are</w:delText>
        </w:r>
      </w:del>
      <w:del w:id="233" w:author="PR Preview" w:date="2026-01-01T00:00:00Z">
        <w:r>
          <w:delText xml:space="preserve"> </w:delText>
        </w:r>
      </w:del>
      <w:hyperlink w:anchor="def-non-decreasing">
        <w:del w:id="234" w:author="PR Preview" w:date="2026-01-01T00:00:00Z">
          <w:r>
            <w:rPr>
              <w:rStyle w:val="Hyperlink"/>
            </w:rPr>
            <w:delText xml:space="preserve">non-decreasing</w:delText>
          </w:r>
        </w:del>
      </w:hyperlink>
      <w:del w:id="235" w:author="PR Preview" w:date="2026-01-01T00:00:00Z">
        <w:r>
          <w:delText xml:space="preserve">,</w:delText>
        </w:r>
      </w:del>
      <w:del w:id="23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del w:id="237" w:author="PR Preview" w:date="2026-01-01T00:00:00Z">
        <w:r>
          <w:delText xml:space="preserve">,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so their</w:delText>
        </w:r>
      </w:del>
      <w:del w:id="240" w:author="PR Preview" w:date="2026-01-01T00:00:00Z">
        <w:r>
          <w:delText xml:space="preserve"> </w:delText>
        </w:r>
      </w:del>
      <w:hyperlink w:anchor="def-sequence-limit">
        <w:del w:id="241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242" w:author="PR Preview" w:date="2026-01-01T00:00:00Z">
        <w:r>
          <w:delText xml:space="preserve">,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the infinite sum</w:delText>
        </w:r>
      </w:del>
      <w:del w:id="24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(</w:delText>
        </w:r>
      </w:del>
      <w:hyperlink w:anchor="def-infinite-sum">
        <w:del w:id="248" w:author="PR Preview" w:date="2026-01-01T00:00:00Z">
          <w:r>
            <w:rPr>
              <w:rStyle w:val="Hyperlink"/>
            </w:rPr>
            <w:delText xml:space="preserve">Definition 75</w:delText>
          </w:r>
        </w:del>
      </w:hyperlink>
      <w:del w:id="249" w:author="PR Preview" w:date="2026-01-01T00:00:00Z">
        <w:r>
          <w:delText xml:space="preserve">),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always exists,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and it is either a finite number or</w:delText>
        </w:r>
      </w:del>
      <w:del w:id="254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55" w:author="PR Preview" w:date="2026-01-01T00:00:00Z">
        <w:r>
          <w:delText xml:space="preserve">.</w:delText>
        </w:r>
      </w:del>
    </w:p>
    <w:p>
      <w:pPr>
        <w:pStyle w:val="BodyText"/>
      </w:pPr>
      <w:del w:id="256" w:author="PR Preview" w:date="2026-01-01T00:00:00Z">
        <w:r>
          <w:rPr>
            <w:i/>
            <w:iCs/>
          </w:rPr>
          <w:delText xml:space="preserve">Proof</w:delText>
        </w:r>
      </w:del>
      <w:del w:id="257" w:author="PR Preview" w:date="2026-01-01T00:00:00Z">
        <w:r>
          <w:delText xml:space="preserve">. </w:delText>
        </w:r>
      </w:del>
      <w:del w:id="258" w:author="PR Preview" w:date="2026-01-01T00:00:00Z">
        <w:r>
          <w:delText xml:space="preserve">For each</w:delText>
        </w:r>
      </w:del>
      <w:del w:id="259" w:author="PR Preview" w:date="2026-01-01T00:00:00Z">
        <w:r>
          <w:delText xml:space="preserve"> </w:delText>
        </w:r>
      </w:del>
      <m:oMath>
        <m:r>
          <m:t>n</m:t>
        </m:r>
      </m:oMath>
      <w:del w:id="26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61" w:author="PR Preview" w:date="2026-01-01T00:00:00Z">
        <w:r>
          <w:delText xml:space="preserve">If some partial sum</w:delText>
        </w:r>
      </w:del>
      <w:del w:id="26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</w:delText>
        </w:r>
      </w:del>
      <w:del w:id="26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66" w:author="PR Preview" w:date="2026-01-01T00:00:00Z">
        <w:r>
          <w:delText xml:space="preserve">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then</w:delText>
        </w:r>
      </w:del>
      <w:del w:id="26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for every</w:delText>
        </w:r>
      </w:del>
      <w:del w:id="27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so the limit is</w:delText>
        </w:r>
      </w:del>
      <w:del w:id="276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77" w:author="PR Preview" w:date="2026-01-01T00:00:00Z">
        <w:r>
          <w:delText xml:space="preserve">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Otherwise, the partial sums form a non-decreasing sequence of</w:delText>
        </w:r>
      </w:del>
      <w:del w:id="280" w:author="PR Preview" w:date="2026-01-01T00:00:00Z">
        <w:r>
          <w:delText xml:space="preserve"> </w:delText>
        </w:r>
      </w:del>
      <w:hyperlink r:id="rId15">
        <w:del w:id="281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282" w:author="PR Preview" w:date="2026-01-01T00:00:00Z">
        <w:r>
          <w:delText xml:space="preserve">.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If that sequence is</w:delText>
        </w:r>
      </w:del>
      <w:del w:id="285" w:author="PR Preview" w:date="2026-01-01T00:00:00Z">
        <w:r>
          <w:delText xml:space="preserve"> </w:delText>
        </w:r>
      </w:del>
      <w:hyperlink w:anchor="def-bounded-above">
        <w:del w:id="286" w:author="PR Preview" w:date="2026-01-01T00:00:00Z">
          <w:r>
            <w:rPr>
              <w:rStyle w:val="Hyperlink"/>
            </w:rPr>
            <w:delText xml:space="preserve">bounded above</w:delText>
          </w:r>
        </w:del>
      </w:hyperlink>
      <w:del w:id="287" w:author="PR Preview" w:date="2026-01-01T00:00:00Z">
        <w:r>
          <w:delText xml:space="preserve">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it</w:delText>
        </w:r>
      </w:del>
      <w:del w:id="290" w:author="PR Preview" w:date="2026-01-01T00:00:00Z">
        <w:r>
          <w:delText xml:space="preserve"> </w:delText>
        </w:r>
      </w:del>
      <w:hyperlink w:anchor="def-convergent-sequence">
        <w:del w:id="291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to a finite number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[31]</w:delText>
        </w:r>
      </w:del>
      <w:del w:id="296" w:author="PR Preview" w:date="2026-01-01T00:00:00Z">
        <w:r>
          <w:delText xml:space="preserve">.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If it is not bounded above,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then for every number</w:delText>
        </w:r>
      </w:del>
      <w:del w:id="301" w:author="PR Preview" w:date="2026-01-01T00:00:00Z">
        <w:r>
          <w:delText xml:space="preserve"> </w:delText>
        </w:r>
      </w:del>
      <m:oMath>
        <m:r>
          <m:t>M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some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exceeds</w:delText>
        </w:r>
      </w:del>
      <w:del w:id="307" w:author="PR Preview" w:date="2026-01-01T00:00:00Z">
        <w:r>
          <w:delText xml:space="preserve"> </w:delText>
        </w:r>
      </w:del>
      <m:oMath>
        <m:r>
          <m:t>M</m:t>
        </m:r>
      </m:oMath>
      <w:del w:id="308" w:author="PR Preview" w:date="2026-01-01T00:00:00Z">
        <w:r>
          <w:delText xml:space="preserve">,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and so does every later</w:delText>
        </w:r>
      </w:del>
      <w:del w:id="31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del w:id="312" w:author="PR Preview" w:date="2026-01-01T00:00:00Z">
        <w:r>
          <w:delText xml:space="preserve">;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the limit is</w:delText>
        </w:r>
      </w:del>
      <w:del w:id="31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316" w:author="PR Preview" w:date="2026-01-01T00:00:00Z">
        <w:r>
          <w:delText xml:space="preserve">.</w:delText>
        </w:r>
      </w:del>
    </w:p>
    <w:p>
      <w:pPr>
        <w:pStyle w:val="Heading2"/>
      </w:pPr>
      <w:del w:id="317" w:author="PR Preview" w:date="2026-01-01T00:00:00Z">
        <w:r>
          <w:delText xml:space="preserve">20 Exponentials and Logarithms</w:delText>
        </w:r>
      </w:del>
    </w:p>
    <w:p>
      <w:pPr>
        <w:pStyle w:val="FirstParagraph"/>
      </w:pPr>
      <w:del w:id="318" w:author="PR Preview" w:date="2026-01-01T00:00:00Z">
        <w:r>
          <w:rPr>
            <w:b/>
            <w:bCs/>
          </w:rPr>
          <w:delText xml:space="preserve">Definition 76 (Exponential function)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The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rPr>
            <w:b/>
            <w:bCs/>
          </w:rPr>
          <w:delText xml:space="preserve">exponential function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[32]</w:delText>
        </w:r>
      </w:del>
      <w:del w:id="32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is</w:delText>
        </w:r>
      </w:del>
    </w:p>
    <w:p>
      <w:pPr>
        <w:pStyle w:val="Heading2"/>
      </w:pPr>
      <w:ins w:id="328" w:author="PR Preview" w:date="2026-01-01T00:00:00Z">
        <w:r>
          <w:t xml:space="preserve">19 Exponentials and Logarithms</w:t>
        </w:r>
      </w:ins>
    </w:p>
    <w:bookmarkStart w:id="236" w:name="def-exponential-function"/>
    <w:p>
      <w:pPr>
        <w:pStyle w:val="FirstParagraph"/>
      </w:pPr>
      <w:ins w:id="329" w:author="PR Preview" w:date="2026-01-01T00:00:00Z">
        <w:r>
          <w:rPr>
            <w:b/>
            <w:bCs/>
          </w:rPr>
          <w:t xml:space="preserve">Definition 73 (Exponential function)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The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rPr>
            <w:b/>
            <w:bCs/>
          </w:rPr>
          <w:t xml:space="preserve">exponential function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[30]</w:t>
        </w:r>
      </w:ins>
      <w:ins w:id="33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del w:id="339" w:author="PR Preview" w:date="2026-01-01T00:00:00Z">
        <w:r>
          <w:rPr>
            <w:b/>
            <w:bCs/>
          </w:rPr>
          <w:delText xml:space="preserve">Example 50 (Approximating</w:delText>
        </w:r>
      </w:del>
      <w:del w:id="34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341" w:author="PR Preview" w:date="2026-01-01T00:00:00Z">
        <w:r>
          <w:rPr>
            <w:b/>
            <w:bCs/>
          </w:rPr>
          <w:delText xml:space="preserve">)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For</w:delText>
        </w:r>
      </w:del>
      <w:del w:id="34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345" w:author="PR Preview" w:date="2026-01-01T00:00:00Z">
        <w:r>
          <w:delText xml:space="preserve">, the terms</w:delText>
        </w:r>
      </w:del>
      <w:del w:id="34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are:</w:delText>
        </w:r>
      </w:del>
    </w:p>
    <w:p>
      <w:pPr>
        <w:pStyle w:val="BodyText"/>
      </w:pPr>
      <w:ins w:id="349" w:author="PR Preview" w:date="2026-01-01T00:00:00Z">
        <w:r>
          <w:rPr>
            <w:b/>
            <w:bCs/>
          </w:rPr>
          <w:t xml:space="preserve">Example 47 (Approximating</w:t>
        </w:r>
      </w:ins>
      <w:ins w:id="35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351" w:author="PR Preview" w:date="2026-01-01T00:00:00Z">
        <w:r>
          <w:rPr>
            <w:b/>
            <w:bCs/>
          </w:rPr>
          <w:t xml:space="preserve">)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For</w:t>
        </w:r>
      </w:ins>
      <w:ins w:id="3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55" w:author="PR Preview" w:date="2026-01-01T00:00:00Z">
        <w:r>
          <w:t xml:space="preserve">, the terms</w:t>
        </w:r>
      </w:ins>
      <w:ins w:id="35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del w:id="359" w:author="PR Preview" w:date="2026-01-01T00:00:00Z">
        <w:r>
          <w:rPr>
            <w:b/>
            <w:bCs/>
          </w:rPr>
          <w:delText xml:space="preserve">Definition 77 (Euler’s number)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rPr>
            <w:b/>
            <w:bCs/>
          </w:rPr>
          <w:delText xml:space="preserve">Euler’s number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[33]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366" w:author="PR Preview" w:date="2026-01-01T00:00:00Z">
        <w:r>
          <w:rPr>
            <w:b/>
            <w:bCs/>
          </w:rPr>
          <w:delText xml:space="preserve">Example 51 (Euler’s number is irrational)</w:delText>
        </w:r>
      </w:del>
      <w:del w:id="367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is an</w:delText>
        </w:r>
      </w:del>
      <w:del w:id="370" w:author="PR Preview" w:date="2026-01-01T00:00:00Z">
        <w:r>
          <w:delText xml:space="preserve"> </w:delText>
        </w:r>
      </w:del>
      <w:hyperlink r:id="rId239">
        <w:del w:id="371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so no fraction equals it exactly.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The fraction</w:delText>
        </w:r>
      </w:del>
      <w:del w:id="37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is close,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but</w:delText>
        </w:r>
      </w:del>
      <w:del w:id="38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[33]</w:delText>
        </w:r>
      </w:del>
      <w:del w:id="385" w:author="PR Preview" w:date="2026-01-01T00:00:00Z">
        <w:r>
          <w:delText xml:space="preserve">.</w:delText>
        </w:r>
      </w:del>
    </w:p>
    <w:p>
      <w:pPr>
        <w:pStyle w:val="BodyText"/>
      </w:pPr>
      <w:del w:id="386" w:author="PR Preview" w:date="2026-01-01T00:00:00Z">
        <w:r>
          <w:rPr>
            <w:b/>
            <w:bCs/>
          </w:rPr>
          <w:delText xml:space="preserve">Definition 78 (Natural logarithm)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For a real number</w:delText>
        </w:r>
      </w:del>
      <w:del w:id="38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390" w:author="PR Preview" w:date="2026-01-01T00:00:00Z">
        <w:r>
          <w:delText xml:space="preserve">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the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rPr>
            <w:b/>
            <w:bCs/>
          </w:rPr>
          <w:delText xml:space="preserve">natural logarithm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of</w:delText>
        </w:r>
      </w:del>
      <w:del w:id="397" w:author="PR Preview" w:date="2026-01-01T00:00:00Z">
        <w:r>
          <w:delText xml:space="preserve"> </w:delText>
        </w:r>
      </w:del>
      <m:oMath>
        <m:r>
          <m:t>a</m:t>
        </m:r>
      </m:oMath>
      <w:del w:id="398" w:author="PR Preview" w:date="2026-01-01T00:00:00Z">
        <w:r>
          <w:delText xml:space="preserve">, written</w:delText>
        </w:r>
      </w:del>
      <w:del w:id="39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[34]</w:delText>
        </w:r>
      </w:del>
      <w:del w:id="402" w:author="PR Preview" w:date="2026-01-01T00:00:00Z">
        <w:r>
          <w:delText xml:space="preserve">,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is the real number</w:delText>
        </w:r>
      </w:del>
      <w:del w:id="405" w:author="PR Preview" w:date="2026-01-01T00:00:00Z">
        <w:r>
          <w:delText xml:space="preserve"> </w:delText>
        </w:r>
      </w:del>
      <m:oMath>
        <m:r>
          <m:t>y</m:t>
        </m:r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with</w:delText>
        </w:r>
      </w:del>
      <w:del w:id="40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409" w:author="PR Preview" w:date="2026-01-01T00:00:00Z">
        <w:r>
          <w:delText xml:space="preserve">.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The exponential function takes each positive value at exactly one input,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so there is exactly one such</w:delText>
        </w:r>
      </w:del>
      <w:del w:id="414" w:author="PR Preview" w:date="2026-01-01T00:00:00Z">
        <w:r>
          <w:delText xml:space="preserve"> </w:delText>
        </w:r>
      </w:del>
      <m:oMath>
        <m:r>
          <m:t>y</m:t>
        </m:r>
      </m:oMath>
      <w:del w:id="415" w:author="PR Preview" w:date="2026-01-01T00:00:00Z">
        <w:r>
          <w:delText xml:space="preserve">,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and</w:delText>
        </w:r>
      </w:del>
      <w:del w:id="418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is the</w:delText>
        </w:r>
      </w:del>
      <w:del w:id="421" w:author="PR Preview" w:date="2026-01-01T00:00:00Z">
        <w:r>
          <w:delText xml:space="preserve"> </w:delText>
        </w:r>
      </w:del>
      <w:hyperlink r:id="rId241">
        <w:del w:id="422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of</w:delText>
        </w:r>
      </w:del>
      <w:del w:id="42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(</w:delText>
        </w:r>
      </w:del>
      <w:hyperlink w:anchor="def-exponential-function">
        <w:del w:id="428" w:author="PR Preview" w:date="2026-01-01T00:00:00Z">
          <w:r>
            <w:rPr>
              <w:rStyle w:val="Hyperlink"/>
            </w:rPr>
            <w:delText xml:space="preserve">Definition 76</w:delText>
          </w:r>
        </w:del>
      </w:hyperlink>
      <w:del w:id="429" w:author="PR Preview" w:date="2026-01-01T00:00:00Z">
        <w:r>
          <w:delText xml:space="preserve">).</w:delText>
        </w:r>
      </w:del>
    </w:p>
    <w:p>
      <w:pPr>
        <w:pStyle w:val="BodyText"/>
      </w:pPr>
      <w:del w:id="430" w:author="PR Preview" w:date="2026-01-01T00:00:00Z">
        <w:r>
          <w:rPr>
            <w:i/>
            <w:iCs/>
          </w:rPr>
          <w:delText xml:space="preserve">Remark 19</w:delText>
        </w:r>
      </w:del>
      <w:del w:id="431" w:author="PR Preview" w:date="2026-01-01T00:00:00Z">
        <w:r>
          <w:delText xml:space="preserve"> (Other notations for the natural logarithm). </w:delText>
        </w:r>
      </w:del>
      <w:del w:id="432" w:author="PR Preview" w:date="2026-01-01T00:00:00Z">
        <w:r>
          <w:delText xml:space="preserve">In these notes,</w:delText>
        </w:r>
      </w:del>
      <w:del w:id="43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is always the natural logarithm,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the logarithm with base</w:delText>
        </w:r>
      </w:del>
      <w:del w:id="438" w:author="PR Preview" w:date="2026-01-01T00:00:00Z">
        <w:r>
          <w:delText xml:space="preserve"> </w:delText>
        </w:r>
      </w:del>
      <m:oMath>
        <m:r>
          <m:t>e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(</w:delText>
        </w:r>
      </w:del>
      <w:hyperlink w:anchor="def-euler-number">
        <w:del w:id="441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442" w:author="PR Preview" w:date="2026-01-01T00:00:00Z">
        <w:r>
          <w:delText xml:space="preserve">)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[35]</w:delText>
        </w:r>
      </w:del>
      <w:del w:id="445" w:author="PR Preview" w:date="2026-01-01T00:00:00Z">
        <w:r>
          <w:delText xml:space="preserve">.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Some sources write</w:delText>
        </w:r>
      </w:del>
      <w:del w:id="448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for the natural logarithm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and reserve</w:delText>
        </w:r>
      </w:del>
      <w:del w:id="45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456" w:author="PR Preview" w:date="2026-01-01T00:00:00Z">
        <w:r>
          <w:rPr>
            <w:b/>
            <w:bCs/>
          </w:rPr>
          <w:delText xml:space="preserve">Example 52 (Natural logarithms)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59" w:author="PR Preview" w:date="2026-01-01T00:00:00Z">
        <w:r>
          <w:delText xml:space="preserve">, because</w:delText>
        </w:r>
      </w:del>
      <w:del w:id="46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(</w:delText>
        </w:r>
      </w:del>
      <w:hyperlink w:anchor="exm-exponential-function">
        <w:del w:id="463" w:author="PR Preview" w:date="2026-01-01T00:00:00Z">
          <w:r>
            <w:rPr>
              <w:rStyle w:val="Hyperlink"/>
            </w:rPr>
            <w:delText xml:space="preserve">Example 50</w:delText>
          </w:r>
        </w:del>
      </w:hyperlink>
      <w:del w:id="46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65" w:author="PR Preview" w:date="2026-01-01T00:00:00Z">
        <w:r>
          <w:delText xml:space="preserve">, because</w:delText>
        </w:r>
      </w:del>
      <w:del w:id="466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(</w:delText>
        </w:r>
      </w:del>
      <w:hyperlink w:anchor="def-euler-number">
        <w:del w:id="469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470" w:author="PR Preview" w:date="2026-01-01T00:00:00Z">
        <w:r>
          <w:delText xml:space="preserve">).</w:delText>
        </w:r>
      </w:del>
    </w:p>
    <w:p>
      <w:pPr>
        <w:pStyle w:val="BodyText"/>
      </w:pPr>
      <w:ins w:id="471" w:author="PR Preview" w:date="2026-01-01T00:00:00Z">
        <w:r>
          <w:rPr>
            <w:b/>
            <w:bCs/>
          </w:rPr>
          <w:t xml:space="preserve">Definition 74 (Euler’s number)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b/>
            <w:bCs/>
          </w:rPr>
          <w:t xml:space="preserve">Euler’s number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[31]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ins w:id="478" w:author="PR Preview" w:date="2026-01-01T00:00:00Z">
        <w:r>
          <w:rPr>
            <w:b/>
            <w:bCs/>
          </w:rPr>
          <w:t xml:space="preserve">Example 48 (Euler’s number is irrational)</w:t>
        </w:r>
      </w:ins>
      <w:ins w:id="479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 an</w:t>
        </w:r>
      </w:ins>
      <w:ins w:id="482" w:author="PR Preview" w:date="2026-01-01T00:00:00Z">
        <w:r>
          <w:t xml:space="preserve"> </w:t>
        </w:r>
      </w:ins>
      <w:hyperlink r:id="rId239">
        <w:ins w:id="483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484" w:author="PR Preview" w:date="2026-01-01T00:00:00Z">
        <w:r>
          <w:t xml:space="preserve">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so no fraction equals it exactly.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The fraction</w:t>
        </w:r>
      </w:ins>
      <w:ins w:id="48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is close,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but</w:t>
        </w:r>
      </w:ins>
      <w:ins w:id="49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[31]</w:t>
        </w:r>
      </w:ins>
      <w:ins w:id="497" w:author="PR Preview" w:date="2026-01-01T00:00:00Z">
        <w:r>
          <w:t xml:space="preserve">.</w:t>
        </w:r>
      </w:ins>
    </w:p>
    <w:bookmarkEnd w:id="240"/>
    <w:bookmarkStart w:id="242" w:name="def-natural-log"/>
    <w:p>
      <w:pPr>
        <w:pStyle w:val="BodyText"/>
      </w:pPr>
      <w:ins w:id="498" w:author="PR Preview" w:date="2026-01-01T00:00:00Z">
        <w:r>
          <w:rPr>
            <w:b/>
            <w:bCs/>
          </w:rPr>
          <w:t xml:space="preserve">Definition 75 (Natural logarithm)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For a real number</w:t>
        </w:r>
      </w:ins>
      <w:ins w:id="50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502" w:author="PR Preview" w:date="2026-01-01T00:00:00Z">
        <w:r>
          <w:t xml:space="preserve">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the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rPr>
            <w:b/>
            <w:bCs/>
          </w:rPr>
          <w:t xml:space="preserve">natural logarithm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of</w:t>
        </w:r>
      </w:ins>
      <w:ins w:id="509" w:author="PR Preview" w:date="2026-01-01T00:00:00Z">
        <w:r>
          <w:t xml:space="preserve"> </w:t>
        </w:r>
      </w:ins>
      <m:oMath>
        <m:r>
          <m:t>a</m:t>
        </m:r>
      </m:oMath>
      <w:ins w:id="510" w:author="PR Preview" w:date="2026-01-01T00:00:00Z">
        <w:r>
          <w:t xml:space="preserve">, written</w:t>
        </w:r>
      </w:ins>
      <w:ins w:id="51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[32]</w:t>
        </w:r>
      </w:ins>
      <w:ins w:id="514" w:author="PR Preview" w:date="2026-01-01T00:00:00Z">
        <w:r>
          <w:t xml:space="preserve">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is the real number</w:t>
        </w:r>
      </w:ins>
      <w:ins w:id="517" w:author="PR Preview" w:date="2026-01-01T00:00:00Z">
        <w:r>
          <w:t xml:space="preserve"> </w:t>
        </w:r>
      </w:ins>
      <m:oMath>
        <m:r>
          <m:t>y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with</w:t>
        </w:r>
      </w:ins>
      <w:ins w:id="52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521" w:author="PR Preview" w:date="2026-01-01T00:00:00Z">
        <w:r>
          <w:t xml:space="preserve">.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The exponential function takes each positive value at exactly one input,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so there is exactly one such</w:t>
        </w:r>
      </w:ins>
      <w:ins w:id="526" w:author="PR Preview" w:date="2026-01-01T00:00:00Z">
        <w:r>
          <w:t xml:space="preserve"> </w:t>
        </w:r>
      </w:ins>
      <m:oMath>
        <m:r>
          <m:t>y</m:t>
        </m:r>
      </m:oMath>
      <w:ins w:id="527" w:author="PR Preview" w:date="2026-01-01T00:00:00Z">
        <w:r>
          <w:t xml:space="preserve">,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and</w:t>
        </w:r>
      </w:ins>
      <w:ins w:id="530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is the</w:t>
        </w:r>
      </w:ins>
      <w:ins w:id="533" w:author="PR Preview" w:date="2026-01-01T00:00:00Z">
        <w:r>
          <w:t xml:space="preserve"> </w:t>
        </w:r>
      </w:ins>
      <w:hyperlink r:id="rId241">
        <w:ins w:id="534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of</w:t>
        </w:r>
      </w:ins>
      <w:ins w:id="53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(</w:t>
        </w:r>
      </w:ins>
      <w:hyperlink w:anchor="def-exponential-function">
        <w:ins w:id="540" w:author="PR Preview" w:date="2026-01-01T00:00:00Z">
          <w:r>
            <w:rPr>
              <w:rStyle w:val="Hyperlink"/>
            </w:rPr>
            <w:t xml:space="preserve">Definition 73</w:t>
          </w:r>
        </w:ins>
      </w:hyperlink>
      <w:ins w:id="541" w:author="PR Preview" w:date="2026-01-01T00:00:00Z">
        <w:r>
          <w:t xml:space="preserve">).</w:t>
        </w:r>
      </w:ins>
    </w:p>
    <w:bookmarkEnd w:id="242"/>
    <w:bookmarkStart w:id="243" w:name="rem-log-notation"/>
    <w:p>
      <w:pPr>
        <w:pStyle w:val="BodyText"/>
      </w:pPr>
      <w:ins w:id="542" w:author="PR Preview" w:date="2026-01-01T00:00:00Z">
        <w:r>
          <w:rPr>
            <w:i/>
            <w:iCs/>
          </w:rPr>
          <w:t xml:space="preserve">Remark 19</w:t>
        </w:r>
      </w:ins>
      <w:ins w:id="543" w:author="PR Preview" w:date="2026-01-01T00:00:00Z">
        <w:r>
          <w:t xml:space="preserve"> (Other notations for the natural logarithm). </w:t>
        </w:r>
      </w:ins>
      <w:ins w:id="544" w:author="PR Preview" w:date="2026-01-01T00:00:00Z">
        <w:r>
          <w:t xml:space="preserve">In these notes,</w:t>
        </w:r>
      </w:ins>
      <w:ins w:id="54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is always the natural logarithm,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the logarithm with base</w:t>
        </w:r>
      </w:ins>
      <w:ins w:id="550" w:author="PR Preview" w:date="2026-01-01T00:00:00Z">
        <w:r>
          <w:t xml:space="preserve"> </w:t>
        </w:r>
      </w:ins>
      <m:oMath>
        <m:r>
          <m:t>e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(</w:t>
        </w:r>
      </w:ins>
      <w:hyperlink w:anchor="def-euler-number">
        <w:ins w:id="553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554" w:author="PR Preview" w:date="2026-01-01T00:00:00Z">
        <w:r>
          <w:t xml:space="preserve">)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[33]</w:t>
        </w:r>
      </w:ins>
      <w:ins w:id="557" w:author="PR Preview" w:date="2026-01-01T00:00:00Z">
        <w:r>
          <w:t xml:space="preserve">.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Some sources write</w:t>
        </w:r>
      </w:ins>
      <w:ins w:id="560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for the natural logarithm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and reserve</w:t>
        </w:r>
      </w:ins>
      <w:ins w:id="56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for the logarithm with base 10.</w:t>
        </w:r>
      </w:ins>
    </w:p>
    <w:bookmarkEnd w:id="243"/>
    <w:bookmarkStart w:id="244" w:name="exm-natural-log"/>
    <w:p>
      <w:pPr>
        <w:pStyle w:val="BodyText"/>
      </w:pPr>
      <w:ins w:id="568" w:author="PR Preview" w:date="2026-01-01T00:00:00Z">
        <w:r>
          <w:rPr>
            <w:b/>
            <w:bCs/>
          </w:rPr>
          <w:t xml:space="preserve">Example 49 (Natural logarithms)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71" w:author="PR Preview" w:date="2026-01-01T00:00:00Z">
        <w:r>
          <w:t xml:space="preserve">, because</w:t>
        </w:r>
      </w:ins>
      <w:ins w:id="57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(</w:t>
        </w:r>
      </w:ins>
      <w:hyperlink w:anchor="exm-exponential-function">
        <w:ins w:id="575" w:author="PR Preview" w:date="2026-01-01T00:00:00Z">
          <w:r>
            <w:rPr>
              <w:rStyle w:val="Hyperlink"/>
            </w:rPr>
            <w:t xml:space="preserve">Example 47</w:t>
          </w:r>
        </w:ins>
      </w:hyperlink>
      <w:ins w:id="57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77" w:author="PR Preview" w:date="2026-01-01T00:00:00Z">
        <w:r>
          <w:t xml:space="preserve">, because</w:t>
        </w:r>
      </w:ins>
      <w:ins w:id="57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(</w:t>
        </w:r>
      </w:ins>
      <w:hyperlink w:anchor="def-euler-number">
        <w:ins w:id="581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58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del w:id="583" w:author="PR Preview" w:date="2026-01-01T00:00:00Z">
        <w:r>
          <w:rPr>
            <w:b/>
            <w:bCs/>
          </w:rPr>
          <w:delText xml:space="preserve">Definition 79 (Power with a real exponent)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For a real number</w:delText>
        </w:r>
      </w:del>
      <w:del w:id="58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and a real number</w:delText>
        </w:r>
      </w:del>
      <w:del w:id="589" w:author="PR Preview" w:date="2026-01-01T00:00:00Z">
        <w:r>
          <w:delText xml:space="preserve"> </w:delText>
        </w:r>
      </w:del>
      <m:oMath>
        <m:r>
          <m:t>b</m:t>
        </m:r>
      </m:oMath>
      <w:del w:id="590" w:author="PR Preview" w:date="2026-01-01T00:00:00Z">
        <w:r>
          <w:delText xml:space="preserve">,</w:delText>
        </w:r>
      </w:del>
    </w:p>
    <w:p>
      <w:pPr>
        <w:pStyle w:val="FirstParagraph"/>
      </w:pPr>
      <w:ins w:id="591" w:author="PR Preview" w:date="2026-01-01T00:00:00Z">
        <w:r>
          <w:rPr>
            <w:b/>
            <w:bCs/>
          </w:rPr>
          <w:t xml:space="preserve">Definition 76 (Power with a real exponent)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For a real number</w:t>
        </w:r>
      </w:ins>
      <w:ins w:id="5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and a real number</w:t>
        </w:r>
      </w:ins>
      <w:ins w:id="597" w:author="PR Preview" w:date="2026-01-01T00:00:00Z">
        <w:r>
          <w:t xml:space="preserve"> </w:t>
        </w:r>
      </w:ins>
      <m:oMath>
        <m:r>
          <m:t>b</m:t>
        </m:r>
      </m:oMath>
      <w:ins w:id="59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del w:id="599" w:author="PR Preview" w:date="2026-01-01T00:00:00Z">
        <w:r>
          <w:rPr>
            <w:b/>
            <w:bCs/>
          </w:rPr>
          <w:delText xml:space="preserve">Example 53 (Real powers, and</w:delText>
        </w:r>
      </w:del>
      <w:del w:id="60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601" w:author="PR Preview" w:date="2026-01-01T00:00:00Z">
        <w:r>
          <w:rPr>
            <w:b/>
            <w:bCs/>
          </w:rPr>
          <w:delText xml:space="preserve">)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 </w:delText>
        </w:r>
      </w:del>
    </w:p>
    <w:p>
      <w:pPr>
        <w:pStyle w:val="BodyText"/>
      </w:pPr>
      <w:ins w:id="604" w:author="PR Preview" w:date="2026-01-01T00:00:00Z">
        <w:r>
          <w:rPr>
            <w:b/>
            <w:bCs/>
          </w:rPr>
          <w:t xml:space="preserve">Example 50 (Real powers, and</w:t>
        </w:r>
      </w:ins>
      <w:ins w:id="60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606" w:author="PR Preview" w:date="2026-01-01T00:00:00Z">
        <w:r>
          <w:rPr>
            <w:b/>
            <w:bCs/>
          </w:rPr>
          <w:t xml:space="preserve">)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 </w:t>
        </w:r>
      </w:ins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del w:id="609" w:author="PR Preview" w:date="2026-01-01T00:00:00Z">
        <w:r>
          <w:delText xml:space="preserve">For every real</w:delText>
        </w:r>
      </w:del>
      <w:del w:id="610" w:author="PR Preview" w:date="2026-01-01T00:00:00Z">
        <w:r>
          <w:delText xml:space="preserve"> </w:delText>
        </w:r>
      </w:del>
      <m:oMath>
        <m:r>
          <m:t>x</m:t>
        </m:r>
      </m:oMath>
      <w:del w:id="611" w:author="PR Preview" w:date="2026-01-01T00:00:00Z">
        <w:r>
          <w:delText xml:space="preserve">, with base</w:delText>
        </w:r>
      </w:del>
      <w:del w:id="612" w:author="PR Preview" w:date="2026-01-01T00:00:00Z">
        <w:r>
          <w:delText xml:space="preserve"> </w:delText>
        </w:r>
      </w:del>
      <m:oMath>
        <m:r>
          <m:t>e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(</w:delText>
        </w:r>
      </w:del>
      <w:hyperlink w:anchor="def-euler-number">
        <w:del w:id="615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616" w:author="PR Preview" w:date="2026-01-01T00:00:00Z">
        <w:r>
          <w:delText xml:space="preserve">):</w:delText>
        </w:r>
      </w:del>
    </w:p>
    <w:p>
      <w:pPr>
        <w:numPr>
          <w:ilvl w:val="0"/>
          <w:numId w:val="1045"/>
        </w:numPr>
      </w:pPr>
      <w:ins w:id="617" w:author="PR Preview" w:date="2026-01-01T00:00:00Z">
        <w:r>
          <w:t xml:space="preserve">For every real</w:t>
        </w:r>
      </w:ins>
      <w:ins w:id="618" w:author="PR Preview" w:date="2026-01-01T00:00:00Z">
        <w:r>
          <w:t xml:space="preserve"> </w:t>
        </w:r>
      </w:ins>
      <m:oMath>
        <m:r>
          <m:t>x</m:t>
        </m:r>
      </m:oMath>
      <w:ins w:id="619" w:author="PR Preview" w:date="2026-01-01T00:00:00Z">
        <w:r>
          <w:t xml:space="preserve">, with base</w:t>
        </w:r>
      </w:ins>
      <w:ins w:id="620" w:author="PR Preview" w:date="2026-01-01T00:00:00Z">
        <w:r>
          <w:t xml:space="preserve"> </w:t>
        </w:r>
      </w:ins>
      <m:oMath>
        <m:r>
          <m:t>e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(</w:t>
        </w:r>
      </w:ins>
      <w:hyperlink w:anchor="def-euler-number">
        <w:ins w:id="623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62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del w:id="625" w:author="PR Preview" w:date="2026-01-01T00:00:00Z">
        <w:r>
          <w:rPr>
            <w:b/>
            <w:bCs/>
          </w:rPr>
          <w:delText xml:space="preserve">Definition 80 (Real powers of zero and of negative numbers)</w:delText>
        </w:r>
      </w:del>
      <w:del w:id="626" w:author="PR Preview" w:date="2026-01-01T00:00:00Z">
        <w:r>
          <w:delText xml:space="preserve"> </w:delText>
        </w:r>
      </w:del>
      <w:hyperlink w:anchor="def-power">
        <w:del w:id="627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628" w:author="PR Preview" w:date="2026-01-01T00:00:00Z">
        <w:r>
          <w:delText xml:space="preserve">,</w:delText>
        </w:r>
      </w:del>
      <w:del w:id="629" w:author="PR Preview" w:date="2026-01-01T00:00:00Z">
        <w:r>
          <w:delText xml:space="preserve"> </w:delText>
        </w:r>
      </w:del>
      <w:hyperlink w:anchor="def-power-integer">
        <w:del w:id="63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and</w:delText>
        </w:r>
      </w:del>
      <w:del w:id="633" w:author="PR Preview" w:date="2026-01-01T00:00:00Z">
        <w:r>
          <w:delText xml:space="preserve"> </w:delText>
        </w:r>
      </w:del>
      <w:hyperlink w:anchor="def-real-power">
        <w:del w:id="634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leave some powers</w:delText>
        </w:r>
      </w:del>
      <w:del w:id="637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with</w:delText>
        </w:r>
      </w:del>
      <w:del w:id="64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unassigned.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We complete them as follows.</w:delText>
        </w:r>
      </w:del>
    </w:p>
    <w:p>
      <w:pPr>
        <w:pStyle w:val="FirstParagraph"/>
      </w:pPr>
      <w:ins w:id="645" w:author="PR Preview" w:date="2026-01-01T00:00:00Z">
        <w:r>
          <w:rPr>
            <w:b/>
            <w:bCs/>
          </w:rPr>
          <w:t xml:space="preserve">Definition 77 (Real powers of zero and of negative numbers)</w:t>
        </w:r>
      </w:ins>
      <w:ins w:id="646" w:author="PR Preview" w:date="2026-01-01T00:00:00Z">
        <w:r>
          <w:t xml:space="preserve"> </w:t>
        </w:r>
      </w:ins>
      <w:hyperlink w:anchor="def-power">
        <w:ins w:id="64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hyperlink w:anchor="def-power-integer">
        <w:ins w:id="65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and</w:t>
        </w:r>
      </w:ins>
      <w:ins w:id="653" w:author="PR Preview" w:date="2026-01-01T00:00:00Z">
        <w:r>
          <w:t xml:space="preserve"> </w:t>
        </w:r>
      </w:ins>
      <w:hyperlink w:anchor="def-real-power">
        <w:ins w:id="654" w:author="PR Preview" w:date="2026-01-01T00:00:00Z">
          <w:r>
            <w:rPr>
              <w:rStyle w:val="Hyperlink"/>
            </w:rPr>
            <w:t xml:space="preserve">Definition 76</w:t>
          </w:r>
        </w:ins>
      </w:hyperlink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leave some powers</w:t>
        </w:r>
      </w:ins>
      <w:ins w:id="65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with</w:t>
        </w:r>
      </w:ins>
      <w:ins w:id="66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unassigned.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del w:id="665" w:author="PR Preview" w:date="2026-01-01T00:00:00Z">
        <w:r>
          <w:rPr>
            <w:b/>
            <w:bCs/>
          </w:rPr>
          <w:delText xml:space="preserve">Example 54 (Powers of zero and of negative numbers)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 </w:delText>
        </w:r>
      </w:del>
    </w:p>
    <w:p>
      <w:pPr>
        <w:pStyle w:val="FirstParagraph"/>
      </w:pPr>
      <w:ins w:id="668" w:author="PR Preview" w:date="2026-01-01T00:00:00Z">
        <w:r>
          <w:rPr>
            <w:b/>
            <w:bCs/>
          </w:rPr>
          <w:t xml:space="preserve">Example 51 (Powers of zero and of negative numbers)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del w:id="671" w:author="PR Preview" w:date="2026-01-01T00:00:00Z">
        <w:r>
          <w:rPr>
            <w:b/>
            <w:bCs/>
          </w:rPr>
          <w:delText xml:space="preserve">Example 55 (Exponential of a sum)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With</w:delText>
        </w:r>
      </w:del>
      <w:del w:id="6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and</w:delText>
        </w:r>
      </w:del>
      <w:del w:id="67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678" w:author="PR Preview" w:date="2026-01-01T00:00:00Z">
        <w:r>
          <w:delText xml:space="preserve">,</w:delText>
        </w:r>
      </w:del>
      <w:del w:id="67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680" w:author="PR Preview" w:date="2026-01-01T00:00:00Z">
        <w:r>
          <w:delText xml:space="preserve">,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and</w:delText>
        </w:r>
      </w:del>
      <w:del w:id="68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684" w:author="PR Preview" w:date="2026-01-01T00:00:00Z">
        <w:r>
          <w:delText xml:space="preserve">.</w:delText>
        </w:r>
      </w:del>
    </w:p>
    <w:p>
      <w:pPr>
        <w:pStyle w:val="FirstParagraph"/>
      </w:pPr>
      <w:ins w:id="685" w:author="PR Preview" w:date="2026-01-01T00:00:00Z">
        <w:r>
          <w:rPr>
            <w:b/>
            <w:bCs/>
          </w:rPr>
          <w:t xml:space="preserve">Example 52 (Exponential of a sum)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With</w:t>
        </w:r>
      </w:ins>
      <w:ins w:id="6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and</w:t>
        </w:r>
      </w:ins>
      <w:ins w:id="69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692" w:author="PR Preview" w:date="2026-01-01T00:00:00Z">
        <w:r>
          <w:t xml:space="preserve">,</w:t>
        </w:r>
      </w:ins>
      <w:ins w:id="69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694" w:author="PR Preview" w:date="2026-01-01T00:00:00Z">
        <w:r>
          <w:t xml:space="preserve">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and</w:t>
        </w:r>
      </w:ins>
      <w:ins w:id="69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698" w:author="PR Preview" w:date="2026-01-01T00:00:00Z">
        <w:r>
          <w:t xml:space="preserve">.</w:t>
        </w:r>
      </w:ins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del w:id="699" w:author="PR Preview" w:date="2026-01-01T00:00:00Z">
        <w:r>
          <w:rPr>
            <w:b/>
            <w:bCs/>
          </w:rPr>
          <w:delText xml:space="preserve">Example 56 (Exponential of a difference)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With</w:delText>
        </w:r>
      </w:del>
      <w:del w:id="70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and</w:delText>
        </w:r>
      </w:del>
      <w:del w:id="70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706" w:author="PR Preview" w:date="2026-01-01T00:00:00Z">
        <w:r>
          <w:delText xml:space="preserve">,</w:delText>
        </w:r>
      </w:del>
      <w:del w:id="70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708" w:author="PR Preview" w:date="2026-01-01T00:00:00Z">
        <w:r>
          <w:delText xml:space="preserve">,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and</w:delText>
        </w:r>
      </w:del>
      <w:del w:id="71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712" w:author="PR Preview" w:date="2026-01-01T00:00:00Z">
        <w:r>
          <w:delText xml:space="preserve">.</w:delText>
        </w:r>
      </w:del>
    </w:p>
    <w:p>
      <w:pPr>
        <w:pStyle w:val="FirstParagraph"/>
      </w:pPr>
      <w:ins w:id="713" w:author="PR Preview" w:date="2026-01-01T00:00:00Z">
        <w:r>
          <w:rPr>
            <w:b/>
            <w:bCs/>
          </w:rPr>
          <w:t xml:space="preserve">Example 53 (Exponential of a difference)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With</w:t>
        </w:r>
      </w:ins>
      <w:ins w:id="7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and</w:t>
        </w:r>
      </w:ins>
      <w:ins w:id="71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720" w:author="PR Preview" w:date="2026-01-01T00:00:00Z">
        <w:r>
          <w:t xml:space="preserve">,</w:t>
        </w:r>
      </w:ins>
      <w:ins w:id="721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722" w:author="PR Preview" w:date="2026-01-01T00:00:00Z">
        <w:r>
          <w:t xml:space="preserve">,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and</w:t>
        </w:r>
      </w:ins>
      <w:ins w:id="72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726" w:author="PR Preview" w:date="2026-01-01T00:00:00Z">
        <w:r>
          <w:t xml:space="preserve">.</w:t>
        </w:r>
      </w:ins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del w:id="727" w:author="PR Preview" w:date="2026-01-01T00:00:00Z">
        <w:r>
          <w:rPr>
            <w:b/>
            <w:bCs/>
          </w:rPr>
          <w:delText xml:space="preserve">Example 57 (Power of a sum)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With</w:delText>
        </w:r>
      </w:del>
      <w:del w:id="73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731" w:author="PR Preview" w:date="2026-01-01T00:00:00Z">
        <w:r>
          <w:delText xml:space="preserve">,</w:delText>
        </w:r>
      </w:del>
      <w:del w:id="73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733" w:author="PR Preview" w:date="2026-01-01T00:00:00Z">
        <w:r>
          <w:delText xml:space="preserve">, and</w:delText>
        </w:r>
      </w:del>
      <w:del w:id="73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735" w:author="PR Preview" w:date="2026-01-01T00:00:00Z">
        <w:r>
          <w:delText xml:space="preserve">,</w:delText>
        </w:r>
      </w:del>
    </w:p>
    <w:p>
      <w:pPr>
        <w:pStyle w:val="FirstParagraph"/>
      </w:pPr>
      <w:ins w:id="736" w:author="PR Preview" w:date="2026-01-01T00:00:00Z">
        <w:r>
          <w:rPr>
            <w:b/>
            <w:bCs/>
          </w:rPr>
          <w:t xml:space="preserve">Example 54 (Power of a sum)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With</w:t>
        </w:r>
      </w:ins>
      <w:ins w:id="7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740" w:author="PR Preview" w:date="2026-01-01T00:00:00Z">
        <w:r>
          <w:t xml:space="preserve">,</w:t>
        </w:r>
      </w:ins>
      <w:ins w:id="74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742" w:author="PR Preview" w:date="2026-01-01T00:00:00Z">
        <w:r>
          <w:t xml:space="preserve">, and</w:t>
        </w:r>
      </w:ins>
      <w:ins w:id="74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74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del w:id="745" w:author="PR Preview" w:date="2026-01-01T00:00:00Z">
        <w:r>
          <w:rPr>
            <w:b/>
            <w:bCs/>
          </w:rPr>
          <w:delText xml:space="preserve">Example 58 (Power of a product)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With</w:delText>
        </w:r>
      </w:del>
      <w:del w:id="7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749" w:author="PR Preview" w:date="2026-01-01T00:00:00Z">
        <w:r>
          <w:delText xml:space="preserve">,</w:delText>
        </w:r>
      </w:del>
      <w:del w:id="75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751" w:author="PR Preview" w:date="2026-01-01T00:00:00Z">
        <w:r>
          <w:delText xml:space="preserve">, and</w:delText>
        </w:r>
      </w:del>
      <w:del w:id="75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753" w:author="PR Preview" w:date="2026-01-01T00:00:00Z">
        <w:r>
          <w:delText xml:space="preserve">,</w:delText>
        </w:r>
      </w:del>
    </w:p>
    <w:p>
      <w:pPr>
        <w:pStyle w:val="BodyText"/>
      </w:pPr>
      <w:ins w:id="754" w:author="PR Preview" w:date="2026-01-01T00:00:00Z">
        <w:r>
          <w:rPr>
            <w:b/>
            <w:bCs/>
          </w:rPr>
          <w:t xml:space="preserve">Example 55 (Power of a product)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With</w:t>
        </w:r>
      </w:ins>
      <w:ins w:id="7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758" w:author="PR Preview" w:date="2026-01-01T00:00:00Z">
        <w:r>
          <w:t xml:space="preserve">,</w:t>
        </w:r>
      </w:ins>
      <w:ins w:id="75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760" w:author="PR Preview" w:date="2026-01-01T00:00:00Z">
        <w:r>
          <w:t xml:space="preserve">, and</w:t>
        </w:r>
      </w:ins>
      <w:ins w:id="76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76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del w:id="763" w:author="PR Preview" w:date="2026-01-01T00:00:00Z">
        <w:r>
          <w:rPr>
            <w:b/>
            <w:bCs/>
          </w:rPr>
          <w:delText xml:space="preserve">Example 59 (A negative base)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With</w:delText>
        </w:r>
      </w:del>
      <w:del w:id="7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767" w:author="PR Preview" w:date="2026-01-01T00:00:00Z">
        <w:r>
          <w:delText xml:space="preserve">,</w:delText>
        </w:r>
      </w:del>
      <w:del w:id="76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769" w:author="PR Preview" w:date="2026-01-01T00:00:00Z">
        <w:r>
          <w:delText xml:space="preserve">, and</w:delText>
        </w:r>
      </w:del>
      <w:del w:id="77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771" w:author="PR Preview" w:date="2026-01-01T00:00:00Z">
        <w:r>
          <w:delText xml:space="preserve">:</w:delText>
        </w:r>
      </w:del>
    </w:p>
    <w:p>
      <w:pPr>
        <w:pStyle w:val="FirstParagraph"/>
      </w:pPr>
      <w:ins w:id="772" w:author="PR Preview" w:date="2026-01-01T00:00:00Z">
        <w:r>
          <w:rPr>
            <w:b/>
            <w:bCs/>
          </w:rPr>
          <w:t xml:space="preserve">Example 56 (A negative base)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With</w:t>
        </w:r>
      </w:ins>
      <w:ins w:id="7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778" w:author="PR Preview" w:date="2026-01-01T00:00:00Z">
        <w:r>
          <w:t xml:space="preserve">, and</w:t>
        </w:r>
      </w:ins>
      <w:ins w:id="7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7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del w:id="781" w:author="PR Preview" w:date="2026-01-01T00:00:00Z">
        <w:r>
          <w:rPr>
            <w:i/>
            <w:iCs/>
          </w:rPr>
          <w:delText xml:space="preserve">Remark 20</w:delText>
        </w:r>
      </w:del>
      <w:del w:id="782" w:author="PR Preview" w:date="2026-01-01T00:00:00Z">
        <w:r>
          <w:delText xml:space="preserve"> (Tarski’s high school identities). </w:delText>
        </w:r>
      </w:del>
      <w:del w:id="783" w:author="PR Preview" w:date="2026-01-01T00:00:00Z">
        <w:r>
          <w:delText xml:space="preserve">Restricted to positive integers,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the following results are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Tarski’s eleven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“high school”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identities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[36]</w:delText>
        </w:r>
      </w:del>
      <w:del w:id="794" w:author="PR Preview" w:date="2026-01-01T00:00:00Z">
        <w:r>
          <w:delText xml:space="preserve">:</w:delText>
        </w:r>
      </w:del>
    </w:p>
    <w:p>
      <w:pPr>
        <w:pStyle w:val="FirstParagraph"/>
      </w:pPr>
      <w:ins w:id="795" w:author="PR Preview" w:date="2026-01-01T00:00:00Z">
        <w:r>
          <w:rPr>
            <w:i/>
            <w:iCs/>
          </w:rPr>
          <w:t xml:space="preserve">Remark 20</w:t>
        </w:r>
      </w:ins>
      <w:ins w:id="796" w:author="PR Preview" w:date="2026-01-01T00:00:00Z">
        <w:r>
          <w:t xml:space="preserve"> (Tarski’s high school identities). </w:t>
        </w:r>
      </w:ins>
      <w:ins w:id="797" w:author="PR Preview" w:date="2026-01-01T00:00:00Z">
        <w:r>
          <w:t xml:space="preserve">Restricted to positive integers,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the following results are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Tarski’s eleven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“high school”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identities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[34]</w:t>
        </w:r>
      </w:ins>
      <w:ins w:id="80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del w:id="809" w:author="PR Preview" w:date="2026-01-01T00:00:00Z">
        <w:r>
          <w:rPr>
            <w:b/>
            <w:bCs/>
          </w:rPr>
          <w:delText xml:space="preserve">Definition 81 (Contour line)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For a function</w:delText>
        </w:r>
      </w:del>
      <w:del w:id="812" w:author="PR Preview" w:date="2026-01-01T00:00:00Z">
        <w:r>
          <w:delText xml:space="preserve"> </w:delText>
        </w:r>
      </w:del>
      <m:oMath>
        <m:r>
          <m:t>g</m:t>
        </m:r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of two real variables</w:delText>
        </w:r>
      </w:del>
      <w:del w:id="815" w:author="PR Preview" w:date="2026-01-01T00:00:00Z">
        <w:r>
          <w:delText xml:space="preserve"> </w:delText>
        </w:r>
      </w:del>
      <m:oMath>
        <m:r>
          <m:t>b</m:t>
        </m:r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and</w:delText>
        </w:r>
      </w:del>
      <w:del w:id="818" w:author="PR Preview" w:date="2026-01-01T00:00:00Z">
        <w:r>
          <w:delText xml:space="preserve"> </w:delText>
        </w:r>
      </w:del>
      <m:oMath>
        <m:r>
          <m:t>c</m:t>
        </m:r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and a number</w:delText>
        </w:r>
      </w:del>
      <w:del w:id="821" w:author="PR Preview" w:date="2026-01-01T00:00:00Z">
        <w:r>
          <w:delText xml:space="preserve"> </w:delText>
        </w:r>
      </w:del>
      <m:oMath>
        <m:r>
          <m:t>k</m:t>
        </m:r>
      </m:oMath>
      <w:del w:id="822" w:author="PR Preview" w:date="2026-01-01T00:00:00Z">
        <w:r>
          <w:delText xml:space="preserve">,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the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rPr>
            <w:b/>
            <w:bCs/>
          </w:rPr>
          <w:delText xml:space="preserve">contour line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[37]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of</w:delText>
        </w:r>
      </w:del>
      <w:del w:id="831" w:author="PR Preview" w:date="2026-01-01T00:00:00Z">
        <w:r>
          <w:delText xml:space="preserve"> </w:delText>
        </w:r>
      </w:del>
      <m:oMath>
        <m:r>
          <m:t>g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at height</w:delText>
        </w:r>
      </w:del>
      <w:del w:id="834" w:author="PR Preview" w:date="2026-01-01T00:00:00Z">
        <w:r>
          <w:delText xml:space="preserve"> </w:delText>
        </w:r>
      </w:del>
      <m:oMath>
        <m:r>
          <m:t>k</m:t>
        </m:r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is the set of points where</w:delText>
        </w:r>
      </w:del>
      <w:del w:id="837" w:author="PR Preview" w:date="2026-01-01T00:00:00Z">
        <w:r>
          <w:delText xml:space="preserve"> </w:delText>
        </w:r>
      </w:del>
      <m:oMath>
        <m:r>
          <m:t>g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equals</w:delText>
        </w:r>
      </w:del>
      <w:del w:id="840" w:author="PR Preview" w:date="2026-01-01T00:00:00Z">
        <w:r>
          <w:delText xml:space="preserve"> </w:delText>
        </w:r>
      </w:del>
      <m:oMath>
        <m:r>
          <m:t>k</m:t>
        </m:r>
      </m:oMath>
      <w:del w:id="84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del w:id="842" w:author="PR Preview" w:date="2026-01-01T00:00:00Z">
        <w:r>
          <w:rPr>
            <w:b/>
            <w:bCs/>
          </w:rPr>
          <w:delText xml:space="preserve">Example 60 (Contour lines of a bowl)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For</w:delText>
        </w:r>
      </w:del>
      <w:del w:id="84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846" w:author="PR Preview" w:date="2026-01-01T00:00:00Z">
        <w:r>
          <w:delText xml:space="preserve">,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the contour line at height</w:delText>
        </w:r>
      </w:del>
      <w:del w:id="84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is</w:delText>
        </w:r>
      </w:del>
      <w:del w:id="8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853" w:author="PR Preview" w:date="2026-01-01T00:00:00Z">
        <w:r>
          <w:delText xml:space="preserve">,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the circle of radius</w:delText>
        </w:r>
      </w:del>
      <w:del w:id="856" w:author="PR Preview" w:date="2026-01-01T00:00:00Z">
        <w:r>
          <w:delText xml:space="preserve"> </w:delText>
        </w:r>
      </w:del>
      <m:oMath>
        <m:r>
          <m:t>2</m:t>
        </m:r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around</w:delText>
        </w:r>
      </w:del>
      <w:del w:id="8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60" w:author="PR Preview" w:date="2026-01-01T00:00:00Z">
        <w:r>
          <w:delText xml:space="preserve">: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for example,</w:delText>
        </w:r>
      </w:del>
    </w:p>
    <w:p>
      <w:pPr>
        <w:pStyle w:val="BodyText"/>
      </w:pPr>
      <w:ins w:id="863" w:author="PR Preview" w:date="2026-01-01T00:00:00Z">
        <w:r>
          <w:rPr>
            <w:b/>
            <w:bCs/>
          </w:rPr>
          <w:t xml:space="preserve">Definition 78 (Contour line)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For a function</w:t>
        </w:r>
      </w:ins>
      <w:ins w:id="866" w:author="PR Preview" w:date="2026-01-01T00:00:00Z">
        <w:r>
          <w:t xml:space="preserve"> </w:t>
        </w:r>
      </w:ins>
      <m:oMath>
        <m:r>
          <m:t>g</m:t>
        </m:r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of two real variables</w:t>
        </w:r>
      </w:ins>
      <w:ins w:id="869" w:author="PR Preview" w:date="2026-01-01T00:00:00Z">
        <w:r>
          <w:t xml:space="preserve"> </w:t>
        </w:r>
      </w:ins>
      <m:oMath>
        <m:r>
          <m:t>b</m:t>
        </m:r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and</w:t>
        </w:r>
      </w:ins>
      <w:ins w:id="872" w:author="PR Preview" w:date="2026-01-01T00:00:00Z">
        <w:r>
          <w:t xml:space="preserve"> </w:t>
        </w:r>
      </w:ins>
      <m:oMath>
        <m:r>
          <m:t>c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and a number</w:t>
        </w:r>
      </w:ins>
      <w:ins w:id="875" w:author="PR Preview" w:date="2026-01-01T00:00:00Z">
        <w:r>
          <w:t xml:space="preserve"> </w:t>
        </w:r>
      </w:ins>
      <m:oMath>
        <m:r>
          <m:t>k</m:t>
        </m:r>
      </m:oMath>
      <w:ins w:id="876" w:author="PR Preview" w:date="2026-01-01T00:00:00Z">
        <w:r>
          <w:t xml:space="preserve">,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the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rPr>
            <w:b/>
            <w:bCs/>
          </w:rPr>
          <w:t xml:space="preserve">contour line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[35]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of</w:t>
        </w:r>
      </w:ins>
      <w:ins w:id="885" w:author="PR Preview" w:date="2026-01-01T00:00:00Z">
        <w:r>
          <w:t xml:space="preserve"> </w:t>
        </w:r>
      </w:ins>
      <m:oMath>
        <m:r>
          <m:t>g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at height</w:t>
        </w:r>
      </w:ins>
      <w:ins w:id="888" w:author="PR Preview" w:date="2026-01-01T00:00:00Z">
        <w:r>
          <w:t xml:space="preserve"> </w:t>
        </w:r>
      </w:ins>
      <m:oMath>
        <m:r>
          <m:t>k</m:t>
        </m:r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is the set of points where</w:t>
        </w:r>
      </w:ins>
      <w:ins w:id="891" w:author="PR Preview" w:date="2026-01-01T00:00:00Z">
        <w:r>
          <w:t xml:space="preserve"> </w:t>
        </w:r>
      </w:ins>
      <m:oMath>
        <m:r>
          <m:t>g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equals</w:t>
        </w:r>
      </w:ins>
      <w:ins w:id="894" w:author="PR Preview" w:date="2026-01-01T00:00:00Z">
        <w:r>
          <w:t xml:space="preserve"> </w:t>
        </w:r>
      </w:ins>
      <m:oMath>
        <m:r>
          <m:t>k</m:t>
        </m:r>
      </m:oMath>
      <w:ins w:id="8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ins w:id="896" w:author="PR Preview" w:date="2026-01-01T00:00:00Z">
        <w:r>
          <w:rPr>
            <w:b/>
            <w:bCs/>
          </w:rPr>
          <w:t xml:space="preserve">Example 57 (Contour lines of a bowl)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For</w:t>
        </w:r>
      </w:ins>
      <w:ins w:id="89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900" w:author="PR Preview" w:date="2026-01-01T00:00:00Z">
        <w:r>
          <w:t xml:space="preserve">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the contour line at height</w:t>
        </w:r>
      </w:ins>
      <w:ins w:id="90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</w:t>
        </w:r>
      </w:ins>
      <w:ins w:id="90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907" w:author="PR Preview" w:date="2026-01-01T00:00:00Z">
        <w:r>
          <w:t xml:space="preserve">,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the circle of radius</w:t>
        </w:r>
      </w:ins>
      <w:ins w:id="910" w:author="PR Preview" w:date="2026-01-01T00:00:00Z">
        <w:r>
          <w:t xml:space="preserve"> </w:t>
        </w:r>
      </w:ins>
      <m:oMath>
        <m:r>
          <m:t>2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around</w:t>
        </w:r>
      </w:ins>
      <w:ins w:id="9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14" w:author="PR Preview" w:date="2026-01-01T00:00:00Z">
        <w:r>
          <w:t xml:space="preserve">: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del w:id="917" w:author="PR Preview" w:date="2026-01-01T00:00:00Z">
        <w:r>
          <w:rPr>
            <w:i/>
            <w:iCs/>
          </w:rPr>
          <w:delText xml:space="preserve">Solution 9</w:delText>
        </w:r>
      </w:del>
      <w:del w:id="918" w:author="PR Preview" w:date="2026-01-01T00:00:00Z">
        <w:r>
          <w:delText xml:space="preserve">. </w:delText>
        </w:r>
      </w:del>
      <w:del w:id="919" w:author="PR Preview" w:date="2026-01-01T00:00:00Z">
        <w:r>
          <w:delText xml:space="preserve">We only count a pair</w:delText>
        </w:r>
      </w:del>
      <w:del w:id="9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when</w:delText>
        </w:r>
      </w:del>
      <w:del w:id="923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is defined,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so for</w:delText>
        </w:r>
      </w:del>
      <w:del w:id="92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we only consider integer</w:delText>
        </w:r>
      </w:del>
      <w:del w:id="931" w:author="PR Preview" w:date="2026-01-01T00:00:00Z">
        <w:r>
          <w:delText xml:space="preserve"> </w:delText>
        </w:r>
      </w:del>
      <m:oMath>
        <m:r>
          <m:t>c</m:t>
        </m:r>
      </m:oMath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(</w:delText>
        </w:r>
      </w:del>
      <w:hyperlink w:anchor="def-power-nonpositive-base">
        <w:del w:id="934" w:author="PR Preview" w:date="2026-01-01T00:00:00Z">
          <w:r>
            <w:rPr>
              <w:rStyle w:val="Hyperlink"/>
            </w:rPr>
            <w:delText xml:space="preserve">Definition 80</w:delText>
          </w:r>
        </w:del>
      </w:hyperlink>
      <w:del w:id="935" w:author="PR Preview" w:date="2026-01-01T00:00:00Z">
        <w:r>
          <w:delText xml:space="preserve">).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With that convention,</w:delText>
        </w:r>
      </w:del>
      <w:del w:id="938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941" w:author="PR Preview" w:date="2026-01-01T00:00:00Z">
        <w:r>
          <w:rPr>
            <w:i/>
            <w:iCs/>
          </w:rPr>
          <w:t xml:space="preserve">Solution 9</w:t>
        </w:r>
      </w:ins>
      <w:ins w:id="942" w:author="PR Preview" w:date="2026-01-01T00:00:00Z">
        <w:r>
          <w:t xml:space="preserve">. </w:t>
        </w:r>
      </w:ins>
      <w:ins w:id="943" w:author="PR Preview" w:date="2026-01-01T00:00:00Z">
        <w:r>
          <w:t xml:space="preserve">We only count a pair</w:t>
        </w:r>
      </w:ins>
      <w:ins w:id="9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when</w:t>
        </w:r>
      </w:ins>
      <w:ins w:id="94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is defined,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so for</w:t>
        </w:r>
      </w:ins>
      <w:ins w:id="95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we only consider integer</w:t>
        </w:r>
      </w:ins>
      <w:ins w:id="955" w:author="PR Preview" w:date="2026-01-01T00:00:00Z">
        <w:r>
          <w:t xml:space="preserve"> </w:t>
        </w:r>
      </w:ins>
      <m:oMath>
        <m:r>
          <m:t>c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(</w:t>
        </w:r>
      </w:ins>
      <w:hyperlink w:anchor="def-power-nonpositive-base">
        <w:ins w:id="958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959" w:author="PR Preview" w:date="2026-01-01T00:00:00Z">
        <w:r>
          <w:t xml:space="preserve">).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With that convention,</w:t>
        </w:r>
      </w:ins>
      <w:ins w:id="962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del w:id="965" w:author="PR Preview" w:date="2026-01-01T00:00:00Z">
        <w:r>
          <w:rPr>
            <w:b/>
            <w:bCs/>
          </w:rPr>
          <w:delText xml:space="preserve">Theorem 31 (When exponentiation equals multiplication)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Let</w:delText>
        </w:r>
      </w:del>
      <w:del w:id="96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969" w:author="PR Preview" w:date="2026-01-01T00:00:00Z">
        <w:r>
          <w:delText xml:space="preserve">, where</w:delText>
        </w:r>
      </w:del>
      <w:del w:id="970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is defined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(for</w:delText>
        </w:r>
      </w:del>
      <w:del w:id="97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976" w:author="PR Preview" w:date="2026-01-01T00:00:00Z">
        <w:r>
          <w:delText xml:space="preserve">, only integer</w:delText>
        </w:r>
      </w:del>
      <w:del w:id="977" w:author="PR Preview" w:date="2026-01-01T00:00:00Z">
        <w:r>
          <w:delText xml:space="preserve"> </w:delText>
        </w:r>
      </w:del>
      <m:oMath>
        <m:r>
          <m:t>c</m:t>
        </m:r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is allowed;</w:delText>
        </w:r>
      </w:del>
      <w:del w:id="980" w:author="PR Preview" w:date="2026-01-01T00:00:00Z">
        <w:r>
          <w:delText xml:space="preserve"> </w:delText>
        </w:r>
      </w:del>
      <w:hyperlink w:anchor="def-power-nonpositive-base">
        <w:del w:id="981" w:author="PR Preview" w:date="2026-01-01T00:00:00Z">
          <w:r>
            <w:rPr>
              <w:rStyle w:val="Hyperlink"/>
            </w:rPr>
            <w:delText xml:space="preserve">Definition 80</w:delText>
          </w:r>
        </w:del>
      </w:hyperlink>
      <w:del w:id="982" w:author="PR Preview" w:date="2026-01-01T00:00:00Z">
        <w:r>
          <w:delText xml:space="preserve">).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Then</w:delText>
        </w:r>
      </w:del>
      <w:del w:id="985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if and only if one of the following holds:</w:delText>
        </w:r>
      </w:del>
    </w:p>
    <w:p>
      <w:pPr>
        <w:pStyle w:val="BodyText"/>
      </w:pPr>
      <w:ins w:id="988" w:author="PR Preview" w:date="2026-01-01T00:00:00Z">
        <w:r>
          <w:rPr>
            <w:b/>
            <w:bCs/>
          </w:rPr>
          <w:t xml:space="preserve">Theorem 31 (When exponentiation equals multiplication)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Let</w:t>
        </w:r>
      </w:ins>
      <w:ins w:id="99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992" w:author="PR Preview" w:date="2026-01-01T00:00:00Z">
        <w:r>
          <w:t xml:space="preserve">, where</w:t>
        </w:r>
      </w:ins>
      <w:ins w:id="99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is defined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(for</w:t>
        </w:r>
      </w:ins>
      <w:ins w:id="99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999" w:author="PR Preview" w:date="2026-01-01T00:00:00Z">
        <w:r>
          <w:t xml:space="preserve">, only integer</w:t>
        </w:r>
      </w:ins>
      <w:ins w:id="1000" w:author="PR Preview" w:date="2026-01-01T00:00:00Z">
        <w:r>
          <w:t xml:space="preserve"> </w:t>
        </w:r>
      </w:ins>
      <m:oMath>
        <m:r>
          <m:t>c</m:t>
        </m:r>
      </m:oMath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is allowed;</w:t>
        </w:r>
      </w:ins>
      <w:ins w:id="1003" w:author="PR Preview" w:date="2026-01-01T00:00:00Z">
        <w:r>
          <w:t xml:space="preserve"> </w:t>
        </w:r>
      </w:ins>
      <w:hyperlink w:anchor="def-power-nonpositive-base">
        <w:ins w:id="1004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1005" w:author="PR Preview" w:date="2026-01-01T00:00:00Z">
        <w:r>
          <w:t xml:space="preserve">).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Then</w:t>
        </w:r>
      </w:ins>
      <w:ins w:id="1008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if and only if one of the following holds:</w:t>
        </w:r>
      </w:ins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del w:id="1011" w:author="PR Preview" w:date="2026-01-01T00:00:00Z">
        <w:r>
          <w:rPr>
            <w:b/>
            <w:bCs/>
          </w:rPr>
          <w:delText xml:space="preserve">Case</w:delText>
        </w:r>
      </w:del>
      <w:del w:id="1012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1013" w:author="PR Preview" w:date="2026-01-01T00:00:00Z">
        <w:r>
          <w:rPr>
            <w:b/>
            <w:bCs/>
          </w:rPr>
          <w:delText xml:space="preserve">.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Here we cannot take logarithms, so we work from the values of powers of</w:delText>
        </w:r>
      </w:del>
      <w:del w:id="1016" w:author="PR Preview" w:date="2026-01-01T00:00:00Z">
        <w:r>
          <w:delText xml:space="preserve"> </w:delText>
        </w:r>
      </w:del>
      <m:oMath>
        <m:r>
          <m:t>0</m:t>
        </m:r>
      </m:oMath>
      <w:del w:id="1017" w:author="PR Preview" w:date="2026-01-01T00:00:00Z">
        <w:r>
          <w:delText xml:space="preserve">:</w:delText>
        </w:r>
      </w:del>
      <w:del w:id="1018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for</w:delText>
        </w:r>
      </w:del>
      <w:del w:id="102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(</w:delText>
        </w:r>
      </w:del>
      <w:hyperlink w:anchor="def-power-nonpositive-base">
        <w:del w:id="1024" w:author="PR Preview" w:date="2026-01-01T00:00:00Z">
          <w:r>
            <w:rPr>
              <w:rStyle w:val="Hyperlink"/>
            </w:rPr>
            <w:delText xml:space="preserve">Definition 80</w:delText>
          </w:r>
        </w:del>
      </w:hyperlink>
      <w:del w:id="1025" w:author="PR Preview" w:date="2026-01-01T00:00:00Z">
        <w:r>
          <w:delText xml:space="preserve">),</w:delText>
        </w:r>
      </w:del>
      <w:del w:id="1026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1027" w:author="PR Preview" w:date="2026-01-01T00:00:00Z">
        <w:r>
          <w:delText xml:space="preserve">,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and</w:delText>
        </w:r>
      </w:del>
      <w:del w:id="1030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is undefined for</w:delText>
        </w:r>
      </w:del>
      <w:del w:id="103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1034" w:author="PR Preview" w:date="2026-01-01T00:00:00Z">
        <w:r>
          <w:delText xml:space="preserve">.</w:delText>
        </w:r>
      </w:del>
    </w:p>
    <w:p>
      <w:pPr>
        <w:pStyle w:val="FirstParagraph"/>
      </w:pPr>
      <w:ins w:id="1035" w:author="PR Preview" w:date="2026-01-01T00:00:00Z">
        <w:r>
          <w:rPr>
            <w:b/>
            <w:bCs/>
          </w:rPr>
          <w:t xml:space="preserve">Case</w:t>
        </w:r>
      </w:ins>
      <w:ins w:id="1036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037" w:author="PR Preview" w:date="2026-01-01T00:00:00Z">
        <w:r>
          <w:rPr>
            <w:b/>
            <w:bCs/>
          </w:rPr>
          <w:t xml:space="preserve">.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Here we cannot take logarithms, so we work from the values of powers of</w:t>
        </w:r>
      </w:ins>
      <w:ins w:id="1040" w:author="PR Preview" w:date="2026-01-01T00:00:00Z">
        <w:r>
          <w:t xml:space="preserve"> </w:t>
        </w:r>
      </w:ins>
      <m:oMath>
        <m:r>
          <m:t>0</m:t>
        </m:r>
      </m:oMath>
      <w:ins w:id="1041" w:author="PR Preview" w:date="2026-01-01T00:00:00Z">
        <w:r>
          <w:t xml:space="preserve">:</w:t>
        </w:r>
      </w:ins>
      <w:ins w:id="1042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for</w:t>
        </w:r>
      </w:ins>
      <w:ins w:id="104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(</w:t>
        </w:r>
      </w:ins>
      <w:hyperlink w:anchor="def-power-nonpositive-base">
        <w:ins w:id="1048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1049" w:author="PR Preview" w:date="2026-01-01T00:00:00Z">
        <w:r>
          <w:t xml:space="preserve">),</w:t>
        </w:r>
      </w:ins>
      <w:ins w:id="1050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1051" w:author="PR Preview" w:date="2026-01-01T00:00:00Z">
        <w:r>
          <w:t xml:space="preserve">,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and</w:t>
        </w:r>
      </w:ins>
      <w:ins w:id="1054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is undefined for</w:t>
        </w:r>
      </w:ins>
      <w:ins w:id="105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1058" w:author="PR Preview" w:date="2026-01-01T00:00:00Z">
        <w:r>
          <w:t xml:space="preserve">.</w:t>
        </w:r>
      </w:ins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del w:id="1059" w:author="PR Preview" w:date="2026-01-01T00:00:00Z">
        <w:r>
          <w:delText xml:space="preserve">21 Cosine and sine</w:delText>
        </w:r>
      </w:del>
    </w:p>
    <w:p>
      <w:pPr>
        <w:pStyle w:val="FirstParagraph"/>
      </w:pPr>
      <w:del w:id="1060" w:author="PR Preview" w:date="2026-01-01T00:00:00Z">
        <w:r>
          <w:rPr>
            <w:b/>
            <w:bCs/>
          </w:rPr>
          <w:delText xml:space="preserve">Definition 82 (Unit circle)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The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rPr>
            <w:b/>
            <w:bCs/>
          </w:rPr>
          <w:delText xml:space="preserve">unit circle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[38]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is the set of points</w:delText>
        </w:r>
      </w:del>
      <w:del w:id="10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in the plane with</w:delText>
        </w:r>
      </w:del>
      <w:del w:id="1072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073" w:author="PR Preview" w:date="2026-01-01T00:00:00Z">
        <w:r>
          <w:delText xml:space="preserve">.</w:delText>
        </w:r>
      </w:del>
    </w:p>
    <w:p>
      <w:pPr>
        <w:pStyle w:val="BodyText"/>
      </w:pPr>
      <w:del w:id="1074" w:author="PR Preview" w:date="2026-01-01T00:00:00Z">
        <w:r>
          <w:rPr>
            <w:b/>
            <w:bCs/>
          </w:rPr>
          <w:delText xml:space="preserve">Example 61 (Points on the unit circle)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 </w:delText>
        </w:r>
      </w:del>
    </w:p>
    <w:p>
      <w:pPr>
        <w:pStyle w:val="Heading2"/>
      </w:pPr>
      <w:ins w:id="1077" w:author="PR Preview" w:date="2026-01-01T00:00:00Z">
        <w:r>
          <w:t xml:space="preserve">20 Cosine and sine</w:t>
        </w:r>
      </w:ins>
    </w:p>
    <w:bookmarkStart w:id="280" w:name="def-unit-circle"/>
    <w:p>
      <w:pPr>
        <w:pStyle w:val="FirstParagraph"/>
      </w:pPr>
      <w:ins w:id="1078" w:author="PR Preview" w:date="2026-01-01T00:00:00Z">
        <w:r>
          <w:rPr>
            <w:b/>
            <w:bCs/>
          </w:rPr>
          <w:t xml:space="preserve">Definition 79 (Unit circle)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The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rPr>
            <w:b/>
            <w:bCs/>
          </w:rPr>
          <w:t xml:space="preserve">unit circle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[36]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is the set of points</w:t>
        </w:r>
      </w:ins>
      <w:ins w:id="10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in the plane with</w:t>
        </w:r>
      </w:ins>
      <w:ins w:id="109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091" w:author="PR Preview" w:date="2026-01-01T00:00:00Z">
        <w:r>
          <w:t xml:space="preserve">.</w:t>
        </w:r>
      </w:ins>
    </w:p>
    <w:bookmarkEnd w:id="280"/>
    <w:bookmarkStart w:id="281" w:name="exm-unit-circle"/>
    <w:p>
      <w:pPr>
        <w:pStyle w:val="BodyText"/>
      </w:pPr>
      <w:ins w:id="1092" w:author="PR Preview" w:date="2026-01-01T00:00:00Z">
        <w:r>
          <w:rPr>
            <w:b/>
            <w:bCs/>
          </w:rPr>
          <w:t xml:space="preserve">Example 58 (Points on the unit circle)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del w:id="1095" w:author="PR Preview" w:date="2026-01-01T00:00:00Z">
        <w:r>
          <w:rPr>
            <w:b/>
            <w:bCs/>
          </w:rPr>
          <w:delText xml:space="preserve">Definition 83 (The number</w:delText>
        </w:r>
      </w:del>
      <w:del w:id="109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</m:oMath>
      <w:del w:id="1097" w:author="PR Preview" w:date="2026-01-01T00:00:00Z">
        <w:r>
          <w:rPr>
            <w:b/>
            <w:bCs/>
          </w:rPr>
          <w:delText xml:space="preserve">)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The number</w:delText>
        </w:r>
      </w:del>
      <w:del w:id="110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[39]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is half of the circumference of the unit circle (</w:delText>
        </w:r>
      </w:del>
      <w:hyperlink w:anchor="def-unit-circle">
        <w:del w:id="1105" w:author="PR Preview" w:date="2026-01-01T00:00:00Z">
          <w:r>
            <w:rPr>
              <w:rStyle w:val="Hyperlink"/>
            </w:rPr>
            <w:delText xml:space="preserve">Definition 82</w:delText>
          </w:r>
        </w:del>
      </w:hyperlink>
      <w:del w:id="1106" w:author="PR Preview" w:date="2026-01-01T00:00:00Z">
        <w:r>
          <w:delText xml:space="preserve">).</w:delText>
        </w:r>
      </w:del>
    </w:p>
    <w:p>
      <w:pPr>
        <w:pStyle w:val="BodyText"/>
      </w:pPr>
      <w:del w:id="1107" w:author="PR Preview" w:date="2026-01-01T00:00:00Z">
        <w:r>
          <w:rPr>
            <w:b/>
            <w:bCs/>
          </w:rPr>
          <w:delText xml:space="preserve">Example 62 (Distances around the unit circle)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The whole unit circle has circumference</w:delText>
        </w:r>
      </w:del>
      <w:del w:id="1110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</m:oMath>
      <w:del w:id="1111" w:author="PR Preview" w:date="2026-01-01T00:00:00Z">
        <w:r>
          <w:delText xml:space="preserve">.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Moving from</w:delText>
        </w:r>
      </w:del>
      <w:del w:id="11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to</w:delText>
        </w:r>
      </w:del>
      <w:del w:id="11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along the upper half of the circle covers a distance of</w:delText>
        </w:r>
      </w:del>
      <w:del w:id="1120" w:author="PR Preview" w:date="2026-01-01T00:00:00Z">
        <w:r>
          <w:delText xml:space="preserve"> </w:delText>
        </w:r>
      </w:del>
      <m:oMath>
        <m:r>
          <m:t>π</m:t>
        </m:r>
      </m:oMath>
      <w:del w:id="1121" w:author="PR Preview" w:date="2026-01-01T00:00:00Z">
        <w:r>
          <w:delText xml:space="preserve">,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and moving from</w:delText>
        </w:r>
      </w:del>
      <w:del w:id="11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to</w:delText>
        </w:r>
      </w:del>
      <w:del w:id="11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covers a quarter of the circle, a distance of</w:delText>
        </w:r>
      </w:del>
      <w:del w:id="113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1131" w:author="PR Preview" w:date="2026-01-01T00:00:00Z">
        <w:r>
          <w:delText xml:space="preserve">.</w:delText>
        </w:r>
      </w:del>
    </w:p>
    <w:p>
      <w:pPr>
        <w:pStyle w:val="BodyText"/>
      </w:pPr>
      <w:del w:id="1132" w:author="PR Preview" w:date="2026-01-01T00:00:00Z">
        <w:r>
          <w:rPr>
            <w:b/>
            <w:bCs/>
          </w:rPr>
          <w:delText xml:space="preserve">Definition 84 (Angle on the unit circle)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The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rPr>
            <w:b/>
            <w:bCs/>
          </w:rPr>
          <w:delText xml:space="preserve">angle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between two points of the</w:delText>
        </w:r>
      </w:del>
      <w:del w:id="1139" w:author="PR Preview" w:date="2026-01-01T00:00:00Z">
        <w:r>
          <w:delText xml:space="preserve"> </w:delText>
        </w:r>
      </w:del>
      <w:hyperlink w:anchor="def-unit-circle">
        <w:del w:id="1140" w:author="PR Preview" w:date="2026-01-01T00:00:00Z">
          <w:r>
            <w:rPr>
              <w:rStyle w:val="Hyperlink"/>
            </w:rPr>
            <w:delText xml:space="preserve">unit circle</w:delText>
          </w:r>
        </w:del>
      </w:hyperlink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is how far apart they are along the circle, going the short way round.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Let the counterclockwise distance from the first point to the second be</w:delText>
        </w:r>
      </w:del>
      <w:del w:id="114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del w:id="1146" w:author="PR Preview" w:date="2026-01-01T00:00:00Z">
        <w:r>
          <w:delText xml:space="preserve">.</w:delText>
        </w:r>
      </w:del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Then the angle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49" w:author="PR Preview" w:date="2026-01-01T00:00:00Z">
        <w:r>
          <w:delText xml:space="preserve">In words, the angle is the smaller of two distances from the first point to the second: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the counterclockwise one,</w:delText>
        </w:r>
      </w:del>
      <w:del w:id="1152" w:author="PR Preview" w:date="2026-01-01T00:00:00Z">
        <w:r>
          <w:delText xml:space="preserve"> </w:delText>
        </w:r>
      </w:del>
      <m:oMath>
        <m:r>
          <m:t>s</m:t>
        </m:r>
      </m:oMath>
      <w:del w:id="1153" w:author="PR Preview" w:date="2026-01-01T00:00:00Z">
        <w:r>
          <w:delText xml:space="preserve">, or the clockwise one,</w:delText>
        </w:r>
      </w:del>
      <w:del w:id="1154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del w:id="1155" w:author="PR Preview" w:date="2026-01-01T00:00:00Z">
        <w:r>
          <w:delText xml:space="preserve">.</w:delText>
        </w:r>
      </w:del>
    </w:p>
    <w:p>
      <w:pPr>
        <w:pStyle w:val="BodyText"/>
      </w:pPr>
      <w:del w:id="1156" w:author="PR Preview" w:date="2026-01-01T00:00:00Z">
        <w:r>
          <w:rPr>
            <w:b/>
            <w:bCs/>
          </w:rPr>
          <w:delText xml:space="preserve">Example 63 (Three angles on the unit circle)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58"/>
        </w:numPr>
      </w:pPr>
      <w:del w:id="1159" w:author="PR Preview" w:date="2026-01-01T00:00:00Z">
        <w:r>
          <w:delText xml:space="preserve">The points</w:delText>
        </w:r>
      </w:del>
      <w:del w:id="11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61" w:author="PR Preview" w:date="2026-01-01T00:00:00Z">
        <w:r>
          <w:delText xml:space="preserve">,</w:delText>
        </w:r>
      </w:del>
      <w:del w:id="11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are a quarter of the circle apart, so their</w:delText>
        </w:r>
      </w:del>
      <w:del w:id="1165" w:author="PR Preview" w:date="2026-01-01T00:00:00Z">
        <w:r>
          <w:delText xml:space="preserve"> </w:delText>
        </w:r>
      </w:del>
      <w:hyperlink w:anchor="def-angle-unit-circle">
        <w:del w:id="1166" w:author="PR Preview" w:date="2026-01-01T00:00:00Z">
          <w:r>
            <w:rPr>
              <w:rStyle w:val="Hyperlink"/>
            </w:rPr>
            <w:delText xml:space="preserve">angle</w:delText>
          </w:r>
        </w:del>
      </w:hyperlink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is</w:delText>
        </w:r>
      </w:del>
      <w:del w:id="1169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117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8"/>
        </w:numPr>
      </w:pPr>
      <w:del w:id="1171" w:author="PR Preview" w:date="2026-01-01T00:00:00Z">
        <w:r>
          <w:delText xml:space="preserve">The points</w:delText>
        </w:r>
      </w:del>
      <w:del w:id="11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73" w:author="PR Preview" w:date="2026-01-01T00:00:00Z">
        <w:r>
          <w:delText xml:space="preserve">,</w:delText>
        </w:r>
      </w:del>
      <w:del w:id="11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are half of the circle apart, so their angle is</w:delText>
        </w:r>
      </w:del>
      <w:del w:id="1177" w:author="PR Preview" w:date="2026-01-01T00:00:00Z">
        <w:r>
          <w:delText xml:space="preserve"> </w:delText>
        </w:r>
      </w:del>
      <m:oMath>
        <m:r>
          <m:t>π</m:t>
        </m:r>
      </m:oMath>
      <w:del w:id="117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8"/>
        </w:numPr>
      </w:pPr>
      <w:del w:id="1179" w:author="PR Preview" w:date="2026-01-01T00:00:00Z">
        <w:r>
          <w:delText xml:space="preserve">The point</w:delText>
        </w:r>
      </w:del>
      <w:del w:id="11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is</w:delText>
        </w:r>
      </w:del>
      <w:del w:id="1183" w:author="PR Preview" w:date="2026-01-01T00:00:00Z">
        <w:r>
          <w:delText xml:space="preserve"> </w:delText>
        </w:r>
      </w:del>
      <m:oMath>
        <m:r>
          <m:t>0</m:t>
        </m:r>
      </m:oMath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apart from itself, so their angle is</w:delText>
        </w:r>
      </w:del>
      <w:del w:id="1186" w:author="PR Preview" w:date="2026-01-01T00:00:00Z">
        <w:r>
          <w:delText xml:space="preserve"> </w:delText>
        </w:r>
      </w:del>
      <m:oMath>
        <m:r>
          <m:t>0</m:t>
        </m:r>
      </m:oMath>
      <w:del w:id="1187" w:author="PR Preview" w:date="2026-01-01T00:00:00Z">
        <w:r>
          <w:delText xml:space="preserve">.</w:delText>
        </w:r>
      </w:del>
    </w:p>
    <w:p>
      <w:pPr>
        <w:pStyle w:val="FirstParagraph"/>
      </w:pPr>
      <w:del w:id="1188" w:author="PR Preview" w:date="2026-01-01T00:00:00Z">
        <w:r>
          <w:rPr>
            <w:b/>
            <w:bCs/>
          </w:rPr>
          <w:delText xml:space="preserve">Proposition 1 (Range of an angle on the unit circle)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An</w:delText>
        </w:r>
      </w:del>
      <w:del w:id="1191" w:author="PR Preview" w:date="2026-01-01T00:00:00Z">
        <w:r>
          <w:delText xml:space="preserve"> </w:delText>
        </w:r>
      </w:del>
      <w:hyperlink w:anchor="def-angle-unit-circle">
        <w:del w:id="1192" w:author="PR Preview" w:date="2026-01-01T00:00:00Z">
          <w:r>
            <w:rPr>
              <w:rStyle w:val="Hyperlink"/>
            </w:rPr>
            <w:delText xml:space="preserve">angle</w:delText>
          </w:r>
        </w:del>
      </w:hyperlink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between two points of the</w:delText>
        </w:r>
      </w:del>
      <w:del w:id="1195" w:author="PR Preview" w:date="2026-01-01T00:00:00Z">
        <w:r>
          <w:delText xml:space="preserve"> </w:delText>
        </w:r>
      </w:del>
      <w:hyperlink w:anchor="def-unit-circle">
        <w:del w:id="1196" w:author="PR Preview" w:date="2026-01-01T00:00:00Z">
          <w:r>
            <w:rPr>
              <w:rStyle w:val="Hyperlink"/>
            </w:rPr>
            <w:delText xml:space="preserve">unit circle</w:delText>
          </w:r>
        </w:del>
      </w:hyperlink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is at least</w:delText>
        </w:r>
      </w:del>
      <w:del w:id="1199" w:author="PR Preview" w:date="2026-01-01T00:00:00Z">
        <w:r>
          <w:delText xml:space="preserve"> </w:delText>
        </w:r>
      </w:del>
      <m:oMath>
        <m:r>
          <m:t>0</m:t>
        </m:r>
      </m:oMath>
      <w:del w:id="1200" w:author="PR Preview" w:date="2026-01-01T00:00:00Z">
        <w:r>
          <w:delText xml:space="preserve">, at most</w:delText>
        </w:r>
      </w:del>
      <w:del w:id="1201" w:author="PR Preview" w:date="2026-01-01T00:00:00Z">
        <w:r>
          <w:delText xml:space="preserve"> </w:delText>
        </w:r>
      </w:del>
      <m:oMath>
        <m:r>
          <m:t>π</m:t>
        </m:r>
      </m:oMath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(</w:delText>
        </w:r>
      </w:del>
      <w:hyperlink w:anchor="def-pi">
        <w:del w:id="1204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1205" w:author="PR Preview" w:date="2026-01-01T00:00:00Z">
        <w:r>
          <w:delText xml:space="preserve">).</w:delText>
        </w:r>
      </w:del>
    </w:p>
    <w:p>
      <w:pPr>
        <w:pStyle w:val="BodyText"/>
      </w:pPr>
      <w:del w:id="1206" w:author="PR Preview" w:date="2026-01-01T00:00:00Z">
        <w:r>
          <w:rPr>
            <w:i/>
            <w:iCs/>
          </w:rPr>
          <w:delText xml:space="preserve">Proof</w:delText>
        </w:r>
      </w:del>
      <w:del w:id="1207" w:author="PR Preview" w:date="2026-01-01T00:00:00Z">
        <w:r>
          <w:delText xml:space="preserve">. </w:delText>
        </w:r>
      </w:del>
      <w:del w:id="1208" w:author="PR Preview" w:date="2026-01-01T00:00:00Z">
        <w:r>
          <w:delText xml:space="preserve">The whole circle has length</w:delText>
        </w:r>
      </w:del>
      <w:del w:id="1209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</m:oMath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(</w:delText>
        </w:r>
      </w:del>
      <w:hyperlink w:anchor="def-pi">
        <w:del w:id="1212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1213" w:author="PR Preview" w:date="2026-01-01T00:00:00Z">
        <w:r>
          <w:delText xml:space="preserve">).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Going the short way round covers at most half of the circle, which is</w:delText>
        </w:r>
      </w:del>
      <w:del w:id="1216" w:author="PR Preview" w:date="2026-01-01T00:00:00Z">
        <w:r>
          <w:delText xml:space="preserve"> </w:delText>
        </w:r>
      </w:del>
      <m:oMath>
        <m:r>
          <m:t>π</m:t>
        </m:r>
      </m:oMath>
      <w:del w:id="1217" w:author="PR Preview" w:date="2026-01-01T00:00:00Z">
        <w:r>
          <w:delText xml:space="preserve">.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A distance along the circle is at least</w:delText>
        </w:r>
      </w:del>
      <w:del w:id="1220" w:author="PR Preview" w:date="2026-01-01T00:00:00Z">
        <w:r>
          <w:delText xml:space="preserve"> </w:delText>
        </w:r>
      </w:del>
      <m:oMath>
        <m:r>
          <m:t>0</m:t>
        </m:r>
      </m:oMath>
      <w:del w:id="1221" w:author="PR Preview" w:date="2026-01-01T00:00:00Z">
        <w:r>
          <w:delText xml:space="preserve">.</w:delText>
        </w:r>
      </w:del>
    </w:p>
    <w:p>
      <w:pPr>
        <w:pStyle w:val="BodyText"/>
      </w:pPr>
      <w:del w:id="1222" w:author="PR Preview" w:date="2026-01-01T00:00:00Z">
        <w:r>
          <w:rPr>
            <w:b/>
            <w:bCs/>
          </w:rPr>
          <w:delText xml:space="preserve">Definition 85 (Cosine)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For a real number</w:delText>
        </w:r>
      </w:del>
      <w:del w:id="1225" w:author="PR Preview" w:date="2026-01-01T00:00:00Z">
        <w:r>
          <w:delText xml:space="preserve"> </w:delText>
        </w:r>
      </w:del>
      <m:oMath>
        <m:r>
          <m:t>θ</m:t>
        </m:r>
      </m:oMath>
      <w:del w:id="1226" w:author="PR Preview" w:date="2026-01-01T00:00:00Z">
        <w:r>
          <w:delText xml:space="preserve">, start at the point</w:delText>
        </w:r>
      </w:del>
      <w:del w:id="12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of the unit circle (</w:delText>
        </w:r>
      </w:del>
      <w:hyperlink w:anchor="def-unit-circle">
        <w:del w:id="1230" w:author="PR Preview" w:date="2026-01-01T00:00:00Z">
          <w:r>
            <w:rPr>
              <w:rStyle w:val="Hyperlink"/>
            </w:rPr>
            <w:delText xml:space="preserve">Definition 82</w:delText>
          </w:r>
        </w:del>
      </w:hyperlink>
      <w:del w:id="1231" w:author="PR Preview" w:date="2026-01-01T00:00:00Z">
        <w:r>
          <w:delText xml:space="preserve">)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and move a distance</w:delText>
        </w:r>
      </w:del>
      <w:del w:id="12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along the circle,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counterclockwise if</w:delText>
        </w:r>
      </w:del>
      <w:del w:id="1239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and clockwise if</w:delText>
        </w:r>
      </w:del>
      <w:del w:id="1242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1243" w:author="PR Preview" w:date="2026-01-01T00:00:00Z">
        <w:r>
          <w:delText xml:space="preserve">.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The first coordinate of the point reached is the</w:delText>
        </w:r>
      </w:del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rPr>
            <w:b/>
            <w:bCs/>
          </w:rPr>
          <w:delText xml:space="preserve">cosine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of</w:delText>
        </w:r>
      </w:del>
      <w:del w:id="1250" w:author="PR Preview" w:date="2026-01-01T00:00:00Z">
        <w:r>
          <w:delText xml:space="preserve"> </w:delText>
        </w:r>
      </w:del>
      <m:oMath>
        <m:r>
          <m:t>θ</m:t>
        </m:r>
      </m:oMath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[40]</w:delText>
        </w:r>
      </w:del>
      <w:del w:id="1253" w:author="PR Preview" w:date="2026-01-01T00:00:00Z">
        <w:r>
          <w:delText xml:space="preserve">, written</w:delText>
        </w:r>
      </w:del>
      <w:del w:id="1254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1255" w:author="PR Preview" w:date="2026-01-01T00:00:00Z">
        <w:r>
          <w:delText xml:space="preserve">.</w:delText>
        </w:r>
      </w:del>
    </w:p>
    <w:p>
      <w:pPr>
        <w:pStyle w:val="BodyText"/>
      </w:pPr>
      <w:del w:id="1256" w:author="PR Preview" w:date="2026-01-01T00:00:00Z">
        <w:r>
          <w:rPr>
            <w:b/>
            <w:bCs/>
          </w:rPr>
          <w:delText xml:space="preserve">Example 64 (Cosines of some angles)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 </w:delText>
        </w:r>
      </w:del>
    </w:p>
    <w:p>
      <w:pPr>
        <w:pStyle w:val="FirstParagraph"/>
      </w:pPr>
      <w:ins w:id="1259" w:author="PR Preview" w:date="2026-01-01T00:00:00Z">
        <w:r>
          <w:rPr>
            <w:b/>
            <w:bCs/>
          </w:rPr>
          <w:t xml:space="preserve">Definition 80 (The number</w:t>
        </w:r>
      </w:ins>
      <w:ins w:id="1260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1261" w:author="PR Preview" w:date="2026-01-01T00:00:00Z">
        <w:r>
          <w:rPr>
            <w:b/>
            <w:bCs/>
          </w:rPr>
          <w:t xml:space="preserve">)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The number</w:t>
        </w:r>
      </w:ins>
      <w:ins w:id="126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[37]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is half of the circumference of the unit circle (</w:t>
        </w:r>
      </w:ins>
      <w:hyperlink w:anchor="def-unit-circle">
        <w:ins w:id="1269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270" w:author="PR Preview" w:date="2026-01-01T00:00:00Z">
        <w:r>
          <w:t xml:space="preserve">).</w:t>
        </w:r>
      </w:ins>
    </w:p>
    <w:bookmarkEnd w:id="282"/>
    <w:bookmarkStart w:id="283" w:name="exm-pi"/>
    <w:p>
      <w:pPr>
        <w:pStyle w:val="BodyText"/>
      </w:pPr>
      <w:ins w:id="1271" w:author="PR Preview" w:date="2026-01-01T00:00:00Z">
        <w:r>
          <w:rPr>
            <w:b/>
            <w:bCs/>
          </w:rPr>
          <w:t xml:space="preserve">Example 59 (Distances around the unit circle)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The whole unit circle has circumference</w:t>
        </w:r>
      </w:ins>
      <w:ins w:id="1274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275" w:author="PR Preview" w:date="2026-01-01T00:00:00Z">
        <w:r>
          <w:t xml:space="preserve">.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Moving from</w:t>
        </w:r>
      </w:ins>
      <w:ins w:id="12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to</w:t>
        </w:r>
      </w:ins>
      <w:ins w:id="12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along the upper half of the circle covers a distance of</w:t>
        </w:r>
      </w:ins>
      <w:ins w:id="1284" w:author="PR Preview" w:date="2026-01-01T00:00:00Z">
        <w:r>
          <w:t xml:space="preserve"> </w:t>
        </w:r>
      </w:ins>
      <m:oMath>
        <m:r>
          <m:t>π</m:t>
        </m:r>
      </m:oMath>
      <w:ins w:id="1285" w:author="PR Preview" w:date="2026-01-01T00:00:00Z">
        <w:r>
          <w:t xml:space="preserve">,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and moving from</w:t>
        </w:r>
      </w:ins>
      <w:ins w:id="12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to</w:t>
        </w:r>
      </w:ins>
      <w:ins w:id="12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covers a quarter of the circle, a distance of</w:t>
        </w:r>
      </w:ins>
      <w:ins w:id="129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295" w:author="PR Preview" w:date="2026-01-01T00:00:00Z">
        <w:r>
          <w:t xml:space="preserve">.</w:t>
        </w:r>
      </w:ins>
    </w:p>
    <w:bookmarkEnd w:id="283"/>
    <w:bookmarkStart w:id="284" w:name="def-cosine-sine"/>
    <w:p>
      <w:pPr>
        <w:pStyle w:val="BodyText"/>
      </w:pPr>
      <w:ins w:id="1296" w:author="PR Preview" w:date="2026-01-01T00:00:00Z">
        <w:r>
          <w:rPr>
            <w:b/>
            <w:bCs/>
          </w:rPr>
          <w:t xml:space="preserve">Definition 81 (Cosine)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For a real number</w:t>
        </w:r>
      </w:ins>
      <w:ins w:id="1299" w:author="PR Preview" w:date="2026-01-01T00:00:00Z">
        <w:r>
          <w:t xml:space="preserve"> </w:t>
        </w:r>
      </w:ins>
      <m:oMath>
        <m:r>
          <m:t>θ</m:t>
        </m:r>
      </m:oMath>
      <w:ins w:id="1300" w:author="PR Preview" w:date="2026-01-01T00:00:00Z">
        <w:r>
          <w:t xml:space="preserve">, start at the point</w:t>
        </w:r>
      </w:ins>
      <w:ins w:id="13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of the unit circle (</w:t>
        </w:r>
      </w:ins>
      <w:hyperlink w:anchor="def-unit-circle">
        <w:ins w:id="1304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305" w:author="PR Preview" w:date="2026-01-01T00:00:00Z">
        <w:r>
          <w:t xml:space="preserve">)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and move a distance</w:t>
        </w:r>
      </w:ins>
      <w:ins w:id="130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along the circle,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counterclockwise if</w:t>
        </w:r>
      </w:ins>
      <w:ins w:id="131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and clockwise if</w:t>
        </w:r>
      </w:ins>
      <w:ins w:id="131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317" w:author="PR Preview" w:date="2026-01-01T00:00:00Z">
        <w:r>
          <w:t xml:space="preserve">.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The first coordinate of the point reached is the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rPr>
            <w:b/>
            <w:bCs/>
          </w:rPr>
          <w:t xml:space="preserve">cosine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of</w:t>
        </w:r>
      </w:ins>
      <w:ins w:id="1324" w:author="PR Preview" w:date="2026-01-01T00:00:00Z">
        <w:r>
          <w:t xml:space="preserve"> </w:t>
        </w:r>
      </w:ins>
      <m:oMath>
        <m:r>
          <m:t>θ</m:t>
        </m:r>
      </m:oMath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[38]</w:t>
        </w:r>
      </w:ins>
      <w:ins w:id="1327" w:author="PR Preview" w:date="2026-01-01T00:00:00Z">
        <w:r>
          <w:t xml:space="preserve">, written</w:t>
        </w:r>
      </w:ins>
      <w:ins w:id="132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329" w:author="PR Preview" w:date="2026-01-01T00:00:00Z">
        <w:r>
          <w:t xml:space="preserve">.</w:t>
        </w:r>
      </w:ins>
    </w:p>
    <w:bookmarkEnd w:id="284"/>
    <w:bookmarkStart w:id="285" w:name="exm-cosine-sine"/>
    <w:p>
      <w:pPr>
        <w:pStyle w:val="BodyText"/>
      </w:pPr>
      <w:ins w:id="1330" w:author="PR Preview" w:date="2026-01-01T00:00:00Z">
        <w:r>
          <w:rPr>
            <w:b/>
            <w:bCs/>
          </w:rPr>
          <w:t xml:space="preserve">Example 60 (Cosines of some angles)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del w:id="1333" w:author="PR Preview" w:date="2026-01-01T00:00:00Z">
        <w:r>
          <w:rPr>
            <w:b/>
            <w:bCs/>
          </w:rPr>
          <w:delText xml:space="preserve">Definition 86 (Sine)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For a real number</w:delText>
        </w:r>
      </w:del>
      <w:del w:id="1336" w:author="PR Preview" w:date="2026-01-01T00:00:00Z">
        <w:r>
          <w:delText xml:space="preserve"> </w:delText>
        </w:r>
      </w:del>
      <m:oMath>
        <m:r>
          <m:t>θ</m:t>
        </m:r>
      </m:oMath>
      <w:del w:id="1337" w:author="PR Preview" w:date="2026-01-01T00:00:00Z">
        <w:r>
          <w:delText xml:space="preserve">, the second coordinate of the point reached from</w:delText>
        </w:r>
      </w:del>
      <w:del w:id="13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by moving a distance</w:delText>
        </w:r>
      </w:del>
      <w:del w:id="13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along the unit circle (</w:delText>
        </w:r>
      </w:del>
      <w:hyperlink w:anchor="def-cosine-sine">
        <w:del w:id="1344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1345" w:author="PR Preview" w:date="2026-01-01T00:00:00Z">
        <w:r>
          <w:delText xml:space="preserve">)</w:delText>
        </w:r>
      </w:del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is the</w:delText>
        </w:r>
      </w:del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rPr>
            <w:b/>
            <w:bCs/>
          </w:rPr>
          <w:delText xml:space="preserve">sine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of</w:delText>
        </w:r>
      </w:del>
      <w:del w:id="1352" w:author="PR Preview" w:date="2026-01-01T00:00:00Z">
        <w:r>
          <w:delText xml:space="preserve"> </w:delText>
        </w:r>
      </w:del>
      <m:oMath>
        <m:r>
          <m:t>θ</m:t>
        </m:r>
      </m:oMath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[40]</w:delText>
        </w:r>
      </w:del>
      <w:del w:id="1355" w:author="PR Preview" w:date="2026-01-01T00:00:00Z">
        <w:r>
          <w:delText xml:space="preserve">, written</w:delText>
        </w:r>
      </w:del>
      <w:del w:id="1356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357" w:author="PR Preview" w:date="2026-01-01T00:00:00Z">
        <w:r>
          <w:delText xml:space="preserve">.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The sine is one of the trigonometric functions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[41]</w:delText>
        </w:r>
      </w:del>
      <w:del w:id="1362" w:author="PR Preview" w:date="2026-01-01T00:00:00Z">
        <w:r>
          <w:delText xml:space="preserve">.</w:delText>
        </w:r>
      </w:del>
    </w:p>
    <w:p>
      <w:pPr>
        <w:pStyle w:val="BodyText"/>
      </w:pPr>
      <w:del w:id="1363" w:author="PR Preview" w:date="2026-01-01T00:00:00Z">
        <w:r>
          <w:rPr>
            <w:b/>
            <w:bCs/>
          </w:rPr>
          <w:delText xml:space="preserve">Example 65 (Sines of some angles)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 </w:delText>
        </w:r>
      </w:del>
    </w:p>
    <w:p>
      <w:pPr>
        <w:pStyle w:val="BodyText"/>
      </w:pPr>
      <w:ins w:id="1366" w:author="PR Preview" w:date="2026-01-01T00:00:00Z">
        <w:r>
          <w:rPr>
            <w:b/>
            <w:bCs/>
          </w:rPr>
          <w:t xml:space="preserve">Definition 82 (Sine)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For a real number</w:t>
        </w:r>
      </w:ins>
      <w:ins w:id="1369" w:author="PR Preview" w:date="2026-01-01T00:00:00Z">
        <w:r>
          <w:t xml:space="preserve"> </w:t>
        </w:r>
      </w:ins>
      <m:oMath>
        <m:r>
          <m:t>θ</m:t>
        </m:r>
      </m:oMath>
      <w:ins w:id="1370" w:author="PR Preview" w:date="2026-01-01T00:00:00Z">
        <w:r>
          <w:t xml:space="preserve">, the second coordinate of the point reached from</w:t>
        </w:r>
      </w:ins>
      <w:ins w:id="13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by moving a distance</w:t>
        </w:r>
      </w:ins>
      <w:ins w:id="137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along the unit circle (</w:t>
        </w:r>
      </w:ins>
      <w:hyperlink w:anchor="def-cosine-sine">
        <w:ins w:id="1377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1378" w:author="PR Preview" w:date="2026-01-01T00:00:00Z">
        <w:r>
          <w:t xml:space="preserve">)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is the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rPr>
            <w:b/>
            <w:bCs/>
          </w:rPr>
          <w:t xml:space="preserve">sine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of</w:t>
        </w:r>
      </w:ins>
      <w:ins w:id="1385" w:author="PR Preview" w:date="2026-01-01T00:00:00Z">
        <w:r>
          <w:t xml:space="preserve"> </w:t>
        </w:r>
      </w:ins>
      <m:oMath>
        <m:r>
          <m:t>θ</m:t>
        </m:r>
      </m:oMath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[38]</w:t>
        </w:r>
      </w:ins>
      <w:ins w:id="1388" w:author="PR Preview" w:date="2026-01-01T00:00:00Z">
        <w:r>
          <w:t xml:space="preserve">, written</w:t>
        </w:r>
      </w:ins>
      <w:ins w:id="1389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1390" w:author="PR Preview" w:date="2026-01-01T00:00:00Z">
        <w:r>
          <w:t xml:space="preserve">.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The sine is one of the trigonometric functions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[39]</w:t>
        </w:r>
      </w:ins>
      <w:ins w:id="1395" w:author="PR Preview" w:date="2026-01-01T00:00:00Z">
        <w:r>
          <w:t xml:space="preserve">.</w:t>
        </w:r>
      </w:ins>
    </w:p>
    <w:bookmarkEnd w:id="286"/>
    <w:bookmarkStart w:id="287" w:name="exm-sine"/>
    <w:p>
      <w:pPr>
        <w:pStyle w:val="BodyText"/>
      </w:pPr>
      <w:ins w:id="1396" w:author="PR Preview" w:date="2026-01-01T00:00:00Z">
        <w:r>
          <w:rPr>
            <w:b/>
            <w:bCs/>
          </w:rPr>
          <w:t xml:space="preserve">Example 61 (Sines of some angles)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reaches the point with</w:delText>
        </w:r>
      </w:del>
      <w:del w:id="140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(</w:delText>
        </w:r>
      </w:del>
      <w:hyperlink w:anchor="exm-cosine-sine">
        <w:del w:id="1404" w:author="PR Preview" w:date="2026-01-01T00:00:00Z">
          <w:r>
            <w:rPr>
              <w:rStyle w:val="Hyperlink"/>
            </w:rPr>
            <w:delText xml:space="preserve">Example 64</w:delText>
          </w:r>
        </w:del>
      </w:hyperlink>
      <w:del w:id="1405" w:author="PR Preview" w:date="2026-01-01T00:00:00Z">
        <w:r>
          <w:delText xml:space="preserve">),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so</w:delText>
        </w:r>
      </w:del>
      <w:del w:id="1408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409" w:author="PR Preview" w:date="2026-01-01T00:00:00Z">
        <w:r>
          <w:delText xml:space="preserve">.</w:delText>
        </w:r>
      </w:del>
    </w:p>
    <w:p>
      <w:pPr>
        <w:pStyle w:val="FirstParagraph"/>
      </w:pPr>
      <w:del w:id="1410" w:author="PR Preview" w:date="2026-01-01T00:00:00Z">
        <w:r>
          <w:rPr>
            <w:b/>
            <w:bCs/>
          </w:rPr>
          <w:delText xml:space="preserve">Theorem 33 (The Pythagorean identity)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For every real number</w:delText>
        </w:r>
      </w:del>
      <w:del w:id="1413" w:author="PR Preview" w:date="2026-01-01T00:00:00Z">
        <w:r>
          <w:delText xml:space="preserve"> </w:delText>
        </w:r>
      </w:del>
      <m:oMath>
        <m:r>
          <m:t>θ</m:t>
        </m:r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[42]</w:delText>
        </w:r>
      </w:del>
      <w:del w:id="141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417" w:author="PR Preview" w:date="2026-01-01T00:00:00Z">
        <w:r>
          <w:rPr>
            <w:i/>
            <w:iCs/>
          </w:rPr>
          <w:delText xml:space="preserve">Proof</w:delText>
        </w:r>
      </w:del>
      <w:del w:id="1418" w:author="PR Preview" w:date="2026-01-01T00:00:00Z">
        <w:r>
          <w:delText xml:space="preserve">. </w:delText>
        </w:r>
      </w:del>
      <w:del w:id="1419" w:author="PR Preview" w:date="2026-01-01T00:00:00Z">
        <w:r>
          <w:delText xml:space="preserve">The point</w:delText>
        </w:r>
      </w:del>
      <w:del w:id="14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lies on the unit circle (</w:delText>
        </w:r>
      </w:del>
      <w:hyperlink w:anchor="def-unit-circle">
        <w:del w:id="1423" w:author="PR Preview" w:date="2026-01-01T00:00:00Z">
          <w:r>
            <w:rPr>
              <w:rStyle w:val="Hyperlink"/>
            </w:rPr>
            <w:delText xml:space="preserve">Definition 82</w:delText>
          </w:r>
        </w:del>
      </w:hyperlink>
      <w:del w:id="1424" w:author="PR Preview" w:date="2026-01-01T00:00:00Z">
        <w:r>
          <w:delText xml:space="preserve">),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so its coordinates satisfy</w:delText>
        </w:r>
      </w:del>
      <w:del w:id="142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428" w:author="PR Preview" w:date="2026-01-01T00:00:00Z">
        <w:r>
          <w:delText xml:space="preserve">.</w:delText>
        </w:r>
      </w:del>
    </w:p>
    <w:p>
      <w:pPr>
        <w:pStyle w:val="BodyText"/>
      </w:pPr>
      <w:del w:id="1429" w:author="PR Preview" w:date="2026-01-01T00:00:00Z">
        <w:r>
          <w:rPr>
            <w:b/>
            <w:bCs/>
          </w:rPr>
          <w:delText xml:space="preserve">Example 66 (The unit circle and the angle</w:delText>
        </w:r>
      </w:del>
      <w:del w:id="1430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1431" w:author="PR Preview" w:date="2026-01-01T00:00:00Z">
        <w:r>
          <w:rPr>
            <w:b/>
            <w:bCs/>
          </w:rPr>
          <w:delText xml:space="preserve">)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Take</w:delText>
        </w:r>
      </w:del>
      <w:del w:id="143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1435" w:author="PR Preview" w:date="2026-01-01T00:00:00Z">
        <w:r>
          <w:delText xml:space="preserve">, one sixth of the way round the circle.</w:delText>
        </w:r>
      </w:del>
      <w:del w:id="1436" w:author="PR Preview" w:date="2026-01-01T00:00:00Z">
        <w:r>
          <w:delText xml:space="preserve"> </w:delText>
        </w:r>
      </w:del>
      <w:hyperlink w:anchor="fig-cosine-sine-unit-circle">
        <w:del w:id="1437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shows the point reached,</w:delText>
        </w:r>
      </w:del>
      <w:del w:id="14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1441" w:author="PR Preview" w:date="2026-01-01T00:00:00Z">
        <w:r>
          <w:delText xml:space="preserve">, and its two coordinates.</w:delText>
        </w:r>
      </w:del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The point is a vertex of a regular hexagon inscribed in the unit circle,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whose sides have the same length as its radius,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so the point is at distance</w:delText>
        </w:r>
      </w:del>
      <w:del w:id="1448" w:author="PR Preview" w:date="2026-01-01T00:00:00Z">
        <w:r>
          <w:delText xml:space="preserve"> </w:delText>
        </w:r>
      </w:del>
      <m:oMath>
        <m:r>
          <m:t>1</m:t>
        </m:r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from</w:delText>
        </w:r>
      </w:del>
      <w:del w:id="14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52" w:author="PR Preview" w:date="2026-01-01T00:00:00Z">
        <w:r>
          <w:delText xml:space="preserve">.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Writing</w:delText>
        </w:r>
      </w:del>
      <w:del w:id="14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1456" w:author="PR Preview" w:date="2026-01-01T00:00:00Z">
        <w:r>
          <w:delText xml:space="preserve">,</w:delText>
        </w:r>
      </w:del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reaches the point with</w:t>
        </w:r>
      </w:ins>
      <w:ins w:id="14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(</w:t>
        </w:r>
      </w:ins>
      <w:hyperlink w:anchor="exm-cosine-sine">
        <w:ins w:id="1462" w:author="PR Preview" w:date="2026-01-01T00:00:00Z">
          <w:r>
            <w:rPr>
              <w:rStyle w:val="Hyperlink"/>
            </w:rPr>
            <w:t xml:space="preserve">Example 60</w:t>
          </w:r>
        </w:ins>
      </w:hyperlink>
      <w:ins w:id="1463" w:author="PR Preview" w:date="2026-01-01T00:00:00Z">
        <w:r>
          <w:t xml:space="preserve">),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so</w:t>
        </w:r>
      </w:ins>
      <w:ins w:id="1466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1467" w:author="PR Preview" w:date="2026-01-01T00:00:00Z">
        <w:r>
          <w:t xml:space="preserve">.</w:t>
        </w:r>
      </w:ins>
    </w:p>
    <w:bookmarkEnd w:id="287"/>
    <w:bookmarkStart w:id="288" w:name="thm-cosine-sine-identity"/>
    <w:p>
      <w:pPr>
        <w:pStyle w:val="FirstParagraph"/>
      </w:pPr>
      <w:ins w:id="1468" w:author="PR Preview" w:date="2026-01-01T00:00:00Z">
        <w:r>
          <w:rPr>
            <w:b/>
            <w:bCs/>
          </w:rPr>
          <w:t xml:space="preserve">Theorem 33 (The Pythagorean identity)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For every real number</w:t>
        </w:r>
      </w:ins>
      <w:ins w:id="1471" w:author="PR Preview" w:date="2026-01-01T00:00:00Z">
        <w:r>
          <w:t xml:space="preserve"> </w:t>
        </w:r>
      </w:ins>
      <m:oMath>
        <m:r>
          <m:t>θ</m:t>
        </m:r>
      </m:oMath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[40]</w:t>
        </w:r>
      </w:ins>
      <w:ins w:id="14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ins w:id="1475" w:author="PR Preview" w:date="2026-01-01T00:00:00Z">
        <w:r>
          <w:rPr>
            <w:i/>
            <w:iCs/>
          </w:rPr>
          <w:t xml:space="preserve">Proof</w:t>
        </w:r>
      </w:ins>
      <w:ins w:id="1476" w:author="PR Preview" w:date="2026-01-01T00:00:00Z">
        <w:r>
          <w:t xml:space="preserve">. </w:t>
        </w:r>
      </w:ins>
      <w:ins w:id="1477" w:author="PR Preview" w:date="2026-01-01T00:00:00Z">
        <w:r>
          <w:t xml:space="preserve">The point</w:t>
        </w:r>
      </w:ins>
      <w:ins w:id="14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lies on the unit circle (</w:t>
        </w:r>
      </w:ins>
      <w:hyperlink w:anchor="def-unit-circle">
        <w:ins w:id="1481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482" w:author="PR Preview" w:date="2026-01-01T00:00:00Z">
        <w:r>
          <w:t xml:space="preserve">),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so its coordinates satisfy</w:t>
        </w:r>
      </w:ins>
      <w:ins w:id="148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486" w:author="PR Preview" w:date="2026-01-01T00:00:00Z">
        <w:r>
          <w:t xml:space="preserve">.</w:t>
        </w:r>
      </w:ins>
    </w:p>
    <w:bookmarkStart w:id="293" w:name="exm-cosine-sine-unit-circle"/>
    <w:p>
      <w:pPr>
        <w:pStyle w:val="BodyText"/>
      </w:pPr>
      <w:ins w:id="1487" w:author="PR Preview" w:date="2026-01-01T00:00:00Z">
        <w:r>
          <w:rPr>
            <w:b/>
            <w:bCs/>
          </w:rPr>
          <w:t xml:space="preserve">Example 62 (The unit circle and the angle</w:t>
        </w:r>
      </w:ins>
      <w:ins w:id="1488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1489" w:author="PR Preview" w:date="2026-01-01T00:00:00Z">
        <w:r>
          <w:rPr>
            <w:b/>
            <w:bCs/>
          </w:rPr>
          <w:t xml:space="preserve">)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Take</w:t>
        </w:r>
      </w:ins>
      <w:ins w:id="149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1493" w:author="PR Preview" w:date="2026-01-01T00:00:00Z">
        <w:r>
          <w:t xml:space="preserve">, one sixth of the way round the circle.</w:t>
        </w:r>
      </w:ins>
      <w:ins w:id="1494" w:author="PR Preview" w:date="2026-01-01T00:00:00Z">
        <w:r>
          <w:t xml:space="preserve"> </w:t>
        </w:r>
      </w:ins>
      <w:hyperlink w:anchor="fig-cosine-sine-unit-circle">
        <w:ins w:id="1495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shows the point reached,</w:t>
        </w:r>
      </w:ins>
      <w:ins w:id="14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499" w:author="PR Preview" w:date="2026-01-01T00:00:00Z">
        <w:r>
          <w:t xml:space="preserve">, and its two coordinates.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The point is a vertex of a regular hexagon inscribed in the unit circle,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whose sides have the same length as its radius,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so the point is at distance</w:t>
        </w:r>
      </w:ins>
      <w:ins w:id="1506" w:author="PR Preview" w:date="2026-01-01T00:00:00Z">
        <w:r>
          <w:t xml:space="preserve"> </w:t>
        </w:r>
      </w:ins>
      <m:oMath>
        <m:r>
          <m:t>1</m:t>
        </m:r>
      </m:oMath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from</w:t>
        </w:r>
      </w:ins>
      <w:ins w:id="15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10" w:author="PR Preview" w:date="2026-01-01T00:00:00Z">
        <w:r>
          <w:t xml:space="preserve">.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Writing</w:t>
        </w:r>
      </w:ins>
      <w:ins w:id="15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51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BodyText"/>
      </w:pPr>
      <w:del w:id="1515" w:author="PR Preview" w:date="2026-01-01T00:00:00Z">
        <w:r>
          <w:rPr>
            <w:b/>
            <w:bCs/>
          </w:rPr>
          <w:delText xml:space="preserve">Definition 87 (Arccosine)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The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rPr>
            <w:b/>
            <w:bCs/>
          </w:rPr>
          <w:delText xml:space="preserve">arccosine</w:delText>
        </w:r>
      </w:del>
      <w:del w:id="1520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is the</w:delText>
        </w:r>
      </w:del>
      <w:del w:id="1523" w:author="PR Preview" w:date="2026-01-01T00:00:00Z">
        <w:r>
          <w:delText xml:space="preserve"> </w:delText>
        </w:r>
      </w:del>
      <w:hyperlink r:id="rId52">
        <w:del w:id="152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that sends each</w:delText>
        </w:r>
      </w:del>
      <w:del w:id="1527" w:author="PR Preview" w:date="2026-01-01T00:00:00Z">
        <w:r>
          <w:delText xml:space="preserve"> </w:delText>
        </w:r>
      </w:del>
      <w:hyperlink w:anchor="def-cosine-sine">
        <w:del w:id="1528" w:author="PR Preview" w:date="2026-01-01T00:00:00Z">
          <w:r>
            <w:rPr>
              <w:rStyle w:val="Hyperlink"/>
            </w:rPr>
            <w:delText xml:space="preserve">cosine</w:delText>
          </w:r>
        </w:del>
      </w:hyperlink>
      <w:del w:id="1529" w:author="PR Preview" w:date="2026-01-01T00:00:00Z">
        <w:r>
          <w:delText xml:space="preserve">,</w:delText>
        </w:r>
      </w:del>
      <w:del w:id="153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531" w:author="PR Preview" w:date="2026-01-01T00:00:00Z">
        <w:r>
          <w:delText xml:space="preserve">,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to the one</w:delText>
        </w:r>
      </w:del>
      <w:del w:id="1534" w:author="PR Preview" w:date="2026-01-01T00:00:00Z">
        <w:r>
          <w:delText xml:space="preserve"> </w:delText>
        </w:r>
      </w:del>
      <w:hyperlink r:id="rId15">
        <w:del w:id="1535" w:author="PR Preview" w:date="2026-01-01T00:00:00Z">
          <w:r>
            <w:rPr>
              <w:rStyle w:val="Hyperlink"/>
            </w:rPr>
            <w:delText xml:space="preserve">real number</w:delText>
          </w:r>
        </w:del>
      </w:hyperlink>
      <w:del w:id="1536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whose cosine is</w:delText>
        </w:r>
      </w:del>
      <w:del w:id="1539" w:author="PR Preview" w:date="2026-01-01T00:00:00Z">
        <w:r>
          <w:delText xml:space="preserve"> </w:delText>
        </w:r>
      </w:del>
      <m:oMath>
        <m:r>
          <m:t>c</m:t>
        </m:r>
      </m:oMath>
      <w:del w:id="1540" w:author="PR Preview" w:date="2026-01-01T00:00:00Z">
        <w:r>
          <w:delText xml:space="preserve">.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By</w:delText>
        </w:r>
      </w:del>
      <w:del w:id="1543" w:author="PR Preview" w:date="2026-01-01T00:00:00Z">
        <w:r>
          <w:delText xml:space="preserve"> </w:delText>
        </w:r>
      </w:del>
      <w:hyperlink w:anchor="thm-cosine-bijection">
        <w:del w:id="1544" w:author="PR Preview" w:date="2026-01-01T00:00:00Z">
          <w:r>
            <w:rPr>
              <w:rStyle w:val="Hyperlink"/>
            </w:rPr>
            <w:delText xml:space="preserve">Theorem 34</w:delText>
          </w:r>
        </w:del>
      </w:hyperlink>
      <w:del w:id="1545" w:author="PR Preview" w:date="2026-01-01T00:00:00Z">
        <w:r>
          <w:delText xml:space="preserve">, there is just one such</w:delText>
        </w:r>
      </w:del>
      <w:del w:id="1546" w:author="PR Preview" w:date="2026-01-01T00:00:00Z">
        <w:r>
          <w:delText xml:space="preserve"> </w:delText>
        </w:r>
      </w:del>
      <m:oMath>
        <m:r>
          <m:t>θ</m:t>
        </m:r>
      </m:oMath>
      <w:del w:id="1547" w:author="PR Preview" w:date="2026-01-01T00:00:00Z">
        <w:r>
          <w:delText xml:space="preserve">.</w:delText>
        </w:r>
      </w:del>
    </w:p>
    <w:p>
      <w:pPr>
        <w:pStyle w:val="BodyText"/>
      </w:pPr>
      <w:del w:id="1548" w:author="PR Preview" w:date="2026-01-01T00:00:00Z">
        <w:r>
          <w:rPr>
            <w:b/>
            <w:bCs/>
          </w:rPr>
          <w:delText xml:space="preserve">Example 67 (Three arccosines)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61"/>
        </w:numPr>
      </w:pPr>
      <w:del w:id="1551" w:author="PR Preview" w:date="2026-01-01T00:00:00Z">
        <w:r>
          <w:delText xml:space="preserve">The</w:delText>
        </w:r>
      </w:del>
      <w:del w:id="1552" w:author="PR Preview" w:date="2026-01-01T00:00:00Z">
        <w:r>
          <w:delText xml:space="preserve"> </w:delText>
        </w:r>
      </w:del>
      <w:hyperlink w:anchor="def-arccosine">
        <w:del w:id="1553" w:author="PR Preview" w:date="2026-01-01T00:00:00Z">
          <w:r>
            <w:rPr>
              <w:rStyle w:val="Hyperlink"/>
            </w:rPr>
            <w:delText xml:space="preserve">arccosine</w:delText>
          </w:r>
        </w:del>
      </w:hyperlink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of one is</w:delText>
        </w:r>
      </w:del>
      <w:del w:id="1556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1557" w:author="PR Preview" w:date="2026-01-01T00:00:00Z">
        <w:r>
          <w:delText xml:space="preserve">, because the</w:delText>
        </w:r>
      </w:del>
      <w:del w:id="1558" w:author="PR Preview" w:date="2026-01-01T00:00:00Z">
        <w:r>
          <w:delText xml:space="preserve"> </w:delText>
        </w:r>
      </w:del>
      <w:hyperlink w:anchor="def-cosine-sine">
        <w:del w:id="1559" w:author="PR Preview" w:date="2026-01-01T00:00:00Z">
          <w:r>
            <w:rPr>
              <w:rStyle w:val="Hyperlink"/>
            </w:rPr>
            <w:delText xml:space="preserve">cosine</w:delText>
          </w:r>
        </w:del>
      </w:hyperlink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of zero is</w:delText>
        </w:r>
      </w:del>
      <w:del w:id="1562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156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61"/>
        </w:numPr>
      </w:pPr>
      <w:del w:id="1564" w:author="PR Preview" w:date="2026-01-01T00:00:00Z">
        <w:r>
          <w:delText xml:space="preserve">The arccosine of zero is</w:delText>
        </w:r>
      </w:del>
      <w:del w:id="1565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1566" w:author="PR Preview" w:date="2026-01-01T00:00:00Z">
        <w:r>
          <w:delText xml:space="preserve">, because the cosine of a quarter turn is</w:delText>
        </w:r>
      </w:del>
      <w:del w:id="1567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6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61"/>
        </w:numPr>
      </w:pPr>
      <w:del w:id="1569" w:author="PR Preview" w:date="2026-01-01T00:00:00Z">
        <w:r>
          <w:delText xml:space="preserve">The arccosine of minus one is</w:delText>
        </w:r>
      </w:del>
      <w:del w:id="1570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1571" w:author="PR Preview" w:date="2026-01-01T00:00:00Z">
        <w:r>
          <w:delText xml:space="preserve">, because the cosine of a half turn is</w:delText>
        </w:r>
      </w:del>
      <w:del w:id="1572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573" w:author="PR Preview" w:date="2026-01-01T00:00:00Z">
        <w:r>
          <w:delText xml:space="preserve">.</w:delText>
        </w:r>
      </w:del>
    </w:p>
    <w:p>
      <w:pPr>
        <w:pStyle w:val="Heading2"/>
      </w:pPr>
      <w:del w:id="1574" w:author="PR Preview" w:date="2026-01-01T00:00:00Z">
        <w:r>
          <w:delText xml:space="preserve">22 Complex numbers</w:delText>
        </w:r>
      </w:del>
    </w:p>
    <w:p>
      <w:pPr>
        <w:pStyle w:val="FirstParagraph"/>
      </w:pPr>
      <w:del w:id="1575" w:author="PR Preview" w:date="2026-01-01T00:00:00Z">
        <w:r>
          <w:rPr>
            <w:b/>
            <w:bCs/>
          </w:rPr>
          <w:delText xml:space="preserve">Definition 88 (Imaginary unit)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The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rPr>
            <w:b/>
            <w:bCs/>
          </w:rPr>
          <w:delText xml:space="preserve">imaginary unit</w:delText>
        </w:r>
      </w:del>
      <w:del w:id="1580" w:author="PR Preview" w:date="2026-01-01T00:00:00Z">
        <w:r>
          <w:delText xml:space="preserve"> </w:delText>
        </w:r>
      </w:del>
      <m:oMath>
        <m:r>
          <m:t>i</m:t>
        </m:r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is a number whose square is</w:delText>
        </w:r>
      </w:del>
      <w:del w:id="158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[43]</w:delText>
        </w:r>
      </w:del>
      <w:del w:id="1586" w:author="PR Preview" w:date="2026-01-01T00:00:00Z">
        <w:r>
          <w:delText xml:space="preserve">:</w:delText>
        </w:r>
      </w:del>
    </w:p>
    <w:p>
      <w:pPr>
        <w:pStyle w:val="Heading2"/>
      </w:pPr>
      <w:ins w:id="1587" w:author="PR Preview" w:date="2026-01-01T00:00:00Z">
        <w:r>
          <w:t xml:space="preserve">21 Complex numbers</w:t>
        </w:r>
      </w:ins>
    </w:p>
    <w:bookmarkStart w:id="296" w:name="def-imaginary-unit"/>
    <w:p>
      <w:pPr>
        <w:pStyle w:val="FirstParagraph"/>
      </w:pPr>
      <w:ins w:id="1588" w:author="PR Preview" w:date="2026-01-01T00:00:00Z">
        <w:r>
          <w:rPr>
            <w:b/>
            <w:bCs/>
          </w:rPr>
          <w:t xml:space="preserve">Definition 83 (Imaginary unit)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The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rPr>
            <w:b/>
            <w:bCs/>
          </w:rPr>
          <w:t xml:space="preserve">imaginary unit</w:t>
        </w:r>
      </w:ins>
      <w:ins w:id="1593" w:author="PR Preview" w:date="2026-01-01T00:00:00Z">
        <w:r>
          <w:t xml:space="preserve"> </w:t>
        </w:r>
      </w:ins>
      <m:oMath>
        <m:r>
          <m:t>i</m:t>
        </m:r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is a number whose square is</w:t>
        </w:r>
      </w:ins>
      <w:ins w:id="159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[41]</w:t>
        </w:r>
      </w:ins>
      <w:ins w:id="15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del w:id="1600" w:author="PR Preview" w:date="2026-01-01T00:00:00Z">
        <w:r>
          <w:delText xml:space="preserve">Axler [44], Definition 1.1, p. 2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makes this idea rigorous: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it defines a complex number as an ordered pair</w:delText>
        </w:r>
      </w:del>
      <w:del w:id="16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of real numbers,</w:delText>
        </w:r>
      </w:del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written</w:delText>
        </w:r>
      </w:del>
      <w:del w:id="16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1611" w:author="PR Preview" w:date="2026-01-01T00:00:00Z">
        <w:r>
          <w:delText xml:space="preserve">,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defines addition and multiplication of such pairs,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writes</w:delText>
        </w:r>
      </w:del>
      <w:del w:id="161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as</w:delText>
        </w:r>
      </w:del>
      <w:del w:id="1619" w:author="PR Preview" w:date="2026-01-01T00:00:00Z">
        <w:r>
          <w:delText xml:space="preserve"> </w:delText>
        </w:r>
      </w:del>
      <m:oMath>
        <m:r>
          <m:t>i</m:t>
        </m:r>
      </m:oMath>
      <w:del w:id="1620" w:author="PR Preview" w:date="2026-01-01T00:00:00Z">
        <w:r>
          <w:delText xml:space="preserve">,</w:delText>
        </w:r>
      </w:del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and leaves it to the reader to verify that</w:delText>
        </w:r>
      </w:del>
      <w:del w:id="1623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624" w:author="PR Preview" w:date="2026-01-01T00:00:00Z">
        <w:r>
          <w:delText xml:space="preserve">.</w:delText>
        </w:r>
      </w:del>
    </w:p>
    <w:p>
      <w:pPr>
        <w:pStyle w:val="BodyText"/>
      </w:pPr>
      <w:del w:id="1625" w:author="PR Preview" w:date="2026-01-01T00:00:00Z">
        <w:r>
          <w:rPr>
            <w:b/>
            <w:bCs/>
          </w:rPr>
          <w:delText xml:space="preserve">Example 68 (Powers of the imaginary unit)</w:delText>
        </w:r>
      </w:del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The powers of</w:delText>
        </w:r>
      </w:del>
      <w:del w:id="1628" w:author="PR Preview" w:date="2026-01-01T00:00:00Z">
        <w:r>
          <w:delText xml:space="preserve"> </w:delText>
        </w:r>
      </w:del>
      <m:oMath>
        <m:r>
          <m:t>i</m:t>
        </m:r>
      </m:oMath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repeat in a cycle of four:</w:delText>
        </w:r>
      </w:del>
    </w:p>
    <w:p>
      <w:pPr>
        <w:pStyle w:val="FirstParagraph"/>
      </w:pPr>
      <w:ins w:id="1631" w:author="PR Preview" w:date="2026-01-01T00:00:00Z">
        <w:r>
          <w:t xml:space="preserve">Axler [42], Definition 1.1, p. 2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makes this idea rigorous: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it defines a complex number as an ordered pair</w:t>
        </w:r>
      </w:ins>
      <w:ins w:id="16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of real numbers,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written</w:t>
        </w:r>
      </w:ins>
      <w:ins w:id="16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1642" w:author="PR Preview" w:date="2026-01-01T00:00:00Z">
        <w:r>
          <w:t xml:space="preserve">,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defines addition and multiplication of such pairs,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writes</w:t>
        </w:r>
      </w:ins>
      <w:ins w:id="164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as</w:t>
        </w:r>
      </w:ins>
      <w:ins w:id="1650" w:author="PR Preview" w:date="2026-01-01T00:00:00Z">
        <w:r>
          <w:t xml:space="preserve"> </w:t>
        </w:r>
      </w:ins>
      <m:oMath>
        <m:r>
          <m:t>i</m:t>
        </m:r>
      </m:oMath>
      <w:ins w:id="1651" w:author="PR Preview" w:date="2026-01-01T00:00:00Z">
        <w:r>
          <w:t xml:space="preserve">,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and leaves it to the reader to verify that</w:t>
        </w:r>
      </w:ins>
      <w:ins w:id="1654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655" w:author="PR Preview" w:date="2026-01-01T00:00:00Z">
        <w:r>
          <w:t xml:space="preserve">.</w:t>
        </w:r>
      </w:ins>
    </w:p>
    <w:bookmarkStart w:id="297" w:name="exm-imaginary-unit-powers"/>
    <w:p>
      <w:pPr>
        <w:pStyle w:val="BodyText"/>
      </w:pPr>
      <w:ins w:id="1656" w:author="PR Preview" w:date="2026-01-01T00:00:00Z">
        <w:r>
          <w:rPr>
            <w:b/>
            <w:bCs/>
          </w:rPr>
          <w:t xml:space="preserve">Example 63 (Powers of the imaginary unit)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The powers of</w:t>
        </w:r>
      </w:ins>
      <w:ins w:id="1659" w:author="PR Preview" w:date="2026-01-01T00:00:00Z">
        <w:r>
          <w:t xml:space="preserve"> </w:t>
        </w:r>
      </w:ins>
      <m:oMath>
        <m:r>
          <m:t>i</m:t>
        </m:r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del w:id="1662" w:author="PR Preview" w:date="2026-01-01T00:00:00Z">
        <w:r>
          <w:rPr>
            <w:b/>
            <w:bCs/>
          </w:rPr>
          <w:delText xml:space="preserve">Example 69 (No real number squares to</w:delText>
        </w:r>
      </w:del>
      <w:del w:id="166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664" w:author="PR Preview" w:date="2026-01-01T00:00:00Z">
        <w:r>
          <w:rPr>
            <w:b/>
            <w:bCs/>
          </w:rPr>
          <w:delText xml:space="preserve">)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The imaginary unit is not a real number,</w:delText>
        </w:r>
      </w:del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because the square of every real number</w:delText>
        </w:r>
      </w:del>
      <w:del w:id="1669" w:author="PR Preview" w:date="2026-01-01T00:00:00Z">
        <w:r>
          <w:delText xml:space="preserve"> </w:delText>
        </w:r>
      </w:del>
      <m:oMath>
        <m:r>
          <m:t>x</m:t>
        </m:r>
      </m:oMath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is at least</w:delText>
        </w:r>
      </w:del>
      <w:del w:id="1672" w:author="PR Preview" w:date="2026-01-01T00:00:00Z">
        <w:r>
          <w:delText xml:space="preserve"> </w:delText>
        </w:r>
      </w:del>
      <m:oMath>
        <m:r>
          <m:t>0</m:t>
        </m:r>
      </m:oMath>
      <w:del w:id="1673" w:author="PR Preview" w:date="2026-01-01T00:00:00Z">
        <w:r>
          <w:delText xml:space="preserve">:</w:delText>
        </w:r>
      </w:del>
    </w:p>
    <w:p>
      <w:pPr>
        <w:pStyle w:val="BodyText"/>
      </w:pPr>
      <w:ins w:id="1674" w:author="PR Preview" w:date="2026-01-01T00:00:00Z">
        <w:r>
          <w:rPr>
            <w:b/>
            <w:bCs/>
          </w:rPr>
          <w:t xml:space="preserve">Example 64 (No real number squares to</w:t>
        </w:r>
      </w:ins>
      <w:ins w:id="167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676" w:author="PR Preview" w:date="2026-01-01T00:00:00Z">
        <w:r>
          <w:rPr>
            <w:b/>
            <w:bCs/>
          </w:rPr>
          <w:t xml:space="preserve">)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The imaginary unit is not a real number,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because the square of every real number</w:t>
        </w:r>
      </w:ins>
      <w:ins w:id="1681" w:author="PR Preview" w:date="2026-01-01T00:00:00Z">
        <w:r>
          <w:t xml:space="preserve"> </w:t>
        </w:r>
      </w:ins>
      <m:oMath>
        <m:r>
          <m:t>x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is at least</w:t>
        </w:r>
      </w:ins>
      <w:ins w:id="1684" w:author="PR Preview" w:date="2026-01-01T00:00:00Z">
        <w:r>
          <w:t xml:space="preserve"> </w:t>
        </w:r>
      </w:ins>
      <m:oMath>
        <m:r>
          <m:t>0</m:t>
        </m:r>
      </m:oMath>
      <w:ins w:id="168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1686" w:author="PR Preview" w:date="2026-01-01T00:00:00Z">
        <w:r>
          <w:delText xml:space="preserve">For instance,</w:delText>
        </w:r>
      </w:del>
      <w:del w:id="1687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and</w:delText>
        </w:r>
      </w:del>
      <w:del w:id="16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1691" w:author="PR Preview" w:date="2026-01-01T00:00:00Z">
        <w:r>
          <w:delText xml:space="preserve">;</w:delText>
        </w:r>
      </w:del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neither is</w:delText>
        </w:r>
      </w:del>
      <w:del w:id="169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695" w:author="PR Preview" w:date="2026-01-01T00:00:00Z">
        <w:r>
          <w:delText xml:space="preserve">.</w:delText>
        </w:r>
      </w:del>
      <w:del w:id="1696" w:author="PR Preview" w:date="2026-01-01T00:00:00Z">
        <w:r>
          <w:delText xml:space="preserve"> </w:delText>
        </w:r>
      </w:del>
      <w:del w:id="1697" w:author="PR Preview" w:date="2026-01-01T00:00:00Z">
        <w:r>
          <w:delText xml:space="preserve">So the equation</w:delText>
        </w:r>
      </w:del>
      <w:del w:id="169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delText xml:space="preserve">has no real solution,</w:delText>
        </w:r>
      </w:del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and</w:delText>
        </w:r>
      </w:del>
      <w:del w:id="1703" w:author="PR Preview" w:date="2026-01-01T00:00:00Z">
        <w:r>
          <w:delText xml:space="preserve"> </w:delText>
        </w:r>
      </w:del>
      <w:hyperlink w:anchor="def-imaginary-unit">
        <w:del w:id="1704" w:author="PR Preview" w:date="2026-01-01T00:00:00Z">
          <w:r>
            <w:rPr>
              <w:rStyle w:val="Hyperlink"/>
            </w:rPr>
            <w:delText xml:space="preserve">Definition 88</w:delText>
          </w:r>
        </w:del>
      </w:hyperlink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1707" w:author="PR Preview" w:date="2026-01-01T00:00:00Z">
        <w:r>
          <w:t xml:space="preserve">For instance,</w:t>
        </w:r>
      </w:ins>
      <w:ins w:id="1708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and</w:t>
        </w:r>
      </w:ins>
      <w:ins w:id="17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1712" w:author="PR Preview" w:date="2026-01-01T00:00:00Z">
        <w:r>
          <w:t xml:space="preserve">;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neither is</w:t>
        </w:r>
      </w:ins>
      <w:ins w:id="171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16" w:author="PR Preview" w:date="2026-01-01T00:00:00Z">
        <w:r>
          <w:t xml:space="preserve">.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So the equation</w:t>
        </w:r>
      </w:ins>
      <w:ins w:id="171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has no real solution,</w:t>
        </w:r>
      </w:ins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and</w:t>
        </w:r>
      </w:ins>
      <w:ins w:id="1724" w:author="PR Preview" w:date="2026-01-01T00:00:00Z">
        <w:r>
          <w:t xml:space="preserve"> </w:t>
        </w:r>
      </w:ins>
      <w:hyperlink w:anchor="def-imaginary-unit">
        <w:ins w:id="1725" w:author="PR Preview" w:date="2026-01-01T00:00:00Z">
          <w:r>
            <w:rPr>
              <w:rStyle w:val="Hyperlink"/>
            </w:rPr>
            <w:t xml:space="preserve">Definition 83</w:t>
          </w:r>
        </w:ins>
      </w:hyperlink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introduces a new number to solve it.</w:t>
        </w:r>
      </w:ins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del w:id="1728" w:author="PR Preview" w:date="2026-01-01T00:00:00Z">
        <w:r>
          <w:rPr>
            <w:b/>
            <w:bCs/>
          </w:rPr>
          <w:delText xml:space="preserve">Example 70 (Squaring</w:delText>
        </w:r>
      </w:del>
      <w:del w:id="1729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1730" w:author="PR Preview" w:date="2026-01-01T00:00:00Z">
        <w:r>
          <w:rPr>
            <w:b/>
            <w:bCs/>
          </w:rPr>
          <w:delText xml:space="preserve"> </w:delText>
        </w:r>
      </w:del>
      <w:del w:id="1731" w:author="PR Preview" w:date="2026-01-01T00:00:00Z">
        <w:r>
          <w:rPr>
            <w:b/>
            <w:bCs/>
          </w:rPr>
          <w:delText xml:space="preserve">and</w:delText>
        </w:r>
      </w:del>
      <w:del w:id="173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1733" w:author="PR Preview" w:date="2026-01-01T00:00:00Z">
        <w:r>
          <w:rPr>
            <w:b/>
            <w:bCs/>
          </w:rPr>
          <w:delText xml:space="preserve"> </w:delText>
        </w:r>
      </w:del>
      <w:del w:id="1734" w:author="PR Preview" w:date="2026-01-01T00:00:00Z">
        <w:r>
          <w:rPr>
            <w:b/>
            <w:bCs/>
          </w:rPr>
          <w:delText xml:space="preserve">in R)</w:delText>
        </w:r>
      </w:del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R has the imaginary unit as</w:delText>
        </w:r>
      </w:del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rPr>
            <w:rStyle w:val="VerbatimChar"/>
          </w:rPr>
          <w:delText xml:space="preserve">1i</w:delText>
        </w:r>
      </w:del>
      <w:del w:id="1739" w:author="PR Preview" w:date="2026-01-01T00:00:00Z">
        <w:r>
          <w:delText xml:space="preserve">.</w:delText>
        </w:r>
      </w:del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1742" w:author="PR Preview" w:date="2026-01-01T00:00:00Z">
        <w:r>
          <w:rPr>
            <w:b/>
            <w:bCs/>
          </w:rPr>
          <w:t xml:space="preserve">Example 65 (Squaring</w:t>
        </w:r>
      </w:ins>
      <w:ins w:id="1743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1744" w:author="PR Preview" w:date="2026-01-01T00:00:00Z">
        <w:r>
          <w:rPr>
            <w:b/>
            <w:bCs/>
          </w:rPr>
          <w:t xml:space="preserve"> </w:t>
        </w:r>
      </w:ins>
      <w:ins w:id="1745" w:author="PR Preview" w:date="2026-01-01T00:00:00Z">
        <w:r>
          <w:rPr>
            <w:b/>
            <w:bCs/>
          </w:rPr>
          <w:t xml:space="preserve">and</w:t>
        </w:r>
      </w:ins>
      <w:ins w:id="174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1747" w:author="PR Preview" w:date="2026-01-01T00:00:00Z">
        <w:r>
          <w:rPr>
            <w:b/>
            <w:bCs/>
          </w:rPr>
          <w:t xml:space="preserve"> </w:t>
        </w:r>
      </w:ins>
      <w:ins w:id="1748" w:author="PR Preview" w:date="2026-01-01T00:00:00Z">
        <w:r>
          <w:rPr>
            <w:b/>
            <w:bCs/>
          </w:rPr>
          <w:t xml:space="preserve">in R)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R has the imaginary unit as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rPr>
            <w:rStyle w:val="VerbatimChar"/>
          </w:rPr>
          <w:t xml:space="preserve">1i</w:t>
        </w:r>
      </w:ins>
      <w:ins w:id="1753" w:author="PR Preview" w:date="2026-01-01T00:00:00Z">
        <w:r>
          <w:t xml:space="preserve">.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1756" w:author="PR Preview" w:date="2026-01-01T00:00:00Z">
        <w:r>
          <w:delText xml:space="preserve">Both squares have real part -1</w:delText>
        </w:r>
      </w:del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and imaginary part 0,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as</w:delText>
        </w:r>
      </w:del>
      <w:del w:id="1761" w:author="PR Preview" w:date="2026-01-01T00:00:00Z">
        <w:r>
          <w:delText xml:space="preserve"> </w:delText>
        </w:r>
      </w:del>
      <w:hyperlink w:anchor="def-imaginary-unit">
        <w:del w:id="1762" w:author="PR Preview" w:date="2026-01-01T00:00:00Z">
          <w:r>
            <w:rPr>
              <w:rStyle w:val="Hyperlink"/>
            </w:rPr>
            <w:delText xml:space="preserve">Definition 88</w:delText>
          </w:r>
        </w:del>
      </w:hyperlink>
      <w:del w:id="1763" w:author="PR Preview" w:date="2026-01-01T00:00:00Z">
        <w:r>
          <w:delText xml:space="preserve"> </w:delText>
        </w:r>
      </w:del>
      <w:del w:id="1764" w:author="PR Preview" w:date="2026-01-01T00:00:00Z">
        <w:r>
          <w:delText xml:space="preserve">and</w:delText>
        </w:r>
      </w:del>
      <w:del w:id="1765" w:author="PR Preview" w:date="2026-01-01T00:00:00Z">
        <w:r>
          <w:delText xml:space="preserve"> </w:delText>
        </w:r>
      </w:del>
      <w:hyperlink w:anchor="thm-negative-imaginary-unit">
        <w:del w:id="1766" w:author="PR Preview" w:date="2026-01-01T00:00:00Z">
          <w:r>
            <w:rPr>
              <w:rStyle w:val="Hyperlink"/>
            </w:rPr>
            <w:delText xml:space="preserve">Theorem 35</w:delText>
          </w:r>
        </w:del>
      </w:hyperlink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say.</w:delText>
        </w:r>
      </w:del>
    </w:p>
    <w:p>
      <w:pPr>
        <w:pStyle w:val="FirstParagraph"/>
      </w:pPr>
      <w:ins w:id="1769" w:author="PR Preview" w:date="2026-01-01T00:00:00Z">
        <w:r>
          <w:t xml:space="preserve">Both squares have real part -1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and imaginary part 0,</w:t>
        </w:r>
      </w:ins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as</w:t>
        </w:r>
      </w:ins>
      <w:ins w:id="1774" w:author="PR Preview" w:date="2026-01-01T00:00:00Z">
        <w:r>
          <w:t xml:space="preserve"> </w:t>
        </w:r>
      </w:ins>
      <w:hyperlink w:anchor="def-imaginary-unit">
        <w:ins w:id="1775" w:author="PR Preview" w:date="2026-01-01T00:00:00Z">
          <w:r>
            <w:rPr>
              <w:rStyle w:val="Hyperlink"/>
            </w:rPr>
            <w:t xml:space="preserve">Definition 83</w:t>
          </w:r>
        </w:ins>
      </w:hyperlink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and</w:t>
        </w:r>
      </w:ins>
      <w:ins w:id="1778" w:author="PR Preview" w:date="2026-01-01T00:00:00Z">
        <w:r>
          <w:t xml:space="preserve"> </w:t>
        </w:r>
      </w:ins>
      <w:hyperlink w:anchor="thm-negative-imaginary-unit">
        <w:ins w:id="1779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say.</w:t>
        </w:r>
      </w:ins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del w:id="1782" w:author="PR Preview" w:date="2026-01-01T00:00:00Z">
        <w:r>
          <w:rPr>
            <w:b/>
            <w:bCs/>
          </w:rPr>
          <w:delText xml:space="preserve">Definition 89 (Complex number)</w:delText>
        </w:r>
      </w:del>
      <w:del w:id="1783" w:author="PR Preview" w:date="2026-01-01T00:00:00Z">
        <w:r>
          <w:delText xml:space="preserve"> </w:delText>
        </w:r>
      </w:del>
      <w:del w:id="1784" w:author="PR Preview" w:date="2026-01-01T00:00:00Z">
        <w:r>
          <w:delText xml:space="preserve">A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rPr>
            <w:b/>
            <w:bCs/>
          </w:rPr>
          <w:delText xml:space="preserve">complex number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[45]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791" w:author="PR Preview" w:date="2026-01-01T00:00:00Z">
        <w:r>
          <w:delText xml:space="preserve">where</w:delText>
        </w:r>
      </w:del>
      <w:del w:id="1792" w:author="PR Preview" w:date="2026-01-01T00:00:00Z">
        <w:r>
          <w:delText xml:space="preserve"> </w:delText>
        </w:r>
      </w:del>
      <m:oMath>
        <m:r>
          <m:t>a</m:t>
        </m:r>
      </m:oMath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and</w:delText>
        </w:r>
      </w:del>
      <w:del w:id="1795" w:author="PR Preview" w:date="2026-01-01T00:00:00Z">
        <w:r>
          <w:delText xml:space="preserve"> </w:delText>
        </w:r>
      </w:del>
      <m:oMath>
        <m:r>
          <m:t>b</m:t>
        </m:r>
      </m:oMath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are real numbers and</w:delText>
        </w:r>
      </w:del>
      <w:del w:id="1798" w:author="PR Preview" w:date="2026-01-01T00:00:00Z">
        <w:r>
          <w:delText xml:space="preserve"> </w:delText>
        </w:r>
      </w:del>
      <m:oMath>
        <m:r>
          <m:t>i</m:t>
        </m:r>
      </m:oMath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is the imaginary unit (</w:delText>
        </w:r>
      </w:del>
      <w:hyperlink w:anchor="def-imaginary-unit">
        <w:del w:id="1801" w:author="PR Preview" w:date="2026-01-01T00:00:00Z">
          <w:r>
            <w:rPr>
              <w:rStyle w:val="Hyperlink"/>
            </w:rPr>
            <w:delText xml:space="preserve">Definition 88</w:delText>
          </w:r>
        </w:del>
      </w:hyperlink>
      <w:del w:id="1802" w:author="PR Preview" w:date="2026-01-01T00:00:00Z">
        <w:r>
          <w:delText xml:space="preserve">).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The set of all complex numbers is</w:delText>
        </w:r>
      </w:del>
      <w:del w:id="180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1806" w:author="PR Preview" w:date="2026-01-01T00:00:00Z">
        <w:r>
          <w:delText xml:space="preserve">.</w:delText>
        </w:r>
      </w:del>
    </w:p>
    <w:p>
      <w:pPr>
        <w:pStyle w:val="BodyText"/>
      </w:pPr>
      <w:del w:id="1807" w:author="PR Preview" w:date="2026-01-01T00:00:00Z">
        <w:r>
          <w:rPr>
            <w:b/>
            <w:bCs/>
          </w:rPr>
          <w:delText xml:space="preserve">Definition 90 (Real part)</w:delText>
        </w:r>
      </w:del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The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rPr>
            <w:b/>
            <w:bCs/>
          </w:rPr>
          <w:delText xml:space="preserve">real part</w:delText>
        </w:r>
      </w:del>
      <w:del w:id="1812" w:author="PR Preview" w:date="2026-01-01T00:00:00Z">
        <w:r>
          <w:delText xml:space="preserve"> </w:delText>
        </w:r>
      </w:del>
      <w:del w:id="1813" w:author="PR Preview" w:date="2026-01-01T00:00:00Z">
        <w:r>
          <w:delText xml:space="preserve">of a complex number</w:delText>
        </w:r>
      </w:del>
      <w:del w:id="181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815" w:author="PR Preview" w:date="2026-01-01T00:00:00Z">
        <w:r>
          <w:delText xml:space="preserve"> </w:delText>
        </w:r>
      </w:del>
      <w:del w:id="1816" w:author="PR Preview" w:date="2026-01-01T00:00:00Z">
        <w:r>
          <w:delText xml:space="preserve">(</w:delText>
        </w:r>
      </w:del>
      <w:hyperlink w:anchor="def-complex-number">
        <w:del w:id="1817" w:author="PR Preview" w:date="2026-01-01T00:00:00Z">
          <w:r>
            <w:rPr>
              <w:rStyle w:val="Hyperlink"/>
            </w:rPr>
            <w:delText xml:space="preserve">Definition 89</w:delText>
          </w:r>
        </w:del>
      </w:hyperlink>
      <w:del w:id="1818" w:author="PR Preview" w:date="2026-01-01T00:00:00Z">
        <w:r>
          <w:delText xml:space="preserve">) is</w:delText>
        </w:r>
      </w:del>
      <w:del w:id="1819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1820" w:author="PR Preview" w:date="2026-01-01T00:00:00Z">
        <w:r>
          <w:delText xml:space="preserve">.</w:delText>
        </w:r>
      </w:del>
    </w:p>
    <w:p>
      <w:pPr>
        <w:pStyle w:val="BodyText"/>
      </w:pPr>
      <w:del w:id="1821" w:author="PR Preview" w:date="2026-01-01T00:00:00Z">
        <w:r>
          <w:rPr>
            <w:b/>
            <w:bCs/>
          </w:rPr>
          <w:delText xml:space="preserve">Definition 91 (Imaginary part)</w:delText>
        </w:r>
      </w:del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The</w:delText>
        </w:r>
      </w:del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rPr>
            <w:b/>
            <w:bCs/>
          </w:rPr>
          <w:delText xml:space="preserve">imaginary part</w:delText>
        </w:r>
      </w:del>
      <w:del w:id="1826" w:author="PR Preview" w:date="2026-01-01T00:00:00Z">
        <w:r>
          <w:delText xml:space="preserve"> </w:delText>
        </w:r>
      </w:del>
      <w:del w:id="1827" w:author="PR Preview" w:date="2026-01-01T00:00:00Z">
        <w:r>
          <w:delText xml:space="preserve">of a complex number</w:delText>
        </w:r>
      </w:del>
      <w:del w:id="182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(</w:delText>
        </w:r>
      </w:del>
      <w:hyperlink w:anchor="def-complex-number">
        <w:del w:id="1831" w:author="PR Preview" w:date="2026-01-01T00:00:00Z">
          <w:r>
            <w:rPr>
              <w:rStyle w:val="Hyperlink"/>
            </w:rPr>
            <w:delText xml:space="preserve">Definition 89</w:delText>
          </w:r>
        </w:del>
      </w:hyperlink>
      <w:del w:id="1832" w:author="PR Preview" w:date="2026-01-01T00:00:00Z">
        <w:r>
          <w:delText xml:space="preserve">) is</w:delText>
        </w:r>
      </w:del>
      <w:del w:id="1833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1834" w:author="PR Preview" w:date="2026-01-01T00:00:00Z">
        <w:r>
          <w:delText xml:space="preserve">.</w:delText>
        </w:r>
      </w:del>
    </w:p>
    <w:p>
      <w:pPr>
        <w:pStyle w:val="BodyText"/>
      </w:pPr>
      <w:del w:id="1835" w:author="PR Preview" w:date="2026-01-01T00:00:00Z">
        <w:r>
          <w:rPr>
            <w:b/>
            <w:bCs/>
          </w:rPr>
          <w:delText xml:space="preserve">Definition 92 (Equal complex numbers)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Two complex numbers (</w:delText>
        </w:r>
      </w:del>
      <w:hyperlink w:anchor="def-complex-number">
        <w:del w:id="1838" w:author="PR Preview" w:date="2026-01-01T00:00:00Z">
          <w:r>
            <w:rPr>
              <w:rStyle w:val="Hyperlink"/>
            </w:rPr>
            <w:delText xml:space="preserve">Definition 89</w:delText>
          </w:r>
        </w:del>
      </w:hyperlink>
      <w:del w:id="1839" w:author="PR Preview" w:date="2026-01-01T00:00:00Z">
        <w:r>
          <w:delText xml:space="preserve">) are</w:delText>
        </w:r>
      </w:del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rPr>
            <w:b/>
            <w:bCs/>
          </w:rPr>
          <w:delText xml:space="preserve">equal</w:delText>
        </w:r>
      </w:del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exactly when their real parts (</w:delText>
        </w:r>
      </w:del>
      <w:hyperlink w:anchor="def-real-part">
        <w:del w:id="1844" w:author="PR Preview" w:date="2026-01-01T00:00:00Z">
          <w:r>
            <w:rPr>
              <w:rStyle w:val="Hyperlink"/>
            </w:rPr>
            <w:delText xml:space="preserve">Definition 90</w:delText>
          </w:r>
        </w:del>
      </w:hyperlink>
      <w:del w:id="1845" w:author="PR Preview" w:date="2026-01-01T00:00:00Z">
        <w:r>
          <w:delText xml:space="preserve">) are equal and their imaginary parts (</w:delText>
        </w:r>
      </w:del>
      <w:hyperlink w:anchor="def-imaginary-part">
        <w:del w:id="1846" w:author="PR Preview" w:date="2026-01-01T00:00:00Z">
          <w:r>
            <w:rPr>
              <w:rStyle w:val="Hyperlink"/>
            </w:rPr>
            <w:delText xml:space="preserve">Definition 91</w:delText>
          </w:r>
        </w:del>
      </w:hyperlink>
      <w:del w:id="1847" w:author="PR Preview" w:date="2026-01-01T00:00:00Z">
        <w:r>
          <w:delText xml:space="preserve">) are equal.</w:delText>
        </w:r>
      </w:del>
    </w:p>
    <w:p>
      <w:pPr>
        <w:pStyle w:val="BodyText"/>
      </w:pPr>
      <w:del w:id="1848" w:author="PR Preview" w:date="2026-01-01T00:00:00Z">
        <w:r>
          <w:delText xml:space="preserve">Axler [44], Definition 1.1, p. 2</w:delText>
        </w:r>
      </w:del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defines</w:delText>
        </w:r>
      </w:del>
      <w:del w:id="185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as the set of ordered pairs</w:delText>
        </w:r>
      </w:del>
      <w:del w:id="18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of real numbers, written</w:delText>
        </w:r>
      </w:del>
      <w:del w:id="185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1858" w:author="PR Preview" w:date="2026-01-01T00:00:00Z">
        <w:r>
          <w:delText xml:space="preserve">,</w:delText>
        </w:r>
      </w:del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and</w:delText>
        </w:r>
      </w:del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Axler [44], Definition 4.1, p. 120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defines the real and imaginary parts.</w:delText>
        </w:r>
      </w:del>
    </w:p>
    <w:p>
      <w:pPr>
        <w:pStyle w:val="BodyText"/>
      </w:pPr>
      <w:del w:id="1865" w:author="PR Preview" w:date="2026-01-01T00:00:00Z">
        <w:r>
          <w:rPr>
            <w:b/>
            <w:bCs/>
          </w:rPr>
          <w:delText xml:space="preserve">Example 71 (Real and imaginary parts)</w:delText>
        </w:r>
      </w:del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For</w:delText>
        </w:r>
      </w:del>
      <w:del w:id="186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1869" w:author="PR Preview" w:date="2026-01-01T00:00:00Z">
        <w:r>
          <w:delText xml:space="preserve">, the real part is</w:delText>
        </w:r>
      </w:del>
      <w:del w:id="1870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and the imaginary part is</w:delText>
        </w:r>
      </w:del>
      <w:del w:id="1873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1874" w:author="PR Preview" w:date="2026-01-01T00:00:00Z">
        <w:r>
          <w:delText xml:space="preserve">: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the imaginary part is the real number</w:delText>
        </w:r>
      </w:del>
      <w:del w:id="187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1878" w:author="PR Preview" w:date="2026-01-01T00:00:00Z">
        <w:r>
          <w:delText xml:space="preserve">, not</w:delText>
        </w:r>
      </w:del>
      <w:del w:id="187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1880" w:author="PR Preview" w:date="2026-01-01T00:00:00Z">
        <w:r>
          <w:delText xml:space="preserve">.</w:delText>
        </w:r>
      </w:del>
    </w:p>
    <w:p>
      <w:pPr>
        <w:pStyle w:val="BodyText"/>
      </w:pPr>
      <w:ins w:id="1881" w:author="PR Preview" w:date="2026-01-01T00:00:00Z">
        <w:r>
          <w:rPr>
            <w:b/>
            <w:bCs/>
          </w:rPr>
          <w:t xml:space="preserve">Definition 84 (Complex number)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A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rPr>
            <w:b/>
            <w:bCs/>
          </w:rPr>
          <w:t xml:space="preserve">complex number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[43]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890" w:author="PR Preview" w:date="2026-01-01T00:00:00Z">
        <w:r>
          <w:t xml:space="preserve">where</w:t>
        </w:r>
      </w:ins>
      <w:ins w:id="1891" w:author="PR Preview" w:date="2026-01-01T00:00:00Z">
        <w:r>
          <w:t xml:space="preserve"> </w:t>
        </w:r>
      </w:ins>
      <m:oMath>
        <m:r>
          <m:t>a</m:t>
        </m:r>
      </m:oMath>
      <w:ins w:id="1892" w:author="PR Preview" w:date="2026-01-01T00:00:00Z">
        <w:r>
          <w:t xml:space="preserve"> </w:t>
        </w:r>
      </w:ins>
      <w:ins w:id="1893" w:author="PR Preview" w:date="2026-01-01T00:00:00Z">
        <w:r>
          <w:t xml:space="preserve">and</w:t>
        </w:r>
      </w:ins>
      <w:ins w:id="1894" w:author="PR Preview" w:date="2026-01-01T00:00:00Z">
        <w:r>
          <w:t xml:space="preserve"> </w:t>
        </w:r>
      </w:ins>
      <m:oMath>
        <m:r>
          <m:t>b</m:t>
        </m:r>
      </m:oMath>
      <w:ins w:id="1895" w:author="PR Preview" w:date="2026-01-01T00:00:00Z">
        <w:r>
          <w:t xml:space="preserve"> </w:t>
        </w:r>
      </w:ins>
      <w:ins w:id="1896" w:author="PR Preview" w:date="2026-01-01T00:00:00Z">
        <w:r>
          <w:t xml:space="preserve">are real numbers and</w:t>
        </w:r>
      </w:ins>
      <w:ins w:id="1897" w:author="PR Preview" w:date="2026-01-01T00:00:00Z">
        <w:r>
          <w:t xml:space="preserve"> </w:t>
        </w:r>
      </w:ins>
      <m:oMath>
        <m:r>
          <m:t>i</m:t>
        </m:r>
      </m:oMath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is the imaginary unit (</w:t>
        </w:r>
      </w:ins>
      <w:hyperlink w:anchor="def-imaginary-unit">
        <w:ins w:id="1900" w:author="PR Preview" w:date="2026-01-01T00:00:00Z">
          <w:r>
            <w:rPr>
              <w:rStyle w:val="Hyperlink"/>
            </w:rPr>
            <w:t xml:space="preserve">Definition 83</w:t>
          </w:r>
        </w:ins>
      </w:hyperlink>
      <w:ins w:id="1901" w:author="PR Preview" w:date="2026-01-01T00:00:00Z">
        <w:r>
          <w:t xml:space="preserve">).</w:t>
        </w:r>
      </w:ins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The set of all complex numbers is</w:t>
        </w:r>
      </w:ins>
      <w:ins w:id="190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1905" w:author="PR Preview" w:date="2026-01-01T00:00:00Z">
        <w:r>
          <w:t xml:space="preserve">.</w:t>
        </w:r>
      </w:ins>
    </w:p>
    <w:bookmarkEnd w:id="302"/>
    <w:bookmarkStart w:id="303" w:name="def-real-part"/>
    <w:p>
      <w:pPr>
        <w:pStyle w:val="BodyText"/>
      </w:pPr>
      <w:ins w:id="1906" w:author="PR Preview" w:date="2026-01-01T00:00:00Z">
        <w:r>
          <w:rPr>
            <w:b/>
            <w:bCs/>
          </w:rPr>
          <w:t xml:space="preserve">Definition 85 (Real part)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The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rPr>
            <w:b/>
            <w:bCs/>
          </w:rPr>
          <w:t xml:space="preserve">real part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of a complex number</w:t>
        </w:r>
      </w:ins>
      <w:ins w:id="191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(</w:t>
        </w:r>
      </w:ins>
      <w:hyperlink w:anchor="def-complex-number">
        <w:ins w:id="1916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1917" w:author="PR Preview" w:date="2026-01-01T00:00:00Z">
        <w:r>
          <w:t xml:space="preserve">) is</w:t>
        </w:r>
      </w:ins>
      <w:ins w:id="1918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1919" w:author="PR Preview" w:date="2026-01-01T00:00:00Z">
        <w:r>
          <w:t xml:space="preserve">.</w:t>
        </w:r>
      </w:ins>
    </w:p>
    <w:bookmarkEnd w:id="303"/>
    <w:bookmarkStart w:id="304" w:name="def-imaginary-part"/>
    <w:p>
      <w:pPr>
        <w:pStyle w:val="BodyText"/>
      </w:pPr>
      <w:ins w:id="1920" w:author="PR Preview" w:date="2026-01-01T00:00:00Z">
        <w:r>
          <w:rPr>
            <w:b/>
            <w:bCs/>
          </w:rPr>
          <w:t xml:space="preserve">Definition 86 (Imaginary part)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The</w:t>
        </w:r>
      </w:ins>
      <w:ins w:id="1923" w:author="PR Preview" w:date="2026-01-01T00:00:00Z">
        <w:r>
          <w:t xml:space="preserve"> </w:t>
        </w:r>
      </w:ins>
      <w:ins w:id="1924" w:author="PR Preview" w:date="2026-01-01T00:00:00Z">
        <w:r>
          <w:rPr>
            <w:b/>
            <w:bCs/>
          </w:rPr>
          <w:t xml:space="preserve">imaginary part</w:t>
        </w:r>
      </w:ins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of a complex number</w:t>
        </w:r>
      </w:ins>
      <w:ins w:id="192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(</w:t>
        </w:r>
      </w:ins>
      <w:hyperlink w:anchor="def-complex-number">
        <w:ins w:id="1930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1931" w:author="PR Preview" w:date="2026-01-01T00:00:00Z">
        <w:r>
          <w:t xml:space="preserve">) is</w:t>
        </w:r>
      </w:ins>
      <w:ins w:id="1932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1933" w:author="PR Preview" w:date="2026-01-01T00:00:00Z">
        <w:r>
          <w:t xml:space="preserve">.</w:t>
        </w:r>
      </w:ins>
    </w:p>
    <w:bookmarkEnd w:id="304"/>
    <w:bookmarkStart w:id="305" w:name="def-complex-equality"/>
    <w:p>
      <w:pPr>
        <w:pStyle w:val="BodyText"/>
      </w:pPr>
      <w:ins w:id="1934" w:author="PR Preview" w:date="2026-01-01T00:00:00Z">
        <w:r>
          <w:rPr>
            <w:b/>
            <w:bCs/>
          </w:rPr>
          <w:t xml:space="preserve">Definition 87 (Equal complex numbers)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Two complex numbers (</w:t>
        </w:r>
      </w:ins>
      <w:hyperlink w:anchor="def-complex-number">
        <w:ins w:id="1937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1938" w:author="PR Preview" w:date="2026-01-01T00:00:00Z">
        <w:r>
          <w:t xml:space="preserve">) are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rPr>
            <w:b/>
            <w:bCs/>
          </w:rPr>
          <w:t xml:space="preserve">equal</w:t>
        </w:r>
      </w:ins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exactly when their real parts (</w:t>
        </w:r>
      </w:ins>
      <w:hyperlink w:anchor="def-real-part">
        <w:ins w:id="1943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1944" w:author="PR Preview" w:date="2026-01-01T00:00:00Z">
        <w:r>
          <w:t xml:space="preserve">) are equal and their imaginary parts (</w:t>
        </w:r>
      </w:ins>
      <w:hyperlink w:anchor="def-imaginary-part">
        <w:ins w:id="1945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1946" w:author="PR Preview" w:date="2026-01-01T00:00:00Z">
        <w:r>
          <w:t xml:space="preserve">) are equal.</w:t>
        </w:r>
      </w:ins>
    </w:p>
    <w:bookmarkEnd w:id="305"/>
    <w:p>
      <w:pPr>
        <w:pStyle w:val="BodyText"/>
      </w:pPr>
      <w:ins w:id="1947" w:author="PR Preview" w:date="2026-01-01T00:00:00Z">
        <w:r>
          <w:t xml:space="preserve">Axler [42], Definition 1.1, p. 2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defines</w:t>
        </w:r>
      </w:ins>
      <w:ins w:id="195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as the set of ordered pairs</w:t>
        </w:r>
      </w:ins>
      <w:ins w:id="19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of real numbers, written</w:t>
        </w:r>
      </w:ins>
      <w:ins w:id="19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1957" w:author="PR Preview" w:date="2026-01-01T00:00:00Z">
        <w:r>
          <w:t xml:space="preserve">,</w:t>
        </w:r>
      </w:ins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and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Axler [42], Definition 4.1, p. 120</w:t>
        </w:r>
      </w:ins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defines the real and imaginary parts.</w:t>
        </w:r>
      </w:ins>
    </w:p>
    <w:bookmarkStart w:id="306" w:name="exm-complex-number"/>
    <w:p>
      <w:pPr>
        <w:pStyle w:val="BodyText"/>
      </w:pPr>
      <w:ins w:id="1964" w:author="PR Preview" w:date="2026-01-01T00:00:00Z">
        <w:r>
          <w:rPr>
            <w:b/>
            <w:bCs/>
          </w:rPr>
          <w:t xml:space="preserve">Example 66 (Real and imaginary parts)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For</w:t>
        </w:r>
      </w:ins>
      <w:ins w:id="196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1968" w:author="PR Preview" w:date="2026-01-01T00:00:00Z">
        <w:r>
          <w:t xml:space="preserve">, the real part is</w:t>
        </w:r>
      </w:ins>
      <w:ins w:id="1969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and the imaginary part is</w:t>
        </w:r>
      </w:ins>
      <w:ins w:id="1972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1973" w:author="PR Preview" w:date="2026-01-01T00:00:00Z">
        <w:r>
          <w:t xml:space="preserve">: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the imaginary part is the real number</w:t>
        </w:r>
      </w:ins>
      <w:ins w:id="197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1977" w:author="PR Preview" w:date="2026-01-01T00:00:00Z">
        <w:r>
          <w:t xml:space="preserve">, not</w:t>
        </w:r>
      </w:ins>
      <w:ins w:id="197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1979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980" w:author="PR Preview" w:date="2026-01-01T00:00:00Z">
        <w:r>
          <w:delText xml:space="preserve">so</w:delText>
        </w:r>
      </w:del>
      <w:del w:id="1981" w:author="PR Preview" w:date="2026-01-01T00:00:00Z">
        <w:r>
          <w:delText xml:space="preserve"> </w:delText>
        </w:r>
      </w:del>
      <m:oMath>
        <m:r>
          <m:t>a</m:t>
        </m:r>
      </m:oMath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is the complex number</w:delText>
        </w:r>
      </w:del>
      <w:del w:id="19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1985" w:author="PR Preview" w:date="2026-01-01T00:00:00Z">
        <w:r>
          <w:delText xml:space="preserve">, whose imaginary part is</w:delText>
        </w:r>
      </w:del>
      <w:del w:id="1986" w:author="PR Preview" w:date="2026-01-01T00:00:00Z">
        <w:r>
          <w:delText xml:space="preserve"> </w:delText>
        </w:r>
      </w:del>
      <m:oMath>
        <m:r>
          <m:t>0</m:t>
        </m:r>
      </m:oMath>
      <w:del w:id="1987" w:author="PR Preview" w:date="2026-01-01T00:00:00Z">
        <w:r>
          <w:delText xml:space="preserve">.</w:delText>
        </w:r>
      </w:del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The real part of</w:delText>
        </w:r>
      </w:del>
      <w:del w:id="199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is</w:delText>
        </w:r>
      </w:del>
      <w:del w:id="1993" w:author="PR Preview" w:date="2026-01-01T00:00:00Z">
        <w:r>
          <w:delText xml:space="preserve"> </w:delText>
        </w:r>
      </w:del>
      <m:oMath>
        <m:r>
          <m:t>a</m:t>
        </m:r>
      </m:oMath>
      <w:del w:id="1994" w:author="PR Preview" w:date="2026-01-01T00:00:00Z">
        <w:r>
          <w:delText xml:space="preserve">, and by the equality rule in</w:delText>
        </w:r>
      </w:del>
      <w:del w:id="1995" w:author="PR Preview" w:date="2026-01-01T00:00:00Z">
        <w:r>
          <w:delText xml:space="preserve"> </w:delText>
        </w:r>
      </w:del>
      <w:hyperlink w:anchor="def-complex-equality">
        <w:del w:id="1996" w:author="PR Preview" w:date="2026-01-01T00:00:00Z">
          <w:r>
            <w:rPr>
              <w:rStyle w:val="Hyperlink"/>
            </w:rPr>
            <w:delText xml:space="preserve">Definition 92</w:delText>
          </w:r>
        </w:del>
      </w:hyperlink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1999" w:author="PR Preview" w:date="2026-01-01T00:00:00Z">
        <w:r>
          <w:t xml:space="preserve">so</w:t>
        </w:r>
      </w:ins>
      <w:ins w:id="2000" w:author="PR Preview" w:date="2026-01-01T00:00:00Z">
        <w:r>
          <w:t xml:space="preserve"> </w:t>
        </w:r>
      </w:ins>
      <m:oMath>
        <m:r>
          <m:t>a</m:t>
        </m:r>
      </m:oMath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is the complex number</w:t>
        </w:r>
      </w:ins>
      <w:ins w:id="200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2004" w:author="PR Preview" w:date="2026-01-01T00:00:00Z">
        <w:r>
          <w:t xml:space="preserve">, whose imaginary part is</w:t>
        </w:r>
      </w:ins>
      <w:ins w:id="2005" w:author="PR Preview" w:date="2026-01-01T00:00:00Z">
        <w:r>
          <w:t xml:space="preserve"> </w:t>
        </w:r>
      </w:ins>
      <m:oMath>
        <m:r>
          <m:t>0</m:t>
        </m:r>
      </m:oMath>
      <w:ins w:id="2006" w:author="PR Preview" w:date="2026-01-01T00:00:00Z">
        <w:r>
          <w:t xml:space="preserve">.</w:t>
        </w:r>
      </w:ins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The real part of</w:t>
        </w:r>
      </w:ins>
      <w:ins w:id="20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is</w:t>
        </w:r>
      </w:ins>
      <w:ins w:id="2012" w:author="PR Preview" w:date="2026-01-01T00:00:00Z">
        <w:r>
          <w:t xml:space="preserve"> </w:t>
        </w:r>
      </w:ins>
      <m:oMath>
        <m:r>
          <m:t>a</m:t>
        </m:r>
      </m:oMath>
      <w:ins w:id="2013" w:author="PR Preview" w:date="2026-01-01T00:00:00Z">
        <w:r>
          <w:t xml:space="preserve">, and by the equality rule in</w:t>
        </w:r>
      </w:ins>
      <w:ins w:id="2014" w:author="PR Preview" w:date="2026-01-01T00:00:00Z">
        <w:r>
          <w:t xml:space="preserve"> </w:t>
        </w:r>
      </w:ins>
      <w:hyperlink w:anchor="def-complex-equality">
        <w:ins w:id="2015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2016" w:author="PR Preview" w:date="2026-01-01T00:00:00Z">
        <w:r>
          <w:t xml:space="preserve"> </w:t>
        </w:r>
      </w:ins>
      <w:ins w:id="2017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del w:id="2018" w:author="PR Preview" w:date="2026-01-01T00:00:00Z">
        <w:r>
          <w:rPr>
            <w:b/>
            <w:bCs/>
          </w:rPr>
          <w:delText xml:space="preserve">Example 72 (Which complex numbers are real)</w:delText>
        </w:r>
      </w:del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R stores complex numbers as a real part and an imaginary part.</w:delText>
        </w:r>
      </w:del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The code below converts the real number</w:delText>
        </w:r>
      </w:del>
      <w:del w:id="2023" w:author="PR Preview" w:date="2026-01-01T00:00:00Z">
        <w:r>
          <w:delText xml:space="preserve"> </w:delText>
        </w:r>
      </w:del>
      <m:oMath>
        <m:r>
          <m:t>7</m:t>
        </m:r>
      </m:oMath>
      <w:del w:id="2024" w:author="PR Preview" w:date="2026-01-01T00:00:00Z">
        <w:r>
          <w:delText xml:space="preserve"> </w:delText>
        </w:r>
      </w:del>
      <w:del w:id="2025" w:author="PR Preview" w:date="2026-01-01T00:00:00Z">
        <w:r>
          <w:delText xml:space="preserve">to a complex number</w:delText>
        </w:r>
      </w:del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2028" w:author="PR Preview" w:date="2026-01-01T00:00:00Z">
        <w:r>
          <w:rPr>
            <w:b/>
            <w:bCs/>
          </w:rPr>
          <w:t xml:space="preserve">Example 67 (Which complex numbers are real)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R stores complex numbers as a real part and an imaginary part.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The code below converts the real number</w:t>
        </w:r>
      </w:ins>
      <w:ins w:id="2033" w:author="PR Preview" w:date="2026-01-01T00:00:00Z">
        <w:r>
          <w:t xml:space="preserve"> </w:t>
        </w:r>
      </w:ins>
      <m:oMath>
        <m:r>
          <m:t>7</m:t>
        </m:r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to a complex number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038" w:author="PR Preview" w:date="2026-01-01T00:00:00Z">
        <w:r>
          <w:delText xml:space="preserve">Axler [44], Definition 1.1, p. 2</w:delText>
        </w:r>
      </w:del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takes these two formulas as the definitions of addition and multiplication.</w:delText>
        </w:r>
      </w:del>
    </w:p>
    <w:p>
      <w:pPr>
        <w:pStyle w:val="BodyText"/>
      </w:pPr>
      <w:del w:id="2041" w:author="PR Preview" w:date="2026-01-01T00:00:00Z">
        <w:r>
          <w:rPr>
            <w:b/>
            <w:bCs/>
          </w:rPr>
          <w:delText xml:space="preserve">Example 73 (Adding and multiplying two complex numbers)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Let</w:delText>
        </w:r>
      </w:del>
      <w:del w:id="2044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and</w:delText>
        </w:r>
      </w:del>
      <w:del w:id="204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2048" w:author="PR Preview" w:date="2026-01-01T00:00:00Z">
        <w:r>
          <w:delText xml:space="preserve">.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Their sum is</w:delText>
        </w:r>
      </w:del>
    </w:p>
    <w:p>
      <w:pPr>
        <w:pStyle w:val="FirstParagraph"/>
      </w:pPr>
      <w:ins w:id="2051" w:author="PR Preview" w:date="2026-01-01T00:00:00Z">
        <w:r>
          <w:t xml:space="preserve">Axler [42], Definition 1.1, p. 2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takes these two formulas as the definitions of addition and multiplication.</w:t>
        </w:r>
      </w:ins>
    </w:p>
    <w:bookmarkStart w:id="310" w:name="exm-complex-arithmetic"/>
    <w:p>
      <w:pPr>
        <w:pStyle w:val="BodyText"/>
      </w:pPr>
      <w:ins w:id="2054" w:author="PR Preview" w:date="2026-01-01T00:00:00Z">
        <w:r>
          <w:rPr>
            <w:b/>
            <w:bCs/>
          </w:rPr>
          <w:t xml:space="preserve">Example 68 (Adding and multiplying two complex numbers)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Let</w:t>
        </w:r>
      </w:ins>
      <w:ins w:id="2057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and</w:t>
        </w:r>
      </w:ins>
      <w:ins w:id="206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2061" w:author="PR Preview" w:date="2026-01-01T00:00:00Z">
        <w:r>
          <w:t xml:space="preserve">.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del w:id="2064" w:author="PR Preview" w:date="2026-01-01T00:00:00Z">
        <w:r>
          <w:rPr>
            <w:b/>
            <w:bCs/>
          </w:rPr>
          <w:delText xml:space="preserve">Definition 93 (Complex conjugate)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The</w:delText>
        </w:r>
      </w:del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rPr>
            <w:b/>
            <w:bCs/>
          </w:rPr>
          <w:delText xml:space="preserve">complex conjugate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[46]</w:delText>
        </w:r>
      </w:del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of a complex number</w:delText>
        </w:r>
      </w:del>
      <w:del w:id="207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074" w:author="PR Preview" w:date="2026-01-01T00:00:00Z">
        <w:r>
          <w:delText xml:space="preserve"> </w:delText>
        </w:r>
      </w:del>
      <w:del w:id="2075" w:author="PR Preview" w:date="2026-01-01T00:00:00Z">
        <w:r>
          <w:delText xml:space="preserve">(</w:delText>
        </w:r>
      </w:del>
      <w:hyperlink w:anchor="def-complex-number">
        <w:del w:id="2076" w:author="PR Preview" w:date="2026-01-01T00:00:00Z">
          <w:r>
            <w:rPr>
              <w:rStyle w:val="Hyperlink"/>
            </w:rPr>
            <w:delText xml:space="preserve">Definition 89</w:delText>
          </w:r>
        </w:del>
      </w:hyperlink>
      <w:del w:id="2077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078" w:author="PR Preview" w:date="2026-01-01T00:00:00Z">
        <w:r>
          <w:delText xml:space="preserve">Axler [44], Definition 4.2, p. 120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gives the same definition, as</w:delText>
        </w:r>
      </w:del>
      <w:del w:id="2081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del w:id="2082" w:author="PR Preview" w:date="2026-01-01T00:00:00Z">
        <w:r>
          <w:delText xml:space="preserve">.</w:delText>
        </w:r>
      </w:del>
    </w:p>
    <w:p>
      <w:pPr>
        <w:pStyle w:val="BodyText"/>
      </w:pPr>
      <w:del w:id="2083" w:author="PR Preview" w:date="2026-01-01T00:00:00Z">
        <w:r>
          <w:rPr>
            <w:b/>
            <w:bCs/>
          </w:rPr>
          <w:delText xml:space="preserve">Example 74 (Complex conjugates)</w:delText>
        </w:r>
      </w:del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 </w:delText>
        </w:r>
      </w:del>
    </w:p>
    <w:p>
      <w:pPr>
        <w:pStyle w:val="FirstParagraph"/>
      </w:pPr>
      <w:ins w:id="2086" w:author="PR Preview" w:date="2026-01-01T00:00:00Z">
        <w:r>
          <w:rPr>
            <w:b/>
            <w:bCs/>
          </w:rPr>
          <w:t xml:space="preserve">Definition 88 (Complex conjugate)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The</w:t>
        </w:r>
      </w:ins>
      <w:ins w:id="2089" w:author="PR Preview" w:date="2026-01-01T00:00:00Z">
        <w:r>
          <w:t xml:space="preserve"> </w:t>
        </w:r>
      </w:ins>
      <w:ins w:id="2090" w:author="PR Preview" w:date="2026-01-01T00:00:00Z">
        <w:r>
          <w:rPr>
            <w:b/>
            <w:bCs/>
          </w:rPr>
          <w:t xml:space="preserve">complex conjugate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[44]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of a complex number</w:t>
        </w:r>
      </w:ins>
      <w:ins w:id="209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(</w:t>
        </w:r>
      </w:ins>
      <w:hyperlink w:anchor="def-complex-number">
        <w:ins w:id="2098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2099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ins w:id="2100" w:author="PR Preview" w:date="2026-01-01T00:00:00Z">
        <w:r>
          <w:t xml:space="preserve">Axler [42], Definition 4.2, p. 120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gives the same definition, as</w:t>
        </w:r>
      </w:ins>
      <w:ins w:id="2103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ins w:id="2104" w:author="PR Preview" w:date="2026-01-01T00:00:00Z">
        <w:r>
          <w:t xml:space="preserve">.</w:t>
        </w:r>
      </w:ins>
    </w:p>
    <w:bookmarkStart w:id="312" w:name="exm-complex-conjugate"/>
    <w:p>
      <w:pPr>
        <w:pStyle w:val="BodyText"/>
      </w:pPr>
      <w:ins w:id="2105" w:author="PR Preview" w:date="2026-01-01T00:00:00Z">
        <w:r>
          <w:rPr>
            <w:b/>
            <w:bCs/>
          </w:rPr>
          <w:t xml:space="preserve">Example 69 (Complex conjugates)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 </w:t>
        </w:r>
      </w:ins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del w:id="2108" w:author="PR Preview" w:date="2026-01-01T00:00:00Z">
        <w:r>
          <w:rPr>
            <w:b/>
            <w:bCs/>
          </w:rPr>
          <w:delText xml:space="preserve">Definition 94 (Absolute value (modulus) of a complex number)</w:delText>
        </w:r>
      </w:del>
      <w:del w:id="2109" w:author="PR Preview" w:date="2026-01-01T00:00:00Z">
        <w:r>
          <w:delText xml:space="preserve"> </w:delText>
        </w:r>
      </w:del>
      <w:del w:id="2110" w:author="PR Preview" w:date="2026-01-01T00:00:00Z">
        <w:r>
          <w:delText xml:space="preserve">The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rPr>
            <w:b/>
            <w:bCs/>
          </w:rPr>
          <w:delText xml:space="preserve">absolute value</w:delText>
        </w:r>
      </w:del>
      <w:del w:id="2113" w:author="PR Preview" w:date="2026-01-01T00:00:00Z">
        <w:r>
          <w:delText xml:space="preserve">, or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rPr>
            <w:b/>
            <w:bCs/>
          </w:rPr>
          <w:delText xml:space="preserve">modulus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[45]</w:delText>
        </w:r>
      </w:del>
      <w:del w:id="2118" w:author="PR Preview" w:date="2026-01-01T00:00:00Z">
        <w:r>
          <w:delText xml:space="preserve">, of a complex number</w:delText>
        </w:r>
      </w:del>
      <w:del w:id="211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(</w:delText>
        </w:r>
      </w:del>
      <w:hyperlink w:anchor="def-complex-number">
        <w:del w:id="2122" w:author="PR Preview" w:date="2026-01-01T00:00:00Z">
          <w:r>
            <w:rPr>
              <w:rStyle w:val="Hyperlink"/>
            </w:rPr>
            <w:delText xml:space="preserve">Definition 89</w:delText>
          </w:r>
        </w:del>
      </w:hyperlink>
      <w:del w:id="2123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124" w:author="PR Preview" w:date="2026-01-01T00:00:00Z">
        <w:r>
          <w:delText xml:space="preserve">Axler [44], Definition 4.2, p. 120</w:delText>
        </w:r>
      </w:del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gives the same definition.</w:delText>
        </w:r>
      </w:del>
    </w:p>
    <w:p>
      <w:pPr>
        <w:pStyle w:val="BodyText"/>
      </w:pPr>
      <w:del w:id="2127" w:author="PR Preview" w:date="2026-01-01T00:00:00Z">
        <w:r>
          <w:rPr>
            <w:b/>
            <w:bCs/>
          </w:rPr>
          <w:delText xml:space="preserve">Example 75 (Absolute values of complex numbers)</w:delText>
        </w:r>
      </w:del>
      <w:del w:id="2128" w:author="PR Preview" w:date="2026-01-01T00:00:00Z">
        <w:r>
          <w:delText xml:space="preserve"> </w:delText>
        </w:r>
      </w:del>
      <w:del w:id="2129" w:author="PR Preview" w:date="2026-01-01T00:00:00Z">
        <w:r>
          <w:delText xml:space="preserve"> </w:delText>
        </w:r>
      </w:del>
    </w:p>
    <w:p>
      <w:pPr>
        <w:pStyle w:val="FirstParagraph"/>
      </w:pPr>
      <w:ins w:id="2130" w:author="PR Preview" w:date="2026-01-01T00:00:00Z">
        <w:r>
          <w:rPr>
            <w:b/>
            <w:bCs/>
          </w:rPr>
          <w:t xml:space="preserve">Definition 89 (Absolute value (modulus) of a complex number)</w:t>
        </w:r>
      </w:ins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The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rPr>
            <w:b/>
            <w:bCs/>
          </w:rPr>
          <w:t xml:space="preserve">absolute value</w:t>
        </w:r>
      </w:ins>
      <w:ins w:id="2135" w:author="PR Preview" w:date="2026-01-01T00:00:00Z">
        <w:r>
          <w:t xml:space="preserve">, or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rPr>
            <w:b/>
            <w:bCs/>
          </w:rPr>
          <w:t xml:space="preserve">modulus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[43]</w:t>
        </w:r>
      </w:ins>
      <w:ins w:id="2140" w:author="PR Preview" w:date="2026-01-01T00:00:00Z">
        <w:r>
          <w:t xml:space="preserve">, of a complex number</w:t>
        </w:r>
      </w:ins>
      <w:ins w:id="214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(</w:t>
        </w:r>
      </w:ins>
      <w:hyperlink w:anchor="def-complex-number">
        <w:ins w:id="2144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214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ins w:id="2146" w:author="PR Preview" w:date="2026-01-01T00:00:00Z">
        <w:r>
          <w:t xml:space="preserve">Axler [42], Definition 4.2, p. 120</w:t>
        </w:r>
      </w:ins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gives the same definition.</w:t>
        </w:r>
      </w:ins>
    </w:p>
    <w:bookmarkStart w:id="314" w:name="exm-complex-modulus"/>
    <w:p>
      <w:pPr>
        <w:pStyle w:val="BodyText"/>
      </w:pPr>
      <w:ins w:id="2149" w:author="PR Preview" w:date="2026-01-01T00:00:00Z">
        <w:r>
          <w:rPr>
            <w:b/>
            <w:bCs/>
          </w:rPr>
          <w:t xml:space="preserve">Example 70 (Absolute values of complex numbers)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152" w:author="PR Preview" w:date="2026-01-01T00:00:00Z">
        <w:r>
          <w:delText xml:space="preserve">Axler [44], result 4.4, p. 121</w:delText>
        </w:r>
      </w:del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delText xml:space="preserve">lists this identity among the properties of complex numbers.</w:delText>
        </w:r>
      </w:del>
    </w:p>
    <w:p>
      <w:pPr>
        <w:pStyle w:val="BodyText"/>
      </w:pPr>
      <w:del w:id="2155" w:author="PR Preview" w:date="2026-01-01T00:00:00Z">
        <w:r>
          <w:rPr>
            <w:b/>
            <w:bCs/>
          </w:rPr>
          <w:delText xml:space="preserve">Example 76 (Multiplying</w:delText>
        </w:r>
      </w:del>
      <w:del w:id="2156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2157" w:author="PR Preview" w:date="2026-01-01T00:00:00Z">
        <w:r>
          <w:rPr>
            <w:b/>
            <w:bCs/>
          </w:rPr>
          <w:delText xml:space="preserve"> </w:delText>
        </w:r>
      </w:del>
      <w:del w:id="2158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2159" w:author="PR Preview" w:date="2026-01-01T00:00:00Z">
        <w:r>
          <w:delText xml:space="preserve">which is</w:delText>
        </w:r>
      </w:del>
      <w:del w:id="21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2161" w:author="PR Preview" w:date="2026-01-01T00:00:00Z">
        <w:r>
          <w:delText xml:space="preserve"> </w:delText>
        </w:r>
      </w:del>
      <w:del w:id="2162" w:author="PR Preview" w:date="2026-01-01T00:00:00Z">
        <w:r>
          <w:delText xml:space="preserve">from</w:delText>
        </w:r>
      </w:del>
      <w:del w:id="2163" w:author="PR Preview" w:date="2026-01-01T00:00:00Z">
        <w:r>
          <w:delText xml:space="preserve"> </w:delText>
        </w:r>
      </w:del>
      <w:hyperlink w:anchor="exm-complex-modulus">
        <w:del w:id="2164" w:author="PR Preview" w:date="2026-01-01T00:00:00Z">
          <w:r>
            <w:rPr>
              <w:rStyle w:val="Hyperlink"/>
            </w:rPr>
            <w:delText xml:space="preserve">Example 75</w:delText>
          </w:r>
        </w:del>
      </w:hyperlink>
      <w:del w:id="2165" w:author="PR Preview" w:date="2026-01-01T00:00:00Z">
        <w:r>
          <w:delText xml:space="preserve">, as</w:delText>
        </w:r>
      </w:del>
      <w:del w:id="2166" w:author="PR Preview" w:date="2026-01-01T00:00:00Z">
        <w:r>
          <w:delText xml:space="preserve"> </w:delText>
        </w:r>
      </w:del>
      <w:hyperlink w:anchor="thm-conj-product">
        <w:del w:id="2167" w:author="PR Preview" w:date="2026-01-01T00:00:00Z">
          <w:r>
            <w:rPr>
              <w:rStyle w:val="Hyperlink"/>
            </w:rPr>
            <w:delText xml:space="preserve">Theorem 38</w:delText>
          </w:r>
        </w:del>
      </w:hyperlink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says.</w:delText>
        </w:r>
      </w:del>
    </w:p>
    <w:p>
      <w:pPr>
        <w:pStyle w:val="Heading2"/>
      </w:pPr>
      <w:del w:id="2170" w:author="PR Preview" w:date="2026-01-01T00:00:00Z">
        <w:r>
          <w:delText xml:space="preserve">23 Further reading</w:delText>
        </w:r>
      </w:del>
    </w:p>
    <w:p>
      <w:pPr>
        <w:pStyle w:val="Compact"/>
        <w:numPr>
          <w:ilvl w:val="0"/>
          <w:numId w:val="1066"/>
        </w:numPr>
      </w:pPr>
      <w:del w:id="2171" w:author="PR Preview" w:date="2026-01-01T00:00:00Z">
        <w:r>
          <w:delText xml:space="preserve">Abramson et al.</w:delText>
        </w:r>
      </w:del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[47]</w:delText>
        </w:r>
      </w:del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is a free online textbook on algebra and trigonometry.</w:delText>
        </w:r>
      </w:del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It covers equations, inequalities, polynomials, exponentials, logarithms, and trigonometry,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which overlap with the algebra in these notes.</w:delText>
        </w:r>
      </w:del>
    </w:p>
    <w:p>
      <w:pPr>
        <w:pStyle w:val="FirstParagraph"/>
      </w:pPr>
      <w:ins w:id="2180" w:author="PR Preview" w:date="2026-01-01T00:00:00Z">
        <w:r>
          <w:t xml:space="preserve">Axler [42], result 4.4, p. 121</w:t>
        </w:r>
      </w:ins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lists this identity among the properties of complex numbers.</w:t>
        </w:r>
      </w:ins>
    </w:p>
    <w:bookmarkStart w:id="316" w:name="exm-conj-product"/>
    <w:p>
      <w:pPr>
        <w:pStyle w:val="BodyText"/>
      </w:pPr>
      <w:ins w:id="2183" w:author="PR Preview" w:date="2026-01-01T00:00:00Z">
        <w:r>
          <w:rPr>
            <w:b/>
            <w:bCs/>
          </w:rPr>
          <w:t xml:space="preserve">Example 71 (Multiplying</w:t>
        </w:r>
      </w:ins>
      <w:ins w:id="2184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2185" w:author="PR Preview" w:date="2026-01-01T00:00:00Z">
        <w:r>
          <w:rPr>
            <w:b/>
            <w:bCs/>
          </w:rPr>
          <w:t xml:space="preserve"> </w:t>
        </w:r>
      </w:ins>
      <w:ins w:id="2186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2187" w:author="PR Preview" w:date="2026-01-01T00:00:00Z">
        <w:r>
          <w:t xml:space="preserve">which is</w:t>
        </w:r>
      </w:ins>
      <w:ins w:id="218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from</w:t>
        </w:r>
      </w:ins>
      <w:ins w:id="2191" w:author="PR Preview" w:date="2026-01-01T00:00:00Z">
        <w:r>
          <w:t xml:space="preserve"> </w:t>
        </w:r>
      </w:ins>
      <w:hyperlink w:anchor="exm-complex-modulus">
        <w:ins w:id="2192" w:author="PR Preview" w:date="2026-01-01T00:00:00Z">
          <w:r>
            <w:rPr>
              <w:rStyle w:val="Hyperlink"/>
            </w:rPr>
            <w:t xml:space="preserve">Example 70</w:t>
          </w:r>
        </w:ins>
      </w:hyperlink>
      <w:ins w:id="2193" w:author="PR Preview" w:date="2026-01-01T00:00:00Z">
        <w:r>
          <w:t xml:space="preserve">, as</w:t>
        </w:r>
      </w:ins>
      <w:ins w:id="2194" w:author="PR Preview" w:date="2026-01-01T00:00:00Z">
        <w:r>
          <w:t xml:space="preserve"> </w:t>
        </w:r>
      </w:ins>
      <w:hyperlink w:anchor="thm-conj-product">
        <w:ins w:id="2195" w:author="PR Preview" w:date="2026-01-01T00:00:00Z">
          <w:r>
            <w:rPr>
              <w:rStyle w:val="Hyperlink"/>
            </w:rPr>
            <w:t xml:space="preserve">Theorem 38</w:t>
          </w:r>
        </w:ins>
      </w:hyperlink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says.</w:t>
        </w:r>
      </w:ins>
    </w:p>
    <w:bookmarkEnd w:id="316"/>
    <w:bookmarkEnd w:id="317"/>
    <w:bookmarkStart w:id="318" w:name="sec-further-reading"/>
    <w:p>
      <w:pPr>
        <w:pStyle w:val="Heading2"/>
      </w:pPr>
      <w:ins w:id="2198" w:author="PR Preview" w:date="2026-01-01T00:00:00Z">
        <w:r>
          <w:t xml:space="preserve">22 Further reading</w:t>
        </w:r>
      </w:ins>
    </w:p>
    <w:p>
      <w:pPr>
        <w:pStyle w:val="Compact"/>
        <w:numPr>
          <w:ilvl w:val="0"/>
          <w:numId w:val="1062"/>
        </w:numPr>
      </w:pPr>
      <w:ins w:id="2199" w:author="PR Preview" w:date="2026-01-01T00:00:00Z">
        <w:r>
          <w:t xml:space="preserve">Abramson et al.</w:t>
        </w:r>
      </w:ins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[45]</w:t>
        </w:r>
      </w:ins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is a free online textbook on algebra and trigonometry.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It covers equations, inequalities, polynomials, exponentials, logarithms, and trigonometry,</w:t>
        </w:r>
      </w:ins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which overlap with the algebra in these notes.</w:t>
        </w:r>
      </w:ins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del w:id="2208" w:author="PR Preview" w:date="2026-01-01T00:00:00Z">
        <w:r>
          <w:delText xml:space="preserve">[30]</w:delText>
        </w:r>
      </w:del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	</w:delText>
        </w:r>
      </w:del>
      <w:del w:id="2211" w:author="PR Preview" w:date="2026-01-01T00:00:00Z">
        <w:r>
          <w:delText xml:space="preserve">Wikipedia contributors,</w:delText>
        </w:r>
      </w:del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“Series (mathematics) —</w:delText>
        </w:r>
      </w:del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Wikipedia</w:delText>
        </w:r>
      </w:del>
      <w:del w:id="2216" w:author="PR Preview" w:date="2026-01-01T00:00:00Z">
        <w:r>
          <w:delText xml:space="preserve">,</w:delText>
        </w:r>
      </w:del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delText xml:space="preserve">the free encyclopedia.”</w:delText>
        </w:r>
      </w:del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2026. Available:</w:delText>
        </w:r>
      </w:del>
      <w:del w:id="2221" w:author="PR Preview" w:date="2026-01-01T00:00:00Z">
        <w:r>
          <w:delText xml:space="preserve"> </w:delText>
        </w:r>
      </w:del>
      <w:hyperlink r:id="rId12">
        <w:del w:id="2222" w:author="PR Preview" w:date="2026-01-01T00:00:00Z">
          <w:r>
            <w:rPr>
              <w:rStyle w:val="Hyperlink"/>
            </w:rPr>
            <w:delText xml:space="preserve">https://en.wikipedia.org/wiki/Series_(mathematics)</w:delText>
          </w:r>
        </w:del>
      </w:hyperlink>
    </w:p>
    <w:p>
      <w:pPr>
        <w:pStyle w:val="Bibliography"/>
      </w:pPr>
      <w:del w:id="2223" w:author="PR Preview" w:date="2026-01-01T00:00:00Z">
        <w:r>
          <w:delText xml:space="preserve">[31]</w:delText>
        </w:r>
      </w:del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	</w:delText>
        </w:r>
      </w:del>
      <w:del w:id="2226" w:author="PR Preview" w:date="2026-01-01T00:00:00Z">
        <w:r>
          <w:delText xml:space="preserve">Wikipedia contributors,</w:delText>
        </w:r>
      </w:del>
      <w:del w:id="2227" w:author="PR Preview" w:date="2026-01-01T00:00:00Z">
        <w:r>
          <w:delText xml:space="preserve"> </w:delText>
        </w:r>
      </w:del>
      <w:del w:id="2228" w:author="PR Preview" w:date="2026-01-01T00:00:00Z">
        <w:r>
          <w:delText xml:space="preserve">“Monotone convergence theorem —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Wikipedia</w:delText>
        </w:r>
      </w:del>
      <w:del w:id="2231" w:author="PR Preview" w:date="2026-01-01T00:00:00Z">
        <w:r>
          <w:delText xml:space="preserve">,</w:delText>
        </w:r>
      </w:del>
      <w:del w:id="2232" w:author="PR Preview" w:date="2026-01-01T00:00:00Z">
        <w:r>
          <w:delText xml:space="preserve"> </w:delText>
        </w:r>
      </w:del>
      <w:del w:id="2233" w:author="PR Preview" w:date="2026-01-01T00:00:00Z">
        <w:r>
          <w:delText xml:space="preserve">the free encyclopedia.”</w:delText>
        </w:r>
      </w:del>
      <w:del w:id="2234" w:author="PR Preview" w:date="2026-01-01T00:00:00Z">
        <w:r>
          <w:delText xml:space="preserve"> </w:delText>
        </w:r>
      </w:del>
      <w:del w:id="2235" w:author="PR Preview" w:date="2026-01-01T00:00:00Z">
        <w:r>
          <w:delText xml:space="preserve">2026. Available:</w:delText>
        </w:r>
      </w:del>
      <w:del w:id="2236" w:author="PR Preview" w:date="2026-01-01T00:00:00Z">
        <w:r>
          <w:delText xml:space="preserve"> </w:delText>
        </w:r>
      </w:del>
      <w:hyperlink r:id="rId13">
        <w:del w:id="2237" w:author="PR Preview" w:date="2026-01-01T00:00:00Z">
          <w:r>
            <w:rPr>
              <w:rStyle w:val="Hyperlink"/>
            </w:rPr>
            <w:delText xml:space="preserve">https://en.wikipedia.org/wiki/Monotone_convergence_theorem</w:delText>
          </w:r>
        </w:del>
      </w:hyperlink>
    </w:p>
    <w:p>
      <w:pPr>
        <w:pStyle w:val="Bibliography"/>
      </w:pPr>
      <w:del w:id="2238" w:author="PR Preview" w:date="2026-01-01T00:00:00Z">
        <w:r>
          <w:delText xml:space="preserve">[32]</w:delText>
        </w:r>
      </w:del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	</w:delText>
        </w:r>
      </w:del>
      <w:del w:id="2241" w:author="PR Preview" w:date="2026-01-01T00:00:00Z">
        <w:r>
          <w:delText xml:space="preserve">Wikipedia contributors,</w:delText>
        </w:r>
      </w:del>
      <w:del w:id="2242" w:author="PR Preview" w:date="2026-01-01T00:00:00Z">
        <w:r>
          <w:delText xml:space="preserve"> </w:delText>
        </w:r>
      </w:del>
      <w:del w:id="2243" w:author="PR Preview" w:date="2026-01-01T00:00:00Z">
        <w:r>
          <w:delText xml:space="preserve">“Exponential function —</w:delText>
        </w:r>
      </w:del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Wikipedia</w:delText>
        </w:r>
      </w:del>
      <w:del w:id="2246" w:author="PR Preview" w:date="2026-01-01T00:00:00Z">
        <w:r>
          <w:delText xml:space="preserve">,</w:delText>
        </w:r>
      </w:del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the free encyclopedia.”</w:delText>
        </w:r>
      </w:del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2026. Available:</w:delText>
        </w:r>
      </w:del>
      <w:del w:id="2251" w:author="PR Preview" w:date="2026-01-01T00:00:00Z">
        <w:r>
          <w:delText xml:space="preserve"> </w:delText>
        </w:r>
      </w:del>
      <w:hyperlink r:id="rId376">
        <w:del w:id="2252" w:author="PR Preview" w:date="2026-01-01T00:00:00Z">
          <w:r>
            <w:rPr>
              <w:rStyle w:val="Hyperlink"/>
            </w:rPr>
            <w:delText xml:space="preserve">https://en.wikipedia.org/wiki/Exponential_function</w:delText>
          </w:r>
        </w:del>
      </w:hyperlink>
    </w:p>
    <w:p>
      <w:pPr>
        <w:pStyle w:val="Bibliography"/>
      </w:pPr>
      <w:del w:id="2253" w:author="PR Preview" w:date="2026-01-01T00:00:00Z">
        <w:r>
          <w:delText xml:space="preserve">[33]</w:delText>
        </w:r>
      </w:del>
      <w:del w:id="2254" w:author="PR Preview" w:date="2026-01-01T00:00:00Z">
        <w:r>
          <w:delText xml:space="preserve"> </w:delText>
        </w:r>
      </w:del>
      <w:del w:id="2255" w:author="PR Preview" w:date="2026-01-01T00:00:00Z">
        <w:r>
          <w:delText xml:space="preserve">	</w:delText>
        </w:r>
      </w:del>
      <w:del w:id="2256" w:author="PR Preview" w:date="2026-01-01T00:00:00Z">
        <w:r>
          <w:delText xml:space="preserve">Wikipedia contributors,</w:delText>
        </w:r>
      </w:del>
      <w:del w:id="2257" w:author="PR Preview" w:date="2026-01-01T00:00:00Z">
        <w:r>
          <w:delText xml:space="preserve"> </w:delText>
        </w:r>
      </w:del>
      <w:del w:id="2258" w:author="PR Preview" w:date="2026-01-01T00:00:00Z">
        <w:r>
          <w:delText xml:space="preserve">“E (mathematical constant) —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Wikipedia</w:delText>
        </w:r>
      </w:del>
      <w:del w:id="2261" w:author="PR Preview" w:date="2026-01-01T00:00:00Z">
        <w:r>
          <w:delText xml:space="preserve">,</w:delText>
        </w:r>
      </w:del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the free encyclopedia.”</w:delText>
        </w:r>
      </w:del>
      <w:del w:id="2264" w:author="PR Preview" w:date="2026-01-01T00:00:00Z">
        <w:r>
          <w:delText xml:space="preserve"> </w:delText>
        </w:r>
      </w:del>
      <w:del w:id="2265" w:author="PR Preview" w:date="2026-01-01T00:00:00Z">
        <w:r>
          <w:delText xml:space="preserve">2026. Available:</w:delText>
        </w:r>
      </w:del>
      <w:del w:id="2266" w:author="PR Preview" w:date="2026-01-01T00:00:00Z">
        <w:r>
          <w:delText xml:space="preserve"> </w:delText>
        </w:r>
      </w:del>
      <w:hyperlink r:id="rId378">
        <w:del w:id="2267" w:author="PR Preview" w:date="2026-01-01T00:00:00Z">
          <w:r>
            <w:rPr>
              <w:rStyle w:val="Hyperlink"/>
            </w:rPr>
            <w:delText xml:space="preserve">https://en.wikipedia.org/wiki/E_(mathematical_constant)</w:delText>
          </w:r>
        </w:del>
      </w:hyperlink>
    </w:p>
    <w:p>
      <w:pPr>
        <w:pStyle w:val="Bibliography"/>
      </w:pPr>
      <w:del w:id="2268" w:author="PR Preview" w:date="2026-01-01T00:00:00Z">
        <w:r>
          <w:delText xml:space="preserve">[34]</w:delText>
        </w:r>
      </w:del>
      <w:del w:id="2269" w:author="PR Preview" w:date="2026-01-01T00:00:00Z">
        <w:r>
          <w:delText xml:space="preserve"> </w:delText>
        </w:r>
      </w:del>
      <w:del w:id="2270" w:author="PR Preview" w:date="2026-01-01T00:00:00Z">
        <w:r>
          <w:delText xml:space="preserve">	</w:delText>
        </w:r>
      </w:del>
      <w:del w:id="2271" w:author="PR Preview" w:date="2026-01-01T00:00:00Z">
        <w:r>
          <w:delText xml:space="preserve">Wikipedia contributors,</w:delText>
        </w:r>
      </w:del>
      <w:del w:id="2272" w:author="PR Preview" w:date="2026-01-01T00:00:00Z">
        <w:r>
          <w:delText xml:space="preserve"> </w:delText>
        </w:r>
      </w:del>
      <w:del w:id="2273" w:author="PR Preview" w:date="2026-01-01T00:00:00Z">
        <w:r>
          <w:delText xml:space="preserve">“Natural logarithm —</w:delText>
        </w:r>
      </w:del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Wikipedia</w:delText>
        </w:r>
      </w:del>
      <w:del w:id="2276" w:author="PR Preview" w:date="2026-01-01T00:00:00Z">
        <w:r>
          <w:delText xml:space="preserve">,</w:delText>
        </w:r>
      </w:del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the free encyclopedia.”</w:delText>
        </w:r>
      </w:del>
      <w:del w:id="2279" w:author="PR Preview" w:date="2026-01-01T00:00:00Z">
        <w:r>
          <w:delText xml:space="preserve"> </w:delText>
        </w:r>
      </w:del>
      <w:del w:id="2280" w:author="PR Preview" w:date="2026-01-01T00:00:00Z">
        <w:r>
          <w:delText xml:space="preserve">2026. Available:</w:delText>
        </w:r>
      </w:del>
      <w:del w:id="2281" w:author="PR Preview" w:date="2026-01-01T00:00:00Z">
        <w:r>
          <w:delText xml:space="preserve"> </w:delText>
        </w:r>
      </w:del>
      <w:hyperlink r:id="rId380">
        <w:del w:id="2282" w:author="PR Preview" w:date="2026-01-01T00:00:00Z">
          <w:r>
            <w:rPr>
              <w:rStyle w:val="Hyperlink"/>
            </w:rPr>
            <w:delText xml:space="preserve">https://en.wikipedia.org/wiki/Natural_logarithm</w:delText>
          </w:r>
        </w:del>
      </w:hyperlink>
    </w:p>
    <w:p>
      <w:pPr>
        <w:pStyle w:val="Bibliography"/>
      </w:pPr>
      <w:del w:id="2283" w:author="PR Preview" w:date="2026-01-01T00:00:00Z">
        <w:r>
          <w:delText xml:space="preserve">[35]</w:delText>
        </w:r>
      </w:del>
      <w:del w:id="2284" w:author="PR Preview" w:date="2026-01-01T00:00:00Z">
        <w:r>
          <w:delText xml:space="preserve"> </w:delText>
        </w:r>
      </w:del>
      <w:del w:id="2285" w:author="PR Preview" w:date="2026-01-01T00:00:00Z">
        <w:r>
          <w:delText xml:space="preserve">	</w:delText>
        </w:r>
      </w:del>
      <w:del w:id="2286" w:author="PR Preview" w:date="2026-01-01T00:00:00Z">
        <w:r>
          <w:delText xml:space="preserve">Wikipedia contributors,</w:delText>
        </w:r>
      </w:del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“Logarithm —</w:delText>
        </w:r>
      </w:del>
      <w:del w:id="2289" w:author="PR Preview" w:date="2026-01-01T00:00:00Z">
        <w:r>
          <w:delText xml:space="preserve"> </w:delText>
        </w:r>
      </w:del>
      <w:del w:id="2290" w:author="PR Preview" w:date="2026-01-01T00:00:00Z">
        <w:r>
          <w:delText xml:space="preserve">Wikipedia</w:delText>
        </w:r>
      </w:del>
      <w:del w:id="2291" w:author="PR Preview" w:date="2026-01-01T00:00:00Z">
        <w:r>
          <w:delText xml:space="preserve">,</w:delText>
        </w:r>
      </w:del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the free encyclopedia.”</w:delText>
        </w:r>
      </w:del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2026. Available:</w:delText>
        </w:r>
      </w:del>
      <w:del w:id="2296" w:author="PR Preview" w:date="2026-01-01T00:00:00Z">
        <w:r>
          <w:delText xml:space="preserve"> </w:delText>
        </w:r>
      </w:del>
      <w:hyperlink r:id="rId382">
        <w:del w:id="2297" w:author="PR Preview" w:date="2026-01-01T00:00:00Z">
          <w:r>
            <w:rPr>
              <w:rStyle w:val="Hyperlink"/>
            </w:rPr>
            <w:delText xml:space="preserve">https://en.wikipedia.org/wiki/Logarithm</w:delText>
          </w:r>
        </w:del>
      </w:hyperlink>
    </w:p>
    <w:p>
      <w:pPr>
        <w:pStyle w:val="Bibliography"/>
      </w:pPr>
      <w:del w:id="2298" w:author="PR Preview" w:date="2026-01-01T00:00:00Z">
        <w:r>
          <w:delText xml:space="preserve">[36]</w:delText>
        </w:r>
      </w:del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	</w:delText>
        </w:r>
      </w:del>
      <w:del w:id="2301" w:author="PR Preview" w:date="2026-01-01T00:00:00Z">
        <w:r>
          <w:delText xml:space="preserve">Wikipedia contributors,</w:delText>
        </w:r>
      </w:del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“Tarski’s high school algebra problem —</w:delText>
        </w:r>
      </w:del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Wikipedia</w:delText>
        </w:r>
      </w:del>
      <w:del w:id="2306" w:author="PR Preview" w:date="2026-01-01T00:00:00Z">
        <w:r>
          <w:delText xml:space="preserve">,</w:delText>
        </w:r>
      </w:del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the free encyclopedia.”</w:delText>
        </w:r>
      </w:del>
      <w:del w:id="2309" w:author="PR Preview" w:date="2026-01-01T00:00:00Z">
        <w:r>
          <w:delText xml:space="preserve"> </w:delText>
        </w:r>
      </w:del>
      <w:del w:id="2310" w:author="PR Preview" w:date="2026-01-01T00:00:00Z">
        <w:r>
          <w:delText xml:space="preserve">2026. Available:</w:delText>
        </w:r>
      </w:del>
      <w:del w:id="2311" w:author="PR Preview" w:date="2026-01-01T00:00:00Z">
        <w:r>
          <w:delText xml:space="preserve"> </w:delText>
        </w:r>
      </w:del>
      <w:hyperlink r:id="rId384">
        <w:del w:id="2312" w:author="PR Preview" w:date="2026-01-01T00:00:00Z">
          <w:r>
            <w:rPr>
              <w:rStyle w:val="Hyperlink"/>
            </w:rPr>
            <w:delText xml:space="preserve">https://en.wikipedia.org/wiki/Tarski%27s_high_school_algebra_problem</w:delText>
          </w:r>
        </w:del>
      </w:hyperlink>
    </w:p>
    <w:p>
      <w:pPr>
        <w:pStyle w:val="Bibliography"/>
      </w:pPr>
      <w:del w:id="2313" w:author="PR Preview" w:date="2026-01-01T00:00:00Z">
        <w:r>
          <w:delText xml:space="preserve">[37]</w:delText>
        </w:r>
      </w:del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	</w:delText>
        </w:r>
      </w:del>
      <w:del w:id="2316" w:author="PR Preview" w:date="2026-01-01T00:00:00Z">
        <w:r>
          <w:delText xml:space="preserve">Wikipedia contributors,</w:delText>
        </w:r>
      </w:del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“Contour line —</w:delText>
        </w:r>
      </w:del>
      <w:del w:id="2319" w:author="PR Preview" w:date="2026-01-01T00:00:00Z">
        <w:r>
          <w:delText xml:space="preserve"> </w:delText>
        </w:r>
      </w:del>
      <w:del w:id="2320" w:author="PR Preview" w:date="2026-01-01T00:00:00Z">
        <w:r>
          <w:delText xml:space="preserve">Wikipedia</w:delText>
        </w:r>
      </w:del>
      <w:del w:id="2321" w:author="PR Preview" w:date="2026-01-01T00:00:00Z">
        <w:r>
          <w:delText xml:space="preserve">,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the free encyclopedia.”</w:delText>
        </w:r>
      </w:del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2026. Available:</w:delText>
        </w:r>
      </w:del>
      <w:del w:id="2326" w:author="PR Preview" w:date="2026-01-01T00:00:00Z">
        <w:r>
          <w:delText xml:space="preserve"> </w:delText>
        </w:r>
      </w:del>
      <w:hyperlink r:id="rId386">
        <w:del w:id="2327" w:author="PR Preview" w:date="2026-01-01T00:00:00Z">
          <w:r>
            <w:rPr>
              <w:rStyle w:val="Hyperlink"/>
            </w:rPr>
            <w:delText xml:space="preserve">https://en.wikipedia.org/wiki/Contour_line</w:delText>
          </w:r>
        </w:del>
      </w:hyperlink>
    </w:p>
    <w:p>
      <w:pPr>
        <w:pStyle w:val="Bibliography"/>
      </w:pPr>
      <w:del w:id="2328" w:author="PR Preview" w:date="2026-01-01T00:00:00Z">
        <w:r>
          <w:delText xml:space="preserve">[38]</w:delText>
        </w:r>
      </w:del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	</w:delText>
        </w:r>
      </w:del>
      <w:del w:id="2331" w:author="PR Preview" w:date="2026-01-01T00:00:00Z">
        <w:r>
          <w:delText xml:space="preserve">Wikipedia contributors,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“Unit circle —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Wikipedia</w:delText>
        </w:r>
      </w:del>
      <w:del w:id="2336" w:author="PR Preview" w:date="2026-01-01T00:00:00Z">
        <w:r>
          <w:delText xml:space="preserve">,</w:delText>
        </w:r>
      </w:del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the free encyclopedia.”</w:delText>
        </w:r>
      </w:del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2026. Available:</w:delText>
        </w:r>
      </w:del>
      <w:del w:id="2341" w:author="PR Preview" w:date="2026-01-01T00:00:00Z">
        <w:r>
          <w:delText xml:space="preserve"> </w:delText>
        </w:r>
      </w:del>
      <w:hyperlink r:id="rId388">
        <w:del w:id="2342" w:author="PR Preview" w:date="2026-01-01T00:00:00Z">
          <w:r>
            <w:rPr>
              <w:rStyle w:val="Hyperlink"/>
            </w:rPr>
            <w:delText xml:space="preserve">https://en.wikipedia.org/wiki/Unit_circle</w:delText>
          </w:r>
        </w:del>
      </w:hyperlink>
    </w:p>
    <w:p>
      <w:pPr>
        <w:pStyle w:val="Bibliography"/>
      </w:pPr>
      <w:del w:id="2343" w:author="PR Preview" w:date="2026-01-01T00:00:00Z">
        <w:r>
          <w:delText xml:space="preserve">[39]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	</w:delText>
        </w:r>
      </w:del>
      <w:del w:id="2346" w:author="PR Preview" w:date="2026-01-01T00:00:00Z">
        <w:r>
          <w:delText xml:space="preserve">Wikipedia contributors,</w:delText>
        </w:r>
      </w:del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“Pi —</w:delText>
        </w:r>
      </w:del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Wikipedia</w:delText>
        </w:r>
      </w:del>
      <w:del w:id="2351" w:author="PR Preview" w:date="2026-01-01T00:00:00Z">
        <w:r>
          <w:delText xml:space="preserve">,</w:delText>
        </w:r>
      </w:del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the free encyclopedia.”</w:delText>
        </w:r>
      </w:del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2026. Available:</w:delText>
        </w:r>
      </w:del>
      <w:del w:id="2356" w:author="PR Preview" w:date="2026-01-01T00:00:00Z">
        <w:r>
          <w:delText xml:space="preserve"> </w:delText>
        </w:r>
      </w:del>
      <w:hyperlink r:id="rId390">
        <w:del w:id="2357" w:author="PR Preview" w:date="2026-01-01T00:00:00Z">
          <w:r>
            <w:rPr>
              <w:rStyle w:val="Hyperlink"/>
            </w:rPr>
            <w:delText xml:space="preserve">https://en.wikipedia.org/wiki/Pi</w:delText>
          </w:r>
        </w:del>
      </w:hyperlink>
    </w:p>
    <w:p>
      <w:pPr>
        <w:pStyle w:val="Bibliography"/>
      </w:pPr>
      <w:del w:id="2358" w:author="PR Preview" w:date="2026-01-01T00:00:00Z">
        <w:r>
          <w:delText xml:space="preserve">[40]</w:delText>
        </w:r>
      </w:del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delText xml:space="preserve">	</w:delText>
        </w:r>
      </w:del>
      <w:del w:id="2361" w:author="PR Preview" w:date="2026-01-01T00:00:00Z">
        <w:r>
          <w:delText xml:space="preserve">Wikipedia contributors,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“Sine and cosine —</w:delText>
        </w:r>
      </w:del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delText xml:space="preserve">Wikipedia</w:delText>
        </w:r>
      </w:del>
      <w:del w:id="2366" w:author="PR Preview" w:date="2026-01-01T00:00:00Z">
        <w:r>
          <w:delText xml:space="preserve">,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the free encyclopedia.”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2026. Available:</w:delText>
        </w:r>
      </w:del>
      <w:del w:id="2371" w:author="PR Preview" w:date="2026-01-01T00:00:00Z">
        <w:r>
          <w:delText xml:space="preserve"> </w:delText>
        </w:r>
      </w:del>
      <w:hyperlink r:id="rId392">
        <w:del w:id="2372" w:author="PR Preview" w:date="2026-01-01T00:00:00Z">
          <w:r>
            <w:rPr>
              <w:rStyle w:val="Hyperlink"/>
            </w:rPr>
            <w:delText xml:space="preserve">https://en.wikipedia.org/wiki/Sine_and_cosine</w:delText>
          </w:r>
        </w:del>
      </w:hyperlink>
    </w:p>
    <w:p>
      <w:pPr>
        <w:pStyle w:val="Bibliography"/>
      </w:pPr>
      <w:del w:id="2373" w:author="PR Preview" w:date="2026-01-01T00:00:00Z">
        <w:r>
          <w:delText xml:space="preserve">[41]</w:delText>
        </w:r>
      </w:del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	</w:delText>
        </w:r>
      </w:del>
      <w:del w:id="2376" w:author="PR Preview" w:date="2026-01-01T00:00:00Z">
        <w:r>
          <w:delText xml:space="preserve">Wikipedia contributors,</w:delText>
        </w:r>
      </w:del>
      <w:del w:id="2377" w:author="PR Preview" w:date="2026-01-01T00:00:00Z">
        <w:r>
          <w:delText xml:space="preserve"> </w:delText>
        </w:r>
      </w:del>
      <w:del w:id="2378" w:author="PR Preview" w:date="2026-01-01T00:00:00Z">
        <w:r>
          <w:delText xml:space="preserve">“Trigonometric functions —</w:delText>
        </w:r>
      </w:del>
      <w:del w:id="2379" w:author="PR Preview" w:date="2026-01-01T00:00:00Z">
        <w:r>
          <w:delText xml:space="preserve"> </w:delText>
        </w:r>
      </w:del>
      <w:del w:id="2380" w:author="PR Preview" w:date="2026-01-01T00:00:00Z">
        <w:r>
          <w:delText xml:space="preserve">Wikipedia</w:delText>
        </w:r>
      </w:del>
      <w:del w:id="2381" w:author="PR Preview" w:date="2026-01-01T00:00:00Z">
        <w:r>
          <w:delText xml:space="preserve">,</w:delText>
        </w:r>
      </w:del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delText xml:space="preserve">the free encyclopedia.”</w:delText>
        </w:r>
      </w:del>
      <w:del w:id="2384" w:author="PR Preview" w:date="2026-01-01T00:00:00Z">
        <w:r>
          <w:delText xml:space="preserve"> </w:delText>
        </w:r>
      </w:del>
      <w:del w:id="2385" w:author="PR Preview" w:date="2026-01-01T00:00:00Z">
        <w:r>
          <w:delText xml:space="preserve">2026. Available:</w:delText>
        </w:r>
      </w:del>
      <w:del w:id="2386" w:author="PR Preview" w:date="2026-01-01T00:00:00Z">
        <w:r>
          <w:delText xml:space="preserve"> </w:delText>
        </w:r>
      </w:del>
      <w:hyperlink r:id="rId394">
        <w:del w:id="2387" w:author="PR Preview" w:date="2026-01-01T00:00:00Z">
          <w:r>
            <w:rPr>
              <w:rStyle w:val="Hyperlink"/>
            </w:rPr>
            <w:delText xml:space="preserve">https://en.wikipedia.org/wiki/Trigonometric_functions</w:delText>
          </w:r>
        </w:del>
      </w:hyperlink>
    </w:p>
    <w:p>
      <w:pPr>
        <w:pStyle w:val="Bibliography"/>
      </w:pPr>
      <w:del w:id="2388" w:author="PR Preview" w:date="2026-01-01T00:00:00Z">
        <w:r>
          <w:delText xml:space="preserve">[42]</w:delText>
        </w:r>
      </w:del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delText xml:space="preserve">	</w:delText>
        </w:r>
      </w:del>
      <w:del w:id="2391" w:author="PR Preview" w:date="2026-01-01T00:00:00Z">
        <w:r>
          <w:delText xml:space="preserve">Wikipedia contributors,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“Pythagorean trigonometric identity —</w:delText>
        </w:r>
      </w:del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Wikipedia</w:delText>
        </w:r>
      </w:del>
      <w:del w:id="2396" w:author="PR Preview" w:date="2026-01-01T00:00:00Z">
        <w:r>
          <w:delText xml:space="preserve">,</w:delText>
        </w:r>
      </w:del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delText xml:space="preserve">the free encyclopedia.”</w:delText>
        </w:r>
      </w:del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2026. Available:</w:delText>
        </w:r>
      </w:del>
      <w:del w:id="2401" w:author="PR Preview" w:date="2026-01-01T00:00:00Z">
        <w:r>
          <w:delText xml:space="preserve"> </w:delText>
        </w:r>
      </w:del>
      <w:hyperlink r:id="rId396">
        <w:del w:id="2402" w:author="PR Preview" w:date="2026-01-01T00:00:00Z">
          <w:r>
            <w:rPr>
              <w:rStyle w:val="Hyperlink"/>
            </w:rPr>
            <w:delText xml:space="preserve">https://en.wikipedia.org/wiki/Pythagorean_trigonometric_identity</w:delText>
          </w:r>
        </w:del>
      </w:hyperlink>
    </w:p>
    <w:p>
      <w:pPr>
        <w:pStyle w:val="Bibliography"/>
      </w:pPr>
      <w:del w:id="2403" w:author="PR Preview" w:date="2026-01-01T00:00:00Z">
        <w:r>
          <w:delText xml:space="preserve">[43]</w:delText>
        </w:r>
      </w:del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	</w:delText>
        </w:r>
      </w:del>
      <w:del w:id="2406" w:author="PR Preview" w:date="2026-01-01T00:00:00Z">
        <w:r>
          <w:delText xml:space="preserve">Wikipedia contributors,</w:delText>
        </w:r>
      </w:del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“Imaginary unit —</w:delText>
        </w:r>
      </w:del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Wikipedia</w:delText>
        </w:r>
      </w:del>
      <w:del w:id="2411" w:author="PR Preview" w:date="2026-01-01T00:00:00Z">
        <w:r>
          <w:delText xml:space="preserve">,</w:delText>
        </w:r>
      </w:del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the free encyclopedia.”</w:delText>
        </w:r>
      </w:del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delText xml:space="preserve">2026. Available:</w:delText>
        </w:r>
      </w:del>
      <w:del w:id="2416" w:author="PR Preview" w:date="2026-01-01T00:00:00Z">
        <w:r>
          <w:delText xml:space="preserve"> </w:delText>
        </w:r>
      </w:del>
      <w:hyperlink r:id="rId398">
        <w:del w:id="2417" w:author="PR Preview" w:date="2026-01-01T00:00:00Z">
          <w:r>
            <w:rPr>
              <w:rStyle w:val="Hyperlink"/>
            </w:rPr>
            <w:delText xml:space="preserve">https://en.wikipedia.org/wiki/Imaginary_unit</w:delText>
          </w:r>
        </w:del>
      </w:hyperlink>
    </w:p>
    <w:p>
      <w:pPr>
        <w:pStyle w:val="Bibliography"/>
      </w:pPr>
      <w:del w:id="2418" w:author="PR Preview" w:date="2026-01-01T00:00:00Z">
        <w:r>
          <w:delText xml:space="preserve">[44]</w:delText>
        </w:r>
      </w:del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	</w:delText>
        </w:r>
      </w:del>
      <w:del w:id="2421" w:author="PR Preview" w:date="2026-01-01T00:00:00Z">
        <w:r>
          <w:delText xml:space="preserve">S. Axler,</w:delText>
        </w:r>
      </w:del>
      <w:del w:id="2422" w:author="PR Preview" w:date="2026-01-01T00:00:00Z">
        <w:r>
          <w:delText xml:space="preserve"> </w:delText>
        </w:r>
      </w:del>
      <w:del w:id="2423" w:author="PR Preview" w:date="2026-01-01T00:00:00Z">
        <w:r>
          <w:rPr>
            <w:i/>
            <w:iCs/>
          </w:rPr>
          <w:delText xml:space="preserve">Linear algebra done right</w:delText>
        </w:r>
      </w:del>
      <w:del w:id="2424" w:author="PR Preview" w:date="2026-01-01T00:00:00Z">
        <w:r>
          <w:delText xml:space="preserve">, 4th ed. in Undergraduate texts in mathematics. Springer, 2024. doi:</w:delText>
        </w:r>
      </w:del>
      <w:del w:id="2425" w:author="PR Preview" w:date="2026-01-01T00:00:00Z">
        <w:r>
          <w:delText xml:space="preserve"> </w:delText>
        </w:r>
      </w:del>
      <w:hyperlink r:id="rId400">
        <w:del w:id="2426" w:author="PR Preview" w:date="2026-01-01T00:00:00Z">
          <w:r>
            <w:rPr>
              <w:rStyle w:val="Hyperlink"/>
            </w:rPr>
            <w:delText xml:space="preserve">10.1007/978-3-031-41026-0</w:delText>
          </w:r>
        </w:del>
      </w:hyperlink>
      <w:del w:id="2427" w:author="PR Preview" w:date="2026-01-01T00:00:00Z">
        <w:r>
          <w:delText xml:space="preserve">.</w:delText>
        </w:r>
      </w:del>
    </w:p>
    <w:p>
      <w:pPr>
        <w:pStyle w:val="Bibliography"/>
      </w:pPr>
      <w:del w:id="2428" w:author="PR Preview" w:date="2026-01-01T00:00:00Z">
        <w:r>
          <w:delText xml:space="preserve">[45]</w:delText>
        </w:r>
      </w:del>
      <w:del w:id="2429" w:author="PR Preview" w:date="2026-01-01T00:00:00Z">
        <w:r>
          <w:delText xml:space="preserve"> </w:delText>
        </w:r>
      </w:del>
      <w:del w:id="2430" w:author="PR Preview" w:date="2026-01-01T00:00:00Z">
        <w:r>
          <w:delText xml:space="preserve">	</w:delText>
        </w:r>
      </w:del>
      <w:del w:id="2431" w:author="PR Preview" w:date="2026-01-01T00:00:00Z">
        <w:r>
          <w:delText xml:space="preserve">Wikipedia contributors,</w:delText>
        </w:r>
      </w:del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“Complex number —</w:delText>
        </w:r>
      </w:del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delText xml:space="preserve">Wikipedia</w:delText>
        </w:r>
      </w:del>
      <w:del w:id="2436" w:author="PR Preview" w:date="2026-01-01T00:00:00Z">
        <w:r>
          <w:delText xml:space="preserve">,</w:delText>
        </w:r>
      </w:del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the free encyclopedia.”</w:delText>
        </w:r>
      </w:del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2026. Available:</w:delText>
        </w:r>
      </w:del>
      <w:del w:id="2441" w:author="PR Preview" w:date="2026-01-01T00:00:00Z">
        <w:r>
          <w:delText xml:space="preserve"> </w:delText>
        </w:r>
      </w:del>
      <w:hyperlink r:id="rId402">
        <w:del w:id="2442" w:author="PR Preview" w:date="2026-01-01T00:00:00Z">
          <w:r>
            <w:rPr>
              <w:rStyle w:val="Hyperlink"/>
            </w:rPr>
            <w:delText xml:space="preserve">https://en.wikipedia.org/wiki/Complex_number</w:delText>
          </w:r>
        </w:del>
      </w:hyperlink>
    </w:p>
    <w:p>
      <w:pPr>
        <w:pStyle w:val="Bibliography"/>
      </w:pPr>
      <w:del w:id="2443" w:author="PR Preview" w:date="2026-01-01T00:00:00Z">
        <w:r>
          <w:delText xml:space="preserve">[46]</w:delText>
        </w:r>
      </w:del>
      <w:del w:id="2444" w:author="PR Preview" w:date="2026-01-01T00:00:00Z">
        <w:r>
          <w:delText xml:space="preserve"> </w:delText>
        </w:r>
      </w:del>
      <w:del w:id="2445" w:author="PR Preview" w:date="2026-01-01T00:00:00Z">
        <w:r>
          <w:delText xml:space="preserve">	</w:delText>
        </w:r>
      </w:del>
      <w:del w:id="2446" w:author="PR Preview" w:date="2026-01-01T00:00:00Z">
        <w:r>
          <w:delText xml:space="preserve">Wikipedia contributors,</w:delText>
        </w:r>
      </w:del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“Complex conjugate —</w:delText>
        </w:r>
      </w:del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Wikipedia</w:delText>
        </w:r>
      </w:del>
      <w:del w:id="2451" w:author="PR Preview" w:date="2026-01-01T00:00:00Z">
        <w:r>
          <w:delText xml:space="preserve">,</w:delText>
        </w:r>
      </w:del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the free encyclopedia.”</w:delText>
        </w:r>
      </w:del>
      <w:del w:id="2454" w:author="PR Preview" w:date="2026-01-01T00:00:00Z">
        <w:r>
          <w:delText xml:space="preserve"> </w:delText>
        </w:r>
      </w:del>
      <w:del w:id="2455" w:author="PR Preview" w:date="2026-01-01T00:00:00Z">
        <w:r>
          <w:delText xml:space="preserve">2026. Available:</w:delText>
        </w:r>
      </w:del>
      <w:del w:id="2456" w:author="PR Preview" w:date="2026-01-01T00:00:00Z">
        <w:r>
          <w:delText xml:space="preserve"> </w:delText>
        </w:r>
      </w:del>
      <w:hyperlink r:id="rId404">
        <w:del w:id="2457" w:author="PR Preview" w:date="2026-01-01T00:00:00Z">
          <w:r>
            <w:rPr>
              <w:rStyle w:val="Hyperlink"/>
            </w:rPr>
            <w:delText xml:space="preserve">https://en.wikipedia.org/wiki/Complex_conjugate</w:delText>
          </w:r>
        </w:del>
      </w:hyperlink>
    </w:p>
    <w:p>
      <w:pPr>
        <w:pStyle w:val="Bibliography"/>
      </w:pPr>
      <w:del w:id="2458" w:author="PR Preview" w:date="2026-01-01T00:00:00Z">
        <w:r>
          <w:delText xml:space="preserve">[47]</w:delText>
        </w:r>
      </w:del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	</w:delText>
        </w:r>
      </w:del>
      <w:del w:id="2461" w:author="PR Preview" w:date="2026-01-01T00:00:00Z">
        <w:r>
          <w:delText xml:space="preserve">J. Abramson</w:delText>
        </w:r>
      </w:del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rPr>
            <w:i/>
            <w:iCs/>
          </w:rPr>
          <w:delText xml:space="preserve">et al.</w:delText>
        </w:r>
      </w:del>
      <w:del w:id="2464" w:author="PR Preview" w:date="2026-01-01T00:00:00Z">
        <w:r>
          <w:delText xml:space="preserve">,</w:delText>
        </w:r>
      </w:del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rPr>
            <w:i/>
            <w:iCs/>
          </w:rPr>
          <w:delText xml:space="preserve">Algebra and trigonometry</w:delText>
        </w:r>
      </w:del>
      <w:del w:id="2467" w:author="PR Preview" w:date="2026-01-01T00:00:00Z">
        <w:r>
          <w:delText xml:space="preserve">, 2nd ed. OpenStax, 2021. Available:</w:delText>
        </w:r>
      </w:del>
      <w:del w:id="2468" w:author="PR Preview" w:date="2026-01-01T00:00:00Z">
        <w:r>
          <w:delText xml:space="preserve"> </w:delText>
        </w:r>
      </w:del>
      <w:hyperlink r:id="rId406">
        <w:del w:id="2469" w:author="PR Preview" w:date="2026-01-01T00:00:00Z">
          <w:r>
            <w:rPr>
              <w:rStyle w:val="Hyperlink"/>
            </w:rPr>
            <w:delText xml:space="preserve">https://openstax.org/books/algebra-and-trigonometry-2e/pages/preface</w:delText>
          </w:r>
        </w:del>
      </w:hyperlink>
    </w:p>
    <w:p>
      <w:pPr>
        <w:pStyle w:val="Bibliography"/>
      </w:pPr>
      <w:ins w:id="2470" w:author="PR Preview" w:date="2026-01-01T00:00:00Z">
        <w:r>
          <w:t xml:space="preserve">[30]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	</w:t>
        </w:r>
      </w:ins>
      <w:ins w:id="2473" w:author="PR Preview" w:date="2026-01-01T00:00:00Z">
        <w:r>
          <w:t xml:space="preserve">Wikipedia contributors,</w:t>
        </w:r>
      </w:ins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“Exponential function —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Wikipedia</w:t>
        </w:r>
      </w:ins>
      <w:ins w:id="2478" w:author="PR Preview" w:date="2026-01-01T00:00:00Z">
        <w:r>
          <w:t xml:space="preserve">,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the free encyclopedia.”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2026. Available:</w:t>
        </w:r>
      </w:ins>
      <w:ins w:id="2483" w:author="PR Preview" w:date="2026-01-01T00:00:00Z">
        <w:r>
          <w:t xml:space="preserve"> </w:t>
        </w:r>
      </w:ins>
      <w:hyperlink r:id="rId376">
        <w:ins w:id="2484" w:author="PR Preview" w:date="2026-01-01T00:00:00Z">
          <w:r>
            <w:rPr>
              <w:rStyle w:val="Hyperlink"/>
            </w:rPr>
            <w:t xml:space="preserve">https://en.wikipedia.org/wiki/Exponential_function</w:t>
          </w:r>
        </w:ins>
      </w:hyperlink>
    </w:p>
    <w:bookmarkEnd w:id="377"/>
    <w:bookmarkStart w:id="379" w:name="ref-wikipedia_e_mathematical_constant"/>
    <w:p>
      <w:pPr>
        <w:pStyle w:val="Bibliography"/>
      </w:pPr>
      <w:ins w:id="2485" w:author="PR Preview" w:date="2026-01-01T00:00:00Z">
        <w:r>
          <w:t xml:space="preserve">[31]</w:t>
        </w:r>
      </w:ins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	</w:t>
        </w:r>
      </w:ins>
      <w:ins w:id="2488" w:author="PR Preview" w:date="2026-01-01T00:00:00Z">
        <w:r>
          <w:t xml:space="preserve">Wikipedia contributors,</w:t>
        </w:r>
      </w:ins>
      <w:ins w:id="2489" w:author="PR Preview" w:date="2026-01-01T00:00:00Z">
        <w:r>
          <w:t xml:space="preserve"> </w:t>
        </w:r>
      </w:ins>
      <w:ins w:id="2490" w:author="PR Preview" w:date="2026-01-01T00:00:00Z">
        <w:r>
          <w:t xml:space="preserve">“E (mathematical constant) —</w:t>
        </w:r>
      </w:ins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Wikipedia</w:t>
        </w:r>
      </w:ins>
      <w:ins w:id="2493" w:author="PR Preview" w:date="2026-01-01T00:00:00Z">
        <w:r>
          <w:t xml:space="preserve">,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the free encyclopedia.”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2026. Available:</w:t>
        </w:r>
      </w:ins>
      <w:ins w:id="2498" w:author="PR Preview" w:date="2026-01-01T00:00:00Z">
        <w:r>
          <w:t xml:space="preserve"> </w:t>
        </w:r>
      </w:ins>
      <w:hyperlink r:id="rId378">
        <w:ins w:id="2499" w:author="PR Preview" w:date="2026-01-01T00:00:00Z">
          <w:r>
            <w:rPr>
              <w:rStyle w:val="Hyperlink"/>
            </w:rPr>
            <w:t xml:space="preserve">https://en.wikipedia.org/wiki/E_(mathematical_constant)</w:t>
          </w:r>
        </w:ins>
      </w:hyperlink>
    </w:p>
    <w:bookmarkEnd w:id="379"/>
    <w:bookmarkStart w:id="381" w:name="ref-wikipedia_natural_logarithm"/>
    <w:p>
      <w:pPr>
        <w:pStyle w:val="Bibliography"/>
      </w:pPr>
      <w:ins w:id="2500" w:author="PR Preview" w:date="2026-01-01T00:00:00Z">
        <w:r>
          <w:t xml:space="preserve">[32]</w:t>
        </w:r>
      </w:ins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	</w:t>
        </w:r>
      </w:ins>
      <w:ins w:id="2503" w:author="PR Preview" w:date="2026-01-01T00:00:00Z">
        <w:r>
          <w:t xml:space="preserve">Wikipedia contributors,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“Natural logarithm —</w:t>
        </w:r>
      </w:ins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Wikipedia</w:t>
        </w:r>
      </w:ins>
      <w:ins w:id="2508" w:author="PR Preview" w:date="2026-01-01T00:00:00Z">
        <w:r>
          <w:t xml:space="preserve">,</w:t>
        </w:r>
      </w:ins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the free encyclopedia.”</w:t>
        </w:r>
      </w:ins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2026. Available:</w:t>
        </w:r>
      </w:ins>
      <w:ins w:id="2513" w:author="PR Preview" w:date="2026-01-01T00:00:00Z">
        <w:r>
          <w:t xml:space="preserve"> </w:t>
        </w:r>
      </w:ins>
      <w:hyperlink r:id="rId380">
        <w:ins w:id="2514" w:author="PR Preview" w:date="2026-01-01T00:00:00Z">
          <w:r>
            <w:rPr>
              <w:rStyle w:val="Hyperlink"/>
            </w:rPr>
            <w:t xml:space="preserve">https://en.wikipedia.org/wiki/Natural_logarithm</w:t>
          </w:r>
        </w:ins>
      </w:hyperlink>
    </w:p>
    <w:bookmarkEnd w:id="381"/>
    <w:bookmarkStart w:id="383" w:name="ref-wikipedia_logarithm"/>
    <w:p>
      <w:pPr>
        <w:pStyle w:val="Bibliography"/>
      </w:pPr>
      <w:ins w:id="2515" w:author="PR Preview" w:date="2026-01-01T00:00:00Z">
        <w:r>
          <w:t xml:space="preserve">[33]</w:t>
        </w:r>
      </w:ins>
      <w:ins w:id="2516" w:author="PR Preview" w:date="2026-01-01T00:00:00Z">
        <w:r>
          <w:t xml:space="preserve"> </w:t>
        </w:r>
      </w:ins>
      <w:ins w:id="2517" w:author="PR Preview" w:date="2026-01-01T00:00:00Z">
        <w:r>
          <w:t xml:space="preserve">	</w:t>
        </w:r>
      </w:ins>
      <w:ins w:id="2518" w:author="PR Preview" w:date="2026-01-01T00:00:00Z">
        <w:r>
          <w:t xml:space="preserve">Wikipedia contributors,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“Logarithm —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Wikipedia</w:t>
        </w:r>
      </w:ins>
      <w:ins w:id="2523" w:author="PR Preview" w:date="2026-01-01T00:00:00Z">
        <w:r>
          <w:t xml:space="preserve">,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the free encyclopedia.”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2026. Available:</w:t>
        </w:r>
      </w:ins>
      <w:ins w:id="2528" w:author="PR Preview" w:date="2026-01-01T00:00:00Z">
        <w:r>
          <w:t xml:space="preserve"> </w:t>
        </w:r>
      </w:ins>
      <w:hyperlink r:id="rId382">
        <w:ins w:id="2529" w:author="PR Preview" w:date="2026-01-01T00:00:00Z">
          <w:r>
            <w:rPr>
              <w:rStyle w:val="Hyperlink"/>
            </w:rPr>
            <w:t xml:space="preserve">https://en.wikipedia.org/wiki/Logarithm</w:t>
          </w:r>
        </w:ins>
      </w:hyperlink>
    </w:p>
    <w:bookmarkEnd w:id="383"/>
    <w:bookmarkStart w:id="385" w:name="X5bbf2d245759a3fafc9c46669854129ba2658aa"/>
    <w:p>
      <w:pPr>
        <w:pStyle w:val="Bibliography"/>
      </w:pPr>
      <w:ins w:id="2530" w:author="PR Preview" w:date="2026-01-01T00:00:00Z">
        <w:r>
          <w:t xml:space="preserve">[34]</w:t>
        </w:r>
      </w:ins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	</w:t>
        </w:r>
      </w:ins>
      <w:ins w:id="2533" w:author="PR Preview" w:date="2026-01-01T00:00:00Z">
        <w:r>
          <w:t xml:space="preserve">Wikipedia contributors,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“Tarski’s high school algebra problem —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Wikipedia</w:t>
        </w:r>
      </w:ins>
      <w:ins w:id="2538" w:author="PR Preview" w:date="2026-01-01T00:00:00Z">
        <w:r>
          <w:t xml:space="preserve">,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the free encyclopedia.”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2026. Available:</w:t>
        </w:r>
      </w:ins>
      <w:ins w:id="2543" w:author="PR Preview" w:date="2026-01-01T00:00:00Z">
        <w:r>
          <w:t xml:space="preserve"> </w:t>
        </w:r>
      </w:ins>
      <w:hyperlink r:id="rId384">
        <w:ins w:id="2544" w:author="PR Preview" w:date="2026-01-01T00:00:00Z">
          <w:r>
            <w:rPr>
              <w:rStyle w:val="Hyperlink"/>
            </w:rPr>
            <w:t xml:space="preserve">https://en.wikipedia.org/wiki/Tarski%27s_high_school_algebra_problem</w:t>
          </w:r>
        </w:ins>
      </w:hyperlink>
    </w:p>
    <w:bookmarkEnd w:id="385"/>
    <w:bookmarkStart w:id="387" w:name="ref-wikipedia_contour_line"/>
    <w:p>
      <w:pPr>
        <w:pStyle w:val="Bibliography"/>
      </w:pPr>
      <w:ins w:id="2545" w:author="PR Preview" w:date="2026-01-01T00:00:00Z">
        <w:r>
          <w:t xml:space="preserve">[35]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	</w:t>
        </w:r>
      </w:ins>
      <w:ins w:id="2548" w:author="PR Preview" w:date="2026-01-01T00:00:00Z">
        <w:r>
          <w:t xml:space="preserve">Wikipedia contributors,</w:t>
        </w:r>
      </w:ins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“Contour line —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Wikipedia</w:t>
        </w:r>
      </w:ins>
      <w:ins w:id="2553" w:author="PR Preview" w:date="2026-01-01T00:00:00Z">
        <w:r>
          <w:t xml:space="preserve">,</w:t>
        </w:r>
      </w:ins>
      <w:ins w:id="2554" w:author="PR Preview" w:date="2026-01-01T00:00:00Z">
        <w:r>
          <w:t xml:space="preserve"> </w:t>
        </w:r>
      </w:ins>
      <w:ins w:id="2555" w:author="PR Preview" w:date="2026-01-01T00:00:00Z">
        <w:r>
          <w:t xml:space="preserve">the free encyclopedia.”</w:t>
        </w:r>
      </w:ins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2026. Available:</w:t>
        </w:r>
      </w:ins>
      <w:ins w:id="2558" w:author="PR Preview" w:date="2026-01-01T00:00:00Z">
        <w:r>
          <w:t xml:space="preserve"> </w:t>
        </w:r>
      </w:ins>
      <w:hyperlink r:id="rId386">
        <w:ins w:id="2559" w:author="PR Preview" w:date="2026-01-01T00:00:00Z">
          <w:r>
            <w:rPr>
              <w:rStyle w:val="Hyperlink"/>
            </w:rPr>
            <w:t xml:space="preserve">https://en.wikipedia.org/wiki/Contour_line</w:t>
          </w:r>
        </w:ins>
      </w:hyperlink>
    </w:p>
    <w:bookmarkEnd w:id="387"/>
    <w:bookmarkStart w:id="389" w:name="ref-wikipedia_unit_circle"/>
    <w:p>
      <w:pPr>
        <w:pStyle w:val="Bibliography"/>
      </w:pPr>
      <w:ins w:id="2560" w:author="PR Preview" w:date="2026-01-01T00:00:00Z">
        <w:r>
          <w:t xml:space="preserve">[36]</w:t>
        </w:r>
      </w:ins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	</w:t>
        </w:r>
      </w:ins>
      <w:ins w:id="2563" w:author="PR Preview" w:date="2026-01-01T00:00:00Z">
        <w:r>
          <w:t xml:space="preserve">Wikipedia contributors,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“Unit circle —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Wikipedia</w:t>
        </w:r>
      </w:ins>
      <w:ins w:id="2568" w:author="PR Preview" w:date="2026-01-01T00:00:00Z">
        <w:r>
          <w:t xml:space="preserve">,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the free encyclopedia.”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2026. Available:</w:t>
        </w:r>
      </w:ins>
      <w:ins w:id="2573" w:author="PR Preview" w:date="2026-01-01T00:00:00Z">
        <w:r>
          <w:t xml:space="preserve"> </w:t>
        </w:r>
      </w:ins>
      <w:hyperlink r:id="rId388">
        <w:ins w:id="2574" w:author="PR Preview" w:date="2026-01-01T00:00:00Z">
          <w:r>
            <w:rPr>
              <w:rStyle w:val="Hyperlink"/>
            </w:rPr>
            <w:t xml:space="preserve">https://en.wikipedia.org/wiki/Unit_circle</w:t>
          </w:r>
        </w:ins>
      </w:hyperlink>
    </w:p>
    <w:bookmarkEnd w:id="389"/>
    <w:bookmarkStart w:id="391" w:name="ref-wikipedia_pi"/>
    <w:p>
      <w:pPr>
        <w:pStyle w:val="Bibliography"/>
      </w:pPr>
      <w:ins w:id="2575" w:author="PR Preview" w:date="2026-01-01T00:00:00Z">
        <w:r>
          <w:t xml:space="preserve">[37]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	</w:t>
        </w:r>
      </w:ins>
      <w:ins w:id="2578" w:author="PR Preview" w:date="2026-01-01T00:00:00Z">
        <w:r>
          <w:t xml:space="preserve">Wikipedia contributors,</w:t>
        </w:r>
      </w:ins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“Pi —</w:t>
        </w:r>
      </w:ins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Wikipedia</w:t>
        </w:r>
      </w:ins>
      <w:ins w:id="2583" w:author="PR Preview" w:date="2026-01-01T00:00:00Z">
        <w:r>
          <w:t xml:space="preserve">,</w:t>
        </w:r>
      </w:ins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the free encyclopedia.”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2026. Available:</w:t>
        </w:r>
      </w:ins>
      <w:ins w:id="2588" w:author="PR Preview" w:date="2026-01-01T00:00:00Z">
        <w:r>
          <w:t xml:space="preserve"> </w:t>
        </w:r>
      </w:ins>
      <w:hyperlink r:id="rId390">
        <w:ins w:id="2589" w:author="PR Preview" w:date="2026-01-01T00:00:00Z">
          <w:r>
            <w:rPr>
              <w:rStyle w:val="Hyperlink"/>
            </w:rPr>
            <w:t xml:space="preserve">https://en.wikipedia.org/wiki/Pi</w:t>
          </w:r>
        </w:ins>
      </w:hyperlink>
    </w:p>
    <w:bookmarkEnd w:id="391"/>
    <w:bookmarkStart w:id="393" w:name="ref-wikipedia_sine_and_cosine"/>
    <w:p>
      <w:pPr>
        <w:pStyle w:val="Bibliography"/>
      </w:pPr>
      <w:ins w:id="2590" w:author="PR Preview" w:date="2026-01-01T00:00:00Z">
        <w:r>
          <w:t xml:space="preserve">[38]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	</w:t>
        </w:r>
      </w:ins>
      <w:ins w:id="2593" w:author="PR Preview" w:date="2026-01-01T00:00:00Z">
        <w:r>
          <w:t xml:space="preserve">Wikipedia contributors,</w:t>
        </w:r>
      </w:ins>
      <w:ins w:id="2594" w:author="PR Preview" w:date="2026-01-01T00:00:00Z">
        <w:r>
          <w:t xml:space="preserve"> </w:t>
        </w:r>
      </w:ins>
      <w:ins w:id="2595" w:author="PR Preview" w:date="2026-01-01T00:00:00Z">
        <w:r>
          <w:t xml:space="preserve">“Sine and cosine —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Wikipedia</w:t>
        </w:r>
      </w:ins>
      <w:ins w:id="2598" w:author="PR Preview" w:date="2026-01-01T00:00:00Z">
        <w:r>
          <w:t xml:space="preserve">,</w:t>
        </w:r>
      </w:ins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the free encyclopedia.”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2026. Available:</w:t>
        </w:r>
      </w:ins>
      <w:ins w:id="2603" w:author="PR Preview" w:date="2026-01-01T00:00:00Z">
        <w:r>
          <w:t xml:space="preserve"> </w:t>
        </w:r>
      </w:ins>
      <w:hyperlink r:id="rId392">
        <w:ins w:id="2604" w:author="PR Preview" w:date="2026-01-01T00:00:00Z">
          <w:r>
            <w:rPr>
              <w:rStyle w:val="Hyperlink"/>
            </w:rPr>
            <w:t xml:space="preserve">https://en.wikipedia.org/wiki/Sine_and_cosine</w:t>
          </w:r>
        </w:ins>
      </w:hyperlink>
    </w:p>
    <w:bookmarkEnd w:id="393"/>
    <w:bookmarkStart w:id="395" w:name="ref-wikipedia_trigonometric_functions"/>
    <w:p>
      <w:pPr>
        <w:pStyle w:val="Bibliography"/>
      </w:pPr>
      <w:ins w:id="2605" w:author="PR Preview" w:date="2026-01-01T00:00:00Z">
        <w:r>
          <w:t xml:space="preserve">[39]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	</w:t>
        </w:r>
      </w:ins>
      <w:ins w:id="2608" w:author="PR Preview" w:date="2026-01-01T00:00:00Z">
        <w:r>
          <w:t xml:space="preserve">Wikipedia contributors,</w:t>
        </w:r>
      </w:ins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“Trigonometric functions —</w:t>
        </w:r>
      </w:ins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Wikipedia</w:t>
        </w:r>
      </w:ins>
      <w:ins w:id="2613" w:author="PR Preview" w:date="2026-01-01T00:00:00Z">
        <w:r>
          <w:t xml:space="preserve">,</w:t>
        </w:r>
      </w:ins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the free encyclopedia.”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2026. Available:</w:t>
        </w:r>
      </w:ins>
      <w:ins w:id="2618" w:author="PR Preview" w:date="2026-01-01T00:00:00Z">
        <w:r>
          <w:t xml:space="preserve"> </w:t>
        </w:r>
      </w:ins>
      <w:hyperlink r:id="rId394">
        <w:ins w:id="2619" w:author="PR Preview" w:date="2026-01-01T00:00:00Z">
          <w:r>
            <w:rPr>
              <w:rStyle w:val="Hyperlink"/>
            </w:rPr>
            <w:t xml:space="preserve">https://en.wikipedia.org/wiki/Trigonometric_functions</w:t>
          </w:r>
        </w:ins>
      </w:hyperlink>
    </w:p>
    <w:bookmarkEnd w:id="395"/>
    <w:bookmarkStart w:id="397" w:name="X5a2f2f32a394dfa9ade54906000e256a4416e3c"/>
    <w:p>
      <w:pPr>
        <w:pStyle w:val="Bibliography"/>
      </w:pPr>
      <w:ins w:id="2620" w:author="PR Preview" w:date="2026-01-01T00:00:00Z">
        <w:r>
          <w:t xml:space="preserve">[40]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	</w:t>
        </w:r>
      </w:ins>
      <w:ins w:id="2623" w:author="PR Preview" w:date="2026-01-01T00:00:00Z">
        <w:r>
          <w:t xml:space="preserve">Wikipedia contributors,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“Pythagorean trigonometric identity —</w:t>
        </w:r>
      </w:ins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Wikipedia</w:t>
        </w:r>
      </w:ins>
      <w:ins w:id="2628" w:author="PR Preview" w:date="2026-01-01T00:00:00Z">
        <w:r>
          <w:t xml:space="preserve">,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the free encyclopedia.”</w:t>
        </w:r>
      </w:ins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2026. Available:</w:t>
        </w:r>
      </w:ins>
      <w:ins w:id="2633" w:author="PR Preview" w:date="2026-01-01T00:00:00Z">
        <w:r>
          <w:t xml:space="preserve"> </w:t>
        </w:r>
      </w:ins>
      <w:hyperlink r:id="rId396">
        <w:ins w:id="2634" w:author="PR Preview" w:date="2026-01-01T00:00:00Z">
          <w:r>
            <w:rPr>
              <w:rStyle w:val="Hyperlink"/>
            </w:rPr>
            <w:t xml:space="preserve">https://en.wikipedia.org/wiki/Pythagorean_trigonometric_identity</w:t>
          </w:r>
        </w:ins>
      </w:hyperlink>
    </w:p>
    <w:bookmarkEnd w:id="397"/>
    <w:bookmarkStart w:id="399" w:name="ref-wikipedia_imaginary_unit"/>
    <w:p>
      <w:pPr>
        <w:pStyle w:val="Bibliography"/>
      </w:pPr>
      <w:ins w:id="2635" w:author="PR Preview" w:date="2026-01-01T00:00:00Z">
        <w:r>
          <w:t xml:space="preserve">[41]</w:t>
        </w:r>
      </w:ins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	</w:t>
        </w:r>
      </w:ins>
      <w:ins w:id="2638" w:author="PR Preview" w:date="2026-01-01T00:00:00Z">
        <w:r>
          <w:t xml:space="preserve">Wikipedia contributors,</w:t>
        </w:r>
      </w:ins>
      <w:ins w:id="2639" w:author="PR Preview" w:date="2026-01-01T00:00:00Z">
        <w:r>
          <w:t xml:space="preserve"> </w:t>
        </w:r>
      </w:ins>
      <w:ins w:id="2640" w:author="PR Preview" w:date="2026-01-01T00:00:00Z">
        <w:r>
          <w:t xml:space="preserve">“Imaginary unit —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Wikipedia</w:t>
        </w:r>
      </w:ins>
      <w:ins w:id="2643" w:author="PR Preview" w:date="2026-01-01T00:00:00Z">
        <w:r>
          <w:t xml:space="preserve">,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the free encyclopedia.”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2026. Available:</w:t>
        </w:r>
      </w:ins>
      <w:ins w:id="2648" w:author="PR Preview" w:date="2026-01-01T00:00:00Z">
        <w:r>
          <w:t xml:space="preserve"> </w:t>
        </w:r>
      </w:ins>
      <w:hyperlink r:id="rId398">
        <w:ins w:id="2649" w:author="PR Preview" w:date="2026-01-01T00:00:00Z">
          <w:r>
            <w:rPr>
              <w:rStyle w:val="Hyperlink"/>
            </w:rPr>
            <w:t xml:space="preserve">https://en.wikipedia.org/wiki/Imaginary_unit</w:t>
          </w:r>
        </w:ins>
      </w:hyperlink>
    </w:p>
    <w:bookmarkEnd w:id="399"/>
    <w:bookmarkStart w:id="401" w:name="ref-axler2024linear"/>
    <w:p>
      <w:pPr>
        <w:pStyle w:val="Bibliography"/>
      </w:pPr>
      <w:ins w:id="2650" w:author="PR Preview" w:date="2026-01-01T00:00:00Z">
        <w:r>
          <w:t xml:space="preserve">[42]</w:t>
        </w:r>
      </w:ins>
      <w:ins w:id="2651" w:author="PR Preview" w:date="2026-01-01T00:00:00Z">
        <w:r>
          <w:t xml:space="preserve"> </w:t>
        </w:r>
      </w:ins>
      <w:ins w:id="2652" w:author="PR Preview" w:date="2026-01-01T00:00:00Z">
        <w:r>
          <w:t xml:space="preserve">	</w:t>
        </w:r>
      </w:ins>
      <w:ins w:id="2653" w:author="PR Preview" w:date="2026-01-01T00:00:00Z">
        <w:r>
          <w:t xml:space="preserve">S. Axler,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rPr>
            <w:i/>
            <w:iCs/>
          </w:rPr>
          <w:t xml:space="preserve">Linear algebra done right</w:t>
        </w:r>
      </w:ins>
      <w:ins w:id="2656" w:author="PR Preview" w:date="2026-01-01T00:00:00Z">
        <w:r>
          <w:t xml:space="preserve">, 4th ed. in Undergraduate texts in mathematics. Springer, 2024. doi:</w:t>
        </w:r>
      </w:ins>
      <w:ins w:id="2657" w:author="PR Preview" w:date="2026-01-01T00:00:00Z">
        <w:r>
          <w:t xml:space="preserve"> </w:t>
        </w:r>
      </w:ins>
      <w:hyperlink r:id="rId400">
        <w:ins w:id="2658" w:author="PR Preview" w:date="2026-01-01T00:00:00Z">
          <w:r>
            <w:rPr>
              <w:rStyle w:val="Hyperlink"/>
            </w:rPr>
            <w:t xml:space="preserve">10.1007/978-3-031-41026-0</w:t>
          </w:r>
        </w:ins>
      </w:hyperlink>
      <w:ins w:id="2659" w:author="PR Preview" w:date="2026-01-01T00:00:00Z">
        <w:r>
          <w:t xml:space="preserve">.</w:t>
        </w:r>
      </w:ins>
    </w:p>
    <w:bookmarkEnd w:id="401"/>
    <w:bookmarkStart w:id="403" w:name="ref-wikipedia_complex_number"/>
    <w:p>
      <w:pPr>
        <w:pStyle w:val="Bibliography"/>
      </w:pPr>
      <w:ins w:id="2660" w:author="PR Preview" w:date="2026-01-01T00:00:00Z">
        <w:r>
          <w:t xml:space="preserve">[43]</w:t>
        </w:r>
      </w:ins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	</w:t>
        </w:r>
      </w:ins>
      <w:ins w:id="2663" w:author="PR Preview" w:date="2026-01-01T00:00:00Z">
        <w:r>
          <w:t xml:space="preserve">Wikipedia contributors,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“Complex number —</w:t>
        </w:r>
      </w:ins>
      <w:ins w:id="2666" w:author="PR Preview" w:date="2026-01-01T00:00:00Z">
        <w:r>
          <w:t xml:space="preserve"> </w:t>
        </w:r>
      </w:ins>
      <w:ins w:id="2667" w:author="PR Preview" w:date="2026-01-01T00:00:00Z">
        <w:r>
          <w:t xml:space="preserve">Wikipedia</w:t>
        </w:r>
      </w:ins>
      <w:ins w:id="2668" w:author="PR Preview" w:date="2026-01-01T00:00:00Z">
        <w:r>
          <w:t xml:space="preserve">,</w:t>
        </w:r>
      </w:ins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the free encyclopedia.”</w:t>
        </w:r>
      </w:ins>
      <w:ins w:id="2671" w:author="PR Preview" w:date="2026-01-01T00:00:00Z">
        <w:r>
          <w:t xml:space="preserve"> </w:t>
        </w:r>
      </w:ins>
      <w:ins w:id="2672" w:author="PR Preview" w:date="2026-01-01T00:00:00Z">
        <w:r>
          <w:t xml:space="preserve">2026. Available:</w:t>
        </w:r>
      </w:ins>
      <w:ins w:id="2673" w:author="PR Preview" w:date="2026-01-01T00:00:00Z">
        <w:r>
          <w:t xml:space="preserve"> </w:t>
        </w:r>
      </w:ins>
      <w:hyperlink r:id="rId402">
        <w:ins w:id="2674" w:author="PR Preview" w:date="2026-01-01T00:00:00Z">
          <w:r>
            <w:rPr>
              <w:rStyle w:val="Hyperlink"/>
            </w:rPr>
            <w:t xml:space="preserve">https://en.wikipedia.org/wiki/Complex_number</w:t>
          </w:r>
        </w:ins>
      </w:hyperlink>
    </w:p>
    <w:bookmarkEnd w:id="403"/>
    <w:bookmarkStart w:id="405" w:name="ref-wikipedia_complex_conjugate"/>
    <w:p>
      <w:pPr>
        <w:pStyle w:val="Bibliography"/>
      </w:pPr>
      <w:ins w:id="2675" w:author="PR Preview" w:date="2026-01-01T00:00:00Z">
        <w:r>
          <w:t xml:space="preserve">[44]</w:t>
        </w:r>
      </w:ins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	</w:t>
        </w:r>
      </w:ins>
      <w:ins w:id="2678" w:author="PR Preview" w:date="2026-01-01T00:00:00Z">
        <w:r>
          <w:t xml:space="preserve">Wikipedia contributors,</w:t>
        </w:r>
      </w:ins>
      <w:ins w:id="2679" w:author="PR Preview" w:date="2026-01-01T00:00:00Z">
        <w:r>
          <w:t xml:space="preserve"> </w:t>
        </w:r>
      </w:ins>
      <w:ins w:id="2680" w:author="PR Preview" w:date="2026-01-01T00:00:00Z">
        <w:r>
          <w:t xml:space="preserve">“Complex conjugate —</w:t>
        </w:r>
      </w:ins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Wikipedia</w:t>
        </w:r>
      </w:ins>
      <w:ins w:id="2683" w:author="PR Preview" w:date="2026-01-01T00:00:00Z">
        <w:r>
          <w:t xml:space="preserve">,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the free encyclopedia.”</w:t>
        </w:r>
      </w:ins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2026. Available:</w:t>
        </w:r>
      </w:ins>
      <w:ins w:id="2688" w:author="PR Preview" w:date="2026-01-01T00:00:00Z">
        <w:r>
          <w:t xml:space="preserve"> </w:t>
        </w:r>
      </w:ins>
      <w:hyperlink r:id="rId404">
        <w:ins w:id="2689" w:author="PR Preview" w:date="2026-01-01T00:00:00Z">
          <w:r>
            <w:rPr>
              <w:rStyle w:val="Hyperlink"/>
            </w:rPr>
            <w:t xml:space="preserve">https://en.wikipedia.org/wiki/Complex_conjugate</w:t>
          </w:r>
        </w:ins>
      </w:hyperlink>
    </w:p>
    <w:bookmarkEnd w:id="405"/>
    <w:bookmarkStart w:id="407" w:name="ref-abramson2021algebra"/>
    <w:p>
      <w:pPr>
        <w:pStyle w:val="Bibliography"/>
      </w:pPr>
      <w:ins w:id="2690" w:author="PR Preview" w:date="2026-01-01T00:00:00Z">
        <w:r>
          <w:t xml:space="preserve">[45]</w:t>
        </w:r>
      </w:ins>
      <w:ins w:id="2691" w:author="PR Preview" w:date="2026-01-01T00:00:00Z">
        <w:r>
          <w:t xml:space="preserve"> </w:t>
        </w:r>
      </w:ins>
      <w:ins w:id="2692" w:author="PR Preview" w:date="2026-01-01T00:00:00Z">
        <w:r>
          <w:t xml:space="preserve">	</w:t>
        </w:r>
      </w:ins>
      <w:ins w:id="2693" w:author="PR Preview" w:date="2026-01-01T00:00:00Z">
        <w:r>
          <w:t xml:space="preserve">J. Abramson</w:t>
        </w:r>
      </w:ins>
      <w:ins w:id="2694" w:author="PR Preview" w:date="2026-01-01T00:00:00Z">
        <w:r>
          <w:t xml:space="preserve"> </w:t>
        </w:r>
      </w:ins>
      <w:ins w:id="2695" w:author="PR Preview" w:date="2026-01-01T00:00:00Z">
        <w:r>
          <w:rPr>
            <w:i/>
            <w:iCs/>
          </w:rPr>
          <w:t xml:space="preserve">et al.</w:t>
        </w:r>
      </w:ins>
      <w:ins w:id="2696" w:author="PR Preview" w:date="2026-01-01T00:00:00Z">
        <w:r>
          <w:t xml:space="preserve">,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rPr>
            <w:i/>
            <w:iCs/>
          </w:rPr>
          <w:t xml:space="preserve">Algebra and trigonometry</w:t>
        </w:r>
      </w:ins>
      <w:ins w:id="2699" w:author="PR Preview" w:date="2026-01-01T00:00:00Z">
        <w:r>
          <w:t xml:space="preserve">, 2nd ed. OpenStax, 2021. Available:</w:t>
        </w:r>
      </w:ins>
      <w:ins w:id="2700" w:author="PR Preview" w:date="2026-01-01T00:00:00Z">
        <w:r>
          <w:t xml:space="preserve"> </w:t>
        </w:r>
      </w:ins>
      <w:hyperlink r:id="rId406">
        <w:ins w:id="2701" w:author="PR Preview" w:date="2026-01-01T00:00:00Z">
          <w:r>
            <w:rPr>
              <w:rStyle w:val="Hyperlink"/>
            </w:rPr>
            <w:t xml:space="preserve">https://openstax.org/books/algebra-and-trigonometry-2e/pages/preface</w:t>
          </w:r>
        </w:ins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89" Type="http://schemas.openxmlformats.org/officeDocument/2006/relationships/image" Target="media/rId289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Relationship Id="rId11" Type="http://schemas.openxmlformats.org/officeDocument/2006/relationships/hyperlink" Target="sets.qmd#def-extended-nonneg-reals" TargetMode="External"/><Relationship Id="rId12" Type="http://schemas.openxmlformats.org/officeDocument/2006/relationships/hyperlink" Target="https://en.wikipedia.org/wiki/Series_(mathematics)" TargetMode="External"/><Relationship Id="rId13" Type="http://schemas.openxmlformats.org/officeDocument/2006/relationships/hyperlink" Target="https://en.wikipedia.org/wiki/Monotone_convergence_theorem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2026-10-19T17:24:52Z</dcterms:created>
  <dcterms:modified xsi:type="dcterms:W3CDTF">2026-10-19T17:24:52Z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