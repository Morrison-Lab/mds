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columns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$\mathord{\smash[b]{\underset{\raise.3ex\hbox{$\scriptstyle\sim$}}{a}}\vphantom{a}}_1 = (1, 1, 0)$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$\mathord{\smash[b]{\underset{\raise.3ex\hbox{$\scriptstyle\sim$}}{a}}\vphantom{a}}_2 = (1, 0, 1)$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$\mathord{\smash[b]{\underset{\raise.3ex\hbox{$\scriptstyle\sim$}}{a}}\vphantom{a}}_3 = (0, 1, 1)$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hyperlink r:id="rId125">
        <w:del w:id="19" w:author="PR Preview" w:date="2026-01-01T00:00:00Z">
          <w:r>
            <w:rPr>
              <w:rStyle w:val="Hyperlink"/>
            </w:rPr>
            <w:delText xml:space="preserve">Example 22 in Inner Products and Orthogonality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hyperlink r:id="rId126">
        <w:del w:id="23" w:author="PR Preview" w:date="2026-01-01T00:00:00Z">
          <w:r>
            <w:rPr>
              <w:rStyle w:val="Hyperlink"/>
            </w:rPr>
            <w:delText xml:space="preserve">Example 24 in Inner Products and Orthogonality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found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45" w:author="PR Preview" w:date="2026-01-01T00:00:00Z">
        <w:r>
          <w:delText xml:space="preserve">,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columns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$\mathord{\smash[b]{\underset{\raise.3ex\hbox{$\scriptstyle\sim$}}{a}}\vphantom{a}}_1 = (1, 1, 0)$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$\mathord{\smash[b]{\underset{\raise.3ex\hbox{$\scriptstyle\sim$}}{a}}\vphantom{a}}_2 = (1, 0, 1)$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$\mathord{\smash[b]{\underset{\raise.3ex\hbox{$\scriptstyle\sim$}}{a}}\vphantom{a}}_3 = (0, 1, 1)$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hyperlink r:id="rId125">
        <w:ins w:id="62" w:author="PR Preview" w:date="2026-01-01T00:00:00Z">
          <w:r>
            <w:rPr>
              <w:rStyle w:val="Hyperlink"/>
            </w:rPr>
            <w:t xml:space="preserve">Example 21 in Inner Products and Orthogonality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26">
        <w:ins w:id="66" w:author="PR Preview" w:date="2026-01-01T00:00:00Z">
          <w:r>
            <w:rPr>
              <w:rStyle w:val="Hyperlink"/>
            </w:rPr>
            <w:t xml:space="preserve">Example 23 in Inner Products and Orthogonality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found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8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2026-10-19T17:50:03Z</dcterms:created>
  <dcterms:modified xsi:type="dcterms:W3CDTF">2026-10-19T17:50:03Z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