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When embedding vectors are normalized to unit Euclidean norm (</w:delText>
        </w:r>
      </w:del>
      <w:del w:id="4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cosine similarity equals the inner product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53">
        <w:del w:id="16" w:author="PR Preview" w:date="2026-01-01T00:00:00Z">
          <w:r>
            <w:rPr>
              <w:rStyle w:val="Hyperlink"/>
            </w:rPr>
            <w:delText xml:space="preserve">Corollary 2 in Inner Products and Orthogonality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2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23" w:author="PR Preview" w:date="2026-01-01T00:00:00Z">
        <w:r>
          <w:t xml:space="preserve">When embedding vectors are normalized to unit Euclidean norm (</w:t>
        </w:r>
      </w:ins>
      <w:ins w:id="24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cosine similarity equals the inner product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53">
        <w:ins w:id="36" w:author="PR Preview" w:date="2026-01-01T00:00:00Z">
          <w:r>
            <w:rPr>
              <w:rStyle w:val="Hyperlink"/>
            </w:rPr>
            <w:t xml:space="preserve">Corollary 3 in Inner Products and Orthogonality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4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2026-10-19T17:54:36Z</dcterms:created>
  <dcterms:modified xsi:type="dcterms:W3CDTF">2026-10-19T17:54:36Z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