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(Angle on the unit circle)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points of the</w:delText>
        </w:r>
      </w:del>
      <w:del w:id="10" w:author="PR Preview" w:date="2026-01-01T00:00:00Z">
        <w:r>
          <w:delText xml:space="preserve"> 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how far apart they are along the circle, going the short way round.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Let the counterclockwise distance from the first point to the second be</w:delText>
        </w:r>
      </w:del>
      <w:del w:id="1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Then the angle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" w:author="PR Preview" w:date="2026-01-01T00:00:00Z">
        <w:r>
          <w:delText xml:space="preserve">In words, the angle is the smaller of two distances from the first point to the second: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counterclockwise one,</w:delText>
        </w:r>
      </w:del>
      <w:del w:id="23" w:author="PR Preview" w:date="2026-01-01T00:00:00Z">
        <w:r>
          <w:delText xml:space="preserve"> </w:delText>
        </w:r>
      </w:del>
      <m:oMath>
        <m:r>
          <m:t>s</m:t>
        </m:r>
      </m:oMath>
      <w:del w:id="24" w:author="PR Preview" w:date="2026-01-01T00:00:00Z">
        <w:r>
          <w:delText xml:space="preserve">, or the clockwise one,</w:delText>
        </w:r>
      </w:del>
      <w:del w:id="25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del w:id="26" w:author="PR Preview" w:date="2026-01-01T00:00:00Z">
        <w:r>
          <w:delText xml:space="preserve">.</w:delText>
        </w:r>
      </w:del>
    </w:p>
    <w:p>
      <w:pPr>
        <w:pStyle w:val="BodyText"/>
      </w:pPr>
      <w:del w:id="27" w:author="PR Preview" w:date="2026-01-01T00:00:00Z">
        <w:r>
          <w:rPr>
            <w:b/>
            <w:bCs/>
          </w:rPr>
          <w:delText xml:space="preserve">Example 3 (Three angles on the unit circle)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2"/>
        </w:numPr>
      </w:pPr>
      <w:del w:id="30" w:author="PR Preview" w:date="2026-01-01T00:00:00Z">
        <w:r>
          <w:delText xml:space="preserve">The points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are a quarter of the circle apart, so their</w:delText>
        </w:r>
      </w:del>
      <w:del w:id="36" w:author="PR Preview" w:date="2026-01-01T00:00:00Z">
        <w:r>
          <w:delText xml:space="preserve"> </w:delText>
        </w:r>
      </w:del>
      <w:hyperlink w:anchor="def-angle-unit-circle">
        <w:del w:id="37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</w:delText>
        </w:r>
      </w:del>
      <w:del w:id="4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4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42" w:author="PR Preview" w:date="2026-01-01T00:00:00Z">
        <w:r>
          <w:delText xml:space="preserve">The points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are half of the circle apart, so their angle is</w:delText>
        </w:r>
      </w:del>
      <w:del w:id="48" w:author="PR Preview" w:date="2026-01-01T00:00:00Z">
        <w:r>
          <w:delText xml:space="preserve"> </w:delText>
        </w:r>
      </w:del>
      <m:oMath>
        <m:r>
          <m:t>π</m:t>
        </m:r>
      </m:oMath>
      <w:del w:id="4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50" w:author="PR Preview" w:date="2026-01-01T00:00:00Z">
        <w:r>
          <w:delText xml:space="preserve">The point</w:delText>
        </w:r>
      </w:del>
      <w:del w:id="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</w:delText>
        </w:r>
      </w:del>
      <w:del w:id="54" w:author="PR Preview" w:date="2026-01-01T00:00:00Z">
        <w:r>
          <w:delText xml:space="preserve"> </w:delText>
        </w:r>
      </w:del>
      <m:oMath>
        <m:r>
          <m:t>0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apart from itself, so their angle is</w:delText>
        </w:r>
      </w:del>
      <w:del w:id="57" w:author="PR Preview" w:date="2026-01-01T00:00:00Z">
        <w:r>
          <w:delText xml:space="preserve"> </w:delText>
        </w:r>
      </w:del>
      <m:oMath>
        <m:r>
          <m:t>0</m:t>
        </m:r>
      </m:oMath>
      <w:del w:id="58" w:author="PR Preview" w:date="2026-01-01T00:00:00Z">
        <w:r>
          <w:delText xml:space="preserve">.</w:delText>
        </w:r>
      </w:del>
    </w:p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Proposition 1 (Range of an angle on the unit circle)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An</w:delText>
        </w:r>
      </w:del>
      <w:del w:id="62" w:author="PR Preview" w:date="2026-01-01T00:00:00Z">
        <w:r>
          <w:delText xml:space="preserve"> </w:delText>
        </w:r>
      </w:del>
      <w:hyperlink w:anchor="def-angle-unit-circle">
        <w:del w:id="63" w:author="PR Preview" w:date="2026-01-01T00:00:00Z">
          <w:r>
            <w:rPr>
              <w:rStyle w:val="Hyperlink"/>
            </w:rPr>
            <w:delText xml:space="preserve">angle</w:delText>
          </w:r>
        </w:del>
      </w:hyperlink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between two points of the</w:delText>
        </w:r>
      </w:del>
      <w:del w:id="66" w:author="PR Preview" w:date="2026-01-01T00:00:00Z">
        <w:r>
          <w:delText xml:space="preserve"> </w:delText>
        </w:r>
      </w:del>
      <w:hyperlink w:anchor="def-unit-circle">
        <w:del w:id="67" w:author="PR Preview" w:date="2026-01-01T00:00:00Z">
          <w:r>
            <w:rPr>
              <w:rStyle w:val="Hyperlink"/>
            </w:rPr>
            <w:delText xml:space="preserve">unit circle</w:delText>
          </w:r>
        </w:del>
      </w:hyperlink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at least</w:delText>
        </w:r>
      </w:del>
      <w:del w:id="70" w:author="PR Preview" w:date="2026-01-01T00:00:00Z">
        <w:r>
          <w:delText xml:space="preserve"> </w:delText>
        </w:r>
      </w:del>
      <m:oMath>
        <m:r>
          <m:t>0</m:t>
        </m:r>
      </m:oMath>
      <w:del w:id="71" w:author="PR Preview" w:date="2026-01-01T00:00:00Z">
        <w:r>
          <w:delText xml:space="preserve">, at most</w:delText>
        </w:r>
      </w:del>
      <w:del w:id="72" w:author="PR Preview" w:date="2026-01-01T00:00:00Z">
        <w:r>
          <w:delText xml:space="preserve"> </w:delText>
        </w:r>
      </w:del>
      <m:oMath>
        <m:r>
          <m:t>π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(</w:delText>
        </w:r>
      </w:del>
      <w:hyperlink w:anchor="def-pi">
        <w:del w:id="7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6" w:author="PR Preview" w:date="2026-01-01T00:00:00Z">
        <w:r>
          <w:delText xml:space="preserve">).</w:delText>
        </w:r>
      </w:del>
    </w:p>
    <w:p>
      <w:pPr>
        <w:pStyle w:val="BodyText"/>
      </w:pPr>
      <w:del w:id="77" w:author="PR Preview" w:date="2026-01-01T00:00:00Z">
        <w:r>
          <w:rPr>
            <w:i/>
            <w:iCs/>
          </w:rPr>
          <w:delText xml:space="preserve">Proof</w:delText>
        </w:r>
      </w:del>
      <w:del w:id="78" w:author="PR Preview" w:date="2026-01-01T00:00:00Z">
        <w:r>
          <w:delText xml:space="preserve">. </w:delText>
        </w:r>
      </w:del>
      <w:del w:id="79" w:author="PR Preview" w:date="2026-01-01T00:00:00Z">
        <w:r>
          <w:delText xml:space="preserve">The whole circle has length</w:delText>
        </w:r>
      </w:del>
      <w:del w:id="80" w:author="PR Preview" w:date="2026-01-01T00:00:00Z">
        <w:r>
          <w:delText xml:space="preserve"> </w:delText>
        </w:r>
      </w:del>
      <m:oMath>
        <m:r>
          <m:t>2</m:t>
        </m:r>
        <m:r>
          <m:t>π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(</w:delText>
        </w:r>
      </w:del>
      <w:hyperlink w:anchor="def-pi">
        <w:del w:id="8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4" w:author="PR Preview" w:date="2026-01-01T00:00:00Z">
        <w:r>
          <w:delText xml:space="preserve">).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Going the short way round covers at most half of the circle, which is</w:delText>
        </w:r>
      </w:del>
      <w:del w:id="87" w:author="PR Preview" w:date="2026-01-01T00:00:00Z">
        <w:r>
          <w:delText xml:space="preserve"> </w:delText>
        </w:r>
      </w:del>
      <m:oMath>
        <m:r>
          <m:t>π</m:t>
        </m:r>
      </m:oMath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 distance along the circle is at least</w:delText>
        </w:r>
      </w:del>
      <w:del w:id="91" w:author="PR Preview" w:date="2026-01-01T00:00:00Z">
        <w:r>
          <w:delText xml:space="preserve"> </w:delText>
        </w:r>
      </w:del>
      <m:oMath>
        <m:r>
          <m:t>0</m:t>
        </m:r>
      </m:oMath>
      <w:del w:id="92" w:author="PR Preview" w:date="2026-01-01T00:00:00Z">
        <w:r>
          <w:delText xml:space="preserve">.</w:delText>
        </w:r>
      </w:del>
    </w:p>
    <w:p>
      <w:pPr>
        <w:pStyle w:val="BodyText"/>
      </w:pPr>
      <w:del w:id="93" w:author="PR Preview" w:date="2026-01-01T00:00:00Z">
        <w:r>
          <w:rPr>
            <w:b/>
            <w:bCs/>
          </w:rPr>
          <w:delText xml:space="preserve">Definition 4 (Cosine)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For a real number</w:delText>
        </w:r>
      </w:del>
      <w:del w:id="96" w:author="PR Preview" w:date="2026-01-01T00:00:00Z">
        <w:r>
          <w:delText xml:space="preserve"> </w:delText>
        </w:r>
      </w:del>
      <m:oMath>
        <m:r>
          <m:t>θ</m:t>
        </m:r>
      </m:oMath>
      <w:del w:id="97" w:author="PR Preview" w:date="2026-01-01T00:00:00Z">
        <w:r>
          <w:delText xml:space="preserve">, start at the point</w:delText>
        </w:r>
      </w:del>
      <w:del w:id="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of the unit circle (</w:delText>
        </w:r>
      </w:del>
      <w:hyperlink w:anchor="def-unit-circle">
        <w:del w:id="10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02" w:author="PR Preview" w:date="2026-01-01T00:00:00Z">
        <w:r>
          <w:delText xml:space="preserve">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 move a distance</w:delText>
        </w:r>
      </w:del>
      <w:del w:id="1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along the circle,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counterclockwise if</w:delText>
        </w:r>
      </w:del>
      <w:del w:id="11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 clockwise if</w:delText>
        </w:r>
      </w:del>
      <w:del w:id="11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114" w:author="PR Preview" w:date="2026-01-01T00:00:00Z">
        <w: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first coordinate of the point reached is the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rPr>
            <w:b/>
            <w:bCs/>
          </w:rPr>
          <w:delText xml:space="preserve">cosine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of</w:delText>
        </w:r>
      </w:del>
      <w:del w:id="121" w:author="PR Preview" w:date="2026-01-01T00:00:00Z">
        <w:r>
          <w:delText xml:space="preserve"> </w:delText>
        </w:r>
      </w:del>
      <m:oMath>
        <m:r>
          <m:t>θ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[3]</w:delText>
        </w:r>
      </w:del>
      <w:del w:id="124" w:author="PR Preview" w:date="2026-01-01T00:00:00Z">
        <w:r>
          <w:delText xml:space="preserve">, written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26" w:author="PR Preview" w:date="2026-01-01T00:00:00Z">
        <w:r>
          <w:delText xml:space="preserve">.</w:delText>
        </w:r>
      </w:del>
    </w:p>
    <w:p>
      <w:pPr>
        <w:pStyle w:val="BodyText"/>
      </w:pPr>
      <w:del w:id="127" w:author="PR Preview" w:date="2026-01-01T00:00:00Z">
        <w:r>
          <w:rPr>
            <w:b/>
            <w:bCs/>
          </w:rPr>
          <w:delText xml:space="preserve">Example 4 (Cosines of some angles)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 </w:delText>
        </w:r>
      </w:del>
    </w:p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3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13"/>
    <w:bookmarkStart w:id="14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3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5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[4]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5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4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[4]</w:t>
        </w:r>
      </w:ins>
      <w:ins w:id="229" w:author="PR Preview" w:date="2026-01-01T00:00:00Z">
        <w:r>
          <w:t xml:space="preserve">.</w:t>
        </w:r>
      </w:ins>
    </w:p>
    <w:bookmarkEnd w:id="15"/>
    <w:bookmarkStart w:id="16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4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6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5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odyText"/>
      </w:pPr>
      <w:del w:id="311" w:author="PR Preview" w:date="2026-01-01T00:00:00Z">
        <w:r>
          <w:rPr>
            <w:b/>
            <w:bCs/>
          </w:rPr>
          <w:delText xml:space="preserve">Definition 6 (Arccosine)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rPr>
            <w:b/>
            <w:bCs/>
          </w:rPr>
          <w:delText xml:space="preserve">arccosine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is the</w:delText>
        </w:r>
      </w:del>
      <w:del w:id="319" w:author="PR Preview" w:date="2026-01-01T00:00:00Z">
        <w:r>
          <w:delText xml:space="preserve"> </w:delText>
        </w:r>
      </w:del>
      <w:hyperlink r:id="rId9">
        <w:del w:id="32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that sends each</w:delText>
        </w:r>
      </w:del>
      <w:del w:id="323" w:author="PR Preview" w:date="2026-01-01T00:00:00Z">
        <w:r>
          <w:delText xml:space="preserve"> </w:delText>
        </w:r>
      </w:del>
      <w:hyperlink w:anchor="def-cosine-sine">
        <w:del w:id="324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27" w:author="PR Preview" w:date="2026-01-01T00:00:00Z">
        <w:r>
          <w:delText xml:space="preserve">,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to the one</w:delText>
        </w:r>
      </w:del>
      <w:del w:id="330" w:author="PR Preview" w:date="2026-01-01T00:00:00Z">
        <w:r>
          <w:delText xml:space="preserve"> </w:delText>
        </w:r>
      </w:del>
      <w:hyperlink r:id="rId10">
        <w:del w:id="331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33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whose cosine is</w:delText>
        </w:r>
      </w:del>
      <w:del w:id="335" w:author="PR Preview" w:date="2026-01-01T00:00:00Z">
        <w:r>
          <w:delText xml:space="preserve"> </w:delText>
        </w:r>
      </w:del>
      <m:oMath>
        <m:r>
          <m:t>c</m:t>
        </m:r>
      </m:oMath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By</w:delText>
        </w:r>
      </w:del>
      <w:del w:id="339" w:author="PR Preview" w:date="2026-01-01T00:00:00Z">
        <w:r>
          <w:delText xml:space="preserve"> </w:delText>
        </w:r>
      </w:del>
      <w:hyperlink w:anchor="thm-cosine-bijection">
        <w:del w:id="34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41" w:author="PR Preview" w:date="2026-01-01T00:00:00Z">
        <w:r>
          <w:delText xml:space="preserve">, there is just one such</w:delText>
        </w:r>
      </w:del>
      <w:del w:id="342" w:author="PR Preview" w:date="2026-01-01T00:00:00Z">
        <w:r>
          <w:delText xml:space="preserve"> </w:delText>
        </w:r>
      </w:del>
      <m:oMath>
        <m:r>
          <m:t>θ</m:t>
        </m:r>
      </m:oMath>
      <w:del w:id="343" w:author="PR Preview" w:date="2026-01-01T00:00:00Z">
        <w:r>
          <w:delText xml:space="preserve">.</w:delText>
        </w:r>
      </w:del>
    </w:p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Example 7 (Three arccosines)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5"/>
        </w:numPr>
      </w:pPr>
      <w:del w:id="347" w:author="PR Preview" w:date="2026-01-01T00:00:00Z">
        <w:r>
          <w:delText xml:space="preserve">The</w:delText>
        </w:r>
      </w:del>
      <w:del w:id="348" w:author="PR Preview" w:date="2026-01-01T00:00:00Z">
        <w:r>
          <w:delText xml:space="preserve"> </w:delText>
        </w:r>
      </w:del>
      <w:hyperlink w:anchor="def-arccosine">
        <w:del w:id="349" w:author="PR Preview" w:date="2026-01-01T00:00:00Z">
          <w:r>
            <w:rPr>
              <w:rStyle w:val="Hyperlink"/>
            </w:rPr>
            <w:delText xml:space="preserve">arccosine</w:delText>
          </w:r>
        </w:del>
      </w:hyperlink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of one is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353" w:author="PR Preview" w:date="2026-01-01T00:00:00Z">
        <w:r>
          <w:delText xml:space="preserve">, because the</w:delText>
        </w:r>
      </w:del>
      <w:del w:id="354" w:author="PR Preview" w:date="2026-01-01T00:00:00Z">
        <w:r>
          <w:delText xml:space="preserve"> </w:delText>
        </w:r>
      </w:del>
      <w:hyperlink w:anchor="def-cosine-sine">
        <w:del w:id="355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of zero is</w:delText>
        </w:r>
      </w:del>
      <w:del w:id="358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35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360" w:author="PR Preview" w:date="2026-01-01T00:00:00Z">
        <w:r>
          <w:delText xml:space="preserve">The arccosine of zero is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362" w:author="PR Preview" w:date="2026-01-01T00:00:00Z">
        <w:r>
          <w:delText xml:space="preserve">, because the cosine of a quarter turn is</w:delText>
        </w:r>
      </w:del>
      <w:del w:id="36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6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365" w:author="PR Preview" w:date="2026-01-01T00:00:00Z">
        <w:r>
          <w:delText xml:space="preserve">The arccosine of minus one is</w:delText>
        </w:r>
      </w:del>
      <w:del w:id="366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367" w:author="PR Preview" w:date="2026-01-01T00:00:00Z">
        <w:r>
          <w:delText xml:space="preserve">, because the cosine of a half turn is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69" w:author="PR Preview" w:date="2026-01-01T00:00:00Z">
        <w:r>
          <w:delText xml:space="preserve">.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Relationship Id="rId9" Type="http://schemas.openxmlformats.org/officeDocument/2006/relationships/hyperlink" Target="functions.qmd#def-function" TargetMode="External"/><Relationship Id="rId1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2026-10-19T17:23:05Z</dcterms:created>
  <dcterms:modified xsi:type="dcterms:W3CDTF">2026-10-19T17:23:05Z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