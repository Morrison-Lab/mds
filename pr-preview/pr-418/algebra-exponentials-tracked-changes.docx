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del w:id="3" w:author="PR Preview" w:date="2026-01-01T00:00:00Z">
        <w:r>
          <w:delText xml:space="preserve">4 Series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17 (Non-decreasing sequence)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</w:delText>
        </w:r>
      </w:del>
      <w:del w:id="7" w:author="PR Preview" w:date="2026-01-01T00:00:00Z">
        <w:r>
          <w:delText xml:space="preserve"> </w:delText>
        </w:r>
      </w:del>
      <w:hyperlink r:id="rId41">
        <w:del w:id="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real numbers or of</w:delText>
        </w:r>
      </w:del>
      <w:del w:id="12" w:author="PR Preview" w:date="2026-01-01T00:00:00Z">
        <w:r>
          <w:delText xml:space="preserve"> </w:delText>
        </w:r>
      </w:del>
      <w:hyperlink r:id="rId9">
        <w:del w:id="13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non-decreasing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if each term is at least as large as the one before it: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del w:id="20" w:author="PR Preview" w:date="2026-01-01T00:00:00Z">
        <w:r>
          <w:rPr>
            <w:b/>
            <w:bCs/>
          </w:rPr>
          <w:delText xml:space="preserve">Example 10 (Non-decreasing and not)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 </w:delText>
        </w:r>
      </w:del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non-decreasing: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 term may equal the one before it.</w:delText>
        </w:r>
      </w:del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non-decreasing,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because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greater than every real number.</w:delText>
        </w:r>
      </w:del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not non-decreasing,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8" w:author="PR Preview" w:date="2026-01-01T00:00:00Z">
        <w:r>
          <w:rPr>
            <w:b/>
            <w:bCs/>
          </w:rPr>
          <w:delText xml:space="preserve">Definition 18 (Partial sum)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Let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be a</w:delText>
        </w:r>
      </w:del>
      <w:del w:id="44" w:author="PR Preview" w:date="2026-01-01T00:00:00Z">
        <w:r>
          <w:delText xml:space="preserve"> </w:delText>
        </w:r>
      </w:del>
      <w:hyperlink r:id="rId41">
        <w:del w:id="4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real numbers or of</w:delText>
        </w:r>
      </w:del>
      <w:del w:id="48" w:author="PR Preview" w:date="2026-01-01T00:00:00Z">
        <w:r>
          <w:delText xml:space="preserve"> </w:delText>
        </w:r>
      </w:del>
      <w:hyperlink r:id="rId9">
        <w:del w:id="49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For each</w:delText>
        </w:r>
      </w:del>
      <w:del w:id="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54" w:author="PR Preview" w:date="2026-01-01T00:00:00Z">
        <w:r>
          <w:delText xml:space="preserve">, its</w:delText>
        </w:r>
      </w:del>
      <w:del w:id="55" w:author="PR Preview" w:date="2026-01-01T00:00:00Z">
        <w:r>
          <w:delText xml:space="preserve"> </w:delText>
        </w:r>
      </w:del>
      <m:oMath>
        <m:r>
          <m:t>n</m:t>
        </m:r>
      </m:oMath>
      <w:del w:id="56" w:author="PR Preview" w:date="2026-01-01T00:00:00Z">
        <w:r>
          <w:delText xml:space="preserve">th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partial sum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[8]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the</w:delText>
        </w:r>
      </w:del>
      <w:del w:id="63" w:author="PR Preview" w:date="2026-01-01T00:00:00Z">
        <w:r>
          <w:delText xml:space="preserve"> </w:delText>
        </w:r>
      </w:del>
      <w:hyperlink r:id="rId10">
        <w:del w:id="64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its first</w:delText>
        </w:r>
      </w:del>
      <w:del w:id="67" w:author="PR Preview" w:date="2026-01-01T00:00:00Z">
        <w:r>
          <w:delText xml:space="preserve"> </w:delText>
        </w:r>
      </w:del>
      <m:oMath>
        <m:r>
          <m:t>n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terms: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Example 11 (Partial sums of halves)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74" w:author="PR Preview" w:date="2026-01-01T00:00:00Z">
        <w:r>
          <w:delText xml:space="preserve">, the sequence</w:delText>
        </w:r>
      </w:del>
      <w:del w:id="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 first three partial sums are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8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2" w:author="PR Preview" w:date="2026-01-01T00:00:00Z">
        <w:r>
          <w:delText xml:space="preserve">In general,</w:delText>
        </w:r>
      </w:del>
      <w:del w:id="8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84" w:author="PR Preview" w:date="2026-01-01T00:00:00Z">
        <w:r>
          <w:delText xml:space="preserve">.</w:delText>
        </w:r>
      </w:del>
    </w:p>
    <w:p>
      <w:pPr>
        <w:pStyle w:val="BodyText"/>
      </w:pPr>
      <w:del w:id="85" w:author="PR Preview" w:date="2026-01-01T00:00:00Z">
        <w:r>
          <w:rPr>
            <w:b/>
            <w:bCs/>
          </w:rPr>
          <w:delText xml:space="preserve">Definition 19 (Infinite sum (series))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Let</w:delText>
        </w:r>
      </w:del>
      <w:del w:id="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be a sequence in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with partial sums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</w:delText>
        </w:r>
      </w:del>
      <w:hyperlink w:anchor="def-partial-sum">
        <w:del w:id="9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99" w:author="PR Preview" w:date="2026-01-01T00:00:00Z">
        <w:r>
          <w:delText xml:space="preserve">).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b/>
            <w:bCs/>
          </w:rPr>
          <w:delText xml:space="preserve">infinite sum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(also called a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series</w:delText>
        </w:r>
      </w:del>
      <w:del w:id="108" w:author="PR Preview" w:date="2026-01-01T00:00:00Z">
        <w:r>
          <w:delText xml:space="preserve">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[8]</w:delText>
        </w:r>
      </w:del>
      <w:del w:id="11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14" w:author="PR Preview" w:date="2026-01-01T00:00:00Z">
        <w:r>
          <w:delText xml:space="preserve">Here the limit is a real number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when the partial sums are real numbers that</w:delText>
        </w:r>
      </w:del>
      <w:del w:id="117" w:author="PR Preview" w:date="2026-01-01T00:00:00Z">
        <w:r>
          <w:delText xml:space="preserve"> </w:delText>
        </w:r>
      </w:del>
      <w:hyperlink w:anchor="def-convergent-sequence">
        <w:del w:id="118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to it,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 it is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when the partial sums</w:delText>
        </w:r>
      </w:del>
      <w:del w:id="126" w:author="PR Preview" w:date="2026-01-01T00:00:00Z">
        <w:r>
          <w:delText xml:space="preserve"> </w:delText>
        </w:r>
      </w:del>
      <w:hyperlink w:anchor="def-diverges-to-infinity">
        <w:del w:id="127" w:author="PR Preview" w:date="2026-01-01T00:00:00Z">
          <w:r>
            <w:rPr>
              <w:rStyle w:val="Hyperlink"/>
            </w:rPr>
            <w:delText xml:space="preserve">diverge to</w:delText>
          </w:r>
        </w:del>
        <w:del w:id="12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or some partial sum is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32" w:author="PR Preview" w:date="2026-01-01T00:00:00Z">
        <w:r>
          <w:delText xml:space="preserve">;</w:delText>
        </w:r>
      </w:del>
      <w:del w:id="133" w:author="PR Preview" w:date="2026-01-01T00:00:00Z">
        <w:r>
          <w:delText xml:space="preserve"> </w:delText>
        </w:r>
      </w:del>
      <w:hyperlink w:anchor="lem-nonneg-series">
        <w:del w:id="13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5" w:author="PR Preview" w:date="2026-01-01T00:00:00Z">
        <w:r>
          <w:delText xml:space="preserve">, next, shows that one of these always happens.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Sums with other index ranges, such as</w:delText>
        </w:r>
      </w:del>
      <w:del w:id="13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are defined the same way.</w:delText>
        </w:r>
      </w:del>
    </w:p>
    <w:p>
      <w:pPr>
        <w:pStyle w:val="BodyText"/>
      </w:pPr>
      <w:del w:id="142" w:author="PR Preview" w:date="2026-01-01T00:00:00Z">
        <w:r>
          <w:rPr>
            <w:b/>
            <w:bCs/>
          </w:rPr>
          <w:delText xml:space="preserve">Example 12 (A finite and an infinite sum)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9"/>
        </w:numPr>
      </w:pPr>
      <w:del w:id="145" w:author="PR Preview" w:date="2026-01-01T00:00:00Z">
        <w:r>
          <w:delText xml:space="preserve">For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47" w:author="PR Preview" w:date="2026-01-01T00:00:00Z">
        <w:r>
          <w:delText xml:space="preserve">, the partial sums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(</w:delText>
        </w:r>
      </w:del>
      <w:hyperlink w:anchor="exm-partial-sum">
        <w:del w:id="15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52" w:author="PR Preview" w:date="2026-01-01T00:00:00Z">
        <w:r>
          <w:delText xml:space="preserve">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converge to</w:delText>
        </w:r>
      </w:del>
      <w:del w:id="155" w:author="PR Preview" w:date="2026-01-01T00:00:00Z">
        <w:r>
          <w:delText xml:space="preserve"> </w:delText>
        </w:r>
      </w:del>
      <m:oMath>
        <m:r>
          <m:t>1</m:t>
        </m:r>
      </m:oMath>
      <w:del w:id="156" w:author="PR Preview" w:date="2026-01-01T00:00:00Z">
        <w:r>
          <w:delText xml:space="preserve">, because</w:delText>
        </w:r>
      </w:del>
      <w:del w:id="15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So</w:delText>
        </w:r>
      </w:del>
      <w:del w:id="1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del w:id="16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del w:id="163" w:author="PR Preview" w:date="2026-01-01T00:00:00Z">
        <w:r>
          <w:delText xml:space="preserve">For</w:delText>
        </w:r>
      </w:del>
      <w:del w:id="1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65" w:author="PR Preview" w:date="2026-01-01T00:00:00Z">
        <w:r>
          <w:delText xml:space="preserve">, the partial sums are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which diverge to</w:delText>
        </w:r>
      </w:del>
      <w:del w:id="17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71" w:author="PR Preview" w:date="2026-01-01T00:00:00Z">
        <w:r>
          <w:delText xml:space="preserve">.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So</w:delText>
        </w:r>
      </w:del>
      <w:del w:id="17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75" w:author="PR Preview" w:date="2026-01-01T00:00:00Z">
        <w:r>
          <w:delText xml:space="preserve">.</w:delText>
        </w:r>
      </w:del>
    </w:p>
    <w:p>
      <w:pPr>
        <w:pStyle w:val="FirstParagraph"/>
      </w:pPr>
      <w:del w:id="176" w:author="PR Preview" w:date="2026-01-01T00:00:00Z">
        <w:r>
          <w:rPr>
            <w:b/>
            <w:bCs/>
          </w:rPr>
          <w:delText xml:space="preserve">Lemma 1 (Sums of non-negative terms)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Let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be values in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 partial sums</w:delText>
        </w:r>
      </w:del>
      <w:del w:id="18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(</w:delText>
        </w:r>
      </w:del>
      <w:hyperlink w:anchor="def-partial-sum">
        <w:del w:id="18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90" w:author="PR Preview" w:date="2026-01-01T00:00:00Z">
        <w:r>
          <w:delText xml:space="preserve">),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where</w:delText>
        </w:r>
      </w:del>
      <w:del w:id="1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for every</w:delText>
        </w:r>
      </w:del>
      <w:del w:id="196" w:author="PR Preview" w:date="2026-01-01T00:00:00Z">
        <w:r>
          <w:delText xml:space="preserve"> </w:delText>
        </w:r>
      </w:del>
      <m:oMath>
        <m:r>
          <m:t>x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in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00" w:author="PR Preview" w:date="2026-01-01T00:00:00Z">
        <w:r>
          <w:delText xml:space="preserve">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Then the partial sums are</w:delText>
        </w:r>
      </w:del>
      <w:del w:id="203" w:author="PR Preview" w:date="2026-01-01T00:00:00Z">
        <w:r>
          <w:delText xml:space="preserve"> </w:delText>
        </w:r>
      </w:del>
      <w:hyperlink w:anchor="def-non-decreasing">
        <w:del w:id="204" w:author="PR Preview" w:date="2026-01-01T00:00:00Z">
          <w:r>
            <w:rPr>
              <w:rStyle w:val="Hyperlink"/>
            </w:rPr>
            <w:delText xml:space="preserve">non-decreasing</w:delText>
          </w:r>
        </w:del>
      </w:hyperlink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del w:id="207" w:author="PR Preview" w:date="2026-01-01T00:00:00Z">
        <w:r>
          <w:delText xml:space="preserve">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so their</w:delText>
        </w:r>
      </w:del>
      <w:del w:id="210" w:author="PR Preview" w:date="2026-01-01T00:00:00Z">
        <w:r>
          <w:delText xml:space="preserve"> </w:delText>
        </w:r>
      </w:del>
      <w:hyperlink w:anchor="def-sequence-limit">
        <w:del w:id="211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212" w:author="PR Preview" w:date="2026-01-01T00:00:00Z">
        <w:r>
          <w:delText xml:space="preserve">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 infinite sum</w:delText>
        </w:r>
      </w:del>
      <w:del w:id="21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(</w:delText>
        </w:r>
      </w:del>
      <w:hyperlink w:anchor="def-infinite-sum">
        <w:del w:id="21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19" w:author="PR Preview" w:date="2026-01-01T00:00:00Z">
        <w:r>
          <w:delText xml:space="preserve">),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always exists,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it is either a finite number or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25" w:author="PR Preview" w:date="2026-01-01T00:00:00Z">
        <w:r>
          <w:delText xml:space="preserve">.</w:delText>
        </w:r>
      </w:del>
    </w:p>
    <w:p>
      <w:pPr>
        <w:pStyle w:val="BodyText"/>
      </w:pPr>
      <w:del w:id="226" w:author="PR Preview" w:date="2026-01-01T00:00:00Z">
        <w:r>
          <w:rPr>
            <w:i/>
            <w:iCs/>
          </w:rPr>
          <w:delText xml:space="preserve">Proof</w:delText>
        </w:r>
      </w:del>
      <w:del w:id="227" w:author="PR Preview" w:date="2026-01-01T00:00:00Z">
        <w:r>
          <w:delText xml:space="preserve">. </w:delText>
        </w:r>
      </w:del>
      <w:del w:id="228" w:author="PR Preview" w:date="2026-01-01T00:00:00Z">
        <w:r>
          <w:delText xml:space="preserve">For each</w:delText>
        </w:r>
      </w:del>
      <w:del w:id="229" w:author="PR Preview" w:date="2026-01-01T00:00:00Z">
        <w:r>
          <w:delText xml:space="preserve"> </w:delText>
        </w:r>
      </w:del>
      <m:oMath>
        <m:r>
          <m:t>n</m:t>
        </m:r>
      </m:oMath>
      <w:del w:id="2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1" w:author="PR Preview" w:date="2026-01-01T00:00:00Z">
        <w:r>
          <w:delText xml:space="preserve">If some partial sum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is</w:delText>
        </w:r>
      </w:del>
      <w:del w:id="23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then</w:delText>
        </w:r>
      </w:del>
      <w:del w:id="2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every</w:delText>
        </w:r>
      </w:del>
      <w:del w:id="2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so the limit is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47" w:author="PR Preview" w:date="2026-01-01T00:00:00Z">
        <w:r>
          <w:delText xml:space="preserve">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Otherwise, the partial sums form a non-decreasing sequence of</w:delText>
        </w:r>
      </w:del>
      <w:del w:id="250" w:author="PR Preview" w:date="2026-01-01T00:00:00Z">
        <w:r>
          <w:delText xml:space="preserve"> </w:delText>
        </w:r>
      </w:del>
      <w:hyperlink r:id="rId12">
        <w:del w:id="251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If that sequence is</w:delText>
        </w:r>
      </w:del>
      <w:del w:id="255" w:author="PR Preview" w:date="2026-01-01T00:00:00Z">
        <w:r>
          <w:delText xml:space="preserve"> </w:delText>
        </w:r>
      </w:del>
      <w:hyperlink r:id="rId13">
        <w:del w:id="256" w:author="PR Preview" w:date="2026-01-01T00:00:00Z">
          <w:r>
            <w:rPr>
              <w:rStyle w:val="Hyperlink"/>
            </w:rPr>
            <w:delText xml:space="preserve">bounded above</w:delText>
          </w:r>
        </w:del>
      </w:hyperlink>
      <w:del w:id="257" w:author="PR Preview" w:date="2026-01-01T00:00:00Z">
        <w:r>
          <w:delText xml:space="preserve">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it</w:delText>
        </w:r>
      </w:del>
      <w:del w:id="260" w:author="PR Preview" w:date="2026-01-01T00:00:00Z">
        <w:r>
          <w:delText xml:space="preserve"> </w:delText>
        </w:r>
      </w:del>
      <w:hyperlink w:anchor="def-convergent-sequence">
        <w:del w:id="261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to a finite number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[9]</w:delText>
        </w:r>
      </w:del>
      <w:del w:id="266" w:author="PR Preview" w:date="2026-01-01T00:00:00Z">
        <w:r>
          <w:delText xml:space="preserve">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If it is not bounded above,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then for every number</w:delText>
        </w:r>
      </w:del>
      <w:del w:id="271" w:author="PR Preview" w:date="2026-01-01T00:00:00Z">
        <w:r>
          <w:delText xml:space="preserve"> </w:delText>
        </w:r>
      </w:del>
      <m:oMath>
        <m:r>
          <m:t>M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some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exceeds</w:delText>
        </w:r>
      </w:del>
      <w:del w:id="277" w:author="PR Preview" w:date="2026-01-01T00:00:00Z">
        <w:r>
          <w:delText xml:space="preserve"> </w:delText>
        </w:r>
      </w:del>
      <m:oMath>
        <m:r>
          <m:t>M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so does every later</w:delText>
        </w:r>
      </w:del>
      <w:del w:id="2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del w:id="282" w:author="PR Preview" w:date="2026-01-01T00:00:00Z">
        <w:r>
          <w:delText xml:space="preserve">;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 limit is</w:delText>
        </w:r>
      </w:del>
      <w:del w:id="28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86" w:author="PR Preview" w:date="2026-01-01T00:00:00Z">
        <w:r>
          <w:delText xml:space="preserve">.</w:delText>
        </w:r>
      </w:del>
    </w:p>
    <w:p>
      <w:pPr>
        <w:pStyle w:val="Heading2"/>
      </w:pPr>
      <w:del w:id="287" w:author="PR Preview" w:date="2026-01-01T00:00:00Z">
        <w:r>
          <w:delText xml:space="preserve">5 Exponentials and Logarithms</w:delText>
        </w:r>
      </w:del>
    </w:p>
    <w:p>
      <w:pPr>
        <w:pStyle w:val="FirstParagraph"/>
      </w:pPr>
      <w:del w:id="288" w:author="PR Preview" w:date="2026-01-01T00:00:00Z">
        <w:r>
          <w:rPr>
            <w:b/>
            <w:bCs/>
          </w:rPr>
          <w:delText xml:space="preserve">Definition 20 (Exponential function)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exponential function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[10]</w:delText>
        </w:r>
      </w:del>
      <w:del w:id="29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is</w:delText>
        </w:r>
      </w:del>
    </w:p>
    <w:p>
      <w:pPr>
        <w:pStyle w:val="Heading2"/>
      </w:pPr>
      <w:ins w:id="298" w:author="PR Preview" w:date="2026-01-01T00:00:00Z">
        <w:r>
          <w:t xml:space="preserve">4 Exponentials and Logarithms</w:t>
        </w:r>
      </w:ins>
    </w:p>
    <w:bookmarkStart w:id="50" w:name="def-exponential-function"/>
    <w:p>
      <w:pPr>
        <w:pStyle w:val="FirstParagraph"/>
      </w:pPr>
      <w:ins w:id="299" w:author="PR Preview" w:date="2026-01-01T00:00:00Z">
        <w:r>
          <w:rPr>
            <w:b/>
            <w:bCs/>
          </w:rPr>
          <w:t xml:space="preserve">Definition 17 (Exponential function)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exponential function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[8]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del w:id="309" w:author="PR Preview" w:date="2026-01-01T00:00:00Z">
        <w:r>
          <w:rPr>
            <w:b/>
            <w:bCs/>
          </w:rPr>
          <w:delText xml:space="preserve">Example 13 (Approximating</w:delText>
        </w:r>
      </w:del>
      <w:del w:id="31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11" w:author="PR Preview" w:date="2026-01-01T00:00:00Z">
        <w:r>
          <w:rPr>
            <w:b/>
            <w:bCs/>
          </w:rPr>
          <w:delText xml:space="preserve">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For</w:delText>
        </w:r>
      </w:del>
      <w:del w:id="3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15" w:author="PR Preview" w:date="2026-01-01T00:00:00Z">
        <w:r>
          <w:delText xml:space="preserve">, the terms</w:delText>
        </w:r>
      </w:del>
      <w:del w:id="3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are:</w:delText>
        </w:r>
      </w:del>
    </w:p>
    <w:p>
      <w:pPr>
        <w:pStyle w:val="BodyText"/>
      </w:pPr>
      <w:ins w:id="319" w:author="PR Preview" w:date="2026-01-01T00:00:00Z">
        <w:r>
          <w:rPr>
            <w:b/>
            <w:bCs/>
          </w:rPr>
          <w:t xml:space="preserve">Example 10 (Approximating</w:t>
        </w:r>
      </w:ins>
      <w:ins w:id="32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21" w:author="PR Preview" w:date="2026-01-01T00:00:00Z">
        <w:r>
          <w:rPr>
            <w:b/>
            <w:bCs/>
          </w:rPr>
          <w:t xml:space="preserve">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For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25" w:author="PR Preview" w:date="2026-01-01T00:00:00Z">
        <w:r>
          <w:t xml:space="preserve">, the terms</w:t>
        </w:r>
      </w:ins>
      <w:ins w:id="32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del w:id="329" w:author="PR Preview" w:date="2026-01-01T00:00:00Z">
        <w:r>
          <w:rPr>
            <w:b/>
            <w:bCs/>
          </w:rPr>
          <w:delText xml:space="preserve">Definition 21 (Euler’s number)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Euler’s number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[11]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36" w:author="PR Preview" w:date="2026-01-01T00:00:00Z">
        <w:r>
          <w:rPr>
            <w:b/>
            <w:bCs/>
          </w:rPr>
          <w:delText xml:space="preserve">Example 14 (Euler’s number is irrational)</w:delText>
        </w:r>
      </w:del>
      <w:del w:id="33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an</w:delText>
        </w:r>
      </w:del>
      <w:del w:id="340" w:author="PR Preview" w:date="2026-01-01T00:00:00Z">
        <w:r>
          <w:delText xml:space="preserve"> </w:delText>
        </w:r>
      </w:del>
      <w:hyperlink r:id="rId53">
        <w:del w:id="341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so no fraction equals it exactly.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The fraction</w:delText>
        </w:r>
      </w:del>
      <w:del w:id="3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close,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but</w:delText>
        </w:r>
      </w:del>
      <w:del w:id="35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[11]</w:delText>
        </w:r>
      </w:del>
      <w:del w:id="355" w:author="PR Preview" w:date="2026-01-01T00:00:00Z">
        <w:r>
          <w:delText xml:space="preserve">.</w:delText>
        </w:r>
      </w:del>
    </w:p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Definition 22 (Natural logarithm)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For a real number</w:delText>
        </w:r>
      </w:del>
      <w:del w:id="3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natural logarithm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a</m:t>
        </m:r>
      </m:oMath>
      <w:del w:id="368" w:author="PR Preview" w:date="2026-01-01T00:00:00Z">
        <w:r>
          <w:delText xml:space="preserve">, written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[12]</w:delText>
        </w:r>
      </w:del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 the real number</w:delText>
        </w:r>
      </w:del>
      <w:del w:id="375" w:author="PR Preview" w:date="2026-01-01T00:00:00Z">
        <w:r>
          <w:delText xml:space="preserve"> </w:delText>
        </w:r>
      </w:del>
      <m:oMath>
        <m:r>
          <m:t>y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with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The exponential function takes each positive value at exactly one input,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so there is exactly one such</w:delText>
        </w:r>
      </w:del>
      <w:del w:id="384" w:author="PR Preview" w:date="2026-01-01T00:00:00Z">
        <w:r>
          <w:delText xml:space="preserve"> </w:delText>
        </w:r>
      </w:del>
      <m:oMath>
        <m:r>
          <m:t>y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and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 the</w:delText>
        </w:r>
      </w:del>
      <w:del w:id="391" w:author="PR Preview" w:date="2026-01-01T00:00:00Z">
        <w:r>
          <w:delText xml:space="preserve"> </w:delText>
        </w:r>
      </w:del>
      <w:hyperlink r:id="rId55">
        <w:del w:id="392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of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(</w:delText>
        </w:r>
      </w:del>
      <w:hyperlink w:anchor="def-exponential-function">
        <w:del w:id="39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99" w:author="PR Preview" w:date="2026-01-01T00:00:00Z">
        <w:r>
          <w:delText xml:space="preserve">).</w:delText>
        </w:r>
      </w:del>
    </w:p>
    <w:p>
      <w:pPr>
        <w:pStyle w:val="BodyText"/>
      </w:pPr>
      <w:del w:id="400" w:author="PR Preview" w:date="2026-01-01T00:00:00Z">
        <w:r>
          <w:rPr>
            <w:i/>
            <w:iCs/>
          </w:rPr>
          <w:delText xml:space="preserve">Remark 3</w:delText>
        </w:r>
      </w:del>
      <w:del w:id="401" w:author="PR Preview" w:date="2026-01-01T00:00:00Z">
        <w:r>
          <w:delText xml:space="preserve"> (Other notations for the natural logarithm). </w:delText>
        </w:r>
      </w:del>
      <w:del w:id="402" w:author="PR Preview" w:date="2026-01-01T00:00:00Z">
        <w:r>
          <w:delText xml:space="preserve">In these notes,</w:delText>
        </w:r>
      </w:del>
      <w:del w:id="4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is always the natural logarithm,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logarithm with base</w:delText>
        </w:r>
      </w:del>
      <w:del w:id="408" w:author="PR Preview" w:date="2026-01-01T00:00:00Z">
        <w:r>
          <w:delText xml:space="preserve"> </w:delText>
        </w:r>
      </w:del>
      <m:oMath>
        <m:r>
          <m:t>e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(</w:delText>
        </w:r>
      </w:del>
      <w:hyperlink w:anchor="def-euler-number">
        <w:del w:id="411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412" w:author="PR Preview" w:date="2026-01-01T00:00:00Z">
        <w:r>
          <w:delText xml:space="preserve">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[13]</w:delText>
        </w:r>
      </w:del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Some sources write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 the natural logarithm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 reserve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26" w:author="PR Preview" w:date="2026-01-01T00:00:00Z">
        <w:r>
          <w:rPr>
            <w:b/>
            <w:bCs/>
          </w:rPr>
          <w:delText xml:space="preserve">Example 15 (Natural logarithms)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29" w:author="PR Preview" w:date="2026-01-01T00:00:00Z">
        <w:r>
          <w:delText xml:space="preserve">, because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(</w:delText>
        </w:r>
      </w:del>
      <w:hyperlink w:anchor="exm-exponential-function">
        <w:del w:id="433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43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35" w:author="PR Preview" w:date="2026-01-01T00:00:00Z">
        <w:r>
          <w:delText xml:space="preserve">, because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hyperlink w:anchor="def-euler-number">
        <w:del w:id="439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440" w:author="PR Preview" w:date="2026-01-01T00:00:00Z">
        <w:r>
          <w:delText xml:space="preserve">).</w:delText>
        </w:r>
      </w:del>
    </w:p>
    <w:p>
      <w:pPr>
        <w:pStyle w:val="BodyText"/>
      </w:pPr>
      <w:ins w:id="441" w:author="PR Preview" w:date="2026-01-01T00:00:00Z">
        <w:r>
          <w:rPr>
            <w:b/>
            <w:bCs/>
          </w:rPr>
          <w:t xml:space="preserve">Definition 18 (Euler’s number)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Euler’s number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[9]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Example 11 (Euler’s number is irrational)</w:t>
        </w:r>
      </w:ins>
      <w:ins w:id="449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an</w:t>
        </w:r>
      </w:ins>
      <w:ins w:id="452" w:author="PR Preview" w:date="2026-01-01T00:00:00Z">
        <w:r>
          <w:t xml:space="preserve"> </w:t>
        </w:r>
      </w:ins>
      <w:hyperlink r:id="rId53">
        <w:ins w:id="453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54" w:author="PR Preview" w:date="2026-01-01T00:00:00Z">
        <w:r>
          <w:t xml:space="preserve">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so no fraction equals it exactly.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 fraction</w:t>
        </w:r>
      </w:ins>
      <w:ins w:id="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is close,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but</w:t>
        </w:r>
      </w:ins>
      <w:ins w:id="4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[9]</w:t>
        </w:r>
      </w:ins>
      <w:ins w:id="467" w:author="PR Preview" w:date="2026-01-01T00:00:00Z">
        <w:r>
          <w:t xml:space="preserve">.</w:t>
        </w:r>
      </w:ins>
    </w:p>
    <w:bookmarkEnd w:id="54"/>
    <w:bookmarkStart w:id="56" w:name="def-natural-log"/>
    <w:p>
      <w:pPr>
        <w:pStyle w:val="BodyText"/>
      </w:pPr>
      <w:ins w:id="468" w:author="PR Preview" w:date="2026-01-01T00:00:00Z">
        <w:r>
          <w:rPr>
            <w:b/>
            <w:bCs/>
          </w:rPr>
          <w:t xml:space="preserve">Definition 19 (Natural logarithm)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For a real number</w:t>
        </w:r>
      </w:ins>
      <w:ins w:id="4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natural logarithm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a</m:t>
        </m:r>
      </m:oMath>
      <w:ins w:id="480" w:author="PR Preview" w:date="2026-01-01T00:00:00Z">
        <w:r>
          <w:t xml:space="preserve">, written</w:t>
        </w:r>
      </w:ins>
      <w:ins w:id="4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[10]</w:t>
        </w:r>
      </w:ins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is the real number</w:t>
        </w:r>
      </w:ins>
      <w:ins w:id="487" w:author="PR Preview" w:date="2026-01-01T00:00:00Z">
        <w:r>
          <w:t xml:space="preserve"> </w:t>
        </w:r>
      </w:ins>
      <m:oMath>
        <m:r>
          <m:t>y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with</w:t>
        </w:r>
      </w:ins>
      <w:ins w:id="49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91" w:author="PR Preview" w:date="2026-01-01T00:00:00Z">
        <w:r>
          <w:t xml:space="preserve">.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 exponential function takes each positive value at exactly one input,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so there is exactly one such</w:t>
        </w:r>
      </w:ins>
      <w:ins w:id="496" w:author="PR Preview" w:date="2026-01-01T00:00:00Z">
        <w:r>
          <w:t xml:space="preserve"> </w:t>
        </w:r>
      </w:ins>
      <m:oMath>
        <m:r>
          <m:t>y</m:t>
        </m:r>
      </m:oMath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the</w:t>
        </w:r>
      </w:ins>
      <w:ins w:id="503" w:author="PR Preview" w:date="2026-01-01T00:00:00Z">
        <w:r>
          <w:t xml:space="preserve"> </w:t>
        </w:r>
      </w:ins>
      <w:hyperlink r:id="rId55">
        <w:ins w:id="504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of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(</w:t>
        </w:r>
      </w:ins>
      <w:hyperlink w:anchor="def-exponential-function">
        <w:ins w:id="51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511" w:author="PR Preview" w:date="2026-01-01T00:00:00Z">
        <w:r>
          <w:t xml:space="preserve">).</w:t>
        </w:r>
      </w:ins>
    </w:p>
    <w:bookmarkEnd w:id="56"/>
    <w:bookmarkStart w:id="57" w:name="rem-log-notation"/>
    <w:p>
      <w:pPr>
        <w:pStyle w:val="BodyText"/>
      </w:pPr>
      <w:ins w:id="512" w:author="PR Preview" w:date="2026-01-01T00:00:00Z">
        <w:r>
          <w:rPr>
            <w:i/>
            <w:iCs/>
          </w:rPr>
          <w:t xml:space="preserve">Remark 3</w:t>
        </w:r>
      </w:ins>
      <w:ins w:id="513" w:author="PR Preview" w:date="2026-01-01T00:00:00Z">
        <w:r>
          <w:t xml:space="preserve"> (Other notations for the natural logarithm). </w:t>
        </w:r>
      </w:ins>
      <w:ins w:id="514" w:author="PR Preview" w:date="2026-01-01T00:00:00Z">
        <w:r>
          <w:t xml:space="preserve">In these notes,</w:t>
        </w:r>
      </w:ins>
      <w:ins w:id="51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always the natural logarithm,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 logarithm with base</w:t>
        </w:r>
      </w:ins>
      <w:ins w:id="520" w:author="PR Preview" w:date="2026-01-01T00:00:00Z">
        <w:r>
          <w:t xml:space="preserve"> </w:t>
        </w:r>
      </w:ins>
      <m:oMath>
        <m:r>
          <m:t>e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(</w:t>
        </w:r>
      </w:ins>
      <w:hyperlink w:anchor="def-euler-number">
        <w:ins w:id="52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24" w:author="PR Preview" w:date="2026-01-01T00:00:00Z">
        <w:r>
          <w:t xml:space="preserve">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[11]</w:t>
        </w:r>
      </w:ins>
      <w:ins w:id="527" w:author="PR Preview" w:date="2026-01-01T00:00:00Z">
        <w:r>
          <w:t xml:space="preserve">.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Some sources write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for the natural logarithm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and reserve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 the logarithm with base 10.</w:t>
        </w:r>
      </w:ins>
    </w:p>
    <w:bookmarkEnd w:id="57"/>
    <w:bookmarkStart w:id="58" w:name="exm-natural-log"/>
    <w:p>
      <w:pPr>
        <w:pStyle w:val="BodyText"/>
      </w:pPr>
      <w:ins w:id="538" w:author="PR Preview" w:date="2026-01-01T00:00:00Z">
        <w:r>
          <w:rPr>
            <w:b/>
            <w:bCs/>
          </w:rPr>
          <w:t xml:space="preserve">Example 12 (Natural logarithms)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41" w:author="PR Preview" w:date="2026-01-01T00:00:00Z">
        <w:r>
          <w:t xml:space="preserve">, because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(</w:t>
        </w:r>
      </w:ins>
      <w:hyperlink w:anchor="exm-exponential-function">
        <w:ins w:id="54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54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47" w:author="PR Preview" w:date="2026-01-01T00:00:00Z">
        <w:r>
          <w:t xml:space="preserve">, because</w:t>
        </w:r>
      </w:ins>
      <w:ins w:id="54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</w:t>
        </w:r>
      </w:ins>
      <w:hyperlink w:anchor="def-euler-number">
        <w:ins w:id="55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5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del w:id="553" w:author="PR Preview" w:date="2026-01-01T00:00:00Z">
        <w:r>
          <w:rPr>
            <w:b/>
            <w:bCs/>
          </w:rPr>
          <w:delText xml:space="preserve">Definition 23 (Power with a real exponent)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For a real number</w:delText>
        </w:r>
      </w:del>
      <w:del w:id="5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 a real number</w:delText>
        </w:r>
      </w:del>
      <w:del w:id="559" w:author="PR Preview" w:date="2026-01-01T00:00:00Z">
        <w:r>
          <w:delText xml:space="preserve"> </w:delText>
        </w:r>
      </w:del>
      <m:oMath>
        <m:r>
          <m:t>b</m:t>
        </m:r>
      </m:oMath>
      <w:del w:id="560" w:author="PR Preview" w:date="2026-01-01T00:00:00Z">
        <w:r>
          <w:delText xml:space="preserve">,</w:delText>
        </w:r>
      </w:del>
    </w:p>
    <w:p>
      <w:pPr>
        <w:pStyle w:val="FirstParagraph"/>
      </w:pPr>
      <w:ins w:id="561" w:author="PR Preview" w:date="2026-01-01T00:00:00Z">
        <w:r>
          <w:rPr>
            <w:b/>
            <w:bCs/>
          </w:rPr>
          <w:t xml:space="preserve">Definition 20 (Power with a real exponent)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For a real number</w:t>
        </w:r>
      </w:ins>
      <w:ins w:id="5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 a real number</w:t>
        </w:r>
      </w:ins>
      <w:ins w:id="567" w:author="PR Preview" w:date="2026-01-01T00:00:00Z">
        <w:r>
          <w:t xml:space="preserve"> </w:t>
        </w:r>
      </w:ins>
      <m:oMath>
        <m:r>
          <m:t>b</m:t>
        </m:r>
      </m:oMath>
      <w:ins w:id="5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Example 16 (Real powers, and</w:delText>
        </w:r>
      </w:del>
      <w:del w:id="57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571" w:author="PR Preview" w:date="2026-01-01T00:00:00Z">
        <w:r>
          <w:rPr>
            <w:b/>
            <w:bCs/>
          </w:rPr>
          <w:delText xml:space="preserve">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 </w:delText>
        </w:r>
      </w:del>
    </w:p>
    <w:p>
      <w:pPr>
        <w:pStyle w:val="BodyText"/>
      </w:pPr>
      <w:ins w:id="574" w:author="PR Preview" w:date="2026-01-01T00:00:00Z">
        <w:r>
          <w:rPr>
            <w:b/>
            <w:bCs/>
          </w:rPr>
          <w:t xml:space="preserve">Example 13 (Real powers, and</w:t>
        </w:r>
      </w:ins>
      <w:ins w:id="5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576" w:author="PR Preview" w:date="2026-01-01T00:00:00Z">
        <w:r>
          <w:rPr>
            <w:b/>
            <w:bCs/>
          </w:rPr>
          <w:t xml:space="preserve">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del w:id="579" w:author="PR Preview" w:date="2026-01-01T00:00:00Z">
        <w:r>
          <w:delText xml:space="preserve">For every real</w:delText>
        </w:r>
      </w:del>
      <w:del w:id="580" w:author="PR Preview" w:date="2026-01-01T00:00:00Z">
        <w:r>
          <w:delText xml:space="preserve"> </w:delText>
        </w:r>
      </w:del>
      <m:oMath>
        <m:r>
          <m:t>x</m:t>
        </m:r>
      </m:oMath>
      <w:del w:id="581" w:author="PR Preview" w:date="2026-01-01T00:00:00Z">
        <w:r>
          <w:delText xml:space="preserve">, with base</w:delText>
        </w:r>
      </w:del>
      <w:del w:id="582" w:author="PR Preview" w:date="2026-01-01T00:00:00Z">
        <w:r>
          <w:delText xml:space="preserve"> </w:delText>
        </w:r>
      </w:del>
      <m:oMath>
        <m:r>
          <m:t>e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(</w:delText>
        </w:r>
      </w:del>
      <w:hyperlink w:anchor="def-euler-number">
        <w:del w:id="585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86" w:author="PR Preview" w:date="2026-01-01T00:00:00Z">
        <w:r>
          <w:delText xml:space="preserve">):</w:delText>
        </w:r>
      </w:del>
    </w:p>
    <w:p>
      <w:pPr>
        <w:numPr>
          <w:ilvl w:val="0"/>
          <w:numId w:val="1009"/>
        </w:numPr>
      </w:pPr>
      <w:ins w:id="587" w:author="PR Preview" w:date="2026-01-01T00:00:00Z">
        <w:r>
          <w:t xml:space="preserve">For every real</w:t>
        </w:r>
      </w:ins>
      <w:ins w:id="588" w:author="PR Preview" w:date="2026-01-01T00:00:00Z">
        <w:r>
          <w:t xml:space="preserve"> </w:t>
        </w:r>
      </w:ins>
      <m:oMath>
        <m:r>
          <m:t>x</m:t>
        </m:r>
      </m:oMath>
      <w:ins w:id="589" w:author="PR Preview" w:date="2026-01-01T00:00:00Z">
        <w:r>
          <w:t xml:space="preserve">, with base</w:t>
        </w:r>
      </w:ins>
      <w:ins w:id="590" w:author="PR Preview" w:date="2026-01-01T00:00:00Z">
        <w:r>
          <w:t xml:space="preserve"> </w:t>
        </w:r>
      </w:ins>
      <m:oMath>
        <m:r>
          <m:t>e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(</w:t>
        </w:r>
      </w:ins>
      <w:hyperlink w:anchor="def-euler-number">
        <w:ins w:id="59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9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Definition 24 (Real powers of zero and of negative numbers)</w:delText>
        </w:r>
      </w:del>
      <w:del w:id="596" w:author="PR Preview" w:date="2026-01-01T00:00:00Z">
        <w:r>
          <w:delText xml:space="preserve"> </w:delText>
        </w:r>
      </w:del>
      <w:hyperlink r:id="rId59">
        <w:del w:id="597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hyperlink r:id="rId60">
        <w:del w:id="600" w:author="PR Preview" w:date="2026-01-01T00:00:00Z">
          <w:r>
            <w:rPr>
              <w:rStyle w:val="Hyperlink"/>
            </w:rPr>
            <w:delText xml:space="preserve">Definition 9 in Equalities, Inequalities and Minimizers</w:delText>
          </w:r>
        </w:del>
      </w:hyperlink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and</w:delText>
        </w:r>
      </w:del>
      <w:del w:id="603" w:author="PR Preview" w:date="2026-01-01T00:00:00Z">
        <w:r>
          <w:delText xml:space="preserve"> </w:delText>
        </w:r>
      </w:del>
      <w:hyperlink w:anchor="def-real-power">
        <w:del w:id="60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leave some powers</w:delText>
        </w:r>
      </w:del>
      <w:del w:id="60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with</w:delText>
        </w:r>
      </w:del>
      <w:del w:id="61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unassigned.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615" w:author="PR Preview" w:date="2026-01-01T00:00:00Z">
        <w:r>
          <w:rPr>
            <w:b/>
            <w:bCs/>
          </w:rPr>
          <w:t xml:space="preserve">Definition 21 (Real powers of zero and of negative numbers)</w:t>
        </w:r>
      </w:ins>
      <w:ins w:id="616" w:author="PR Preview" w:date="2026-01-01T00:00:00Z">
        <w:r>
          <w:t xml:space="preserve"> </w:t>
        </w:r>
      </w:ins>
      <w:hyperlink r:id="rId59">
        <w:ins w:id="617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hyperlink r:id="rId60">
        <w:ins w:id="620" w:author="PR Preview" w:date="2026-01-01T00:00:00Z">
          <w:r>
            <w:rPr>
              <w:rStyle w:val="Hyperlink"/>
            </w:rPr>
            <w:t xml:space="preserve">Definition 9 in Equalities, Inequalities and Minimizers</w:t>
          </w:r>
        </w:ins>
      </w:hyperlink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</w:t>
        </w:r>
      </w:ins>
      <w:ins w:id="623" w:author="PR Preview" w:date="2026-01-01T00:00:00Z">
        <w:r>
          <w:t xml:space="preserve"> </w:t>
        </w:r>
      </w:ins>
      <w:hyperlink w:anchor="def-real-power">
        <w:ins w:id="62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leave some powers</w:t>
        </w:r>
      </w:ins>
      <w:ins w:id="62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with</w:t>
        </w:r>
      </w:ins>
      <w:ins w:id="6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unassigned.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Example 17 (Powers of zero and of negative numbers)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 </w:delText>
        </w:r>
      </w:del>
    </w:p>
    <w:p>
      <w:pPr>
        <w:pStyle w:val="FirstParagraph"/>
      </w:pPr>
      <w:ins w:id="638" w:author="PR Preview" w:date="2026-01-01T00:00:00Z">
        <w:r>
          <w:rPr>
            <w:b/>
            <w:bCs/>
          </w:rPr>
          <w:t xml:space="preserve">Example 14 (Powers of zero and of negative numbers)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del w:id="641" w:author="PR Preview" w:date="2026-01-01T00:00:00Z">
        <w:r>
          <w:rPr>
            <w:b/>
            <w:bCs/>
          </w:rPr>
          <w:delText xml:space="preserve">Example 18 (Exponential of a sum)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With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</w:delText>
        </w:r>
      </w:del>
      <w:del w:id="6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654" w:author="PR Preview" w:date="2026-01-01T00:00:00Z">
        <w:r>
          <w:delText xml:space="preserve">.</w:delText>
        </w:r>
      </w:del>
    </w:p>
    <w:p>
      <w:pPr>
        <w:pStyle w:val="FirstParagraph"/>
      </w:pPr>
      <w:ins w:id="655" w:author="PR Preview" w:date="2026-01-01T00:00:00Z">
        <w:r>
          <w:rPr>
            <w:b/>
            <w:bCs/>
          </w:rPr>
          <w:t xml:space="preserve">Example 15 (Exponential of a sum)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With</w:t>
        </w:r>
      </w:ins>
      <w:ins w:id="6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and</w:t>
        </w:r>
      </w:ins>
      <w:ins w:id="6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664" w:author="PR Preview" w:date="2026-01-01T00:00:00Z">
        <w:r>
          <w:t xml:space="preserve">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and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668" w:author="PR Preview" w:date="2026-01-01T00:00:00Z">
        <w:r>
          <w:t xml:space="preserve">.</w:t>
        </w:r>
      </w:ins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del w:id="669" w:author="PR Preview" w:date="2026-01-01T00:00:00Z">
        <w:r>
          <w:rPr>
            <w:b/>
            <w:bCs/>
          </w:rPr>
          <w:delText xml:space="preserve">Example 19 (Exponential of a difference)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With</w:delText>
        </w:r>
      </w:del>
      <w:del w:id="6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and</w:delText>
        </w:r>
      </w:del>
      <w:del w:id="6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676" w:author="PR Preview" w:date="2026-01-01T00:00:00Z">
        <w:r>
          <w:delText xml:space="preserve">,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</w:delText>
        </w:r>
      </w:del>
      <w:del w:id="6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682" w:author="PR Preview" w:date="2026-01-01T00:00:00Z">
        <w:r>
          <w:delText xml:space="preserve">.</w:delText>
        </w:r>
      </w:del>
    </w:p>
    <w:p>
      <w:pPr>
        <w:pStyle w:val="FirstParagraph"/>
      </w:pPr>
      <w:ins w:id="683" w:author="PR Preview" w:date="2026-01-01T00:00:00Z">
        <w:r>
          <w:rPr>
            <w:b/>
            <w:bCs/>
          </w:rPr>
          <w:t xml:space="preserve">Example 16 (Exponential of a difference)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</w:t>
        </w:r>
      </w:ins>
      <w:ins w:id="6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and</w:t>
        </w:r>
      </w:ins>
      <w:ins w:id="6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and</w:t>
        </w:r>
      </w:ins>
      <w:ins w:id="6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696" w:author="PR Preview" w:date="2026-01-01T00:00:00Z">
        <w:r>
          <w:t xml:space="preserve">.</w:t>
        </w:r>
      </w:ins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del w:id="697" w:author="PR Preview" w:date="2026-01-01T00:00:00Z">
        <w:r>
          <w:rPr>
            <w:b/>
            <w:bCs/>
          </w:rPr>
          <w:delText xml:space="preserve">Example 20 (Power of a sum)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With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01" w:author="PR Preview" w:date="2026-01-01T00:00:00Z">
        <w:r>
          <w:delText xml:space="preserve">,</w:delText>
        </w:r>
      </w:del>
      <w:del w:id="7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03" w:author="PR Preview" w:date="2026-01-01T00:00:00Z">
        <w:r>
          <w:delText xml:space="preserve">, and</w:delText>
        </w:r>
      </w:del>
      <w:del w:id="70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705" w:author="PR Preview" w:date="2026-01-01T00:00:00Z">
        <w:r>
          <w:delText xml:space="preserve">,</w:delText>
        </w:r>
      </w:del>
    </w:p>
    <w:p>
      <w:pPr>
        <w:pStyle w:val="FirstParagraph"/>
      </w:pPr>
      <w:ins w:id="706" w:author="PR Preview" w:date="2026-01-01T00:00:00Z">
        <w:r>
          <w:rPr>
            <w:b/>
            <w:bCs/>
          </w:rPr>
          <w:t xml:space="preserve">Example 17 (Power of a sum)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With</w:t>
        </w:r>
      </w:ins>
      <w:ins w:id="7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12" w:author="PR Preview" w:date="2026-01-01T00:00:00Z">
        <w:r>
          <w:t xml:space="preserve">, and</w:t>
        </w:r>
      </w:ins>
      <w:ins w:id="7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7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del w:id="715" w:author="PR Preview" w:date="2026-01-01T00:00:00Z">
        <w:r>
          <w:rPr>
            <w:b/>
            <w:bCs/>
          </w:rPr>
          <w:delText xml:space="preserve">Example 21 (Power of a product)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With</w:delText>
        </w:r>
      </w:del>
      <w:del w:id="7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21" w:author="PR Preview" w:date="2026-01-01T00:00:00Z">
        <w:r>
          <w:delText xml:space="preserve">, and</w:delText>
        </w:r>
      </w:del>
      <w:del w:id="72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723" w:author="PR Preview" w:date="2026-01-01T00:00:00Z">
        <w:r>
          <w:delText xml:space="preserve">,</w:delText>
        </w:r>
      </w:del>
    </w:p>
    <w:p>
      <w:pPr>
        <w:pStyle w:val="BodyText"/>
      </w:pPr>
      <w:ins w:id="724" w:author="PR Preview" w:date="2026-01-01T00:00:00Z">
        <w:r>
          <w:rPr>
            <w:b/>
            <w:bCs/>
          </w:rPr>
          <w:t xml:space="preserve">Example 18 (Power of a product)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With</w:t>
        </w:r>
      </w:ins>
      <w:ins w:id="7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30" w:author="PR Preview" w:date="2026-01-01T00:00:00Z">
        <w:r>
          <w:t xml:space="preserve">, and</w:t>
        </w:r>
      </w:ins>
      <w:ins w:id="7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7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del w:id="733" w:author="PR Preview" w:date="2026-01-01T00:00:00Z">
        <w:r>
          <w:rPr>
            <w:b/>
            <w:bCs/>
          </w:rPr>
          <w:delText xml:space="preserve">Example 22 (A negative base)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39" w:author="PR Preview" w:date="2026-01-01T00:00:00Z">
        <w:r>
          <w:delText xml:space="preserve">, and</w:delText>
        </w:r>
      </w:del>
      <w:del w:id="74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741" w:author="PR Preview" w:date="2026-01-01T00:00:00Z">
        <w:r>
          <w:delText xml:space="preserve">:</w:delText>
        </w:r>
      </w:del>
    </w:p>
    <w:p>
      <w:pPr>
        <w:pStyle w:val="FirstParagraph"/>
      </w:pPr>
      <w:ins w:id="742" w:author="PR Preview" w:date="2026-01-01T00:00:00Z">
        <w:r>
          <w:rPr>
            <w:b/>
            <w:bCs/>
          </w:rPr>
          <w:t xml:space="preserve">Example 19 (A negative base)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With</w:t>
        </w:r>
      </w:ins>
      <w:ins w:id="7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48" w:author="PR Preview" w:date="2026-01-01T00:00:00Z">
        <w:r>
          <w:t xml:space="preserve">, and</w:t>
        </w:r>
      </w:ins>
      <w:ins w:id="74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del w:id="751" w:author="PR Preview" w:date="2026-01-01T00:00:00Z">
        <w:r>
          <w:rPr>
            <w:i/>
            <w:iCs/>
          </w:rPr>
          <w:delText xml:space="preserve">Remark 4</w:delText>
        </w:r>
      </w:del>
      <w:del w:id="752" w:author="PR Preview" w:date="2026-01-01T00:00:00Z">
        <w:r>
          <w:delText xml:space="preserve"> (Tarski’s high school identities). </w:delText>
        </w:r>
      </w:del>
      <w:del w:id="753" w:author="PR Preview" w:date="2026-01-01T00:00:00Z">
        <w:r>
          <w:delText xml:space="preserve">Restricted to positive integers,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following results are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Tarski’s eleven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“high school”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identities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[14]</w:delText>
        </w:r>
      </w:del>
      <w:del w:id="764" w:author="PR Preview" w:date="2026-01-01T00:00:00Z">
        <w:r>
          <w:delText xml:space="preserve">:</w:delText>
        </w:r>
      </w:del>
    </w:p>
    <w:p>
      <w:pPr>
        <w:pStyle w:val="FirstParagraph"/>
      </w:pPr>
      <w:ins w:id="765" w:author="PR Preview" w:date="2026-01-01T00:00:00Z">
        <w:r>
          <w:rPr>
            <w:i/>
            <w:iCs/>
          </w:rPr>
          <w:t xml:space="preserve">Remark 4</w:t>
        </w:r>
      </w:ins>
      <w:ins w:id="766" w:author="PR Preview" w:date="2026-01-01T00:00:00Z">
        <w:r>
          <w:t xml:space="preserve"> (Tarski’s high school identities). </w:t>
        </w:r>
      </w:ins>
      <w:ins w:id="767" w:author="PR Preview" w:date="2026-01-01T00:00:00Z">
        <w:r>
          <w:t xml:space="preserve">Restricted to positive integers,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 following results are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Tarski’s eleven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“high school”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identities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[12]</w:t>
        </w:r>
      </w:ins>
      <w:ins w:id="77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Definition 25 (Contour line)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For a function</w:delText>
        </w:r>
      </w:del>
      <w:del w:id="782" w:author="PR Preview" w:date="2026-01-01T00:00:00Z">
        <w:r>
          <w:delText xml:space="preserve"> </w:delText>
        </w:r>
      </w:del>
      <m:oMath>
        <m:r>
          <m:t>g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of two real variables</w:delText>
        </w:r>
      </w:del>
      <w:del w:id="785" w:author="PR Preview" w:date="2026-01-01T00:00:00Z">
        <w:r>
          <w:delText xml:space="preserve"> </w:delText>
        </w:r>
      </w:del>
      <m:oMath>
        <m:r>
          <m:t>b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and</w:delText>
        </w:r>
      </w:del>
      <w:del w:id="788" w:author="PR Preview" w:date="2026-01-01T00:00:00Z">
        <w:r>
          <w:delText xml:space="preserve"> </w:delText>
        </w:r>
      </w:del>
      <m:oMath>
        <m:r>
          <m:t>c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and a number</w:delText>
        </w:r>
      </w:del>
      <w:del w:id="791" w:author="PR Preview" w:date="2026-01-01T00:00:00Z">
        <w:r>
          <w:delText xml:space="preserve"> </w:delText>
        </w:r>
      </w:del>
      <m:oMath>
        <m:r>
          <m:t>k</m:t>
        </m:r>
      </m:oMath>
      <w:del w:id="792" w:author="PR Preview" w:date="2026-01-01T00:00:00Z">
        <w:r>
          <w:delText xml:space="preserve">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the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rPr>
            <w:b/>
            <w:bCs/>
          </w:rPr>
          <w:delText xml:space="preserve">contour line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[15]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</w:delText>
        </w:r>
      </w:del>
      <w:del w:id="801" w:author="PR Preview" w:date="2026-01-01T00:00:00Z">
        <w:r>
          <w:delText xml:space="preserve"> </w:delText>
        </w:r>
      </w:del>
      <m:oMath>
        <m:r>
          <m:t>g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at height</w:delText>
        </w:r>
      </w:del>
      <w:del w:id="804" w:author="PR Preview" w:date="2026-01-01T00:00:00Z">
        <w:r>
          <w:delText xml:space="preserve"> </w:delText>
        </w:r>
      </w:del>
      <m:oMath>
        <m:r>
          <m:t>k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is the set of points where</w:delText>
        </w:r>
      </w:del>
      <w:del w:id="807" w:author="PR Preview" w:date="2026-01-01T00:00:00Z">
        <w:r>
          <w:delText xml:space="preserve"> </w:delText>
        </w:r>
      </w:del>
      <m:oMath>
        <m:r>
          <m:t>g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equals</w:delText>
        </w:r>
      </w:del>
      <w:del w:id="810" w:author="PR Preview" w:date="2026-01-01T00:00:00Z">
        <w:r>
          <w:delText xml:space="preserve"> </w:delText>
        </w:r>
      </w:del>
      <m:oMath>
        <m:r>
          <m:t>k</m:t>
        </m:r>
      </m:oMath>
      <w:del w:id="81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812" w:author="PR Preview" w:date="2026-01-01T00:00:00Z">
        <w:r>
          <w:rPr>
            <w:b/>
            <w:bCs/>
          </w:rPr>
          <w:delText xml:space="preserve">Example 23 (Contour lines of a bowl)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For</w:delText>
        </w:r>
      </w:del>
      <w:del w:id="81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contour line at height</w:delText>
        </w:r>
      </w:del>
      <w:del w:id="81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is</w:delText>
        </w:r>
      </w:del>
      <w:del w:id="8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the circle of radius</w:delText>
        </w:r>
      </w:del>
      <w:del w:id="826" w:author="PR Preview" w:date="2026-01-01T00:00:00Z">
        <w:r>
          <w:delText xml:space="preserve"> </w:delText>
        </w:r>
      </w:del>
      <m:oMath>
        <m:r>
          <m:t>2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around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30" w:author="PR Preview" w:date="2026-01-01T00:00:00Z">
        <w:r>
          <w:delText xml:space="preserve">: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for example,</w:delText>
        </w:r>
      </w:del>
    </w:p>
    <w:p>
      <w:pPr>
        <w:pStyle w:val="BodyText"/>
      </w:pPr>
      <w:ins w:id="833" w:author="PR Preview" w:date="2026-01-01T00:00:00Z">
        <w:r>
          <w:rPr>
            <w:b/>
            <w:bCs/>
          </w:rPr>
          <w:t xml:space="preserve">Definition 22 (Contour line)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For a function</w:t>
        </w:r>
      </w:ins>
      <w:ins w:id="836" w:author="PR Preview" w:date="2026-01-01T00:00:00Z">
        <w:r>
          <w:t xml:space="preserve"> </w:t>
        </w:r>
      </w:ins>
      <m:oMath>
        <m:r>
          <m:t>g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 two real variables</w:t>
        </w:r>
      </w:ins>
      <w:ins w:id="839" w:author="PR Preview" w:date="2026-01-01T00:00:00Z">
        <w:r>
          <w:t xml:space="preserve"> </w:t>
        </w:r>
      </w:ins>
      <m:oMath>
        <m:r>
          <m:t>b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</w:t>
        </w:r>
      </w:ins>
      <w:ins w:id="842" w:author="PR Preview" w:date="2026-01-01T00:00:00Z">
        <w:r>
          <w:t xml:space="preserve"> </w:t>
        </w:r>
      </w:ins>
      <m:oMath>
        <m:r>
          <m:t>c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 a number</w:t>
        </w:r>
      </w:ins>
      <w:ins w:id="845" w:author="PR Preview" w:date="2026-01-01T00:00:00Z">
        <w:r>
          <w:t xml:space="preserve"> </w:t>
        </w:r>
      </w:ins>
      <m:oMath>
        <m:r>
          <m:t>k</m:t>
        </m:r>
      </m:oMath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the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rPr>
            <w:b/>
            <w:bCs/>
          </w:rPr>
          <w:t xml:space="preserve">contour line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[13]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</w:t>
        </w:r>
      </w:ins>
      <w:ins w:id="855" w:author="PR Preview" w:date="2026-01-01T00:00:00Z">
        <w:r>
          <w:t xml:space="preserve"> </w:t>
        </w:r>
      </w:ins>
      <m:oMath>
        <m:r>
          <m:t>g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at height</w:t>
        </w:r>
      </w:ins>
      <w:ins w:id="858" w:author="PR Preview" w:date="2026-01-01T00:00:00Z">
        <w:r>
          <w:t xml:space="preserve"> </w:t>
        </w:r>
      </w:ins>
      <m:oMath>
        <m:r>
          <m:t>k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the set of points where</w:t>
        </w:r>
      </w:ins>
      <w:ins w:id="861" w:author="PR Preview" w:date="2026-01-01T00:00:00Z">
        <w:r>
          <w:t xml:space="preserve"> </w:t>
        </w:r>
      </w:ins>
      <m:oMath>
        <m:r>
          <m:t>g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equals</w:t>
        </w:r>
      </w:ins>
      <w:ins w:id="864" w:author="PR Preview" w:date="2026-01-01T00:00:00Z">
        <w:r>
          <w:t xml:space="preserve"> </w:t>
        </w:r>
      </w:ins>
      <m:oMath>
        <m:r>
          <m:t>k</m:t>
        </m:r>
      </m:oMath>
      <w:ins w:id="8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ins w:id="866" w:author="PR Preview" w:date="2026-01-01T00:00:00Z">
        <w:r>
          <w:rPr>
            <w:b/>
            <w:bCs/>
          </w:rPr>
          <w:t xml:space="preserve">Example 20 (Contour lines of a bowl)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</w:t>
        </w:r>
      </w:ins>
      <w:ins w:id="8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contour line at height</w:t>
        </w:r>
      </w:ins>
      <w:ins w:id="8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is</w:t>
        </w:r>
      </w:ins>
      <w:ins w:id="87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circle of radius</w:t>
        </w:r>
      </w:ins>
      <w:ins w:id="880" w:author="PR Preview" w:date="2026-01-01T00:00:00Z">
        <w:r>
          <w:t xml:space="preserve"> </w:t>
        </w:r>
      </w:ins>
      <m:oMath>
        <m:r>
          <m:t>2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around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84" w:author="PR Preview" w:date="2026-01-01T00:00:00Z">
        <w:r>
          <w:t xml:space="preserve">: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del w:id="887" w:author="PR Preview" w:date="2026-01-01T00:00:00Z">
        <w:r>
          <w:rPr>
            <w:i/>
            <w:iCs/>
          </w:rPr>
          <w:delText xml:space="preserve">Solution 2</w:delText>
        </w:r>
      </w:del>
      <w:del w:id="888" w:author="PR Preview" w:date="2026-01-01T00:00:00Z">
        <w:r>
          <w:delText xml:space="preserve">. </w:delText>
        </w:r>
      </w:del>
      <w:del w:id="889" w:author="PR Preview" w:date="2026-01-01T00:00:00Z">
        <w:r>
          <w:delText xml:space="preserve">We only count a pair</w:delText>
        </w:r>
      </w:del>
      <w:del w:id="8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when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defined,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so for</w:delText>
        </w:r>
      </w:del>
      <w:del w:id="8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we only consider integer</w:delText>
        </w:r>
      </w:del>
      <w:del w:id="901" w:author="PR Preview" w:date="2026-01-01T00:00:00Z">
        <w:r>
          <w:delText xml:space="preserve"> </w:delText>
        </w:r>
      </w:del>
      <m:oMath>
        <m:r>
          <m:t>c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(</w:delText>
        </w:r>
      </w:del>
      <w:hyperlink w:anchor="def-power-nonpositive-base">
        <w:del w:id="904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905" w:author="PR Preview" w:date="2026-01-01T00:00:00Z">
        <w:r>
          <w:delText xml:space="preserve">).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With that convention,</w:delText>
        </w:r>
      </w:del>
      <w:del w:id="908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911" w:author="PR Preview" w:date="2026-01-01T00:00:00Z">
        <w:r>
          <w:rPr>
            <w:i/>
            <w:iCs/>
          </w:rPr>
          <w:t xml:space="preserve">Solution 2</w:t>
        </w:r>
      </w:ins>
      <w:ins w:id="912" w:author="PR Preview" w:date="2026-01-01T00:00:00Z">
        <w:r>
          <w:t xml:space="preserve">. </w:t>
        </w:r>
      </w:ins>
      <w:ins w:id="913" w:author="PR Preview" w:date="2026-01-01T00:00:00Z">
        <w:r>
          <w:t xml:space="preserve">We only count a pair</w:t>
        </w:r>
      </w:ins>
      <w:ins w:id="9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when</w:t>
        </w:r>
      </w:ins>
      <w:ins w:id="91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is defined,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so for</w:t>
        </w:r>
      </w:ins>
      <w:ins w:id="9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we only consider integer</w:t>
        </w:r>
      </w:ins>
      <w:ins w:id="925" w:author="PR Preview" w:date="2026-01-01T00:00:00Z">
        <w:r>
          <w:t xml:space="preserve"> </w:t>
        </w:r>
      </w:ins>
      <m:oMath>
        <m:r>
          <m:t>c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(</w:t>
        </w:r>
      </w:ins>
      <w:hyperlink w:anchor="def-power-nonpositive-base">
        <w:ins w:id="92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29" w:author="PR Preview" w:date="2026-01-01T00:00:00Z">
        <w:r>
          <w:t xml:space="preserve">).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With that convention,</w:t>
        </w:r>
      </w:ins>
      <w:ins w:id="932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del w:id="935" w:author="PR Preview" w:date="2026-01-01T00:00:00Z">
        <w:r>
          <w:rPr>
            <w:b/>
            <w:bCs/>
          </w:rPr>
          <w:delText xml:space="preserve">Theorem 10 (When exponentiation equals multiplication)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Let</w:delText>
        </w:r>
      </w:del>
      <w:del w:id="9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39" w:author="PR Preview" w:date="2026-01-01T00:00:00Z">
        <w:r>
          <w:delText xml:space="preserve">, where</w:delText>
        </w:r>
      </w:del>
      <w:del w:id="94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defined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(for</w:delText>
        </w:r>
      </w:del>
      <w:del w:id="9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46" w:author="PR Preview" w:date="2026-01-01T00:00:00Z">
        <w:r>
          <w:delText xml:space="preserve">, only integer</w:delText>
        </w:r>
      </w:del>
      <w:del w:id="947" w:author="PR Preview" w:date="2026-01-01T00:00:00Z">
        <w:r>
          <w:delText xml:space="preserve"> </w:delText>
        </w:r>
      </w:del>
      <m:oMath>
        <m:r>
          <m:t>c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is allowed;</w:delText>
        </w:r>
      </w:del>
      <w:del w:id="950" w:author="PR Preview" w:date="2026-01-01T00:00:00Z">
        <w:r>
          <w:delText xml:space="preserve"> </w:delText>
        </w:r>
      </w:del>
      <w:hyperlink w:anchor="def-power-nonpositive-base">
        <w:del w:id="951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952" w:author="PR Preview" w:date="2026-01-01T00:00:00Z">
        <w:r>
          <w:delText xml:space="preserve">).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Then</w:delText>
        </w:r>
      </w:del>
      <w:del w:id="95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Theorem 10 (When exponentiation equals multiplication)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Let</w:t>
        </w:r>
      </w:ins>
      <w:ins w:id="9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62" w:author="PR Preview" w:date="2026-01-01T00:00:00Z">
        <w:r>
          <w:t xml:space="preserve">, where</w:t>
        </w:r>
      </w:ins>
      <w:ins w:id="96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defined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(for</w:t>
        </w:r>
      </w:ins>
      <w:ins w:id="9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69" w:author="PR Preview" w:date="2026-01-01T00:00:00Z">
        <w:r>
          <w:t xml:space="preserve">, only integer</w:t>
        </w:r>
      </w:ins>
      <w:ins w:id="970" w:author="PR Preview" w:date="2026-01-01T00:00:00Z">
        <w:r>
          <w:t xml:space="preserve"> </w:t>
        </w:r>
      </w:ins>
      <m:oMath>
        <m:r>
          <m:t>c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allowed;</w:t>
        </w:r>
      </w:ins>
      <w:ins w:id="973" w:author="PR Preview" w:date="2026-01-01T00:00:00Z">
        <w:r>
          <w:t xml:space="preserve"> </w:t>
        </w:r>
      </w:ins>
      <w:hyperlink w:anchor="def-power-nonpositive-base">
        <w:ins w:id="97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75" w:author="PR Preview" w:date="2026-01-01T00:00:00Z">
        <w:r>
          <w:t xml:space="preserve">).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Then</w:t>
        </w:r>
      </w:ins>
      <w:ins w:id="97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del w:id="981" w:author="PR Preview" w:date="2026-01-01T00:00:00Z">
        <w:r>
          <w:rPr>
            <w:b/>
            <w:bCs/>
          </w:rPr>
          <w:delText xml:space="preserve">Case</w:delText>
        </w:r>
      </w:del>
      <w:del w:id="98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983" w:author="PR Preview" w:date="2026-01-01T00:00:00Z">
        <w:r>
          <w:rPr>
            <w:b/>
            <w:bCs/>
          </w:rPr>
          <w:delText xml:space="preserve">.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Here we cannot take logarithms, so we work from the values of powers of</w:delText>
        </w:r>
      </w:del>
      <w:del w:id="986" w:author="PR Preview" w:date="2026-01-01T00:00:00Z">
        <w:r>
          <w:delText xml:space="preserve"> </w:delText>
        </w:r>
      </w:del>
      <m:oMath>
        <m:r>
          <m:t>0</m:t>
        </m:r>
      </m:oMath>
      <w:del w:id="987" w:author="PR Preview" w:date="2026-01-01T00:00:00Z">
        <w:r>
          <w:delText xml:space="preserve">:</w:delText>
        </w:r>
      </w:del>
      <w:del w:id="98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for</w:delText>
        </w:r>
      </w:del>
      <w:del w:id="99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(</w:delText>
        </w:r>
      </w:del>
      <w:hyperlink w:anchor="def-power-nonpositive-base">
        <w:del w:id="994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</w:delText>
        </w:r>
      </w:del>
      <w:del w:id="100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undefined for</w:delText>
        </w:r>
      </w:del>
      <w:del w:id="100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004" w:author="PR Preview" w:date="2026-01-01T00:00:00Z">
        <w:r>
          <w:delText xml:space="preserve">.</w:delText>
        </w:r>
      </w:del>
    </w:p>
    <w:p>
      <w:pPr>
        <w:pStyle w:val="FirstParagraph"/>
      </w:pPr>
      <w:ins w:id="1005" w:author="PR Preview" w:date="2026-01-01T00:00:00Z">
        <w:r>
          <w:rPr>
            <w:b/>
            <w:bCs/>
          </w:rPr>
          <w:t xml:space="preserve">Case</w:t>
        </w:r>
      </w:ins>
      <w:ins w:id="1006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07" w:author="PR Preview" w:date="2026-01-01T00:00:00Z">
        <w:r>
          <w:rPr>
            <w:b/>
            <w:bCs/>
          </w:rP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Here we cannot take logarithms, so we work from the values of powers of</w:t>
        </w:r>
      </w:ins>
      <w:ins w:id="1010" w:author="PR Preview" w:date="2026-01-01T00:00:00Z">
        <w:r>
          <w:t xml:space="preserve"> </w:t>
        </w:r>
      </w:ins>
      <m:oMath>
        <m:r>
          <m:t>0</m:t>
        </m:r>
      </m:oMath>
      <w:ins w:id="1011" w:author="PR Preview" w:date="2026-01-01T00:00:00Z">
        <w:r>
          <w:t xml:space="preserve">:</w:t>
        </w:r>
      </w:ins>
      <w:ins w:id="101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for</w:t>
        </w:r>
      </w:ins>
      <w:ins w:id="101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(</w:t>
        </w:r>
      </w:ins>
      <w:hyperlink w:anchor="def-power-nonpositive-base">
        <w:ins w:id="101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019" w:author="PR Preview" w:date="2026-01-01T00:00:00Z">
        <w:r>
          <w:t xml:space="preserve">),</w:t>
        </w:r>
      </w:ins>
      <w:ins w:id="102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021" w:author="PR Preview" w:date="2026-01-01T00:00:00Z">
        <w:r>
          <w:t xml:space="preserve">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and</w:t>
        </w:r>
      </w:ins>
      <w:ins w:id="102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is undefined for</w:t>
        </w:r>
      </w:ins>
      <w:ins w:id="102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028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del w:id="1029" w:author="PR Preview" w:date="2026-01-01T00:00:00Z">
        <w:r>
          <w:delText xml:space="preserve">[8]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	</w:delText>
        </w:r>
      </w:del>
      <w:del w:id="1032" w:author="PR Preview" w:date="2026-01-01T00:00:00Z">
        <w:r>
          <w:delText xml:space="preserve">Wikipedia contributors,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“Series (mathematics) —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Wikipedia</w:delText>
        </w:r>
      </w:del>
      <w:del w:id="1037" w:author="PR Preview" w:date="2026-01-01T00:00:00Z">
        <w:r>
          <w:delText xml:space="preserve">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the free encyclopedia.”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2026. Available:</w:delText>
        </w:r>
      </w:del>
      <w:del w:id="1042" w:author="PR Preview" w:date="2026-01-01T00:00:00Z">
        <w:r>
          <w:delText xml:space="preserve"> </w:delText>
        </w:r>
      </w:del>
      <w:hyperlink r:id="rId15">
        <w:del w:id="1043" w:author="PR Preview" w:date="2026-01-01T00:00:00Z">
          <w:r>
            <w:rPr>
              <w:rStyle w:val="Hyperlink"/>
            </w:rPr>
            <w:delText xml:space="preserve">https://en.wikipedia.org/wiki/Series_(mathematics)</w:delText>
          </w:r>
        </w:del>
      </w:hyperlink>
    </w:p>
    <w:p>
      <w:pPr>
        <w:pStyle w:val="Bibliography"/>
      </w:pPr>
      <w:del w:id="1044" w:author="PR Preview" w:date="2026-01-01T00:00:00Z">
        <w:r>
          <w:delText xml:space="preserve">[9]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	</w:delText>
        </w:r>
      </w:del>
      <w:del w:id="1047" w:author="PR Preview" w:date="2026-01-01T00:00:00Z">
        <w:r>
          <w:delText xml:space="preserve">Wikipedia contributors,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“Monotone convergence theorem —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Wikipedia</w:delText>
        </w:r>
      </w:del>
      <w:del w:id="1052" w:author="PR Preview" w:date="2026-01-01T00:00:00Z">
        <w:r>
          <w:delText xml:space="preserve">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the free encyclopedia.”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2026. Available:</w:delText>
        </w:r>
      </w:del>
      <w:del w:id="1057" w:author="PR Preview" w:date="2026-01-01T00:00:00Z">
        <w:r>
          <w:delText xml:space="preserve"> </w:delText>
        </w:r>
      </w:del>
      <w:hyperlink r:id="rId16">
        <w:del w:id="1058" w:author="PR Preview" w:date="2026-01-01T00:00:00Z">
          <w:r>
            <w:rPr>
              <w:rStyle w:val="Hyperlink"/>
            </w:rPr>
            <w:delText xml:space="preserve">https://en.wikipedia.org/wiki/Monotone_convergence_theorem</w:delText>
          </w:r>
        </w:del>
      </w:hyperlink>
    </w:p>
    <w:p>
      <w:pPr>
        <w:pStyle w:val="Bibliography"/>
      </w:pPr>
      <w:del w:id="1059" w:author="PR Preview" w:date="2026-01-01T00:00:00Z">
        <w:r>
          <w:delText xml:space="preserve">[10]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	</w:delText>
        </w:r>
      </w:del>
      <w:del w:id="1062" w:author="PR Preview" w:date="2026-01-01T00:00:00Z">
        <w:r>
          <w:delText xml:space="preserve">Wikipedia contributors,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“Exponential function —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Wikipedia</w:delText>
        </w:r>
      </w:del>
      <w:del w:id="1067" w:author="PR Preview" w:date="2026-01-01T00:00:00Z">
        <w:r>
          <w:delText xml:space="preserve">,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the free encyclopedia.”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2026. Available:</w:delText>
        </w:r>
      </w:del>
      <w:del w:id="1072" w:author="PR Preview" w:date="2026-01-01T00:00:00Z">
        <w:r>
          <w:delText xml:space="preserve"> </w:delText>
        </w:r>
      </w:del>
      <w:hyperlink r:id="rId117">
        <w:del w:id="1073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1074" w:author="PR Preview" w:date="2026-01-01T00:00:00Z">
        <w:r>
          <w:delText xml:space="preserve">[11]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	</w:delText>
        </w:r>
      </w:del>
      <w:del w:id="1077" w:author="PR Preview" w:date="2026-01-01T00:00:00Z">
        <w:r>
          <w:delText xml:space="preserve">Wikipedia contributors,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“E (mathematical constant) —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Wikipedia</w:delText>
        </w:r>
      </w:del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 free encyclopedia.”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2026. Available:</w:delText>
        </w:r>
      </w:del>
      <w:del w:id="1087" w:author="PR Preview" w:date="2026-01-01T00:00:00Z">
        <w:r>
          <w:delText xml:space="preserve"> </w:delText>
        </w:r>
      </w:del>
      <w:hyperlink r:id="rId119">
        <w:del w:id="1088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1089" w:author="PR Preview" w:date="2026-01-01T00:00:00Z">
        <w:r>
          <w:delText xml:space="preserve">[12]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	</w:delText>
        </w:r>
      </w:del>
      <w:del w:id="1092" w:author="PR Preview" w:date="2026-01-01T00:00:00Z">
        <w:r>
          <w:delText xml:space="preserve">Wikipedia contributors,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“Natural logarithm —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Wikipedia</w:delText>
        </w:r>
      </w:del>
      <w:del w:id="1097" w:author="PR Preview" w:date="2026-01-01T00:00:00Z">
        <w:r>
          <w:delText xml:space="preserve">,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free encyclopedia.”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2026. Available:</w:delText>
        </w:r>
      </w:del>
      <w:del w:id="1102" w:author="PR Preview" w:date="2026-01-01T00:00:00Z">
        <w:r>
          <w:delText xml:space="preserve"> </w:delText>
        </w:r>
      </w:del>
      <w:hyperlink r:id="rId121">
        <w:del w:id="1103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1104" w:author="PR Preview" w:date="2026-01-01T00:00:00Z">
        <w:r>
          <w:delText xml:space="preserve">[13]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	</w:delText>
        </w:r>
      </w:del>
      <w:del w:id="1107" w:author="PR Preview" w:date="2026-01-01T00:00:00Z">
        <w:r>
          <w:delText xml:space="preserve">Wikipedia contributors,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“Logarithm —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Wikipedia</w:delText>
        </w:r>
      </w:del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the free encyclopedia.”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2026. Available:</w:delText>
        </w:r>
      </w:del>
      <w:del w:id="1117" w:author="PR Preview" w:date="2026-01-01T00:00:00Z">
        <w:r>
          <w:delText xml:space="preserve"> </w:delText>
        </w:r>
      </w:del>
      <w:hyperlink r:id="rId123">
        <w:del w:id="1118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del w:id="1119" w:author="PR Preview" w:date="2026-01-01T00:00:00Z">
        <w:r>
          <w:delText xml:space="preserve">[14]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	</w:delText>
        </w:r>
      </w:del>
      <w:del w:id="1122" w:author="PR Preview" w:date="2026-01-01T00:00:00Z">
        <w:r>
          <w:delText xml:space="preserve">Wikipedia contributors,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“Tarski’s high school algebra problem —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Wikipedia</w:delText>
        </w:r>
      </w:del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the free encyclopedia.”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2026. Available:</w:delText>
        </w:r>
      </w:del>
      <w:del w:id="1132" w:author="PR Preview" w:date="2026-01-01T00:00:00Z">
        <w:r>
          <w:delText xml:space="preserve"> </w:delText>
        </w:r>
      </w:del>
      <w:hyperlink r:id="rId125">
        <w:del w:id="1133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1134" w:author="PR Preview" w:date="2026-01-01T00:00:00Z">
        <w:r>
          <w:delText xml:space="preserve">[15]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	</w:delText>
        </w:r>
      </w:del>
      <w:del w:id="1137" w:author="PR Preview" w:date="2026-01-01T00:00:00Z">
        <w:r>
          <w:delText xml:space="preserve">Wikipedia contributors,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“Contour line —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Wikipedia</w:delText>
        </w:r>
      </w:del>
      <w:del w:id="1142" w:author="PR Preview" w:date="2026-01-01T00:00:00Z">
        <w:r>
          <w:delText xml:space="preserve">,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the free encyclopedia.”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2026. Available:</w:delText>
        </w:r>
      </w:del>
      <w:del w:id="1147" w:author="PR Preview" w:date="2026-01-01T00:00:00Z">
        <w:r>
          <w:delText xml:space="preserve"> </w:delText>
        </w:r>
      </w:del>
      <w:hyperlink r:id="rId127">
        <w:del w:id="1148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ins w:id="1149" w:author="PR Preview" w:date="2026-01-01T00:00:00Z">
        <w:r>
          <w:t xml:space="preserve">[8]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	</w:t>
        </w:r>
      </w:ins>
      <w:ins w:id="1152" w:author="PR Preview" w:date="2026-01-01T00:00:00Z">
        <w:r>
          <w:t xml:space="preserve">Wikipedia contributors,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“Exponential function —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Wikipedia</w:t>
        </w:r>
      </w:ins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the free encyclopedia.”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2026. Available:</w:t>
        </w:r>
      </w:ins>
      <w:ins w:id="1162" w:author="PR Preview" w:date="2026-01-01T00:00:00Z">
        <w:r>
          <w:t xml:space="preserve"> </w:t>
        </w:r>
      </w:ins>
      <w:hyperlink r:id="rId117">
        <w:ins w:id="1163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118"/>
    <w:bookmarkStart w:id="120" w:name="ref-wikipedia_e_mathematical_constant"/>
    <w:p>
      <w:pPr>
        <w:pStyle w:val="Bibliography"/>
      </w:pPr>
      <w:ins w:id="1164" w:author="PR Preview" w:date="2026-01-01T00:00:00Z">
        <w:r>
          <w:t xml:space="preserve">[9]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	</w:t>
        </w:r>
      </w:ins>
      <w:ins w:id="1167" w:author="PR Preview" w:date="2026-01-01T00:00:00Z">
        <w:r>
          <w:t xml:space="preserve">Wikipedia contributors,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“E (mathematical constant) —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Wikipedia</w:t>
        </w:r>
      </w:ins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 free encyclopedia.”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2026. Available:</w:t>
        </w:r>
      </w:ins>
      <w:ins w:id="1177" w:author="PR Preview" w:date="2026-01-01T00:00:00Z">
        <w:r>
          <w:t xml:space="preserve"> </w:t>
        </w:r>
      </w:ins>
      <w:hyperlink r:id="rId119">
        <w:ins w:id="1178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120"/>
    <w:bookmarkStart w:id="122" w:name="ref-wikipedia_natural_logarithm"/>
    <w:p>
      <w:pPr>
        <w:pStyle w:val="Bibliography"/>
      </w:pPr>
      <w:ins w:id="1179" w:author="PR Preview" w:date="2026-01-01T00:00:00Z">
        <w:r>
          <w:t xml:space="preserve">[10]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	</w:t>
        </w:r>
      </w:ins>
      <w:ins w:id="1182" w:author="PR Preview" w:date="2026-01-01T00:00:00Z">
        <w:r>
          <w:t xml:space="preserve">Wikipedia contributors,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“Natural logarithm —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Wikipedia</w:t>
        </w:r>
      </w:ins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free encyclopedia.”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2026. Available:</w:t>
        </w:r>
      </w:ins>
      <w:ins w:id="1192" w:author="PR Preview" w:date="2026-01-01T00:00:00Z">
        <w:r>
          <w:t xml:space="preserve"> </w:t>
        </w:r>
      </w:ins>
      <w:hyperlink r:id="rId121">
        <w:ins w:id="1193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122"/>
    <w:bookmarkStart w:id="124" w:name="ref-wikipedia_logarithm"/>
    <w:p>
      <w:pPr>
        <w:pStyle w:val="Bibliography"/>
      </w:pPr>
      <w:ins w:id="1194" w:author="PR Preview" w:date="2026-01-01T00:00:00Z">
        <w:r>
          <w:t xml:space="preserve">[11]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	</w:t>
        </w:r>
      </w:ins>
      <w:ins w:id="1197" w:author="PR Preview" w:date="2026-01-01T00:00:00Z">
        <w:r>
          <w:t xml:space="preserve">Wikipedia contributors,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“Logarithm —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Wikipedia</w:t>
        </w:r>
      </w:ins>
      <w:ins w:id="1202" w:author="PR Preview" w:date="2026-01-01T00:00:00Z">
        <w:r>
          <w:t xml:space="preserve">,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 free encyclopedia.”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2026. Available:</w:t>
        </w:r>
      </w:ins>
      <w:ins w:id="1207" w:author="PR Preview" w:date="2026-01-01T00:00:00Z">
        <w:r>
          <w:t xml:space="preserve"> </w:t>
        </w:r>
      </w:ins>
      <w:hyperlink r:id="rId123">
        <w:ins w:id="1208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124"/>
    <w:bookmarkStart w:id="126" w:name="X5bbf2d245759a3fafc9c46669854129ba2658aa"/>
    <w:p>
      <w:pPr>
        <w:pStyle w:val="Bibliography"/>
      </w:pPr>
      <w:ins w:id="1209" w:author="PR Preview" w:date="2026-01-01T00:00:00Z">
        <w:r>
          <w:t xml:space="preserve">[12]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	</w:t>
        </w:r>
      </w:ins>
      <w:ins w:id="1212" w:author="PR Preview" w:date="2026-01-01T00:00:00Z">
        <w:r>
          <w:t xml:space="preserve">Wikipedia contributors,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“Tarski’s high school algebra problem —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Wikipedia</w:t>
        </w:r>
      </w:ins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the free encyclopedia.”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2026. Available:</w:t>
        </w:r>
      </w:ins>
      <w:ins w:id="1222" w:author="PR Preview" w:date="2026-01-01T00:00:00Z">
        <w:r>
          <w:t xml:space="preserve"> </w:t>
        </w:r>
      </w:ins>
      <w:hyperlink r:id="rId125">
        <w:ins w:id="1223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126"/>
    <w:bookmarkStart w:id="128" w:name="ref-wikipedia_contour_line"/>
    <w:p>
      <w:pPr>
        <w:pStyle w:val="Bibliography"/>
      </w:pPr>
      <w:ins w:id="1224" w:author="PR Preview" w:date="2026-01-01T00:00:00Z">
        <w:r>
          <w:t xml:space="preserve">[13]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	</w:t>
        </w:r>
      </w:ins>
      <w:ins w:id="1227" w:author="PR Preview" w:date="2026-01-01T00:00:00Z">
        <w:r>
          <w:t xml:space="preserve">Wikipedia contributors,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“Contour line —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Wikipedia</w:t>
        </w:r>
      </w:ins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free encyclopedia.”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2026. Available:</w:t>
        </w:r>
      </w:ins>
      <w:ins w:id="1237" w:author="PR Preview" w:date="2026-01-01T00:00:00Z">
        <w:r>
          <w:t xml:space="preserve"> </w:t>
        </w:r>
      </w:ins>
      <w:hyperlink r:id="rId127">
        <w:ins w:id="1238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Relationship Id="rId9" Type="http://schemas.openxmlformats.org/officeDocument/2006/relationships/hyperlink" Target="sets.qmd#def-extended-nonneg-reals" TargetMode="External"/><Relationship Id="rId10" Type="http://schemas.openxmlformats.org/officeDocument/2006/relationships/hyperlink" Target="algebra-sums.html#def-summation" TargetMode="External"/><Relationship Id="rId12" Type="http://schemas.openxmlformats.org/officeDocument/2006/relationships/hyperlink" Target="number-systems.qmd#def-real-numbers" TargetMode="External"/><Relationship Id="rId13" Type="http://schemas.openxmlformats.org/officeDocument/2006/relationships/hyperlink" Target="algebra-sums.html#def-bounded-above" TargetMode="External"/><Relationship Id="rId15" Type="http://schemas.openxmlformats.org/officeDocument/2006/relationships/hyperlink" Target="https://en.wikipedia.org/wiki/Series_(mathematics)" TargetMode="External"/><Relationship Id="rId16" Type="http://schemas.openxmlformats.org/officeDocument/2006/relationships/hyperlink" Target="https://en.wikipedia.org/wiki/Monotone_convergence_theorem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2026-10-19T17:19:42Z</dcterms:created>
  <dcterms:modified xsi:type="dcterms:W3CDTF">2026-10-19T17:19:42Z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