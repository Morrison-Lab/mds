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(Strict subset (proper subset))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w:anchor="def-set">
        <w:del w:id="7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strict subset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(also called 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proper subset</w:delText>
        </w:r>
      </w:del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a set</w:delText>
        </w:r>
      </w:del>
      <w:del w:id="20" w:author="PR Preview" w:date="2026-01-01T00:00:00Z">
        <w:r>
          <w:delText xml:space="preserve"> </w:delText>
        </w:r>
      </w:del>
      <m:oMath>
        <m:r>
          <m:t>B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written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a</w:delText>
        </w:r>
      </w:del>
      <w:del w:id="31" w:author="PR Preview" w:date="2026-01-01T00:00:00Z">
        <w:r>
          <w:delText xml:space="preserve"> </w:delText>
        </w:r>
      </w:del>
      <w:hyperlink w:anchor="def-subset">
        <w:del w:id="32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t>B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9" w:author="PR Preview" w:date="2026-01-01T00:00:00Z">
        <w:r>
          <w:delText xml:space="preserve">.</w:delText>
        </w:r>
      </w:del>
    </w:p>
    <w:p>
      <w:pPr>
        <w:pStyle w:val="BodyText"/>
      </w:pPr>
      <w:del w:id="40" w:author="PR Preview" w:date="2026-01-01T00:00:00Z">
        <w:r>
          <w:rPr>
            <w:i/>
            <w:iCs/>
          </w:rPr>
          <w:delText xml:space="preserve">Remark 2</w:delText>
        </w:r>
      </w:del>
      <w:del w:id="41" w:author="PR Preview" w:date="2026-01-01T00:00:00Z">
        <w:r>
          <w:delText xml:space="preserve"> (The symbol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3" w:author="PR Preview" w:date="2026-01-01T00:00:00Z">
        <w:r>
          <w:delText xml:space="preserve">). </w:delText>
        </w:r>
      </w:del>
      <w:del w:id="44" w:author="PR Preview" w:date="2026-01-01T00:00:00Z">
        <w:r>
          <w:delText xml:space="preserve">Sources disagree about the symbol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6" w:author="PR Preview" w:date="2026-01-01T00:00:00Z">
        <w:r>
          <w:delText xml:space="preserve">: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some use it for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“subset”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others for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“strict subset”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60" w:author="PR Preview" w:date="2026-01-01T00:00:00Z">
        <w:r>
          <w:delText xml:space="preserve">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[4]</w:delText>
        </w:r>
      </w:del>
      <w:del w:id="63" w:author="PR Preview" w:date="2026-01-01T00:00:00Z">
        <w:r>
          <w:delText xml:space="preserve">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For example,</w:delText>
        </w:r>
      </w:del>
      <w:del w:id="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true in the first reading,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because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false in the second,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 the two sets are equal.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These notes avoid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write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or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86" w:author="PR Preview" w:date="2026-01-01T00:00:00Z">
        <w:r>
          <w:delText xml:space="preserve">.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9 (Strict subset)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 set</w:t>
        </w:r>
      </w:ins>
      <w:ins w:id="90" w:author="PR Preview" w:date="2026-01-01T00:00:00Z">
        <w:r>
          <w:t xml:space="preserve"> </w:t>
        </w:r>
      </w:ins>
      <m:oMath>
        <m:r>
          <m:t>A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strict subset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 a set</w:t>
        </w:r>
      </w:ins>
      <w:ins w:id="97" w:author="PR Preview" w:date="2026-01-01T00:00:00Z">
        <w:r>
          <w:t xml:space="preserve"> </w:t>
        </w:r>
      </w:ins>
      <m:oMath>
        <m:r>
          <m:t>B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written</w:t>
        </w:r>
      </w:ins>
      <w:ins w:id="1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</w:t>
        </w:r>
      </w:ins>
      <w:ins w:id="105" w:author="PR Preview" w:date="2026-01-01T00:00:00Z">
        <w:r>
          <w:t xml:space="preserve"> </w:t>
        </w:r>
      </w:ins>
      <m:oMath>
        <m:r>
          <m:t>A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a</w:t>
        </w:r>
      </w:ins>
      <w:ins w:id="108" w:author="PR Preview" w:date="2026-01-01T00:00:00Z">
        <w:r>
          <w:t xml:space="preserve"> </w:t>
        </w:r>
      </w:ins>
      <w:hyperlink w:anchor="def-subset">
        <w:ins w:id="109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</w:t>
        </w:r>
      </w:ins>
      <w:ins w:id="112" w:author="PR Preview" w:date="2026-01-01T00:00:00Z">
        <w:r>
          <w:t xml:space="preserve"> </w:t>
        </w:r>
      </w:ins>
      <m:oMath>
        <m:r>
          <m:t>B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116" w:author="PR Preview" w:date="2026-01-01T00:00:00Z">
        <w:r>
          <w:t xml:space="preserve">.</w:t>
        </w:r>
      </w:ins>
    </w:p>
    <w:bookmarkEnd w:id="27"/>
    <w:bookmarkStart w:id="28" w:name="rem-subset-symbol"/>
    <w:p>
      <w:pPr>
        <w:pStyle w:val="BodyText"/>
      </w:pPr>
      <w:ins w:id="117" w:author="PR Preview" w:date="2026-01-01T00:00:00Z">
        <w:r>
          <w:rPr>
            <w:i/>
            <w:iCs/>
          </w:rPr>
          <w:t xml:space="preserve">Remark 2</w:t>
        </w:r>
      </w:ins>
      <w:ins w:id="118" w:author="PR Preview" w:date="2026-01-01T00:00:00Z">
        <w:r>
          <w:t xml:space="preserve"> (Proper subsets and the symbol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0" w:author="PR Preview" w:date="2026-01-01T00:00:00Z">
        <w:r>
          <w:t xml:space="preserve">). </w:t>
        </w:r>
      </w:ins>
      <w:ins w:id="121" w:author="PR Preview" w:date="2026-01-01T00:00:00Z">
        <w:r>
          <w:t xml:space="preserve">Other sources call a strict subset a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proper subset</w:t>
        </w:r>
      </w:ins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Sources disagree about the symbol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8" w:author="PR Preview" w:date="2026-01-01T00:00:00Z">
        <w:r>
          <w:t xml:space="preserve">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some use it for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“subset”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135" w:author="PR Preview" w:date="2026-01-01T00:00:00Z">
        <w:r>
          <w:t xml:space="preserve">),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others for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“strict subset”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142" w:author="PR Preview" w:date="2026-01-01T00:00:00Z">
        <w:r>
          <w:t xml:space="preserve">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[4]</w:t>
        </w:r>
      </w:ins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example,</w:t>
        </w:r>
      </w:ins>
      <w:ins w:id="1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true in the first reading,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because</w:t>
        </w:r>
      </w:ins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 false in the second,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the two sets are equal.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These notes avoid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write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or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168" w:author="PR Preview" w:date="2026-01-01T00:00:00Z">
        <w:r>
          <w:t xml:space="preserve">.</w:t>
        </w:r>
      </w:ins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24 (Pairwise disjoint sets (disjoint, mutually disjoint))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Some</w:delText>
        </w:r>
      </w:del>
      <w:del w:id="172" w:author="PR Preview" w:date="2026-01-01T00:00:00Z">
        <w:r>
          <w:delText xml:space="preserve"> </w:delText>
        </w:r>
      </w:del>
      <w:hyperlink w:anchor="def-set">
        <w:del w:id="173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7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(a list that may end or go on without end)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are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pairwise disjoint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[14]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(also called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b/>
            <w:bCs/>
          </w:rPr>
          <w:delText xml:space="preserve">disjoint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or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b/>
            <w:bCs/>
          </w:rPr>
          <w:delText xml:space="preserve">mutually disjoint</w:delText>
        </w:r>
      </w:del>
      <w:del w:id="191" w:author="PR Preview" w:date="2026-01-01T00:00:00Z">
        <w:r>
          <w:delText xml:space="preserve">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when no two of them share an element:</w:delText>
        </w:r>
      </w:del>
    </w:p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Definition 24 (Ordered pair)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ordered pair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[14]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a pair of objects listed in order,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with</w:t>
        </w:r>
      </w:ins>
      <w:ins w:id="206" w:author="PR Preview" w:date="2026-01-01T00:00:00Z">
        <w:r>
          <w:t xml:space="preserve"> </w:t>
        </w:r>
      </w:ins>
      <m:oMath>
        <m:r>
          <m:t>a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first and</w:t>
        </w:r>
      </w:ins>
      <w:ins w:id="209" w:author="PR Preview" w:date="2026-01-01T00:00:00Z">
        <w:r>
          <w:t xml:space="preserve"> </w:t>
        </w:r>
      </w:ins>
      <m:oMath>
        <m:r>
          <m:t>b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second;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two ordered pairs are equal,</w:t>
        </w:r>
      </w:ins>
      <w:ins w:id="2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when</w:t>
        </w:r>
      </w:ins>
      <w:ins w:id="2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222" w:author="PR Preview" w:date="2026-01-01T00:00:00Z">
        <w:r>
          <w:t xml:space="preserve">.</w:t>
        </w:r>
      </w:ins>
    </w:p>
    <w:bookmarkEnd w:id="63"/>
    <w:bookmarkStart w:id="64" w:name="def-cartesian-product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Definition 25 (Cartesian product)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b/>
            <w:bCs/>
          </w:rPr>
          <w:t xml:space="preserve">Cartesian product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[15]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of sets</w:t>
        </w:r>
      </w:ins>
      <w:ins w:id="232" w:author="PR Preview" w:date="2026-01-01T00:00:00Z">
        <w:r>
          <w:t xml:space="preserve"> </w:t>
        </w:r>
      </w:ins>
      <m:oMath>
        <m:r>
          <m:t>A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</w:t>
        </w:r>
      </w:ins>
      <w:ins w:id="235" w:author="PR Preview" w:date="2026-01-01T00:00:00Z">
        <w:r>
          <w:t xml:space="preserve"> </w:t>
        </w:r>
      </w:ins>
      <m:oMath>
        <m:r>
          <m:t>B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written</w:t>
        </w:r>
      </w:ins>
      <w:ins w:id="2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the set of ordered pairs whose first entry is in</w:t>
        </w:r>
      </w:ins>
      <w:ins w:id="243" w:author="PR Preview" w:date="2026-01-01T00:00:00Z">
        <w:r>
          <w:t xml:space="preserve"> </w:t>
        </w:r>
      </w:ins>
      <m:oMath>
        <m:r>
          <m:t>A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whose second entry is in</w:t>
        </w:r>
      </w:ins>
      <w:ins w:id="246" w:author="PR Preview" w:date="2026-01-01T00:00:00Z">
        <w:r>
          <w:t xml:space="preserve"> </w:t>
        </w:r>
      </w:ins>
      <m:oMath>
        <m:r>
          <m:t>B</m:t>
        </m:r>
      </m:oMath>
      <w:ins w:id="2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Example 16 (Low and high die rolls)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For the die rolls</w:delText>
        </w:r>
      </w:del>
      <w:del w:id="25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(</w:delText>
        </w:r>
      </w:del>
      <w:hyperlink w:anchor="exm-set">
        <w:del w:id="254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255" w:author="PR Preview" w:date="2026-01-01T00:00:00Z">
        <w:r>
          <w:delText xml:space="preserve">),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the sets</w:delText>
        </w:r>
      </w:del>
      <w:del w:id="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</w:delText>
        </w:r>
      </w:del>
      <w:del w:id="2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are pairwise disjoint: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no roll is in both.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sets</w:delText>
        </w:r>
      </w:del>
      <w:del w:id="2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and</w:delText>
        </w:r>
      </w:del>
      <w:del w:id="2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are not,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because</w:delText>
        </w:r>
      </w:del>
      <w:del w:id="276" w:author="PR Preview" w:date="2026-01-01T00:00:00Z">
        <w:r>
          <w:delText xml:space="preserve"> </w:delText>
        </w:r>
      </w:del>
      <m:oMath>
        <m:r>
          <m:t>2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in both.</w:delText>
        </w:r>
      </w:del>
    </w:p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Definition 25 (Ordered pair)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rPr>
            <w:b/>
            <w:bCs/>
          </w:rPr>
          <w:delText xml:space="preserve">ordered pair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[15]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a pair of objects listed in order,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with</w:delText>
        </w:r>
      </w:del>
      <w:del w:id="291" w:author="PR Preview" w:date="2026-01-01T00:00:00Z">
        <w:r>
          <w:delText xml:space="preserve"> </w:delText>
        </w:r>
      </w:del>
      <m:oMath>
        <m: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first and</w:delText>
        </w:r>
      </w:del>
      <w:del w:id="294" w:author="PR Preview" w:date="2026-01-01T00:00:00Z">
        <w:r>
          <w:delText xml:space="preserve"> </w:delText>
        </w:r>
      </w:del>
      <m:oMath>
        <m:r>
          <m:t>b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second;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two ordered pairs are equal,</w:delText>
        </w:r>
      </w:del>
      <w:del w:id="2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300" w:author="PR Preview" w:date="2026-01-01T00:00:00Z">
        <w:r>
          <w:delText xml:space="preserve">,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when</w:delText>
        </w:r>
      </w:del>
      <w:del w:id="3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</w:delText>
        </w:r>
      </w:del>
      <w:del w:id="30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307" w:author="PR Preview" w:date="2026-01-01T00:00:00Z">
        <w:r>
          <w:delText xml:space="preserve">.</w:delText>
        </w:r>
      </w:del>
    </w:p>
    <w:p>
      <w:pPr>
        <w:pStyle w:val="BodyText"/>
      </w:pPr>
      <w:del w:id="308" w:author="PR Preview" w:date="2026-01-01T00:00:00Z">
        <w:r>
          <w:rPr>
            <w:b/>
            <w:bCs/>
          </w:rPr>
          <w:delText xml:space="preserve">Definition 26 (Cartesian product)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b/>
            <w:bCs/>
          </w:rPr>
          <w:delText xml:space="preserve">Cartesian product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[16]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of sets</w:delText>
        </w:r>
      </w:del>
      <w:del w:id="317" w:author="PR Preview" w:date="2026-01-01T00:00:00Z">
        <w:r>
          <w:delText xml:space="preserve"> </w:delText>
        </w:r>
      </w:del>
      <m:oMath>
        <m:r>
          <m:t>A</m:t>
        </m:r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and</w:delText>
        </w:r>
      </w:del>
      <w:del w:id="320" w:author="PR Preview" w:date="2026-01-01T00:00:00Z">
        <w:r>
          <w:delText xml:space="preserve"> </w:delText>
        </w:r>
      </w:del>
      <m:oMath>
        <m:r>
          <m:t>B</m:t>
        </m:r>
      </m:oMath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written</w:delText>
        </w:r>
      </w:del>
      <w:del w:id="3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is the set of ordered pairs whose first entry is in</w:delText>
        </w:r>
      </w:del>
      <w:del w:id="328" w:author="PR Preview" w:date="2026-01-01T00:00:00Z">
        <w:r>
          <w:delText xml:space="preserve"> </w:delText>
        </w:r>
      </w:del>
      <m:oMath>
        <m:r>
          <m:t>A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 whose second entry is in</w:delText>
        </w:r>
      </w:del>
      <w:del w:id="331" w:author="PR Preview" w:date="2026-01-01T00:00:00Z">
        <w:r>
          <w:delText xml:space="preserve"> </w:delText>
        </w:r>
      </w:del>
      <m:oMath>
        <m:r>
          <m:t>B</m:t>
        </m:r>
      </m:oMath>
      <w:del w:id="3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Example 17 (Cartesian products)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 </w:delText>
        </w:r>
      </w:del>
    </w:p>
    <w:p>
      <w:pPr>
        <w:pStyle w:val="FirstParagraph"/>
      </w:pPr>
      <w:ins w:id="336" w:author="PR Preview" w:date="2026-01-01T00:00:00Z">
        <w:r>
          <w:rPr>
            <w:b/>
            <w:bCs/>
          </w:rPr>
          <w:t xml:space="preserve">Example 16 (Cartesian products)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del w:id="339" w:author="PR Preview" w:date="2026-01-01T00:00:00Z">
        <w:r>
          <w:rPr>
            <w:b/>
            <w:bCs/>
          </w:rPr>
          <w:delText xml:space="preserve">Definition 27 (Extended non-negative real numbers)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344" w:author="PR Preview" w:date="2026-01-01T00:00:00Z">
        <w:r>
          <w:delText xml:space="preserve">, written</w:delText>
        </w:r>
      </w:del>
      <w:del w:id="3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346" w:author="PR Preview" w:date="2026-01-01T00:00:00Z">
        <w:r>
          <w:delText xml:space="preserve">,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the non-negative real numbers together with an extra element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352" w:author="PR Preview" w:date="2026-01-01T00:00:00Z">
        <w:r>
          <w:rPr>
            <w:b/>
            <w:bCs/>
          </w:rPr>
          <w:t xml:space="preserve">Definition 26 (Extended non-negative real numbers)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rPr>
            <w:b/>
            <w:bCs/>
          </w:rPr>
          <w:t xml:space="preserve">extended non-negative real numbers</w:t>
        </w:r>
      </w:ins>
      <w:ins w:id="357" w:author="PR Preview" w:date="2026-01-01T00:00:00Z">
        <w:r>
          <w:t xml:space="preserve">, written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are the non-negative real numbers together with an extra element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del w:id="365" w:author="PR Preview" w:date="2026-01-01T00:00:00Z">
        <w:r>
          <w:rPr>
            <w:i/>
            <w:iCs/>
          </w:rPr>
          <w:delText xml:space="preserve">Remark 6</w:delText>
        </w:r>
      </w:del>
      <w:del w:id="366" w:author="PR Preview" w:date="2026-01-01T00:00:00Z">
        <w:r>
          <w:delText xml:space="preserve"> (Arithmetic with</w:delText>
        </w:r>
      </w:del>
      <w:del w:id="36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68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is not a real number,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so some real-number arithmetic does not extend to it:</w:delText>
        </w:r>
      </w:del>
      <w:del w:id="37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left undefined,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does not imply</w:delText>
        </w:r>
      </w:del>
      <w:del w:id="3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382" w:author="PR Preview" w:date="2026-01-01T00:00:00Z">
        <w:r>
          <w:delText xml:space="preserve">.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Measure theory uses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because the size of a set, such as the length of the whole real line, can be infinite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[17]</w:delText>
        </w:r>
      </w:del>
      <w:del w:id="390" w:author="PR Preview" w:date="2026-01-01T00:00:00Z">
        <w:r>
          <w:delText xml:space="preserve">.</w:delText>
        </w:r>
      </w:del>
    </w:p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Example 18 (Adding with</w:delText>
        </w:r>
      </w:del>
      <w:del w:id="39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393" w:author="PR Preview" w:date="2026-01-01T00:00:00Z">
        <w:r>
          <w:rPr>
            <w:b/>
            <w:bCs/>
          </w:rPr>
          <w:delText xml:space="preserve">)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In</w:delText>
        </w:r>
      </w:del>
      <w:del w:id="39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as usual,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while</w:delText>
        </w:r>
      </w:del>
      <w:del w:id="40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and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7" w:author="PR Preview" w:date="2026-01-01T00:00:00Z">
        <w:r>
          <w:delText xml:space="preserve">.</w:delText>
        </w:r>
      </w:del>
    </w:p>
    <w:p>
      <w:pPr>
        <w:pStyle w:val="BodyText"/>
      </w:pPr>
      <w:ins w:id="408" w:author="PR Preview" w:date="2026-01-01T00:00:00Z">
        <w:r>
          <w:rPr>
            <w:i/>
            <w:iCs/>
          </w:rPr>
          <w:t xml:space="preserve">Remark 6</w:t>
        </w:r>
      </w:ins>
      <w:ins w:id="409" w:author="PR Preview" w:date="2026-01-01T00:00:00Z">
        <w:r>
          <w:t xml:space="preserve"> (Arithmetic with</w:t>
        </w:r>
      </w:ins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11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not a real number,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so some real-number arithmetic does not extend to it:</w:t>
        </w:r>
      </w:ins>
      <w:ins w:id="41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is left undefined,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does not imply</w:t>
        </w:r>
      </w:ins>
      <w:ins w:id="4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425" w:author="PR Preview" w:date="2026-01-01T00:00:00Z">
        <w:r>
          <w:t xml:space="preserve">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Measure theory uses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because the size of a set, such as the length of the whole real line, can be infinite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[16]</w:t>
        </w:r>
      </w:ins>
      <w:ins w:id="433" w:author="PR Preview" w:date="2026-01-01T00:00:00Z">
        <w:r>
          <w:t xml:space="preserve">.</w:t>
        </w:r>
      </w:ins>
    </w:p>
    <w:bookmarkEnd w:id="68"/>
    <w:bookmarkStart w:id="69" w:name="exm-extended-nonneg-reals"/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Example 17 (Adding with</w:t>
        </w:r>
      </w:ins>
      <w:ins w:id="43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436" w:author="PR Preview" w:date="2026-01-01T00:00:00Z">
        <w:r>
          <w:rPr>
            <w:b/>
            <w:bCs/>
          </w:rPr>
          <w:t xml:space="preserve">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In</w:t>
        </w:r>
      </w:ins>
      <w:ins w:id="4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as usual,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while</w:t>
        </w:r>
      </w:ins>
      <w:ins w:id="44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</w:t>
        </w:r>
      </w:ins>
      <w:ins w:id="44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50" w:author="PR Preview" w:date="2026-01-01T00:00:00Z">
        <w:r>
          <w:t xml:space="preserve">.</w:t>
        </w:r>
      </w:ins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del w:id="451" w:author="PR Preview" w:date="2026-01-01T00:00:00Z">
        <w:r>
          <w:delText xml:space="preserve">Devlin [18]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is an undergraduate introduction to axiomatic set theory.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It covers the axioms of set theory, ordinals, and cardinals,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which go well beyond the countable sets and functions in these notes.</w:delText>
        </w:r>
      </w:del>
    </w:p>
    <w:p>
      <w:pPr>
        <w:pStyle w:val="Compact"/>
        <w:numPr>
          <w:ilvl w:val="0"/>
          <w:numId w:val="1009"/>
        </w:numPr>
      </w:pPr>
      <w:del w:id="458" w:author="PR Preview" w:date="2026-01-01T00:00:00Z">
        <w:r>
          <w:delText xml:space="preserve">Halmos [19]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is a short, informal treatment of the same axioms,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covering relations, functions, families of sets, and cardinal numbers.</w:delText>
        </w:r>
      </w:del>
    </w:p>
    <w:p>
      <w:pPr>
        <w:pStyle w:val="Compact"/>
        <w:numPr>
          <w:ilvl w:val="0"/>
          <w:numId w:val="1009"/>
        </w:numPr>
      </w:pPr>
      <w:del w:id="463" w:author="PR Preview" w:date="2026-01-01T00:00:00Z">
        <w:r>
          <w:delText xml:space="preserve">Enderton [20]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is a standard introduction to mathematical logic.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Its first chapter collects the facts about sets, relations, and functions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that the later chapters use.</w:delText>
        </w:r>
      </w:del>
    </w:p>
    <w:p>
      <w:pPr>
        <w:pStyle w:val="Compact"/>
        <w:numPr>
          <w:ilvl w:val="0"/>
          <w:numId w:val="1009"/>
        </w:numPr>
      </w:pPr>
      <w:del w:id="470" w:author="PR Preview" w:date="2026-01-01T00:00:00Z">
        <w:r>
          <w:delText xml:space="preserve">Barker-Plummer et al. [21]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teaches propositional and first-order logic,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 language behind statements such as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“for every set</w:delText>
        </w:r>
      </w:del>
      <w:del w:id="477" w:author="PR Preview" w:date="2026-01-01T00:00:00Z">
        <w:r>
          <w:delText xml:space="preserve"> </w:delText>
        </w:r>
      </w:del>
      <m:oMath>
        <m:r>
          <m:t>A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there exists…”</w:delText>
        </w:r>
      </w:del>
      <w:del w:id="48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481" w:author="PR Preview" w:date="2026-01-01T00:00:00Z">
        <w:r>
          <w:t xml:space="preserve">Devlin [17]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an undergraduate introduction to axiomatic set theory.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It covers the axioms of set theory, ordinals, and cardinals,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which go well beyond the countable sets and functions in these notes.</w:t>
        </w:r>
      </w:ins>
    </w:p>
    <w:p>
      <w:pPr>
        <w:pStyle w:val="Compact"/>
        <w:numPr>
          <w:ilvl w:val="0"/>
          <w:numId w:val="1009"/>
        </w:numPr>
      </w:pPr>
      <w:ins w:id="488" w:author="PR Preview" w:date="2026-01-01T00:00:00Z">
        <w:r>
          <w:t xml:space="preserve">Halmos [18]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a short, informal treatment of the same axioms,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covering relations, functions, families of sets, and cardinal numbers.</w:t>
        </w:r>
      </w:ins>
    </w:p>
    <w:p>
      <w:pPr>
        <w:pStyle w:val="Compact"/>
        <w:numPr>
          <w:ilvl w:val="0"/>
          <w:numId w:val="1009"/>
        </w:numPr>
      </w:pPr>
      <w:ins w:id="493" w:author="PR Preview" w:date="2026-01-01T00:00:00Z">
        <w:r>
          <w:t xml:space="preserve">Enderton [19]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a standard introduction to mathematical logic.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Its first chapter collects the facts about sets, relations, and functions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that the later chapters use.</w:t>
        </w:r>
      </w:ins>
    </w:p>
    <w:p>
      <w:pPr>
        <w:pStyle w:val="Compact"/>
        <w:numPr>
          <w:ilvl w:val="0"/>
          <w:numId w:val="1009"/>
        </w:numPr>
      </w:pPr>
      <w:ins w:id="500" w:author="PR Preview" w:date="2026-01-01T00:00:00Z">
        <w:r>
          <w:t xml:space="preserve">Barker-Plummer et al. [20]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teaches propositional and first-order logic,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 language behind statements such as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“for every set</w:t>
        </w:r>
      </w:ins>
      <w:ins w:id="507" w:author="PR Preview" w:date="2026-01-01T00:00:00Z">
        <w:r>
          <w:t xml:space="preserve"> </w:t>
        </w:r>
      </w:ins>
      <m:oMath>
        <m:r>
          <m:t>A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there exists…”</w:t>
        </w:r>
      </w:ins>
      <w:ins w:id="510" w:author="PR Preview" w:date="2026-01-01T00:00:00Z">
        <w:r>
          <w:t xml:space="preserve">.</w:t>
        </w:r>
      </w:ins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del w:id="511" w:author="PR Preview" w:date="2026-01-01T00:00:00Z">
        <w:r>
          <w:delText xml:space="preserve">[14]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	</w:delText>
        </w:r>
      </w:del>
      <w:del w:id="514" w:author="PR Preview" w:date="2026-01-01T00:00:00Z">
        <w:r>
          <w:delText xml:space="preserve">Wikipedia contributors,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“Disjoint sets —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Wikipedia</w:delText>
        </w:r>
      </w:del>
      <w:del w:id="519" w:author="PR Preview" w:date="2026-01-01T00:00:00Z">
        <w:r>
          <w:delText xml:space="preserve">,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the free encyclopedia.”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2026. Available:</w:delText>
        </w:r>
      </w:del>
      <w:del w:id="524" w:author="PR Preview" w:date="2026-01-01T00:00:00Z">
        <w:r>
          <w:delText xml:space="preserve"> </w:delText>
        </w:r>
      </w:del>
      <w:hyperlink r:id="rId11">
        <w:del w:id="525" w:author="PR Preview" w:date="2026-01-01T00:00:00Z">
          <w:r>
            <w:rPr>
              <w:rStyle w:val="Hyperlink"/>
            </w:rPr>
            <w:delText xml:space="preserve">https://en.wikipedia.org/wiki/Disjoint_sets</w:delText>
          </w:r>
        </w:del>
      </w:hyperlink>
    </w:p>
    <w:p>
      <w:pPr>
        <w:pStyle w:val="Bibliography"/>
      </w:pPr>
      <w:del w:id="526" w:author="PR Preview" w:date="2026-01-01T00:00:00Z">
        <w:r>
          <w:delText xml:space="preserve">[15]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	</w:delText>
        </w:r>
      </w:del>
      <w:del w:id="529" w:author="PR Preview" w:date="2026-01-01T00:00:00Z">
        <w:r>
          <w:delText xml:space="preserve">Wikipedia contributors,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“Ordered pair —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Wikipedia</w:delText>
        </w:r>
      </w:del>
      <w:del w:id="534" w:author="PR Preview" w:date="2026-01-01T00:00:00Z">
        <w:r>
          <w:delText xml:space="preserve">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the free encyclopedia.”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2026. Available:</w:delText>
        </w:r>
      </w:del>
      <w:del w:id="539" w:author="PR Preview" w:date="2026-01-01T00:00:00Z">
        <w:r>
          <w:delText xml:space="preserve"> </w:delText>
        </w:r>
      </w:del>
      <w:hyperlink r:id="rId98">
        <w:del w:id="540" w:author="PR Preview" w:date="2026-01-01T00:00:00Z">
          <w:r>
            <w:rPr>
              <w:rStyle w:val="Hyperlink"/>
            </w:rPr>
            <w:delText xml:space="preserve">https://en.wikipedia.org/wiki/Ordered_pair</w:delText>
          </w:r>
        </w:del>
      </w:hyperlink>
    </w:p>
    <w:p>
      <w:pPr>
        <w:pStyle w:val="Bibliography"/>
      </w:pPr>
      <w:del w:id="541" w:author="PR Preview" w:date="2026-01-01T00:00:00Z">
        <w:r>
          <w:delText xml:space="preserve">[16]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	</w:delText>
        </w:r>
      </w:del>
      <w:del w:id="544" w:author="PR Preview" w:date="2026-01-01T00:00:00Z">
        <w:r>
          <w:delText xml:space="preserve">Wikipedia contributors,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“Cartesian product —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Wikipedia</w:delText>
        </w:r>
      </w:del>
      <w:del w:id="549" w:author="PR Preview" w:date="2026-01-01T00:00:00Z">
        <w:r>
          <w:delText xml:space="preserve">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the free encyclopedia.”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2026. Available:</w:delText>
        </w:r>
      </w:del>
      <w:del w:id="554" w:author="PR Preview" w:date="2026-01-01T00:00:00Z">
        <w:r>
          <w:delText xml:space="preserve"> </w:delText>
        </w:r>
      </w:del>
      <w:hyperlink r:id="rId100">
        <w:del w:id="555" w:author="PR Preview" w:date="2026-01-01T00:00:00Z">
          <w:r>
            <w:rPr>
              <w:rStyle w:val="Hyperlink"/>
            </w:rPr>
            <w:delText xml:space="preserve">https://en.wikipedia.org/wiki/Cartesian_product</w:delText>
          </w:r>
        </w:del>
      </w:hyperlink>
    </w:p>
    <w:p>
      <w:pPr>
        <w:pStyle w:val="Bibliography"/>
      </w:pPr>
      <w:del w:id="556" w:author="PR Preview" w:date="2026-01-01T00:00:00Z">
        <w:r>
          <w:delText xml:space="preserve">[17]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	</w:delText>
        </w:r>
      </w:del>
      <w:del w:id="559" w:author="PR Preview" w:date="2026-01-01T00:00:00Z">
        <w:r>
          <w:delText xml:space="preserve">Wikipedia contributors,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“Extended real number line —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Wikipedia</w:delText>
        </w:r>
      </w:del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the free encyclopedia.”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2026. Available:</w:delText>
        </w:r>
      </w:del>
      <w:del w:id="569" w:author="PR Preview" w:date="2026-01-01T00:00:00Z">
        <w:r>
          <w:delText xml:space="preserve"> </w:delText>
        </w:r>
      </w:del>
      <w:hyperlink r:id="rId102">
        <w:del w:id="570" w:author="PR Preview" w:date="2026-01-01T00:00:00Z">
          <w:r>
            <w:rPr>
              <w:rStyle w:val="Hyperlink"/>
            </w:rPr>
            <w:delText xml:space="preserve">https://en.wikipedia.org/wiki/Extended_real_number_line</w:delText>
          </w:r>
        </w:del>
      </w:hyperlink>
    </w:p>
    <w:p>
      <w:pPr>
        <w:pStyle w:val="Bibliography"/>
      </w:pPr>
      <w:del w:id="571" w:author="PR Preview" w:date="2026-01-01T00:00:00Z">
        <w:r>
          <w:delText xml:space="preserve">[18]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	</w:delText>
        </w:r>
      </w:del>
      <w:del w:id="574" w:author="PR Preview" w:date="2026-01-01T00:00:00Z">
        <w:r>
          <w:delText xml:space="preserve">K. Devlin,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577" w:author="PR Preview" w:date="2026-01-01T00:00:00Z">
        <w:r>
          <w:delText xml:space="preserve">, 2nd ed. in Undergraduate texts in mathematics. New York: Springer, 1993. doi:</w:delText>
        </w:r>
      </w:del>
      <w:del w:id="578" w:author="PR Preview" w:date="2026-01-01T00:00:00Z">
        <w:r>
          <w:delText xml:space="preserve"> </w:delText>
        </w:r>
      </w:del>
      <w:hyperlink r:id="rId104">
        <w:del w:id="579" w:author="PR Preview" w:date="2026-01-01T00:00:00Z">
          <w:r>
            <w:rPr>
              <w:rStyle w:val="Hyperlink"/>
            </w:rPr>
            <w:delText xml:space="preserve">10.1007/978-1-4612-0903-4</w:delText>
          </w:r>
        </w:del>
      </w:hyperlink>
      <w:del w:id="580" w:author="PR Preview" w:date="2026-01-01T00:00:00Z">
        <w:r>
          <w:delText xml:space="preserve">.</w:delText>
        </w:r>
      </w:del>
    </w:p>
    <w:p>
      <w:pPr>
        <w:pStyle w:val="Bibliography"/>
      </w:pPr>
      <w:del w:id="581" w:author="PR Preview" w:date="2026-01-01T00:00:00Z">
        <w:r>
          <w:delText xml:space="preserve">[19]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	</w:delText>
        </w:r>
      </w:del>
      <w:del w:id="584" w:author="PR Preview" w:date="2026-01-01T00:00:00Z">
        <w:r>
          <w:delText xml:space="preserve">P. R. Halmos,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rPr>
            <w:i/>
            <w:iCs/>
          </w:rPr>
          <w:delText xml:space="preserve">Naive set theory</w:delText>
        </w:r>
      </w:del>
      <w:del w:id="587" w:author="PR Preview" w:date="2026-01-01T00:00:00Z">
        <w:r>
          <w:delText xml:space="preserve">. in Undergraduate texts in mathematics. New York: Springer, 1974. doi:</w:delText>
        </w:r>
      </w:del>
      <w:del w:id="588" w:author="PR Preview" w:date="2026-01-01T00:00:00Z">
        <w:r>
          <w:delText xml:space="preserve"> </w:delText>
        </w:r>
      </w:del>
      <w:hyperlink r:id="rId106">
        <w:del w:id="589" w:author="PR Preview" w:date="2026-01-01T00:00:00Z">
          <w:r>
            <w:rPr>
              <w:rStyle w:val="Hyperlink"/>
            </w:rPr>
            <w:delText xml:space="preserve">10.1007/978-1-4757-1645-0</w:delText>
          </w:r>
        </w:del>
      </w:hyperlink>
      <w:del w:id="590" w:author="PR Preview" w:date="2026-01-01T00:00:00Z">
        <w:r>
          <w:delText xml:space="preserve">.</w:delText>
        </w:r>
      </w:del>
    </w:p>
    <w:p>
      <w:pPr>
        <w:pStyle w:val="Bibliography"/>
      </w:pPr>
      <w:del w:id="591" w:author="PR Preview" w:date="2026-01-01T00:00:00Z">
        <w:r>
          <w:delText xml:space="preserve">[20]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	</w:delText>
        </w:r>
      </w:del>
      <w:del w:id="594" w:author="PR Preview" w:date="2026-01-01T00:00:00Z">
        <w:r>
          <w:delText xml:space="preserve">H. B. Enderton,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597" w:author="PR Preview" w:date="2026-01-01T00:00:00Z">
        <w:r>
          <w:delText xml:space="preserve">, 2nd ed. San Diego, CA: Academic Press, 2001. doi:</w:delText>
        </w:r>
      </w:del>
      <w:del w:id="598" w:author="PR Preview" w:date="2026-01-01T00:00:00Z">
        <w:r>
          <w:delText xml:space="preserve"> </w:delText>
        </w:r>
      </w:del>
      <w:hyperlink r:id="rId108">
        <w:del w:id="599" w:author="PR Preview" w:date="2026-01-01T00:00:00Z">
          <w:r>
            <w:rPr>
              <w:rStyle w:val="Hyperlink"/>
            </w:rPr>
            <w:delText xml:space="preserve">10.1016/C2009-0-22107-6</w:delText>
          </w:r>
        </w:del>
      </w:hyperlink>
      <w:del w:id="600" w:author="PR Preview" w:date="2026-01-01T00:00:00Z">
        <w:r>
          <w:delText xml:space="preserve">.</w:delText>
        </w:r>
      </w:del>
    </w:p>
    <w:p>
      <w:pPr>
        <w:pStyle w:val="Bibliography"/>
      </w:pPr>
      <w:del w:id="601" w:author="PR Preview" w:date="2026-01-01T00:00:00Z">
        <w:r>
          <w:delText xml:space="preserve">[21]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	</w:delText>
        </w:r>
      </w:del>
      <w:del w:id="604" w:author="PR Preview" w:date="2026-01-01T00:00:00Z">
        <w:r>
          <w:delText xml:space="preserve">D. Barker-Plummer, J. Barwise, and J. Etchemendy,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rPr>
            <w:i/>
            <w:iCs/>
          </w:rPr>
          <w:delText xml:space="preserve">Language, proof and logic</w:delText>
        </w:r>
      </w:del>
      <w:del w:id="607" w:author="PR Preview" w:date="2026-01-01T00:00:00Z">
        <w:r>
          <w:delText xml:space="preserve">, 2nd ed. Stanford, CA: CSLI Publications, 2011. Available:</w:delText>
        </w:r>
      </w:del>
      <w:del w:id="608" w:author="PR Preview" w:date="2026-01-01T00:00:00Z">
        <w:r>
          <w:delText xml:space="preserve"> </w:delText>
        </w:r>
      </w:del>
      <w:hyperlink r:id="rId110">
        <w:del w:id="609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</w:p>
    <w:p>
      <w:pPr>
        <w:pStyle w:val="Bibliography"/>
      </w:pPr>
      <w:ins w:id="610" w:author="PR Preview" w:date="2026-01-01T00:00:00Z">
        <w:r>
          <w:t xml:space="preserve">[14]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	</w:t>
        </w:r>
      </w:ins>
      <w:ins w:id="613" w:author="PR Preview" w:date="2026-01-01T00:00:00Z">
        <w:r>
          <w:t xml:space="preserve">Wikipedia contributors,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“Ordered pair —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Wikipedia</w:t>
        </w:r>
      </w:ins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free encyclopedia.”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2026. Available:</w:t>
        </w:r>
      </w:ins>
      <w:ins w:id="623" w:author="PR Preview" w:date="2026-01-01T00:00:00Z">
        <w:r>
          <w:t xml:space="preserve"> </w:t>
        </w:r>
      </w:ins>
      <w:hyperlink r:id="rId98">
        <w:ins w:id="624" w:author="PR Preview" w:date="2026-01-01T00:00:00Z">
          <w:r>
            <w:rPr>
              <w:rStyle w:val="Hyperlink"/>
            </w:rPr>
            <w:t xml:space="preserve">https://en.wikipedia.org/wiki/Ordered_pair</w:t>
          </w:r>
        </w:ins>
      </w:hyperlink>
    </w:p>
    <w:bookmarkEnd w:id="99"/>
    <w:bookmarkStart w:id="101" w:name="ref-wikipedia_cartesian_product"/>
    <w:p>
      <w:pPr>
        <w:pStyle w:val="Bibliography"/>
      </w:pPr>
      <w:ins w:id="625" w:author="PR Preview" w:date="2026-01-01T00:00:00Z">
        <w:r>
          <w:t xml:space="preserve">[15]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	</w:t>
        </w:r>
      </w:ins>
      <w:ins w:id="628" w:author="PR Preview" w:date="2026-01-01T00:00:00Z">
        <w:r>
          <w:t xml:space="preserve">Wikipedia contributors,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“Cartesian product —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Wikipedia</w:t>
        </w:r>
      </w:ins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 free encyclopedia.”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2026. Available:</w:t>
        </w:r>
      </w:ins>
      <w:ins w:id="638" w:author="PR Preview" w:date="2026-01-01T00:00:00Z">
        <w:r>
          <w:t xml:space="preserve"> </w:t>
        </w:r>
      </w:ins>
      <w:hyperlink r:id="rId100">
        <w:ins w:id="639" w:author="PR Preview" w:date="2026-01-01T00:00:00Z">
          <w:r>
            <w:rPr>
              <w:rStyle w:val="Hyperlink"/>
            </w:rPr>
            <w:t xml:space="preserve">https://en.wikipedia.org/wiki/Cartesian_product</w:t>
          </w:r>
        </w:ins>
      </w:hyperlink>
    </w:p>
    <w:bookmarkEnd w:id="101"/>
    <w:bookmarkStart w:id="103" w:name="ref-wikipedia_extended_real_number_line"/>
    <w:p>
      <w:pPr>
        <w:pStyle w:val="Bibliography"/>
      </w:pPr>
      <w:ins w:id="640" w:author="PR Preview" w:date="2026-01-01T00:00:00Z">
        <w:r>
          <w:t xml:space="preserve">[16]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	</w:t>
        </w:r>
      </w:ins>
      <w:ins w:id="643" w:author="PR Preview" w:date="2026-01-01T00:00:00Z">
        <w:r>
          <w:t xml:space="preserve">Wikipedia contributors,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“Extended real number line —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Wikipedia</w:t>
        </w:r>
      </w:ins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the free encyclopedia.”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2026. Available:</w:t>
        </w:r>
      </w:ins>
      <w:ins w:id="653" w:author="PR Preview" w:date="2026-01-01T00:00:00Z">
        <w:r>
          <w:t xml:space="preserve"> </w:t>
        </w:r>
      </w:ins>
      <w:hyperlink r:id="rId102">
        <w:ins w:id="654" w:author="PR Preview" w:date="2026-01-01T00:00:00Z">
          <w:r>
            <w:rPr>
              <w:rStyle w:val="Hyperlink"/>
            </w:rPr>
            <w:t xml:space="preserve">https://en.wikipedia.org/wiki/Extended_real_number_line</w:t>
          </w:r>
        </w:ins>
      </w:hyperlink>
    </w:p>
    <w:bookmarkEnd w:id="103"/>
    <w:bookmarkStart w:id="105" w:name="ref-devlin1993joy"/>
    <w:p>
      <w:pPr>
        <w:pStyle w:val="Bibliography"/>
      </w:pPr>
      <w:ins w:id="655" w:author="PR Preview" w:date="2026-01-01T00:00:00Z">
        <w:r>
          <w:t xml:space="preserve">[17]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	</w:t>
        </w:r>
      </w:ins>
      <w:ins w:id="658" w:author="PR Preview" w:date="2026-01-01T00:00:00Z">
        <w:r>
          <w:t xml:space="preserve">K. Devlin,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661" w:author="PR Preview" w:date="2026-01-01T00:00:00Z">
        <w:r>
          <w:t xml:space="preserve">, 2nd ed. in Undergraduate texts in mathematics. New York: Springer, 1993. doi:</w:t>
        </w:r>
      </w:ins>
      <w:ins w:id="662" w:author="PR Preview" w:date="2026-01-01T00:00:00Z">
        <w:r>
          <w:t xml:space="preserve"> </w:t>
        </w:r>
      </w:ins>
      <w:hyperlink r:id="rId104">
        <w:ins w:id="663" w:author="PR Preview" w:date="2026-01-01T00:00:00Z">
          <w:r>
            <w:rPr>
              <w:rStyle w:val="Hyperlink"/>
            </w:rPr>
            <w:t xml:space="preserve">10.1007/978-1-4612-0903-4</w:t>
          </w:r>
        </w:ins>
      </w:hyperlink>
      <w:ins w:id="664" w:author="PR Preview" w:date="2026-01-01T00:00:00Z">
        <w:r>
          <w:t xml:space="preserve">.</w:t>
        </w:r>
      </w:ins>
    </w:p>
    <w:bookmarkEnd w:id="105"/>
    <w:bookmarkStart w:id="107" w:name="ref-halmos1974naive"/>
    <w:p>
      <w:pPr>
        <w:pStyle w:val="Bibliography"/>
      </w:pPr>
      <w:ins w:id="665" w:author="PR Preview" w:date="2026-01-01T00:00:00Z">
        <w:r>
          <w:t xml:space="preserve">[18]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	</w:t>
        </w:r>
      </w:ins>
      <w:ins w:id="668" w:author="PR Preview" w:date="2026-01-01T00:00:00Z">
        <w:r>
          <w:t xml:space="preserve">P. R. Halmos,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i/>
            <w:iCs/>
          </w:rPr>
          <w:t xml:space="preserve">Naive set theory</w:t>
        </w:r>
      </w:ins>
      <w:ins w:id="671" w:author="PR Preview" w:date="2026-01-01T00:00:00Z">
        <w:r>
          <w:t xml:space="preserve">. in Undergraduate texts in mathematics. New York: Springer, 1974. doi:</w:t>
        </w:r>
      </w:ins>
      <w:ins w:id="672" w:author="PR Preview" w:date="2026-01-01T00:00:00Z">
        <w:r>
          <w:t xml:space="preserve"> </w:t>
        </w:r>
      </w:ins>
      <w:hyperlink r:id="rId106">
        <w:ins w:id="673" w:author="PR Preview" w:date="2026-01-01T00:00:00Z">
          <w:r>
            <w:rPr>
              <w:rStyle w:val="Hyperlink"/>
            </w:rPr>
            <w:t xml:space="preserve">10.1007/978-1-4757-1645-0</w:t>
          </w:r>
        </w:ins>
      </w:hyperlink>
      <w:ins w:id="674" w:author="PR Preview" w:date="2026-01-01T00:00:00Z">
        <w:r>
          <w:t xml:space="preserve">.</w:t>
        </w:r>
      </w:ins>
    </w:p>
    <w:bookmarkEnd w:id="107"/>
    <w:bookmarkStart w:id="109" w:name="ref-enderton2001logic"/>
    <w:p>
      <w:pPr>
        <w:pStyle w:val="Bibliography"/>
      </w:pPr>
      <w:ins w:id="675" w:author="PR Preview" w:date="2026-01-01T00:00:00Z">
        <w:r>
          <w:t xml:space="preserve">[19]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	</w:t>
        </w:r>
      </w:ins>
      <w:ins w:id="678" w:author="PR Preview" w:date="2026-01-01T00:00:00Z">
        <w:r>
          <w:t xml:space="preserve">H. B. Enderton,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i/>
            <w:iCs/>
          </w:rPr>
          <w:t xml:space="preserve">A mathematical introduction to logic</w:t>
        </w:r>
      </w:ins>
      <w:ins w:id="681" w:author="PR Preview" w:date="2026-01-01T00:00:00Z">
        <w:r>
          <w:t xml:space="preserve">, 2nd ed. San Diego, CA: Academic Press, 2001. doi:</w:t>
        </w:r>
      </w:ins>
      <w:ins w:id="682" w:author="PR Preview" w:date="2026-01-01T00:00:00Z">
        <w:r>
          <w:t xml:space="preserve"> </w:t>
        </w:r>
      </w:ins>
      <w:hyperlink r:id="rId108">
        <w:ins w:id="683" w:author="PR Preview" w:date="2026-01-01T00:00:00Z">
          <w:r>
            <w:rPr>
              <w:rStyle w:val="Hyperlink"/>
            </w:rPr>
            <w:t xml:space="preserve">10.1016/C2009-0-22107-6</w:t>
          </w:r>
        </w:ins>
      </w:hyperlink>
      <w:ins w:id="684" w:author="PR Preview" w:date="2026-01-01T00:00:00Z">
        <w:r>
          <w:t xml:space="preserve">.</w:t>
        </w:r>
      </w:ins>
    </w:p>
    <w:bookmarkEnd w:id="109"/>
    <w:bookmarkStart w:id="111" w:name="ref-barkerplummer2011language"/>
    <w:p>
      <w:pPr>
        <w:pStyle w:val="Bibliography"/>
      </w:pPr>
      <w:ins w:id="685" w:author="PR Preview" w:date="2026-01-01T00:00:00Z">
        <w:r>
          <w:t xml:space="preserve">[20]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	</w:t>
        </w:r>
      </w:ins>
      <w:ins w:id="688" w:author="PR Preview" w:date="2026-01-01T00:00:00Z">
        <w:r>
          <w:t xml:space="preserve">D. Barker-Plummer, J. Barwise, and J. Etchemendy,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i/>
            <w:iCs/>
          </w:rPr>
          <w:t xml:space="preserve">Language, proof and logic</w:t>
        </w:r>
      </w:ins>
      <w:ins w:id="691" w:author="PR Preview" w:date="2026-01-01T00:00:00Z">
        <w:r>
          <w:t xml:space="preserve">, 2nd ed. Stanford, CA: CSLI Publications, 2011. Available:</w:t>
        </w:r>
      </w:ins>
      <w:ins w:id="692" w:author="PR Preview" w:date="2026-01-01T00:00:00Z">
        <w:r>
          <w:t xml:space="preserve"> </w:t>
        </w:r>
      </w:ins>
      <w:hyperlink r:id="rId110">
        <w:ins w:id="693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Relationship Id="rId11" Type="http://schemas.openxmlformats.org/officeDocument/2006/relationships/hyperlink" Target="https://en.wikipedia.org/wiki/Disjoint_set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2026-10-19T18:17:31Z</dcterms:created>
  <dcterms:modified xsi:type="dcterms:W3CDTF">2026-10-19T18:17:31Z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