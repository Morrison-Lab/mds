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15:34:59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(Proposition (statement))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proposition</w:delText>
        </w:r>
      </w:del>
      <w:del w:id="8" w:author="PR Preview" w:date="2026-01-01T00:00:00Z">
        <w:r>
          <w:delText xml:space="preserve">, or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rPr>
            <w:b/>
            <w:bCs/>
          </w:rPr>
          <w:delText xml:space="preserve">statement</w:delText>
        </w:r>
      </w:del>
      <w:del w:id="11" w:author="PR Preview" w:date="2026-01-01T00:00:00Z">
        <w:r>
          <w:delText xml:space="preserve">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is a sentence that is either true or false.</w:delText>
        </w:r>
      </w:del>
    </w:p>
    <w:p>
      <w:pPr>
        <w:pStyle w:val="FirstParagraph"/>
      </w:pPr>
      <w:ins w:id="14" w:author="PR Preview" w:date="2026-01-01T00:00:00Z">
        <w:r>
          <w:rPr>
            <w:b/>
            <w:bCs/>
          </w:rPr>
          <w:t xml:space="preserve">Definition 1 (Proposition (statement))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A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rPr>
            <w:b/>
            <w:bCs/>
          </w:rPr>
          <w:t xml:space="preserve">proposition</w:t>
        </w:r>
      </w:ins>
      <w:ins w:id="19" w:author="PR Preview" w:date="2026-01-01T00:00:00Z">
        <w:r>
          <w:t xml:space="preserve">, or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rPr>
            <w:b/>
            <w:bCs/>
          </w:rPr>
          <w:t xml:space="preserve">statement</w:t>
        </w:r>
      </w:ins>
      <w:ins w:id="22" w:author="PR Preview" w:date="2026-01-01T00:00:00Z">
        <w:r>
          <w:t xml:space="preserve">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 a declarative sentence that is either true or false.</w:t>
        </w:r>
      </w:ins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del w:id="25" w:author="PR Preview" w:date="2026-01-01T00:00:00Z">
        <w:r>
          <w:rPr>
            <w:b/>
            <w:bCs/>
          </w:rPr>
          <w:delText xml:space="preserve">Definition 2 (Predicate)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A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rPr>
            <w:b/>
            <w:bCs/>
          </w:rPr>
          <w:delText xml:space="preserve">predicate</w:delText>
        </w:r>
      </w:del>
      <w:del w:id="3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is a sentence about a variable</w:delText>
        </w:r>
      </w:del>
      <w:del w:id="33" w:author="PR Preview" w:date="2026-01-01T00:00:00Z">
        <w:r>
          <w:delText xml:space="preserve"> </w:delText>
        </w:r>
      </w:del>
      <m:oMath>
        <m:r>
          <m:t>x</m:t>
        </m:r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that becomes a proposition (</w:delText>
        </w:r>
      </w:del>
      <w:hyperlink w:anchor="def-proposition">
        <w:del w:id="3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37" w:author="PR Preview" w:date="2026-01-01T00:00:00Z">
        <w:r>
          <w:delText xml:space="preserve">)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whenever a value is substituted for</w:delText>
        </w:r>
      </w:del>
      <w:del w:id="40" w:author="PR Preview" w:date="2026-01-01T00:00:00Z">
        <w:r>
          <w:delText xml:space="preserve"> </w:delText>
        </w:r>
      </w:del>
      <m:oMath>
        <m:r>
          <m:t>x</m:t>
        </m:r>
      </m:oMath>
      <w:del w:id="41" w:author="PR Preview" w:date="2026-01-01T00:00:00Z">
        <w:r>
          <w:delText xml:space="preserve">.</w:delText>
        </w:r>
      </w:del>
    </w:p>
    <w:p>
      <w:pPr>
        <w:pStyle w:val="FirstParagraph"/>
      </w:pPr>
      <w:ins w:id="42" w:author="PR Preview" w:date="2026-01-01T00:00:00Z">
        <w:r>
          <w:rPr>
            <w:b/>
            <w:bCs/>
          </w:rPr>
          <w:t xml:space="preserve">Definition 2 (Predicate)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rPr>
            <w:b/>
            <w:bCs/>
          </w:rPr>
          <w:t xml:space="preserve">predicate</w:t>
        </w:r>
      </w:ins>
      <w:ins w:id="4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is a declarative sentence about a variable</w:t>
        </w:r>
      </w:ins>
      <w:ins w:id="50" w:author="PR Preview" w:date="2026-01-01T00:00:00Z">
        <w:r>
          <w:t xml:space="preserve"> </w:t>
        </w:r>
      </w:ins>
      <m:oMath>
        <m:r>
          <m:t>x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that becomes a proposition (</w:t>
        </w:r>
      </w:ins>
      <w:hyperlink w:anchor="def-proposition">
        <w:ins w:id="5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4" w:author="PR Preview" w:date="2026-01-01T00:00:00Z">
        <w:r>
          <w:t xml:space="preserve">)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whenever a value is substituted for</w:t>
        </w:r>
      </w:ins>
      <w:ins w:id="57" w:author="PR Preview" w:date="2026-01-01T00:00:00Z">
        <w:r>
          <w:t xml:space="preserve"> </w:t>
        </w:r>
      </w:ins>
      <m:oMath>
        <m:r>
          <m:t>x</m:t>
        </m:r>
      </m:oMath>
      <w:ins w:id="58" w:author="PR Preview" w:date="2026-01-01T00:00:00Z">
        <w:r>
          <w:t xml:space="preserve">.</w:t>
        </w:r>
      </w:ins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80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ins w:id="59" w:author="PR Preview" w:date="2026-01-01T00:00:00Z">
        <w:r>
          <w:t xml:space="preserve">Free course materials on formal logic:</w:t>
        </w:r>
      </w:ins>
    </w:p>
    <w:p>
      <w:pPr>
        <w:pStyle w:val="Compact"/>
        <w:numPr>
          <w:ilvl w:val="0"/>
          <w:numId w:val="1023"/>
        </w:numPr>
      </w:pPr>
      <w:ins w:id="60" w:author="PR Preview" w:date="2026-01-01T00:00:00Z">
        <w:r>
          <w:t xml:space="preserve">Thomas Icard’s</w:t>
        </w:r>
      </w:ins>
      <w:ins w:id="61" w:author="PR Preview" w:date="2026-01-01T00:00:00Z">
        <w:r>
          <w:t xml:space="preserve"> </w:t>
        </w:r>
      </w:ins>
      <w:hyperlink r:id="rId77">
        <w:ins w:id="62" w:author="PR Preview" w:date="2026-01-01T00:00:00Z">
          <w:r>
            <w:rPr>
              <w:rStyle w:val="Hyperlink"/>
            </w:rPr>
            <w:t xml:space="preserve">Phil 150/250, Mathematical Logic course notes</w:t>
          </w:r>
        </w:ins>
      </w:hyperlink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(Stanford) review sets, relations and functions,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then cover propositional, modal and first-order logic.</w:t>
        </w:r>
      </w:ins>
    </w:p>
    <w:p>
      <w:pPr>
        <w:pStyle w:val="Compact"/>
        <w:numPr>
          <w:ilvl w:val="0"/>
          <w:numId w:val="1023"/>
        </w:numPr>
      </w:pPr>
      <w:ins w:id="67" w:author="PR Preview" w:date="2026-01-01T00:00:00Z">
        <w:r>
          <w:t xml:space="preserve">John Wilcox’s</w:t>
        </w:r>
      </w:ins>
      <w:ins w:id="68" w:author="PR Preview" w:date="2026-01-01T00:00:00Z">
        <w:r>
          <w:t xml:space="preserve"> </w:t>
        </w:r>
      </w:ins>
      <w:hyperlink r:id="rId78">
        <w:ins w:id="69" w:author="PR Preview" w:date="2026-01-01T00:00:00Z">
          <w:r>
            <w:rPr>
              <w:rStyle w:val="Hyperlink"/>
            </w:rPr>
            <w:t xml:space="preserve">logic handouts</w:t>
          </w:r>
        </w:ins>
      </w:hyperlink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supplement the same Stanford course,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with a handout per week on the syntax and semantics of propositional and first-order logic, natural deduction and metalogic.</w:t>
        </w:r>
      </w:ins>
    </w:p>
    <w:p>
      <w:pPr>
        <w:pStyle w:val="Compact"/>
        <w:numPr>
          <w:ilvl w:val="0"/>
          <w:numId w:val="1023"/>
        </w:numPr>
      </w:pPr>
      <w:ins w:id="74" w:author="PR Preview" w:date="2026-01-01T00:00:00Z">
        <w:r>
          <w:t xml:space="preserve">Eric Pacuit’s</w:t>
        </w:r>
      </w:ins>
      <w:ins w:id="75" w:author="PR Preview" w:date="2026-01-01T00:00:00Z">
        <w:r>
          <w:t xml:space="preserve"> </w:t>
        </w:r>
      </w:ins>
      <w:hyperlink r:id="rId79">
        <w:ins w:id="76" w:author="PR Preview" w:date="2026-01-01T00:00:00Z">
          <w:r>
            <w:rPr>
              <w:rStyle w:val="Hyperlink"/>
            </w:rPr>
            <w:t xml:space="preserve">Phil 151: First Order Logic</w:t>
          </w:r>
        </w:ins>
      </w:hyperlink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(Stanford, Winter 2009) posts a syllabus, a modal logic study guide and problem sets.</w:t>
        </w:r>
      </w:ins>
    </w:p>
    <w:bookmarkEnd w:id="80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8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8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82"/>
    <w:bookmarkStart w:id="84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3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79" Type="http://schemas.openxmlformats.org/officeDocument/2006/relationships/hyperlink" Target="https://cs.stanford.edu/~epacuit/classes/phil151winter09.html" TargetMode="External"/><Relationship Id="rId83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7" Type="http://schemas.openxmlformats.org/officeDocument/2006/relationships/hyperlink" Target="https://web.stanford.edu/~icard/phil150" TargetMode="External"/><Relationship Id="rId81" Type="http://schemas.openxmlformats.org/officeDocument/2006/relationships/hyperlink" Target="https://www.amazon.com/dp/1575866323" TargetMode="External"/><Relationship Id="rId78" Type="http://schemas.openxmlformats.org/officeDocument/2006/relationships/hyperlink" Target="https://www.johnwilcox.org/logic.html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79" Type="http://schemas.openxmlformats.org/officeDocument/2006/relationships/hyperlink" Target="https://cs.stanford.edu/~epacuit/classes/phil151winter09.html" TargetMode="External"/><Relationship Id="rId83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7" Type="http://schemas.openxmlformats.org/officeDocument/2006/relationships/hyperlink" Target="https://web.stanford.edu/~icard/phil150" TargetMode="External"/><Relationship Id="rId81" Type="http://schemas.openxmlformats.org/officeDocument/2006/relationships/hyperlink" Target="https://www.amazon.com/dp/1575866323" TargetMode="External"/><Relationship Id="rId78" Type="http://schemas.openxmlformats.org/officeDocument/2006/relationships/hyperlink" Target="https://www.johnwilcox.org/logic.html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2026-10-13T23:27:07Z</dcterms:created>
  <dcterms:modified xsi:type="dcterms:W3CDTF">2026-10-13T23:27:07Z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