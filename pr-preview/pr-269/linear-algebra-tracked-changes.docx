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2026-10-13 15:25:57 (PDT)</w:delText>
        </w:r>
      </w:del>
    </w:p>
    <w:p>
      <w:pPr>
        <w:pStyle w:val="Date"/>
      </w:pPr>
      <w:ins w:id="2" w:author="PR Preview" w:date="2026-01-01T00:00:00Z">
        <w:r>
          <w:t xml:space="preserve">Last modified: 2026-10-13 15:34:59 (PDT)</w:t>
        </w:r>
      </w:ins>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1" Type="http://schemas.openxmlformats.org/officeDocument/2006/relationships/image" Target="media/rId181.png"/><Relationship Id="rId68" Type="http://schemas.openxmlformats.org/officeDocument/2006/relationships/image" Target="media/rId68.png"/><Relationship Id="rId262" Type="http://schemas.openxmlformats.org/officeDocument/2006/relationships/image" Target="media/rId262.png"/><Relationship Id="rId319" Type="http://schemas.openxmlformats.org/officeDocument/2006/relationships/hyperlink" Target="algebra-basics.html#def-absolute-value" TargetMode="External"/><Relationship Id="rId53" Type="http://schemas.openxmlformats.org/officeDocument/2006/relationships/hyperlink" Target="algebra-basics.html#def-square-root" TargetMode="External"/><Relationship Id="rId284" Type="http://schemas.openxmlformats.org/officeDocument/2006/relationships/hyperlink" Target="algebra-basics.html#def-strict-inequality" TargetMode="External"/><Relationship Id="rId616" Type="http://schemas.openxmlformats.org/officeDocument/2006/relationships/hyperlink" Target="algebra-complex.html#def-complex-conjugate" TargetMode="External"/><Relationship Id="rId627" Type="http://schemas.openxmlformats.org/officeDocument/2006/relationships/hyperlink" Target="algebra-complex.html#def-complex-modulus" TargetMode="External"/><Relationship Id="rId438" Type="http://schemas.openxmlformats.org/officeDocument/2006/relationships/hyperlink" Target="algebra-complex.html#def-complex-number" TargetMode="External"/><Relationship Id="rId626" Type="http://schemas.openxmlformats.org/officeDocument/2006/relationships/hyperlink" Target="algebra-complex.html#thm-conj-product" TargetMode="External"/><Relationship Id="rId156" Type="http://schemas.openxmlformats.org/officeDocument/2006/relationships/hyperlink" Target="algebra-exponentials.html#def-affine-function" TargetMode="External"/><Relationship Id="rId157" Type="http://schemas.openxmlformats.org/officeDocument/2006/relationships/hyperlink" Target="algebra-exponentials.html#def-linear-function" TargetMode="External"/><Relationship Id="rId89" Type="http://schemas.openxmlformats.org/officeDocument/2006/relationships/hyperlink" Target="algebra-sums.html#def-associative" TargetMode="External"/><Relationship Id="rId87" Type="http://schemas.openxmlformats.org/officeDocument/2006/relationships/hyperlink" Target="algebra-sums.html#def-commutative" TargetMode="External"/><Relationship Id="rId101" Type="http://schemas.openxmlformats.org/officeDocument/2006/relationships/hyperlink" Target="algebra-sums.html#def-distributive" TargetMode="External"/><Relationship Id="rId36" Type="http://schemas.openxmlformats.org/officeDocument/2006/relationships/hyperlink" Target="algebra-sums.html#def-identity-element" TargetMode="External"/><Relationship Id="rId38" Type="http://schemas.openxmlformats.org/officeDocument/2006/relationships/hyperlink" Target="algebra-sums.html#def-summation" TargetMode="External"/><Relationship Id="rId128" Type="http://schemas.openxmlformats.org/officeDocument/2006/relationships/hyperlink" Target="algebra-sums.html#thm-mult-distr" TargetMode="External"/><Relationship Id="rId130" Type="http://schemas.openxmlformats.org/officeDocument/2006/relationships/hyperlink" Target="algebra-sums.html#thm-prod-symmetric" TargetMode="External"/><Relationship Id="rId131" Type="http://schemas.openxmlformats.org/officeDocument/2006/relationships/hyperlink" Target="algebra-sums.html#thm-sum-constant-factor" TargetMode="External"/><Relationship Id="rId129" Type="http://schemas.openxmlformats.org/officeDocument/2006/relationships/hyperlink" Target="algebra-sums.html#thm-sum-of-sums" TargetMode="External"/><Relationship Id="rId127" Type="http://schemas.openxmlformats.org/officeDocument/2006/relationships/hyperlink" Target="algebra.qmd"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19" Type="http://schemas.openxmlformats.org/officeDocument/2006/relationships/hyperlink" Target="algebra-basics.html#def-absolute-value" TargetMode="External"/><Relationship Id="rId53" Type="http://schemas.openxmlformats.org/officeDocument/2006/relationships/hyperlink" Target="algebra-basics.html#def-square-root" TargetMode="External"/><Relationship Id="rId284" Type="http://schemas.openxmlformats.org/officeDocument/2006/relationships/hyperlink" Target="algebra-basics.html#def-strict-inequality" TargetMode="External"/><Relationship Id="rId616" Type="http://schemas.openxmlformats.org/officeDocument/2006/relationships/hyperlink" Target="algebra-complex.html#def-complex-conjugate" TargetMode="External"/><Relationship Id="rId627" Type="http://schemas.openxmlformats.org/officeDocument/2006/relationships/hyperlink" Target="algebra-complex.html#def-complex-modulus" TargetMode="External"/><Relationship Id="rId438" Type="http://schemas.openxmlformats.org/officeDocument/2006/relationships/hyperlink" Target="algebra-complex.html#def-complex-number" TargetMode="External"/><Relationship Id="rId626" Type="http://schemas.openxmlformats.org/officeDocument/2006/relationships/hyperlink" Target="algebra-complex.html#thm-conj-product" TargetMode="External"/><Relationship Id="rId156" Type="http://schemas.openxmlformats.org/officeDocument/2006/relationships/hyperlink" Target="algebra-exponentials.html#def-affine-function" TargetMode="External"/><Relationship Id="rId157" Type="http://schemas.openxmlformats.org/officeDocument/2006/relationships/hyperlink" Target="algebra-exponentials.html#def-linear-function" TargetMode="External"/><Relationship Id="rId89" Type="http://schemas.openxmlformats.org/officeDocument/2006/relationships/hyperlink" Target="algebra-sums.html#def-associative" TargetMode="External"/><Relationship Id="rId87" Type="http://schemas.openxmlformats.org/officeDocument/2006/relationships/hyperlink" Target="algebra-sums.html#def-commutative" TargetMode="External"/><Relationship Id="rId101" Type="http://schemas.openxmlformats.org/officeDocument/2006/relationships/hyperlink" Target="algebra-sums.html#def-distributive" TargetMode="External"/><Relationship Id="rId36" Type="http://schemas.openxmlformats.org/officeDocument/2006/relationships/hyperlink" Target="algebra-sums.html#def-identity-element" TargetMode="External"/><Relationship Id="rId38" Type="http://schemas.openxmlformats.org/officeDocument/2006/relationships/hyperlink" Target="algebra-sums.html#def-summation" TargetMode="External"/><Relationship Id="rId128" Type="http://schemas.openxmlformats.org/officeDocument/2006/relationships/hyperlink" Target="algebra-sums.html#thm-mult-distr" TargetMode="External"/><Relationship Id="rId130" Type="http://schemas.openxmlformats.org/officeDocument/2006/relationships/hyperlink" Target="algebra-sums.html#thm-prod-symmetric" TargetMode="External"/><Relationship Id="rId131" Type="http://schemas.openxmlformats.org/officeDocument/2006/relationships/hyperlink" Target="algebra-sums.html#thm-sum-constant-factor" TargetMode="External"/><Relationship Id="rId129" Type="http://schemas.openxmlformats.org/officeDocument/2006/relationships/hyperlink" Target="algebra-sums.html#thm-sum-of-sums" TargetMode="External"/><Relationship Id="rId127" Type="http://schemas.openxmlformats.org/officeDocument/2006/relationships/hyperlink" Target="algebra.qmd"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2026-10-13T23:19:11Z</dcterms:created>
  <dcterms:modified xsi:type="dcterms:W3CDTF">2026-10-13T23:19:11Z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2026-10-13 15:34:59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