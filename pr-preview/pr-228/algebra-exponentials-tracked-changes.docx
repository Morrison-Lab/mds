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Polynomials, Exponentials and Logarithms</w:t>
        </w:r>
      </w:ins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27" w:name="sec-polynomials"/>
    <w:p>
      <w:pPr>
        <w:pStyle w:val="Heading2"/>
      </w:pPr>
      <w:ins w:id="3" w:author="PR Preview" w:date="2026-01-01T00:00:00Z">
        <w:r>
          <w:t xml:space="preserve">1 Polynomials</w:t>
        </w:r>
      </w:ins>
    </w:p>
    <w:bookmarkStart w:id="9" w:name="exr-polynomial-degree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Exercise 1 (Reading a polynomial)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Let</w:t>
        </w:r>
      </w:ins>
      <w:ins w:id="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ins w:id="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9" w:author="PR Preview" w:date="2026-01-01T00:00:00Z">
        <w:r>
          <w:t xml:space="preserve">Write</w:t>
        </w:r>
      </w:ins>
      <w:ins w:id="10" w:author="PR Preview" w:date="2026-01-01T00:00:00Z">
        <w:r>
          <w:t xml:space="preserve"> </w:t>
        </w:r>
      </w:ins>
      <m:oMath>
        <m:r>
          <m:t>f</m:t>
        </m:r>
      </m:oMath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in the form</w:t>
        </w:r>
      </w:ins>
      <w:ins w:id="1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4" w:author="PR Preview" w:date="2026-01-01T00:00:00Z">
        <w:r>
          <w:t xml:space="preserve">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listing every coefficient</w:t>
        </w:r>
      </w:ins>
      <w:ins w:id="1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19" w:author="PR Preview" w:date="2026-01-01T00:00:00Z">
        <w:r>
          <w:t xml:space="preserve">What is the degree of</w:t>
        </w:r>
      </w:ins>
      <w:ins w:id="20" w:author="PR Preview" w:date="2026-01-01T00:00:00Z">
        <w:r>
          <w:t xml:space="preserve"> </w:t>
        </w:r>
      </w:ins>
      <m:oMath>
        <m:r>
          <m:t>f</m:t>
        </m:r>
      </m:oMath>
      <w:ins w:id="21" w:author="PR Preview" w:date="2026-01-01T00:00:00Z">
        <w:r>
          <w:t xml:space="preserve">, and what is its leading coefficient?</w:t>
        </w:r>
      </w:ins>
    </w:p>
    <w:bookmarkEnd w:id="9"/>
    <w:bookmarkStart w:id="10" w:name="sol-polynomial-degree"/>
    <w:p>
      <w:pPr>
        <w:pStyle w:val="FirstParagraph"/>
      </w:pPr>
      <w:ins w:id="22" w:author="PR Preview" w:date="2026-01-01T00:00:00Z">
        <w:r>
          <w:rPr>
            <w:i/>
            <w:iCs/>
          </w:rPr>
          <w:t xml:space="preserve">Solution 1</w:t>
        </w:r>
      </w:ins>
      <w:ins w:id="23" w:author="PR Preview" w:date="2026-01-01T00:00:00Z">
        <w:r>
          <w:t xml:space="preserve">. </w:t>
        </w:r>
      </w:ins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so</w:t>
        </w:r>
      </w:ins>
      <w:ins w:id="2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ins w:id="28" w:author="PR Preview" w:date="2026-01-01T00:00:00Z">
        <w:r>
          <w:t xml:space="preserve">,</w:t>
        </w:r>
      </w:ins>
      <w:ins w:id="2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4" w:author="PR Preview" w:date="2026-01-01T00:00:00Z">
        <w:r>
          <w:t xml:space="preserve">, and</w:t>
        </w:r>
      </w:ins>
      <w:ins w:id="3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ins w:id="36" w:author="PR Preview" w:date="2026-01-01T00:00:00Z">
        <w:r>
          <w:t xml:space="preserve">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Powers of</w:t>
        </w:r>
      </w:ins>
      <w:ins w:id="39" w:author="PR Preview" w:date="2026-01-01T00:00:00Z">
        <w:r>
          <w:t xml:space="preserve"> </w:t>
        </w:r>
      </w:ins>
      <m:oMath>
        <m:r>
          <m:t>x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that do not appear have coefficient</w:t>
        </w:r>
      </w:ins>
      <w:ins w:id="42" w:author="PR Preview" w:date="2026-01-01T00:00:00Z">
        <w:r>
          <w:t xml:space="preserve"> </w:t>
        </w:r>
      </w:ins>
      <m:oMath>
        <m:r>
          <m:t>0</m:t>
        </m:r>
      </m:oMath>
      <w:ins w:id="43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ins w:id="44" w:author="PR Preview" w:date="2026-01-01T00:00:00Z">
        <w:r>
          <w:t xml:space="preserve">The highest power with a nonzero coefficient is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4</m:t>
            </m:r>
          </m:sup>
        </m:sSup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so the degree is</w:t>
        </w:r>
      </w:ins>
      <w:ins w:id="49" w:author="PR Preview" w:date="2026-01-01T00:00:00Z">
        <w:r>
          <w:t xml:space="preserve"> </w:t>
        </w:r>
      </w:ins>
      <m:oMath>
        <m:r>
          <m:t>4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the leading coefficient is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ins w:id="53" w:author="PR Preview" w:date="2026-01-01T00:00:00Z">
        <w:r>
          <w:t xml:space="preserve">.</w:t>
        </w:r>
      </w:ins>
    </w:p>
    <w:bookmarkEnd w:id="10"/>
    <w:bookmarkStart w:id="12" w:name="def-constant-function"/>
    <w:p>
      <w:pPr>
        <w:pStyle w:val="FirstParagraph"/>
      </w:pPr>
      <w:ins w:id="54" w:author="PR Preview" w:date="2026-01-01T00:00:00Z">
        <w:r>
          <w:rPr>
            <w:b/>
            <w:bCs/>
          </w:rPr>
          <w:t xml:space="preserve">Definition 1 (Constant function)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</w:t>
        </w:r>
      </w:ins>
      <w:ins w:id="57" w:author="PR Preview" w:date="2026-01-01T00:00:00Z">
        <w:r>
          <w:t xml:space="preserve"> </w:t>
        </w:r>
      </w:ins>
      <w:hyperlink r:id="rId11">
        <w:ins w:id="5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is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constant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if there is some</w:t>
        </w:r>
      </w:ins>
      <w:ins w:id="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B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with</w:t>
        </w:r>
      </w:ins>
      <w:ins w:id="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for all</w:t>
        </w:r>
      </w:ins>
      <w:ins w:id="7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73" w:author="PR Preview" w:date="2026-01-01T00:00:00Z">
        <w:r>
          <w:t xml:space="preserve">.</w:t>
        </w:r>
      </w:ins>
    </w:p>
    <w:bookmarkEnd w:id="12"/>
    <w:bookmarkStart w:id="13" w:name="exm-constant-function"/>
    <w:p>
      <w:pPr>
        <w:pStyle w:val="BodyText"/>
      </w:pPr>
      <w:ins w:id="74" w:author="PR Preview" w:date="2026-01-01T00:00:00Z">
        <w:r>
          <w:rPr>
            <w:b/>
            <w:bCs/>
          </w:rPr>
          <w:t xml:space="preserve">Example 1 (Constant and non-constant functions)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on</w:t>
        </w:r>
      </w:ins>
      <w:ins w:id="7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 constant, with</w:t>
        </w:r>
      </w:ins>
      <w:ins w:id="8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7</m:t>
        </m:r>
      </m:oMath>
      <w:ins w:id="8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on</w:t>
        </w:r>
      </w:ins>
      <w:ins w:id="8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not constant:</w:t>
        </w:r>
      </w:ins>
      <w:ins w:id="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but</w:t>
        </w:r>
      </w:ins>
      <w:ins w:id="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3" w:author="PR Preview" w:date="2026-01-01T00:00:00Z">
        <w:r>
          <w:t xml:space="preserve">.</w:t>
        </w:r>
      </w:ins>
    </w:p>
    <w:bookmarkEnd w:id="13"/>
    <w:bookmarkStart w:id="15" w:name="def-polynomial"/>
    <w:p>
      <w:pPr>
        <w:pStyle w:val="FirstParagraph"/>
      </w:pPr>
      <w:ins w:id="94" w:author="PR Preview" w:date="2026-01-01T00:00:00Z">
        <w:r>
          <w:rPr>
            <w:b/>
            <w:bCs/>
          </w:rPr>
          <w:t xml:space="preserve">Definition 2 (Polynomial)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b/>
            <w:bCs/>
          </w:rPr>
          <w:t xml:space="preserve">polynomial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(in one variable</w:t>
        </w:r>
      </w:ins>
      <w:ins w:id="101" w:author="PR Preview" w:date="2026-01-01T00:00:00Z">
        <w:r>
          <w:t xml:space="preserve"> </w:t>
        </w:r>
      </w:ins>
      <m:oMath>
        <m:r>
          <m:t>x</m:t>
        </m:r>
      </m:oMath>
      <w:ins w:id="102" w:author="PR Preview" w:date="2026-01-01T00:00:00Z">
        <w:r>
          <w:t xml:space="preserve">) is a</w:t>
        </w:r>
      </w:ins>
      <w:ins w:id="103" w:author="PR Preview" w:date="2026-01-01T00:00:00Z">
        <w:r>
          <w:t xml:space="preserve"> </w:t>
        </w:r>
      </w:ins>
      <w:hyperlink r:id="rId11">
        <w:ins w:id="10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ins w:id="108" w:author="PR Preview" w:date="2026-01-01T00:00:00Z">
        <w:r>
          <w:t xml:space="preserve">for some integer</w:t>
        </w:r>
      </w:ins>
      <w:ins w:id="1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and constants</w:t>
        </w:r>
      </w:ins>
      <w:ins w:id="1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with</w:t>
        </w:r>
      </w:ins>
      <w:ins w:id="11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116" w:author="PR Preview" w:date="2026-01-01T00:00:00Z">
        <w:r>
          <w:t xml:space="preserve">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 constants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are the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coefficients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</w:t>
        </w:r>
      </w:ins>
      <w:ins w:id="126" w:author="PR Preview" w:date="2026-01-01T00:00:00Z">
        <w:r>
          <w:t xml:space="preserve"> </w:t>
        </w:r>
      </w:ins>
      <m:oMath>
        <m:r>
          <m:t>f</m:t>
        </m:r>
      </m:oMath>
      <w:ins w:id="127" w:author="PR Preview" w:date="2026-01-01T00:00:00Z">
        <w:r>
          <w:t xml:space="preserve">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with</w:t>
        </w:r>
      </w:ins>
      <w:ins w:id="13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coefficient of</w:t>
        </w:r>
      </w:ins>
      <w:ins w:id="13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k</m:t>
            </m:r>
          </m:sup>
        </m:sSup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 the</w:t>
        </w:r>
      </w:ins>
      <w:ins w:id="137" w:author="PR Preview" w:date="2026-01-01T00:00:00Z">
        <w:r>
          <w:t xml:space="preserve"> </w:t>
        </w:r>
      </w:ins>
      <w:hyperlink r:id="rId14">
        <w:ins w:id="138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of</w:t>
        </w:r>
      </w:ins>
      <w:ins w:id="141" w:author="PR Preview" w:date="2026-01-01T00:00:00Z">
        <w:r>
          <w:t xml:space="preserve"> </w:t>
        </w:r>
      </w:ins>
      <m:oMath>
        <m:r>
          <m:t>f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are</w:t>
        </w:r>
      </w:ins>
      <w:ins w:id="1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45" w:author="PR Preview" w:date="2026-01-01T00:00:00Z">
        <w:r>
          <w:t xml:space="preserve">.</w:t>
        </w:r>
      </w:ins>
    </w:p>
    <w:bookmarkEnd w:id="15"/>
    <w:bookmarkStart w:id="16" w:name="rem-polynomial-nonzero"/>
    <w:p>
      <w:pPr>
        <w:pStyle w:val="BodyText"/>
      </w:pPr>
      <w:ins w:id="146" w:author="PR Preview" w:date="2026-01-01T00:00:00Z">
        <w:r>
          <w:rPr>
            <w:i/>
            <w:iCs/>
          </w:rPr>
          <w:t xml:space="preserve">Remark 1</w:t>
        </w:r>
      </w:ins>
      <w:ins w:id="147" w:author="PR Preview" w:date="2026-01-01T00:00:00Z">
        <w:r>
          <w:t xml:space="preserve"> (Constant and zero polynomials). </w:t>
        </w:r>
      </w:ins>
      <w:ins w:id="148" w:author="PR Preview" w:date="2026-01-01T00:00:00Z">
        <w:r>
          <w:t xml:space="preserve">A</w:t>
        </w:r>
      </w:ins>
      <w:ins w:id="149" w:author="PR Preview" w:date="2026-01-01T00:00:00Z">
        <w:r>
          <w:t xml:space="preserve"> </w:t>
        </w:r>
      </w:ins>
      <w:hyperlink w:anchor="def-constant-function">
        <w:ins w:id="150" w:author="PR Preview" w:date="2026-01-01T00:00:00Z">
          <w:r>
            <w:rPr>
              <w:rStyle w:val="Hyperlink"/>
            </w:rPr>
            <w:t xml:space="preserve">constant function</w:t>
          </w:r>
        </w:ins>
      </w:hyperlink>
      <w:ins w:id="1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 a polynomial with</w:t>
        </w:r>
      </w:ins>
      <w:ins w:id="15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ins w:id="158" w:author="PR Preview" w:date="2026-01-01T00:00:00Z">
        <w:r>
          <w:t xml:space="preserve">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 requirement</w:t>
        </w:r>
      </w:ins>
      <w:ins w:id="16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means this definition covers nonzero polynomials only: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the zero function</w:t>
        </w:r>
      </w:ins>
      <w:ins w:id="1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excluded here,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because it has no nonzero coefficient to serve as</w:t>
        </w:r>
      </w:ins>
      <w:ins w:id="17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72" w:author="PR Preview" w:date="2026-01-01T00:00:00Z">
        <w:r>
          <w:t xml:space="preserve">.</w:t>
        </w:r>
      </w:ins>
    </w:p>
    <w:bookmarkEnd w:id="16"/>
    <w:bookmarkStart w:id="17" w:name="def-polynomial-degree"/>
    <w:p>
      <w:pPr>
        <w:pStyle w:val="BodyText"/>
      </w:pPr>
      <w:ins w:id="173" w:author="PR Preview" w:date="2026-01-01T00:00:00Z">
        <w:r>
          <w:rPr>
            <w:b/>
            <w:bCs/>
          </w:rPr>
          <w:t xml:space="preserve">Definition 3 (Degree of a polynomial)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Let</w:t>
        </w:r>
      </w:ins>
      <w:ins w:id="1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be a</w:t>
        </w:r>
      </w:ins>
      <w:ins w:id="179" w:author="PR Preview" w:date="2026-01-01T00:00:00Z">
        <w:r>
          <w:t xml:space="preserve"> </w:t>
        </w:r>
      </w:ins>
      <w:hyperlink w:anchor="def-polynomial">
        <w:ins w:id="180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with</w:t>
        </w:r>
      </w:ins>
      <w:ins w:id="18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 integer</w:t>
        </w:r>
      </w:ins>
      <w:ins w:id="187" w:author="PR Preview" w:date="2026-01-01T00:00:00Z">
        <w:r>
          <w:t xml:space="preserve"> </w:t>
        </w:r>
      </w:ins>
      <m:oMath>
        <m:r>
          <m:t>n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is the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rPr>
            <w:b/>
            <w:bCs/>
          </w:rPr>
          <w:t xml:space="preserve">degree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of</w:t>
        </w:r>
      </w:ins>
      <w:ins w:id="194" w:author="PR Preview" w:date="2026-01-01T00:00:00Z">
        <w:r>
          <w:t xml:space="preserve"> </w:t>
        </w:r>
      </w:ins>
      <m:oMath>
        <m:r>
          <m:t>f</m:t>
        </m:r>
      </m:oMath>
      <w:ins w:id="195" w:author="PR Preview" w:date="2026-01-01T00:00:00Z">
        <w:r>
          <w:t xml:space="preserve">.</w:t>
        </w:r>
      </w:ins>
    </w:p>
    <w:bookmarkEnd w:id="17"/>
    <w:bookmarkStart w:id="18" w:name="exm-polynomial-degree"/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Example 2 (Degrees of some polynomials)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has degree</w:t>
        </w:r>
      </w:ins>
      <w:ins w:id="201" w:author="PR Preview" w:date="2026-01-01T00:00:00Z">
        <w:r>
          <w:t xml:space="preserve"> </w:t>
        </w:r>
      </w:ins>
      <m:oMath>
        <m:r>
          <m:t>1</m:t>
        </m:r>
      </m:oMath>
      <w:ins w:id="20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has degree</w:t>
        </w:r>
      </w:ins>
      <w:ins w:id="205" w:author="PR Preview" w:date="2026-01-01T00:00:00Z">
        <w:r>
          <w:t xml:space="preserve"> </w:t>
        </w:r>
      </w:ins>
      <m:oMath>
        <m:r>
          <m:t>3</m:t>
        </m:r>
      </m:oMath>
      <w:ins w:id="206" w:author="PR Preview" w:date="2026-01-01T00:00:00Z">
        <w:r>
          <w:t xml:space="preserve">: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the degree is the highest power with a nonzero coefficient,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not the power in the first term written.</w:t>
        </w:r>
      </w:ins>
    </w:p>
    <w:p>
      <w:pPr>
        <w:pStyle w:val="Compact"/>
        <w:numPr>
          <w:ilvl w:val="0"/>
          <w:numId w:val="1004"/>
        </w:numPr>
      </w:pPr>
      <w:ins w:id="211" w:author="PR Preview" w:date="2026-01-01T00:00:00Z">
        <w:r>
          <w:t xml:space="preserve">A</w:t>
        </w:r>
      </w:ins>
      <w:ins w:id="212" w:author="PR Preview" w:date="2026-01-01T00:00:00Z">
        <w:r>
          <w:t xml:space="preserve"> </w:t>
        </w:r>
      </w:ins>
      <w:hyperlink w:anchor="def-constant-function">
        <w:ins w:id="213" w:author="PR Preview" w:date="2026-01-01T00:00:00Z">
          <w:r>
            <w:rPr>
              <w:rStyle w:val="Hyperlink"/>
            </w:rPr>
            <w:t xml:space="preserve">constant</w:t>
          </w:r>
        </w:ins>
      </w:hyperlink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polynomial</w:t>
        </w:r>
      </w:ins>
      <w:ins w:id="2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has degree</w:t>
        </w:r>
      </w:ins>
      <w:ins w:id="219" w:author="PR Preview" w:date="2026-01-01T00:00:00Z">
        <w:r>
          <w:t xml:space="preserve"> </w:t>
        </w:r>
      </w:ins>
      <m:oMath>
        <m:r>
          <m:t>0</m:t>
        </m:r>
      </m:oMath>
      <w:ins w:id="220" w:author="PR Preview" w:date="2026-01-01T00:00:00Z">
        <w:r>
          <w:t xml:space="preserve">.</w:t>
        </w:r>
      </w:ins>
    </w:p>
    <w:bookmarkEnd w:id="18"/>
    <w:bookmarkStart w:id="19" w:name="def-polynomial-leading-coefficient"/>
    <w:p>
      <w:pPr>
        <w:pStyle w:val="FirstParagraph"/>
      </w:pPr>
      <w:ins w:id="221" w:author="PR Preview" w:date="2026-01-01T00:00:00Z">
        <w:r>
          <w:rPr>
            <w:b/>
            <w:bCs/>
          </w:rPr>
          <w:t xml:space="preserve">Definition 4 (Leading coefficient)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Let</w:t>
        </w:r>
      </w:ins>
      <w:ins w:id="2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be a</w:t>
        </w:r>
      </w:ins>
      <w:ins w:id="227" w:author="PR Preview" w:date="2026-01-01T00:00:00Z">
        <w:r>
          <w:t xml:space="preserve"> </w:t>
        </w:r>
      </w:ins>
      <w:hyperlink w:anchor="def-polynomial">
        <w:ins w:id="228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of</w:t>
        </w:r>
      </w:ins>
      <w:ins w:id="231" w:author="PR Preview" w:date="2026-01-01T00:00:00Z">
        <w:r>
          <w:t xml:space="preserve"> </w:t>
        </w:r>
      </w:ins>
      <w:hyperlink w:anchor="def-polynomial-degree">
        <w:ins w:id="232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233" w:author="PR Preview" w:date="2026-01-01T00:00:00Z">
        <w:r>
          <w:t xml:space="preserve"> </w:t>
        </w:r>
      </w:ins>
      <m:oMath>
        <m:r>
          <m:t>n</m:t>
        </m:r>
      </m:oMath>
      <w:ins w:id="234" w:author="PR Preview" w:date="2026-01-01T00:00:00Z">
        <w:r>
          <w:t xml:space="preserve">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 constant</w:t>
        </w:r>
      </w:ins>
      <w:ins w:id="23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 the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rPr>
            <w:b/>
            <w:bCs/>
          </w:rPr>
          <w:t xml:space="preserve">leading coefficient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of</w:t>
        </w:r>
      </w:ins>
      <w:ins w:id="244" w:author="PR Preview" w:date="2026-01-01T00:00:00Z">
        <w:r>
          <w:t xml:space="preserve"> </w:t>
        </w:r>
      </w:ins>
      <m:oMath>
        <m:r>
          <m:t>f</m:t>
        </m:r>
      </m:oMath>
      <w:ins w:id="245" w:author="PR Preview" w:date="2026-01-01T00:00:00Z">
        <w:r>
          <w:t xml:space="preserve">.</w:t>
        </w:r>
      </w:ins>
    </w:p>
    <w:bookmarkEnd w:id="19"/>
    <w:bookmarkStart w:id="20" w:name="exm-leading-coefficient"/>
    <w:p>
      <w:pPr>
        <w:pStyle w:val="BodyText"/>
      </w:pPr>
      <w:ins w:id="246" w:author="PR Preview" w:date="2026-01-01T00:00:00Z">
        <w:r>
          <w:rPr>
            <w:b/>
            <w:bCs/>
          </w:rPr>
          <w:t xml:space="preserve">Example 3 (Leading coefficients)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has degree</w:t>
        </w:r>
      </w:ins>
      <w:ins w:id="251" w:author="PR Preview" w:date="2026-01-01T00:00:00Z">
        <w:r>
          <w:t xml:space="preserve"> </w:t>
        </w:r>
      </w:ins>
      <m:oMath>
        <m:r>
          <m:t>3</m:t>
        </m:r>
      </m:oMath>
      <w:ins w:id="252" w:author="PR Preview" w:date="2026-01-01T00:00:00Z">
        <w:r>
          <w:t xml:space="preserve">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so its leading coefficient is</w:t>
        </w:r>
      </w:ins>
      <w:ins w:id="25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not the</w:t>
        </w:r>
      </w:ins>
      <w:ins w:id="259" w:author="PR Preview" w:date="2026-01-01T00:00:00Z">
        <w:r>
          <w:t xml:space="preserve"> </w:t>
        </w:r>
      </w:ins>
      <m:oMath>
        <m:r>
          <m:t>5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written first.</w:t>
        </w:r>
      </w:ins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has leading coefficient</w:t>
        </w:r>
      </w:ins>
      <w:ins w:id="26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65" w:author="PR Preview" w:date="2026-01-01T00:00:00Z">
        <w:r>
          <w:t xml:space="preserve">.</w:t>
        </w:r>
      </w:ins>
    </w:p>
    <w:bookmarkEnd w:id="20"/>
    <w:bookmarkStart w:id="21" w:name="def-quadratic-cubic"/>
    <w:p>
      <w:pPr>
        <w:pStyle w:val="FirstParagraph"/>
      </w:pPr>
      <w:ins w:id="266" w:author="PR Preview" w:date="2026-01-01T00:00:00Z">
        <w:r>
          <w:rPr>
            <w:b/>
            <w:bCs/>
          </w:rPr>
          <w:t xml:space="preserve">Definition 5 (Quadratic and cubic polynomials)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A</w:t>
        </w:r>
      </w:ins>
      <w:ins w:id="269" w:author="PR Preview" w:date="2026-01-01T00:00:00Z">
        <w:r>
          <w:t xml:space="preserve"> </w:t>
        </w:r>
      </w:ins>
      <w:hyperlink w:anchor="def-polynomial">
        <w:ins w:id="270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of</w:t>
        </w:r>
      </w:ins>
      <w:ins w:id="273" w:author="PR Preview" w:date="2026-01-01T00:00:00Z">
        <w:r>
          <w:t xml:space="preserve"> </w:t>
        </w:r>
      </w:ins>
      <w:hyperlink w:anchor="def-polynomial-degree">
        <w:ins w:id="274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275" w:author="PR Preview" w:date="2026-01-01T00:00:00Z">
        <w:r>
          <w:t xml:space="preserve"> </w:t>
        </w:r>
      </w:ins>
      <m:oMath>
        <m:r>
          <m:t>2</m:t>
        </m:r>
      </m:oMath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with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281" w:author="PR Preview" w:date="2026-01-01T00:00:00Z">
        <w:r>
          <w:t xml:space="preserve">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is a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rPr>
            <w:b/>
            <w:bCs/>
          </w:rPr>
          <w:t xml:space="preserve">quadratic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polynomial.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A polynomial of degree</w:t>
        </w:r>
      </w:ins>
      <w:ins w:id="290" w:author="PR Preview" w:date="2026-01-01T00:00:00Z">
        <w:r>
          <w:t xml:space="preserve"> </w:t>
        </w:r>
      </w:ins>
      <m:oMath>
        <m:r>
          <m:t>3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is a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rPr>
            <w:b/>
            <w:bCs/>
          </w:rPr>
          <w:t xml:space="preserve">cubic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polynomial.</w:t>
        </w:r>
      </w:ins>
    </w:p>
    <w:bookmarkEnd w:id="21"/>
    <w:bookmarkStart w:id="23" w:name="exm-quadratic-cubic"/>
    <w:p>
      <w:pPr>
        <w:pStyle w:val="BodyText"/>
      </w:pPr>
      <w:ins w:id="297" w:author="PR Preview" w:date="2026-01-01T00:00:00Z">
        <w:r>
          <w:rPr>
            <w:b/>
            <w:bCs/>
          </w:rPr>
          <w:t xml:space="preserve">Example 4 (Quadratic and cubic polynomials)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ins w:id="300" w:author="PR Preview" w:date="2026-01-01T00:00:00Z">
        <w:r>
          <w:t xml:space="preserve">is quadratic,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by</w:t>
        </w:r>
      </w:ins>
      <w:ins w:id="303" w:author="PR Preview" w:date="2026-01-01T00:00:00Z">
        <w:r>
          <w:t xml:space="preserve"> </w:t>
        </w:r>
      </w:ins>
      <w:hyperlink r:id="rId22">
        <w:ins w:id="304" w:author="PR Preview" w:date="2026-01-01T00:00:00Z">
          <w:r>
            <w:rPr>
              <w:rStyle w:val="Hyperlink"/>
            </w:rPr>
            <w:t xml:space="preserve">Remark 5 in Convexity, Infimum and Sums</w:t>
          </w:r>
        </w:ins>
      </w:hyperlink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with</w:t>
        </w:r>
      </w:ins>
      <w:ins w:id="3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x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and</w:t>
        </w:r>
      </w:ins>
      <w:ins w:id="31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311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is cubic.</w:t>
        </w:r>
      </w:ins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is neither: it has degree</w:t>
        </w:r>
      </w:ins>
      <w:ins w:id="316" w:author="PR Preview" w:date="2026-01-01T00:00:00Z">
        <w:r>
          <w:t xml:space="preserve"> </w:t>
        </w:r>
      </w:ins>
      <m:oMath>
        <m:r>
          <m:t>1</m:t>
        </m:r>
      </m:oMath>
      <w:ins w:id="317" w:author="PR Preview" w:date="2026-01-01T00:00:00Z">
        <w:r>
          <w:t xml:space="preserve">.</w:t>
        </w:r>
      </w:ins>
    </w:p>
    <w:bookmarkEnd w:id="23"/>
    <w:bookmarkStart w:id="25" w:name="def-parabola"/>
    <w:p>
      <w:pPr>
        <w:pStyle w:val="FirstParagraph"/>
      </w:pPr>
      <w:ins w:id="318" w:author="PR Preview" w:date="2026-01-01T00:00:00Z">
        <w:r>
          <w:rPr>
            <w:b/>
            <w:bCs/>
          </w:rPr>
          <w:t xml:space="preserve">Definition 6 (Parabola)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rPr>
            <w:b/>
            <w:bCs/>
          </w:rPr>
          <w:t xml:space="preserve">parabola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is the</w:t>
        </w:r>
      </w:ins>
      <w:ins w:id="325" w:author="PR Preview" w:date="2026-01-01T00:00:00Z">
        <w:r>
          <w:t xml:space="preserve"> </w:t>
        </w:r>
      </w:ins>
      <w:hyperlink r:id="rId24">
        <w:ins w:id="326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of a quadratic polynomial (</w:t>
        </w:r>
      </w:ins>
      <w:hyperlink w:anchor="def-quadratic-cubic">
        <w:ins w:id="32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30" w:author="PR Preview" w:date="2026-01-01T00:00:00Z">
        <w:r>
          <w:t xml:space="preserve">).</w:t>
        </w:r>
      </w:ins>
    </w:p>
    <w:bookmarkEnd w:id="25"/>
    <w:bookmarkStart w:id="26" w:name="exm-parabola"/>
    <w:p>
      <w:pPr>
        <w:pStyle w:val="BodyText"/>
      </w:pPr>
      <w:ins w:id="331" w:author="PR Preview" w:date="2026-01-01T00:00:00Z">
        <w:r>
          <w:rPr>
            <w:b/>
            <w:bCs/>
          </w:rPr>
          <w:t xml:space="preserve">Example 5 (The parabola</w:t>
        </w:r>
      </w:ins>
      <w:ins w:id="332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33" w:author="PR Preview" w:date="2026-01-01T00:00:00Z">
        <w:r>
          <w:rPr>
            <w:b/>
            <w:bCs/>
          </w:rPr>
          <w:t xml:space="preserve">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 graph of</w:t>
        </w:r>
      </w:ins>
      <w:ins w:id="3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a parabola.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It contains the points</w:t>
        </w:r>
      </w:ins>
      <w:ins w:id="3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and</w:t>
        </w:r>
      </w:ins>
      <w:ins w:id="3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and its lowest point is</w:t>
        </w:r>
      </w:ins>
      <w:ins w:id="3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51" w:author="PR Preview" w:date="2026-01-01T00:00:00Z">
        <w:r>
          <w:t xml:space="preserve">, since</w:t>
        </w:r>
      </w:ins>
      <w:ins w:id="35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for every</w:t>
        </w:r>
      </w:ins>
      <w:ins w:id="355" w:author="PR Preview" w:date="2026-01-01T00:00:00Z">
        <w:r>
          <w:t xml:space="preserve"> </w:t>
        </w:r>
      </w:ins>
      <m:oMath>
        <m:r>
          <m:t>x</m:t>
        </m:r>
      </m:oMath>
      <w:ins w:id="356" w:author="PR Preview" w:date="2026-01-01T00:00:00Z">
        <w:r>
          <w:t xml:space="preserve">.</w:t>
        </w:r>
      </w:ins>
    </w:p>
    <w:bookmarkEnd w:id="26"/>
    <w:bookmarkEnd w:id="27"/>
    <w:bookmarkStart w:id="35" w:name="sec-affine-linear-functions"/>
    <w:p>
      <w:pPr>
        <w:pStyle w:val="Heading2"/>
      </w:pPr>
      <w:ins w:id="357" w:author="PR Preview" w:date="2026-01-01T00:00:00Z">
        <w:r>
          <w:t xml:space="preserve">2 Affine and linear functions of one variable</w:t>
        </w:r>
      </w:ins>
    </w:p>
    <w:bookmarkStart w:id="28" w:name="def-affine-function"/>
    <w:p>
      <w:pPr>
        <w:pStyle w:val="FirstParagraph"/>
      </w:pPr>
      <w:ins w:id="358" w:author="PR Preview" w:date="2026-01-01T00:00:00Z">
        <w:r>
          <w:rPr>
            <w:b/>
            <w:bCs/>
          </w:rPr>
          <w:t xml:space="preserve">Definition 7 (Affine function of one variable)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A</w:t>
        </w:r>
      </w:ins>
      <w:ins w:id="361" w:author="PR Preview" w:date="2026-01-01T00:00:00Z">
        <w:r>
          <w:t xml:space="preserve"> </w:t>
        </w:r>
      </w:ins>
      <w:hyperlink r:id="rId11">
        <w:ins w:id="36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is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rPr>
            <w:b/>
            <w:bCs/>
          </w:rPr>
          <w:t xml:space="preserve">affine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if there are numbers</w:t>
        </w:r>
      </w:ins>
      <w:ins w:id="370" w:author="PR Preview" w:date="2026-01-01T00:00:00Z">
        <w:r>
          <w:t xml:space="preserve"> </w:t>
        </w:r>
      </w:ins>
      <m:oMath>
        <m:r>
          <m:t>m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and</w:t>
        </w:r>
      </w:ins>
      <w:ins w:id="373" w:author="PR Preview" w:date="2026-01-01T00:00:00Z">
        <w:r>
          <w:t xml:space="preserve"> </w:t>
        </w:r>
      </w:ins>
      <m:oMath>
        <m:r>
          <m:t>b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ins w:id="376" w:author="PR Preview" w:date="2026-01-01T00:00:00Z">
        <w:r>
          <w:t xml:space="preserve">In this formula,</w:t>
        </w:r>
      </w:ins>
      <w:ins w:id="377" w:author="PR Preview" w:date="2026-01-01T00:00:00Z">
        <w:r>
          <w:t xml:space="preserve"> </w:t>
        </w:r>
      </w:ins>
      <m:oMath>
        <m:r>
          <m:t>m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is called the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rPr>
            <w:b/>
            <w:bCs/>
          </w:rPr>
          <w:t xml:space="preserve">slope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of</w:t>
        </w:r>
      </w:ins>
      <w:ins w:id="384" w:author="PR Preview" w:date="2026-01-01T00:00:00Z">
        <w:r>
          <w:t xml:space="preserve"> </w:t>
        </w:r>
      </w:ins>
      <m:oMath>
        <m:r>
          <m:t>f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and</w:t>
        </w:r>
      </w:ins>
      <w:ins w:id="387" w:author="PR Preview" w:date="2026-01-01T00:00:00Z">
        <w:r>
          <w:t xml:space="preserve"> </w:t>
        </w:r>
      </w:ins>
      <m:oMath>
        <m:r>
          <m:t>b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its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rPr>
            <w:b/>
            <w:bCs/>
          </w:rPr>
          <w:t xml:space="preserve">intercept</w:t>
        </w:r>
      </w:ins>
      <w:ins w:id="392" w:author="PR Preview" w:date="2026-01-01T00:00:00Z">
        <w:r>
          <w:t xml:space="preserve">.</w:t>
        </w:r>
      </w:ins>
    </w:p>
    <w:bookmarkEnd w:id="28"/>
    <w:bookmarkStart w:id="29" w:name="def-linear-function"/>
    <w:p>
      <w:pPr>
        <w:pStyle w:val="BodyText"/>
      </w:pPr>
      <w:ins w:id="393" w:author="PR Preview" w:date="2026-01-01T00:00:00Z">
        <w:r>
          <w:rPr>
            <w:b/>
            <w:bCs/>
          </w:rPr>
          <w:t xml:space="preserve">Definition 8 (Linear function of one variable)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 function</w:t>
        </w:r>
      </w:ins>
      <w:ins w:id="3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is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rPr>
            <w:b/>
            <w:bCs/>
          </w:rPr>
          <w:t xml:space="preserve">linear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if it is affine (</w:t>
        </w:r>
      </w:ins>
      <w:hyperlink w:anchor="def-affine-function">
        <w:ins w:id="40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04" w:author="PR Preview" w:date="2026-01-01T00:00:00Z">
        <w:r>
          <w:t xml:space="preserve">) with intercept</w:t>
        </w:r>
      </w:ins>
      <w:ins w:id="405" w:author="PR Preview" w:date="2026-01-01T00:00:00Z">
        <w:r>
          <w:t xml:space="preserve"> </w:t>
        </w:r>
      </w:ins>
      <m:oMath>
        <m:r>
          <m:t>0</m:t>
        </m:r>
      </m:oMath>
      <w:ins w:id="406" w:author="PR Preview" w:date="2026-01-01T00:00:00Z">
        <w:r>
          <w:t xml:space="preserve">;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that is, if there is a number</w:t>
        </w:r>
      </w:ins>
      <w:ins w:id="409" w:author="PR Preview" w:date="2026-01-01T00:00:00Z">
        <w:r>
          <w:t xml:space="preserve"> </w:t>
        </w:r>
      </w:ins>
      <m:oMath>
        <m:r>
          <m:t>m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ins w:id="412" w:author="PR Preview" w:date="2026-01-01T00:00:00Z">
        <w:r>
          <w:rPr>
            <w:b/>
            <w:bCs/>
          </w:rPr>
          <w:t xml:space="preserve">Theorem 1 (Intercept and slope of an affine function)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Let</w:t>
        </w:r>
      </w:ins>
      <w:ins w:id="4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be an affine function (</w:t>
        </w:r>
      </w:ins>
      <w:hyperlink w:anchor="def-affine-function">
        <w:ins w:id="41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1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7"/>
        </w:numPr>
      </w:pPr>
      <w:ins w:id="420" w:author="PR Preview" w:date="2026-01-01T00:00:00Z">
        <w:r>
          <w:t xml:space="preserve">The intercept is the value at zero:</w:t>
        </w:r>
      </w:ins>
      <w:ins w:id="4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42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423" w:author="PR Preview" w:date="2026-01-01T00:00:00Z">
        <w:r>
          <w:t xml:space="preserve">The slope is the change in</w:t>
        </w:r>
      </w:ins>
      <w:ins w:id="424" w:author="PR Preview" w:date="2026-01-01T00:00:00Z">
        <w:r>
          <w:t xml:space="preserve"> </w:t>
        </w:r>
      </w:ins>
      <m:oMath>
        <m:r>
          <m:t>f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per unit change in</w:t>
        </w:r>
      </w:ins>
      <w:ins w:id="427" w:author="PR Preview" w:date="2026-01-01T00:00:00Z">
        <w:r>
          <w:t xml:space="preserve"> </w:t>
        </w:r>
      </w:ins>
      <m:oMath>
        <m:r>
          <m:t>x</m:t>
        </m:r>
      </m:oMath>
      <w:ins w:id="428" w:author="PR Preview" w:date="2026-01-01T00:00:00Z">
        <w:r>
          <w:t xml:space="preserve">: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for any</w:t>
        </w:r>
      </w:ins>
      <w:ins w:id="4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432" w:author="PR Preview" w:date="2026-01-01T00:00:00Z">
        <w:r>
          <w:t xml:space="preserve">,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ins w:id="433" w:author="PR Preview" w:date="2026-01-01T00:00:00Z">
        <w:r>
          <w:t xml:space="preserve">So</w:t>
        </w:r>
      </w:ins>
      <w:ins w:id="434" w:author="PR Preview" w:date="2026-01-01T00:00:00Z">
        <w:r>
          <w:t xml:space="preserve"> </w:t>
        </w:r>
      </w:ins>
      <m:oMath>
        <m:r>
          <m:t>f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determines its slope and intercept: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if also</w:t>
        </w:r>
      </w:ins>
      <w:ins w:id="4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for all</w:t>
        </w:r>
      </w:ins>
      <w:ins w:id="442" w:author="PR Preview" w:date="2026-01-01T00:00:00Z">
        <w:r>
          <w:t xml:space="preserve"> </w:t>
        </w:r>
      </w:ins>
      <m:oMath>
        <m:r>
          <m:t>x</m:t>
        </m:r>
      </m:oMath>
      <w:ins w:id="443" w:author="PR Preview" w:date="2026-01-01T00:00:00Z">
        <w:r>
          <w:t xml:space="preserve">, then</w:t>
        </w:r>
      </w:ins>
      <w:ins w:id="444" w:author="PR Preview" w:date="2026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and</w:t>
        </w:r>
      </w:ins>
      <w:ins w:id="44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ins w:id="448" w:author="PR Preview" w:date="2026-01-01T00:00:00Z">
        <w:r>
          <w:t xml:space="preserve">.</w:t>
        </w:r>
      </w:ins>
    </w:p>
    <w:bookmarkEnd w:id="30"/>
    <w:p>
      <w:pPr>
        <w:pStyle w:val="FirstParagraph"/>
      </w:pPr>
      <w:ins w:id="449" w:author="PR Preview" w:date="2026-01-01T00:00:00Z">
        <w:r>
          <w:rPr>
            <w:i/>
            <w:iCs/>
          </w:rPr>
          <w:t xml:space="preserve">Proof</w:t>
        </w:r>
      </w:ins>
      <w:ins w:id="450" w:author="PR Preview" w:date="2026-01-01T00:00:00Z">
        <w:r>
          <w:t xml:space="preserve">. </w:t>
        </w:r>
      </w:ins>
      <w:ins w:id="451" w:author="PR Preview" w:date="2026-01-01T00:00:00Z">
        <w:r>
          <w:rPr>
            <w:b/>
            <w:bCs/>
          </w:rPr>
          <w:t xml:space="preserve">Part 1.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52" w:author="PR Preview" w:date="2026-01-01T00:00:00Z">
        <w:r>
          <w:rPr>
            <w:b/>
            <w:bCs/>
          </w:rPr>
          <w:t xml:space="preserve">Part 2.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First the numerator: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ins w:id="455" w:author="PR Preview" w:date="2026-01-01T00:00:00Z">
        <w:r>
          <w:t xml:space="preserve">Then, writing</w:t>
        </w:r>
      </w:ins>
      <w:ins w:id="45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457" w:author="PR Preview" w:date="2026-01-01T00:00:00Z">
        <w:r>
          <w:t xml:space="preserve">, which is not</w:t>
        </w:r>
      </w:ins>
      <w:ins w:id="458" w:author="PR Preview" w:date="2026-01-01T00:00:00Z">
        <w:r>
          <w:t xml:space="preserve"> </w:t>
        </w:r>
      </w:ins>
      <m:oMath>
        <m:r>
          <m:t>0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because</w:t>
        </w:r>
      </w:ins>
      <w:ins w:id="4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46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63" w:author="PR Preview" w:date="2026-01-01T00:00:00Z">
        <w:r>
          <w:rPr>
            <w:b/>
            <w:bCs/>
          </w:rPr>
          <w:t xml:space="preserve">Part 3.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Part 1, applied to each formula,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66" w:author="PR Preview" w:date="2026-01-01T00:00:00Z">
        <w:r>
          <w:t xml:space="preserve">Part 2 with</w:t>
        </w:r>
      </w:ins>
      <w:ins w:id="4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and</w:t>
        </w:r>
      </w:ins>
      <w:ins w:id="4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471" w:author="PR Preview" w:date="2026-01-01T00:00:00Z">
        <w:r>
          <w:t xml:space="preserve">, applied to each formula,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ins w:id="474" w:author="PR Preview" w:date="2026-01-01T00:00:00Z">
        <w:r>
          <w:rPr>
            <w:b/>
            <w:bCs/>
          </w:rPr>
          <w:t xml:space="preserve">Example 6 (An affine function, and a linear one)</w:t>
        </w:r>
      </w:ins>
      <w:ins w:id="4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is affine with slope</w:t>
        </w:r>
      </w:ins>
      <w:ins w:id="478" w:author="PR Preview" w:date="2026-01-01T00:00:00Z">
        <w:r>
          <w:t xml:space="preserve"> </w:t>
        </w:r>
      </w:ins>
      <m:oMath>
        <m:r>
          <m:t>2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and intercept</w:t>
        </w:r>
      </w:ins>
      <w:ins w:id="481" w:author="PR Preview" w:date="2026-01-01T00:00:00Z">
        <w:r>
          <w:t xml:space="preserve"> </w:t>
        </w:r>
      </w:ins>
      <m:oMath>
        <m:r>
          <m:t>3</m:t>
        </m:r>
      </m:oMath>
      <w:ins w:id="482" w:author="PR Preview" w:date="2026-01-01T00:00:00Z">
        <w:r>
          <w:t xml:space="preserve">.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By</w:t>
        </w:r>
      </w:ins>
      <w:ins w:id="485" w:author="PR Preview" w:date="2026-01-01T00:00:00Z">
        <w:r>
          <w:t xml:space="preserve"> </w:t>
        </w:r>
      </w:ins>
      <w:hyperlink w:anchor="thm-affine-function-props">
        <w:ins w:id="48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and each unit step in</w:t>
        </w:r>
      </w:ins>
      <w:ins w:id="492" w:author="PR Preview" w:date="2026-01-01T00:00:00Z">
        <w:r>
          <w:t xml:space="preserve"> </w:t>
        </w:r>
      </w:ins>
      <m:oMath>
        <m:r>
          <m:t>x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raises</w:t>
        </w:r>
      </w:ins>
      <w:ins w:id="495" w:author="PR Preview" w:date="2026-01-01T00:00:00Z">
        <w:r>
          <w:t xml:space="preserve"> </w:t>
        </w:r>
      </w:ins>
      <m:oMath>
        <m:r>
          <m:t>f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by</w:t>
        </w:r>
      </w:ins>
      <w:ins w:id="498" w:author="PR Preview" w:date="2026-01-01T00:00:00Z">
        <w:r>
          <w:t xml:space="preserve"> </w:t>
        </w:r>
      </w:ins>
      <m:oMath>
        <m:r>
          <m:t>2</m:t>
        </m:r>
      </m:oMath>
      <w:ins w:id="499" w:author="PR Preview" w:date="2026-01-01T00:00:00Z">
        <w:r>
          <w:t xml:space="preserve">: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for example,</w:t>
        </w:r>
      </w:ins>
      <w:ins w:id="5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and</w:t>
        </w:r>
      </w:ins>
      <w:ins w:id="5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506" w:author="PR Preview" w:date="2026-01-01T00:00:00Z">
        <w:r>
          <w:t xml:space="preserve">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Its intercept is not</w:t>
        </w:r>
      </w:ins>
      <w:ins w:id="509" w:author="PR Preview" w:date="2026-01-01T00:00:00Z">
        <w:r>
          <w:t xml:space="preserve"> </w:t>
        </w:r>
      </w:ins>
      <m:oMath>
        <m:r>
          <m:t>0</m:t>
        </m:r>
      </m:oMath>
      <w:ins w:id="510" w:author="PR Preview" w:date="2026-01-01T00:00:00Z">
        <w:r>
          <w:t xml:space="preserve">, so it is not linear.</w:t>
        </w:r>
      </w:ins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is affine with intercept</w:t>
        </w:r>
      </w:ins>
      <w:ins w:id="513" w:author="PR Preview" w:date="2026-01-01T00:00:00Z">
        <w:r>
          <w:t xml:space="preserve"> </w:t>
        </w:r>
      </w:ins>
      <m:oMath>
        <m:r>
          <m:t>0</m:t>
        </m:r>
      </m:oMath>
      <w:ins w:id="514" w:author="PR Preview" w:date="2026-01-01T00:00:00Z">
        <w:r>
          <w:t xml:space="preserve">, so it is linear:</w:t>
        </w:r>
      </w:ins>
      <w:ins w:id="51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16" w:author="PR Preview" w:date="2026-01-01T00:00:00Z">
        <w:r>
          <w:t xml:space="preserve">, and each unit step in</w:t>
        </w:r>
      </w:ins>
      <w:ins w:id="517" w:author="PR Preview" w:date="2026-01-01T00:00:00Z">
        <w:r>
          <w:t xml:space="preserve"> </w:t>
        </w:r>
      </w:ins>
      <m:oMath>
        <m:r>
          <m:t>x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lowers</w:t>
        </w:r>
      </w:ins>
      <w:ins w:id="520" w:author="PR Preview" w:date="2026-01-01T00:00:00Z">
        <w:r>
          <w:t xml:space="preserve"> </w:t>
        </w:r>
      </w:ins>
      <m:oMath>
        <m:r>
          <m:t>g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by</w:t>
        </w:r>
      </w:ins>
      <w:ins w:id="52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24" w:author="PR Preview" w:date="2026-01-01T00:00:00Z">
        <w:r>
          <w:t xml:space="preserve">.</w:t>
        </w:r>
      </w:ins>
    </w:p>
    <w:bookmarkEnd w:id="31"/>
    <w:bookmarkStart w:id="34" w:name="rem-linear-function-terminology"/>
    <w:p>
      <w:pPr>
        <w:pStyle w:val="BodyText"/>
      </w:pPr>
      <w:ins w:id="525" w:author="PR Preview" w:date="2026-01-01T00:00:00Z">
        <w:r>
          <w:rPr>
            <w:i/>
            <w:iCs/>
          </w:rPr>
          <w:t xml:space="preserve">Remark 2</w:t>
        </w:r>
      </w:ins>
      <w:ins w:id="526" w:author="PR Preview" w:date="2026-01-01T00:00:00Z">
        <w:r>
          <w:t xml:space="preserve"> (Elementary algebra calls</w:t>
        </w:r>
      </w:ins>
      <w:ins w:id="527" w:author="PR Preview" w:date="2026-01-01T00:00:00Z">
        <w:r>
          <w:t xml:space="preserve"> </w:t>
        </w:r>
      </w:ins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“linear”</w:t>
        </w:r>
      </w:ins>
      <w:ins w:id="530" w:author="PR Preview" w:date="2026-01-01T00:00:00Z">
        <w:r>
          <w:t xml:space="preserve">). </w:t>
        </w:r>
      </w:ins>
      <w:ins w:id="531" w:author="PR Preview" w:date="2026-01-01T00:00:00Z">
        <w:r>
          <w:t xml:space="preserve">Elementary algebra usually calls</w:t>
        </w:r>
      </w:ins>
      <w:ins w:id="5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a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rPr>
            <w:i/>
            <w:iCs/>
          </w:rPr>
          <w:t xml:space="preserve">linear function</w:t>
        </w:r>
      </w:ins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because its graph is a straight line.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This site calls that an affine function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and keeps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“linear”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for the case</w:t>
        </w:r>
      </w:ins>
      <w:ins w:id="54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because that is the sense used in linear algebra,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where a</w:t>
        </w:r>
      </w:ins>
      <w:ins w:id="554" w:author="PR Preview" w:date="2026-01-01T00:00:00Z">
        <w:r>
          <w:t xml:space="preserve"> </w:t>
        </w:r>
      </w:ins>
      <w:hyperlink r:id="rId32">
        <w:ins w:id="555" w:author="PR Preview" w:date="2026-01-01T00:00:00Z">
          <w:r>
            <w:rPr>
              <w:rStyle w:val="Hyperlink"/>
            </w:rPr>
            <w:t xml:space="preserve">linear map</w:t>
          </w:r>
        </w:ins>
      </w:hyperlink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must send</w:t>
        </w:r>
      </w:ins>
      <w:ins w:id="558" w:author="PR Preview" w:date="2026-01-01T00:00:00Z">
        <w:r>
          <w:t xml:space="preserve"> </w:t>
        </w:r>
      </w:ins>
      <m:oMath>
        <m:r>
          <m:t>0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to</w:t>
        </w:r>
      </w:ins>
      <w:ins w:id="561" w:author="PR Preview" w:date="2026-01-01T00:00:00Z">
        <w:r>
          <w:t xml:space="preserve"> </w:t>
        </w:r>
      </w:ins>
      <m:oMath>
        <m:r>
          <m:t>0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(</w:t>
        </w:r>
      </w:ins>
      <w:hyperlink r:id="rId33">
        <w:ins w:id="564" w:author="PR Preview" w:date="2026-01-01T00:00:00Z">
          <w:r>
            <w:rPr>
              <w:rStyle w:val="Hyperlink"/>
            </w:rPr>
            <w:t xml:space="preserve">theorem</w:t>
          </w:r>
        </w:ins>
      </w:hyperlink>
      <w:ins w:id="565" w:author="PR Preview" w:date="2026-01-01T00:00:00Z">
        <w:r>
          <w:t xml:space="preserve">).</w:t>
        </w:r>
      </w:ins>
    </w:p>
    <w:bookmarkEnd w:id="34"/>
    <w:bookmarkEnd w:id="35"/>
    <w:bookmarkStart w:id="39" w:name="sec-sequence-limits"/>
    <w:p>
      <w:pPr>
        <w:pStyle w:val="Heading2"/>
      </w:pPr>
      <w:ins w:id="566" w:author="PR Preview" w:date="2026-01-01T00:00:00Z">
        <w:r>
          <w:t xml:space="preserve">3 Limits of sequences</w:t>
        </w:r>
      </w:ins>
    </w:p>
    <w:bookmarkStart w:id="37" w:name="def-sequence-limit"/>
    <w:p>
      <w:pPr>
        <w:pStyle w:val="FirstParagraph"/>
      </w:pPr>
      <w:ins w:id="567" w:author="PR Preview" w:date="2026-01-01T00:00:00Z">
        <w:r>
          <w:rPr>
            <w:b/>
            <w:bCs/>
          </w:rPr>
          <w:t xml:space="preserve">Definition 9 (Limit of a sequence)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A</w:t>
        </w:r>
      </w:ins>
      <w:ins w:id="570" w:author="PR Preview" w:date="2026-01-01T00:00:00Z">
        <w:r>
          <w:t xml:space="preserve"> </w:t>
        </w:r>
      </w:ins>
      <w:hyperlink r:id="rId36">
        <w:ins w:id="57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5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of real numbers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rPr>
            <w:b/>
            <w:bCs/>
          </w:rPr>
          <w:t xml:space="preserve">converges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to a real number</w:t>
        </w:r>
      </w:ins>
      <w:ins w:id="579" w:author="PR Preview" w:date="2026-01-01T00:00:00Z">
        <w:r>
          <w:t xml:space="preserve"> </w:t>
        </w:r>
      </w:ins>
      <m:oMath>
        <m:r>
          <m:t>L</m:t>
        </m:r>
      </m:oMath>
      <w:ins w:id="580" w:author="PR Preview" w:date="2026-01-01T00:00:00Z">
        <w:r>
          <w:t xml:space="preserve">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written</w:t>
        </w:r>
      </w:ins>
      <w:ins w:id="58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or</w:t>
        </w:r>
      </w:ins>
      <w:ins w:id="5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587" w:author="PR Preview" w:date="2026-01-01T00:00:00Z">
        <w:r>
          <w:t xml:space="preserve">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if for every</w:t>
        </w:r>
      </w:ins>
      <w:ins w:id="59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there is a natural number</w:t>
        </w:r>
      </w:ins>
      <w:ins w:id="593" w:author="PR Preview" w:date="2026-01-01T00:00:00Z">
        <w:r>
          <w:t xml:space="preserve"> </w:t>
        </w:r>
      </w:ins>
      <m:oMath>
        <m:r>
          <m:t>N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96" w:author="PR Preview" w:date="2026-01-01T00:00:00Z">
        <w:r>
          <w:t xml:space="preserve">Then</w:t>
        </w:r>
      </w:ins>
      <w:ins w:id="597" w:author="PR Preview" w:date="2026-01-01T00:00:00Z">
        <w:r>
          <w:t xml:space="preserve"> </w:t>
        </w:r>
      </w:ins>
      <m:oMath>
        <m:r>
          <m:t>L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is the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rPr>
            <w:b/>
            <w:bCs/>
          </w:rPr>
          <w:t xml:space="preserve">limit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of the sequence.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A sequence that converges to some real number is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rPr>
            <w:b/>
            <w:bCs/>
          </w:rPr>
          <w:t xml:space="preserve">convergent</w:t>
        </w:r>
      </w:ins>
      <w:ins w:id="608" w:author="PR Preview" w:date="2026-01-01T00:00:00Z">
        <w:r>
          <w:t xml:space="preserve">,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and a sequence that does not converge to any real number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rPr>
            <w:b/>
            <w:bCs/>
          </w:rPr>
          <w:t xml:space="preserve">diverges</w:t>
        </w:r>
      </w:ins>
      <w:ins w:id="613" w:author="PR Preview" w:date="2026-01-01T00:00:00Z">
        <w:r>
          <w:t xml:space="preserve">.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A sequence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rPr>
            <w:b/>
            <w:bCs/>
          </w:rPr>
          <w:t xml:space="preserve">diverges to</w:t>
        </w:r>
      </w:ins>
      <w:ins w:id="61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619" w:author="PR Preview" w:date="2026-01-01T00:00:00Z">
        <w:r>
          <w:t xml:space="preserve">, written</w:t>
        </w:r>
      </w:ins>
      <w:ins w:id="62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621" w:author="PR Preview" w:date="2026-01-01T00:00:00Z">
        <w:r>
          <w:t xml:space="preserve">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if for every real number</w:t>
        </w:r>
      </w:ins>
      <w:ins w:id="624" w:author="PR Preview" w:date="2026-01-01T00:00:00Z">
        <w:r>
          <w:t xml:space="preserve"> </w:t>
        </w:r>
      </w:ins>
      <m:oMath>
        <m:r>
          <m:t>M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there is a natural number</w:t>
        </w:r>
      </w:ins>
      <w:ins w:id="627" w:author="PR Preview" w:date="2026-01-01T00:00:00Z">
        <w:r>
          <w:t xml:space="preserve"> </w:t>
        </w:r>
      </w:ins>
      <m:oMath>
        <m:r>
          <m:t>N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such that</w:t>
        </w:r>
      </w:ins>
      <w:ins w:id="63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for every</w:t>
        </w:r>
      </w:ins>
      <w:ins w:id="63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634" w:author="PR Preview" w:date="2026-01-01T00:00:00Z">
        <w:r>
          <w:t xml:space="preserve">.</w:t>
        </w:r>
      </w:ins>
    </w:p>
    <w:bookmarkEnd w:id="37"/>
    <w:bookmarkStart w:id="38" w:name="exm-sequence-limit"/>
    <w:p>
      <w:pPr>
        <w:pStyle w:val="BodyText"/>
      </w:pPr>
      <w:ins w:id="635" w:author="PR Preview" w:date="2026-01-01T00:00:00Z">
        <w:r>
          <w:rPr>
            <w:b/>
            <w:bCs/>
          </w:rPr>
          <w:t xml:space="preserve">Example 7 (A convergent sequence and a divergent one)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converges to</w:t>
        </w:r>
      </w:ins>
      <w:ins w:id="640" w:author="PR Preview" w:date="2026-01-01T00:00:00Z">
        <w:r>
          <w:t xml:space="preserve"> </w:t>
        </w:r>
      </w:ins>
      <m:oMath>
        <m:r>
          <m:t>0</m:t>
        </m:r>
      </m:oMath>
      <w:ins w:id="641" w:author="PR Preview" w:date="2026-01-01T00:00:00Z">
        <w:r>
          <w:t xml:space="preserve">.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Given</w:t>
        </w:r>
      </w:ins>
      <w:ins w:id="64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645" w:author="PR Preview" w:date="2026-01-01T00:00:00Z">
        <w:r>
          <w:t xml:space="preserve">, take</w:t>
        </w:r>
      </w:ins>
      <w:ins w:id="646" w:author="PR Preview" w:date="2026-01-01T00:00:00Z">
        <w:r>
          <w:t xml:space="preserve"> </w:t>
        </w:r>
      </w:ins>
      <m:oMath>
        <m:r>
          <m:t>N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to be any natural number larger than</w:t>
        </w:r>
      </w:ins>
      <w:ins w:id="64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ins w:id="650" w:author="PR Preview" w:date="2026-01-01T00:00:00Z">
        <w:r>
          <w:t xml:space="preserve">.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For every</w:t>
        </w:r>
      </w:ins>
      <w:ins w:id="65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654" w:author="PR Preview" w:date="2026-01-01T00:00:00Z">
        <w:r>
          <w:t xml:space="preserve">,</w:t>
        </w:r>
      </w:ins>
      <w:ins w:id="65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ins w:id="656" w:author="PR Preview" w:date="2026-01-01T00:00:00Z">
        <w:r>
          <w:t xml:space="preserve">.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For example, with</w:t>
        </w:r>
      </w:ins>
      <w:ins w:id="65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660" w:author="PR Preview" w:date="2026-01-01T00:00:00Z">
        <w:r>
          <w:t xml:space="preserve">, take</w:t>
        </w:r>
      </w:ins>
      <w:ins w:id="6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101</m:t>
        </m:r>
      </m:oMath>
      <w:ins w:id="662" w:author="PR Preview" w:date="2026-01-01T00:00:00Z">
        <w:r>
          <w:t xml:space="preserve">: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every</w:t>
        </w:r>
      </w:ins>
      <w:ins w:id="66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101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has</w:t>
        </w:r>
      </w:ins>
      <w:ins w:id="66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ins w:id="66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diverges.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For any real number</w:t>
        </w:r>
      </w:ins>
      <w:ins w:id="674" w:author="PR Preview" w:date="2026-01-01T00:00:00Z">
        <w:r>
          <w:t xml:space="preserve"> </w:t>
        </w:r>
      </w:ins>
      <m:oMath>
        <m:r>
          <m:t>L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and</w:t>
        </w:r>
      </w:ins>
      <w:ins w:id="67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</m:t>
        </m:r>
      </m:oMath>
      <w:ins w:id="678" w:author="PR Preview" w:date="2026-01-01T00:00:00Z">
        <w:r>
          <w:t xml:space="preserve">,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every</w:t>
        </w:r>
      </w:ins>
      <w:ins w:id="6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has</w:t>
        </w:r>
      </w:ins>
      <w:ins w:id="68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ins w:id="685" w:author="PR Preview" w:date="2026-01-01T00:00:00Z">
        <w:r>
          <w:t xml:space="preserve">,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so no</w:t>
        </w:r>
      </w:ins>
      <w:ins w:id="688" w:author="PR Preview" w:date="2026-01-01T00:00:00Z">
        <w:r>
          <w:t xml:space="preserve"> </w:t>
        </w:r>
      </w:ins>
      <m:oMath>
        <m:r>
          <m:t>N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works.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For example, with</w:t>
        </w:r>
      </w:ins>
      <w:ins w:id="69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5</m:t>
        </m:r>
      </m:oMath>
      <w:ins w:id="694" w:author="PR Preview" w:date="2026-01-01T00:00:00Z">
        <w:r>
          <w:t xml:space="preserve">, every</w:t>
        </w:r>
      </w:ins>
      <w:ins w:id="6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7</m:t>
        </m:r>
      </m:oMath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has</w:t>
        </w:r>
      </w:ins>
      <w:ins w:id="69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ins w:id="699" w:author="PR Preview" w:date="2026-01-01T00:00:00Z">
        <w:r>
          <w:t xml:space="preserve">.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It diverges to</w:t>
        </w:r>
      </w:ins>
      <w:ins w:id="70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703" w:author="PR Preview" w:date="2026-01-01T00:00:00Z">
        <w:r>
          <w:t xml:space="preserve">: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for every real number</w:t>
        </w:r>
      </w:ins>
      <w:ins w:id="706" w:author="PR Preview" w:date="2026-01-01T00:00:00Z">
        <w:r>
          <w:t xml:space="preserve"> </w:t>
        </w:r>
      </w:ins>
      <m:oMath>
        <m:r>
          <m:t>M</m:t>
        </m:r>
      </m:oMath>
      <w:ins w:id="707" w:author="PR Preview" w:date="2026-01-01T00:00:00Z">
        <w:r>
          <w:t xml:space="preserve">, every</w:t>
        </w:r>
      </w:ins>
      <w:ins w:id="7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has</w:t>
        </w:r>
      </w:ins>
      <w:ins w:id="71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when</w:t>
        </w:r>
      </w:ins>
      <w:ins w:id="714" w:author="PR Preview" w:date="2026-01-01T00:00:00Z">
        <w:r>
          <w:t xml:space="preserve"> </w:t>
        </w:r>
      </w:ins>
      <m:oMath>
        <m:r>
          <m:t>N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a natural number larger than</w:t>
        </w:r>
      </w:ins>
      <w:ins w:id="717" w:author="PR Preview" w:date="2026-01-01T00:00:00Z">
        <w:r>
          <w:t xml:space="preserve"> </w:t>
        </w:r>
      </w:ins>
      <m:oMath>
        <m:r>
          <m:t>M</m:t>
        </m:r>
      </m:oMath>
      <w:ins w:id="718" w:author="PR Preview" w:date="2026-01-01T00:00:00Z">
        <w:r>
          <w:t xml:space="preserve">.</w:t>
        </w:r>
      </w:ins>
    </w:p>
    <w:bookmarkEnd w:id="38"/>
    <w:bookmarkEnd w:id="39"/>
    <w:bookmarkStart w:id="91" w:name="exponentials-and-logarithms"/>
    <w:p>
      <w:pPr>
        <w:pStyle w:val="Heading2"/>
      </w:pPr>
      <w:ins w:id="719" w:author="PR Preview" w:date="2026-01-01T00:00:00Z">
        <w:r>
          <w:t xml:space="preserve">4 Exponentials and Logarithms</w:t>
        </w:r>
      </w:ins>
    </w:p>
    <w:bookmarkStart w:id="40" w:name="def-exponential-function"/>
    <w:p>
      <w:pPr>
        <w:pStyle w:val="FirstParagraph"/>
      </w:pPr>
      <w:ins w:id="720" w:author="PR Preview" w:date="2026-01-01T00:00:00Z">
        <w:r>
          <w:rPr>
            <w:b/>
            <w:bCs/>
          </w:rPr>
          <w:t xml:space="preserve">Definition 10 (Exponential function)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The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rPr>
            <w:b/>
            <w:bCs/>
          </w:rPr>
          <w:t xml:space="preserve">exponential function</w:t>
        </w:r>
      </w:ins>
      <w:ins w:id="725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728" w:author="PR Preview" w:date="2026-01-01T00:00:00Z">
        <w:r>
          <w:t xml:space="preserve">the</w:t>
        </w:r>
      </w:ins>
      <w:ins w:id="729" w:author="PR Preview" w:date="2026-01-01T00:00:00Z">
        <w:r>
          <w:t xml:space="preserve"> </w:t>
        </w:r>
      </w:ins>
      <w:hyperlink w:anchor="def-sequence-limit">
        <w:ins w:id="730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of the</w:t>
        </w:r>
      </w:ins>
      <w:ins w:id="733" w:author="PR Preview" w:date="2026-01-01T00:00:00Z">
        <w:r>
          <w:t xml:space="preserve"> </w:t>
        </w:r>
      </w:ins>
      <w:hyperlink r:id="rId36">
        <w:ins w:id="734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735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36" w:author="PR Preview" w:date="2026-01-01T00:00:00Z">
        <w:r>
          <w:t xml:space="preserve">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That limit exists for every real number</w:t>
        </w:r>
      </w:ins>
      <w:ins w:id="739" w:author="PR Preview" w:date="2026-01-01T00:00:00Z">
        <w:r>
          <w:t xml:space="preserve"> </w:t>
        </w:r>
      </w:ins>
      <m:oMath>
        <m:r>
          <m:t>x</m:t>
        </m:r>
      </m:oMath>
      <w:ins w:id="740" w:author="PR Preview" w:date="2026-01-01T00:00:00Z">
        <w:r>
          <w:t xml:space="preserve">, and it is positive.</w:t>
        </w:r>
      </w:ins>
    </w:p>
    <w:bookmarkEnd w:id="40"/>
    <w:bookmarkStart w:id="41" w:name="exm-exponential-function"/>
    <w:p>
      <w:pPr>
        <w:pStyle w:val="BodyText"/>
      </w:pPr>
      <w:ins w:id="741" w:author="PR Preview" w:date="2026-01-01T00:00:00Z">
        <w:r>
          <w:rPr>
            <w:b/>
            <w:bCs/>
          </w:rPr>
          <w:t xml:space="preserve">Example 8 (Approximating</w:t>
        </w:r>
      </w:ins>
      <w:ins w:id="74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743" w:author="PR Preview" w:date="2026-01-01T00:00:00Z">
        <w:r>
          <w:rPr>
            <w:b/>
            <w:bCs/>
          </w:rPr>
          <w:t xml:space="preserve">)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For</w:t>
        </w:r>
      </w:ins>
      <w:ins w:id="74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747" w:author="PR Preview" w:date="2026-01-01T00:00:00Z">
        <w:r>
          <w:t xml:space="preserve">, the terms</w:t>
        </w:r>
      </w:ins>
      <w:ins w:id="74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ins w:id="751" w:author="PR Preview" w:date="2026-01-01T00:00:00Z">
        <w:r>
          <w:t xml:space="preserve">They approach</w:t>
        </w:r>
      </w:ins>
      <w:ins w:id="75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753" w:author="PR Preview" w:date="2026-01-01T00:00:00Z">
        <w:r>
          <w:t xml:space="preserve">.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For</w:t>
        </w:r>
      </w:ins>
      <w:ins w:id="7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57" w:author="PR Preview" w:date="2026-01-01T00:00:00Z">
        <w:r>
          <w:t xml:space="preserve">, every term is</w:t>
        </w:r>
      </w:ins>
      <w:ins w:id="75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ins w:id="759" w:author="PR Preview" w:date="2026-01-01T00:00:00Z">
        <w:r>
          <w:t xml:space="preserve">, so</w:t>
        </w:r>
      </w:ins>
      <w:ins w:id="76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761" w:author="PR Preview" w:date="2026-01-01T00:00:00Z">
        <w:r>
          <w:t xml:space="preserve">.</w:t>
        </w:r>
      </w:ins>
    </w:p>
    <w:bookmarkEnd w:id="41"/>
    <w:bookmarkStart w:id="42" w:name="def-euler-number"/>
    <w:p>
      <w:pPr>
        <w:pStyle w:val="BodyText"/>
      </w:pPr>
      <w:ins w:id="762" w:author="PR Preview" w:date="2026-01-01T00:00:00Z">
        <w:r>
          <w:rPr>
            <w:b/>
            <w:bCs/>
          </w:rPr>
          <w:t xml:space="preserve">Definition 11 (Euler’s number)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rPr>
            <w:b/>
            <w:bCs/>
          </w:rPr>
          <w:t xml:space="preserve">Euler’s number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ins w:id="767" w:author="PR Preview" w:date="2026-01-01T00:00:00Z">
        <w:r>
          <w:rPr>
            <w:b/>
            <w:bCs/>
          </w:rPr>
          <w:t xml:space="preserve">Example 9 (Euler’s number is irrational)</w:t>
        </w:r>
      </w:ins>
      <w:ins w:id="768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is an</w:t>
        </w:r>
      </w:ins>
      <w:ins w:id="771" w:author="PR Preview" w:date="2026-01-01T00:00:00Z">
        <w:r>
          <w:t xml:space="preserve"> </w:t>
        </w:r>
      </w:ins>
      <w:hyperlink r:id="rId43">
        <w:ins w:id="772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773" w:author="PR Preview" w:date="2026-01-01T00:00:00Z">
        <w:r>
          <w:t xml:space="preserve">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so no fraction equals it exactly.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The fraction</w:t>
        </w:r>
      </w:ins>
      <w:ins w:id="7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is close,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but</w:t>
        </w:r>
      </w:ins>
      <w:ins w:id="7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(see</w:t>
        </w:r>
      </w:ins>
      <w:ins w:id="786" w:author="PR Preview" w:date="2026-01-01T00:00:00Z">
        <w:r>
          <w:t xml:space="preserve"> </w:t>
        </w:r>
      </w:ins>
      <w:hyperlink r:id="rId44">
        <w:ins w:id="787" w:author="PR Preview" w:date="2026-01-01T00:00:00Z">
          <w:r>
            <w:rPr>
              <w:rStyle w:val="Hyperlink"/>
            </w:rPr>
            <w:t xml:space="preserve">Wikipedia: e (mathematical constant)</w:t>
          </w:r>
        </w:ins>
      </w:hyperlink>
      <w:ins w:id="788" w:author="PR Preview" w:date="2026-01-01T00:00:00Z">
        <w:r>
          <w:t xml:space="preserve">).</w:t>
        </w:r>
      </w:ins>
    </w:p>
    <w:bookmarkEnd w:id="45"/>
    <w:bookmarkStart w:id="47" w:name="def-natural-log"/>
    <w:p>
      <w:pPr>
        <w:pStyle w:val="BodyText"/>
      </w:pPr>
      <w:ins w:id="789" w:author="PR Preview" w:date="2026-01-01T00:00:00Z">
        <w:r>
          <w:rPr>
            <w:b/>
            <w:bCs/>
          </w:rPr>
          <w:t xml:space="preserve">Definition 12 (Natural logarithm)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For a real number</w:t>
        </w:r>
      </w:ins>
      <w:ins w:id="7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793" w:author="PR Preview" w:date="2026-01-01T00:00:00Z">
        <w:r>
          <w:t xml:space="preserve">,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the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rPr>
            <w:b/>
            <w:bCs/>
          </w:rPr>
          <w:t xml:space="preserve">natural logarithm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of</w:t>
        </w:r>
      </w:ins>
      <w:ins w:id="800" w:author="PR Preview" w:date="2026-01-01T00:00:00Z">
        <w:r>
          <w:t xml:space="preserve"> </w:t>
        </w:r>
      </w:ins>
      <m:oMath>
        <m:r>
          <m:t>a</m:t>
        </m:r>
      </m:oMath>
      <w:ins w:id="801" w:author="PR Preview" w:date="2026-01-01T00:00:00Z">
        <w:r>
          <w:t xml:space="preserve">, written</w:t>
        </w:r>
      </w:ins>
      <w:ins w:id="80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803" w:author="PR Preview" w:date="2026-01-01T00:00:00Z">
        <w:r>
          <w:t xml:space="preserve">,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is the real number</w:t>
        </w:r>
      </w:ins>
      <w:ins w:id="806" w:author="PR Preview" w:date="2026-01-01T00:00:00Z">
        <w:r>
          <w:t xml:space="preserve"> </w:t>
        </w:r>
      </w:ins>
      <m:oMath>
        <m:r>
          <m:t>y</m:t>
        </m:r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with</w:t>
        </w:r>
      </w:ins>
      <w:ins w:id="80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810" w:author="PR Preview" w:date="2026-01-01T00:00:00Z">
        <w:r>
          <w:t xml:space="preserve">.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The exponential function takes each positive value at exactly one input,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so there is exactly one such</w:t>
        </w:r>
      </w:ins>
      <w:ins w:id="815" w:author="PR Preview" w:date="2026-01-01T00:00:00Z">
        <w:r>
          <w:t xml:space="preserve"> </w:t>
        </w:r>
      </w:ins>
      <m:oMath>
        <m:r>
          <m:t>y</m:t>
        </m:r>
      </m:oMath>
      <w:ins w:id="816" w:author="PR Preview" w:date="2026-01-01T00:00:00Z">
        <w:r>
          <w:t xml:space="preserve">,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and</w:t>
        </w:r>
      </w:ins>
      <w:ins w:id="819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is the</w:t>
        </w:r>
      </w:ins>
      <w:ins w:id="822" w:author="PR Preview" w:date="2026-01-01T00:00:00Z">
        <w:r>
          <w:t xml:space="preserve"> </w:t>
        </w:r>
      </w:ins>
      <w:hyperlink r:id="rId46">
        <w:ins w:id="823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of</w:t>
        </w:r>
      </w:ins>
      <w:ins w:id="82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(</w:t>
        </w:r>
      </w:ins>
      <w:hyperlink w:anchor="def-exponential-function">
        <w:ins w:id="82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30" w:author="PR Preview" w:date="2026-01-01T00:00:00Z">
        <w:r>
          <w:t xml:space="preserve">).</w:t>
        </w:r>
      </w:ins>
    </w:p>
    <w:bookmarkEnd w:id="47"/>
    <w:bookmarkStart w:id="48" w:name="rem-log-notation"/>
    <w:p>
      <w:pPr>
        <w:pStyle w:val="BodyText"/>
      </w:pPr>
      <w:ins w:id="831" w:author="PR Preview" w:date="2026-01-01T00:00:00Z">
        <w:r>
          <w:rPr>
            <w:i/>
            <w:iCs/>
          </w:rPr>
          <w:t xml:space="preserve">Remark 3</w:t>
        </w:r>
      </w:ins>
      <w:ins w:id="832" w:author="PR Preview" w:date="2026-01-01T00:00:00Z">
        <w:r>
          <w:t xml:space="preserve"> (Other notations for the natural logarithm). </w:t>
        </w:r>
      </w:ins>
      <w:ins w:id="833" w:author="PR Preview" w:date="2026-01-01T00:00:00Z">
        <w:r>
          <w:t xml:space="preserve">In these notes,</w:t>
        </w:r>
      </w:ins>
      <w:ins w:id="83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is always the natural logarithm,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the logarithm with base</w:t>
        </w:r>
      </w:ins>
      <w:ins w:id="839" w:author="PR Preview" w:date="2026-01-01T00:00:00Z">
        <w:r>
          <w:t xml:space="preserve"> </w:t>
        </w:r>
      </w:ins>
      <m:oMath>
        <m:r>
          <m:t>e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(</w:t>
        </w:r>
      </w:ins>
      <w:hyperlink w:anchor="def-euler-number">
        <w:ins w:id="84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843" w:author="PR Preview" w:date="2026-01-01T00:00:00Z">
        <w:r>
          <w:t xml:space="preserve">).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Some sources write</w:t>
        </w:r>
      </w:ins>
      <w:ins w:id="846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for the natural logarithm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and reserve</w:t>
        </w:r>
      </w:ins>
      <w:ins w:id="85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for the logarithm with base 10.</w:t>
        </w:r>
      </w:ins>
    </w:p>
    <w:bookmarkEnd w:id="48"/>
    <w:bookmarkStart w:id="49" w:name="exm-natural-log"/>
    <w:p>
      <w:pPr>
        <w:pStyle w:val="BodyText"/>
      </w:pPr>
      <w:ins w:id="854" w:author="PR Preview" w:date="2026-01-01T00:00:00Z">
        <w:r>
          <w:rPr>
            <w:b/>
            <w:bCs/>
          </w:rPr>
          <w:t xml:space="preserve">Example 10 (Natural logarithms)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857" w:author="PR Preview" w:date="2026-01-01T00:00:00Z">
        <w:r>
          <w:t xml:space="preserve">, because</w:t>
        </w:r>
      </w:ins>
      <w:ins w:id="85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(</w:t>
        </w:r>
      </w:ins>
      <w:hyperlink w:anchor="exm-exponential-function">
        <w:ins w:id="861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86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863" w:author="PR Preview" w:date="2026-01-01T00:00:00Z">
        <w:r>
          <w:t xml:space="preserve">, because</w:t>
        </w:r>
      </w:ins>
      <w:ins w:id="86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(</w:t>
        </w:r>
      </w:ins>
      <w:hyperlink w:anchor="def-euler-number">
        <w:ins w:id="867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86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and</w:t>
        </w:r>
      </w:ins>
      <w:ins w:id="87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are not defined,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because</w:t>
        </w:r>
      </w:ins>
      <w:ins w:id="87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for every real</w:t>
        </w:r>
      </w:ins>
      <w:ins w:id="879" w:author="PR Preview" w:date="2026-01-01T00:00:00Z">
        <w:r>
          <w:t xml:space="preserve"> </w:t>
        </w:r>
      </w:ins>
      <m:oMath>
        <m:r>
          <m:t>y</m:t>
        </m:r>
      </m:oMath>
      <w:ins w:id="880" w:author="PR Preview" w:date="2026-01-01T00:00:00Z">
        <w:r>
          <w:t xml:space="preserve">.</w:t>
        </w:r>
      </w:ins>
    </w:p>
    <w:bookmarkEnd w:id="49"/>
    <w:bookmarkStart w:id="51" w:name="def-real-power"/>
    <w:p>
      <w:pPr>
        <w:pStyle w:val="FirstParagraph"/>
      </w:pPr>
      <w:ins w:id="881" w:author="PR Preview" w:date="2026-01-01T00:00:00Z">
        <w:r>
          <w:rPr>
            <w:b/>
            <w:bCs/>
          </w:rPr>
          <w:t xml:space="preserve">Definition 13 (Power with a real exponent)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For a real number</w:t>
        </w:r>
      </w:ins>
      <w:ins w:id="88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and a real number</w:t>
        </w:r>
      </w:ins>
      <w:ins w:id="887" w:author="PR Preview" w:date="2026-01-01T00:00:00Z">
        <w:r>
          <w:t xml:space="preserve"> </w:t>
        </w:r>
      </w:ins>
      <m:oMath>
        <m:r>
          <m:t>b</m:t>
        </m:r>
      </m:oMath>
      <w:ins w:id="88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89" w:author="PR Preview" w:date="2026-01-01T00:00:00Z">
        <w:r>
          <w:t xml:space="preserve">When</w:t>
        </w:r>
      </w:ins>
      <w:ins w:id="890" w:author="PR Preview" w:date="2026-01-01T00:00:00Z">
        <w:r>
          <w:t xml:space="preserve"> </w:t>
        </w:r>
      </w:ins>
      <m:oMath>
        <m:r>
          <m:t>b</m:t>
        </m:r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is an integer, this agrees with</w:t>
        </w:r>
      </w:ins>
      <w:ins w:id="893" w:author="PR Preview" w:date="2026-01-01T00:00:00Z">
        <w:r>
          <w:t xml:space="preserve"> </w:t>
        </w:r>
      </w:ins>
      <w:hyperlink r:id="rId50">
        <w:ins w:id="894" w:author="PR Preview" w:date="2026-01-01T00:00:00Z">
          <w:r>
            <w:rPr>
              <w:rStyle w:val="Hyperlink"/>
            </w:rPr>
            <w:t xml:space="preserve">Definition 4 in Equalities, Inequalities and Minimizers</w:t>
          </w:r>
        </w:ins>
      </w:hyperlink>
      <w:ins w:id="895" w:author="PR Preview" w:date="2026-01-01T00:00:00Z">
        <w:r>
          <w:t xml:space="preserve">.</w:t>
        </w:r>
      </w:ins>
    </w:p>
    <w:bookmarkEnd w:id="51"/>
    <w:bookmarkStart w:id="53" w:name="exm-real-power"/>
    <w:p>
      <w:pPr>
        <w:pStyle w:val="BodyText"/>
      </w:pPr>
      <w:ins w:id="896" w:author="PR Preview" w:date="2026-01-01T00:00:00Z">
        <w:r>
          <w:rPr>
            <w:b/>
            <w:bCs/>
          </w:rPr>
          <w:t xml:space="preserve">Example 11 (Real powers, and</w:t>
        </w:r>
      </w:ins>
      <w:ins w:id="89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898" w:author="PR Preview" w:date="2026-01-01T00:00:00Z">
        <w:r>
          <w:rPr>
            <w:b/>
            <w:bCs/>
          </w:rPr>
          <w:t xml:space="preserve">)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 </w:t>
        </w:r>
      </w:ins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which agrees 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ins w:id="904" w:author="PR Preview" w:date="2026-01-01T00:00:00Z">
        <w:r>
          <w:t xml:space="preserve">from</w:t>
        </w:r>
      </w:ins>
      <w:ins w:id="905" w:author="PR Preview" w:date="2026-01-01T00:00:00Z">
        <w:r>
          <w:t xml:space="preserve"> </w:t>
        </w:r>
      </w:ins>
      <w:hyperlink r:id="rId50">
        <w:ins w:id="906" w:author="PR Preview" w:date="2026-01-01T00:00:00Z">
          <w:r>
            <w:rPr>
              <w:rStyle w:val="Hyperlink"/>
            </w:rPr>
            <w:t xml:space="preserve">Definition 4 in Equalities, Inequalities and Minimizers</w:t>
          </w:r>
        </w:ins>
      </w:hyperlink>
      <w:ins w:id="907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ins w:id="908" w:author="PR Preview" w:date="2026-01-01T00:00:00Z">
        <w:r>
          <w:t xml:space="preserve">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which is</w:t>
        </w:r>
      </w:ins>
      <w:ins w:id="911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(</w:t>
        </w:r>
      </w:ins>
      <w:hyperlink r:id="rId52">
        <w:ins w:id="914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915" w:author="PR Preview" w:date="2026-01-01T00:00:00Z">
        <w:r>
          <w:t xml:space="preserve">).</w:t>
        </w:r>
      </w:ins>
    </w:p>
    <w:p>
      <w:pPr>
        <w:numPr>
          <w:ilvl w:val="0"/>
          <w:numId w:val="1010"/>
        </w:numPr>
      </w:pPr>
      <w:ins w:id="916" w:author="PR Preview" w:date="2026-01-01T00:00:00Z">
        <w:r>
          <w:t xml:space="preserve">For every real</w:t>
        </w:r>
      </w:ins>
      <w:ins w:id="917" w:author="PR Preview" w:date="2026-01-01T00:00:00Z">
        <w:r>
          <w:t xml:space="preserve"> </w:t>
        </w:r>
      </w:ins>
      <m:oMath>
        <m:r>
          <m:t>x</m:t>
        </m:r>
      </m:oMath>
      <w:ins w:id="918" w:author="PR Preview" w:date="2026-01-01T00:00:00Z">
        <w:r>
          <w:t xml:space="preserve">, with base</w:t>
        </w:r>
      </w:ins>
      <w:ins w:id="919" w:author="PR Preview" w:date="2026-01-01T00:00:00Z">
        <w:r>
          <w:t xml:space="preserve"> </w:t>
        </w:r>
      </w:ins>
      <m:oMath>
        <m:r>
          <m:t>e</m:t>
        </m:r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(</w:t>
        </w:r>
      </w:ins>
      <w:hyperlink w:anchor="def-euler-number">
        <w:ins w:id="92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923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ins w:id="924" w:author="PR Preview" w:date="2026-01-01T00:00:00Z">
        <w:r>
          <w:t xml:space="preserve">So</w:t>
        </w:r>
      </w:ins>
      <w:ins w:id="925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and</w:t>
        </w:r>
      </w:ins>
      <w:ins w:id="92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are two names for the same number.</w:t>
        </w:r>
      </w:ins>
    </w:p>
    <w:bookmarkEnd w:id="53"/>
    <w:bookmarkStart w:id="55" w:name="def-power-nonpositive-base"/>
    <w:p>
      <w:pPr>
        <w:pStyle w:val="FirstParagraph"/>
      </w:pPr>
      <w:ins w:id="931" w:author="PR Preview" w:date="2026-01-01T00:00:00Z">
        <w:r>
          <w:rPr>
            <w:b/>
            <w:bCs/>
          </w:rPr>
          <w:t xml:space="preserve">Definition 14 (Real powers of zero and of negative numbers)</w:t>
        </w:r>
      </w:ins>
      <w:ins w:id="932" w:author="PR Preview" w:date="2026-01-01T00:00:00Z">
        <w:r>
          <w:t xml:space="preserve"> </w:t>
        </w:r>
      </w:ins>
      <w:hyperlink r:id="rId50">
        <w:ins w:id="933" w:author="PR Preview" w:date="2026-01-01T00:00:00Z">
          <w:r>
            <w:rPr>
              <w:rStyle w:val="Hyperlink"/>
            </w:rPr>
            <w:t xml:space="preserve">Definition 4 in Equalities, Inequalities and Minimizers</w:t>
          </w:r>
        </w:ins>
      </w:hyperlink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and</w:t>
        </w:r>
      </w:ins>
      <w:ins w:id="936" w:author="PR Preview" w:date="2026-01-01T00:00:00Z">
        <w:r>
          <w:t xml:space="preserve"> </w:t>
        </w:r>
      </w:ins>
      <w:hyperlink w:anchor="def-real-power">
        <w:ins w:id="93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leave some powers</w:t>
        </w:r>
      </w:ins>
      <w:ins w:id="94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with</w:t>
        </w:r>
      </w:ins>
      <w:ins w:id="9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unassigned.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11"/>
        </w:numPr>
      </w:pPr>
      <w:ins w:id="948" w:author="PR Preview" w:date="2026-01-01T00:00:00Z">
        <w:r>
          <w:t xml:space="preserve">For a real number</w:t>
        </w:r>
      </w:ins>
      <w:ins w:id="94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950" w:author="PR Preview" w:date="2026-01-01T00:00:00Z">
        <w:r>
          <w:t xml:space="preserve">,</w:t>
        </w:r>
      </w:ins>
      <w:ins w:id="951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952" w:author="PR Preview" w:date="2026-01-01T00:00:00Z">
        <w:r>
          <w:t xml:space="preserve">.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For a natural number</w:t>
        </w:r>
      </w:ins>
      <w:ins w:id="955" w:author="PR Preview" w:date="2026-01-01T00:00:00Z">
        <w:r>
          <w:t xml:space="preserve"> </w:t>
        </w:r>
      </w:ins>
      <m:oMath>
        <m:r>
          <m:t>c</m:t>
        </m:r>
      </m:oMath>
      <w:ins w:id="956" w:author="PR Preview" w:date="2026-01-01T00:00:00Z">
        <w:r>
          <w:t xml:space="preserve">, this agrees with</w:t>
        </w:r>
      </w:ins>
      <w:ins w:id="957" w:author="PR Preview" w:date="2026-01-01T00:00:00Z">
        <w:r>
          <w:t xml:space="preserve"> </w:t>
        </w:r>
      </w:ins>
      <w:hyperlink r:id="rId50">
        <w:ins w:id="958" w:author="PR Preview" w:date="2026-01-01T00:00:00Z">
          <w:r>
            <w:rPr>
              <w:rStyle w:val="Hyperlink"/>
            </w:rPr>
            <w:t xml:space="preserve">Definition 4 in Equalities, Inequalities and Minimizers</w:t>
          </w:r>
        </w:ins>
      </w:hyperlink>
      <w:ins w:id="9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960" w:author="PR Preview" w:date="2026-01-01T00:00:00Z">
        <w:r>
          <w:t xml:space="preserve">For</w:t>
        </w:r>
      </w:ins>
      <w:ins w:id="96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962" w:author="PR Preview" w:date="2026-01-01T00:00:00Z">
        <w:r>
          <w:t xml:space="preserve">,</w:t>
        </w:r>
      </w:ins>
      <w:ins w:id="96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is defined only when</w:t>
        </w:r>
      </w:ins>
      <w:ins w:id="966" w:author="PR Preview" w:date="2026-01-01T00:00:00Z">
        <w:r>
          <w:t xml:space="preserve"> </w:t>
        </w:r>
      </w:ins>
      <m:oMath>
        <m:r>
          <m:t>c</m:t>
        </m:r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is an</w:t>
        </w:r>
      </w:ins>
      <w:ins w:id="969" w:author="PR Preview" w:date="2026-01-01T00:00:00Z">
        <w:r>
          <w:t xml:space="preserve"> </w:t>
        </w:r>
      </w:ins>
      <w:hyperlink r:id="rId54">
        <w:ins w:id="970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971" w:author="PR Preview" w:date="2026-01-01T00:00:00Z">
        <w:r>
          <w:t xml:space="preserve">,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by</w:t>
        </w:r>
      </w:ins>
      <w:ins w:id="974" w:author="PR Preview" w:date="2026-01-01T00:00:00Z">
        <w:r>
          <w:t xml:space="preserve"> </w:t>
        </w:r>
      </w:ins>
      <w:hyperlink r:id="rId50">
        <w:ins w:id="975" w:author="PR Preview" w:date="2026-01-01T00:00:00Z">
          <w:r>
            <w:rPr>
              <w:rStyle w:val="Hyperlink"/>
            </w:rPr>
            <w:t xml:space="preserve">Definition 4 in Equalities, Inequalities and Minimizers</w:t>
          </w:r>
        </w:ins>
      </w:hyperlink>
      <w:ins w:id="976" w:author="PR Preview" w:date="2026-01-01T00:00:00Z">
        <w:r>
          <w:t xml:space="preserve">;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for</w:t>
        </w:r>
      </w:ins>
      <w:ins w:id="97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and a non-integer</w:t>
        </w:r>
      </w:ins>
      <w:ins w:id="982" w:author="PR Preview" w:date="2026-01-01T00:00:00Z">
        <w:r>
          <w:t xml:space="preserve"> </w:t>
        </w:r>
      </w:ins>
      <m:oMath>
        <m:r>
          <m:t>c</m:t>
        </m:r>
      </m:oMath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is undefined.</w:t>
        </w:r>
      </w:ins>
    </w:p>
    <w:bookmarkEnd w:id="55"/>
    <w:bookmarkStart w:id="56" w:name="exm-power-nonpositive-base"/>
    <w:p>
      <w:pPr>
        <w:pStyle w:val="FirstParagraph"/>
      </w:pPr>
      <w:ins w:id="987" w:author="PR Preview" w:date="2026-01-01T00:00:00Z">
        <w:r>
          <w:rPr>
            <w:b/>
            <w:bCs/>
          </w:rPr>
          <w:t xml:space="preserve">Example 12 (Powers of zero and of negative numbers)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990" w:author="PR Preview" w:date="2026-01-01T00:00:00Z">
        <w:r>
          <w:t xml:space="preserve">, which agrees with</w:t>
        </w:r>
      </w:ins>
      <w:ins w:id="991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(</w:t>
        </w:r>
      </w:ins>
      <w:hyperlink r:id="rId52">
        <w:ins w:id="994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99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and</w:t>
        </w:r>
      </w:ins>
      <w:ins w:id="9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are defined,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since the exponents are integers.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is undefined, even though</w:t>
        </w:r>
      </w:ins>
      <w:ins w:id="10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ins w:id="1006" w:author="PR Preview" w:date="2026-01-01T00:00:00Z">
        <w:r>
          <w:t xml:space="preserve">.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R follows the same convention: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rPr>
            <w:rStyle w:val="VerbatimChar"/>
          </w:rPr>
          <w:t xml:space="preserve">(-8)^(1/3)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is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rPr>
            <w:rStyle w:val="VerbatimChar"/>
          </w:rPr>
          <w:t xml:space="preserve">NaN</w:t>
        </w:r>
      </w:ins>
      <w:ins w:id="1015" w:author="PR Preview" w:date="2026-01-01T00:00:00Z">
        <w:r>
          <w:t xml:space="preserve">.</w:t>
        </w:r>
      </w:ins>
    </w:p>
    <w:bookmarkEnd w:id="56"/>
    <w:bookmarkStart w:id="57" w:name="thm-exp-log-inverse"/>
    <w:p>
      <w:pPr>
        <w:pStyle w:val="FirstParagraph"/>
      </w:pPr>
      <w:ins w:id="1016" w:author="PR Preview" w:date="2026-01-01T00:00:00Z">
        <w:r>
          <w:rPr>
            <w:b/>
            <w:bCs/>
          </w:rPr>
          <w:t xml:space="preserve">Theorem 2 (</w:t>
        </w:r>
      </w:ins>
      <m:oMath>
        <m:r>
          <m:rPr>
            <m:sty m:val="p"/>
          </m:rPr>
          <m:t>exp</m:t>
        </m:r>
      </m:oMath>
      <w:ins w:id="1017" w:author="PR Preview" w:date="2026-01-01T00:00:00Z">
        <w:r>
          <w:rPr>
            <w:b/>
            <w:bCs/>
          </w:rPr>
          <w:t xml:space="preserve"> </w:t>
        </w:r>
      </w:ins>
      <w:ins w:id="1018" w:author="PR Preview" w:date="2026-01-01T00:00:00Z">
        <w:r>
          <w:rPr>
            <w:b/>
            <w:bCs/>
          </w:rPr>
          <w:t xml:space="preserve">and</w:t>
        </w:r>
      </w:ins>
      <w:ins w:id="101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</m:oMath>
      <w:ins w:id="1020" w:author="PR Preview" w:date="2026-01-01T00:00:00Z">
        <w:r>
          <w:rPr>
            <w:b/>
            <w:bCs/>
          </w:rPr>
          <w:t xml:space="preserve"> </w:t>
        </w:r>
      </w:ins>
      <w:ins w:id="1021" w:author="PR Preview" w:date="2026-01-01T00:00:00Z">
        <w:r>
          <w:rPr>
            <w:b/>
            <w:bCs/>
          </w:rPr>
          <w:t xml:space="preserve">are mutual inverses)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3"/>
        </w:numPr>
      </w:pPr>
      <w:ins w:id="1024" w:author="PR Preview" w:date="2026-01-01T00:00:00Z">
        <w:r>
          <w:t xml:space="preserve">For every</w:t>
        </w:r>
      </w:ins>
      <w:ins w:id="10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026" w:author="PR Preview" w:date="2026-01-01T00:00:00Z">
        <w:r>
          <w:t xml:space="preserve">:</w:t>
        </w:r>
      </w:ins>
      <w:ins w:id="102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10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1029" w:author="PR Preview" w:date="2026-01-01T00:00:00Z">
        <w:r>
          <w:t xml:space="preserve">For every</w:t>
        </w:r>
      </w:ins>
      <w:ins w:id="103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031" w:author="PR Preview" w:date="2026-01-01T00:00:00Z">
        <w:r>
          <w:t xml:space="preserve">:</w:t>
        </w:r>
      </w:ins>
      <w:ins w:id="103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1033" w:author="PR Preview" w:date="2026-01-01T00:00:00Z">
        <w:r>
          <w:t xml:space="preserve">.</w:t>
        </w:r>
      </w:ins>
    </w:p>
    <w:bookmarkEnd w:id="57"/>
    <w:bookmarkStart w:id="58" w:name="thm-log-prod"/>
    <w:p>
      <w:pPr>
        <w:pStyle w:val="FirstParagraph"/>
      </w:pPr>
      <w:ins w:id="1034" w:author="PR Preview" w:date="2026-01-01T00:00:00Z">
        <w:r>
          <w:rPr>
            <w:b/>
            <w:bCs/>
          </w:rPr>
          <w:t xml:space="preserve">Theorem 3 (Logarithm of a product)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If</w:t>
        </w:r>
      </w:ins>
      <w:ins w:id="10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and</w:t>
        </w:r>
      </w:ins>
      <w:ins w:id="104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041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ins w:id="1042" w:author="PR Preview" w:date="2026-01-01T00:00:00Z">
        <w:r>
          <w:rPr>
            <w:b/>
            <w:bCs/>
          </w:rPr>
          <w:t xml:space="preserve">Corollary 1 (Logarithm of a quotient)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If</w:t>
        </w:r>
      </w:ins>
      <w:ins w:id="104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and</w:t>
        </w:r>
      </w:ins>
      <w:ins w:id="104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049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ins w:id="1050" w:author="PR Preview" w:date="2026-01-01T00:00:00Z">
        <w:r>
          <w:rPr>
            <w:i/>
            <w:iCs/>
          </w:rPr>
          <w:t xml:space="preserve">Proof</w:t>
        </w:r>
      </w:ins>
      <w:ins w:id="1051" w:author="PR Preview" w:date="2026-01-01T00:00:00Z">
        <w:r>
          <w:t xml:space="preserve">. </w:t>
        </w:r>
      </w:ins>
      <w:ins w:id="1052" w:author="PR Preview" w:date="2026-01-01T00:00:00Z">
        <w:r>
          <w:t xml:space="preserve">Since</w:t>
        </w:r>
      </w:ins>
      <w:ins w:id="105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and</w:t>
        </w:r>
      </w:ins>
      <w:ins w:id="105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057" w:author="PR Preview" w:date="2026-01-01T00:00:00Z">
        <w:r>
          <w:t xml:space="preserve">, the quotient</w:t>
        </w:r>
      </w:ins>
      <w:ins w:id="105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is positive,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so</w:t>
        </w:r>
      </w:ins>
      <w:ins w:id="1063" w:author="PR Preview" w:date="2026-01-01T00:00:00Z">
        <w:r>
          <w:t xml:space="preserve"> </w:t>
        </w:r>
      </w:ins>
      <w:hyperlink w:anchor="thm-log-prod">
        <w:ins w:id="106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applies to the product</w:t>
        </w:r>
      </w:ins>
      <w:ins w:id="106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ins w:id="106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ins w:id="1069" w:author="PR Preview" w:date="2026-01-01T00:00:00Z">
        <w:r>
          <w:t xml:space="preserve">The second step applies</w:t>
        </w:r>
      </w:ins>
      <w:ins w:id="1070" w:author="PR Preview" w:date="2026-01-01T00:00:00Z">
        <w:r>
          <w:t xml:space="preserve"> </w:t>
        </w:r>
      </w:ins>
      <w:hyperlink w:anchor="thm-log-prod">
        <w:ins w:id="107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072" w:author="PR Preview" w:date="2026-01-01T00:00:00Z">
        <w:r>
          <w:t xml:space="preserve">.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Subtracting</w:t>
        </w:r>
      </w:ins>
      <w:ins w:id="107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from both sides gives</w:t>
        </w:r>
      </w:ins>
      <w:ins w:id="107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ins w:id="1079" w:author="PR Preview" w:date="2026-01-01T00:00:00Z">
        <w:r>
          <w:t xml:space="preserve">.</w:t>
        </w:r>
      </w:ins>
    </w:p>
    <w:bookmarkStart w:id="60" w:name="thm-log-exp"/>
    <w:p>
      <w:pPr>
        <w:pStyle w:val="BodyText"/>
      </w:pPr>
      <w:ins w:id="1080" w:author="PR Preview" w:date="2026-01-01T00:00:00Z">
        <w:r>
          <w:rPr>
            <w:b/>
            <w:bCs/>
          </w:rPr>
          <w:t xml:space="preserve">Theorem 4 (Logarithm of a power)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If</w:t>
        </w:r>
      </w:ins>
      <w:ins w:id="108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and</w:t>
        </w:r>
      </w:ins>
      <w:ins w:id="108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087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ins w:id="1088" w:author="PR Preview" w:date="2026-01-01T00:00:00Z">
        <w:r>
          <w:rPr>
            <w:b/>
            <w:bCs/>
          </w:rPr>
          <w:t xml:space="preserve">Theorem 5 (Exponential of a sum)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The exponential of a sum is equal to the product of the exponentials of its</w:t>
        </w:r>
      </w:ins>
      <w:ins w:id="1091" w:author="PR Preview" w:date="2026-01-01T00:00:00Z">
        <w:r>
          <w:t xml:space="preserve"> </w:t>
        </w:r>
      </w:ins>
      <w:hyperlink r:id="rId14">
        <w:ins w:id="1092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10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ins w:id="1094" w:author="PR Preview" w:date="2026-01-01T00:00:00Z">
        <w:r>
          <w:rPr>
            <w:b/>
            <w:bCs/>
          </w:rPr>
          <w:t xml:space="preserve">Example 13 (Exponential of a sum)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With</w:t>
        </w:r>
      </w:ins>
      <w:ins w:id="10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and</w:t>
        </w:r>
      </w:ins>
      <w:ins w:id="110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101" w:author="PR Preview" w:date="2026-01-01T00:00:00Z">
        <w:r>
          <w:t xml:space="preserve">,</w:t>
        </w:r>
      </w:ins>
      <w:ins w:id="110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1103" w:author="PR Preview" w:date="2026-01-01T00:00:00Z">
        <w:r>
          <w:t xml:space="preserve">,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and</w:t>
        </w:r>
      </w:ins>
      <w:ins w:id="110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1107" w:author="PR Preview" w:date="2026-01-01T00:00:00Z">
        <w:r>
          <w:t xml:space="preserve">.</w:t>
        </w:r>
      </w:ins>
    </w:p>
    <w:bookmarkEnd w:id="62"/>
    <w:bookmarkStart w:id="63" w:name="cor-exp-sum"/>
    <w:p>
      <w:pPr>
        <w:pStyle w:val="BodyText"/>
      </w:pPr>
      <w:ins w:id="1108" w:author="PR Preview" w:date="2026-01-01T00:00:00Z">
        <w:r>
          <w:rPr>
            <w:b/>
            <w:bCs/>
          </w:rPr>
          <w:t xml:space="preserve">Corollary 2 (Exponential of a difference)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The exponential of a difference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is the exponential of the first term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divided by the exponential of the second term: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ins w:id="1115" w:author="PR Preview" w:date="2026-01-01T00:00:00Z">
        <w:r>
          <w:rPr>
            <w:b/>
            <w:bCs/>
          </w:rPr>
          <w:t xml:space="preserve">Example 14 (Exponential of a difference)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With</w:t>
        </w:r>
      </w:ins>
      <w:ins w:id="11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and</w:t>
        </w:r>
      </w:ins>
      <w:ins w:id="11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122" w:author="PR Preview" w:date="2026-01-01T00:00:00Z">
        <w:r>
          <w:t xml:space="preserve">,</w:t>
        </w:r>
      </w:ins>
      <w:ins w:id="112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1124" w:author="PR Preview" w:date="2026-01-01T00:00:00Z">
        <w:r>
          <w:t xml:space="preserve">,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and</w:t>
        </w:r>
      </w:ins>
      <w:ins w:id="112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1128" w:author="PR Preview" w:date="2026-01-01T00:00:00Z">
        <w:r>
          <w:t xml:space="preserve">.</w:t>
        </w:r>
      </w:ins>
    </w:p>
    <w:bookmarkEnd w:id="64"/>
    <w:bookmarkStart w:id="65" w:name="thm-power-one"/>
    <w:p>
      <w:pPr>
        <w:pStyle w:val="BodyText"/>
      </w:pPr>
      <w:ins w:id="1129" w:author="PR Preview" w:date="2026-01-01T00:00:00Z">
        <w:r>
          <w:rPr>
            <w:b/>
            <w:bCs/>
          </w:rPr>
          <w:t xml:space="preserve">Theorem 6 (Powers of 1 and first powers)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For every</w:t>
        </w:r>
      </w:ins>
      <w:ins w:id="113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3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134" w:author="PR Preview" w:date="2026-01-01T00:00:00Z">
        <w:r>
          <w:t xml:space="preserve">and for every</w:t>
        </w:r>
      </w:ins>
      <w:ins w:id="11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3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ins w:id="1137" w:author="PR Preview" w:date="2026-01-01T00:00:00Z">
        <w:r>
          <w:rPr>
            <w:b/>
            <w:bCs/>
          </w:rPr>
          <w:t xml:space="preserve">Theorem 7 (Power of a sum)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If</w:t>
        </w:r>
      </w:ins>
      <w:ins w:id="11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and</w:t>
        </w:r>
      </w:ins>
      <w:ins w:id="11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44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ins w:id="1145" w:author="PR Preview" w:date="2026-01-01T00:00:00Z">
        <w:r>
          <w:rPr>
            <w:b/>
            <w:bCs/>
          </w:rPr>
          <w:t xml:space="preserve">Example 15 (Power of a sum)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With</w:t>
        </w:r>
      </w:ins>
      <w:ins w:id="11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149" w:author="PR Preview" w:date="2026-01-01T00:00:00Z">
        <w:r>
          <w:t xml:space="preserve">,</w:t>
        </w:r>
      </w:ins>
      <w:ins w:id="11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151" w:author="PR Preview" w:date="2026-01-01T00:00:00Z">
        <w:r>
          <w:t xml:space="preserve">, and</w:t>
        </w:r>
      </w:ins>
      <w:ins w:id="115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115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5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ins w:id="1155" w:author="PR Preview" w:date="2026-01-01T00:00:00Z">
        <w:r>
          <w:rPr>
            <w:b/>
            <w:bCs/>
          </w:rPr>
          <w:t xml:space="preserve">Theorem 8 (Power of a product)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If</w:t>
        </w:r>
      </w:ins>
      <w:ins w:id="11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and</w:t>
        </w:r>
      </w:ins>
      <w:ins w:id="116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6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ins w:id="1163" w:author="PR Preview" w:date="2026-01-01T00:00:00Z">
        <w:r>
          <w:t xml:space="preserve">When</w:t>
        </w:r>
      </w:ins>
      <w:ins w:id="1164" w:author="PR Preview" w:date="2026-01-01T00:00:00Z">
        <w:r>
          <w:t xml:space="preserve"> </w:t>
        </w:r>
      </w:ins>
      <m:oMath>
        <m:r>
          <m:t>c</m:t>
        </m:r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is a positive integer,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the same identity holds for all</w:t>
        </w:r>
      </w:ins>
      <w:ins w:id="11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70" w:author="PR Preview" w:date="2026-01-01T00:00:00Z">
        <w:r>
          <w:t xml:space="preserve">,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because both sides are products of</w:t>
        </w:r>
      </w:ins>
      <w:ins w:id="1173" w:author="PR Preview" w:date="2026-01-01T00:00:00Z">
        <w:r>
          <w:t xml:space="preserve"> </w:t>
        </w:r>
      </w:ins>
      <m:oMath>
        <m:r>
          <m:t>c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copies of</w:t>
        </w:r>
      </w:ins>
      <w:ins w:id="1176" w:author="PR Preview" w:date="2026-01-01T00:00:00Z">
        <w:r>
          <w:t xml:space="preserve"> </w:t>
        </w:r>
      </w:ins>
      <m:oMath>
        <m:r>
          <m:t>a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and</w:t>
        </w:r>
      </w:ins>
      <w:ins w:id="1179" w:author="PR Preview" w:date="2026-01-01T00:00:00Z">
        <w:r>
          <w:t xml:space="preserve"> </w:t>
        </w:r>
      </w:ins>
      <m:oMath>
        <m:r>
          <m:t>c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copies of</w:t>
        </w:r>
      </w:ins>
      <w:ins w:id="1182" w:author="PR Preview" w:date="2026-01-01T00:00:00Z">
        <w:r>
          <w:t xml:space="preserve"> </w:t>
        </w:r>
      </w:ins>
      <m:oMath>
        <m:r>
          <m:t>b</m:t>
        </m:r>
      </m:oMath>
      <w:ins w:id="1183" w:author="PR Preview" w:date="2026-01-01T00:00:00Z">
        <w:r>
          <w:t xml:space="preserve">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which can be regrouped by</w:t>
        </w:r>
      </w:ins>
      <w:ins w:id="1186" w:author="PR Preview" w:date="2026-01-01T00:00:00Z">
        <w:r>
          <w:t xml:space="preserve"> </w:t>
        </w:r>
      </w:ins>
      <w:hyperlink r:id="rId68">
        <w:ins w:id="1187" w:author="PR Preview" w:date="2026-01-01T00:00:00Z">
          <w:r>
            <w:rPr>
              <w:rStyle w:val="Hyperlink"/>
            </w:rPr>
            <w:t xml:space="preserve">Theorem 8 in Convexity, Infimum and Sums</w:t>
          </w:r>
        </w:ins>
      </w:hyperlink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and</w:t>
        </w:r>
      </w:ins>
      <w:ins w:id="1190" w:author="PR Preview" w:date="2026-01-01T00:00:00Z">
        <w:r>
          <w:t xml:space="preserve"> </w:t>
        </w:r>
      </w:ins>
      <w:hyperlink r:id="rId69">
        <w:ins w:id="1191" w:author="PR Preview" w:date="2026-01-01T00:00:00Z">
          <w:r>
            <w:rPr>
              <w:rStyle w:val="Hyperlink"/>
            </w:rPr>
            <w:t xml:space="preserve">Theorem 9 in Convexity, Infimum and Sums</w:t>
          </w:r>
        </w:ins>
      </w:hyperlink>
      <w:ins w:id="1192" w:author="PR Preview" w:date="2026-01-01T00:00:00Z">
        <w:r>
          <w:t xml:space="preserve">.</w:t>
        </w:r>
      </w:ins>
    </w:p>
    <w:bookmarkEnd w:id="70"/>
    <w:bookmarkStart w:id="71" w:name="exm-power-product"/>
    <w:p>
      <w:pPr>
        <w:pStyle w:val="BodyText"/>
      </w:pPr>
      <w:ins w:id="1193" w:author="PR Preview" w:date="2026-01-01T00:00:00Z">
        <w:r>
          <w:rPr>
            <w:b/>
            <w:bCs/>
          </w:rPr>
          <w:t xml:space="preserve">Example 16 (Power of a product)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With</w:t>
        </w:r>
      </w:ins>
      <w:ins w:id="11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197" w:author="PR Preview" w:date="2026-01-01T00:00:00Z">
        <w:r>
          <w:t xml:space="preserve">,</w:t>
        </w:r>
      </w:ins>
      <w:ins w:id="119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199" w:author="PR Preview" w:date="2026-01-01T00:00:00Z">
        <w:r>
          <w:t xml:space="preserve">, and</w:t>
        </w:r>
      </w:ins>
      <w:ins w:id="120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120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20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ins w:id="1203" w:author="PR Preview" w:date="2026-01-01T00:00:00Z">
        <w:r>
          <w:rPr>
            <w:b/>
            <w:bCs/>
          </w:rPr>
          <w:t xml:space="preserve">Theorem 9 (Power of a power)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If</w:t>
        </w:r>
      </w:ins>
      <w:ins w:id="12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</w:t>
        </w:r>
      </w:ins>
      <w:ins w:id="120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21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ins w:id="1211" w:author="PR Preview" w:date="2026-01-01T00:00:00Z">
        <w:r>
          <w:rPr>
            <w:b/>
            <w:bCs/>
          </w:rPr>
          <w:t xml:space="preserve">Example 17 (A negative base)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With</w:t>
        </w:r>
      </w:ins>
      <w:ins w:id="121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215" w:author="PR Preview" w:date="2026-01-01T00:00:00Z">
        <w:r>
          <w:t xml:space="preserve">,</w:t>
        </w:r>
      </w:ins>
      <w:ins w:id="121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217" w:author="PR Preview" w:date="2026-01-01T00:00:00Z">
        <w:r>
          <w:t xml:space="preserve">, and</w:t>
        </w:r>
      </w:ins>
      <w:ins w:id="121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2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1220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1221" w:author="PR Preview" w:date="2026-01-01T00:00:00Z">
        <w:r>
          <w:t xml:space="preserve">So</w:t>
        </w:r>
      </w:ins>
      <w:ins w:id="1222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here,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which is why</w:t>
        </w:r>
      </w:ins>
      <w:ins w:id="1227" w:author="PR Preview" w:date="2026-01-01T00:00:00Z">
        <w:r>
          <w:t xml:space="preserve"> </w:t>
        </w:r>
      </w:ins>
      <w:hyperlink w:anchor="thm-double-exp">
        <w:ins w:id="122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requires</w:t>
        </w:r>
      </w:ins>
      <w:ins w:id="12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232" w:author="PR Preview" w:date="2026-01-01T00:00:00Z">
        <w:r>
          <w:t xml:space="preserve">.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The third expression,</w:t>
        </w:r>
      </w:ins>
      <w:ins w:id="1235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1236" w:author="PR Preview" w:date="2026-01-01T00:00:00Z">
        <w:r>
          <w:t xml:space="preserve">,</w:t>
        </w:r>
      </w:ins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is not even a real number.</w:t>
        </w:r>
      </w:ins>
    </w:p>
    <w:bookmarkEnd w:id="73"/>
    <w:bookmarkStart w:id="74" w:name="cor-exp-ab"/>
    <w:p>
      <w:pPr>
        <w:pStyle w:val="BodyText"/>
      </w:pPr>
      <w:ins w:id="1239" w:author="PR Preview" w:date="2026-01-01T00:00:00Z">
        <w:r>
          <w:rPr>
            <w:b/>
            <w:bCs/>
          </w:rPr>
          <w:t xml:space="preserve">Corollary 3 (Natural exponential of a product)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ins w:id="1240" w:author="PR Preview" w:date="2026-01-01T00:00:00Z">
        <w:r>
          <w:rPr>
            <w:i/>
            <w:iCs/>
          </w:rPr>
          <w:t xml:space="preserve">Remark 4</w:t>
        </w:r>
      </w:ins>
      <w:ins w:id="1241" w:author="PR Preview" w:date="2026-01-01T00:00:00Z">
        <w:r>
          <w:t xml:space="preserve"> (Tarski’s high school identities). </w:t>
        </w:r>
      </w:ins>
      <w:ins w:id="1242" w:author="PR Preview" w:date="2026-01-01T00:00:00Z">
        <w:r>
          <w:t xml:space="preserve">Restricted to positive integers,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the following results are</w:t>
        </w:r>
      </w:ins>
      <w:ins w:id="1245" w:author="PR Preview" w:date="2026-01-01T00:00:00Z">
        <w:r>
          <w:t xml:space="preserve"> </w:t>
        </w:r>
      </w:ins>
      <w:hyperlink r:id="rId75">
        <w:ins w:id="1246" w:author="PR Preview" w:date="2026-01-01T00:00:00Z">
          <w:r>
            <w:rPr>
              <w:rStyle w:val="Hyperlink"/>
            </w:rPr>
            <w:t xml:space="preserve">Tarski’s eleven</w:t>
          </w:r>
        </w:ins>
        <w:ins w:id="1247" w:author="PR Preview" w:date="2026-01-01T00:00:00Z">
          <w:r>
            <w:rPr>
              <w:rStyle w:val="Hyperlink"/>
            </w:rPr>
            <w:t xml:space="preserve"> </w:t>
          </w:r>
        </w:ins>
        <w:ins w:id="1248" w:author="PR Preview" w:date="2026-01-01T00:00:00Z">
          <w:r>
            <w:rPr>
              <w:rStyle w:val="Hyperlink"/>
            </w:rPr>
            <w:t xml:space="preserve">“high school”</w:t>
          </w:r>
        </w:ins>
        <w:ins w:id="1249" w:author="PR Preview" w:date="2026-01-01T00:00:00Z">
          <w:r>
            <w:rPr>
              <w:rStyle w:val="Hyperlink"/>
            </w:rPr>
            <w:t xml:space="preserve"> </w:t>
          </w:r>
        </w:ins>
        <w:ins w:id="1250" w:author="PR Preview" w:date="2026-01-01T00:00:00Z">
          <w:r>
            <w:rPr>
              <w:rStyle w:val="Hyperlink"/>
            </w:rPr>
            <w:t xml:space="preserve">identities</w:t>
          </w:r>
        </w:ins>
      </w:hyperlink>
      <w:ins w:id="125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4"/>
        </w:numPr>
      </w:pPr>
      <w:ins w:id="1252" w:author="PR Preview" w:date="2026-01-01T00:00:00Z">
        <w:r>
          <w:t xml:space="preserve">sums are symmetric and associative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(</w:t>
        </w:r>
      </w:ins>
      <w:hyperlink r:id="rId76">
        <w:ins w:id="1255" w:author="PR Preview" w:date="2026-01-01T00:00:00Z">
          <w:r>
            <w:rPr>
              <w:rStyle w:val="Hyperlink"/>
            </w:rPr>
            <w:t xml:space="preserve">Theorem 5 in Convexity, Infimum and Sums</w:t>
          </w:r>
        </w:ins>
      </w:hyperlink>
      <w:ins w:id="1256" w:author="PR Preview" w:date="2026-01-01T00:00:00Z">
        <w:r>
          <w:t xml:space="preserve">,</w:t>
        </w:r>
      </w:ins>
      <w:ins w:id="1257" w:author="PR Preview" w:date="2026-01-01T00:00:00Z">
        <w:r>
          <w:t xml:space="preserve"> </w:t>
        </w:r>
      </w:ins>
      <w:hyperlink r:id="rId77">
        <w:ins w:id="1258" w:author="PR Preview" w:date="2026-01-01T00:00:00Z">
          <w:r>
            <w:rPr>
              <w:rStyle w:val="Hyperlink"/>
            </w:rPr>
            <w:t xml:space="preserve">Theorem 6 in Convexity, Infimum and Sums</w:t>
          </w:r>
        </w:ins>
      </w:hyperlink>
      <w:ins w:id="1259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4"/>
        </w:numPr>
      </w:pPr>
      <w:ins w:id="1260" w:author="PR Preview" w:date="2026-01-01T00:00:00Z">
        <w:r>
          <w:t xml:space="preserve">multiplying by 1 changes nothing, products are symmetric and associative,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and multiplication is distributive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(</w:t>
        </w:r>
      </w:ins>
      <w:hyperlink r:id="rId78">
        <w:ins w:id="1265" w:author="PR Preview" w:date="2026-01-01T00:00:00Z">
          <w:r>
            <w:rPr>
              <w:rStyle w:val="Hyperlink"/>
            </w:rPr>
            <w:t xml:space="preserve">Theorem 7 in Convexity, Infimum and Sums</w:t>
          </w:r>
        </w:ins>
      </w:hyperlink>
      <w:ins w:id="1266" w:author="PR Preview" w:date="2026-01-01T00:00:00Z">
        <w:r>
          <w:t xml:space="preserve">,</w:t>
        </w:r>
      </w:ins>
      <w:ins w:id="1267" w:author="PR Preview" w:date="2026-01-01T00:00:00Z">
        <w:r>
          <w:t xml:space="preserve"> </w:t>
        </w:r>
      </w:ins>
      <w:hyperlink r:id="rId68">
        <w:ins w:id="1268" w:author="PR Preview" w:date="2026-01-01T00:00:00Z">
          <w:r>
            <w:rPr>
              <w:rStyle w:val="Hyperlink"/>
            </w:rPr>
            <w:t xml:space="preserve">Theorem 8 in Convexity, Infimum and Sums</w:t>
          </w:r>
        </w:ins>
      </w:hyperlink>
      <w:ins w:id="1269" w:author="PR Preview" w:date="2026-01-01T00:00:00Z">
        <w:r>
          <w:t xml:space="preserve">,</w:t>
        </w:r>
      </w:ins>
      <w:ins w:id="1270" w:author="PR Preview" w:date="2026-01-01T00:00:00Z">
        <w:r>
          <w:t xml:space="preserve"> </w:t>
        </w:r>
      </w:ins>
      <w:hyperlink r:id="rId69">
        <w:ins w:id="1271" w:author="PR Preview" w:date="2026-01-01T00:00:00Z">
          <w:r>
            <w:rPr>
              <w:rStyle w:val="Hyperlink"/>
            </w:rPr>
            <w:t xml:space="preserve">Theorem 9 in Convexity, Infimum and Sums</w:t>
          </w:r>
        </w:ins>
      </w:hyperlink>
      <w:ins w:id="1272" w:author="PR Preview" w:date="2026-01-01T00:00:00Z">
        <w:r>
          <w:t xml:space="preserve">,</w:t>
        </w:r>
      </w:ins>
      <w:ins w:id="1273" w:author="PR Preview" w:date="2026-01-01T00:00:00Z">
        <w:r>
          <w:t xml:space="preserve"> </w:t>
        </w:r>
      </w:ins>
      <w:hyperlink r:id="rId79">
        <w:ins w:id="1274" w:author="PR Preview" w:date="2026-01-01T00:00:00Z">
          <w:r>
            <w:rPr>
              <w:rStyle w:val="Hyperlink"/>
            </w:rPr>
            <w:t xml:space="preserve">Theorem 11 in Convexity, Infimum and Sums</w:t>
          </w:r>
        </w:ins>
      </w:hyperlink>
      <w:ins w:id="1275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ins w:id="1276" w:author="PR Preview" w:date="2026-01-01T00:00:00Z">
        <w:r>
          <w:t xml:space="preserve">,</w:t>
        </w:r>
      </w:ins>
      <w:ins w:id="1277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ins w:id="1278" w:author="PR Preview" w:date="2026-01-01T00:00:00Z">
        <w:r>
          <w:t xml:space="preserve">, and the power of a sum, of a product, and of a power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(</w:t>
        </w:r>
      </w:ins>
      <w:hyperlink w:anchor="thm-power-one">
        <w:ins w:id="1281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282" w:author="PR Preview" w:date="2026-01-01T00:00:00Z">
        <w:r>
          <w:t xml:space="preserve">,</w:t>
        </w:r>
      </w:ins>
      <w:ins w:id="1283" w:author="PR Preview" w:date="2026-01-01T00:00:00Z">
        <w:r>
          <w:t xml:space="preserve"> </w:t>
        </w:r>
      </w:ins>
      <w:hyperlink w:anchor="thm-power-sum">
        <w:ins w:id="1284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285" w:author="PR Preview" w:date="2026-01-01T00:00:00Z">
        <w:r>
          <w:t xml:space="preserve">,</w:t>
        </w:r>
      </w:ins>
      <w:ins w:id="1286" w:author="PR Preview" w:date="2026-01-01T00:00:00Z">
        <w:r>
          <w:t xml:space="preserve"> </w:t>
        </w:r>
      </w:ins>
      <w:hyperlink w:anchor="thm-power-product">
        <w:ins w:id="128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288" w:author="PR Preview" w:date="2026-01-01T00:00:00Z">
        <w:r>
          <w:t xml:space="preserve">,</w:t>
        </w:r>
      </w:ins>
      <w:ins w:id="1289" w:author="PR Preview" w:date="2026-01-01T00:00:00Z">
        <w:r>
          <w:t xml:space="preserve"> </w:t>
        </w:r>
      </w:ins>
      <w:hyperlink w:anchor="thm-double-exp">
        <w:ins w:id="129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291" w:author="PR Preview" w:date="2026-01-01T00:00:00Z">
        <w:r>
          <w:t xml:space="preserve">).</w:t>
        </w:r>
      </w:ins>
    </w:p>
    <w:bookmarkEnd w:id="80"/>
    <w:bookmarkStart w:id="81" w:name="rem-tarski-incomplete"/>
    <w:p>
      <w:pPr>
        <w:pStyle w:val="FirstParagraph"/>
      </w:pPr>
      <w:ins w:id="1292" w:author="PR Preview" w:date="2026-01-01T00:00:00Z">
        <w:r>
          <w:rPr>
            <w:i/>
            <w:iCs/>
          </w:rPr>
          <w:t xml:space="preserve">Remark 5</w:t>
        </w:r>
      </w:ins>
      <w:ins w:id="1293" w:author="PR Preview" w:date="2026-01-01T00:00:00Z">
        <w:r>
          <w:t xml:space="preserve"> (Tarski’s identities are not complete). </w:t>
        </w:r>
      </w:ins>
      <w:ins w:id="1294" w:author="PR Preview" w:date="2026-01-01T00:00:00Z">
        <w:r>
          <w:t xml:space="preserve">Tarski asked whether every identity in</w:t>
        </w:r>
      </w:ins>
      <w:ins w:id="1295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1296" w:author="PR Preview" w:date="2026-01-01T00:00:00Z">
        <w:r>
          <w:t xml:space="preserve">,</w:t>
        </w:r>
      </w:ins>
      <w:ins w:id="1297" w:author="PR Preview" w:date="2026-01-01T00:00:00Z">
        <w:r>
          <w:t xml:space="preserve"> </w:t>
        </w:r>
      </w:ins>
      <m:oMath>
        <m:r>
          <m:rPr>
            <m:sty m:val="p"/>
          </m:rPr>
          <m:t>×</m:t>
        </m:r>
      </m:oMath>
      <w:ins w:id="1298" w:author="PR Preview" w:date="2026-01-01T00:00:00Z">
        <w:r>
          <w:t xml:space="preserve">, exponentiation and 1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that is true for all positive integers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can be derived from the eleven identities in</w:t>
        </w:r>
      </w:ins>
      <w:ins w:id="1303" w:author="PR Preview" w:date="2026-01-01T00:00:00Z">
        <w:r>
          <w:t xml:space="preserve"> </w:t>
        </w:r>
      </w:ins>
      <w:hyperlink w:anchor="rem-tarski-identities">
        <w:ins w:id="1304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1305" w:author="PR Preview" w:date="2026-01-01T00:00:00Z">
        <w:r>
          <w:t xml:space="preserve">.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It cannot: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Wilkie found an identity that is true for all positive integers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but does not follow from them.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So this list is a useful core, not a complete rulebook.</w:t>
        </w:r>
      </w:ins>
    </w:p>
    <w:bookmarkEnd w:id="81"/>
    <w:bookmarkStart w:id="82" w:name="def-contour-line"/>
    <w:p>
      <w:pPr>
        <w:pStyle w:val="BodyText"/>
      </w:pPr>
      <w:ins w:id="1314" w:author="PR Preview" w:date="2026-01-01T00:00:00Z">
        <w:r>
          <w:rPr>
            <w:b/>
            <w:bCs/>
          </w:rPr>
          <w:t xml:space="preserve">Definition 15 (Contour line)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For a function</w:t>
        </w:r>
      </w:ins>
      <w:ins w:id="1317" w:author="PR Preview" w:date="2026-01-01T00:00:00Z">
        <w:r>
          <w:t xml:space="preserve"> </w:t>
        </w:r>
      </w:ins>
      <m:oMath>
        <m:r>
          <m:t>g</m:t>
        </m:r>
      </m:oMath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of two real variables</w:t>
        </w:r>
      </w:ins>
      <w:ins w:id="1320" w:author="PR Preview" w:date="2026-01-01T00:00:00Z">
        <w:r>
          <w:t xml:space="preserve"> </w:t>
        </w:r>
      </w:ins>
      <m:oMath>
        <m:r>
          <m:t>b</m:t>
        </m:r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and</w:t>
        </w:r>
      </w:ins>
      <w:ins w:id="1323" w:author="PR Preview" w:date="2026-01-01T00:00:00Z">
        <w:r>
          <w:t xml:space="preserve"> </w:t>
        </w:r>
      </w:ins>
      <m:oMath>
        <m:r>
          <m:t>c</m:t>
        </m:r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and a number</w:t>
        </w:r>
      </w:ins>
      <w:ins w:id="1326" w:author="PR Preview" w:date="2026-01-01T00:00:00Z">
        <w:r>
          <w:t xml:space="preserve"> </w:t>
        </w:r>
      </w:ins>
      <m:oMath>
        <m:r>
          <m:t>k</m:t>
        </m:r>
      </m:oMath>
      <w:ins w:id="1327" w:author="PR Preview" w:date="2026-01-01T00:00:00Z">
        <w:r>
          <w:t xml:space="preserve">,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the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rPr>
            <w:b/>
            <w:bCs/>
          </w:rPr>
          <w:t xml:space="preserve">contour line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of</w:t>
        </w:r>
      </w:ins>
      <w:ins w:id="1334" w:author="PR Preview" w:date="2026-01-01T00:00:00Z">
        <w:r>
          <w:t xml:space="preserve"> </w:t>
        </w:r>
      </w:ins>
      <m:oMath>
        <m:r>
          <m:t>g</m:t>
        </m:r>
      </m:oMath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at height</w:t>
        </w:r>
      </w:ins>
      <w:ins w:id="1337" w:author="PR Preview" w:date="2026-01-01T00:00:00Z">
        <w:r>
          <w:t xml:space="preserve"> </w:t>
        </w:r>
      </w:ins>
      <m:oMath>
        <m:r>
          <m:t>k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is the set of points where</w:t>
        </w:r>
      </w:ins>
      <w:ins w:id="1340" w:author="PR Preview" w:date="2026-01-01T00:00:00Z">
        <w:r>
          <w:t xml:space="preserve"> </w:t>
        </w:r>
      </w:ins>
      <m:oMath>
        <m:r>
          <m:t>g</m:t>
        </m:r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equals</w:t>
        </w:r>
      </w:ins>
      <w:ins w:id="1343" w:author="PR Preview" w:date="2026-01-01T00:00:00Z">
        <w:r>
          <w:t xml:space="preserve"> </w:t>
        </w:r>
      </w:ins>
      <m:oMath>
        <m:r>
          <m:t>k</m:t>
        </m:r>
      </m:oMath>
      <w:ins w:id="134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ins w:id="1345" w:author="PR Preview" w:date="2026-01-01T00:00:00Z">
        <w:r>
          <w:t xml:space="preserve">On a plot of the surface</w:t>
        </w:r>
      </w:ins>
      <w:ins w:id="134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1347" w:author="PR Preview" w:date="2026-01-01T00:00:00Z">
        <w:r>
          <w:t xml:space="preserve">,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it is the curve along which the surface has height</w:t>
        </w:r>
      </w:ins>
      <w:ins w:id="1350" w:author="PR Preview" w:date="2026-01-01T00:00:00Z">
        <w:r>
          <w:t xml:space="preserve"> </w:t>
        </w:r>
      </w:ins>
      <m:oMath>
        <m:r>
          <m:t>k</m:t>
        </m:r>
      </m:oMath>
      <w:ins w:id="1351" w:author="PR Preview" w:date="2026-01-01T00:00:00Z">
        <w:r>
          <w:t xml:space="preserve">.</w:t>
        </w:r>
      </w:ins>
    </w:p>
    <w:bookmarkEnd w:id="82"/>
    <w:bookmarkStart w:id="83" w:name="exm-contour-line"/>
    <w:p>
      <w:pPr>
        <w:pStyle w:val="BodyText"/>
      </w:pPr>
      <w:ins w:id="1352" w:author="PR Preview" w:date="2026-01-01T00:00:00Z">
        <w:r>
          <w:rPr>
            <w:b/>
            <w:bCs/>
          </w:rPr>
          <w:t xml:space="preserve">Example 18 (Contour lines of a bowl)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For</w:t>
        </w:r>
      </w:ins>
      <w:ins w:id="135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1356" w:author="PR Preview" w:date="2026-01-01T00:00:00Z">
        <w:r>
          <w:t xml:space="preserve">,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the contour line at height</w:t>
        </w:r>
      </w:ins>
      <w:ins w:id="135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is</w:t>
        </w:r>
      </w:ins>
      <w:ins w:id="136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1363" w:author="PR Preview" w:date="2026-01-01T00:00:00Z">
        <w:r>
          <w:t xml:space="preserve">,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the circle of radius</w:t>
        </w:r>
      </w:ins>
      <w:ins w:id="1366" w:author="PR Preview" w:date="2026-01-01T00:00:00Z">
        <w:r>
          <w:t xml:space="preserve"> </w:t>
        </w:r>
      </w:ins>
      <m:oMath>
        <m:r>
          <m:t>2</m:t>
        </m:r>
      </m:oMath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around</w:t>
        </w:r>
      </w:ins>
      <w:ins w:id="13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70" w:author="PR Preview" w:date="2026-01-01T00:00:00Z">
        <w:r>
          <w:t xml:space="preserve">: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ins w:id="137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374" w:author="PR Preview" w:date="2026-01-01T00:00:00Z">
        <w:r>
          <w:t xml:space="preserve">The contour line at height</w:t>
        </w:r>
      </w:ins>
      <w:ins w:id="137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is empty,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because</w:t>
        </w:r>
      </w:ins>
      <w:ins w:id="138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for all</w:t>
        </w:r>
      </w:ins>
      <w:ins w:id="1383" w:author="PR Preview" w:date="2026-01-01T00:00:00Z">
        <w:r>
          <w:t xml:space="preserve"> </w:t>
        </w:r>
      </w:ins>
      <m:oMath>
        <m:r>
          <m:t>b</m:t>
        </m:r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and</w:t>
        </w:r>
      </w:ins>
      <w:ins w:id="1386" w:author="PR Preview" w:date="2026-01-01T00:00:00Z">
        <w:r>
          <w:t xml:space="preserve"> </w:t>
        </w:r>
      </w:ins>
      <m:oMath>
        <m:r>
          <m:t>c</m:t>
        </m:r>
      </m:oMath>
      <w:ins w:id="1387" w:author="PR Preview" w:date="2026-01-01T00:00:00Z">
        <w:r>
          <w:t xml:space="preserve">.</w:t>
        </w:r>
      </w:ins>
    </w:p>
    <w:bookmarkEnd w:id="83"/>
    <w:bookmarkStart w:id="84" w:name="exr-exp-vs-mult"/>
    <w:p>
      <w:pPr>
        <w:pStyle w:val="BodyText"/>
      </w:pPr>
      <w:ins w:id="1388" w:author="PR Preview" w:date="2026-01-01T00:00:00Z">
        <w:r>
          <w:rPr>
            <w:b/>
            <w:bCs/>
          </w:rPr>
          <w:t xml:space="preserve">Exercise 2 (Exponentiation versus multiplication)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For</w:t>
        </w:r>
      </w:ins>
      <w:ins w:id="13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392" w:author="PR Preview" w:date="2026-01-01T00:00:00Z">
        <w:r>
          <w:t xml:space="preserve">, when does</w:t>
        </w:r>
      </w:ins>
      <w:ins w:id="139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1394" w:author="PR Preview" w:date="2026-01-01T00:00:00Z">
        <w:r>
          <w:t xml:space="preserve">?</w:t>
        </w:r>
      </w:ins>
    </w:p>
    <w:bookmarkEnd w:id="84"/>
    <w:bookmarkStart w:id="85" w:name="sol-exp-vs-mult"/>
    <w:p>
      <w:pPr>
        <w:pStyle w:val="BodyText"/>
      </w:pPr>
      <w:ins w:id="1395" w:author="PR Preview" w:date="2026-01-01T00:00:00Z">
        <w:r>
          <w:rPr>
            <w:i/>
            <w:iCs/>
          </w:rPr>
          <w:t xml:space="preserve">Solution 2</w:t>
        </w:r>
      </w:ins>
      <w:ins w:id="1396" w:author="PR Preview" w:date="2026-01-01T00:00:00Z">
        <w:r>
          <w:t xml:space="preserve">. </w:t>
        </w:r>
      </w:ins>
      <w:ins w:id="1397" w:author="PR Preview" w:date="2026-01-01T00:00:00Z">
        <w:r>
          <w:t xml:space="preserve">We only count a pair</w:t>
        </w:r>
      </w:ins>
      <w:ins w:id="13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when</w:t>
        </w:r>
      </w:ins>
      <w:ins w:id="1401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is defined,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so for</w:t>
        </w:r>
      </w:ins>
      <w:ins w:id="140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we only consider integer</w:t>
        </w:r>
      </w:ins>
      <w:ins w:id="1409" w:author="PR Preview" w:date="2026-01-01T00:00:00Z">
        <w:r>
          <w:t xml:space="preserve"> </w:t>
        </w:r>
      </w:ins>
      <m:oMath>
        <m:r>
          <m:t>c</m:t>
        </m:r>
      </m:oMath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(</w:t>
        </w:r>
      </w:ins>
      <w:hyperlink w:anchor="def-power-nonpositive-base">
        <w:ins w:id="141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413" w:author="PR Preview" w:date="2026-01-01T00:00:00Z">
        <w:r>
          <w:t xml:space="preserve">).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With that convention,</w:t>
        </w:r>
      </w:ins>
      <w:ins w:id="1416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ins w:id="1419" w:author="PR Preview" w:date="2026-01-01T00:00:00Z">
        <w:r>
          <w:t xml:space="preserve">, for every</w:t>
        </w:r>
      </w:ins>
      <w:ins w:id="1420" w:author="PR Preview" w:date="2026-01-01T00:00:00Z">
        <w:r>
          <w:t xml:space="preserve"> </w:t>
        </w:r>
      </w:ins>
      <m:oMath>
        <m:r>
          <m:t>b</m:t>
        </m:r>
      </m:oMath>
      <w:ins w:id="1421" w:author="PR Preview" w:date="2026-01-01T00:00:00Z">
        <w:r>
          <w:t xml:space="preserve">.</w:t>
        </w:r>
      </w:ins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and</w:t>
        </w:r>
      </w:ins>
      <w:ins w:id="142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425" w:author="PR Preview" w:date="2026-01-01T00:00:00Z">
        <w:r>
          <w:t xml:space="preserve">,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since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1428" w:author="PR Preview" w:date="2026-01-01T00:00:00Z">
        <w:r>
          <w:t xml:space="preserve">(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and</w:t>
        </w:r>
      </w:ins>
      <w:ins w:id="143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fails, since</w:t>
        </w:r>
      </w:ins>
      <w:ins w:id="1434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ins w:id="1435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436" w:author="PR Preview" w:date="2026-01-01T00:00:00Z">
        <w:r>
          <w:t xml:space="preserve">,</w:t>
        </w:r>
      </w:ins>
      <w:ins w:id="143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438" w:author="PR Preview" w:date="2026-01-01T00:00:00Z">
        <w:r>
          <w:t xml:space="preserve">,</w:t>
        </w:r>
      </w:ins>
      <w:ins w:id="143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≠</m:t>
        </m:r>
        <m:r>
          <m:t>1</m:t>
        </m:r>
      </m:oMath>
      <w:ins w:id="1440" w:author="PR Preview" w:date="2026-01-01T00:00:00Z">
        <w:r>
          <w:t xml:space="preserve">, and</w:t>
        </w:r>
      </w:ins>
      <w:ins w:id="144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ins w:id="1442" w:author="PR Preview" w:date="2026-01-01T00:00:00Z">
        <w:r>
          <w:t xml:space="preserve">.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For</w:t>
        </w:r>
      </w:ins>
      <w:ins w:id="144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446" w:author="PR Preview" w:date="2026-01-01T00:00:00Z">
        <w:r>
          <w:t xml:space="preserve">, dividing both sides of</w:t>
        </w:r>
      </w:ins>
      <w:ins w:id="144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by</w:t>
        </w:r>
      </w:ins>
      <w:ins w:id="1450" w:author="PR Preview" w:date="2026-01-01T00:00:00Z">
        <w:r>
          <w:t xml:space="preserve"> </w:t>
        </w:r>
      </w:ins>
      <m:oMath>
        <m:r>
          <m:t>b</m:t>
        </m:r>
      </m:oMath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gives</w:t>
        </w:r>
      </w:ins>
      <w:ins w:id="145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ins w:id="1454" w:author="PR Preview" w:date="2026-01-01T00:00:00Z">
        <w:r>
          <w:t xml:space="preserve">,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which needs</w:t>
        </w:r>
      </w:ins>
      <w:ins w:id="145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because</w:t>
        </w:r>
      </w:ins>
      <w:ins w:id="146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ins w:id="1461" w:author="PR Preview" w:date="2026-01-01T00:00:00Z">
        <w:r>
          <w:t xml:space="preserve">;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taking logarithms then gives</w:t>
        </w:r>
      </w:ins>
      <w:ins w:id="14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ins w:id="1465" w:author="PR Preview" w:date="2026-01-01T00:00:00Z">
        <w:r>
          <w:t xml:space="preserve">.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For example,</w:t>
        </w:r>
      </w:ins>
      <w:ins w:id="146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gives</w:t>
        </w:r>
      </w:ins>
      <w:ins w:id="147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472" w:author="PR Preview" w:date="2026-01-01T00:00:00Z">
        <w:r>
          <w:t xml:space="preserve">, and indeed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and</w:t>
        </w:r>
      </w:ins>
      <w:ins w:id="1475" w:author="PR Preview" w:date="2026-01-01T00:00:00Z">
        <w:r>
          <w:t xml:space="preserve"> </w:t>
        </w:r>
      </w:ins>
      <m:oMath>
        <m:r>
          <m:t>c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is an odd integer with</w:t>
        </w:r>
      </w:ins>
      <w:ins w:id="147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≥</m:t>
        </m:r>
        <m:r>
          <m:t>3</m:t>
        </m:r>
      </m:oMath>
      <w:ins w:id="1479" w:author="PR Preview" w:date="2026-01-01T00:00:00Z">
        <w:r>
          <w:t xml:space="preserve">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with</w:t>
        </w:r>
      </w:ins>
      <w:ins w:id="148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483" w:author="PR Preview" w:date="2026-01-01T00:00:00Z">
        <w:r>
          <w:t xml:space="preserve">;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for example,</w:t>
        </w:r>
      </w:ins>
      <w:ins w:id="148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and</w:t>
        </w:r>
      </w:ins>
      <w:ins w:id="148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give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and</w:t>
        </w:r>
      </w:ins>
      <w:ins w:id="1494" w:author="PR Preview" w:date="2026-01-01T00:00:00Z">
        <w:r>
          <w:t xml:space="preserve"> </w:t>
        </w:r>
      </w:ins>
      <m:oMath>
        <m:r>
          <m:t>c</m:t>
        </m:r>
      </m:oMath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is an even integer with</w:t>
        </w:r>
      </w:ins>
      <w:ins w:id="149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ins w:id="1498" w:author="PR Preview" w:date="2026-01-01T00:00:00Z">
        <w:r>
          <w:t xml:space="preserve">,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with</w:t>
        </w:r>
      </w:ins>
      <w:ins w:id="150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502" w:author="PR Preview" w:date="2026-01-01T00:00:00Z">
        <w:r>
          <w:t xml:space="preserve">;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for example,</w:t>
        </w:r>
      </w:ins>
      <w:ins w:id="150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and</w:t>
        </w:r>
      </w:ins>
      <w:ins w:id="150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give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511" w:author="PR Preview" w:date="2026-01-01T00:00:00Z">
        <w:r>
          <w:t xml:space="preserve">For</w:t>
        </w:r>
      </w:ins>
      <w:ins w:id="151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513" w:author="PR Preview" w:date="2026-01-01T00:00:00Z">
        <w:r>
          <w:t xml:space="preserve">, cases 4 and 5 come from</w:t>
        </w:r>
      </w:ins>
      <w:ins w:id="1514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as well: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when</w:t>
        </w:r>
      </w:ins>
      <w:ins w:id="151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r>
          <m:t>1</m:t>
        </m:r>
      </m:oMath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is even,</w:t>
        </w:r>
      </w:ins>
      <w:ins w:id="1522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ins w:id="1523" w:author="PR Preview" w:date="2026-01-01T00:00:00Z">
        <w:r>
          <w:t xml:space="preserve">, so</w:t>
        </w:r>
      </w:ins>
      <w:ins w:id="1524" w:author="PR Preview" w:date="2026-01-01T00:00:00Z">
        <w:r>
          <w:t xml:space="preserve"> </w:t>
        </w:r>
      </w:ins>
      <m:oMath>
        <m:r>
          <m:t>c</m:t>
        </m:r>
      </m:oMath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must be positive;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when</w:t>
        </w:r>
      </w:ins>
      <w:ins w:id="152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r>
          <m:t>1</m:t>
        </m:r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is odd,</w:t>
        </w:r>
      </w:ins>
      <w:ins w:id="1532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ins w:id="1533" w:author="PR Preview" w:date="2026-01-01T00:00:00Z">
        <w:r>
          <w:t xml:space="preserve">, so</w:t>
        </w:r>
      </w:ins>
      <w:ins w:id="1534" w:author="PR Preview" w:date="2026-01-01T00:00:00Z">
        <w:r>
          <w:t xml:space="preserve"> </w:t>
        </w:r>
      </w:ins>
      <m:oMath>
        <m:r>
          <m:t>c</m:t>
        </m:r>
      </m:oMath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must be negative.</w:t>
        </w:r>
      </w:ins>
    </w:p>
    <w:p>
      <w:pPr>
        <w:pStyle w:val="BodyText"/>
      </w:pPr>
      <w:ins w:id="1537" w:author="PR Preview" w:date="2026-01-01T00:00:00Z">
        <w:r>
          <w:t xml:space="preserve">See the red contours in</w:t>
        </w:r>
      </w:ins>
      <w:ins w:id="1538" w:author="PR Preview" w:date="2026-01-01T00:00:00Z">
        <w:r>
          <w:t xml:space="preserve"> </w:t>
        </w:r>
      </w:ins>
      <w:hyperlink w:anchor="fig-double-exponential2">
        <w:ins w:id="1539" w:author="PR Preview" w:date="2026-01-01T00:00:00Z">
          <w:r>
            <w:rPr>
              <w:rStyle w:val="Hyperlink"/>
            </w:rPr>
            <w:t xml:space="preserve">Figure 2</w:t>
          </w:r>
        </w:ins>
      </w:hyperlink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for a visualization of the</w:t>
        </w:r>
      </w:ins>
      <w:ins w:id="154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≥</m:t>
        </m:r>
        <m:r>
          <m:t>0</m:t>
        </m:r>
      </m:oMath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cases.</w:t>
        </w:r>
      </w:ins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ins w:id="1545" w:author="PR Preview" w:date="2026-01-01T00:00:00Z">
        <w:r>
          <w:rPr>
            <w:b/>
            <w:bCs/>
          </w:rPr>
          <w:t xml:space="preserve">Exercise 3 (Repeated exponentiation)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For</w:t>
        </w:r>
      </w:ins>
      <w:ins w:id="15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549" w:author="PR Preview" w:date="2026-01-01T00:00:00Z">
        <w:r>
          <w:t xml:space="preserve">,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when does</w:t>
        </w:r>
      </w:ins>
      <w:ins w:id="15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ins w:id="1553" w:author="PR Preview" w:date="2026-01-01T00:00:00Z">
        <w:r>
          <w:t xml:space="preserve">?</w:t>
        </w:r>
      </w:ins>
    </w:p>
    <w:bookmarkEnd w:id="88"/>
    <w:bookmarkStart w:id="90" w:name="sol-double-exponential"/>
    <w:p>
      <w:pPr>
        <w:pStyle w:val="BodyText"/>
      </w:pPr>
      <w:ins w:id="1554" w:author="PR Preview" w:date="2026-01-01T00:00:00Z">
        <w:r>
          <w:rPr>
            <w:i/>
            <w:iCs/>
          </w:rPr>
          <w:t xml:space="preserve">Solution 3</w:t>
        </w:r>
      </w:ins>
      <w:ins w:id="1555" w:author="PR Preview" w:date="2026-01-01T00:00:00Z">
        <w:r>
          <w:t xml:space="preserve">. </w:t>
        </w:r>
      </w:ins>
      <w:ins w:id="1556" w:author="PR Preview" w:date="2026-01-01T00:00:00Z">
        <w:r>
          <w:t xml:space="preserve">Short answer: rarely (that’s all you need to know for this course).</w:t>
        </w:r>
      </w:ins>
    </w:p>
    <w:p>
      <w:pPr>
        <w:pStyle w:val="BodyText"/>
      </w:pPr>
      <w:ins w:id="1557" w:author="PR Preview" w:date="2026-01-01T00:00:00Z">
        <w:r>
          <w:t xml:space="preserve">Long answer:</w:t>
        </w:r>
      </w:ins>
    </w:p>
    <w:p>
      <w:pPr>
        <w:pStyle w:val="BodyText"/>
      </w:pPr>
      <w:ins w:id="1558" w:author="PR Preview" w:date="2026-01-01T00:00:00Z">
        <w:r>
          <w:t xml:space="preserve">Split on whether</w:t>
        </w:r>
      </w:ins>
      <w:ins w:id="15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or</w:t>
        </w:r>
      </w:ins>
      <w:ins w:id="15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563" w:author="PR Preview" w:date="2026-01-01T00:00:00Z">
        <w:r>
          <w:t xml:space="preserve">,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because the logarithm we use for</w:t>
        </w:r>
      </w:ins>
      <w:ins w:id="15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is undefined at</w:t>
        </w:r>
      </w:ins>
      <w:ins w:id="15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570" w:author="PR Preview" w:date="2026-01-01T00:00:00Z">
        <w:r>
          <w:t xml:space="preserve">.</w:t>
        </w:r>
      </w:ins>
    </w:p>
    <w:p>
      <w:pPr>
        <w:pStyle w:val="BodyText"/>
      </w:pPr>
      <w:ins w:id="1571" w:author="PR Preview" w:date="2026-01-01T00:00:00Z">
        <w:r>
          <w:rPr>
            <w:b/>
            <w:bCs/>
          </w:rPr>
          <w:t xml:space="preserve">Case</w:t>
        </w:r>
      </w:ins>
      <w:ins w:id="1572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573" w:author="PR Preview" w:date="2026-01-01T00:00:00Z">
        <w:r>
          <w:rPr>
            <w:b/>
            <w:bCs/>
          </w:rPr>
          <w:t xml:space="preserve">.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By</w:t>
        </w:r>
      </w:ins>
      <w:ins w:id="1576" w:author="PR Preview" w:date="2026-01-01T00:00:00Z">
        <w:r>
          <w:t xml:space="preserve"> </w:t>
        </w:r>
      </w:ins>
      <w:hyperlink w:anchor="thm-double-exp">
        <w:ins w:id="157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578" w:author="PR Preview" w:date="2026-01-01T00:00:00Z">
        <w:r>
          <w:t xml:space="preserve">,</w:t>
        </w:r>
      </w:ins>
      <w:ins w:id="15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ins w:id="1580" w:author="PR Preview" w:date="2026-01-01T00:00:00Z">
        <w:r>
          <w:t xml:space="preserve">,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so the question becomes when</w:t>
        </w:r>
      </w:ins>
      <w:ins w:id="1583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(for pairs</w:t>
        </w:r>
      </w:ins>
      <w:ins w:id="15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where</w:t>
        </w:r>
      </w:ins>
      <w:ins w:id="1589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is defined).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Because</w:t>
        </w:r>
      </w:ins>
      <w:ins w:id="15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595" w:author="PR Preview" w:date="2026-01-01T00:00:00Z">
        <w:r>
          <w:t xml:space="preserve">, both sides are positive,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and we can take logarithms (</w:t>
        </w:r>
      </w:ins>
      <w:hyperlink w:anchor="thm-log-exp">
        <w:ins w:id="159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599" w:author="PR Preview" w:date="2026-01-01T00:00:00Z">
        <w:r>
          <w:t xml:space="preserve">):</w:t>
        </w:r>
      </w:ins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ins w:id="1600" w:author="PR Preview" w:date="2026-01-01T00:00:00Z">
        <w:r>
          <w:t xml:space="preserve">The last line of</w:t>
        </w:r>
      </w:ins>
      <w:ins w:id="1601" w:author="PR Preview" w:date="2026-01-01T00:00:00Z">
        <w:r>
          <w:t xml:space="preserve"> </w:t>
        </w:r>
      </w:ins>
      <w:hyperlink w:anchor="eq-double-exp-log-scale">
        <w:ins w:id="160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holds exactly when</w:t>
        </w:r>
      </w:ins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(so that</w:t>
        </w:r>
      </w:ins>
      <w:ins w:id="160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608" w:author="PR Preview" w:date="2026-01-01T00:00:00Z">
        <w:r>
          <w:t xml:space="preserve">), or</w:t>
        </w:r>
      </w:ins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(see</w:t>
        </w:r>
      </w:ins>
      <w:ins w:id="1611" w:author="PR Preview" w:date="2026-01-01T00:00:00Z">
        <w:r>
          <w:t xml:space="preserve"> </w:t>
        </w:r>
      </w:ins>
      <w:hyperlink w:anchor="exr-exp-vs-mult">
        <w:ins w:id="1612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613" w:author="PR Preview" w:date="2026-01-01T00:00:00Z">
        <w:r>
          <w:t xml:space="preserve">).</w:t>
        </w:r>
      </w:ins>
    </w:p>
    <w:p>
      <w:pPr>
        <w:pStyle w:val="FirstParagraph"/>
      </w:pPr>
      <w:ins w:id="1614" w:author="PR Preview" w:date="2026-01-01T00:00:00Z">
        <w:r>
          <w:rPr>
            <w:b/>
            <w:bCs/>
          </w:rPr>
          <w:t xml:space="preserve">Case</w:t>
        </w:r>
      </w:ins>
      <w:ins w:id="1615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616" w:author="PR Preview" w:date="2026-01-01T00:00:00Z">
        <w:r>
          <w:rPr>
            <w:b/>
            <w:bCs/>
          </w:rPr>
          <w:t xml:space="preserve">.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Here we cannot take logarithms, so we work from the values of powers of</w:t>
        </w:r>
      </w:ins>
      <w:ins w:id="1619" w:author="PR Preview" w:date="2026-01-01T00:00:00Z">
        <w:r>
          <w:t xml:space="preserve"> </w:t>
        </w:r>
      </w:ins>
      <m:oMath>
        <m:r>
          <m:t>0</m:t>
        </m:r>
      </m:oMath>
      <w:ins w:id="1620" w:author="PR Preview" w:date="2026-01-01T00:00:00Z">
        <w:r>
          <w:t xml:space="preserve">:</w:t>
        </w:r>
      </w:ins>
      <w:ins w:id="1621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for</w:t>
        </w:r>
      </w:ins>
      <w:ins w:id="162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(</w:t>
        </w:r>
      </w:ins>
      <w:hyperlink w:anchor="def-power-nonpositive-base">
        <w:ins w:id="162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628" w:author="PR Preview" w:date="2026-01-01T00:00:00Z">
        <w:r>
          <w:t xml:space="preserve">),</w:t>
        </w:r>
      </w:ins>
      <w:ins w:id="1629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1630" w:author="PR Preview" w:date="2026-01-01T00:00:00Z">
        <w:r>
          <w:t xml:space="preserve">,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and</w:t>
        </w:r>
      </w:ins>
      <w:ins w:id="1633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is undefined for</w:t>
        </w:r>
      </w:ins>
      <w:ins w:id="163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1637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ins w:id="1638" w:author="PR Preview" w:date="2026-01-01T00:00:00Z">
        <w:r>
          <w:t xml:space="preserve">If</w:t>
        </w:r>
      </w:ins>
      <w:ins w:id="163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640" w:author="PR Preview" w:date="2026-01-01T00:00:00Z">
        <w:r>
          <w:t xml:space="preserve">, then</w:t>
        </w:r>
      </w:ins>
      <w:ins w:id="1641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b</m:t>
            </m:r>
          </m:sup>
        </m:sSup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is undefined, so</w:t>
        </w:r>
      </w:ins>
      <w:ins w:id="16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is undefined.</w:t>
        </w:r>
      </w:ins>
    </w:p>
    <w:p>
      <w:pPr>
        <w:numPr>
          <w:ilvl w:val="0"/>
          <w:numId w:val="1017"/>
        </w:numPr>
      </w:pPr>
      <w:ins w:id="1647" w:author="PR Preview" w:date="2026-01-01T00:00:00Z">
        <w:r>
          <w:t xml:space="preserve">If</w:t>
        </w:r>
      </w:ins>
      <w:ins w:id="164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649" w:author="PR Preview" w:date="2026-01-01T00:00:00Z">
        <w:r>
          <w:t xml:space="preserve">, then</w:t>
        </w:r>
      </w:ins>
      <w:ins w:id="16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and</w:t>
        </w:r>
      </w:ins>
      <w:ins w:id="165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ins w:id="1654" w:author="PR Preview" w:date="2026-01-01T00:00:00Z">
        <w:r>
          <w:t xml:space="preserve">, so</w:t>
        </w:r>
      </w:ins>
      <w:ins w:id="1655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ins w:id="1656" w:author="PR Preview" w:date="2026-01-01T00:00:00Z">
        <w:r>
          <w:t xml:space="preserve">;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the two sides agree exactly when</w:t>
        </w:r>
      </w:ins>
      <w:ins w:id="165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660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ins w:id="1661" w:author="PR Preview" w:date="2026-01-01T00:00:00Z">
        <w:r>
          <w:t xml:space="preserve">If</w:t>
        </w:r>
      </w:ins>
      <w:ins w:id="16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663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ins w:id="1664" w:author="PR Preview" w:date="2026-01-01T00:00:00Z">
        <w:r>
          <w:t xml:space="preserve">for</w:t>
        </w:r>
      </w:ins>
      <w:ins w:id="166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66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667" w:author="PR Preview" w:date="2026-01-01T00:00:00Z">
        <w:r>
          <w:t xml:space="preserve">so the two sides agree,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and for</w:t>
        </w:r>
      </w:ins>
      <w:ins w:id="167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≤</m:t>
        </m:r>
        <m:r>
          <m:t>0</m:t>
        </m:r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they do not.</w:t>
        </w:r>
      </w:ins>
    </w:p>
    <w:p>
      <w:pPr>
        <w:pStyle w:val="FirstParagraph"/>
      </w:pPr>
      <w:ins w:id="1673" w:author="PR Preview" w:date="2026-01-01T00:00:00Z">
        <w:r>
          <w:t xml:space="preserve">So for</w:t>
        </w:r>
      </w:ins>
      <w:ins w:id="167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675" w:author="PR Preview" w:date="2026-01-01T00:00:00Z">
        <w:r>
          <w:t xml:space="preserve">,</w:t>
        </w:r>
      </w:ins>
      <w:ins w:id="16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exactly when</w:t>
        </w:r>
      </w:ins>
      <w:ins w:id="167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≥</m:t>
        </m:r>
        <m:r>
          <m:t>0</m:t>
        </m:r>
      </m:oMath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and</w:t>
        </w:r>
      </w:ins>
      <w:ins w:id="168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683" w:author="PR Preview" w:date="2026-01-01T00:00:00Z">
        <w:r>
          <w:t xml:space="preserve">.</w:t>
        </w:r>
      </w:ins>
    </w:p>
    <w:p>
      <w:pPr>
        <w:pStyle w:val="BodyText"/>
      </w:pPr>
      <w:ins w:id="1684" w:author="PR Preview" w:date="2026-01-01T00:00:00Z">
        <w:r>
          <w:t xml:space="preserve">In particular, when</w:t>
        </w:r>
      </w:ins>
      <w:ins w:id="16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686" w:author="PR Preview" w:date="2026-01-01T00:00:00Z">
        <w:r>
          <w:t xml:space="preserve">,</w:t>
        </w:r>
      </w:ins>
      <w:ins w:id="168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≥</m:t>
        </m:r>
        <m:r>
          <m:t>0</m:t>
        </m:r>
      </m:oMath>
      <w:ins w:id="1688" w:author="PR Preview" w:date="2026-01-01T00:00:00Z">
        <w:r>
          <w:t xml:space="preserve">, and</w:t>
        </w:r>
      </w:ins>
      <w:ins w:id="168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690" w:author="PR Preview" w:date="2026-01-01T00:00:00Z">
        <w:r>
          <w:t xml:space="preserve">,</w:t>
        </w:r>
      </w:ins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the two sides differ: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2026-10-11T02:10:37Z</dcterms:created>
  <dcterms:modified xsi:type="dcterms:W3CDTF">2026-10-11T02:10:37Z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