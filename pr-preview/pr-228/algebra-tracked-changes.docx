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del w:id="3" w:author="PR Preview" w:date="2026-01-01T00:00:00Z">
        <w:r>
          <w:delText xml:space="preserve">Abramson et al.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(2021)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is a free online textbook on algebra and trigonometry.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covers equations, inequalities, polynomials, exponentials, and logarithms,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which overlap with the algebra on this page.</w:delText>
        </w:r>
      </w:del>
    </w:p>
    <w:p>
      <w:pPr>
        <w:pStyle w:val="Compact"/>
        <w:numPr>
          <w:ilvl w:val="0"/>
          <w:numId w:val="1059"/>
        </w:numPr>
      </w:pPr>
      <w:ins w:id="12" w:author="PR Preview" w:date="2026-01-01T00:00:00Z">
        <w:r>
          <w:t xml:space="preserve">Abramson et al.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(2021)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 a free online textbook on algebra and trigonometry.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It covers equations, inequalities, polynomials, exponentials, and logarithms,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2026-10-11T02:12:56Z</dcterms:created>
  <dcterms:modified xsi:type="dcterms:W3CDTF">2026-10-11T02:12:56Z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