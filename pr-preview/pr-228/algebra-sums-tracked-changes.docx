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Convexity, Infimum and Sums</w:t>
        </w:r>
      </w:ins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30" w:name="sec-convexity"/>
    <w:p>
      <w:pPr>
        <w:pStyle w:val="Heading2"/>
      </w:pPr>
      <w:ins w:id="3" w:author="PR Preview" w:date="2026-01-01T00:00:00Z">
        <w:r>
          <w:t xml:space="preserve">1 Convex functions</w:t>
        </w:r>
      </w:ins>
    </w:p>
    <w:bookmarkStart w:id="9" w:name="exr-convex-chord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Exercise 1 (A value compared with an average of values)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Let</w:t>
        </w:r>
      </w:ins>
      <w:ins w:id="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8" w:author="PR Preview" w:date="2026-01-01T00:00:00Z">
        <w:r>
          <w:t xml:space="preserve">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and take the points</w:t>
        </w:r>
      </w:ins>
      <w:ins w:id="1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</w:t>
        </w:r>
      </w:ins>
      <w:ins w:id="1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4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with</w:t>
        </w:r>
      </w:ins>
      <w:ins w:id="1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19" w:author="PR Preview" w:date="2026-01-01T00:00:00Z">
        <w:r>
          <w:t xml:space="preserve">Compute</w:t>
        </w:r>
      </w:ins>
      <w:ins w:id="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ins w:id="2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22" w:author="PR Preview" w:date="2026-01-01T00:00:00Z">
        <w:r>
          <w:t xml:space="preserve">Compute</w:t>
        </w:r>
      </w:ins>
      <w:ins w:id="23" w:author="PR Preview" w:date="2026-01-01T00:00:00Z">
        <w:r>
          <w:t xml:space="preserve"> </w:t>
        </w:r>
      </w:ins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2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25" w:author="PR Preview" w:date="2026-01-01T00:00:00Z">
        <w:r>
          <w:t xml:space="preserve">Is</w:t>
        </w:r>
      </w:ins>
      <w:ins w:id="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27" w:author="PR Preview" w:date="2026-01-01T00:00:00Z">
        <w:r>
          <w:t xml:space="preserve">?</w:t>
        </w:r>
      </w:ins>
    </w:p>
    <w:bookmarkEnd w:id="9"/>
    <w:bookmarkStart w:id="10" w:name="sol-convex-chord"/>
    <w:p>
      <w:pPr>
        <w:pStyle w:val="FirstParagraph"/>
      </w:pPr>
      <w:ins w:id="28" w:author="PR Preview" w:date="2026-01-01T00:00:00Z">
        <w:r>
          <w:rPr>
            <w:i/>
            <w:iCs/>
          </w:rPr>
          <w:t xml:space="preserve">Solution 1</w:t>
        </w:r>
      </w:ins>
      <w:ins w:id="29" w:author="PR Preview" w:date="2026-01-01T00:00:00Z">
        <w:r>
          <w:t xml:space="preserve">. </w:t>
        </w:r>
      </w:ins>
    </w:p>
    <w:p>
      <w:pPr>
        <w:numPr>
          <w:ilvl w:val="0"/>
          <w:numId w:val="1002"/>
        </w:numPr>
      </w:pPr>
      <w:ins w:id="30" w:author="PR Preview" w:date="2026-01-01T00:00:00Z">
        <w:r>
          <w:t xml:space="preserve">With</w:t>
        </w:r>
      </w:ins>
      <w:ins w:id="3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ins w:id="3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5" w:author="PR Preview" w:date="2026-01-01T00:00:00Z">
        <w:r>
          <w:t xml:space="preserve">so</w:t>
        </w:r>
      </w:ins>
      <w:ins w:id="3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ins w:id="37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ins w:id="38" w:author="PR Preview" w:date="2026-01-01T00:00:00Z">
        <w:r>
          <w:t xml:space="preserve">Yes:</w:t>
        </w:r>
      </w:ins>
      <w:ins w:id="3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4</m:t>
        </m:r>
      </m:oMath>
      <w:ins w:id="40" w:author="PR Preview" w:date="2026-01-01T00:00:00Z">
        <w:r>
          <w:t xml:space="preserve">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 value of</w:t>
        </w:r>
      </w:ins>
      <w:ins w:id="43" w:author="PR Preview" w:date="2026-01-01T00:00:00Z">
        <w:r>
          <w:t xml:space="preserve"> </w:t>
        </w:r>
      </w:ins>
      <m:oMath>
        <m:r>
          <m:t>f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at the midpoint of</w:t>
        </w:r>
      </w:ins>
      <w:ins w:id="46" w:author="PR Preview" w:date="2026-01-01T00:00:00Z">
        <w:r>
          <w:t xml:space="preserve"> </w:t>
        </w:r>
      </w:ins>
      <m:oMath>
        <m:r>
          <m:t>0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t>4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 below the average of its values at the two endpoints.</w:t>
        </w:r>
      </w:ins>
    </w:p>
    <w:bookmarkEnd w:id="10"/>
    <w:bookmarkStart w:id="11" w:name="def-line-segment"/>
    <w:p>
      <w:pPr>
        <w:pStyle w:val="FirstParagraph"/>
      </w:pPr>
      <w:ins w:id="52" w:author="PR Preview" w:date="2026-01-01T00:00:00Z">
        <w:r>
          <w:rPr>
            <w:b/>
            <w:bCs/>
          </w:rPr>
          <w:t xml:space="preserve">Definition 1 (Line segment)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Let</w:t>
        </w:r>
      </w:ins>
      <w:ins w:id="5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6" w:author="PR Preview" w:date="2026-01-01T00:00:00Z">
        <w:r>
          <w:t xml:space="preserve">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line segment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from</w:t>
        </w:r>
      </w:ins>
      <w:ins w:id="63" w:author="PR Preview" w:date="2026-01-01T00:00:00Z">
        <w:r>
          <w:t xml:space="preserve"> </w:t>
        </w:r>
      </w:ins>
      <m:oMath>
        <m:r>
          <m:t>x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to</w:t>
        </w:r>
      </w:ins>
      <w:ins w:id="66" w:author="PR Preview" w:date="2026-01-01T00:00:00Z">
        <w:r>
          <w:t xml:space="preserve"> </w:t>
        </w:r>
      </w:ins>
      <m:oMath>
        <m:r>
          <m:t>y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 the set of points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9" w:author="PR Preview" w:date="2026-01-01T00:00:00Z">
        <w:r>
          <w:t xml:space="preserve">The value</w:t>
        </w:r>
      </w:ins>
      <w:ins w:id="7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gives</w:t>
        </w:r>
      </w:ins>
      <w:ins w:id="73" w:author="PR Preview" w:date="2026-01-01T00:00:00Z">
        <w:r>
          <w:t xml:space="preserve"> </w:t>
        </w:r>
      </w:ins>
      <m:oMath>
        <m:r>
          <m:t>x</m:t>
        </m:r>
      </m:oMath>
      <w:ins w:id="74" w:author="PR Preview" w:date="2026-01-01T00:00:00Z">
        <w:r>
          <w:t xml:space="preserve">, the value</w:t>
        </w:r>
      </w:ins>
      <w:ins w:id="7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gives</w:t>
        </w:r>
      </w:ins>
      <w:ins w:id="78" w:author="PR Preview" w:date="2026-01-01T00:00:00Z">
        <w:r>
          <w:t xml:space="preserve"> </w:t>
        </w:r>
      </w:ins>
      <m:oMath>
        <m:r>
          <m:t>y</m:t>
        </m:r>
      </m:oMath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</w:t>
        </w:r>
      </w:ins>
      <w:ins w:id="8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gives the midpoint</w:t>
        </w:r>
      </w:ins>
      <w:ins w:id="8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ins w:id="86" w:author="PR Preview" w:date="2026-01-01T00:00:00Z">
        <w:r>
          <w:t xml:space="preserve">.</w:t>
        </w:r>
      </w:ins>
    </w:p>
    <w:bookmarkEnd w:id="11"/>
    <w:bookmarkStart w:id="13" w:name="exm-line-segment"/>
    <w:p>
      <w:pPr>
        <w:pStyle w:val="BodyText"/>
      </w:pPr>
      <w:ins w:id="87" w:author="PR Preview" w:date="2026-01-01T00:00:00Z">
        <w:r>
          <w:rPr>
            <w:b/>
            <w:bCs/>
          </w:rPr>
          <w:t xml:space="preserve">Example 1 (A line segment in</w:t>
        </w:r>
      </w:ins>
      <w:ins w:id="8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89" w:author="PR Preview" w:date="2026-01-01T00:00:00Z">
        <w:r>
          <w:rPr>
            <w:b/>
            <w:bCs/>
          </w:rPr>
          <w:t xml:space="preserve">)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For</w:t>
        </w:r>
      </w:ins>
      <w:ins w:id="9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93" w:author="PR Preview" w:date="2026-01-01T00:00:00Z">
        <w:r>
          <w:t xml:space="preserve">,</w:t>
        </w:r>
      </w:ins>
      <w:ins w:id="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and</w:t>
        </w:r>
      </w:ins>
      <w:ins w:id="9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4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the line segment from</w:t>
        </w:r>
      </w:ins>
      <w:ins w:id="101" w:author="PR Preview" w:date="2026-01-01T00:00:00Z">
        <w:r>
          <w:t xml:space="preserve"> </w:t>
        </w:r>
      </w:ins>
      <m:oMath>
        <m:r>
          <m:t>x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to</w:t>
        </w:r>
      </w:ins>
      <w:ins w:id="104" w:author="PR Preview" w:date="2026-01-01T00:00:00Z">
        <w:r>
          <w:t xml:space="preserve"> </w:t>
        </w:r>
      </w:ins>
      <m:oMath>
        <m:r>
          <m:t>y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the</w:t>
        </w:r>
      </w:ins>
      <w:ins w:id="107" w:author="PR Preview" w:date="2026-01-01T00:00:00Z">
        <w:r>
          <w:t xml:space="preserve"> </w:t>
        </w:r>
      </w:ins>
      <w:hyperlink r:id="rId12">
        <w:ins w:id="108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10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ins w:id="110" w:author="PR Preview" w:date="2026-01-01T00:00:00Z">
        <w:r>
          <w:t xml:space="preserve">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 value</w:t>
        </w:r>
      </w:ins>
      <w:ins w:id="11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gives the point</w:t>
        </w:r>
      </w:ins>
      <w:ins w:id="11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ins w:id="117" w:author="PR Preview" w:date="2026-01-01T00:00:00Z">
        <w:r>
          <w:t xml:space="preserve">.</w:t>
        </w:r>
      </w:ins>
    </w:p>
    <w:bookmarkEnd w:id="13"/>
    <w:bookmarkStart w:id="16" w:name="def-chord"/>
    <w:p>
      <w:pPr>
        <w:pStyle w:val="BodyText"/>
      </w:pPr>
      <w:ins w:id="118" w:author="PR Preview" w:date="2026-01-01T00:00:00Z">
        <w:r>
          <w:rPr>
            <w:b/>
            <w:bCs/>
          </w:rPr>
          <w:t xml:space="preserve">Definition 2 (Chord)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Let</w:t>
        </w:r>
      </w:ins>
      <w:ins w:id="1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be a</w:t>
        </w:r>
      </w:ins>
      <w:ins w:id="124" w:author="PR Preview" w:date="2026-01-01T00:00:00Z">
        <w:r>
          <w:t xml:space="preserve"> </w:t>
        </w:r>
      </w:ins>
      <w:hyperlink r:id="rId14">
        <w:ins w:id="12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and let</w:t>
        </w:r>
      </w:ins>
      <w:ins w:id="12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0" w:author="PR Preview" w:date="2026-01-01T00:00:00Z">
        <w:r>
          <w:t xml:space="preserve">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rPr>
            <w:b/>
            <w:bCs/>
          </w:rPr>
          <w:t xml:space="preserve">chord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of</w:t>
        </w:r>
      </w:ins>
      <w:ins w:id="137" w:author="PR Preview" w:date="2026-01-01T00:00:00Z">
        <w:r>
          <w:t xml:space="preserve"> </w:t>
        </w:r>
      </w:ins>
      <m:oMath>
        <m:r>
          <m:t>f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from</w:t>
        </w:r>
      </w:ins>
      <w:ins w:id="140" w:author="PR Preview" w:date="2026-01-01T00:00:00Z">
        <w:r>
          <w:t xml:space="preserve"> </w:t>
        </w:r>
      </w:ins>
      <m:oMath>
        <m:r>
          <m:t>x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to</w:t>
        </w:r>
      </w:ins>
      <w:ins w:id="143" w:author="PR Preview" w:date="2026-01-01T00:00:00Z">
        <w:r>
          <w:t xml:space="preserve"> </w:t>
        </w:r>
      </w:ins>
      <m:oMath>
        <m:r>
          <m:t>y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is the line segment (</w:t>
        </w:r>
      </w:ins>
      <w:hyperlink w:anchor="def-line-segment">
        <w:ins w:id="14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47" w:author="PR Preview" w:date="2026-01-01T00:00:00Z">
        <w:r>
          <w:t xml:space="preserve">) in</w:t>
        </w:r>
      </w:ins>
      <w:ins w:id="14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from the point</w:t>
        </w:r>
      </w:ins>
      <w:ins w:id="1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to the point</w:t>
        </w:r>
      </w:ins>
      <w:ins w:id="1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of the</w:t>
        </w:r>
      </w:ins>
      <w:ins w:id="157" w:author="PR Preview" w:date="2026-01-01T00:00:00Z">
        <w:r>
          <w:t xml:space="preserve"> </w:t>
        </w:r>
      </w:ins>
      <w:hyperlink r:id="rId15">
        <w:ins w:id="158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of</w:t>
        </w:r>
      </w:ins>
      <w:ins w:id="161" w:author="PR Preview" w:date="2026-01-01T00:00:00Z">
        <w:r>
          <w:t xml:space="preserve"> </w:t>
        </w:r>
      </w:ins>
      <m:oMath>
        <m:r>
          <m:t>f</m:t>
        </m:r>
      </m:oMath>
      <w:ins w:id="16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63" w:author="PR Preview" w:date="2026-01-01T00:00:00Z">
        <w:r>
          <w:t xml:space="preserve">Above the point</w:t>
        </w:r>
      </w:ins>
      <w:ins w:id="164" w:author="PR Preview" w:date="2026-01-01T00:00:00Z">
        <w:r>
          <w:t xml:space="preserve"> </w:t>
        </w:r>
      </w:ins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ins w:id="165" w:author="PR Preview" w:date="2026-01-01T00:00:00Z">
        <w:r>
          <w:t xml:space="preserve">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the chord has height</w:t>
        </w:r>
      </w:ins>
      <w:ins w:id="168" w:author="PR Preview" w:date="2026-01-01T00:00:00Z">
        <w:r>
          <w:t xml:space="preserve"> </w:t>
        </w:r>
      </w:ins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169" w:author="PR Preview" w:date="2026-01-01T00:00:00Z">
        <w:r>
          <w:t xml:space="preserve">.</w:t>
        </w:r>
      </w:ins>
    </w:p>
    <w:bookmarkEnd w:id="16"/>
    <w:bookmarkStart w:id="17" w:name="exm-chord"/>
    <w:p>
      <w:pPr>
        <w:pStyle w:val="BodyText"/>
      </w:pPr>
      <w:ins w:id="170" w:author="PR Preview" w:date="2026-01-01T00:00:00Z">
        <w:r>
          <w:rPr>
            <w:b/>
            <w:bCs/>
          </w:rPr>
          <w:t xml:space="preserve">Example 2 (A chord of</w:t>
        </w:r>
      </w:ins>
      <w:ins w:id="17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72" w:author="PR Preview" w:date="2026-01-01T00:00:00Z">
        <w:r>
          <w:rPr>
            <w:b/>
            <w:bCs/>
          </w:rPr>
          <w:t xml:space="preserve">)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For</w:t>
        </w:r>
      </w:ins>
      <w:ins w:id="1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76" w:author="PR Preview" w:date="2026-01-01T00:00:00Z">
        <w:r>
          <w:t xml:space="preserve">,</w:t>
        </w:r>
      </w:ins>
      <w:ins w:id="1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and</w:t>
        </w:r>
      </w:ins>
      <w:ins w:id="18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3</m:t>
        </m:r>
      </m:oMath>
      <w:ins w:id="181" w:author="PR Preview" w:date="2026-01-01T00:00:00Z">
        <w:r>
          <w:t xml:space="preserve">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 chord runs from</w:t>
        </w:r>
      </w:ins>
      <w:ins w:id="1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to</w:t>
        </w:r>
      </w:ins>
      <w:ins w:id="1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ins w:id="188" w:author="PR Preview" w:date="2026-01-01T00:00:00Z">
        <w:r>
          <w:t xml:space="preserve">.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With</w:t>
        </w:r>
      </w:ins>
      <w:ins w:id="19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92" w:author="PR Preview" w:date="2026-01-01T00:00:00Z">
        <w:r>
          <w:t xml:space="preserve">, it passes through</w:t>
        </w:r>
      </w:ins>
      <w:ins w:id="193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so above the point</w:t>
        </w:r>
      </w:ins>
      <w:ins w:id="197" w:author="PR Preview" w:date="2026-01-01T00:00:00Z">
        <w:r>
          <w:t xml:space="preserve"> </w:t>
        </w:r>
      </w:ins>
      <m:oMath>
        <m:r>
          <m:t>1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it has height</w:t>
        </w:r>
      </w:ins>
      <w:ins w:id="200" w:author="PR Preview" w:date="2026-01-01T00:00:00Z">
        <w:r>
          <w:t xml:space="preserve"> </w:t>
        </w:r>
      </w:ins>
      <m:oMath>
        <m:r>
          <m:t>5</m:t>
        </m:r>
      </m:oMath>
      <w:ins w:id="201" w:author="PR Preview" w:date="2026-01-01T00:00:00Z">
        <w:r>
          <w:t xml:space="preserve">.</w:t>
        </w:r>
      </w:ins>
    </w:p>
    <w:bookmarkEnd w:id="17"/>
    <w:bookmarkStart w:id="18" w:name="def-convex-function"/>
    <w:p>
      <w:pPr>
        <w:pStyle w:val="BodyText"/>
      </w:pPr>
      <w:ins w:id="202" w:author="PR Preview" w:date="2026-01-01T00:00:00Z">
        <w:r>
          <w:rPr>
            <w:b/>
            <w:bCs/>
          </w:rPr>
          <w:t xml:space="preserve">Definition 3 (Convex function)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Let</w:t>
        </w:r>
      </w:ins>
      <w:ins w:id="2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be a</w:t>
        </w:r>
      </w:ins>
      <w:ins w:id="208" w:author="PR Preview" w:date="2026-01-01T00:00:00Z">
        <w:r>
          <w:t xml:space="preserve"> </w:t>
        </w:r>
      </w:ins>
      <w:hyperlink r:id="rId14">
        <w:ins w:id="20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10" w:author="PR Preview" w:date="2026-01-01T00:00:00Z">
        <w:r>
          <w:t xml:space="preserve">.</w:t>
        </w:r>
      </w:ins>
      <w:ins w:id="211" w:author="PR Preview" w:date="2026-01-01T00:00:00Z">
        <w:r>
          <w:t xml:space="preserve"> </w:t>
        </w:r>
      </w:ins>
      <m:oMath>
        <m:r>
          <m:t>f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b/>
            <w:bCs/>
          </w:rPr>
          <w:t xml:space="preserve">convex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18" w:author="PR Preview" w:date="2026-01-01T00:00:00Z">
        <w:r>
          <w:t xml:space="preserve">for all</w:t>
        </w:r>
      </w:ins>
      <w:ins w:id="2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and all</w:t>
        </w:r>
      </w:ins>
      <w:ins w:id="22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23" w:author="PR Preview" w:date="2026-01-01T00:00:00Z">
        <w:r>
          <w:t xml:space="preserve">.</w:t>
        </w:r>
      </w:ins>
    </w:p>
    <w:bookmarkEnd w:id="18"/>
    <w:bookmarkStart w:id="19" w:name="rem-convex-chord-above-graph"/>
    <w:p>
      <w:pPr>
        <w:pStyle w:val="BodyText"/>
      </w:pPr>
      <w:ins w:id="224" w:author="PR Preview" w:date="2026-01-01T00:00:00Z">
        <w:r>
          <w:rPr>
            <w:i/>
            <w:iCs/>
          </w:rPr>
          <w:t xml:space="preserve">Remark 1</w:t>
        </w:r>
      </w:ins>
      <w:ins w:id="225" w:author="PR Preview" w:date="2026-01-01T00:00:00Z">
        <w:r>
          <w:t xml:space="preserve"> (Chords lie on or above the graph). </w:t>
        </w:r>
      </w:ins>
      <w:ins w:id="226" w:author="PR Preview" w:date="2026-01-01T00:00:00Z">
        <w:r>
          <w:t xml:space="preserve">The point</w:t>
        </w:r>
      </w:ins>
      <w:ins w:id="227" w:author="PR Preview" w:date="2026-01-01T00:00:00Z">
        <w:r>
          <w:t xml:space="preserve"> </w:t>
        </w:r>
      </w:ins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lies on the</w:t>
        </w:r>
      </w:ins>
      <w:ins w:id="230" w:author="PR Preview" w:date="2026-01-01T00:00:00Z">
        <w:r>
          <w:t xml:space="preserve"> </w:t>
        </w:r>
      </w:ins>
      <w:hyperlink w:anchor="def-line-segment">
        <w:ins w:id="231" w:author="PR Preview" w:date="2026-01-01T00:00:00Z">
          <w:r>
            <w:rPr>
              <w:rStyle w:val="Hyperlink"/>
            </w:rPr>
            <w:t xml:space="preserve">line segment</w:t>
          </w:r>
        </w:ins>
      </w:hyperlink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from</w:t>
        </w:r>
      </w:ins>
      <w:ins w:id="234" w:author="PR Preview" w:date="2026-01-01T00:00:00Z">
        <w:r>
          <w:t xml:space="preserve"> </w:t>
        </w:r>
      </w:ins>
      <m:oMath>
        <m:r>
          <m:t>x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to</w:t>
        </w:r>
      </w:ins>
      <w:ins w:id="237" w:author="PR Preview" w:date="2026-01-01T00:00:00Z">
        <w:r>
          <w:t xml:space="preserve"> </w:t>
        </w:r>
      </w:ins>
      <m:oMath>
        <m:r>
          <m:t>y</m:t>
        </m:r>
      </m:oMath>
      <w:ins w:id="238" w:author="PR Preview" w:date="2026-01-01T00:00:00Z">
        <w:r>
          <w:t xml:space="preserve">,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and the right-hand side is the height above that point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of the</w:t>
        </w:r>
      </w:ins>
      <w:ins w:id="243" w:author="PR Preview" w:date="2026-01-01T00:00:00Z">
        <w:r>
          <w:t xml:space="preserve"> </w:t>
        </w:r>
      </w:ins>
      <w:hyperlink w:anchor="def-chord">
        <w:ins w:id="244" w:author="PR Preview" w:date="2026-01-01T00:00:00Z">
          <w:r>
            <w:rPr>
              <w:rStyle w:val="Hyperlink"/>
            </w:rPr>
            <w:t xml:space="preserve">chord</w:t>
          </w:r>
        </w:ins>
      </w:hyperlink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of</w:t>
        </w:r>
      </w:ins>
      <w:ins w:id="247" w:author="PR Preview" w:date="2026-01-01T00:00:00Z">
        <w:r>
          <w:t xml:space="preserve"> </w:t>
        </w:r>
      </w:ins>
      <m:oMath>
        <m:r>
          <m:t>f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from</w:t>
        </w:r>
      </w:ins>
      <w:ins w:id="250" w:author="PR Preview" w:date="2026-01-01T00:00:00Z">
        <w:r>
          <w:t xml:space="preserve"> </w:t>
        </w:r>
      </w:ins>
      <m:oMath>
        <m:r>
          <m:t>x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to</w:t>
        </w:r>
      </w:ins>
      <w:ins w:id="253" w:author="PR Preview" w:date="2026-01-01T00:00:00Z">
        <w:r>
          <w:t xml:space="preserve"> </w:t>
        </w:r>
      </w:ins>
      <m:oMath>
        <m:r>
          <m:t>y</m:t>
        </m:r>
      </m:oMath>
      <w:ins w:id="254" w:author="PR Preview" w:date="2026-01-01T00:00:00Z">
        <w:r>
          <w:t xml:space="preserve">.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So</w:t>
        </w:r>
      </w:ins>
      <w:ins w:id="257" w:author="PR Preview" w:date="2026-01-01T00:00:00Z">
        <w:r>
          <w:t xml:space="preserve"> </w:t>
        </w:r>
      </w:ins>
      <m:oMath>
        <m:r>
          <m:t>f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is convex when every chord lies on or above the</w:t>
        </w:r>
      </w:ins>
      <w:ins w:id="260" w:author="PR Preview" w:date="2026-01-01T00:00:00Z">
        <w:r>
          <w:t xml:space="preserve"> </w:t>
        </w:r>
      </w:ins>
      <w:hyperlink r:id="rId15">
        <w:ins w:id="261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262" w:author="PR Preview" w:date="2026-01-01T00:00:00Z">
        <w:r>
          <w:t xml:space="preserve">.</w:t>
        </w:r>
      </w:ins>
    </w:p>
    <w:p>
      <w:pPr>
        <w:pStyle w:val="BodyText"/>
      </w:pPr>
      <w:ins w:id="263" w:author="PR Preview" w:date="2026-01-01T00:00:00Z">
        <w:r>
          <w:t xml:space="preserve">For example, take</w:t>
        </w:r>
      </w:ins>
      <w:ins w:id="2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65" w:author="PR Preview" w:date="2026-01-01T00:00:00Z">
        <w:r>
          <w:t xml:space="preserve">,</w:t>
        </w:r>
      </w:ins>
      <w:ins w:id="2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67" w:author="PR Preview" w:date="2026-01-01T00:00:00Z">
        <w:r>
          <w:t xml:space="preserve">,</w:t>
        </w:r>
      </w:ins>
      <w:ins w:id="26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3</m:t>
        </m:r>
      </m:oMath>
      <w:ins w:id="269" w:author="PR Preview" w:date="2026-01-01T00:00:00Z">
        <w:r>
          <w:t xml:space="preserve">, and</w:t>
        </w:r>
      </w:ins>
      <w:ins w:id="27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71" w:author="PR Preview" w:date="2026-01-01T00:00:00Z">
        <w:r>
          <w:t xml:space="preserve">.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The point is</w:t>
        </w:r>
      </w:ins>
      <w:ins w:id="274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where the graph has height</w:t>
        </w:r>
      </w:ins>
      <w:ins w:id="2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and the chord has height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81" w:author="PR Preview" w:date="2026-01-01T00:00:00Z">
        <w:r>
          <w:t xml:space="preserve">The chord is above the graph:</w:t>
        </w:r>
      </w:ins>
      <w:ins w:id="28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5</m:t>
        </m:r>
      </m:oMath>
      <w:ins w:id="283" w:author="PR Preview" w:date="2026-01-01T00:00:00Z">
        <w:r>
          <w:t xml:space="preserve">.</w:t>
        </w:r>
      </w:ins>
    </w:p>
    <w:bookmarkEnd w:id="19"/>
    <w:bookmarkStart w:id="21" w:name="exm-cubic-not-convex"/>
    <w:p>
      <w:pPr>
        <w:pStyle w:val="BodyText"/>
      </w:pPr>
      <w:ins w:id="284" w:author="PR Preview" w:date="2026-01-01T00:00:00Z">
        <w:r>
          <w:rPr>
            <w:b/>
            <w:bCs/>
          </w:rPr>
          <w:t xml:space="preserve">Example 3 (A function that is not convex)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The function in</w:t>
        </w:r>
      </w:ins>
      <w:ins w:id="287" w:author="PR Preview" w:date="2026-01-01T00:00:00Z">
        <w:r>
          <w:t xml:space="preserve"> </w:t>
        </w:r>
      </w:ins>
      <w:hyperlink r:id="rId20">
        <w:ins w:id="288" w:author="PR Preview" w:date="2026-01-01T00:00:00Z">
          <w:r>
            <w:rPr>
              <w:rStyle w:val="Hyperlink"/>
            </w:rPr>
            <w:t xml:space="preserve">Exercise 2 in Equalities, Inequalities and Minimizers</w:t>
          </w:r>
        </w:ins>
      </w:hyperlink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291" w:author="PR Preview" w:date="2026-01-01T00:00:00Z">
        <w:r>
          <w:t xml:space="preserve">, is not convex.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Take</w:t>
        </w:r>
      </w:ins>
      <w:ins w:id="2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295" w:author="PR Preview" w:date="2026-01-01T00:00:00Z">
        <w:r>
          <w:t xml:space="preserve">,</w:t>
        </w:r>
      </w:ins>
      <w:ins w:id="29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297" w:author="PR Preview" w:date="2026-01-01T00:00:00Z">
        <w:r>
          <w:t xml:space="preserve">,</w:t>
        </w:r>
      </w:ins>
      <w:ins w:id="29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99" w:author="PR Preview" w:date="2026-01-01T00:00:00Z">
        <w:r>
          <w:t xml:space="preserve">.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 point is</w:t>
        </w:r>
      </w:ins>
      <w:ins w:id="30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03" w:author="PR Preview" w:date="2026-01-01T00:00:00Z">
        <w:r>
          <w:t xml:space="preserve">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where the graph has height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06" w:author="PR Preview" w:date="2026-01-01T00:00:00Z">
        <w:r>
          <w:t xml:space="preserve">but the chord has height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07" w:author="PR Preview" w:date="2026-01-01T00:00:00Z">
        <w:r>
          <w:t xml:space="preserve">and</w:t>
        </w:r>
      </w:ins>
      <w:ins w:id="30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is false.</w:t>
        </w:r>
      </w:ins>
    </w:p>
    <w:bookmarkEnd w:id="21"/>
    <w:bookmarkStart w:id="22" w:name="exm-convex-local-global"/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Example 4 (A convex and a non-convex function)</w:t>
        </w:r>
      </w:ins>
      <w:ins w:id="3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is convex (</w:t>
        </w:r>
      </w:ins>
      <w:hyperlink w:anchor="def-convex-function">
        <w:ins w:id="31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16" w:author="PR Preview" w:date="2026-01-01T00:00:00Z">
        <w:r>
          <w:t xml:space="preserve">):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by expanding the square,</w:t>
        </w:r>
      </w:ins>
      <w:ins w:id="3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ins w:id="320" w:author="PR Preview" w:date="2026-01-01T00:00:00Z">
        <w:r>
          <w:t xml:space="preserve">.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Its local minimizer</w:t>
        </w:r>
      </w:ins>
      <w:ins w:id="32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is also a global minimizer,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28" w:author="PR Preview" w:date="2026-01-01T00:00:00Z">
        <w:r>
          <w:t xml:space="preserve">for every</w:t>
        </w:r>
      </w:ins>
      <w:ins w:id="329" w:author="PR Preview" w:date="2026-01-01T00:00:00Z">
        <w:r>
          <w:t xml:space="preserve"> </w:t>
        </w:r>
      </w:ins>
      <m:oMath>
        <m:r>
          <m:t>x</m:t>
        </m:r>
      </m:oMath>
      <w:ins w:id="330" w:author="PR Preview" w:date="2026-01-01T00:00:00Z">
        <w:r>
          <w:t xml:space="preserve">.</w:t>
        </w:r>
      </w:ins>
    </w:p>
    <w:p>
      <w:pPr>
        <w:pStyle w:val="BodyText"/>
      </w:pPr>
      <w:ins w:id="331" w:author="PR Preview" w:date="2026-01-01T00:00:00Z">
        <w:r>
          <w:t xml:space="preserve">Without convexity, a local minimizer need not be global:</w:t>
        </w:r>
      </w:ins>
      <w:ins w:id="3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is not convex (</w:t>
        </w:r>
      </w:ins>
      <w:hyperlink w:anchor="exm-cubic-not-convex">
        <w:ins w:id="33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36" w:author="PR Preview" w:date="2026-01-01T00:00:00Z">
        <w:r>
          <w:t xml:space="preserve">),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and it has a local minimizer at</w:t>
        </w:r>
      </w:ins>
      <w:ins w:id="33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that is not global (</w:t>
        </w:r>
      </w:ins>
      <w:hyperlink r:id="rId20">
        <w:ins w:id="342" w:author="PR Preview" w:date="2026-01-01T00:00:00Z">
          <w:r>
            <w:rPr>
              <w:rStyle w:val="Hyperlink"/>
            </w:rPr>
            <w:t xml:space="preserve">Exercise 2 in Equalities, Inequalities and Minimizers</w:t>
          </w:r>
        </w:ins>
      </w:hyperlink>
      <w:ins w:id="343" w:author="PR Preview" w:date="2026-01-01T00:00:00Z">
        <w:r>
          <w:t xml:space="preserve">).</w:t>
        </w:r>
      </w:ins>
    </w:p>
    <w:bookmarkEnd w:id="22"/>
    <w:bookmarkStart w:id="25" w:name="thm-convex-local-global"/>
    <w:p>
      <w:pPr>
        <w:pStyle w:val="BodyText"/>
      </w:pPr>
      <w:ins w:id="344" w:author="PR Preview" w:date="2026-01-01T00:00:00Z">
        <w:r>
          <w:rPr>
            <w:b/>
            <w:bCs/>
          </w:rPr>
          <w:t xml:space="preserve">Theorem 1 (Local minimizers of convex functions are global)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Let</w:t>
        </w:r>
      </w:ins>
      <w:ins w:id="3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be a</w:t>
        </w:r>
      </w:ins>
      <w:ins w:id="350" w:author="PR Preview" w:date="2026-01-01T00:00:00Z">
        <w:r>
          <w:t xml:space="preserve"> </w:t>
        </w:r>
      </w:ins>
      <w:hyperlink w:anchor="def-convex-function">
        <w:ins w:id="351" w:author="PR Preview" w:date="2026-01-01T00:00:00Z">
          <w:r>
            <w:rPr>
              <w:rStyle w:val="Hyperlink"/>
            </w:rPr>
            <w:t xml:space="preserve">convex function</w:t>
          </w:r>
        </w:ins>
      </w:hyperlink>
      <w:ins w:id="352" w:author="PR Preview" w:date="2026-01-01T00:00:00Z">
        <w:r>
          <w:t xml:space="preserve">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Every</w:t>
        </w:r>
      </w:ins>
      <w:ins w:id="355" w:author="PR Preview" w:date="2026-01-01T00:00:00Z">
        <w:r>
          <w:t xml:space="preserve"> </w:t>
        </w:r>
      </w:ins>
      <w:hyperlink r:id="rId23">
        <w:ins w:id="356" w:author="PR Preview" w:date="2026-01-01T00:00:00Z">
          <w:r>
            <w:rPr>
              <w:rStyle w:val="Hyperlink"/>
            </w:rPr>
            <w:t xml:space="preserve">local minimizer</w:t>
          </w:r>
        </w:ins>
      </w:hyperlink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of</w:t>
        </w:r>
      </w:ins>
      <w:ins w:id="359" w:author="PR Preview" w:date="2026-01-01T00:00:00Z">
        <w:r>
          <w:t xml:space="preserve"> </w:t>
        </w:r>
      </w:ins>
      <m:oMath>
        <m:r>
          <m:t>f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is a</w:t>
        </w:r>
      </w:ins>
      <w:ins w:id="362" w:author="PR Preview" w:date="2026-01-01T00:00:00Z">
        <w:r>
          <w:t xml:space="preserve"> </w:t>
        </w:r>
      </w:ins>
      <w:hyperlink r:id="rId24">
        <w:ins w:id="363" w:author="PR Preview" w:date="2026-01-01T00:00:00Z">
          <w:r>
            <w:rPr>
              <w:rStyle w:val="Hyperlink"/>
            </w:rPr>
            <w:t xml:space="preserve">global minimizer</w:t>
          </w:r>
        </w:ins>
      </w:hyperlink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of</w:t>
        </w:r>
      </w:ins>
      <w:ins w:id="366" w:author="PR Preview" w:date="2026-01-01T00:00:00Z">
        <w:r>
          <w:t xml:space="preserve"> </w:t>
        </w:r>
      </w:ins>
      <m:oMath>
        <m:r>
          <m:t>f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over</w:t>
        </w:r>
      </w:ins>
      <w:ins w:id="36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70" w:author="PR Preview" w:date="2026-01-01T00:00:00Z">
        <w:r>
          <w:t xml:space="preserve">.</w:t>
        </w:r>
      </w:ins>
    </w:p>
    <w:bookmarkEnd w:id="25"/>
    <w:p>
      <w:pPr>
        <w:pStyle w:val="BodyText"/>
      </w:pPr>
      <w:ins w:id="371" w:author="PR Preview" w:date="2026-01-01T00:00:00Z">
        <w:r>
          <w:rPr>
            <w:i/>
            <w:iCs/>
          </w:rPr>
          <w:t xml:space="preserve">Proof</w:t>
        </w:r>
      </w:ins>
      <w:ins w:id="372" w:author="PR Preview" w:date="2026-01-01T00:00:00Z">
        <w:r>
          <w:t xml:space="preserve">. </w:t>
        </w:r>
      </w:ins>
      <w:ins w:id="373" w:author="PR Preview" w:date="2026-01-01T00:00:00Z">
        <w:r>
          <w:t xml:space="preserve">Let</w:t>
        </w:r>
      </w:ins>
      <w:ins w:id="37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be a local minimizer of</w:t>
        </w:r>
      </w:ins>
      <w:ins w:id="377" w:author="PR Preview" w:date="2026-01-01T00:00:00Z">
        <w:r>
          <w:t xml:space="preserve"> </w:t>
        </w:r>
      </w:ins>
      <m:oMath>
        <m:r>
          <m:t>f</m:t>
        </m:r>
      </m:oMath>
      <w:ins w:id="378" w:author="PR Preview" w:date="2026-01-01T00:00:00Z">
        <w:r>
          <w:t xml:space="preserve">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so there is a</w:t>
        </w:r>
      </w:ins>
      <w:ins w:id="381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with</w:t>
        </w:r>
      </w:ins>
      <w:ins w:id="3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whenever</w:t>
        </w:r>
      </w:ins>
      <w:ins w:id="38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(</w:t>
        </w:r>
      </w:ins>
      <w:hyperlink r:id="rId23">
        <w:ins w:id="390" w:author="PR Preview" w:date="2026-01-01T00:00:00Z">
          <w:r>
            <w:rPr>
              <w:rStyle w:val="Hyperlink"/>
            </w:rPr>
            <w:t xml:space="preserve">Definition 12 in Equalities, Inequalities and Minimizers</w:t>
          </w:r>
        </w:ins>
      </w:hyperlink>
      <w:ins w:id="391" w:author="PR Preview" w:date="2026-01-01T00:00:00Z">
        <w:r>
          <w:t xml:space="preserve">).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Suppose</w:t>
        </w:r>
      </w:ins>
      <w:ins w:id="39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not a global minimizer (</w:t>
        </w:r>
      </w:ins>
      <w:hyperlink r:id="rId24">
        <w:ins w:id="397" w:author="PR Preview" w:date="2026-01-01T00:00:00Z">
          <w:r>
            <w:rPr>
              <w:rStyle w:val="Hyperlink"/>
            </w:rPr>
            <w:t xml:space="preserve">Definition 11 in Equalities, Inequalities and Minimizers</w:t>
          </w:r>
        </w:ins>
      </w:hyperlink>
      <w:ins w:id="398" w:author="PR Preview" w:date="2026-01-01T00:00:00Z">
        <w:r>
          <w:t xml:space="preserve">).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Then some</w:t>
        </w:r>
      </w:ins>
      <w:ins w:id="40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has</w:t>
        </w:r>
      </w:ins>
      <w:ins w:id="4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405" w:author="PR Preview" w:date="2026-01-01T00:00:00Z">
        <w:r>
          <w:t xml:space="preserve">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and in particular</w:t>
        </w:r>
      </w:ins>
      <w:ins w:id="40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9" w:author="PR Preview" w:date="2026-01-01T00:00:00Z">
        <w:r>
          <w:t xml:space="preserve">.</w:t>
        </w:r>
      </w:ins>
    </w:p>
    <w:p>
      <w:pPr>
        <w:pStyle w:val="BodyText"/>
      </w:pPr>
      <w:ins w:id="410" w:author="PR Preview" w:date="2026-01-01T00:00:00Z">
        <w:r>
          <w:t xml:space="preserve">Let</w:t>
        </w:r>
      </w:ins>
      <w:ins w:id="41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ins w:id="412" w:author="PR Preview" w:date="2026-01-01T00:00:00Z">
        <w:r>
          <w:t xml:space="preserve">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so</w:t>
        </w:r>
      </w:ins>
      <w:ins w:id="41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and let</w:t>
        </w:r>
      </w:ins>
      <w:ins w:id="419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420" w:author="PR Preview" w:date="2026-01-01T00:00:00Z">
        <w:r>
          <w:t xml:space="preserve">.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Then</w:t>
        </w:r>
      </w:ins>
      <w:ins w:id="42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424" w:author="PR Preview" w:date="2026-01-01T00:00:00Z">
        <w:r>
          <w:t xml:space="preserve">,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so</w:t>
        </w:r>
      </w:ins>
      <w:ins w:id="42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ins w:id="428" w:author="PR Preview" w:date="2026-01-01T00:00:00Z">
        <w:r>
          <w:t xml:space="preserve">.</w:t>
        </w:r>
      </w:ins>
    </w:p>
    <w:p>
      <w:pPr>
        <w:pStyle w:val="BodyText"/>
      </w:pPr>
      <w:ins w:id="429" w:author="PR Preview" w:date="2026-01-01T00:00:00Z">
        <w:r>
          <w:t xml:space="preserve">By convexity,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30" w:author="PR Preview" w:date="2026-01-01T00:00:00Z">
        <w:r>
          <w:t xml:space="preserve">where the strict inequality uses</w:t>
        </w:r>
      </w:ins>
      <w:ins w:id="43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and</w:t>
        </w:r>
      </w:ins>
      <w:ins w:id="4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435" w:author="PR Preview" w:date="2026-01-01T00:00:00Z">
        <w:r>
          <w:t xml:space="preserve">.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So</w:t>
        </w:r>
      </w:ins>
      <w:ins w:id="4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with</w:t>
        </w:r>
      </w:ins>
      <w:ins w:id="44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442" w:author="PR Preview" w:date="2026-01-01T00:00:00Z">
        <w:r>
          <w:t xml:space="preserve">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which contradicts</w:t>
        </w:r>
      </w:ins>
      <w:ins w:id="44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being a local minimizer.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Hence</w:t>
        </w:r>
      </w:ins>
      <w:ins w:id="45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is a global minimizer.</w:t>
        </w:r>
      </w:ins>
    </w:p>
    <w:bookmarkStart w:id="26" w:name="thm-jensen"/>
    <w:p>
      <w:pPr>
        <w:pStyle w:val="BodyText"/>
      </w:pPr>
      <w:ins w:id="453" w:author="PR Preview" w:date="2026-01-01T00:00:00Z">
        <w:r>
          <w:rPr>
            <w:b/>
            <w:bCs/>
          </w:rPr>
          <w:t xml:space="preserve">Theorem 2 (Jensen’s inequality for a weighted average)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Let</w:t>
        </w:r>
      </w:ins>
      <w:ins w:id="4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be a</w:t>
        </w:r>
      </w:ins>
      <w:ins w:id="459" w:author="PR Preview" w:date="2026-01-01T00:00:00Z">
        <w:r>
          <w:t xml:space="preserve"> </w:t>
        </w:r>
      </w:ins>
      <w:hyperlink w:anchor="def-convex-function">
        <w:ins w:id="460" w:author="PR Preview" w:date="2026-01-01T00:00:00Z">
          <w:r>
            <w:rPr>
              <w:rStyle w:val="Hyperlink"/>
            </w:rPr>
            <w:t xml:space="preserve">convex function</w:t>
          </w:r>
        </w:ins>
      </w:hyperlink>
      <w:ins w:id="461" w:author="PR Preview" w:date="2026-01-01T00:00:00Z">
        <w:r>
          <w:t xml:space="preserve">.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Let</w:t>
        </w:r>
      </w:ins>
      <w:ins w:id="46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65" w:author="PR Preview" w:date="2026-01-01T00:00:00Z">
        <w:r>
          <w:t xml:space="preserve">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and let</w:t>
        </w:r>
      </w:ins>
      <w:ins w:id="468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be weights with</w:t>
        </w:r>
      </w:ins>
      <w:ins w:id="47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ins w:id="472" w:author="PR Preview" w:date="2026-01-01T00:00:00Z">
        <w:r>
          <w:t xml:space="preserve">.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ins w:id="475" w:author="PR Preview" w:date="2026-01-01T00:00:00Z">
        <w:r>
          <w:rPr>
            <w:i/>
            <w:iCs/>
          </w:rPr>
          <w:t xml:space="preserve">Proof</w:t>
        </w:r>
      </w:ins>
      <w:ins w:id="476" w:author="PR Preview" w:date="2026-01-01T00:00:00Z">
        <w:r>
          <w:t xml:space="preserve">. </w:t>
        </w:r>
      </w:ins>
      <w:ins w:id="477" w:author="PR Preview" w:date="2026-01-01T00:00:00Z">
        <w:r>
          <w:t xml:space="preserve">The proof is by induction on</w:t>
        </w:r>
      </w:ins>
      <w:ins w:id="478" w:author="PR Preview" w:date="2026-01-01T00:00:00Z">
        <w:r>
          <w:t xml:space="preserve"> </w:t>
        </w:r>
      </w:ins>
      <m:oMath>
        <m:r>
          <m:t>n</m:t>
        </m:r>
      </m:oMath>
      <w:ins w:id="479" w:author="PR Preview" w:date="2026-01-01T00:00:00Z">
        <w:r>
          <w:t xml:space="preserve">.</w:t>
        </w:r>
      </w:ins>
    </w:p>
    <w:p>
      <w:pPr>
        <w:pStyle w:val="BodyText"/>
      </w:pPr>
      <w:ins w:id="480" w:author="PR Preview" w:date="2026-01-01T00:00:00Z">
        <w:r>
          <w:t xml:space="preserve">For</w:t>
        </w:r>
      </w:ins>
      <w:ins w:id="4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the weight is</w:t>
        </w:r>
      </w:ins>
      <w:ins w:id="484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485" w:author="PR Preview" w:date="2026-01-01T00:00:00Z">
        <w:r>
          <w:t xml:space="preserve">,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and both sides equal</w:t>
        </w:r>
      </w:ins>
      <w:ins w:id="4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489" w:author="PR Preview" w:date="2026-01-01T00:00:00Z">
        <w:r>
          <w:t xml:space="preserve">.</w:t>
        </w:r>
      </w:ins>
    </w:p>
    <w:p>
      <w:pPr>
        <w:pStyle w:val="BodyText"/>
      </w:pPr>
      <w:ins w:id="490" w:author="PR Preview" w:date="2026-01-01T00:00:00Z">
        <w:r>
          <w:t xml:space="preserve">Now let</w:t>
        </w:r>
      </w:ins>
      <w:ins w:id="4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492" w:author="PR Preview" w:date="2026-01-01T00:00:00Z">
        <w:r>
          <w:t xml:space="preserve">, and assume the inequality holds for</w:t>
        </w:r>
      </w:ins>
      <w:ins w:id="49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points.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If</w:t>
        </w:r>
      </w:ins>
      <w:ins w:id="498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ins w:id="499" w:author="PR Preview" w:date="2026-01-01T00:00:00Z">
        <w:r>
          <w:t xml:space="preserve">, the other weights are all</w:t>
        </w:r>
      </w:ins>
      <w:ins w:id="500" w:author="PR Preview" w:date="2026-01-01T00:00:00Z">
        <w:r>
          <w:t xml:space="preserve"> </w:t>
        </w:r>
      </w:ins>
      <m:oMath>
        <m:r>
          <m:t>0</m:t>
        </m:r>
      </m:oMath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and both sides equal</w:t>
        </w:r>
      </w:ins>
      <w:ins w:id="5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505" w:author="PR Preview" w:date="2026-01-01T00:00:00Z">
        <w:r>
          <w:t xml:space="preserve">.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Otherwise let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50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09" w:author="PR Preview" w:date="2026-01-01T00:00:00Z">
        <w:r>
          <w:t xml:space="preserve">The weights</w:t>
        </w:r>
      </w:ins>
      <w:ins w:id="510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are non-negative and sum to</w:t>
        </w:r>
      </w:ins>
      <w:ins w:id="513" w:author="PR Preview" w:date="2026-01-01T00:00:00Z">
        <w:r>
          <w:t xml:space="preserve"> </w:t>
        </w:r>
      </w:ins>
      <m:oMath>
        <m:r>
          <m:t>1</m:t>
        </m:r>
      </m:oMath>
      <w:ins w:id="514" w:author="PR Preview" w:date="2026-01-01T00:00:00Z">
        <w:r>
          <w:t xml:space="preserve">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so the induction assumption 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17" w:author="PR Preview" w:date="2026-01-01T00:00:00Z">
        <w:r>
          <w:t xml:space="preserve">Since</w:t>
        </w:r>
      </w:ins>
      <w:ins w:id="51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and</w:t>
        </w:r>
      </w:ins>
      <w:ins w:id="52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the definition of a convex function (</w:t>
        </w:r>
      </w:ins>
      <w:hyperlink w:anchor="def-convex-function">
        <w:ins w:id="52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26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27" w:author="PR Preview" w:date="2026-01-01T00:00:00Z">
        <w:r>
          <w:t xml:space="preserve">Substituting the bound on</w:t>
        </w:r>
      </w:ins>
      <w:ins w:id="5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529" w:author="PR Preview" w:date="2026-01-01T00:00:00Z">
        <w:r>
          <w:t xml:space="preserve">, and using</w:t>
        </w:r>
      </w:ins>
      <w:ins w:id="53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ins w:id="53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ins w:id="532" w:author="PR Preview" w:date="2026-01-01T00:00:00Z">
        <w:r>
          <w:rPr>
            <w:b/>
            <w:bCs/>
          </w:rPr>
          <w:t xml:space="preserve">Example 5 (The mean of the squares is at least the square of the mean)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Take</w:t>
        </w:r>
      </w:ins>
      <w:ins w:id="53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536" w:author="PR Preview" w:date="2026-01-01T00:00:00Z">
        <w:r>
          <w:t xml:space="preserve">.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It is convex by</w:t>
        </w:r>
      </w:ins>
      <w:ins w:id="539" w:author="PR Preview" w:date="2026-01-01T00:00:00Z">
        <w:r>
          <w:t xml:space="preserve"> </w:t>
        </w:r>
      </w:ins>
      <w:hyperlink w:anchor="def-convex-function">
        <w:ins w:id="540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41" w:author="PR Preview" w:date="2026-01-01T00:00:00Z">
        <w:r>
          <w:t xml:space="preserve">: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for</w:t>
        </w:r>
      </w:ins>
      <w:ins w:id="54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4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46" w:author="PR Preview" w:date="2026-01-01T00:00:00Z">
        <w:r>
          <w:t xml:space="preserve">Take the three points</w:t>
        </w:r>
      </w:ins>
      <w:ins w:id="5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548" w:author="PR Preview" w:date="2026-01-01T00:00:00Z">
        <w:r>
          <w:t xml:space="preserve">,</w:t>
        </w:r>
      </w:ins>
      <w:ins w:id="5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ins w:id="550" w:author="PR Preview" w:date="2026-01-01T00:00:00Z">
        <w:r>
          <w:t xml:space="preserve">,</w:t>
        </w:r>
      </w:ins>
      <w:ins w:id="55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ins w:id="552" w:author="PR Preview" w:date="2026-01-01T00:00:00Z">
        <w:r>
          <w:t xml:space="preserve">,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and the equal weights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55" w:author="PR Preview" w:date="2026-01-01T00:00:00Z">
        <w:r>
          <w:t xml:space="preserve">The weighted average of the points is their mean,</w:t>
        </w:r>
      </w:ins>
      <w:ins w:id="55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557" w:author="PR Preview" w:date="2026-01-01T00:00:00Z">
        <w:r>
          <w:t xml:space="preserve">,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so the left side of</w:t>
        </w:r>
      </w:ins>
      <w:ins w:id="560" w:author="PR Preview" w:date="2026-01-01T00:00:00Z">
        <w:r>
          <w:t xml:space="preserve"> </w:t>
        </w:r>
      </w:ins>
      <w:hyperlink w:anchor="thm-jensen">
        <w:ins w:id="56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is</w:t>
        </w:r>
      </w:ins>
      <w:ins w:id="5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ins w:id="565" w:author="PR Preview" w:date="2026-01-01T00:00:00Z">
        <w:r>
          <w:t xml:space="preserve">.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The right side is the mean of the squares,</w:t>
        </w:r>
      </w:ins>
      <w:ins w:id="568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569" w:author="PR Preview" w:date="2026-01-01T00:00:00Z">
        <w:r>
          <w:t xml:space="preserve">.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The inequality holds:</w:t>
        </w:r>
      </w:ins>
      <w:ins w:id="572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573" w:author="PR Preview" w:date="2026-01-01T00:00:00Z">
        <w:r>
          <w:t xml:space="preserve">.</w:t>
        </w:r>
      </w:ins>
    </w:p>
    <w:p>
      <w:pPr>
        <w:pStyle w:val="BodyText"/>
      </w:pPr>
      <w:ins w:id="574" w:author="PR Preview" w:date="2026-01-01T00:00:00Z">
        <w:r>
          <w:t xml:space="preserve">The gap is</w:t>
        </w:r>
      </w:ins>
      <w:ins w:id="57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ins w:id="576" w:author="PR Preview" w:date="2026-01-01T00:00:00Z">
        <w:r>
          <w:t xml:space="preserve">.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That is the average squared distance of the points from their mean,</w:t>
        </w:r>
      </w:ins>
      <w:ins w:id="57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ins w:id="580" w:author="PR Preview" w:date="2026-01-01T00:00:00Z">
        <w:r>
          <w:t xml:space="preserve">,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which is the variance of the three points.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For</w:t>
        </w:r>
      </w:ins>
      <w:ins w:id="5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586" w:author="PR Preview" w:date="2026-01-01T00:00:00Z">
        <w:r>
          <w:t xml:space="preserve">, Jensen’s inequality says a variance is never negative.</w:t>
        </w:r>
      </w:ins>
    </w:p>
    <w:bookmarkEnd w:id="27"/>
    <w:bookmarkStart w:id="29" w:name="rem-jensen-concave"/>
    <w:p>
      <w:pPr>
        <w:pStyle w:val="BodyText"/>
      </w:pPr>
      <w:ins w:id="587" w:author="PR Preview" w:date="2026-01-01T00:00:00Z">
        <w:r>
          <w:rPr>
            <w:i/>
            <w:iCs/>
          </w:rPr>
          <w:t xml:space="preserve">Remark 2</w:t>
        </w:r>
      </w:ins>
      <w:ins w:id="588" w:author="PR Preview" w:date="2026-01-01T00:00:00Z">
        <w:r>
          <w:t xml:space="preserve"> (The inequality reverses for concave functions). </w:t>
        </w:r>
      </w:ins>
      <w:ins w:id="589" w:author="PR Preview" w:date="2026-01-01T00:00:00Z">
        <w:r>
          <w:t xml:space="preserve">If</w:t>
        </w:r>
      </w:ins>
      <w:ins w:id="590" w:author="PR Preview" w:date="2026-01-01T00:00:00Z">
        <w:r>
          <w:t xml:space="preserve"> </w:t>
        </w:r>
      </w:ins>
      <m:oMath>
        <m:r>
          <m:t>f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is</w:t>
        </w:r>
      </w:ins>
      <w:ins w:id="593" w:author="PR Preview" w:date="2026-01-01T00:00:00Z">
        <w:r>
          <w:t xml:space="preserve"> </w:t>
        </w:r>
      </w:ins>
      <w:hyperlink r:id="rId28">
        <w:ins w:id="594" w:author="PR Preview" w:date="2026-01-01T00:00:00Z">
          <w:r>
            <w:rPr>
              <w:rStyle w:val="Hyperlink"/>
            </w:rPr>
            <w:t xml:space="preserve">concave</w:t>
          </w:r>
        </w:ins>
      </w:hyperlink>
      <w:ins w:id="595" w:author="PR Preview" w:date="2026-01-01T00:00:00Z">
        <w:r>
          <w:t xml:space="preserve">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then</w:t>
        </w:r>
      </w:ins>
      <w:ins w:id="59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convex, and applying</w:t>
        </w:r>
      </w:ins>
      <w:ins w:id="601" w:author="PR Preview" w:date="2026-01-01T00:00:00Z">
        <w:r>
          <w:t xml:space="preserve"> </w:t>
        </w:r>
      </w:ins>
      <w:hyperlink w:anchor="thm-jensen">
        <w:ins w:id="60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to</w:t>
        </w:r>
      </w:ins>
      <w:ins w:id="60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reverses the inequality:</w:t>
        </w:r>
      </w:ins>
      <w:ins w:id="608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609" w:author="PR Preview" w:date="2026-01-01T00:00:00Z">
        <w:r>
          <w:t xml:space="preserve">.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For</w:t>
        </w:r>
      </w:ins>
      <w:ins w:id="6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and the points in</w:t>
        </w:r>
      </w:ins>
      <w:ins w:id="615" w:author="PR Preview" w:date="2026-01-01T00:00:00Z">
        <w:r>
          <w:t xml:space="preserve"> </w:t>
        </w:r>
      </w:ins>
      <w:hyperlink w:anchor="exm-jensen">
        <w:ins w:id="616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617" w:author="PR Preview" w:date="2026-01-01T00:00:00Z">
        <w:r>
          <w:t xml:space="preserve">,</w:t>
        </w:r>
      </w:ins>
      <w:ins w:id="6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619" w:author="PR Preview" w:date="2026-01-01T00:00:00Z">
        <w:r>
          <w:t xml:space="preserve">.</w:t>
        </w:r>
      </w:ins>
    </w:p>
    <w:bookmarkEnd w:id="29"/>
    <w:bookmarkEnd w:id="30"/>
    <w:bookmarkStart w:id="45" w:name="infimum-and-supremum"/>
    <w:p>
      <w:pPr>
        <w:pStyle w:val="Heading2"/>
      </w:pPr>
      <w:ins w:id="620" w:author="PR Preview" w:date="2026-01-01T00:00:00Z">
        <w:r>
          <w:t xml:space="preserve">2 Infimum and supremum</w:t>
        </w:r>
      </w:ins>
    </w:p>
    <w:bookmarkStart w:id="32" w:name="def-bounded"/>
    <w:p>
      <w:pPr>
        <w:pStyle w:val="FirstParagraph"/>
      </w:pPr>
      <w:ins w:id="621" w:author="PR Preview" w:date="2026-01-01T00:00:00Z">
        <w:r>
          <w:rPr>
            <w:b/>
            <w:bCs/>
          </w:rPr>
          <w:t xml:space="preserve">Definition 4 (Upper and lower bounds)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Let</w:t>
        </w:r>
      </w:ins>
      <w:ins w:id="62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62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626" w:author="PR Preview" w:date="2026-01-01T00:00:00Z">
        <w:r>
          <w:t xml:space="preserve">A real number</w:t>
        </w:r>
      </w:ins>
      <w:ins w:id="627" w:author="PR Preview" w:date="2026-01-01T00:00:00Z">
        <w:r>
          <w:t xml:space="preserve"> </w:t>
        </w:r>
      </w:ins>
      <m:oMath>
        <m:r>
          <m:t>u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is an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rPr>
            <w:b/>
            <w:bCs/>
          </w:rPr>
          <w:t xml:space="preserve">upper bound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for</w:t>
        </w:r>
      </w:ins>
      <w:ins w:id="634" w:author="PR Preview" w:date="2026-01-01T00:00:00Z">
        <w:r>
          <w:t xml:space="preserve"> </w:t>
        </w:r>
      </w:ins>
      <m:oMath>
        <m:r>
          <m:t>A</m:t>
        </m:r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if</w:t>
        </w:r>
      </w:ins>
      <w:ins w:id="6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u</m:t>
        </m:r>
      </m:oMath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for all</w:t>
        </w:r>
      </w:ins>
      <w:ins w:id="6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64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642" w:author="PR Preview" w:date="2026-01-01T00:00:00Z">
        <w:r>
          <w:t xml:space="preserve">A real number</w:t>
        </w:r>
      </w:ins>
      <w:ins w:id="643" w:author="PR Preview" w:date="2026-01-01T00:00:00Z">
        <w:r>
          <w:t xml:space="preserve"> </w:t>
        </w:r>
      </w:ins>
      <m:oMath>
        <m:r>
          <m:t>ℓ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is a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rPr>
            <w:b/>
            <w:bCs/>
          </w:rPr>
          <w:t xml:space="preserve">lower bound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for</w:t>
        </w:r>
      </w:ins>
      <w:ins w:id="650" w:author="PR Preview" w:date="2026-01-01T00:00:00Z">
        <w:r>
          <w:t xml:space="preserve"> </w:t>
        </w:r>
      </w:ins>
      <m:oMath>
        <m:r>
          <m:t>A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if</w:t>
        </w:r>
      </w:ins>
      <w:ins w:id="653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a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for all</w:t>
        </w:r>
      </w:ins>
      <w:ins w:id="6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657" w:author="PR Preview" w:date="2026-01-01T00:00:00Z">
        <w:r>
          <w:t xml:space="preserve">.</w:t>
        </w:r>
      </w:ins>
    </w:p>
    <w:p>
      <w:pPr>
        <w:pStyle w:val="FirstParagraph"/>
      </w:pPr>
      <m:oMath>
        <m:r>
          <m:t>A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is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rPr>
            <w:b/>
            <w:bCs/>
          </w:rPr>
          <w:t xml:space="preserve">bounded above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if it has an upper bound,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rPr>
            <w:b/>
            <w:bCs/>
          </w:rPr>
          <w:t xml:space="preserve">bounded below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if it has a lower bound,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and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rPr>
            <w:b/>
            <w:bCs/>
          </w:rPr>
          <w:t xml:space="preserve">bounded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if it is both bounded above and bounded below.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A real-valued</w:t>
        </w:r>
      </w:ins>
      <w:ins w:id="676" w:author="PR Preview" w:date="2026-01-01T00:00:00Z">
        <w:r>
          <w:t xml:space="preserve"> </w:t>
        </w:r>
      </w:ins>
      <w:hyperlink r:id="rId14">
        <w:ins w:id="67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is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bounded above, bounded below, or bounded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if its</w:t>
        </w:r>
      </w:ins>
      <w:ins w:id="684" w:author="PR Preview" w:date="2026-01-01T00:00:00Z">
        <w:r>
          <w:t xml:space="preserve"> </w:t>
        </w:r>
      </w:ins>
      <w:hyperlink r:id="rId31">
        <w:ins w:id="685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is.</w:t>
        </w:r>
      </w:ins>
    </w:p>
    <w:bookmarkEnd w:id="32"/>
    <w:bookmarkStart w:id="33" w:name="exm-bounded"/>
    <w:p>
      <w:pPr>
        <w:pStyle w:val="BodyText"/>
      </w:pPr>
      <w:ins w:id="688" w:author="PR Preview" w:date="2026-01-01T00:00:00Z">
        <w:r>
          <w:rPr>
            <w:b/>
            <w:bCs/>
          </w:rPr>
          <w:t xml:space="preserve">Example 6 (Bounded and unbounded sets)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w:ins w:id="691" w:author="PR Preview" w:date="2026-01-01T00:00:00Z">
        <w:r>
          <w:t xml:space="preserve">For</w:t>
        </w:r>
      </w:ins>
      <w:ins w:id="6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93" w:author="PR Preview" w:date="2026-01-01T00:00:00Z">
        <w:r>
          <w:t xml:space="preserve">,</w:t>
        </w:r>
      </w:ins>
      <w:ins w:id="694" w:author="PR Preview" w:date="2026-01-01T00:00:00Z">
        <w:r>
          <w:t xml:space="preserve"> </w:t>
        </w:r>
      </w:ins>
      <m:oMath>
        <m:r>
          <m:t>1</m:t>
        </m:r>
      </m:oMath>
      <w:ins w:id="695" w:author="PR Preview" w:date="2026-01-01T00:00:00Z">
        <w:r>
          <w:t xml:space="preserve">,</w:t>
        </w:r>
      </w:ins>
      <w:ins w:id="696" w:author="PR Preview" w:date="2026-01-01T00:00:00Z">
        <w:r>
          <w:t xml:space="preserve"> </w:t>
        </w:r>
      </w:ins>
      <m:oMath>
        <m:r>
          <m:t>2</m:t>
        </m:r>
      </m:oMath>
      <w:ins w:id="697" w:author="PR Preview" w:date="2026-01-01T00:00:00Z">
        <w:r>
          <w:t xml:space="preserve">, and</w:t>
        </w:r>
      </w:ins>
      <w:ins w:id="698" w:author="PR Preview" w:date="2026-01-01T00:00:00Z">
        <w:r>
          <w:t xml:space="preserve"> </w:t>
        </w:r>
      </w:ins>
      <m:oMath>
        <m:r>
          <m:t>100</m:t>
        </m:r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are upper bounds,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and</w:t>
        </w:r>
      </w:ins>
      <w:ins w:id="703" w:author="PR Preview" w:date="2026-01-01T00:00:00Z">
        <w:r>
          <w:t xml:space="preserve"> </w:t>
        </w:r>
      </w:ins>
      <m:oMath>
        <m:r>
          <m:t>0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and</w:t>
        </w:r>
      </w:ins>
      <w:ins w:id="70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are lower bounds,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so</w:t>
        </w:r>
      </w:ins>
      <w:ins w:id="711" w:author="PR Preview" w:date="2026-01-01T00:00:00Z">
        <w:r>
          <w:t xml:space="preserve"> </w:t>
        </w:r>
      </w:ins>
      <m:oMath>
        <m:r>
          <m:t>A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is bounded.</w:t>
        </w:r>
      </w:ins>
      <w:ins w:id="714" w:author="PR Preview" w:date="2026-01-01T00:00:00Z">
        <w:r>
          <w:t xml:space="preserve"> </w:t>
        </w:r>
      </w:ins>
      <m:oMath>
        <m:r>
          <m:t>0.5</m:t>
        </m:r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is not an upper bound, because</w:t>
        </w:r>
      </w:ins>
      <w:ins w:id="717" w:author="PR Preview" w:date="2026-01-01T00:00:00Z">
        <w:r>
          <w:t xml:space="preserve"> </w:t>
        </w:r>
      </w:ins>
      <m:oMath>
        <m:r>
          <m:t>0.6</m:t>
        </m:r>
        <m:r>
          <m:rPr>
            <m:sty m:val="p"/>
          </m:rPr>
          <m:t>∈</m:t>
        </m:r>
        <m:r>
          <m:t>A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and</w:t>
        </w:r>
      </w:ins>
      <w:ins w:id="720" w:author="PR Preview" w:date="2026-01-01T00:00:00Z">
        <w:r>
          <w:t xml:space="preserve"> </w:t>
        </w:r>
      </w:ins>
      <m:oMath>
        <m:r>
          <m:t>0.6</m:t>
        </m:r>
        <m:r>
          <m:rPr>
            <m:sty m:val="p"/>
          </m:rPr>
          <m:t>&gt;</m:t>
        </m:r>
        <m:r>
          <m:t>0.5</m:t>
        </m:r>
      </m:oMath>
      <w:ins w:id="72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722" w:author="PR Preview" w:date="2026-01-01T00:00:00Z">
        <w:r>
          <w:t xml:space="preserve">The natural numbers</w:t>
        </w:r>
      </w:ins>
      <w:ins w:id="72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are bounded below, by</w:t>
        </w:r>
      </w:ins>
      <w:ins w:id="726" w:author="PR Preview" w:date="2026-01-01T00:00:00Z">
        <w:r>
          <w:t xml:space="preserve"> </w:t>
        </w:r>
      </w:ins>
      <m:oMath>
        <m:r>
          <m:t>1</m:t>
        </m:r>
      </m:oMath>
      <w:ins w:id="727" w:author="PR Preview" w:date="2026-01-01T00:00:00Z">
        <w:r>
          <w:t xml:space="preserve">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but not bounded above: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for any real number</w:t>
        </w:r>
      </w:ins>
      <w:ins w:id="732" w:author="PR Preview" w:date="2026-01-01T00:00:00Z">
        <w:r>
          <w:t xml:space="preserve"> </w:t>
        </w:r>
      </w:ins>
      <m:oMath>
        <m:r>
          <m:t>u</m:t>
        </m:r>
      </m:oMath>
      <w:ins w:id="733" w:author="PR Preview" w:date="2026-01-01T00:00:00Z">
        <w:r>
          <w:t xml:space="preserve">, some natural number</w:t>
        </w:r>
      </w:ins>
      <w:ins w:id="734" w:author="PR Preview" w:date="2026-01-01T00:00:00Z">
        <w:r>
          <w:t xml:space="preserve"> </w:t>
        </w:r>
      </w:ins>
      <m:oMath>
        <m:r>
          <m:t>n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satisfies</w:t>
        </w:r>
      </w:ins>
      <w:ins w:id="7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u</m:t>
        </m:r>
      </m:oMath>
      <w:ins w:id="738" w:author="PR Preview" w:date="2026-01-01T00:00:00Z">
        <w:r>
          <w:t xml:space="preserve">.</w:t>
        </w:r>
      </w:ins>
    </w:p>
    <w:bookmarkEnd w:id="33"/>
    <w:bookmarkStart w:id="36" w:name="thm-completeness"/>
    <w:p>
      <w:pPr>
        <w:pStyle w:val="FirstParagraph"/>
      </w:pPr>
      <w:ins w:id="739" w:author="PR Preview" w:date="2026-01-01T00:00:00Z">
        <w:r>
          <w:rPr>
            <w:b/>
            <w:bCs/>
          </w:rPr>
          <w:t xml:space="preserve">Theorem 3 (Completeness of the real numbers)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Let</w:t>
        </w:r>
      </w:ins>
      <w:ins w:id="74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be nonempty.</w:t>
        </w:r>
      </w:ins>
    </w:p>
    <w:p>
      <w:pPr>
        <w:pStyle w:val="Compact"/>
        <w:numPr>
          <w:ilvl w:val="0"/>
          <w:numId w:val="1005"/>
        </w:numPr>
      </w:pPr>
      <w:ins w:id="745" w:author="PR Preview" w:date="2026-01-01T00:00:00Z">
        <w:r>
          <w:t xml:space="preserve">If</w:t>
        </w:r>
      </w:ins>
      <w:ins w:id="746" w:author="PR Preview" w:date="2026-01-01T00:00:00Z">
        <w:r>
          <w:t xml:space="preserve"> </w:t>
        </w:r>
      </w:ins>
      <m:oMath>
        <m:r>
          <m:t>A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is</w:t>
        </w:r>
      </w:ins>
      <w:ins w:id="749" w:author="PR Preview" w:date="2026-01-01T00:00:00Z">
        <w:r>
          <w:t xml:space="preserve"> </w:t>
        </w:r>
      </w:ins>
      <w:hyperlink w:anchor="def-bounded">
        <w:ins w:id="750" w:author="PR Preview" w:date="2026-01-01T00:00:00Z">
          <w:r>
            <w:rPr>
              <w:rStyle w:val="Hyperlink"/>
            </w:rPr>
            <w:t xml:space="preserve">bounded above</w:t>
          </w:r>
        </w:ins>
      </w:hyperlink>
      <w:ins w:id="751" w:author="PR Preview" w:date="2026-01-01T00:00:00Z">
        <w:r>
          <w:t xml:space="preserve">,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the set of upper bounds of</w:t>
        </w:r>
      </w:ins>
      <w:ins w:id="754" w:author="PR Preview" w:date="2026-01-01T00:00:00Z">
        <w:r>
          <w:t xml:space="preserve"> </w:t>
        </w:r>
      </w:ins>
      <m:oMath>
        <m:r>
          <m:t>A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has a</w:t>
        </w:r>
      </w:ins>
      <w:ins w:id="757" w:author="PR Preview" w:date="2026-01-01T00:00:00Z">
        <w:r>
          <w:t xml:space="preserve"> </w:t>
        </w:r>
      </w:ins>
      <w:hyperlink r:id="rId34">
        <w:ins w:id="758" w:author="PR Preview" w:date="2026-01-01T00:00:00Z">
          <w:r>
            <w:rPr>
              <w:rStyle w:val="Hyperlink"/>
            </w:rPr>
            <w:t xml:space="preserve">minimum</w:t>
          </w:r>
        </w:ins>
      </w:hyperlink>
      <w:ins w:id="7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760" w:author="PR Preview" w:date="2026-01-01T00:00:00Z">
        <w:r>
          <w:t xml:space="preserve">If</w:t>
        </w:r>
      </w:ins>
      <w:ins w:id="761" w:author="PR Preview" w:date="2026-01-01T00:00:00Z">
        <w:r>
          <w:t xml:space="preserve"> </w:t>
        </w:r>
      </w:ins>
      <m:oMath>
        <m:r>
          <m:t>A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is bounded below,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the set of lower bounds of</w:t>
        </w:r>
      </w:ins>
      <w:ins w:id="766" w:author="PR Preview" w:date="2026-01-01T00:00:00Z">
        <w:r>
          <w:t xml:space="preserve"> </w:t>
        </w:r>
      </w:ins>
      <m:oMath>
        <m:r>
          <m:t>A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has a</w:t>
        </w:r>
      </w:ins>
      <w:ins w:id="769" w:author="PR Preview" w:date="2026-01-01T00:00:00Z">
        <w:r>
          <w:t xml:space="preserve"> </w:t>
        </w:r>
      </w:ins>
      <w:hyperlink r:id="rId35">
        <w:ins w:id="770" w:author="PR Preview" w:date="2026-01-01T00:00:00Z">
          <w:r>
            <w:rPr>
              <w:rStyle w:val="Hyperlink"/>
            </w:rPr>
            <w:t xml:space="preserve">maximum</w:t>
          </w:r>
        </w:ins>
      </w:hyperlink>
      <w:ins w:id="771" w:author="PR Preview" w:date="2026-01-01T00:00:00Z">
        <w:r>
          <w:t xml:space="preserve">.</w:t>
        </w:r>
      </w:ins>
    </w:p>
    <w:bookmarkEnd w:id="36"/>
    <w:p>
      <w:pPr>
        <w:pStyle w:val="FirstParagraph"/>
      </w:pPr>
      <w:ins w:id="772" w:author="PR Preview" w:date="2026-01-01T00:00:00Z">
        <w:r>
          <w:rPr>
            <w:i/>
            <w:iCs/>
          </w:rPr>
          <w:t xml:space="preserve">Proof</w:t>
        </w:r>
      </w:ins>
      <w:ins w:id="773" w:author="PR Preview" w:date="2026-01-01T00:00:00Z">
        <w:r>
          <w:t xml:space="preserve">. </w:t>
        </w:r>
      </w:ins>
      <w:ins w:id="774" w:author="PR Preview" w:date="2026-01-01T00:00:00Z">
        <w:r>
          <w:t xml:space="preserve">The first statement is the least-upper-bound property of</w:t>
        </w:r>
      </w:ins>
      <w:ins w:id="77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(Rudin 1976, Definition 1.8, p. 4, and Theorem 1.19, p. 8)</w:t>
        </w:r>
      </w:ins>
      <w:ins w:id="778" w:author="PR Preview" w:date="2026-01-01T00:00:00Z">
        <w:r>
          <w:t xml:space="preserve">.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For the second, let</w:t>
        </w:r>
      </w:ins>
      <w:ins w:id="78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782" w:author="PR Preview" w:date="2026-01-01T00:00:00Z">
        <w:r>
          <w:t xml:space="preserve">.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Negating both sides of an inequality reverses it (</w:t>
        </w:r>
      </w:ins>
      <w:hyperlink r:id="rId37">
        <w:ins w:id="785" w:author="PR Preview" w:date="2026-01-01T00:00:00Z">
          <w:r>
            <w:rPr>
              <w:rStyle w:val="Hyperlink"/>
            </w:rPr>
            <w:t xml:space="preserve">Theorem 4 in Equalities, Inequalities and Minimizers</w:t>
          </w:r>
        </w:ins>
      </w:hyperlink>
      <w:ins w:id="786" w:author="PR Preview" w:date="2026-01-01T00:00:00Z">
        <w:r>
          <w:t xml:space="preserve">),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so</w:t>
        </w:r>
      </w:ins>
      <w:ins w:id="789" w:author="PR Preview" w:date="2026-01-01T00:00:00Z">
        <w:r>
          <w:t xml:space="preserve"> </w:t>
        </w:r>
      </w:ins>
      <m:oMath>
        <m:r>
          <m:t>ℓ</m:t>
        </m:r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is a lower bound of</w:t>
        </w:r>
      </w:ins>
      <w:ins w:id="792" w:author="PR Preview" w:date="2026-01-01T00:00:00Z">
        <w:r>
          <w:t xml:space="preserve"> </w:t>
        </w:r>
      </w:ins>
      <m:oMath>
        <m:r>
          <m:t>A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exactly when</w:t>
        </w:r>
      </w:ins>
      <w:ins w:id="79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ℓ</m:t>
        </m:r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is an upper bound of</w:t>
        </w:r>
      </w:ins>
      <w:ins w:id="79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799" w:author="PR Preview" w:date="2026-01-01T00:00:00Z">
        <w:r>
          <w:t xml:space="preserve">.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The set</w:t>
        </w:r>
      </w:ins>
      <w:ins w:id="80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is nonempty and bounded above,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so by the first statement its upper bounds have a minimum</w:t>
        </w:r>
      </w:ins>
      <w:ins w:id="807" w:author="PR Preview" w:date="2026-01-01T00:00:00Z">
        <w:r>
          <w:t xml:space="preserve"> </w:t>
        </w:r>
      </w:ins>
      <m:oMath>
        <m:r>
          <m:t>u</m:t>
        </m:r>
      </m:oMath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and then</w:t>
        </w:r>
      </w:ins>
      <w:ins w:id="81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u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is the largest lower bound of</w:t>
        </w:r>
      </w:ins>
      <w:ins w:id="814" w:author="PR Preview" w:date="2026-01-01T00:00:00Z">
        <w:r>
          <w:t xml:space="preserve"> </w:t>
        </w:r>
      </w:ins>
      <m:oMath>
        <m:r>
          <m:t>A</m:t>
        </m:r>
      </m:oMath>
      <w:ins w:id="815" w:author="PR Preview" w:date="2026-01-01T00:00:00Z">
        <w:r>
          <w:t xml:space="preserve">.</w:t>
        </w:r>
      </w:ins>
    </w:p>
    <w:bookmarkStart w:id="38" w:name="exm-completeness"/>
    <w:p>
      <w:pPr>
        <w:pStyle w:val="BodyText"/>
      </w:pPr>
      <w:ins w:id="816" w:author="PR Preview" w:date="2026-01-01T00:00:00Z">
        <w:r>
          <w:rPr>
            <w:b/>
            <w:bCs/>
          </w:rPr>
          <w:t xml:space="preserve">Example 7 (Completeness for an interval)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For</w:t>
        </w:r>
      </w:ins>
      <w:ins w:id="8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the lower bounds of</w:t>
        </w:r>
      </w:ins>
      <w:ins w:id="823" w:author="PR Preview" w:date="2026-01-01T00:00:00Z">
        <w:r>
          <w:t xml:space="preserve"> </w:t>
        </w:r>
      </w:ins>
      <m:oMath>
        <m:r>
          <m:t>A</m:t>
        </m:r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are the numbers</w:t>
        </w:r>
      </w:ins>
      <w:ins w:id="826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1</m:t>
        </m:r>
      </m:oMath>
      <w:ins w:id="827" w:author="PR Preview" w:date="2026-01-01T00:00:00Z">
        <w:r>
          <w:t xml:space="preserve">,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and the largest of them is</w:t>
        </w:r>
      </w:ins>
      <w:ins w:id="830" w:author="PR Preview" w:date="2026-01-01T00:00:00Z">
        <w:r>
          <w:t xml:space="preserve"> </w:t>
        </w:r>
      </w:ins>
      <m:oMath>
        <m:r>
          <m:t>1</m:t>
        </m:r>
      </m:oMath>
      <w:ins w:id="831" w:author="PR Preview" w:date="2026-01-01T00:00:00Z">
        <w:r>
          <w:t xml:space="preserve">.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The upper bounds of</w:t>
        </w:r>
      </w:ins>
      <w:ins w:id="834" w:author="PR Preview" w:date="2026-01-01T00:00:00Z">
        <w:r>
          <w:t xml:space="preserve"> </w:t>
        </w:r>
      </w:ins>
      <m:oMath>
        <m:r>
          <m:t>A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are the numbers</w:t>
        </w:r>
      </w:ins>
      <w:ins w:id="837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≥</m:t>
        </m:r>
        <m:r>
          <m:t>2</m:t>
        </m:r>
      </m:oMath>
      <w:ins w:id="838" w:author="PR Preview" w:date="2026-01-01T00:00:00Z">
        <w:r>
          <w:t xml:space="preserve">,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and the smallest of them is</w:t>
        </w:r>
      </w:ins>
      <w:ins w:id="841" w:author="PR Preview" w:date="2026-01-01T00:00:00Z">
        <w:r>
          <w:t xml:space="preserve"> </w:t>
        </w:r>
      </w:ins>
      <m:oMath>
        <m:r>
          <m:t>2</m:t>
        </m:r>
      </m:oMath>
      <w:ins w:id="842" w:author="PR Preview" w:date="2026-01-01T00:00:00Z">
        <w:r>
          <w:t xml:space="preserve">.</w:t>
        </w:r>
      </w:ins>
    </w:p>
    <w:bookmarkEnd w:id="38"/>
    <w:bookmarkStart w:id="39" w:name="def-infimum"/>
    <w:p>
      <w:pPr>
        <w:pStyle w:val="BodyText"/>
      </w:pPr>
      <w:ins w:id="843" w:author="PR Preview" w:date="2026-01-01T00:00:00Z">
        <w:r>
          <w:rPr>
            <w:b/>
            <w:bCs/>
          </w:rPr>
          <w:t xml:space="preserve">Definition 5 (Infimum (greatest lower bound))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Let</w:t>
        </w:r>
      </w:ins>
      <w:ins w:id="8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be nonempty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and bounded below (</w:t>
        </w:r>
      </w:ins>
      <w:hyperlink w:anchor="def-bounded">
        <w:ins w:id="85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852" w:author="PR Preview" w:date="2026-01-01T00:00:00Z">
        <w:r>
          <w:t xml:space="preserve">).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The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rPr>
            <w:b/>
            <w:bCs/>
          </w:rPr>
          <w:t xml:space="preserve">infimum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of</w:t>
        </w:r>
      </w:ins>
      <w:ins w:id="859" w:author="PR Preview" w:date="2026-01-01T00:00:00Z">
        <w:r>
          <w:t xml:space="preserve"> </w:t>
        </w:r>
      </w:ins>
      <m:oMath>
        <m:r>
          <m:t>A</m:t>
        </m:r>
      </m:oMath>
      <w:ins w:id="860" w:author="PR Preview" w:date="2026-01-01T00:00:00Z">
        <w:r>
          <w:t xml:space="preserve">,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written</w:t>
        </w:r>
      </w:ins>
      <w:ins w:id="863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</m:oMath>
      <w:ins w:id="864" w:author="PR Preview" w:date="2026-01-01T00:00:00Z">
        <w:r>
          <w:t xml:space="preserve">,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is the greatest real number</w:t>
        </w:r>
      </w:ins>
      <w:ins w:id="867" w:author="PR Preview" w:date="2026-01-01T00:00:00Z">
        <w:r>
          <w:t xml:space="preserve"> </w:t>
        </w:r>
      </w:ins>
      <m:oMath>
        <m:r>
          <m:t>t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satisfying</w:t>
        </w:r>
      </w:ins>
      <w:ins w:id="87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for all</w:t>
        </w:r>
      </w:ins>
      <w:ins w:id="87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8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ins w:id="875" w:author="PR Preview" w:date="2026-01-01T00:00:00Z">
        <w:r>
          <w:t xml:space="preserve">If</w:t>
        </w:r>
      </w:ins>
      <w:ins w:id="876" w:author="PR Preview" w:date="2026-01-01T00:00:00Z">
        <w:r>
          <w:t xml:space="preserve"> </w:t>
        </w:r>
      </w:ins>
      <m:oMath>
        <m:r>
          <m:t>A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is nonempty but not bounded below,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we write</w:t>
        </w:r>
      </w:ins>
      <w:ins w:id="881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by convention.</w:t>
        </w:r>
      </w:ins>
    </w:p>
    <w:bookmarkEnd w:id="39"/>
    <w:bookmarkStart w:id="40" w:name="rem-infimum-exists"/>
    <w:p>
      <w:pPr>
        <w:pStyle w:val="BodyText"/>
      </w:pPr>
      <w:ins w:id="884" w:author="PR Preview" w:date="2026-01-01T00:00:00Z">
        <w:r>
          <w:rPr>
            <w:i/>
            <w:iCs/>
          </w:rPr>
          <w:t xml:space="preserve">Remark 3</w:t>
        </w:r>
      </w:ins>
      <w:ins w:id="885" w:author="PR Preview" w:date="2026-01-01T00:00:00Z">
        <w:r>
          <w:t xml:space="preserve"> (Existence of the infimum, and when it is a minimum). </w:t>
        </w:r>
      </w:ins>
      <w:ins w:id="886" w:author="PR Preview" w:date="2026-01-01T00:00:00Z">
        <w:r>
          <w:t xml:space="preserve">The maximum in</w:t>
        </w:r>
      </w:ins>
      <w:ins w:id="887" w:author="PR Preview" w:date="2026-01-01T00:00:00Z">
        <w:r>
          <w:t xml:space="preserve"> </w:t>
        </w:r>
      </w:ins>
      <w:hyperlink w:anchor="def-infimum">
        <w:ins w:id="88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always exists,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by the completeness of the real numbers (</w:t>
        </w:r>
      </w:ins>
      <w:hyperlink w:anchor="thm-completeness">
        <w:ins w:id="893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894" w:author="PR Preview" w:date="2026-01-01T00:00:00Z">
        <w:r>
          <w:t xml:space="preserve">).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For example, for</w:t>
        </w:r>
      </w:ins>
      <w:ins w:id="8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898" w:author="PR Preview" w:date="2026-01-01T00:00:00Z">
        <w:r>
          <w:t xml:space="preserve">,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the numbers</w:t>
        </w:r>
      </w:ins>
      <w:ins w:id="901" w:author="PR Preview" w:date="2026-01-01T00:00:00Z">
        <w:r>
          <w:t xml:space="preserve"> </w:t>
        </w:r>
      </w:ins>
      <m:oMath>
        <m:r>
          <m:t>t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with</w:t>
        </w:r>
      </w:ins>
      <w:ins w:id="90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for all</w:t>
        </w:r>
      </w:ins>
      <w:ins w:id="9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are those with</w:t>
        </w:r>
      </w:ins>
      <w:ins w:id="91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1</m:t>
        </m:r>
      </m:oMath>
      <w:ins w:id="911" w:author="PR Preview" w:date="2026-01-01T00:00:00Z">
        <w:r>
          <w:t xml:space="preserve">,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and the largest of them is</w:t>
        </w:r>
      </w:ins>
      <w:ins w:id="914" w:author="PR Preview" w:date="2026-01-01T00:00:00Z">
        <w:r>
          <w:t xml:space="preserve"> </w:t>
        </w:r>
      </w:ins>
      <m:oMath>
        <m:r>
          <m:t>1</m:t>
        </m:r>
      </m:oMath>
      <w:ins w:id="915" w:author="PR Preview" w:date="2026-01-01T00:00:00Z">
        <w:r>
          <w:t xml:space="preserve">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so</w:t>
        </w:r>
      </w:ins>
      <w:ins w:id="918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ins w:id="919" w:author="PR Preview" w:date="2026-01-01T00:00:00Z">
        <w:r>
          <w:t xml:space="preserve">.</w:t>
        </w:r>
      </w:ins>
    </w:p>
    <w:p>
      <w:pPr>
        <w:pStyle w:val="BodyText"/>
      </w:pPr>
      <w:ins w:id="920" w:author="PR Preview" w:date="2026-01-01T00:00:00Z">
        <w:r>
          <w:t xml:space="preserve">If the infimum belongs to</w:t>
        </w:r>
      </w:ins>
      <w:ins w:id="921" w:author="PR Preview" w:date="2026-01-01T00:00:00Z">
        <w:r>
          <w:t xml:space="preserve"> </w:t>
        </w:r>
      </w:ins>
      <m:oMath>
        <m:r>
          <m:t>A</m:t>
        </m:r>
      </m:oMath>
      <w:ins w:id="922" w:author="PR Preview" w:date="2026-01-01T00:00:00Z">
        <w:r>
          <w:t xml:space="preserve">, it equals the minimum:</w:t>
        </w:r>
      </w:ins>
      <w:ins w:id="923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ins w:id="924" w:author="PR Preview" w:date="2026-01-01T00:00:00Z">
        <w:r>
          <w:t xml:space="preserve">.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927" w:author="PR Preview" w:date="2026-01-01T00:00:00Z">
        <w:r>
          <w:t xml:space="preserve">For</w:t>
        </w:r>
      </w:ins>
      <w:ins w:id="9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929" w:author="PR Preview" w:date="2026-01-01T00:00:00Z">
        <w:r>
          <w:t xml:space="preserve">, the infimum</w:t>
        </w:r>
      </w:ins>
      <w:ins w:id="930" w:author="PR Preview" w:date="2026-01-01T00:00:00Z">
        <w:r>
          <w:t xml:space="preserve"> </w:t>
        </w:r>
      </w:ins>
      <m:oMath>
        <m:r>
          <m:t>1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is not in</w:t>
        </w:r>
      </w:ins>
      <w:ins w:id="933" w:author="PR Preview" w:date="2026-01-01T00:00:00Z">
        <w:r>
          <w:t xml:space="preserve"> </w:t>
        </w:r>
      </w:ins>
      <m:oMath>
        <m:r>
          <m:t>A</m:t>
        </m:r>
      </m:oMath>
      <w:ins w:id="934" w:author="PR Preview" w:date="2026-01-01T00:00:00Z">
        <w:r>
          <w:t xml:space="preserve">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and</w:t>
        </w:r>
      </w:ins>
      <w:ins w:id="937" w:author="PR Preview" w:date="2026-01-01T00:00:00Z">
        <w:r>
          <w:t xml:space="preserve"> </w:t>
        </w:r>
      </w:ins>
      <m:oMath>
        <m:r>
          <m:t>A</m:t>
        </m:r>
      </m:oMath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has no minimum.</w:t>
        </w:r>
      </w:ins>
    </w:p>
    <w:bookmarkEnd w:id="40"/>
    <w:bookmarkStart w:id="41" w:name="exm-infimum"/>
    <w:p>
      <w:pPr>
        <w:pStyle w:val="BodyText"/>
      </w:pPr>
      <w:ins w:id="940" w:author="PR Preview" w:date="2026-01-01T00:00:00Z">
        <w:r>
          <w:rPr>
            <w:b/>
            <w:bCs/>
          </w:rPr>
          <w:t xml:space="preserve">Example 8 (Numerical examples of infimum)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 </w:t>
        </w:r>
      </w:ins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ins w:id="943" w:author="PR Preview" w:date="2026-01-01T00:00:00Z">
        <w:r>
          <w:t xml:space="preserve">, since</w:t>
        </w:r>
      </w:ins>
      <w:ins w:id="944" w:author="PR Preview" w:date="2026-01-01T00:00:00Z">
        <w:r>
          <w:t xml:space="preserve"> </w:t>
        </w:r>
      </w:ins>
      <m:oMath>
        <m:r>
          <m:t>1</m:t>
        </m:r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is the smallest element.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947" w:author="PR Preview" w:date="2026-01-01T00:00:00Z">
        <w:r>
          <w:t xml:space="preserve">for intervals open below, the infimum equals the minimum of the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corresponding closed-below interval, even though</w:t>
        </w:r>
      </w:ins>
      <w:ins w:id="950" w:author="PR Preview" w:date="2026-01-01T00:00:00Z">
        <w:r>
          <w:t xml:space="preserve"> </w:t>
        </w:r>
      </w:ins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51" w:author="PR Preview" w:date="2026-01-01T00:00:00Z">
        <w:r>
          <w:t xml:space="preserve">.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More generally,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ins w:id="954" w:author="PR Preview" w:date="2026-01-01T00:00:00Z">
        <w:r>
          <w:t xml:space="preserve">for any</w:t>
        </w:r>
      </w:ins>
      <w:ins w:id="95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b</m:t>
        </m:r>
      </m:oMath>
      <w:ins w:id="956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ins w:id="957" w:author="PR Preview" w:date="2026-01-01T00:00:00Z">
        <w:r>
          <w:t xml:space="preserve">,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even though</w:t>
        </w:r>
      </w:ins>
      <w:ins w:id="960" w:author="PR Preview" w:date="2026-01-01T00:00:00Z">
        <w:r>
          <w:t xml:space="preserve"> </w:t>
        </w:r>
      </w:ins>
      <m:oMath>
        <m:r>
          <m:t>0.5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itself is not in the set.</w:t>
        </w:r>
      </w:ins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963" w:author="PR Preview" w:date="2026-01-01T00:00:00Z">
        <w:r>
          <w:t xml:space="preserve">,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because no real number is less than or equal to every element of that set.</w:t>
        </w:r>
      </w:ins>
    </w:p>
    <w:bookmarkEnd w:id="41"/>
    <w:bookmarkStart w:id="42" w:name="def-supremum"/>
    <w:p>
      <w:pPr>
        <w:pStyle w:val="FirstParagraph"/>
      </w:pPr>
      <w:ins w:id="966" w:author="PR Preview" w:date="2026-01-01T00:00:00Z">
        <w:r>
          <w:rPr>
            <w:b/>
            <w:bCs/>
          </w:rPr>
          <w:t xml:space="preserve">Definition 6 (Supremum (least upper bound))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Let</w:t>
        </w:r>
      </w:ins>
      <w:ins w:id="9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be nonempty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and bounded above (</w:t>
        </w:r>
      </w:ins>
      <w:hyperlink w:anchor="def-bounded">
        <w:ins w:id="97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975" w:author="PR Preview" w:date="2026-01-01T00:00:00Z">
        <w:r>
          <w:t xml:space="preserve">).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The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rPr>
            <w:b/>
            <w:bCs/>
          </w:rPr>
          <w:t xml:space="preserve">supremum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of</w:t>
        </w:r>
      </w:ins>
      <w:ins w:id="982" w:author="PR Preview" w:date="2026-01-01T00:00:00Z">
        <w:r>
          <w:t xml:space="preserve"> </w:t>
        </w:r>
      </w:ins>
      <m:oMath>
        <m:r>
          <m:t>A</m:t>
        </m:r>
      </m:oMath>
      <w:ins w:id="983" w:author="PR Preview" w:date="2026-01-01T00:00:00Z">
        <w:r>
          <w:t xml:space="preserve">,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written</w:t>
        </w:r>
      </w:ins>
      <w:ins w:id="986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</m:oMath>
      <w:ins w:id="987" w:author="PR Preview" w:date="2026-01-01T00:00:00Z">
        <w:r>
          <w:t xml:space="preserve">,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is the smallest real number</w:t>
        </w:r>
      </w:ins>
      <w:ins w:id="990" w:author="PR Preview" w:date="2026-01-01T00:00:00Z">
        <w:r>
          <w:t xml:space="preserve"> </w:t>
        </w:r>
      </w:ins>
      <m:oMath>
        <m:r>
          <m:t>t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satisfying</w:t>
        </w:r>
      </w:ins>
      <w:ins w:id="9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for all</w:t>
        </w:r>
      </w:ins>
      <w:ins w:id="9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99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ins w:id="998" w:author="PR Preview" w:date="2026-01-01T00:00:00Z">
        <w:r>
          <w:t xml:space="preserve">If</w:t>
        </w:r>
      </w:ins>
      <w:ins w:id="999" w:author="PR Preview" w:date="2026-01-01T00:00:00Z">
        <w:r>
          <w:t xml:space="preserve"> </w:t>
        </w:r>
      </w:ins>
      <m:oMath>
        <m:r>
          <m:t>A</m:t>
        </m:r>
      </m:oMath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is nonempty but not bounded above,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we write</w:t>
        </w:r>
      </w:ins>
      <w:ins w:id="1004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by convention.</w:t>
        </w:r>
      </w:ins>
    </w:p>
    <w:bookmarkEnd w:id="42"/>
    <w:bookmarkStart w:id="43" w:name="rem-supremum-exists"/>
    <w:p>
      <w:pPr>
        <w:pStyle w:val="BodyText"/>
      </w:pPr>
      <w:ins w:id="1007" w:author="PR Preview" w:date="2026-01-01T00:00:00Z">
        <w:r>
          <w:rPr>
            <w:i/>
            <w:iCs/>
          </w:rPr>
          <w:t xml:space="preserve">Remark 4</w:t>
        </w:r>
      </w:ins>
      <w:ins w:id="1008" w:author="PR Preview" w:date="2026-01-01T00:00:00Z">
        <w:r>
          <w:t xml:space="preserve"> (Existence of the supremum, and when it is a maximum). </w:t>
        </w:r>
      </w:ins>
      <w:ins w:id="1009" w:author="PR Preview" w:date="2026-01-01T00:00:00Z">
        <w:r>
          <w:t xml:space="preserve">The minimum in</w:t>
        </w:r>
      </w:ins>
      <w:ins w:id="1010" w:author="PR Preview" w:date="2026-01-01T00:00:00Z">
        <w:r>
          <w:t xml:space="preserve"> </w:t>
        </w:r>
      </w:ins>
      <w:hyperlink w:anchor="def-supremum">
        <w:ins w:id="101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always exists,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by the completeness of the real numbers (</w:t>
        </w:r>
      </w:ins>
      <w:hyperlink w:anchor="thm-completeness">
        <w:ins w:id="101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017" w:author="PR Preview" w:date="2026-01-01T00:00:00Z">
        <w:r>
          <w:t xml:space="preserve">).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For example, for</w:t>
        </w:r>
      </w:ins>
      <w:ins w:id="102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021" w:author="PR Preview" w:date="2026-01-01T00:00:00Z">
        <w:r>
          <w:t xml:space="preserve">,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the numbers</w:t>
        </w:r>
      </w:ins>
      <w:ins w:id="1024" w:author="PR Preview" w:date="2026-01-01T00:00:00Z">
        <w:r>
          <w:t xml:space="preserve"> </w:t>
        </w:r>
      </w:ins>
      <m:oMath>
        <m:r>
          <m:t>t</m:t>
        </m:r>
      </m:oMath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with</w:t>
        </w:r>
      </w:ins>
      <w:ins w:id="10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for all</w:t>
        </w:r>
      </w:ins>
      <w:ins w:id="103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are those with</w:t>
        </w:r>
      </w:ins>
      <w:ins w:id="103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2</m:t>
        </m:r>
      </m:oMath>
      <w:ins w:id="1034" w:author="PR Preview" w:date="2026-01-01T00:00:00Z">
        <w:r>
          <w:t xml:space="preserve">,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and the smallest of them is</w:t>
        </w:r>
      </w:ins>
      <w:ins w:id="1037" w:author="PR Preview" w:date="2026-01-01T00:00:00Z">
        <w:r>
          <w:t xml:space="preserve"> </w:t>
        </w:r>
      </w:ins>
      <m:oMath>
        <m:r>
          <m:t>2</m:t>
        </m:r>
      </m:oMath>
      <w:ins w:id="1038" w:author="PR Preview" w:date="2026-01-01T00:00:00Z">
        <w:r>
          <w:t xml:space="preserve">,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so</w:t>
        </w:r>
      </w:ins>
      <w:ins w:id="1041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ins w:id="1042" w:author="PR Preview" w:date="2026-01-01T00:00:00Z">
        <w:r>
          <w:t xml:space="preserve">.</w:t>
        </w:r>
      </w:ins>
    </w:p>
    <w:p>
      <w:pPr>
        <w:pStyle w:val="BodyText"/>
      </w:pPr>
      <w:ins w:id="1043" w:author="PR Preview" w:date="2026-01-01T00:00:00Z">
        <w:r>
          <w:t xml:space="preserve">If the supremum belongs to</w:t>
        </w:r>
      </w:ins>
      <w:ins w:id="1044" w:author="PR Preview" w:date="2026-01-01T00:00:00Z">
        <w:r>
          <w:t xml:space="preserve"> </w:t>
        </w:r>
      </w:ins>
      <m:oMath>
        <m:r>
          <m:t>A</m:t>
        </m:r>
      </m:oMath>
      <w:ins w:id="1045" w:author="PR Preview" w:date="2026-01-01T00:00:00Z">
        <w:r>
          <w:t xml:space="preserve">, it equals the maximum:</w:t>
        </w:r>
      </w:ins>
      <w:ins w:id="1046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ins w:id="1047" w:author="PR Preview" w:date="2026-01-01T00:00:00Z">
        <w:r>
          <w:t xml:space="preserve">.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50" w:author="PR Preview" w:date="2026-01-01T00:00:00Z">
        <w:r>
          <w:t xml:space="preserve">For</w:t>
        </w:r>
      </w:ins>
      <w:ins w:id="10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052" w:author="PR Preview" w:date="2026-01-01T00:00:00Z">
        <w:r>
          <w:t xml:space="preserve">, the supremum</w:t>
        </w:r>
      </w:ins>
      <w:ins w:id="1053" w:author="PR Preview" w:date="2026-01-01T00:00:00Z">
        <w:r>
          <w:t xml:space="preserve"> </w:t>
        </w:r>
      </w:ins>
      <m:oMath>
        <m:r>
          <m:t>2</m:t>
        </m:r>
      </m:oMath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is not in</w:t>
        </w:r>
      </w:ins>
      <w:ins w:id="1056" w:author="PR Preview" w:date="2026-01-01T00:00:00Z">
        <w:r>
          <w:t xml:space="preserve"> </w:t>
        </w:r>
      </w:ins>
      <m:oMath>
        <m:r>
          <m:t>A</m:t>
        </m:r>
      </m:oMath>
      <w:ins w:id="1057" w:author="PR Preview" w:date="2026-01-01T00:00:00Z">
        <w:r>
          <w:t xml:space="preserve">,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and</w:t>
        </w:r>
      </w:ins>
      <w:ins w:id="1060" w:author="PR Preview" w:date="2026-01-01T00:00:00Z">
        <w:r>
          <w:t xml:space="preserve"> </w:t>
        </w:r>
      </w:ins>
      <m:oMath>
        <m:r>
          <m:t>A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has no maximum.</w:t>
        </w:r>
      </w:ins>
    </w:p>
    <w:bookmarkEnd w:id="43"/>
    <w:bookmarkStart w:id="44" w:name="exm-supremum"/>
    <w:p>
      <w:pPr>
        <w:pStyle w:val="BodyText"/>
      </w:pPr>
      <w:ins w:id="1063" w:author="PR Preview" w:date="2026-01-01T00:00:00Z">
        <w:r>
          <w:rPr>
            <w:b/>
            <w:bCs/>
          </w:rPr>
          <w:t xml:space="preserve">Example 9 (Numerical examples of supremum)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ins w:id="1066" w:author="PR Preview" w:date="2026-01-01T00:00:00Z">
        <w:r>
          <w:t xml:space="preserve">, since</w:t>
        </w:r>
      </w:ins>
      <w:ins w:id="1067" w:author="PR Preview" w:date="2026-01-01T00:00:00Z">
        <w:r>
          <w:t xml:space="preserve"> </w:t>
        </w:r>
      </w:ins>
      <m:oMath>
        <m:r>
          <m:t>3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is the largest element.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ins w:id="1070" w:author="PR Preview" w:date="2026-01-01T00:00:00Z">
        <w:r>
          <w:t xml:space="preserve">,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even though</w:t>
        </w:r>
      </w:ins>
      <w:ins w:id="1073" w:author="PR Preview" w:date="2026-01-01T00:00:00Z">
        <w:r>
          <w:t xml:space="preserve"> </w:t>
        </w:r>
      </w:ins>
      <m:oMath>
        <m:r>
          <m:t>0.5</m:t>
        </m:r>
      </m:oMath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itself is not in the set.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ins w:id="1076" w:author="PR Preview" w:date="2026-01-01T00:00:00Z">
        <w:r>
          <w:t xml:space="preserve">,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because no real number is greater than or equal to every element of that set.</w:t>
        </w:r>
      </w:ins>
    </w:p>
    <w:bookmarkEnd w:id="44"/>
    <w:bookmarkEnd w:id="45"/>
    <w:bookmarkStart w:id="58" w:name="sums"/>
    <w:p>
      <w:pPr>
        <w:pStyle w:val="Heading2"/>
      </w:pPr>
      <w:ins w:id="1079" w:author="PR Preview" w:date="2026-01-01T00:00:00Z">
        <w:r>
          <w:t xml:space="preserve">3 Sums</w:t>
        </w:r>
      </w:ins>
    </w:p>
    <w:bookmarkStart w:id="46" w:name="def-term"/>
    <w:p>
      <w:pPr>
        <w:pStyle w:val="FirstParagraph"/>
      </w:pPr>
      <w:ins w:id="1080" w:author="PR Preview" w:date="2026-01-01T00:00:00Z">
        <w:r>
          <w:rPr>
            <w:b/>
            <w:bCs/>
          </w:rPr>
          <w:t xml:space="preserve">Definition 7 (Term of a sum)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In a sum</w:t>
        </w:r>
      </w:ins>
      <w:ins w:id="108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084" w:author="PR Preview" w:date="2026-01-01T00:00:00Z">
        <w:r>
          <w:t xml:space="preserve">,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each of the numbers or expressions</w:t>
        </w:r>
      </w:ins>
      <w:ins w:id="108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being added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 a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rPr>
            <w:b/>
            <w:bCs/>
          </w:rPr>
          <w:t xml:space="preserve">term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of the sum.</w:t>
        </w:r>
      </w:ins>
    </w:p>
    <w:bookmarkEnd w:id="46"/>
    <w:bookmarkStart w:id="47" w:name="exm-term"/>
    <w:p>
      <w:pPr>
        <w:pStyle w:val="BodyText"/>
      </w:pPr>
      <w:ins w:id="1096" w:author="PR Preview" w:date="2026-01-01T00:00:00Z">
        <w:r>
          <w:rPr>
            <w:b/>
            <w:bCs/>
          </w:rPr>
          <w:t xml:space="preserve">Example 10 (Terms of a sum)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w:ins w:id="1099" w:author="PR Preview" w:date="2026-01-01T00:00:00Z">
        <w:r>
          <w:t xml:space="preserve">The sum</w:t>
        </w:r>
      </w:ins>
      <w:ins w:id="110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has three terms:</w:t>
        </w:r>
      </w:ins>
      <w:ins w:id="1103" w:author="PR Preview" w:date="2026-01-01T00:00:00Z">
        <w:r>
          <w:t xml:space="preserve"> </w:t>
        </w:r>
      </w:ins>
      <m:oMath>
        <m:r>
          <m:t>3</m:t>
        </m:r>
      </m:oMath>
      <w:ins w:id="1104" w:author="PR Preview" w:date="2026-01-01T00:00:00Z">
        <w:r>
          <w:t xml:space="preserve">,</w:t>
        </w:r>
      </w:ins>
      <w:ins w:id="1105" w:author="PR Preview" w:date="2026-01-01T00:00:00Z">
        <w:r>
          <w:t xml:space="preserve"> </w:t>
        </w:r>
      </w:ins>
      <m:oMath>
        <m:r>
          <m:t>5</m:t>
        </m:r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and</w:t>
        </w:r>
      </w:ins>
      <w:ins w:id="1108" w:author="PR Preview" w:date="2026-01-01T00:00:00Z">
        <w:r>
          <w:t xml:space="preserve"> </w:t>
        </w:r>
      </w:ins>
      <m:oMath>
        <m:r>
          <m:t>9</m:t>
        </m:r>
      </m:oMath>
      <w:ins w:id="110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1110" w:author="PR Preview" w:date="2026-01-01T00:00:00Z">
        <w:r>
          <w:t xml:space="preserve">The sum</w:t>
        </w:r>
      </w:ins>
      <w:ins w:id="111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has three terms:</w:t>
        </w:r>
      </w:ins>
      <w:ins w:id="111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115" w:author="PR Preview" w:date="2026-01-01T00:00:00Z">
        <w:r>
          <w:t xml:space="preserve">,</w:t>
        </w:r>
      </w:ins>
      <w:ins w:id="11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  <m:r>
          <m:t>x</m:t>
        </m:r>
      </m:oMath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and</w:t>
        </w:r>
      </w:ins>
      <w:ins w:id="1119" w:author="PR Preview" w:date="2026-01-01T00:00:00Z">
        <w:r>
          <w:t xml:space="preserve"> </w:t>
        </w:r>
      </w:ins>
      <m:oMath>
        <m:r>
          <m:t>7</m:t>
        </m:r>
      </m:oMath>
      <w:ins w:id="1120" w:author="PR Preview" w:date="2026-01-01T00:00:00Z">
        <w:r>
          <w:t xml:space="preserve">.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A subtracted expression counts as a term with a minus sign.</w:t>
        </w:r>
      </w:ins>
    </w:p>
    <w:bookmarkEnd w:id="47"/>
    <w:bookmarkStart w:id="48" w:name="def-identity-element"/>
    <w:p>
      <w:pPr>
        <w:pStyle w:val="FirstParagraph"/>
      </w:pPr>
      <w:ins w:id="1123" w:author="PR Preview" w:date="2026-01-01T00:00:00Z">
        <w:r>
          <w:rPr>
            <w:b/>
            <w:bCs/>
          </w:rPr>
          <w:t xml:space="preserve">Definition 8 (Identity element)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Let</w:t>
        </w:r>
      </w:ins>
      <w:ins w:id="1126" w:author="PR Preview" w:date="2026-01-01T00:00:00Z">
        <w:r>
          <w:t xml:space="preserve"> </w:t>
        </w:r>
      </w:ins>
      <m:oMath>
        <m:r>
          <m:t>S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be a set, such as the real numbers</w:t>
        </w:r>
      </w:ins>
      <w:ins w:id="112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130" w:author="PR Preview" w:date="2026-01-01T00:00:00Z">
        <w:r>
          <w:t xml:space="preserve">,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and let</w:t>
        </w:r>
      </w:ins>
      <w:ins w:id="1133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be an operation that combines two elements</w:t>
        </w:r>
      </w:ins>
      <w:ins w:id="1136" w:author="PR Preview" w:date="2026-01-01T00:00:00Z">
        <w:r>
          <w:t xml:space="preserve"> </w:t>
        </w:r>
      </w:ins>
      <m:oMath>
        <m:r>
          <m:t>a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and</w:t>
        </w:r>
      </w:ins>
      <w:ins w:id="1139" w:author="PR Preview" w:date="2026-01-01T00:00:00Z">
        <w:r>
          <w:t xml:space="preserve"> </w:t>
        </w:r>
      </w:ins>
      <m:oMath>
        <m:r>
          <m:t>b</m:t>
        </m:r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of</w:t>
        </w:r>
      </w:ins>
      <w:ins w:id="1142" w:author="PR Preview" w:date="2026-01-01T00:00:00Z">
        <w:r>
          <w:t xml:space="preserve"> </w:t>
        </w:r>
      </w:ins>
      <m:oMath>
        <m:r>
          <m:t>S</m:t>
        </m:r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into an element</w:t>
        </w:r>
      </w:ins>
      <w:ins w:id="114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</m:oMath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of</w:t>
        </w:r>
      </w:ins>
      <w:ins w:id="1148" w:author="PR Preview" w:date="2026-01-01T00:00:00Z">
        <w:r>
          <w:t xml:space="preserve"> </w:t>
        </w:r>
      </w:ins>
      <m:oMath>
        <m:r>
          <m:t>S</m:t>
        </m:r>
      </m:oMath>
      <w:ins w:id="1149" w:author="PR Preview" w:date="2026-01-01T00:00:00Z">
        <w:r>
          <w:t xml:space="preserve">,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such as addition (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1152" w:author="PR Preview" w:date="2026-01-01T00:00:00Z">
        <w:r>
          <w:t xml:space="preserve">) or multiplication (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153" w:author="PR Preview" w:date="2026-01-01T00:00:00Z">
        <w:r>
          <w:t xml:space="preserve">) of real numbers.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An element</w:t>
        </w:r>
      </w:ins>
      <w:ins w:id="1156" w:author="PR Preview" w:date="2026-01-01T00:00:00Z">
        <w:r>
          <w:t xml:space="preserve"> </w:t>
        </w:r>
      </w:ins>
      <m:oMath>
        <m:r>
          <m:t>u</m:t>
        </m:r>
      </m:oMath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of</w:t>
        </w:r>
      </w:ins>
      <w:ins w:id="1159" w:author="PR Preview" w:date="2026-01-01T00:00:00Z">
        <w:r>
          <w:t xml:space="preserve"> </w:t>
        </w:r>
      </w:ins>
      <m:oMath>
        <m:r>
          <m:t>S</m:t>
        </m:r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is an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rPr>
            <w:b/>
            <w:bCs/>
          </w:rPr>
          <w:t xml:space="preserve">identity element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for</w:t>
        </w:r>
      </w:ins>
      <w:ins w:id="116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if</w:t>
        </w:r>
      </w:ins>
      <w:ins w:id="11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and</w:t>
        </w:r>
      </w:ins>
      <w:ins w:id="1172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for every</w:t>
        </w:r>
      </w:ins>
      <w:ins w:id="11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1176" w:author="PR Preview" w:date="2026-01-01T00:00:00Z">
        <w:r>
          <w:t xml:space="preserve">.</w:t>
        </w:r>
      </w:ins>
    </w:p>
    <w:bookmarkEnd w:id="48"/>
    <w:bookmarkStart w:id="49" w:name="exm-identity-element"/>
    <w:p>
      <w:pPr>
        <w:pStyle w:val="BodyText"/>
      </w:pPr>
      <w:ins w:id="1177" w:author="PR Preview" w:date="2026-01-01T00:00:00Z">
        <w:r>
          <w:rPr>
            <w:b/>
            <w:bCs/>
          </w:rPr>
          <w:t xml:space="preserve">Example 11 (Identity elements for addition and multiplication)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is the identity element for addition: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for example,</w:t>
        </w:r>
      </w:ins>
      <w:ins w:id="1184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and</w:t>
        </w:r>
      </w:ins>
      <w:ins w:id="118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(</w:t>
        </w:r>
      </w:ins>
      <w:hyperlink w:anchor="thm-add-ident">
        <w:ins w:id="119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191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is the identity element for multiplication: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for example,</w:t>
        </w:r>
      </w:ins>
      <w:ins w:id="119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and</w:t>
        </w:r>
      </w:ins>
      <w:ins w:id="119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(</w:t>
        </w:r>
      </w:ins>
      <w:hyperlink w:anchor="thm-mult-one">
        <w:ins w:id="1202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203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is not an identity element for subtraction:</w:t>
        </w:r>
      </w:ins>
      <w:ins w:id="120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ins w:id="1207" w:author="PR Preview" w:date="2026-01-01T00:00:00Z">
        <w:r>
          <w:t xml:space="preserve">, but</w:t>
        </w:r>
      </w:ins>
      <w:ins w:id="120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ins w:id="1209" w:author="PR Preview" w:date="2026-01-01T00:00:00Z">
        <w:r>
          <w:t xml:space="preserve">.</w:t>
        </w:r>
      </w:ins>
    </w:p>
    <w:bookmarkEnd w:id="49"/>
    <w:bookmarkStart w:id="50" w:name="def-commutative"/>
    <w:p>
      <w:pPr>
        <w:pStyle w:val="FirstParagraph"/>
      </w:pPr>
      <w:ins w:id="1210" w:author="PR Preview" w:date="2026-01-01T00:00:00Z">
        <w:r>
          <w:rPr>
            <w:b/>
            <w:bCs/>
          </w:rPr>
          <w:t xml:space="preserve">Definition 9 (Commutative operation)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An operation</w:t>
        </w:r>
      </w:ins>
      <w:ins w:id="1213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on a set</w:t>
        </w:r>
      </w:ins>
      <w:ins w:id="1216" w:author="PR Preview" w:date="2026-01-01T00:00:00Z">
        <w:r>
          <w:t xml:space="preserve"> </w:t>
        </w:r>
      </w:ins>
      <m:oMath>
        <m:r>
          <m:t>S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(</w:t>
        </w:r>
      </w:ins>
      <w:hyperlink w:anchor="def-identity-element">
        <w:ins w:id="121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220" w:author="PR Preview" w:date="2026-01-01T00:00:00Z">
        <w:r>
          <w:t xml:space="preserve">)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is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rPr>
            <w:b/>
            <w:bCs/>
          </w:rPr>
          <w:t xml:space="preserve">commutative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if</w:t>
        </w:r>
      </w:ins>
      <w:ins w:id="12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for all</w:t>
        </w:r>
      </w:ins>
      <w:ins w:id="123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1231" w:author="PR Preview" w:date="2026-01-01T00:00:00Z">
        <w:r>
          <w:t xml:space="preserve">: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the order of the two inputs does not matter.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Some sources, including the titles of</w:t>
        </w:r>
      </w:ins>
      <w:ins w:id="1236" w:author="PR Preview" w:date="2026-01-01T00:00:00Z">
        <w:r>
          <w:t xml:space="preserve"> </w:t>
        </w:r>
      </w:ins>
      <w:hyperlink w:anchor="thm-sum-symmetric">
        <w:ins w:id="123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and</w:t>
        </w:r>
      </w:ins>
      <w:ins w:id="1240" w:author="PR Preview" w:date="2026-01-01T00:00:00Z">
        <w:r>
          <w:t xml:space="preserve"> </w:t>
        </w:r>
      </w:ins>
      <w:hyperlink w:anchor="thm-prod-symmetric">
        <w:ins w:id="1241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242" w:author="PR Preview" w:date="2026-01-01T00:00:00Z">
        <w:r>
          <w:t xml:space="preserve">,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call a commutative operation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rPr>
            <w:b/>
            <w:bCs/>
          </w:rPr>
          <w:t xml:space="preserve">symmetric</w:t>
        </w:r>
      </w:ins>
      <w:ins w:id="1247" w:author="PR Preview" w:date="2026-01-01T00:00:00Z">
        <w:r>
          <w:t xml:space="preserve">.</w:t>
        </w:r>
      </w:ins>
    </w:p>
    <w:bookmarkEnd w:id="50"/>
    <w:bookmarkStart w:id="51" w:name="exm-commutative"/>
    <w:p>
      <w:pPr>
        <w:pStyle w:val="BodyText"/>
      </w:pPr>
      <w:ins w:id="1248" w:author="PR Preview" w:date="2026-01-01T00:00:00Z">
        <w:r>
          <w:rPr>
            <w:b/>
            <w:bCs/>
          </w:rPr>
          <w:t xml:space="preserve">Example 12 (A commutative operation, and one that is not)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 </w:t>
        </w:r>
      </w:ins>
    </w:p>
    <w:p>
      <w:pPr>
        <w:numPr>
          <w:ilvl w:val="0"/>
          <w:numId w:val="1010"/>
        </w:numPr>
      </w:pPr>
      <w:ins w:id="1251" w:author="PR Preview" w:date="2026-01-01T00:00:00Z">
        <w:r>
          <w:t xml:space="preserve">Addition is commutative: 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ins w:id="1252" w:author="PR Preview" w:date="2026-01-01T00:00:00Z">
        <w:r>
          <w:t xml:space="preserve">Subtraction is not commutative:</w:t>
        </w:r>
      </w:ins>
      <w:ins w:id="1253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ins w:id="1254" w:author="PR Preview" w:date="2026-01-01T00:00:00Z">
        <w:r>
          <w:t xml:space="preserve">, but</w:t>
        </w:r>
      </w:ins>
      <w:ins w:id="125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256" w:author="PR Preview" w:date="2026-01-01T00:00:00Z">
        <w:r>
          <w:t xml:space="preserve">.</w:t>
        </w:r>
      </w:ins>
    </w:p>
    <w:bookmarkEnd w:id="51"/>
    <w:bookmarkStart w:id="52" w:name="def-associative"/>
    <w:p>
      <w:pPr>
        <w:pStyle w:val="FirstParagraph"/>
      </w:pPr>
      <w:ins w:id="1257" w:author="PR Preview" w:date="2026-01-01T00:00:00Z">
        <w:r>
          <w:rPr>
            <w:b/>
            <w:bCs/>
          </w:rPr>
          <w:t xml:space="preserve">Definition 10 (Associative operation)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An operation</w:t>
        </w:r>
      </w:ins>
      <w:ins w:id="1260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on a set</w:t>
        </w:r>
      </w:ins>
      <w:ins w:id="1263" w:author="PR Preview" w:date="2026-01-01T00:00:00Z">
        <w:r>
          <w:t xml:space="preserve"> </w:t>
        </w:r>
      </w:ins>
      <m:oMath>
        <m:r>
          <m:t>S</m:t>
        </m:r>
      </m:oMath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(</w:t>
        </w:r>
      </w:ins>
      <w:hyperlink w:anchor="def-identity-element">
        <w:ins w:id="126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267" w:author="PR Preview" w:date="2026-01-01T00:00:00Z">
        <w:r>
          <w:t xml:space="preserve">)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is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rPr>
            <w:b/>
            <w:bCs/>
          </w:rPr>
          <w:t xml:space="preserve">associative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if</w:t>
        </w:r>
      </w:ins>
      <w:ins w:id="12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for all</w:t>
        </w:r>
      </w:ins>
      <w:ins w:id="12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1278" w:author="PR Preview" w:date="2026-01-01T00:00:00Z">
        <w:r>
          <w:t xml:space="preserve">: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which pair is combined first does not matter.</w:t>
        </w:r>
      </w:ins>
    </w:p>
    <w:bookmarkEnd w:id="52"/>
    <w:bookmarkStart w:id="53" w:name="exm-associative"/>
    <w:p>
      <w:pPr>
        <w:pStyle w:val="BodyText"/>
      </w:pPr>
      <w:ins w:id="1281" w:author="PR Preview" w:date="2026-01-01T00:00:00Z">
        <w:r>
          <w:rPr>
            <w:b/>
            <w:bCs/>
          </w:rPr>
          <w:t xml:space="preserve">Example 13 (An associative operation, and one that is not)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 </w:t>
        </w:r>
      </w:ins>
    </w:p>
    <w:p>
      <w:pPr>
        <w:numPr>
          <w:ilvl w:val="0"/>
          <w:numId w:val="1011"/>
        </w:numPr>
      </w:pPr>
      <w:ins w:id="1284" w:author="PR Preview" w:date="2026-01-01T00:00:00Z">
        <w:r>
          <w:t xml:space="preserve">Multiplication is associative: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ins w:id="128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ins w:id="1288" w:author="PR Preview" w:date="2026-01-01T00:00:00Z">
        <w:r>
          <w:t xml:space="preserve">Subtraction is not associative: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289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ins w:id="1290" w:author="PR Preview" w:date="2026-01-01T00:00:00Z">
        <w:r>
          <w:rPr>
            <w:b/>
            <w:bCs/>
          </w:rPr>
          <w:t xml:space="preserve">Theorem 4 (Adding zero changes nothing)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ins w:id="1291" w:author="PR Preview" w:date="2026-01-01T00:00:00Z">
        <w:r>
          <w:rPr>
            <w:b/>
            <w:bCs/>
          </w:rPr>
          <w:t xml:space="preserve">Theorem 5 (Sums are symmetric)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ins w:id="1292" w:author="PR Preview" w:date="2026-01-01T00:00:00Z">
        <w:r>
          <w:rPr>
            <w:b/>
            <w:bCs/>
          </w:rPr>
          <w:t xml:space="preserve">Theorem 6 (Sums are associative)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When adding three numbers,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it does not matter which pair you add first: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ins w:id="1297" w:author="PR Preview" w:date="2026-01-01T00:00:00Z">
        <w:r>
          <w:rPr>
            <w:b/>
            <w:bCs/>
          </w:rPr>
          <w:t xml:space="preserve">Example 14 (Grouping a sum two ways)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29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ins w:id="1299" w:author="PR Preview" w:date="2026-01-01T00:00:00Z">
        <w:r>
          <w:t xml:space="preserve">4 Products</w:t>
        </w:r>
      </w:ins>
    </w:p>
    <w:bookmarkStart w:id="59" w:name="thm-mult-one"/>
    <w:p>
      <w:pPr>
        <w:pStyle w:val="FirstParagraph"/>
      </w:pPr>
      <w:ins w:id="1300" w:author="PR Preview" w:date="2026-01-01T00:00:00Z">
        <w:r>
          <w:rPr>
            <w:b/>
            <w:bCs/>
          </w:rPr>
          <w:t xml:space="preserve">Theorem 7 (Multiplying by 1 changes nothing)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ins w:id="1301" w:author="PR Preview" w:date="2026-01-01T00:00:00Z">
        <w:r>
          <w:rPr>
            <w:b/>
            <w:bCs/>
          </w:rPr>
          <w:t xml:space="preserve">Theorem 8 (Products are symmetric)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ins w:id="1302" w:author="PR Preview" w:date="2026-01-01T00:00:00Z">
        <w:r>
          <w:rPr>
            <w:b/>
            <w:bCs/>
          </w:rPr>
          <w:t xml:space="preserve">Theorem 9 (Products are associative)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ins w:id="1303" w:author="PR Preview" w:date="2026-01-01T00:00:00Z">
        <w:r>
          <w:t xml:space="preserve">5 Division</w:t>
        </w:r>
      </w:ins>
    </w:p>
    <w:bookmarkStart w:id="63" w:name="thm-prod-div"/>
    <w:p>
      <w:pPr>
        <w:pStyle w:val="FirstParagraph"/>
      </w:pPr>
      <w:ins w:id="1304" w:author="PR Preview" w:date="2026-01-01T00:00:00Z">
        <w:r>
          <w:rPr>
            <w:b/>
            <w:bCs/>
          </w:rPr>
          <w:t xml:space="preserve">Theorem 10 (Division can be written as a product)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If</w:t>
        </w:r>
      </w:ins>
      <w:ins w:id="130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1308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ins w:id="1309" w:author="PR Preview" w:date="2026-01-01T00:00:00Z">
        <w:r>
          <w:t xml:space="preserve">6 Sums and products together</w:t>
        </w:r>
      </w:ins>
    </w:p>
    <w:bookmarkStart w:id="65" w:name="def-distributive"/>
    <w:p>
      <w:pPr>
        <w:pStyle w:val="FirstParagraph"/>
      </w:pPr>
      <w:ins w:id="1310" w:author="PR Preview" w:date="2026-01-01T00:00:00Z">
        <w:r>
          <w:rPr>
            <w:b/>
            <w:bCs/>
          </w:rPr>
          <w:t xml:space="preserve">Definition 11 (Distributive law)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An operation</w:t>
        </w:r>
      </w:ins>
      <w:ins w:id="1313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on a set</w:t>
        </w:r>
      </w:ins>
      <w:ins w:id="1316" w:author="PR Preview" w:date="2026-01-01T00:00:00Z">
        <w:r>
          <w:t xml:space="preserve"> </w:t>
        </w:r>
      </w:ins>
      <m:oMath>
        <m:r>
          <m:t>S</m:t>
        </m:r>
      </m:oMath>
      <w:ins w:id="1317" w:author="PR Preview" w:date="2026-01-01T00:00:00Z">
        <w:r>
          <w:t xml:space="preserve"> </w:t>
        </w:r>
      </w:ins>
      <w:ins w:id="1318" w:author="PR Preview" w:date="2026-01-01T00:00:00Z">
        <w:r>
          <w:rPr>
            <w:b/>
            <w:bCs/>
          </w:rPr>
          <w:t xml:space="preserve">distributes over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an operation</w:t>
        </w:r>
      </w:ins>
      <w:ins w:id="1321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</m:oMath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on</w:t>
        </w:r>
      </w:ins>
      <w:ins w:id="1324" w:author="PR Preview" w:date="2026-01-01T00:00:00Z">
        <w:r>
          <w:t xml:space="preserve"> </w:t>
        </w:r>
      </w:ins>
      <m:oMath>
        <m:r>
          <m:t>S</m:t>
        </m:r>
      </m:oMath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(</w:t>
        </w:r>
      </w:ins>
      <w:hyperlink w:anchor="def-identity-element">
        <w:ins w:id="132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328" w:author="PR Preview" w:date="2026-01-01T00:00:00Z">
        <w:r>
          <w:t xml:space="preserve">)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331" w:author="PR Preview" w:date="2026-01-01T00:00:00Z">
        <w:r>
          <w:t xml:space="preserve">for all</w:t>
        </w:r>
      </w:ins>
      <w:ins w:id="133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1333" w:author="PR Preview" w:date="2026-01-01T00:00:00Z">
        <w:r>
          <w:t xml:space="preserve">.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The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rPr>
            <w:b/>
            <w:bCs/>
          </w:rPr>
          <w:t xml:space="preserve">distributive law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is the statement that multiplication distributes over addition,</w:t>
        </w:r>
      </w:ins>
      <w:ins w:id="13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(</w:t>
        </w:r>
      </w:ins>
      <w:hyperlink w:anchor="thm-mult-distr">
        <w:ins w:id="134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344" w:author="PR Preview" w:date="2026-01-01T00:00:00Z">
        <w:r>
          <w:t xml:space="preserve">);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we then say multiplication is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rPr>
            <w:b/>
            <w:bCs/>
          </w:rPr>
          <w:t xml:space="preserve">distributive</w:t>
        </w:r>
      </w:ins>
      <w:ins w:id="1349" w:author="PR Preview" w:date="2026-01-01T00:00:00Z">
        <w:r>
          <w:t xml:space="preserve">.</w:t>
        </w:r>
      </w:ins>
    </w:p>
    <w:bookmarkEnd w:id="65"/>
    <w:bookmarkStart w:id="66" w:name="exm-distributive"/>
    <w:p>
      <w:pPr>
        <w:pStyle w:val="BodyText"/>
      </w:pPr>
      <w:ins w:id="1350" w:author="PR Preview" w:date="2026-01-01T00:00:00Z">
        <w:r>
          <w:rPr>
            <w:b/>
            <w:bCs/>
          </w:rPr>
          <w:t xml:space="preserve">Example 15 (Multiplication distributes over addition, but not the reverse)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35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ins w:id="1354" w:author="PR Preview" w:date="2026-01-01T00:00:00Z">
        <w:r>
          <w:t xml:space="preserve">Addition does not distribute over multiplication: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355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ins w:id="1356" w:author="PR Preview" w:date="2026-01-01T00:00:00Z">
        <w:r>
          <w:rPr>
            <w:b/>
            <w:bCs/>
          </w:rPr>
          <w:t xml:space="preserve">Theorem 11 (Multiplication is distributive)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ins w:id="1357" w:author="PR Preview" w:date="2026-01-01T00:00:00Z">
        <w:r>
          <w:rPr>
            <w:b/>
            <w:bCs/>
          </w:rPr>
          <w:t xml:space="preserve">Definition 12 (Like terms)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Two</w:t>
        </w:r>
      </w:ins>
      <w:ins w:id="1360" w:author="PR Preview" w:date="2026-01-01T00:00:00Z">
        <w:r>
          <w:t xml:space="preserve"> </w:t>
        </w:r>
      </w:ins>
      <w:hyperlink w:anchor="def-term">
        <w:ins w:id="1361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of a sum are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rPr>
            <w:b/>
            <w:bCs/>
          </w:rPr>
          <w:t xml:space="preserve">like terms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if they are the same product of variables, each to the same power,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possibly multiplied by different constants:</w:t>
        </w:r>
      </w:ins>
      <w:ins w:id="137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and</w:t>
        </w:r>
      </w:ins>
      <w:ins w:id="137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1374" w:author="PR Preview" w:date="2026-01-01T00:00:00Z">
        <w:r>
          <w:t xml:space="preserve">,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where</w:t>
        </w:r>
      </w:ins>
      <w:ins w:id="137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and</w:t>
        </w:r>
      </w:ins>
      <w:ins w:id="138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are constants and</w:t>
        </w:r>
      </w:ins>
      <w:ins w:id="1383" w:author="PR Preview" w:date="2026-01-01T00:00:00Z">
        <w:r>
          <w:t xml:space="preserve"> </w:t>
        </w:r>
      </w:ins>
      <m:oMath>
        <m:r>
          <m:t>m</m:t>
        </m:r>
      </m:oMath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is that product.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To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rPr>
            <w:b/>
            <w:bCs/>
          </w:rPr>
          <w:t xml:space="preserve">collect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like terms is to replace their sum by one term,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using the distributive law (</w:t>
        </w:r>
      </w:ins>
      <w:hyperlink w:anchor="thm-mult-distr">
        <w:ins w:id="1394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395" w:author="PR Preview" w:date="2026-01-01T00:00:00Z">
        <w:r>
          <w:t xml:space="preserve">):</w:t>
        </w:r>
      </w:ins>
      <w:ins w:id="139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ins w:id="1397" w:author="PR Preview" w:date="2026-01-01T00:00:00Z">
        <w:r>
          <w:t xml:space="preserve">.</w:t>
        </w:r>
      </w:ins>
    </w:p>
    <w:bookmarkEnd w:id="68"/>
    <w:bookmarkStart w:id="69" w:name="exm-like-terms"/>
    <w:p>
      <w:pPr>
        <w:pStyle w:val="BodyText"/>
      </w:pPr>
      <w:ins w:id="1398" w:author="PR Preview" w:date="2026-01-01T00:00:00Z">
        <w:r>
          <w:rPr>
            <w:b/>
            <w:bCs/>
          </w:rPr>
          <w:t xml:space="preserve">Example 16 (Like and unlike terms)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 </w:t>
        </w:r>
      </w:ins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and</w:t>
        </w:r>
      </w:ins>
      <w:ins w:id="140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are like terms;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collecting them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and</w:t>
        </w:r>
      </w:ins>
      <w:ins w:id="1410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are not like terms:</w:t>
        </w:r>
      </w:ins>
      <w:ins w:id="1413" w:author="PR Preview" w:date="2026-01-01T00:00:00Z">
        <w:r>
          <w:t xml:space="preserve"> </w:t>
        </w:r>
      </w:ins>
      <m:oMath>
        <m:r>
          <m:t>x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appears to different powers.</w:t>
        </w:r>
      </w:ins>
    </w:p>
    <w:bookmarkEnd w:id="69"/>
    <w:bookmarkStart w:id="70" w:name="exr-square-of-a-sum"/>
    <w:p>
      <w:pPr>
        <w:pStyle w:val="FirstParagraph"/>
      </w:pPr>
      <w:ins w:id="1416" w:author="PR Preview" w:date="2026-01-01T00:00:00Z">
        <w:r>
          <w:rPr>
            <w:b/>
            <w:bCs/>
          </w:rPr>
          <w:t xml:space="preserve">Exercise 2 (Expand a squared sum)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Is</w:t>
        </w:r>
      </w:ins>
      <w:ins w:id="14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equal to</w:t>
        </w:r>
      </w:ins>
      <w:ins w:id="1422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ins w:id="1423" w:author="PR Preview" w:date="2026-01-01T00:00:00Z">
        <w:r>
          <w:t xml:space="preserve">?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Then expand</w:t>
        </w:r>
      </w:ins>
      <w:ins w:id="14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for any numbers</w:t>
        </w:r>
      </w:ins>
      <w:ins w:id="1429" w:author="PR Preview" w:date="2026-01-01T00:00:00Z">
        <w:r>
          <w:t xml:space="preserve"> </w:t>
        </w:r>
      </w:ins>
      <m:oMath>
        <m:r>
          <m:t>a</m:t>
        </m:r>
      </m:oMath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and</w:t>
        </w:r>
      </w:ins>
      <w:ins w:id="1432" w:author="PR Preview" w:date="2026-01-01T00:00:00Z">
        <w:r>
          <w:t xml:space="preserve"> </w:t>
        </w:r>
      </w:ins>
      <m:oMath>
        <m:r>
          <m:t>b</m:t>
        </m:r>
      </m:oMath>
      <w:ins w:id="1433" w:author="PR Preview" w:date="2026-01-01T00:00:00Z">
        <w:r>
          <w:t xml:space="preserve">,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using only the distributive law and the rules above.</w:t>
        </w:r>
      </w:ins>
    </w:p>
    <w:bookmarkEnd w:id="70"/>
    <w:bookmarkStart w:id="71" w:name="sol-square-of-a-sum"/>
    <w:p>
      <w:pPr>
        <w:pStyle w:val="BodyText"/>
      </w:pPr>
      <w:ins w:id="1436" w:author="PR Preview" w:date="2026-01-01T00:00:00Z">
        <w:r>
          <w:rPr>
            <w:i/>
            <w:iCs/>
          </w:rPr>
          <w:t xml:space="preserve">Solution 2</w:t>
        </w:r>
      </w:ins>
      <w:ins w:id="1437" w:author="PR Preview" w:date="2026-01-01T00:00:00Z">
        <w:r>
          <w:t xml:space="preserve">. </w:t>
        </w:r>
      </w:ins>
      <w:ins w:id="1438" w:author="PR Preview" w:date="2026-01-01T00:00:00Z">
        <w:r>
          <w:t xml:space="preserve">No: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439" w:author="PR Preview" w:date="2026-01-01T00:00:00Z">
        <w:r>
          <w:t xml:space="preserve">while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440" w:author="PR Preview" w:date="2026-01-01T00:00:00Z">
        <w:r>
          <w:t xml:space="preserve">The difference,</w:t>
        </w:r>
      </w:ins>
      <w:ins w:id="1441" w:author="PR Preview" w:date="2026-01-01T00:00:00Z">
        <w:r>
          <w:t xml:space="preserve"> </w:t>
        </w:r>
      </w:ins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ins w:id="1442" w:author="PR Preview" w:date="2026-01-01T00:00:00Z">
        <w:r>
          <w:t xml:space="preserve">, is</w:t>
        </w:r>
      </w:ins>
      <w:ins w:id="144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ins w:id="1444" w:author="PR Preview" w:date="2026-01-01T00:00:00Z">
        <w:r>
          <w:t xml:space="preserve">.</w:t>
        </w:r>
      </w:ins>
    </w:p>
    <w:p>
      <w:pPr>
        <w:pStyle w:val="BodyText"/>
      </w:pPr>
      <w:ins w:id="1445" w:author="PR Preview" w:date="2026-01-01T00:00:00Z">
        <w:r>
          <w:t xml:space="preserve">To see where that extra term comes from,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write the square as a product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and apply the distributive law (</w:t>
        </w:r>
      </w:ins>
      <w:hyperlink w:anchor="thm-mult-distr">
        <w:ins w:id="145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451" w:author="PR Preview" w:date="2026-01-01T00:00:00Z">
        <w:r>
          <w:t xml:space="preserve">) twice: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452" w:author="PR Preview" w:date="2026-01-01T00:00:00Z">
        <w:r>
          <w:t xml:space="preserve">The step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“commutative and associative laws”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uses</w:t>
        </w:r>
      </w:ins>
      <w:ins w:id="1457" w:author="PR Preview" w:date="2026-01-01T00:00:00Z">
        <w:r>
          <w:t xml:space="preserve"> </w:t>
        </w:r>
      </w:ins>
      <w:hyperlink w:anchor="thm-prod-symmetric">
        <w:ins w:id="1458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to write</w:t>
        </w:r>
      </w:ins>
      <w:ins w:id="1461" w:author="PR Preview" w:date="2026-01-01T00:00:00Z">
        <w:r>
          <w:t xml:space="preserve"> </w:t>
        </w:r>
      </w:ins>
      <m:oMath>
        <m:r>
          <m:t>b</m:t>
        </m:r>
        <m:r>
          <m:t>a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as</w:t>
        </w:r>
      </w:ins>
      <w:ins w:id="1464" w:author="PR Preview" w:date="2026-01-01T00:00:00Z">
        <w:r>
          <w:t xml:space="preserve"> </w:t>
        </w:r>
      </w:ins>
      <m:oMath>
        <m:r>
          <m:t>a</m:t>
        </m:r>
        <m:r>
          <m:t>b</m:t>
        </m:r>
      </m:oMath>
      <w:ins w:id="1465" w:author="PR Preview" w:date="2026-01-01T00:00:00Z">
        <w:r>
          <w:t xml:space="preserve">,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and</w:t>
        </w:r>
      </w:ins>
      <w:ins w:id="1468" w:author="PR Preview" w:date="2026-01-01T00:00:00Z">
        <w:r>
          <w:t xml:space="preserve"> </w:t>
        </w:r>
      </w:ins>
      <w:hyperlink w:anchor="thm-sum-assoc">
        <w:ins w:id="146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to drop the parentheses.</w:t>
        </w:r>
      </w:ins>
    </w:p>
    <w:bookmarkEnd w:id="71"/>
    <w:bookmarkStart w:id="72" w:name="thm-square-of-a-sum"/>
    <w:p>
      <w:pPr>
        <w:pStyle w:val="BodyText"/>
      </w:pPr>
      <w:ins w:id="1472" w:author="PR Preview" w:date="2026-01-01T00:00:00Z">
        <w:r>
          <w:rPr>
            <w:b/>
            <w:bCs/>
          </w:rPr>
          <w:t xml:space="preserve">Theorem 12 (Square of a sum)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For any numbers</w:t>
        </w:r>
      </w:ins>
      <w:ins w:id="1475" w:author="PR Preview" w:date="2026-01-01T00:00:00Z">
        <w:r>
          <w:t xml:space="preserve"> </w:t>
        </w:r>
      </w:ins>
      <m:oMath>
        <m:r>
          <m:t>a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and</w:t>
        </w:r>
      </w:ins>
      <w:ins w:id="1478" w:author="PR Preview" w:date="2026-01-01T00:00:00Z">
        <w:r>
          <w:t xml:space="preserve"> </w:t>
        </w:r>
      </w:ins>
      <m:oMath>
        <m:r>
          <m:t>b</m:t>
        </m:r>
      </m:oMath>
      <w:ins w:id="147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ins w:id="1480" w:author="PR Preview" w:date="2026-01-01T00:00:00Z">
        <w:r>
          <w:rPr>
            <w:i/>
            <w:iCs/>
          </w:rPr>
          <w:t xml:space="preserve">Proof</w:t>
        </w:r>
      </w:ins>
      <w:ins w:id="1481" w:author="PR Preview" w:date="2026-01-01T00:00:00Z">
        <w:r>
          <w:t xml:space="preserve">. </w:t>
        </w:r>
      </w:ins>
      <w:ins w:id="1482" w:author="PR Preview" w:date="2026-01-01T00:00:00Z">
        <w:r>
          <w:t xml:space="preserve">By</w:t>
        </w:r>
      </w:ins>
      <w:ins w:id="1483" w:author="PR Preview" w:date="2026-01-01T00:00:00Z">
        <w:r>
          <w:t xml:space="preserve"> </w:t>
        </w:r>
      </w:ins>
      <w:hyperlink w:anchor="sol-square-of-a-sum">
        <w:ins w:id="1484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1485" w:author="PR Preview" w:date="2026-01-01T00:00:00Z">
        <w:r>
          <w:t xml:space="preserve">.</w:t>
        </w:r>
      </w:ins>
    </w:p>
    <w:bookmarkStart w:id="73" w:name="rem-square-of-a-difference"/>
    <w:p>
      <w:pPr>
        <w:pStyle w:val="BodyText"/>
      </w:pPr>
      <w:ins w:id="1486" w:author="PR Preview" w:date="2026-01-01T00:00:00Z">
        <w:r>
          <w:rPr>
            <w:i/>
            <w:iCs/>
          </w:rPr>
          <w:t xml:space="preserve">Remark 5</w:t>
        </w:r>
      </w:ins>
      <w:ins w:id="1487" w:author="PR Preview" w:date="2026-01-01T00:00:00Z">
        <w:r>
          <w:t xml:space="preserve"> (Square of a difference). </w:t>
        </w:r>
      </w:ins>
      <w:ins w:id="1488" w:author="PR Preview" w:date="2026-01-01T00:00:00Z">
        <w:r>
          <w:t xml:space="preserve">Replacing</w:t>
        </w:r>
      </w:ins>
      <w:ins w:id="1489" w:author="PR Preview" w:date="2026-01-01T00:00:00Z">
        <w:r>
          <w:t xml:space="preserve"> </w:t>
        </w:r>
      </w:ins>
      <m:oMath>
        <m:r>
          <m:t>b</m:t>
        </m:r>
      </m:oMath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by</w:t>
        </w:r>
      </w:ins>
      <w:ins w:id="149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in</w:t>
        </w:r>
      </w:ins>
      <w:ins w:id="1495" w:author="PR Preview" w:date="2026-01-01T00:00:00Z">
        <w:r>
          <w:t xml:space="preserve"> </w:t>
        </w:r>
      </w:ins>
      <w:hyperlink w:anchor="thm-square-of-a-sum">
        <w:ins w:id="1496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gives</w:t>
        </w:r>
      </w:ins>
      <w:ins w:id="14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1500" w:author="PR Preview" w:date="2026-01-01T00:00:00Z">
        <w:r>
          <w:t xml:space="preserve">.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For example, the square</w:t>
        </w:r>
      </w:ins>
      <w:ins w:id="15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of the difference between an observed value</w:t>
        </w:r>
      </w:ins>
      <w:ins w:id="1506" w:author="PR Preview" w:date="2026-01-01T00:00:00Z">
        <w:r>
          <w:t xml:space="preserve"> </w:t>
        </w:r>
      </w:ins>
      <m:oMath>
        <m:r>
          <m:t>y</m:t>
        </m:r>
      </m:oMath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and a prediction</w:t>
        </w:r>
      </w:ins>
      <w:ins w:id="150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of it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expands this way.</w:t>
        </w:r>
      </w:ins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With</w:t>
        </w:r>
      </w:ins>
      <w:ins w:id="151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5</m:t>
        </m:r>
      </m:oMath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and</w:t>
        </w:r>
      </w:ins>
      <w:ins w:id="151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ins w:id="152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52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ins w:id="1522" w:author="PR Preview" w:date="2026-01-01T00:00:00Z">
        <w:r>
          <w:t xml:space="preserve">7 Summation notation</w:t>
        </w:r>
      </w:ins>
    </w:p>
    <w:bookmarkStart w:id="75" w:name="exr-expand-a-sum"/>
    <w:p>
      <w:pPr>
        <w:pStyle w:val="FirstParagraph"/>
      </w:pPr>
      <w:ins w:id="1523" w:author="PR Preview" w:date="2026-01-01T00:00:00Z">
        <w:r>
          <w:rPr>
            <w:b/>
            <w:bCs/>
          </w:rPr>
          <w:t xml:space="preserve">Exercise 3 (Expand a sum)</w:t>
        </w:r>
      </w:ins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The expression</w:t>
        </w:r>
      </w:ins>
      <w:ins w:id="152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is shorthand for a sum of four terms.</w:t>
        </w:r>
      </w:ins>
    </w:p>
    <w:p>
      <w:pPr>
        <w:pStyle w:val="Compact"/>
        <w:numPr>
          <w:ilvl w:val="0"/>
          <w:numId w:val="1014"/>
        </w:numPr>
      </w:pPr>
      <w:ins w:id="1529" w:author="PR Preview" w:date="2026-01-01T00:00:00Z">
        <w:r>
          <w:t xml:space="preserve">Guess which four terms, and add them up.</w:t>
        </w:r>
      </w:ins>
    </w:p>
    <w:p>
      <w:pPr>
        <w:pStyle w:val="Compact"/>
        <w:numPr>
          <w:ilvl w:val="0"/>
          <w:numId w:val="1014"/>
        </w:numPr>
      </w:pPr>
      <w:ins w:id="1530" w:author="PR Preview" w:date="2026-01-01T00:00:00Z">
        <w:r>
          <w:t xml:space="preserve">Write</w:t>
        </w:r>
      </w:ins>
      <w:ins w:id="153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for</w:t>
        </w:r>
      </w:ins>
      <w:ins w:id="15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without the</w:t>
        </w:r>
      </w:ins>
      <w:ins w:id="1537" w:author="PR Preview" w:date="2026-01-01T00:00:00Z">
        <w:r>
          <w:t xml:space="preserve"> </w:t>
        </w:r>
      </w:ins>
      <m:oMath>
        <m:r>
          <m:rPr>
            <m:sty m:val="p"/>
          </m:rPr>
          <m:t>∑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symbol.</w:t>
        </w:r>
      </w:ins>
    </w:p>
    <w:bookmarkEnd w:id="75"/>
    <w:bookmarkStart w:id="76" w:name="sol-expand-a-sum"/>
    <w:p>
      <w:pPr>
        <w:pStyle w:val="FirstParagraph"/>
      </w:pPr>
      <w:ins w:id="1540" w:author="PR Preview" w:date="2026-01-01T00:00:00Z">
        <w:r>
          <w:rPr>
            <w:i/>
            <w:iCs/>
          </w:rPr>
          <w:t xml:space="preserve">Solution 3</w:t>
        </w:r>
      </w:ins>
      <w:ins w:id="1541" w:author="PR Preview" w:date="2026-01-01T00:00:00Z">
        <w:r>
          <w:t xml:space="preserve">. </w:t>
        </w:r>
      </w:ins>
    </w:p>
    <w:p>
      <w:pPr>
        <w:numPr>
          <w:ilvl w:val="0"/>
          <w:numId w:val="1015"/>
        </w:numPr>
      </w:pPr>
      <w:ins w:id="1542" w:author="PR Preview" w:date="2026-01-01T00:00:00Z">
        <w:r>
          <w:t xml:space="preserve">Replace</w:t>
        </w:r>
      </w:ins>
      <w:ins w:id="1543" w:author="PR Preview" w:date="2026-01-01T00:00:00Z">
        <w:r>
          <w:t xml:space="preserve"> </w:t>
        </w:r>
      </w:ins>
      <m:oMath>
        <m:r>
          <m:t>i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by each of</w:t>
        </w:r>
      </w:ins>
      <w:ins w:id="154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in turn, and add the results: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ins w:id="1549" w:author="PR Preview" w:date="2026-01-01T00:00:00Z">
        <w:r>
          <w:t xml:space="preserve">Replace</w:t>
        </w:r>
      </w:ins>
      <w:ins w:id="1550" w:author="PR Preview" w:date="2026-01-01T00:00:00Z">
        <w:r>
          <w:t xml:space="preserve"> </w:t>
        </w:r>
      </w:ins>
      <m:oMath>
        <m:r>
          <m:t>i</m:t>
        </m:r>
      </m:oMath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by each of</w:t>
        </w:r>
      </w:ins>
      <w:ins w:id="155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in turn inside the parentheses,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add the three squares,</w:t>
        </w:r>
      </w:ins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and multiply the total by</w:t>
        </w:r>
      </w:ins>
      <w:ins w:id="156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ins w:id="15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ins w:id="1562" w:author="PR Preview" w:date="2026-01-01T00:00:00Z">
        <w:r>
          <w:rPr>
            <w:b/>
            <w:bCs/>
          </w:rPr>
          <w:t xml:space="preserve">Definition 13 (Summation notation)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Let</w:t>
        </w:r>
      </w:ins>
      <w:ins w:id="1565" w:author="PR Preview" w:date="2026-01-01T00:00:00Z">
        <w:r>
          <w:t xml:space="preserve"> </w:t>
        </w:r>
      </w:ins>
      <m:oMath>
        <m:r>
          <m:t>m</m:t>
        </m:r>
      </m:oMath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and</w:t>
        </w:r>
      </w:ins>
      <w:ins w:id="1568" w:author="PR Preview" w:date="2026-01-01T00:00:00Z">
        <w:r>
          <w:t xml:space="preserve"> </w:t>
        </w:r>
      </w:ins>
      <m:oMath>
        <m:r>
          <m:t>n</m:t>
        </m:r>
      </m:oMath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be integers with</w:t>
        </w:r>
      </w:ins>
      <w:ins w:id="157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n</m:t>
        </m:r>
      </m:oMath>
      <w:ins w:id="1572" w:author="PR Preview" w:date="2026-01-01T00:00:00Z">
        <w:r>
          <w:t xml:space="preserve">,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and let</w:t>
        </w:r>
      </w:ins>
      <w:ins w:id="157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be numbers.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The</w:t>
        </w:r>
      </w:ins>
      <w:ins w:id="1580" w:author="PR Preview" w:date="2026-01-01T00:00:00Z">
        <w:r>
          <w:t xml:space="preserve"> </w:t>
        </w:r>
      </w:ins>
      <w:ins w:id="1581" w:author="PR Preview" w:date="2026-01-01T00:00:00Z">
        <w:r>
          <w:rPr>
            <w:b/>
            <w:bCs/>
          </w:rPr>
          <w:t xml:space="preserve">sum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of</w:t>
        </w:r>
      </w:ins>
      <w:ins w:id="158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through</w:t>
        </w:r>
      </w:ins>
      <w:ins w:id="158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ins w:id="1590" w:author="PR Preview" w:date="2026-01-01T00:00:00Z">
        <w:r>
          <w:t xml:space="preserve">The variable</w:t>
        </w:r>
      </w:ins>
      <w:ins w:id="1591" w:author="PR Preview" w:date="2026-01-01T00:00:00Z">
        <w:r>
          <w:t xml:space="preserve"> </w:t>
        </w:r>
      </w:ins>
      <m:oMath>
        <m:r>
          <m:t>i</m:t>
        </m:r>
      </m:oMath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is the</w:t>
        </w:r>
      </w:ins>
      <w:ins w:id="1594" w:author="PR Preview" w:date="2026-01-01T00:00:00Z">
        <w:r>
          <w:t xml:space="preserve"> </w:t>
        </w:r>
      </w:ins>
      <w:ins w:id="1595" w:author="PR Preview" w:date="2026-01-01T00:00:00Z">
        <w:r>
          <w:rPr>
            <w:b/>
            <w:bCs/>
          </w:rPr>
          <w:t xml:space="preserve">index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of the sum;</w:t>
        </w:r>
      </w:ins>
      <w:ins w:id="1598" w:author="PR Preview" w:date="2026-01-01T00:00:00Z">
        <w:r>
          <w:t xml:space="preserve"> </w:t>
        </w:r>
      </w:ins>
      <m:oMath>
        <m:r>
          <m:t>m</m:t>
        </m:r>
      </m:oMath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and</w:t>
        </w:r>
      </w:ins>
      <w:ins w:id="1601" w:author="PR Preview" w:date="2026-01-01T00:00:00Z">
        <w:r>
          <w:t xml:space="preserve"> </w:t>
        </w:r>
      </w:ins>
      <m:oMath>
        <m:r>
          <m:t>n</m:t>
        </m:r>
      </m:oMath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are its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rPr>
            <w:b/>
            <w:bCs/>
          </w:rPr>
          <w:t xml:space="preserve">lower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and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rPr>
            <w:b/>
            <w:bCs/>
          </w:rPr>
          <w:t xml:space="preserve">upper limits</w:t>
        </w:r>
      </w:ins>
      <w:ins w:id="1610" w:author="PR Preview" w:date="2026-01-01T00:00:00Z">
        <w:r>
          <w:t xml:space="preserve">.</w:t>
        </w:r>
      </w:ins>
    </w:p>
    <w:bookmarkEnd w:id="77"/>
    <w:bookmarkStart w:id="78" w:name="rem-summation-index"/>
    <w:p>
      <w:pPr>
        <w:pStyle w:val="BodyText"/>
      </w:pPr>
      <w:ins w:id="1611" w:author="PR Preview" w:date="2026-01-01T00:00:00Z">
        <w:r>
          <w:rPr>
            <w:i/>
            <w:iCs/>
          </w:rPr>
          <w:t xml:space="preserve">Remark 6</w:t>
        </w:r>
      </w:ins>
      <w:ins w:id="1612" w:author="PR Preview" w:date="2026-01-01T00:00:00Z">
        <w:r>
          <w:t xml:space="preserve"> (The index is a placeholder). </w:t>
        </w:r>
      </w:ins>
      <w:ins w:id="1613" w:author="PR Preview" w:date="2026-01-01T00:00:00Z">
        <w:r>
          <w:t xml:space="preserve">The name of the index does not change the sum:</w:t>
        </w:r>
      </w:ins>
      <w:ins w:id="161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and</w:t>
        </w:r>
      </w:ins>
      <w:ins w:id="161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are the same number.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ins w:id="162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ins w:id="1623" w:author="PR Preview" w:date="2026-01-01T00:00:00Z">
        <w:r>
          <w:rPr>
            <w:b/>
            <w:bCs/>
          </w:rPr>
          <w:t xml:space="preserve">Definition 14 (Empty sum)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When the upper limit is less than the lower limit (</w:t>
        </w:r>
      </w:ins>
      <m:oMath>
        <m:r>
          <m:t>n</m:t>
        </m:r>
        <m:r>
          <m:rPr>
            <m:sty m:val="p"/>
          </m:rPr>
          <m:t>&lt;</m:t>
        </m:r>
        <m:r>
          <m:t>m</m:t>
        </m:r>
      </m:oMath>
      <w:ins w:id="1626" w:author="PR Preview" w:date="2026-01-01T00:00:00Z">
        <w:r>
          <w:t xml:space="preserve">),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the sum</w:t>
        </w:r>
      </w:ins>
      <w:ins w:id="162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has no terms.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By convention, such an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rPr>
            <w:b/>
            <w:bCs/>
          </w:rPr>
          <w:t xml:space="preserve">empty sum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equals</w:t>
        </w:r>
      </w:ins>
      <w:ins w:id="1638" w:author="PR Preview" w:date="2026-01-01T00:00:00Z">
        <w:r>
          <w:t xml:space="preserve"> </w:t>
        </w:r>
      </w:ins>
      <m:oMath>
        <m:r>
          <m:t>0</m:t>
        </m:r>
      </m:oMath>
      <w:ins w:id="1639" w:author="PR Preview" w:date="2026-01-01T00:00:00Z">
        <w:r>
          <w:t xml:space="preserve">.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For example,</w:t>
        </w:r>
      </w:ins>
      <w:ins w:id="164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ins w:id="1643" w:author="PR Preview" w:date="2026-01-01T00:00:00Z">
        <w:r>
          <w:t xml:space="preserve">.</w:t>
        </w:r>
      </w:ins>
    </w:p>
    <w:bookmarkEnd w:id="79"/>
    <w:bookmarkStart w:id="80" w:name="exr-sum-rules"/>
    <w:p>
      <w:pPr>
        <w:pStyle w:val="BodyText"/>
      </w:pPr>
      <w:ins w:id="1644" w:author="PR Preview" w:date="2026-01-01T00:00:00Z">
        <w:r>
          <w:rPr>
            <w:b/>
            <w:bCs/>
          </w:rPr>
          <w:t xml:space="preserve">Exercise 4 (Rearrange a sum)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Let</w:t>
        </w:r>
      </w:ins>
      <w:ins w:id="1647" w:author="PR Preview" w:date="2026-01-01T00:00:00Z">
        <w:r>
          <w:t xml:space="preserve"> </w:t>
        </w:r>
      </w:ins>
      <m:oMath>
        <m:r>
          <m:t>c</m:t>
        </m:r>
      </m:oMath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be a number, and let</w:t>
        </w:r>
      </w:ins>
      <w:ins w:id="165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and</w:t>
        </w:r>
      </w:ins>
      <w:ins w:id="1653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be numbers.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Using</w:t>
        </w:r>
      </w:ins>
      <w:ins w:id="1658" w:author="PR Preview" w:date="2026-01-01T00:00:00Z">
        <w:r>
          <w:t xml:space="preserve"> </w:t>
        </w:r>
      </w:ins>
      <w:hyperlink w:anchor="def-summation">
        <w:ins w:id="165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and the rules of algebra above, show that:</w:t>
        </w:r>
      </w:ins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66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ins w:id="1663" w:author="PR Preview" w:date="2026-01-01T00:00:00Z">
        <w:r>
          <w:t xml:space="preserve">.</w:t>
        </w:r>
      </w:ins>
    </w:p>
    <w:p>
      <w:pPr>
        <w:pStyle w:val="FirstParagraph"/>
      </w:pPr>
      <w:ins w:id="1664" w:author="PR Preview" w:date="2026-01-01T00:00:00Z">
        <w:r>
          <w:t xml:space="preserve">Does either argument depend on there being exactly three terms?</w:t>
        </w:r>
      </w:ins>
    </w:p>
    <w:bookmarkEnd w:id="80"/>
    <w:bookmarkStart w:id="81" w:name="sol-sum-rules"/>
    <w:p>
      <w:pPr>
        <w:pStyle w:val="BodyText"/>
      </w:pPr>
      <w:ins w:id="1665" w:author="PR Preview" w:date="2026-01-01T00:00:00Z">
        <w:r>
          <w:rPr>
            <w:i/>
            <w:iCs/>
          </w:rPr>
          <w:t xml:space="preserve">Solution 4</w:t>
        </w:r>
      </w:ins>
      <w:ins w:id="1666" w:author="PR Preview" w:date="2026-01-01T00:00:00Z">
        <w:r>
          <w:t xml:space="preserve">. </w:t>
        </w:r>
      </w:ins>
      <w:ins w:id="1667" w:author="PR Preview" w:date="2026-01-01T00:00:00Z">
        <w:r>
          <w:t xml:space="preserve">Each step below applies</w:t>
        </w:r>
      </w:ins>
      <w:ins w:id="1668" w:author="PR Preview" w:date="2026-01-01T00:00:00Z">
        <w:r>
          <w:t xml:space="preserve"> </w:t>
        </w:r>
      </w:ins>
      <w:hyperlink w:anchor="def-summation">
        <w:ins w:id="166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670" w:author="PR Preview" w:date="2026-01-01T00:00:00Z">
        <w:r>
          <w:t xml:space="preserve">,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the distributive law (</w:t>
        </w:r>
      </w:ins>
      <w:hyperlink w:anchor="thm-mult-distr">
        <w:ins w:id="167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674" w:author="PR Preview" w:date="2026-01-01T00:00:00Z">
        <w:r>
          <w:t xml:space="preserve">),</w:t>
        </w:r>
      </w:ins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or the commutative and associative laws of addition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(</w:t>
        </w:r>
      </w:ins>
      <w:hyperlink w:anchor="thm-sum-symmetric">
        <w:ins w:id="167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and</w:t>
        </w:r>
      </w:ins>
      <w:ins w:id="1682" w:author="PR Preview" w:date="2026-01-01T00:00:00Z">
        <w:r>
          <w:t xml:space="preserve"> </w:t>
        </w:r>
      </w:ins>
      <w:hyperlink w:anchor="thm-sum-assoc">
        <w:ins w:id="1683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684" w:author="PR Preview" w:date="2026-01-01T00:00:00Z">
        <w:r>
          <w:t xml:space="preserve">).</w:t>
        </w:r>
      </w:ins>
    </w:p>
    <w:p>
      <w:pPr>
        <w:numPr>
          <w:ilvl w:val="0"/>
          <w:numId w:val="1017"/>
        </w:numPr>
      </w:pPr>
      <w:ins w:id="1685" w:author="PR Preview" w:date="2026-01-01T00:00:00Z">
        <w:r>
          <w:t xml:space="preserve">Expand the sum, then factor out</w:t>
        </w:r>
      </w:ins>
      <w:ins w:id="1686" w:author="PR Preview" w:date="2026-01-01T00:00:00Z">
        <w:r>
          <w:t xml:space="preserve"> </w:t>
        </w:r>
      </w:ins>
      <m:oMath>
        <m:r>
          <m:t>c</m:t>
        </m:r>
      </m:oMath>
      <w:ins w:id="168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ins w:id="1688" w:author="PR Preview" w:date="2026-01-01T00:00:00Z">
        <w:r>
          <w:t xml:space="preserve">Expand the sum, then regroup the terms: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ins w:id="1689" w:author="PR Preview" w:date="2026-01-01T00:00:00Z">
        <w:r>
          <w:t xml:space="preserve">Neither argument uses the number of terms: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the same steps work for any lower and upper limits.</w:t>
        </w:r>
      </w:ins>
    </w:p>
    <w:bookmarkEnd w:id="81"/>
    <w:bookmarkStart w:id="82" w:name="thm-sum-constant-factor"/>
    <w:p>
      <w:pPr>
        <w:pStyle w:val="BodyText"/>
      </w:pPr>
      <w:ins w:id="1692" w:author="PR Preview" w:date="2026-01-01T00:00:00Z">
        <w:r>
          <w:rPr>
            <w:b/>
            <w:bCs/>
          </w:rPr>
          <w:t xml:space="preserve">Theorem 13 (A constant factor comes out of a sum)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For any number</w:t>
        </w:r>
      </w:ins>
      <w:ins w:id="1695" w:author="PR Preview" w:date="2026-01-01T00:00:00Z">
        <w:r>
          <w:t xml:space="preserve"> </w:t>
        </w:r>
      </w:ins>
      <m:oMath>
        <m:r>
          <m:t>c</m:t>
        </m:r>
      </m:oMath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and numbers</w:t>
        </w:r>
      </w:ins>
      <w:ins w:id="169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69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ins w:id="1700" w:author="PR Preview" w:date="2026-01-01T00:00:00Z">
        <w:r>
          <w:rPr>
            <w:i/>
            <w:iCs/>
          </w:rPr>
          <w:t xml:space="preserve">Proof</w:t>
        </w:r>
      </w:ins>
      <w:ins w:id="1701" w:author="PR Preview" w:date="2026-01-01T00:00:00Z">
        <w:r>
          <w:t xml:space="preserve">. </w:t>
        </w:r>
      </w:ins>
      <w:ins w:id="1702" w:author="PR Preview" w:date="2026-01-01T00:00:00Z">
        <w:r>
          <w:t xml:space="preserve">By</w:t>
        </w:r>
      </w:ins>
      <w:ins w:id="1703" w:author="PR Preview" w:date="2026-01-01T00:00:00Z">
        <w:r>
          <w:t xml:space="preserve"> </w:t>
        </w:r>
      </w:ins>
      <w:hyperlink w:anchor="sol-sum-rules">
        <w:ins w:id="1704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1705" w:author="PR Preview" w:date="2026-01-01T00:00:00Z">
        <w:r>
          <w:t xml:space="preserve">, part 1.</w:t>
        </w:r>
      </w:ins>
    </w:p>
    <w:bookmarkStart w:id="83" w:name="thm-sum-of-sums"/>
    <w:p>
      <w:pPr>
        <w:pStyle w:val="BodyText"/>
      </w:pPr>
      <w:ins w:id="1706" w:author="PR Preview" w:date="2026-01-01T00:00:00Z">
        <w:r>
          <w:rPr>
            <w:b/>
            <w:bCs/>
          </w:rPr>
          <w:t xml:space="preserve">Theorem 14 (A sum of sums splits)</w:t>
        </w:r>
      </w:ins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For any numbers</w:t>
        </w:r>
      </w:ins>
      <w:ins w:id="170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and</w:t>
        </w:r>
      </w:ins>
      <w:ins w:id="1712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ins w:id="171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ins w:id="1714" w:author="PR Preview" w:date="2026-01-01T00:00:00Z">
        <w:r>
          <w:rPr>
            <w:i/>
            <w:iCs/>
          </w:rPr>
          <w:t xml:space="preserve">Proof</w:t>
        </w:r>
      </w:ins>
      <w:ins w:id="1715" w:author="PR Preview" w:date="2026-01-01T00:00:00Z">
        <w:r>
          <w:t xml:space="preserve">. </w:t>
        </w:r>
      </w:ins>
      <w:ins w:id="1716" w:author="PR Preview" w:date="2026-01-01T00:00:00Z">
        <w:r>
          <w:t xml:space="preserve">By</w:t>
        </w:r>
      </w:ins>
      <w:ins w:id="1717" w:author="PR Preview" w:date="2026-01-01T00:00:00Z">
        <w:r>
          <w:t xml:space="preserve"> </w:t>
        </w:r>
      </w:ins>
      <w:hyperlink w:anchor="sol-sum-rules">
        <w:ins w:id="1718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1719" w:author="PR Preview" w:date="2026-01-01T00:00:00Z">
        <w:r>
          <w:t xml:space="preserve">, part 2.</w:t>
        </w:r>
      </w:ins>
    </w:p>
    <w:bookmarkStart w:id="84" w:name="exr-sum-over-set"/>
    <w:p>
      <w:pPr>
        <w:pStyle w:val="BodyText"/>
      </w:pPr>
      <w:ins w:id="1720" w:author="PR Preview" w:date="2026-01-01T00:00:00Z">
        <w:r>
          <w:rPr>
            <w:b/>
            <w:bCs/>
          </w:rPr>
          <w:t xml:space="preserve">Exercise 5 (Sum over a set)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Let</w:t>
        </w:r>
      </w:ins>
      <w:ins w:id="172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and let</w:t>
        </w:r>
      </w:ins>
      <w:ins w:id="17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727" w:author="PR Preview" w:date="2026-01-01T00:00:00Z">
        <w:r>
          <w:t xml:space="preserve">.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The expression</w:t>
        </w:r>
      </w:ins>
      <w:ins w:id="173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means: add up</w:t>
        </w:r>
      </w:ins>
      <w:ins w:id="17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for each element</w:t>
        </w:r>
      </w:ins>
      <w:ins w:id="1736" w:author="PR Preview" w:date="2026-01-01T00:00:00Z">
        <w:r>
          <w:t xml:space="preserve"> </w:t>
        </w:r>
      </w:ins>
      <m:oMath>
        <m:r>
          <m:t>x</m:t>
        </m:r>
      </m:oMath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of</w:t>
        </w:r>
      </w:ins>
      <w:ins w:id="1739" w:author="PR Preview" w:date="2026-01-01T00:00:00Z">
        <w:r>
          <w:t xml:space="preserve"> </w:t>
        </w:r>
      </w:ins>
      <m:oMath>
        <m:r>
          <m:t>A</m:t>
        </m:r>
      </m:oMath>
      <w:ins w:id="174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ins w:id="1741" w:author="PR Preview" w:date="2026-01-01T00:00:00Z">
        <w:r>
          <w:t xml:space="preserve">Write</w:t>
        </w:r>
      </w:ins>
      <w:ins w:id="174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without the</w:t>
        </w:r>
      </w:ins>
      <w:ins w:id="1745" w:author="PR Preview" w:date="2026-01-01T00:00:00Z">
        <w:r>
          <w:t xml:space="preserve"> </w:t>
        </w:r>
      </w:ins>
      <m:oMath>
        <m:r>
          <m:rPr>
            <m:sty m:val="p"/>
          </m:rPr>
          <m:t>∑</m:t>
        </m:r>
      </m:oMath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symbol,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and compute its value.</w:t>
        </w:r>
      </w:ins>
    </w:p>
    <w:p>
      <w:pPr>
        <w:pStyle w:val="Compact"/>
        <w:numPr>
          <w:ilvl w:val="0"/>
          <w:numId w:val="1018"/>
        </w:numPr>
      </w:pPr>
      <w:ins w:id="1750" w:author="PR Preview" w:date="2026-01-01T00:00:00Z">
        <w:r>
          <w:t xml:space="preserve">List the elements of</w:t>
        </w:r>
      </w:ins>
      <w:ins w:id="1751" w:author="PR Preview" w:date="2026-01-01T00:00:00Z">
        <w:r>
          <w:t xml:space="preserve"> </w:t>
        </w:r>
      </w:ins>
      <m:oMath>
        <m:r>
          <m:t>A</m:t>
        </m:r>
      </m:oMath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in a different order,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and add up the same terms in that order.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Is the total the same?</w:t>
        </w:r>
      </w:ins>
    </w:p>
    <w:bookmarkEnd w:id="84"/>
    <w:bookmarkStart w:id="85" w:name="sol-sum-over-set"/>
    <w:p>
      <w:pPr>
        <w:pStyle w:val="FirstParagraph"/>
      </w:pPr>
      <w:ins w:id="1758" w:author="PR Preview" w:date="2026-01-01T00:00:00Z">
        <w:r>
          <w:rPr>
            <w:i/>
            <w:iCs/>
          </w:rPr>
          <w:t xml:space="preserve">Solution 5</w:t>
        </w:r>
      </w:ins>
      <w:ins w:id="1759" w:author="PR Preview" w:date="2026-01-01T00:00:00Z">
        <w:r>
          <w:t xml:space="preserve">. </w:t>
        </w:r>
      </w:ins>
    </w:p>
    <w:p>
      <w:pPr>
        <w:numPr>
          <w:ilvl w:val="0"/>
          <w:numId w:val="1019"/>
        </w:numPr>
      </w:pPr>
      <w:ins w:id="1760" w:author="PR Preview" w:date="2026-01-01T00:00:00Z">
        <w:r>
          <w:t xml:space="preserve">Replace</w:t>
        </w:r>
      </w:ins>
      <w:ins w:id="1761" w:author="PR Preview" w:date="2026-01-01T00:00:00Z">
        <w:r>
          <w:t xml:space="preserve"> </w:t>
        </w:r>
      </w:ins>
      <m:oMath>
        <m:r>
          <m:t>x</m:t>
        </m:r>
      </m:oMath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by each element of</w:t>
        </w:r>
      </w:ins>
      <w:ins w:id="1764" w:author="PR Preview" w:date="2026-01-01T00:00:00Z">
        <w:r>
          <w:t xml:space="preserve"> </w:t>
        </w:r>
      </w:ins>
      <m:oMath>
        <m:r>
          <m:t>A</m:t>
        </m:r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in turn, and add the results: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ins w:id="1767" w:author="PR Preview" w:date="2026-01-01T00:00:00Z">
        <w:r>
          <w:t xml:space="preserve">In the order</w:t>
        </w:r>
      </w:ins>
      <w:ins w:id="1768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ins w:id="1769" w:author="PR Preview" w:date="2026-01-01T00:00:00Z">
        <w:r>
          <w:t xml:space="preserve">, the terms are</w:t>
        </w:r>
      </w:ins>
      <w:ins w:id="1770" w:author="PR Preview" w:date="2026-01-01T00:00:00Z">
        <w:r>
          <w:t xml:space="preserve"> </w:t>
        </w:r>
      </w:ins>
      <m:oMath>
        <m:r>
          <m:t>25</m:t>
        </m:r>
      </m:oMath>
      <w:ins w:id="1771" w:author="PR Preview" w:date="2026-01-01T00:00:00Z">
        <w:r>
          <w:t xml:space="preserve">,</w:t>
        </w:r>
      </w:ins>
      <w:ins w:id="1772" w:author="PR Preview" w:date="2026-01-01T00:00:00Z">
        <w:r>
          <w:t xml:space="preserve"> </w:t>
        </w:r>
      </w:ins>
      <m:oMath>
        <m:r>
          <m:t>1</m:t>
        </m:r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and</w:t>
        </w:r>
      </w:ins>
      <w:ins w:id="1775" w:author="PR Preview" w:date="2026-01-01T00:00:00Z">
        <w:r>
          <w:t xml:space="preserve"> </w:t>
        </w:r>
      </w:ins>
      <m:oMath>
        <m:r>
          <m:t>4</m:t>
        </m:r>
      </m:oMath>
      <w:ins w:id="1776" w:author="PR Preview" w:date="2026-01-01T00:00:00Z">
        <w:r>
          <w:t xml:space="preserve">.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Their total is</w:t>
        </w:r>
      </w:ins>
      <w:ins w:id="1779" w:author="PR Preview" w:date="2026-01-01T00:00:00Z">
        <w:r>
          <w:t xml:space="preserve"> </w:t>
        </w:r>
      </w:ins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ins w:id="1780" w:author="PR Preview" w:date="2026-01-01T00:00:00Z">
        <w:r>
          <w:t xml:space="preserve">.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The total is the same,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because addition does not depend on the order of the terms.</w:t>
        </w:r>
      </w:ins>
    </w:p>
    <w:bookmarkEnd w:id="85"/>
    <w:bookmarkStart w:id="88" w:name="def-sum-over-set"/>
    <w:p>
      <w:pPr>
        <w:pStyle w:val="FirstParagraph"/>
      </w:pPr>
      <w:ins w:id="1785" w:author="PR Preview" w:date="2026-01-01T00:00:00Z">
        <w:r>
          <w:rPr>
            <w:b/>
            <w:bCs/>
          </w:rPr>
          <w:t xml:space="preserve">Definition 15 (Sum over a finite set)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Let</w:t>
        </w:r>
      </w:ins>
      <w:ins w:id="17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be a</w:t>
        </w:r>
      </w:ins>
      <w:ins w:id="1791" w:author="PR Preview" w:date="2026-01-01T00:00:00Z">
        <w:r>
          <w:t xml:space="preserve"> </w:t>
        </w:r>
      </w:ins>
      <w:hyperlink r:id="rId86">
        <w:ins w:id="1792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1793" w:author="PR Preview" w:date="2026-01-01T00:00:00Z">
        <w:r>
          <w:t xml:space="preserve"> </w:t>
        </w:r>
      </w:ins>
      <w:hyperlink r:id="rId87">
        <w:ins w:id="1794" w:author="PR Preview" w:date="2026-01-01T00:00:00Z">
          <w:r>
            <w:rPr>
              <w:rStyle w:val="Hyperlink"/>
            </w:rPr>
            <w:t xml:space="preserve">set</w:t>
          </w:r>
        </w:ins>
      </w:hyperlink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with</w:t>
        </w:r>
      </w:ins>
      <w:ins w:id="179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different elements.</w:t>
        </w:r>
      </w:ins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Let</w:t>
        </w:r>
      </w:ins>
      <w:ins w:id="1802" w:author="PR Preview" w:date="2026-01-01T00:00:00Z">
        <w:r>
          <w:t xml:space="preserve"> </w:t>
        </w:r>
      </w:ins>
      <m:oMath>
        <m:r>
          <m:t>f</m:t>
        </m:r>
      </m:oMath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be a</w:t>
        </w:r>
      </w:ins>
      <w:ins w:id="1805" w:author="PR Preview" w:date="2026-01-01T00:00:00Z">
        <w:r>
          <w:t xml:space="preserve"> </w:t>
        </w:r>
      </w:ins>
      <w:hyperlink r:id="rId14">
        <w:ins w:id="180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that gives a number</w:t>
        </w:r>
      </w:ins>
      <w:ins w:id="18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for each element</w:t>
        </w:r>
      </w:ins>
      <w:ins w:id="1812" w:author="PR Preview" w:date="2026-01-01T00:00:00Z">
        <w:r>
          <w:t xml:space="preserve"> </w:t>
        </w:r>
      </w:ins>
      <m:oMath>
        <m:r>
          <m:t>x</m:t>
        </m:r>
      </m:oMath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of</w:t>
        </w:r>
      </w:ins>
      <w:ins w:id="1815" w:author="PR Preview" w:date="2026-01-01T00:00:00Z">
        <w:r>
          <w:t xml:space="preserve"> </w:t>
        </w:r>
      </w:ins>
      <m:oMath>
        <m:r>
          <m:t>A</m:t>
        </m:r>
      </m:oMath>
      <w:ins w:id="1816" w:author="PR Preview" w:date="2026-01-01T00:00:00Z">
        <w:r>
          <w:t xml:space="preserve">.</w:t>
        </w:r>
      </w:ins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The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rPr>
            <w:b/>
            <w:bCs/>
          </w:rPr>
          <w:t xml:space="preserve">sum of</w:t>
        </w:r>
      </w:ins>
      <w:ins w:id="1821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822" w:author="PR Preview" w:date="2026-01-01T00:00:00Z">
        <w:r>
          <w:rPr>
            <w:b/>
            <w:bCs/>
          </w:rPr>
          <w:t xml:space="preserve"> </w:t>
        </w:r>
      </w:ins>
      <w:ins w:id="1823" w:author="PR Preview" w:date="2026-01-01T00:00:00Z">
        <w:r>
          <w:rPr>
            <w:b/>
            <w:bCs/>
          </w:rPr>
          <w:t xml:space="preserve">over</w:t>
        </w:r>
      </w:ins>
      <w:ins w:id="1824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827" w:author="PR Preview" w:date="2026-01-01T00:00:00Z">
        <w:r>
          <w:t xml:space="preserve">If</w:t>
        </w:r>
      </w:ins>
      <w:ins w:id="1828" w:author="PR Preview" w:date="2026-01-01T00:00:00Z">
        <w:r>
          <w:t xml:space="preserve"> </w:t>
        </w:r>
      </w:ins>
      <m:oMath>
        <m:r>
          <m:t>A</m:t>
        </m:r>
      </m:oMath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has no elements, the sum has no terms,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and by convention it equals</w:t>
        </w:r>
      </w:ins>
      <w:ins w:id="1833" w:author="PR Preview" w:date="2026-01-01T00:00:00Z">
        <w:r>
          <w:t xml:space="preserve"> </w:t>
        </w:r>
      </w:ins>
      <m:oMath>
        <m:r>
          <m:t>0</m:t>
        </m:r>
      </m:oMath>
      <w:ins w:id="1834" w:author="PR Preview" w:date="2026-01-01T00:00:00Z">
        <w:r>
          <w:t xml:space="preserve">.</w:t>
        </w:r>
      </w:ins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For example,</w:t>
        </w:r>
      </w:ins>
      <w:ins w:id="183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ins w:id="1838" w:author="PR Preview" w:date="2026-01-01T00:00:00Z">
        <w:r>
          <w:t xml:space="preserve">.</w:t>
        </w:r>
      </w:ins>
    </w:p>
    <w:bookmarkEnd w:id="88"/>
    <w:bookmarkStart w:id="89" w:name="rem-sum-over-set-order"/>
    <w:p>
      <w:pPr>
        <w:pStyle w:val="BodyText"/>
      </w:pPr>
      <w:ins w:id="1839" w:author="PR Preview" w:date="2026-01-01T00:00:00Z">
        <w:r>
          <w:rPr>
            <w:i/>
            <w:iCs/>
          </w:rPr>
          <w:t xml:space="preserve">Remark 7</w:t>
        </w:r>
      </w:ins>
      <w:ins w:id="1840" w:author="PR Preview" w:date="2026-01-01T00:00:00Z">
        <w:r>
          <w:t xml:space="preserve"> (The order of the terms does not matter). </w:t>
        </w:r>
      </w:ins>
      <w:ins w:id="1841" w:author="PR Preview" w:date="2026-01-01T00:00:00Z">
        <w:r>
          <w:t xml:space="preserve">The order in which we list the elements of</w:t>
        </w:r>
      </w:ins>
      <w:ins w:id="1842" w:author="PR Preview" w:date="2026-01-01T00:00:00Z">
        <w:r>
          <w:t xml:space="preserve"> </w:t>
        </w:r>
      </w:ins>
      <m:oMath>
        <m:r>
          <m:t>A</m:t>
        </m:r>
      </m:oMath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does not change the sum.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The reason is that addition is commutative and associative: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we can reorder and regroup the terms of a finite sum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without changing the total.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For example, if</w:t>
        </w:r>
      </w:ins>
      <w:ins w:id="185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and</w:t>
        </w:r>
      </w:ins>
      <w:ins w:id="18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857" w:author="PR Preview" w:date="2026-01-01T00:00:00Z">
        <w:r>
          <w:t xml:space="preserve">,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listing</w:t>
        </w:r>
      </w:ins>
      <w:ins w:id="1860" w:author="PR Preview" w:date="2026-01-01T00:00:00Z">
        <w:r>
          <w:t xml:space="preserve"> </w:t>
        </w:r>
      </w:ins>
      <m:oMath>
        <m:r>
          <m:t>A</m:t>
        </m:r>
      </m:oMath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as</w:t>
        </w:r>
      </w:ins>
      <w:ins w:id="186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gives</w:t>
        </w:r>
      </w:ins>
      <w:ins w:id="186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ins w:id="1867" w:author="PR Preview" w:date="2026-01-01T00:00:00Z">
        <w:r>
          <w:t xml:space="preserve">,</w:t>
        </w:r>
      </w:ins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and listing</w:t>
        </w:r>
      </w:ins>
      <w:ins w:id="1870" w:author="PR Preview" w:date="2026-01-01T00:00:00Z">
        <w:r>
          <w:t xml:space="preserve"> </w:t>
        </w:r>
      </w:ins>
      <m:oMath>
        <m:r>
          <m:t>A</m:t>
        </m:r>
      </m:oMath>
      <w:ins w:id="1871" w:author="PR Preview" w:date="2026-01-01T00:00:00Z">
        <w:r>
          <w:t xml:space="preserve"> </w:t>
        </w:r>
      </w:ins>
      <w:ins w:id="1872" w:author="PR Preview" w:date="2026-01-01T00:00:00Z">
        <w:r>
          <w:t xml:space="preserve">as</w:t>
        </w:r>
      </w:ins>
      <w:ins w:id="187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ins w:id="1874" w:author="PR Preview" w:date="2026-01-01T00:00:00Z">
        <w:r>
          <w:t xml:space="preserve"> </w:t>
        </w:r>
      </w:ins>
      <w:ins w:id="1875" w:author="PR Preview" w:date="2026-01-01T00:00:00Z">
        <w:r>
          <w:t xml:space="preserve">gives</w:t>
        </w:r>
      </w:ins>
      <w:ins w:id="1876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ins w:id="1877" w:author="PR Preview" w:date="2026-01-01T00:00:00Z">
        <w:r>
          <w:t xml:space="preserve">.</w:t>
        </w:r>
      </w:ins>
      <w:ins w:id="1878" w:author="PR Preview" w:date="2026-01-01T00:00:00Z">
        <w:r>
          <w:t xml:space="preserve"> </w:t>
        </w:r>
      </w:ins>
      <w:hyperlink w:anchor="exr-sum-over-set">
        <w:ins w:id="1879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1880" w:author="PR Preview" w:date="2026-01-01T00:00:00Z">
        <w:r>
          <w:t xml:space="preserve">, part 2, shows another example.</w:t>
        </w:r>
      </w:ins>
    </w:p>
    <w:p>
      <w:pPr>
        <w:pStyle w:val="BodyText"/>
      </w:pPr>
      <w:ins w:id="1881" w:author="PR Preview" w:date="2026-01-01T00:00:00Z">
        <w:r>
          <w:t xml:space="preserve">When</w:t>
        </w:r>
      </w:ins>
      <w:ins w:id="188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883" w:author="PR Preview" w:date="2026-01-01T00:00:00Z">
        <w:r>
          <w:t xml:space="preserve">,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this sum is the same as</w:t>
        </w:r>
      </w:ins>
      <w:ins w:id="188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from</w:t>
        </w:r>
      </w:ins>
      <w:ins w:id="1889" w:author="PR Preview" w:date="2026-01-01T00:00:00Z">
        <w:r>
          <w:t xml:space="preserve"> </w:t>
        </w:r>
      </w:ins>
      <w:hyperlink w:anchor="def-summation">
        <w:ins w:id="189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891" w:author="PR Preview" w:date="2026-01-01T00:00:00Z">
        <w:r>
          <w:t xml:space="preserve">.</w:t>
        </w:r>
      </w:ins>
    </w:p>
    <w:bookmarkEnd w:id="89"/>
    <w:bookmarkStart w:id="92" w:name="rem-sum-without-set"/>
    <w:p>
      <w:pPr>
        <w:pStyle w:val="BodyText"/>
      </w:pPr>
      <w:ins w:id="1892" w:author="PR Preview" w:date="2026-01-01T00:00:00Z">
        <w:r>
          <w:rPr>
            <w:i/>
            <w:iCs/>
          </w:rPr>
          <w:t xml:space="preserve">Remark 8</w:t>
        </w:r>
      </w:ins>
      <w:ins w:id="1893" w:author="PR Preview" w:date="2026-01-01T00:00:00Z">
        <w:r>
          <w:t xml:space="preserve"> (Leaving the set out). </w:t>
        </w:r>
      </w:ins>
      <w:ins w:id="1894" w:author="PR Preview" w:date="2026-01-01T00:00:00Z">
        <w:r>
          <w:t xml:space="preserve">Some authors leave the set out and write</w:t>
        </w:r>
      </w:ins>
      <w:ins w:id="189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896" w:author="PR Preview" w:date="2026-01-01T00:00:00Z">
        <w:r>
          <w:t xml:space="preserve">.</w:t>
        </w:r>
      </w:ins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This shorthand means the sum over every value</w:t>
        </w:r>
      </w:ins>
      <w:ins w:id="1899" w:author="PR Preview" w:date="2026-01-01T00:00:00Z">
        <w:r>
          <w:t xml:space="preserve"> </w:t>
        </w:r>
      </w:ins>
      <m:oMath>
        <m:r>
          <m:t>x</m:t>
        </m:r>
      </m:oMath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can take,</w:t>
        </w:r>
      </w:ins>
      <w:ins w:id="190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03" w:author="PR Preview" w:date="2026-01-01T00:00:00Z">
        <w:r>
          <w:t xml:space="preserve">,</w:t>
        </w:r>
      </w:ins>
      <w:ins w:id="1904" w:author="PR Preview" w:date="2026-01-01T00:00:00Z">
        <w:r>
          <w:t xml:space="preserve"> </w:t>
        </w:r>
      </w:ins>
      <w:ins w:id="1905" w:author="PR Preview" w:date="2026-01-01T00:00:00Z">
        <w:r>
          <w:t xml:space="preserve">where</w:t>
        </w:r>
      </w:ins>
      <w:ins w:id="19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is the</w:t>
        </w:r>
      </w:ins>
      <w:ins w:id="1909" w:author="PR Preview" w:date="2026-01-01T00:00:00Z">
        <w:r>
          <w:t xml:space="preserve"> </w:t>
        </w:r>
      </w:ins>
      <w:hyperlink r:id="rId90">
        <w:ins w:id="1910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of</w:t>
        </w:r>
      </w:ins>
      <w:ins w:id="1913" w:author="PR Preview" w:date="2026-01-01T00:00:00Z">
        <w:r>
          <w:t xml:space="preserve"> </w:t>
        </w:r>
      </w:ins>
      <m:oMath>
        <m:r>
          <m:t>x</m:t>
        </m:r>
      </m:oMath>
      <w:ins w:id="1914" w:author="PR Preview" w:date="2026-01-01T00:00:00Z">
        <w:r>
          <w:t xml:space="preserve">.</w:t>
        </w:r>
      </w:ins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For example, if</w:t>
        </w:r>
      </w:ins>
      <w:ins w:id="1917" w:author="PR Preview" w:date="2026-01-01T00:00:00Z">
        <w:r>
          <w:t xml:space="preserve"> </w:t>
        </w:r>
      </w:ins>
      <m:oMath>
        <m:r>
          <m:t>x</m:t>
        </m:r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is the outcome of one roll of a six-sided die,</w:t>
        </w:r>
      </w:ins>
      <w:ins w:id="192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means</w:t>
        </w:r>
      </w:ins>
      <w:ins w:id="192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24" w:author="PR Preview" w:date="2026-01-01T00:00:00Z">
        <w:r>
          <w:t xml:space="preserve">.</w:t>
        </w:r>
      </w:ins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In these notes, we write the set out in full</w:t>
        </w:r>
      </w:ins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(see</w:t>
        </w:r>
      </w:ins>
      <w:ins w:id="1929" w:author="PR Preview" w:date="2026-01-01T00:00:00Z">
        <w:r>
          <w:t xml:space="preserve"> </w:t>
        </w:r>
      </w:ins>
      <w:hyperlink r:id="rId91">
        <w:ins w:id="1930" w:author="PR Preview" w:date="2026-01-01T00:00:00Z">
          <w:r>
            <w:rPr>
              <w:rStyle w:val="Hyperlink"/>
            </w:rPr>
            <w:t xml:space="preserve">Notational shorthands</w:t>
          </w:r>
        </w:ins>
      </w:hyperlink>
      <w:ins w:id="1931" w:author="PR Preview" w:date="2026-01-01T00:00:00Z">
        <w:r>
          <w:t xml:space="preserve">).</w:t>
        </w:r>
      </w:ins>
    </w:p>
    <w:bookmarkEnd w:id="92"/>
    <w:bookmarkEnd w:id="93"/>
    <w:bookmarkStart w:id="114" w:name="quotients"/>
    <w:p>
      <w:pPr>
        <w:pStyle w:val="Heading2"/>
      </w:pPr>
      <w:ins w:id="1932" w:author="PR Preview" w:date="2026-01-01T00:00:00Z">
        <w:r>
          <w:t xml:space="preserve">8 Quotients</w:t>
        </w:r>
      </w:ins>
    </w:p>
    <w:bookmarkStart w:id="94" w:name="def-quotient"/>
    <w:p>
      <w:pPr>
        <w:pStyle w:val="FirstParagraph"/>
      </w:pPr>
      <w:ins w:id="1933" w:author="PR Preview" w:date="2026-01-01T00:00:00Z">
        <w:r>
          <w:rPr>
            <w:b/>
            <w:bCs/>
          </w:rPr>
          <w:t xml:space="preserve">Definition 16 (Quotient)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For real numbers</w:t>
        </w:r>
      </w:ins>
      <w:ins w:id="1936" w:author="PR Preview" w:date="2026-01-01T00:00:00Z">
        <w:r>
          <w:t xml:space="preserve"> </w:t>
        </w:r>
      </w:ins>
      <m:oMath>
        <m:r>
          <m:t>a</m:t>
        </m:r>
      </m:oMath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and</w:t>
        </w:r>
      </w:ins>
      <w:ins w:id="1939" w:author="PR Preview" w:date="2026-01-01T00:00:00Z">
        <w:r>
          <w:t xml:space="preserve"> </w:t>
        </w:r>
      </w:ins>
      <m:oMath>
        <m:r>
          <m:t>b</m:t>
        </m:r>
      </m:oMath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with</w:t>
        </w:r>
      </w:ins>
      <w:ins w:id="194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1943" w:author="PR Preview" w:date="2026-01-01T00:00:00Z">
        <w:r>
          <w:t xml:space="preserve">,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the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rPr>
            <w:b/>
            <w:bCs/>
          </w:rPr>
          <w:t xml:space="preserve">quotient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of</w:t>
        </w:r>
      </w:ins>
      <w:ins w:id="1950" w:author="PR Preview" w:date="2026-01-01T00:00:00Z">
        <w:r>
          <w:t xml:space="preserve"> </w:t>
        </w:r>
      </w:ins>
      <m:oMath>
        <m:r>
          <m:t>a</m:t>
        </m:r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by</w:t>
        </w:r>
      </w:ins>
      <w:ins w:id="1953" w:author="PR Preview" w:date="2026-01-01T00:00:00Z">
        <w:r>
          <w:t xml:space="preserve"> </w:t>
        </w:r>
      </w:ins>
      <m:oMath>
        <m:r>
          <m:t>b</m:t>
        </m:r>
      </m:oMath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is the result of dividing</w:t>
        </w:r>
      </w:ins>
      <w:ins w:id="1956" w:author="PR Preview" w:date="2026-01-01T00:00:00Z">
        <w:r>
          <w:t xml:space="preserve"> </w:t>
        </w:r>
      </w:ins>
      <m:oMath>
        <m:r>
          <m:t>a</m:t>
        </m:r>
      </m:oMath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by</w:t>
        </w:r>
      </w:ins>
      <w:ins w:id="1959" w:author="PR Preview" w:date="2026-01-01T00:00:00Z">
        <w:r>
          <w:t xml:space="preserve"> </w:t>
        </w:r>
      </w:ins>
      <m:oMath>
        <m:r>
          <m:t>b</m:t>
        </m:r>
      </m:oMath>
      <w:ins w:id="196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ins w:id="1961" w:author="PR Preview" w:date="2026-01-01T00:00:00Z">
        <w:r>
          <w:rPr>
            <w:b/>
            <w:bCs/>
          </w:rPr>
          <w:t xml:space="preserve">Definition 17 (Fraction, numerator, and denominator)</w:t>
        </w:r>
      </w:ins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A quotient</w:t>
        </w:r>
      </w:ins>
      <w:ins w:id="196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(</w:t>
        </w:r>
      </w:ins>
      <w:hyperlink w:anchor="def-quotient">
        <w:ins w:id="1967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968" w:author="PR Preview" w:date="2026-01-01T00:00:00Z">
        <w:r>
          <w:t xml:space="preserve">) is also called a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rPr>
            <w:b/>
            <w:bCs/>
          </w:rPr>
          <w:t xml:space="preserve">fraction</w:t>
        </w:r>
      </w:ins>
      <w:ins w:id="1971" w:author="PR Preview" w:date="2026-01-01T00:00:00Z">
        <w:r>
          <w:t xml:space="preserve">;</w:t>
        </w:r>
      </w:ins>
      <w:ins w:id="1972" w:author="PR Preview" w:date="2026-01-01T00:00:00Z">
        <w:r>
          <w:t xml:space="preserve"> </w:t>
        </w:r>
      </w:ins>
      <m:oMath>
        <m:r>
          <m:t>a</m:t>
        </m:r>
      </m:oMath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is its</w:t>
        </w:r>
      </w:ins>
      <w:ins w:id="1975" w:author="PR Preview" w:date="2026-01-01T00:00:00Z">
        <w:r>
          <w:t xml:space="preserve"> </w:t>
        </w:r>
      </w:ins>
      <w:ins w:id="1976" w:author="PR Preview" w:date="2026-01-01T00:00:00Z">
        <w:r>
          <w:rPr>
            <w:b/>
            <w:bCs/>
          </w:rPr>
          <w:t xml:space="preserve">numerator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and</w:t>
        </w:r>
      </w:ins>
      <w:ins w:id="1979" w:author="PR Preview" w:date="2026-01-01T00:00:00Z">
        <w:r>
          <w:t xml:space="preserve"> </w:t>
        </w:r>
      </w:ins>
      <m:oMath>
        <m:r>
          <m:t>b</m:t>
        </m:r>
      </m:oMath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its</w:t>
        </w:r>
      </w:ins>
      <w:ins w:id="1982" w:author="PR Preview" w:date="2026-01-01T00:00:00Z">
        <w:r>
          <w:t xml:space="preserve"> </w:t>
        </w:r>
      </w:ins>
      <w:ins w:id="1983" w:author="PR Preview" w:date="2026-01-01T00:00:00Z">
        <w:r>
          <w:rPr>
            <w:b/>
            <w:bCs/>
          </w:rPr>
          <w:t xml:space="preserve">denominator</w:t>
        </w:r>
      </w:ins>
      <w:ins w:id="1984" w:author="PR Preview" w:date="2026-01-01T00:00:00Z">
        <w:r>
          <w:t xml:space="preserve">.</w:t>
        </w:r>
      </w:ins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For example, the fraction</w:t>
        </w:r>
      </w:ins>
      <w:ins w:id="198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has numerator</w:t>
        </w:r>
      </w:ins>
      <w:ins w:id="1990" w:author="PR Preview" w:date="2026-01-01T00:00:00Z">
        <w:r>
          <w:t xml:space="preserve"> </w:t>
        </w:r>
      </w:ins>
      <m:oMath>
        <m:r>
          <m:t>6</m:t>
        </m:r>
      </m:oMath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and denominator</w:t>
        </w:r>
      </w:ins>
      <w:ins w:id="1993" w:author="PR Preview" w:date="2026-01-01T00:00:00Z">
        <w:r>
          <w:t xml:space="preserve"> </w:t>
        </w:r>
      </w:ins>
      <m:oMath>
        <m:r>
          <m:t>4</m:t>
        </m:r>
      </m:oMath>
      <w:ins w:id="1994" w:author="PR Preview" w:date="2026-01-01T00:00:00Z">
        <w:r>
          <w:t xml:space="preserve">.</w:t>
        </w:r>
      </w:ins>
    </w:p>
    <w:bookmarkEnd w:id="95"/>
    <w:bookmarkStart w:id="96" w:name="exm-quotient"/>
    <w:p>
      <w:pPr>
        <w:pStyle w:val="BodyText"/>
      </w:pPr>
      <w:ins w:id="1995" w:author="PR Preview" w:date="2026-01-01T00:00:00Z">
        <w:r>
          <w:rPr>
            <w:b/>
            <w:bCs/>
          </w:rPr>
          <w:t xml:space="preserve">Example 17 (A quotient)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The quotient of</w:t>
        </w:r>
      </w:ins>
      <w:ins w:id="1998" w:author="PR Preview" w:date="2026-01-01T00:00:00Z">
        <w:r>
          <w:t xml:space="preserve"> </w:t>
        </w:r>
      </w:ins>
      <m:oMath>
        <m:r>
          <m:t>6</m:t>
        </m:r>
      </m:oMath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by</w:t>
        </w:r>
      </w:ins>
      <w:ins w:id="2001" w:author="PR Preview" w:date="2026-01-01T00:00:00Z">
        <w:r>
          <w:t xml:space="preserve"> </w:t>
        </w:r>
      </w:ins>
      <m:oMath>
        <m:r>
          <m:t>4</m:t>
        </m:r>
      </m:oMath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is</w:t>
        </w:r>
      </w:ins>
      <w:ins w:id="200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2005" w:author="PR Preview" w:date="2026-01-01T00:00:00Z">
        <w:r>
          <w:t xml:space="preserve">.</w:t>
        </w:r>
      </w:ins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The quotient of</w:t>
        </w:r>
      </w:ins>
      <w:ins w:id="2008" w:author="PR Preview" w:date="2026-01-01T00:00:00Z">
        <w:r>
          <w:t xml:space="preserve"> </w:t>
        </w:r>
      </w:ins>
      <m:oMath>
        <m:r>
          <m:t>6</m:t>
        </m:r>
      </m:oMath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by</w:t>
        </w:r>
      </w:ins>
      <w:ins w:id="2011" w:author="PR Preview" w:date="2026-01-01T00:00:00Z">
        <w:r>
          <w:t xml:space="preserve"> </w:t>
        </w:r>
      </w:ins>
      <m:oMath>
        <m:r>
          <m:t>0</m:t>
        </m:r>
      </m:oMath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is undefined,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because</w:t>
        </w:r>
      </w:ins>
      <w:ins w:id="2016" w:author="PR Preview" w:date="2026-01-01T00:00:00Z">
        <w:r>
          <w:t xml:space="preserve"> </w:t>
        </w:r>
      </w:ins>
      <w:hyperlink w:anchor="def-quotient">
        <w:ins w:id="2017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requires a nonzero denominator.</w:t>
        </w:r>
      </w:ins>
    </w:p>
    <w:bookmarkEnd w:id="96"/>
    <w:bookmarkStart w:id="97" w:name="def-person-years"/>
    <w:p>
      <w:pPr>
        <w:pStyle w:val="BodyText"/>
      </w:pPr>
      <w:ins w:id="2020" w:author="PR Preview" w:date="2026-01-01T00:00:00Z">
        <w:r>
          <w:rPr>
            <w:b/>
            <w:bCs/>
          </w:rPr>
          <w:t xml:space="preserve">Definition 18 (Follow-up and person-years)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In a study that observes participants over time,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a participant’s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rPr>
            <w:b/>
            <w:bCs/>
          </w:rPr>
          <w:t xml:space="preserve">follow-up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is the length of time the study observes that participant,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and the study’s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rPr>
            <w:b/>
            <w:bCs/>
          </w:rPr>
          <w:t xml:space="preserve">person-years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are the sum of the follow-up times of all participants,</w:t>
        </w:r>
      </w:ins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measured in years.</w:t>
        </w:r>
      </w:ins>
    </w:p>
    <w:bookmarkEnd w:id="97"/>
    <w:bookmarkStart w:id="98" w:name="exm-person-years"/>
    <w:p>
      <w:pPr>
        <w:pStyle w:val="BodyText"/>
      </w:pPr>
      <w:ins w:id="2037" w:author="PR Preview" w:date="2026-01-01T00:00:00Z">
        <w:r>
          <w:rPr>
            <w:b/>
            <w:bCs/>
          </w:rPr>
          <w:t xml:space="preserve">Example 18 (Counting person-years)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If</w:t>
        </w:r>
      </w:ins>
      <w:ins w:id="2040" w:author="PR Preview" w:date="2026-01-01T00:00:00Z">
        <w:r>
          <w:t xml:space="preserve"> </w:t>
        </w:r>
      </w:ins>
      <m:oMath>
        <m:r>
          <m:t>10</m:t>
        </m:r>
      </m:oMath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people are each followed for</w:t>
        </w:r>
      </w:ins>
      <w:ins w:id="2043" w:author="PR Preview" w:date="2026-01-01T00:00:00Z">
        <w:r>
          <w:t xml:space="preserve"> </w:t>
        </w:r>
      </w:ins>
      <m:oMath>
        <m:r>
          <m:t>2</m:t>
        </m:r>
      </m:oMath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years,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the study has</w:t>
        </w:r>
      </w:ins>
      <w:ins w:id="2048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person-years.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If one person is followed for</w:t>
        </w:r>
      </w:ins>
      <w:ins w:id="2053" w:author="PR Preview" w:date="2026-01-01T00:00:00Z">
        <w:r>
          <w:t xml:space="preserve"> </w:t>
        </w:r>
      </w:ins>
      <m:oMath>
        <m:r>
          <m:t>3</m:t>
        </m:r>
      </m:oMath>
      <w:ins w:id="2054" w:author="PR Preview" w:date="2026-01-01T00:00:00Z">
        <w:r>
          <w:t xml:space="preserve"> </w:t>
        </w:r>
      </w:ins>
      <w:ins w:id="2055" w:author="PR Preview" w:date="2026-01-01T00:00:00Z">
        <w:r>
          <w:t xml:space="preserve">years and another for</w:t>
        </w:r>
      </w:ins>
      <w:ins w:id="205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year,</w:t>
        </w:r>
      </w:ins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the study has</w:t>
        </w:r>
      </w:ins>
      <w:ins w:id="206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person-years.</w:t>
        </w:r>
      </w:ins>
    </w:p>
    <w:bookmarkEnd w:id="98"/>
    <w:bookmarkStart w:id="99" w:name="def-rate"/>
    <w:p>
      <w:pPr>
        <w:pStyle w:val="BodyText"/>
      </w:pPr>
      <w:ins w:id="2064" w:author="PR Preview" w:date="2026-01-01T00:00:00Z">
        <w:r>
          <w:rPr>
            <w:b/>
            <w:bCs/>
          </w:rPr>
          <w:t xml:space="preserve">Definition 19 (Rate)</w:t>
        </w:r>
      </w:ins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A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rPr>
            <w:b/>
            <w:bCs/>
          </w:rPr>
          <w:t xml:space="preserve">rate</w:t>
        </w:r>
      </w:ins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is a quotient of two quantities,</w:t>
        </w:r>
      </w:ins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usually with a denominator that measures time,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such as weeks or person-years of follow-up (</w:t>
        </w:r>
      </w:ins>
      <w:hyperlink w:anchor="def-person-years">
        <w:ins w:id="207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076" w:author="PR Preview" w:date="2026-01-01T00:00:00Z">
        <w:r>
          <w:t xml:space="preserve">).</w:t>
        </w:r>
      </w:ins>
      <w:ins w:id="2077" w:author="PR Preview" w:date="2026-01-01T00:00:00Z">
        <w:r>
          <w:t xml:space="preserve"> </w:t>
        </w:r>
      </w:ins>
      <w:ins w:id="2078" w:author="PR Preview" w:date="2026-01-01T00:00:00Z">
        <w:r>
          <w:t xml:space="preserve">For example,</w:t>
        </w:r>
      </w:ins>
      <w:ins w:id="2079" w:author="PR Preview" w:date="2026-01-01T00:00:00Z">
        <w:r>
          <w:t xml:space="preserve"> </w:t>
        </w:r>
      </w:ins>
      <m:oMath>
        <m:r>
          <m:t>12</m:t>
        </m:r>
      </m:oMath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new cases in</w:t>
        </w:r>
      </w:ins>
      <w:ins w:id="2082" w:author="PR Preview" w:date="2026-01-01T00:00:00Z">
        <w:r>
          <w:t xml:space="preserve"> </w:t>
        </w:r>
      </w:ins>
      <m:oMath>
        <m:r>
          <m:t>4</m:t>
        </m:r>
      </m:oMath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weeks</w:t>
        </w:r>
      </w:ins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is a rate of</w:t>
        </w:r>
      </w:ins>
      <w:ins w:id="208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new cases per week,</w:t>
        </w:r>
      </w:ins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and</w:t>
        </w:r>
      </w:ins>
      <w:ins w:id="2092" w:author="PR Preview" w:date="2026-01-01T00:00:00Z">
        <w:r>
          <w:t xml:space="preserve"> </w:t>
        </w:r>
      </w:ins>
      <m:oMath>
        <m:r>
          <m:t>30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cases over</w:t>
        </w:r>
      </w:ins>
      <w:ins w:id="2095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person-years of follow-up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is a rate of</w:t>
        </w:r>
      </w:ins>
      <w:ins w:id="210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cases per person-year.</w:t>
        </w:r>
      </w:ins>
    </w:p>
    <w:bookmarkEnd w:id="99"/>
    <w:p>
      <w:pPr>
        <w:pStyle w:val="BodyText"/>
      </w:pPr>
      <w:ins w:id="2103" w:author="PR Preview" w:date="2026-01-01T00:00:00Z">
        <w:r>
          <w:t xml:space="preserve">cf. </w:t>
        </w:r>
      </w:ins>
      <w:hyperlink r:id="rId100">
        <w:ins w:id="2104" w:author="PR Preview" w:date="2026-01-01T00:00:00Z">
          <w:r>
            <w:rPr>
              <w:rStyle w:val="Hyperlink"/>
            </w:rPr>
            <w:t xml:space="preserve">https://en.wikipedia.org/wiki/Rate_(mathematics)</w:t>
          </w:r>
        </w:ins>
      </w:hyperlink>
    </w:p>
    <w:bookmarkStart w:id="102" w:name="def-ratio"/>
    <w:p>
      <w:pPr>
        <w:pStyle w:val="BodyText"/>
      </w:pPr>
      <w:ins w:id="2105" w:author="PR Preview" w:date="2026-01-01T00:00:00Z">
        <w:r>
          <w:rPr>
            <w:b/>
            <w:bCs/>
          </w:rPr>
          <w:t xml:space="preserve">Definition 20 (Ratios)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A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rPr>
            <w:b/>
            <w:bCs/>
          </w:rPr>
          <w:t xml:space="preserve">ratio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is a quotient in which the numerator and denominator are measured using the same unit scales.</w:t>
        </w:r>
      </w:ins>
    </w:p>
    <w:p>
      <w:pPr>
        <w:pStyle w:val="BodyText"/>
      </w:pPr>
      <w:ins w:id="2112" w:author="PR Preview" w:date="2026-01-01T00:00:00Z">
        <w:r>
          <w:t xml:space="preserve">cf. </w:t>
        </w:r>
      </w:ins>
      <w:hyperlink r:id="rId101">
        <w:ins w:id="2113" w:author="PR Preview" w:date="2026-01-01T00:00:00Z">
          <w:r>
            <w:rPr>
              <w:rStyle w:val="Hyperlink"/>
            </w:rPr>
            <w:t xml:space="preserve">https://en.wikipedia.org/wiki/Ratio</w:t>
          </w:r>
        </w:ins>
      </w:hyperlink>
    </w:p>
    <w:bookmarkEnd w:id="102"/>
    <w:bookmarkStart w:id="103" w:name="exm-ratio"/>
    <w:p>
      <w:pPr>
        <w:pStyle w:val="BodyText"/>
      </w:pPr>
      <w:ins w:id="2114" w:author="PR Preview" w:date="2026-01-01T00:00:00Z">
        <w:r>
          <w:rPr>
            <w:b/>
            <w:bCs/>
          </w:rPr>
          <w:t xml:space="preserve">Example 19 (A ratio, and a quotient that is not one)</w:t>
        </w:r>
      </w:ins>
      <w:ins w:id="2115" w:author="PR Preview" w:date="2026-01-01T00:00:00Z">
        <w:r>
          <w:t xml:space="preserve"> </w:t>
        </w:r>
      </w:ins>
      <w:ins w:id="211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0"/>
        </w:numPr>
      </w:pPr>
      <w:ins w:id="2117" w:author="PR Preview" w:date="2026-01-01T00:00:00Z">
        <w:r>
          <w:t xml:space="preserve">A board</w:t>
        </w:r>
      </w:ins>
      <w:ins w:id="2118" w:author="PR Preview" w:date="2026-01-01T00:00:00Z">
        <w:r>
          <w:t xml:space="preserve"> </w:t>
        </w:r>
      </w:ins>
      <m:oMath>
        <m:r>
          <m:t>150</m:t>
        </m:r>
      </m:oMath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cm long and one</w:t>
        </w:r>
      </w:ins>
      <w:ins w:id="2121" w:author="PR Preview" w:date="2026-01-01T00:00:00Z">
        <w:r>
          <w:t xml:space="preserve"> </w:t>
        </w:r>
      </w:ins>
      <m:oMath>
        <m:r>
          <m:t>75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cm long have length ratio</w:t>
        </w:r>
      </w:ins>
      <w:ins w:id="2124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ins w:id="2125" w:author="PR Preview" w:date="2026-01-01T00:00:00Z">
        <w:r>
          <w:t xml:space="preserve">:</w:t>
        </w:r>
      </w:ins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both lengths are in centimeters, so the units cancel and the ratio has none.</w:t>
        </w:r>
      </w:ins>
    </w:p>
    <w:p>
      <w:pPr>
        <w:pStyle w:val="Compact"/>
        <w:numPr>
          <w:ilvl w:val="0"/>
          <w:numId w:val="1020"/>
        </w:numPr>
      </w:pPr>
      <w:ins w:id="2128" w:author="PR Preview" w:date="2026-01-01T00:00:00Z">
        <w:r>
          <w:t xml:space="preserve">A sample of mass</w:t>
        </w:r>
      </w:ins>
      <w:ins w:id="2129" w:author="PR Preview" w:date="2026-01-01T00:00:00Z">
        <w:r>
          <w:t xml:space="preserve"> </w:t>
        </w:r>
      </w:ins>
      <m:oMath>
        <m:r>
          <m:t>300</m:t>
        </m:r>
      </m:oMath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g and volume</w:t>
        </w:r>
      </w:ins>
      <w:ins w:id="2132" w:author="PR Preview" w:date="2026-01-01T00:00:00Z">
        <w:r>
          <w:t xml:space="preserve"> </w:t>
        </w:r>
      </w:ins>
      <m:oMath>
        <m:r>
          <m:t>150</m:t>
        </m:r>
      </m:oMath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cm</w:t>
        </w:r>
      </w:ins>
      <m:oMath>
        <m:sSup>
          <m:e>
            <m:r>
              <m:t>​</m:t>
            </m:r>
          </m:e>
          <m:sup>
            <m:r>
              <m:t>3</m:t>
            </m:r>
          </m:sup>
        </m:sSup>
      </m:oMath>
      <w:ins w:id="2135" w:author="PR Preview" w:date="2026-01-01T00:00:00Z">
        <w:r>
          <w:t xml:space="preserve"> </w:t>
        </w:r>
      </w:ins>
      <w:ins w:id="2136" w:author="PR Preview" w:date="2026-01-01T00:00:00Z">
        <w:r>
          <w:t xml:space="preserve">gives the quotient</w:t>
        </w:r>
      </w:ins>
      <w:ins w:id="2137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g per cm</w:t>
        </w:r>
      </w:ins>
      <m:oMath>
        <m:sSup>
          <m:e>
            <m:r>
              <m:t>​</m:t>
            </m:r>
          </m:e>
          <m:sup>
            <m:r>
              <m:t>3</m:t>
            </m:r>
          </m:sup>
        </m:sSup>
      </m:oMath>
      <w:ins w:id="2140" w:author="PR Preview" w:date="2026-01-01T00:00:00Z">
        <w:r>
          <w:t xml:space="preserve">, its density.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The numerator and denominator are in different units,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so this quotient is not a ratio.</w:t>
        </w:r>
      </w:ins>
    </w:p>
    <w:bookmarkEnd w:id="103"/>
    <w:bookmarkStart w:id="106" w:name="def-proportion"/>
    <w:p>
      <w:pPr>
        <w:pStyle w:val="FirstParagraph"/>
      </w:pPr>
      <w:ins w:id="2145" w:author="PR Preview" w:date="2026-01-01T00:00:00Z">
        <w:r>
          <w:rPr>
            <w:b/>
            <w:bCs/>
          </w:rPr>
          <w:t xml:space="preserve">Definition 21 (Proportion)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In statistics, a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rPr>
            <w:b/>
            <w:bCs/>
          </w:rPr>
          <w:t xml:space="preserve">proportion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typically means a ratio where the numerator represents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a subset of the denominator.</w:t>
        </w:r>
      </w:ins>
    </w:p>
    <w:p>
      <w:pPr>
        <w:pStyle w:val="BodyText"/>
      </w:pPr>
      <w:ins w:id="2154" w:author="PR Preview" w:date="2026-01-01T00:00:00Z">
        <w:r>
          <w:t xml:space="preserve">See</w:t>
        </w:r>
      </w:ins>
      <w:ins w:id="2155" w:author="PR Preview" w:date="2026-01-01T00:00:00Z">
        <w:r>
          <w:t xml:space="preserve"> </w:t>
        </w:r>
      </w:ins>
      <w:hyperlink r:id="rId104">
        <w:ins w:id="2156" w:author="PR Preview" w:date="2026-01-01T00:00:00Z">
          <w:r>
            <w:rPr>
              <w:rStyle w:val="Hyperlink"/>
            </w:rPr>
            <w:t xml:space="preserve">https://en.wikipedia.org/wiki/Population_proportion</w:t>
          </w:r>
        </w:ins>
      </w:hyperlink>
      <w:ins w:id="2157" w:author="PR Preview" w:date="2026-01-01T00:00:00Z">
        <w:r>
          <w:t xml:space="preserve">.</w:t>
        </w:r>
      </w:ins>
    </w:p>
    <w:p>
      <w:pPr>
        <w:pStyle w:val="BodyText"/>
      </w:pPr>
      <w:ins w:id="2158" w:author="PR Preview" w:date="2026-01-01T00:00:00Z">
        <w:r>
          <w:t xml:space="preserve">See also</w:t>
        </w:r>
      </w:ins>
      <w:ins w:id="2159" w:author="PR Preview" w:date="2026-01-01T00:00:00Z">
        <w:r>
          <w:t xml:space="preserve"> </w:t>
        </w:r>
      </w:ins>
      <w:hyperlink r:id="rId105">
        <w:ins w:id="2160" w:author="PR Preview" w:date="2026-01-01T00:00:00Z">
          <w:r>
            <w:rPr>
              <w:rStyle w:val="Hyperlink"/>
            </w:rPr>
            <w:t xml:space="preserve">https://en.wikipedia.org/wiki/Proportion_(mathematics)</w:t>
          </w:r>
        </w:ins>
      </w:hyperlink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for other meanings.</w:t>
        </w:r>
      </w:ins>
    </w:p>
    <w:bookmarkEnd w:id="106"/>
    <w:bookmarkStart w:id="107" w:name="exm-proportion"/>
    <w:p>
      <w:pPr>
        <w:pStyle w:val="BodyText"/>
      </w:pPr>
      <w:ins w:id="2163" w:author="PR Preview" w:date="2026-01-01T00:00:00Z">
        <w:r>
          <w:rPr>
            <w:b/>
            <w:bCs/>
          </w:rPr>
          <w:t xml:space="preserve">Example 20 (A proportion, and a ratio that is not one)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In a clinic with</w:t>
        </w:r>
      </w:ins>
      <w:ins w:id="2166" w:author="PR Preview" w:date="2026-01-01T00:00:00Z">
        <w:r>
          <w:t xml:space="preserve"> </w:t>
        </w:r>
      </w:ins>
      <m:oMath>
        <m:r>
          <m:t>120</m:t>
        </m:r>
      </m:oMath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patients,</w:t>
        </w:r>
      </w:ins>
      <w:ins w:id="2169" w:author="PR Preview" w:date="2026-01-01T00:00:00Z">
        <w:r>
          <w:t xml:space="preserve"> </w:t>
        </w:r>
      </w:ins>
      <m:oMath>
        <m:r>
          <m:t>30</m:t>
        </m:r>
      </m:oMath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of whom smoke:</w:t>
        </w:r>
      </w:ins>
    </w:p>
    <w:p>
      <w:pPr>
        <w:pStyle w:val="Compact"/>
        <w:numPr>
          <w:ilvl w:val="0"/>
          <w:numId w:val="1021"/>
        </w:numPr>
      </w:pPr>
      <w:ins w:id="2172" w:author="PR Preview" w:date="2026-01-01T00:00:00Z">
        <w:r>
          <w:t xml:space="preserve">the proportion of patients who smoke is</w:t>
        </w:r>
      </w:ins>
      <w:ins w:id="217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ins w:id="2174" w:author="PR Preview" w:date="2026-01-01T00:00:00Z">
        <w:r>
          <w:t xml:space="preserve">: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the</w:t>
        </w:r>
      </w:ins>
      <w:ins w:id="2177" w:author="PR Preview" w:date="2026-01-01T00:00:00Z">
        <w:r>
          <w:t xml:space="preserve"> </w:t>
        </w:r>
      </w:ins>
      <m:oMath>
        <m:r>
          <m:t>30</m:t>
        </m:r>
      </m:oMath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smokers are a subset of the</w:t>
        </w:r>
      </w:ins>
      <w:ins w:id="2180" w:author="PR Preview" w:date="2026-01-01T00:00:00Z">
        <w:r>
          <w:t xml:space="preserve"> </w:t>
        </w:r>
      </w:ins>
      <m:oMath>
        <m:r>
          <m:t>120</m:t>
        </m:r>
      </m:oMath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patients;</w:t>
        </w:r>
      </w:ins>
    </w:p>
    <w:p>
      <w:pPr>
        <w:pStyle w:val="Compact"/>
        <w:numPr>
          <w:ilvl w:val="0"/>
          <w:numId w:val="1021"/>
        </w:numPr>
      </w:pPr>
      <w:ins w:id="2183" w:author="PR Preview" w:date="2026-01-01T00:00:00Z">
        <w:r>
          <w:t xml:space="preserve">the ratio of smokers to non-smokers is</w:t>
        </w:r>
      </w:ins>
      <w:ins w:id="2184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ins w:id="2185" w:author="PR Preview" w:date="2026-01-01T00:00:00Z">
        <w:r>
          <w:t xml:space="preserve">.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Both counts are of patients, so this quotient is a ratio,</w:t>
        </w:r>
      </w:ins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but it is not a proportion: the</w:t>
        </w:r>
      </w:ins>
      <w:ins w:id="2190" w:author="PR Preview" w:date="2026-01-01T00:00:00Z">
        <w:r>
          <w:t xml:space="preserve"> </w:t>
        </w:r>
      </w:ins>
      <m:oMath>
        <m:r>
          <m:t>30</m:t>
        </m:r>
      </m:oMath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smokers are not part of the</w:t>
        </w:r>
      </w:ins>
      <w:ins w:id="2193" w:author="PR Preview" w:date="2026-01-01T00:00:00Z">
        <w:r>
          <w:t xml:space="preserve"> </w:t>
        </w:r>
      </w:ins>
      <m:oMath>
        <m:r>
          <m:t>90</m:t>
        </m:r>
      </m:oMath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non-smokers.</w:t>
        </w:r>
      </w:ins>
    </w:p>
    <w:bookmarkEnd w:id="107"/>
    <w:bookmarkStart w:id="109" w:name="def-proportional"/>
    <w:p>
      <w:pPr>
        <w:pStyle w:val="FirstParagraph"/>
      </w:pPr>
      <w:ins w:id="2196" w:author="PR Preview" w:date="2026-01-01T00:00:00Z">
        <w:r>
          <w:rPr>
            <w:b/>
            <w:bCs/>
          </w:rPr>
          <w:t xml:space="preserve">Definition 22 (Proportional)</w:t>
        </w:r>
      </w:ins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Two functions</w:t>
        </w:r>
      </w:ins>
      <w:ins w:id="21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200" w:author="PR Preview" w:date="2026-01-01T00:00:00Z">
        <w:r>
          <w:t xml:space="preserve"> </w:t>
        </w:r>
      </w:ins>
      <w:ins w:id="2201" w:author="PR Preview" w:date="2026-01-01T00:00:00Z">
        <w:r>
          <w:t xml:space="preserve">and</w:t>
        </w:r>
      </w:ins>
      <w:ins w:id="220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are</w:t>
        </w:r>
      </w:ins>
      <w:ins w:id="2205" w:author="PR Preview" w:date="2026-01-01T00:00:00Z">
        <w:r>
          <w:t xml:space="preserve"> </w:t>
        </w:r>
      </w:ins>
      <w:ins w:id="2206" w:author="PR Preview" w:date="2026-01-01T00:00:00Z">
        <w:r>
          <w:rPr>
            <w:b/>
            <w:bCs/>
          </w:rPr>
          <w:t xml:space="preserve">proportional</w:t>
        </w:r>
      </w:ins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if</w:t>
        </w:r>
      </w:ins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their ratio</w:t>
        </w:r>
      </w:ins>
      <w:ins w:id="221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does not depend on</w:t>
        </w:r>
      </w:ins>
      <w:ins w:id="2214" w:author="PR Preview" w:date="2026-01-01T00:00:00Z">
        <w:r>
          <w:t xml:space="preserve"> </w:t>
        </w:r>
      </w:ins>
      <m:oMath>
        <m:r>
          <m:t>x</m:t>
        </m:r>
      </m:oMath>
      <w:ins w:id="2215" w:author="PR Preview" w:date="2026-01-01T00:00:00Z">
        <w:r>
          <w:t xml:space="preserve">.</w:t>
        </w:r>
      </w:ins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(cf. </w:t>
        </w:r>
      </w:ins>
      <w:hyperlink r:id="rId108">
        <w:ins w:id="2218" w:author="PR Preview" w:date="2026-01-01T00:00:00Z">
          <w:r>
            <w:rPr>
              <w:rStyle w:val="Hyperlink"/>
            </w:rPr>
            <w:t xml:space="preserve">https://en.wikipedia.org/wiki/Proportionality_(mathematics)</w:t>
          </w:r>
        </w:ins>
      </w:hyperlink>
      <w:ins w:id="2219" w:author="PR Preview" w:date="2026-01-01T00:00:00Z">
        <w:r>
          <w:t xml:space="preserve">)</w:t>
        </w:r>
      </w:ins>
    </w:p>
    <w:bookmarkEnd w:id="109"/>
    <w:bookmarkStart w:id="110" w:name="exm-proportional"/>
    <w:p>
      <w:pPr>
        <w:pStyle w:val="BodyText"/>
      </w:pPr>
      <w:ins w:id="2220" w:author="PR Preview" w:date="2026-01-01T00:00:00Z">
        <w:r>
          <w:rPr>
            <w:b/>
            <w:bCs/>
          </w:rPr>
          <w:t xml:space="preserve">Example 21 (Proportional and non-proportional functions)</w:t>
        </w:r>
      </w:ins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 </w:t>
        </w:r>
      </w:ins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and</w:t>
        </w:r>
      </w:ins>
      <w:ins w:id="222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are proportional: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for</w:t>
        </w:r>
      </w:ins>
      <w:ins w:id="223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0</m:t>
        </m:r>
      </m:oMath>
      <w:ins w:id="223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232" w:author="PR Preview" w:date="2026-01-01T00:00:00Z">
        <w:r>
          <w:t xml:space="preserve">which does not depend on</w:t>
        </w:r>
      </w:ins>
      <w:ins w:id="2233" w:author="PR Preview" w:date="2026-01-01T00:00:00Z">
        <w:r>
          <w:t xml:space="preserve"> </w:t>
        </w:r>
      </w:ins>
      <m:oMath>
        <m:r>
          <m:t>x</m:t>
        </m:r>
      </m:oMath>
      <w:ins w:id="2234" w:author="PR Preview" w:date="2026-01-01T00:00:00Z">
        <w:r>
          <w:t xml:space="preserve">.</w:t>
        </w:r>
      </w:ins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and</w:t>
        </w:r>
      </w:ins>
      <w:ins w:id="223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are not proportional:</w:t>
        </w:r>
      </w:ins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for</w:t>
        </w:r>
      </w:ins>
      <w:ins w:id="224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0</m:t>
        </m:r>
      </m:oMath>
      <w:ins w:id="224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244" w:author="PR Preview" w:date="2026-01-01T00:00:00Z">
        <w:r>
          <w:t xml:space="preserve">which is</w:t>
        </w:r>
      </w:ins>
      <w:ins w:id="2245" w:author="PR Preview" w:date="2026-01-01T00:00:00Z">
        <w:r>
          <w:t xml:space="preserve"> </w:t>
        </w:r>
      </w:ins>
      <m:oMath>
        <m:r>
          <m:t>2</m:t>
        </m:r>
      </m:oMath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at</w:t>
        </w:r>
      </w:ins>
      <w:ins w:id="224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2249" w:author="PR Preview" w:date="2026-01-01T00:00:00Z">
        <w:r>
          <w:t xml:space="preserve"> </w:t>
        </w:r>
      </w:ins>
      <w:ins w:id="2250" w:author="PR Preview" w:date="2026-01-01T00:00:00Z">
        <w:r>
          <w:t xml:space="preserve">and</w:t>
        </w:r>
      </w:ins>
      <w:ins w:id="225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ins w:id="2252" w:author="PR Preview" w:date="2026-01-01T00:00:00Z">
        <w:r>
          <w:t xml:space="preserve"> </w:t>
        </w:r>
      </w:ins>
      <w:ins w:id="2253" w:author="PR Preview" w:date="2026-01-01T00:00:00Z">
        <w:r>
          <w:t xml:space="preserve">at</w:t>
        </w:r>
      </w:ins>
      <w:ins w:id="22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255" w:author="PR Preview" w:date="2026-01-01T00:00:00Z">
        <w:r>
          <w:t xml:space="preserve">.</w:t>
        </w:r>
      </w:ins>
    </w:p>
    <w:bookmarkEnd w:id="110"/>
    <w:p>
      <w:pPr>
        <w:pStyle w:val="FirstParagraph"/>
      </w:pPr>
      <w:ins w:id="2256" w:author="PR Preview" w:date="2026-01-01T00:00:00Z">
        <w:r>
          <w:t xml:space="preserve">Additional reference for elementary algebra:</w:t>
        </w:r>
      </w:ins>
      <w:ins w:id="2257" w:author="PR Preview" w:date="2026-01-01T00:00:00Z">
        <w:r>
          <w:t xml:space="preserve"> </w:t>
        </w:r>
      </w:ins>
      <w:hyperlink r:id="rId111">
        <w:ins w:id="2258" w:author="PR Preview" w:date="2026-01-01T00:00:00Z">
          <w:r>
            <w:rPr>
              <w:rStyle w:val="Hyperlink"/>
            </w:rPr>
            <w:t xml:space="preserve">https://en.wikipedia.org/wiki/Population_proportion#Mathematical_definition</w:t>
          </w:r>
        </w:ins>
      </w:hyperlink>
    </w:p>
    <w:bookmarkStart w:id="113" w:name="refs"/>
    <w:bookmarkStart w:id="112" w:name="ref-rudin1976principles"/>
    <w:p>
      <w:pPr>
        <w:pStyle w:val="Bibliography"/>
      </w:pPr>
      <w:ins w:id="2259" w:author="PR Preview" w:date="2026-01-01T00:00:00Z">
        <w:r>
          <w:t xml:space="preserve">Rudin, Walter. 1976.</w:t>
        </w:r>
      </w:ins>
      <w:ins w:id="2260" w:author="PR Preview" w:date="2026-01-01T00:00:00Z">
        <w:r>
          <w:t xml:space="preserve"> </w:t>
        </w:r>
      </w:ins>
      <w:ins w:id="2261" w:author="PR Preview" w:date="2026-01-01T00:00:00Z">
        <w:r>
          <w:rPr>
            <w:i/>
            <w:iCs/>
          </w:rPr>
          <w:t xml:space="preserve">Principles of Mathematical Analysis</w:t>
        </w:r>
      </w:ins>
      <w:ins w:id="2262" w:author="PR Preview" w:date="2026-01-01T00:00:00Z">
        <w:r>
          <w:t xml:space="preserve">. 3rd ed. International Series in Pure and Applied Mathematics. McGraw-Hill.</w:t>
        </w:r>
      </w:ins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2026-10-11T02:11:44Z</dcterms:created>
  <dcterms:modified xsi:type="dcterms:W3CDTF">2026-10-11T02:11:44Z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