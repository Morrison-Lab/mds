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2026-10-10 18:57:52 (PDT)</w:delText>
        </w:r>
      </w:del>
    </w:p>
    <w:p>
      <w:pPr>
        <w:pStyle w:val="Date"/>
      </w:pPr>
      <w:ins w:id="2" w:author="PR Preview" w:date="2026-01-01T00:00:00Z">
        <w:r>
          <w:t xml:space="preserve">Last modified: 2026-10-10 18:58:14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2026-10-11T02:33:31Z</dcterms:created>
  <dcterms:modified xsi:type="dcterms:W3CDTF">2026-10-11T02:33:31Z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18:58:14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