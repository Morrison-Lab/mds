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Complex Numbers</w:t>
        </w:r>
      </w:ins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33" w:name="sec-complex-numbers"/>
    <w:p>
      <w:pPr>
        <w:pStyle w:val="Heading2"/>
      </w:pPr>
      <w:ins w:id="3" w:author="PR Preview" w:date="2026-01-01T00:00:00Z">
        <w:r>
          <w:t xml:space="preserve">1 Complex numbers</w:t>
        </w:r>
      </w:ins>
    </w:p>
    <w:bookmarkStart w:id="12" w:name="def-imaginary-unit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(Imaginary unit)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b/>
            <w:bCs/>
          </w:rPr>
          <w:t xml:space="preserve">imaginary unit</w:t>
        </w:r>
      </w:ins>
      <w:ins w:id="9" w:author="PR Preview" w:date="2026-01-01T00:00:00Z">
        <w:r>
          <w:t xml:space="preserve"> </w:t>
        </w:r>
      </w:ins>
      <m:oMath>
        <m:r>
          <m:t>i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is a number whose square is</w:t>
        </w:r>
      </w:ins>
      <w:ins w:id="1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4" w:author="PR Preview" w:date="2026-01-01T00:00:00Z">
        <w:r>
          <w:t xml:space="preserve">Apart from that one rule,</w:t>
        </w:r>
      </w:ins>
      <w:ins w:id="15" w:author="PR Preview" w:date="2026-01-01T00:00:00Z">
        <w:r>
          <w:t xml:space="preserve"> </w:t>
        </w:r>
      </w:ins>
      <m:oMath>
        <m:r>
          <m:t>i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obeys the usual rules of arithmetic:</w:t>
        </w:r>
      </w:ins>
    </w:p>
    <w:p>
      <w:pPr>
        <w:pStyle w:val="Compact"/>
        <w:numPr>
          <w:ilvl w:val="0"/>
          <w:numId w:val="1001"/>
        </w:numPr>
      </w:pPr>
      <w:ins w:id="18" w:author="PR Preview" w:date="2026-01-01T00:00:00Z">
        <w:r>
          <w:t xml:space="preserve">sums and products with</w:t>
        </w:r>
      </w:ins>
      <w:ins w:id="19" w:author="PR Preview" w:date="2026-01-01T00:00:00Z">
        <w:r>
          <w:t xml:space="preserve"> </w:t>
        </w:r>
      </w:ins>
      <m:oMath>
        <m:r>
          <m:t>i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are</w:t>
        </w:r>
      </w:ins>
      <w:ins w:id="22" w:author="PR Preview" w:date="2026-01-01T00:00:00Z">
        <w:r>
          <w:t xml:space="preserve"> </w:t>
        </w:r>
      </w:ins>
      <w:hyperlink r:id="rId9">
        <w:ins w:id="23" w:author="PR Preview" w:date="2026-01-01T00:00:00Z">
          <w:r>
            <w:rPr>
              <w:rStyle w:val="Hyperlink"/>
            </w:rPr>
            <w:t xml:space="preserve">commutative</w:t>
          </w:r>
        </w:ins>
      </w:hyperlink>
      <w:ins w:id="2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25" w:author="PR Preview" w:date="2026-01-01T00:00:00Z">
        <w:r>
          <w:t xml:space="preserve">sums and products with</w:t>
        </w:r>
      </w:ins>
      <w:ins w:id="26" w:author="PR Preview" w:date="2026-01-01T00:00:00Z">
        <w:r>
          <w:t xml:space="preserve"> </w:t>
        </w:r>
      </w:ins>
      <m:oMath>
        <m:r>
          <m:t>i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are</w:t>
        </w:r>
      </w:ins>
      <w:ins w:id="29" w:author="PR Preview" w:date="2026-01-01T00:00:00Z">
        <w:r>
          <w:t xml:space="preserve"> </w:t>
        </w:r>
      </w:ins>
      <w:hyperlink r:id="rId10">
        <w:ins w:id="30" w:author="PR Preview" w:date="2026-01-01T00:00:00Z">
          <w:r>
            <w:rPr>
              <w:rStyle w:val="Hyperlink"/>
            </w:rPr>
            <w:t xml:space="preserve">associative</w:t>
          </w:r>
        </w:ins>
      </w:hyperlink>
      <w:ins w:id="3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32" w:author="PR Preview" w:date="2026-01-01T00:00:00Z">
        <w:r>
          <w:t xml:space="preserve">multiplication</w:t>
        </w:r>
      </w:ins>
      <w:ins w:id="33" w:author="PR Preview" w:date="2026-01-01T00:00:00Z">
        <w:r>
          <w:t xml:space="preserve"> </w:t>
        </w:r>
      </w:ins>
      <w:hyperlink r:id="rId11">
        <w:ins w:id="34" w:author="PR Preview" w:date="2026-01-01T00:00:00Z">
          <w:r>
            <w:rPr>
              <w:rStyle w:val="Hyperlink"/>
            </w:rPr>
            <w:t xml:space="preserve">distributes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over addition.</w:t>
        </w:r>
      </w:ins>
    </w:p>
    <w:bookmarkEnd w:id="12"/>
    <w:p>
      <w:pPr>
        <w:pStyle w:val="FirstParagraph"/>
      </w:pPr>
      <w:ins w:id="37" w:author="PR Preview" w:date="2026-01-01T00:00:00Z">
        <w:r>
          <w:t xml:space="preserve">Axler (2024, Definition 1.1, p. 2)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makes this idea rigorous: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it defines a complex number as an ordered pair</w:t>
        </w:r>
      </w:ins>
      <w:ins w:id="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of real numbers,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written</w:t>
        </w:r>
      </w:ins>
      <w:ins w:id="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defines addition and multiplication of such pairs,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writes</w:t>
        </w:r>
      </w:ins>
      <w:ins w:id="5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as</w:t>
        </w:r>
      </w:ins>
      <w:ins w:id="56" w:author="PR Preview" w:date="2026-01-01T00:00:00Z">
        <w:r>
          <w:t xml:space="preserve"> </w:t>
        </w:r>
      </w:ins>
      <m:oMath>
        <m:r>
          <m:t>i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leaves it to the reader to verify that</w:t>
        </w:r>
      </w:ins>
      <w:ins w:id="60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61" w:author="PR Preview" w:date="2026-01-01T00:00:00Z">
        <w:r>
          <w:t xml:space="preserve">.</w:t>
        </w:r>
      </w:ins>
    </w:p>
    <w:bookmarkStart w:id="13" w:name="exm-imaginary-unit-powers"/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Example 1 (Powers of the imaginary unit)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 powers of</w:t>
        </w:r>
      </w:ins>
      <w:ins w:id="65" w:author="PR Preview" w:date="2026-01-01T00:00:00Z">
        <w:r>
          <w:t xml:space="preserve"> </w:t>
        </w:r>
      </w:ins>
      <m:oMath>
        <m:r>
          <m:t>i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6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69" w:author="PR Preview" w:date="2026-01-01T00:00:00Z">
        <w:r>
          <w:t xml:space="preserve">so the cycle starts again: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70" w:author="PR Preview" w:date="2026-01-01T00:00:00Z">
        <w:r>
          <w:t xml:space="preserve">and the powers run</w:t>
        </w:r>
      </w:ins>
      <w:ins w:id="7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2" w:author="PR Preview" w:date="2026-01-01T00:00:00Z">
        <w:r>
          <w:t xml:space="preserve">.</w:t>
        </w:r>
      </w:ins>
    </w:p>
    <w:bookmarkEnd w:id="13"/>
    <w:bookmarkStart w:id="14" w:name="exm-no-real-imaginary-unit"/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Example 2 (No real number squares to</w:t>
        </w:r>
      </w:ins>
      <w:ins w:id="7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75" w:author="PR Preview" w:date="2026-01-01T00:00:00Z">
        <w:r>
          <w:rPr>
            <w:b/>
            <w:bCs/>
          </w:rPr>
          <w:t xml:space="preserve">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The imaginary unit is not a real number,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because the square of every real number</w:t>
        </w:r>
      </w:ins>
      <w:ins w:id="80" w:author="PR Preview" w:date="2026-01-01T00:00:00Z">
        <w:r>
          <w:t xml:space="preserve"> </w:t>
        </w:r>
      </w:ins>
      <m:oMath>
        <m:r>
          <m:t>x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at least</w:t>
        </w:r>
      </w:ins>
      <w:ins w:id="83" w:author="PR Preview" w:date="2026-01-01T00:00:00Z">
        <w:r>
          <w:t xml:space="preserve"> </w:t>
        </w:r>
      </w:ins>
      <m:oMath>
        <m:r>
          <m:t>0</m:t>
        </m:r>
      </m:oMath>
      <w:ins w:id="8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ins w:id="85" w:author="PR Preview" w:date="2026-01-01T00:00:00Z">
        <w:r>
          <w:t xml:space="preserve">if</w:t>
        </w:r>
      </w:ins>
      <w:ins w:id="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87" w:author="PR Preview" w:date="2026-01-01T00:00:00Z">
        <w:r>
          <w:t xml:space="preserve">, then</w:t>
        </w:r>
      </w:ins>
      <w:ins w:id="8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 a product of two nonnegative numbers, so</w:t>
        </w:r>
      </w:ins>
      <w:ins w:id="9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9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93" w:author="PR Preview" w:date="2026-01-01T00:00:00Z">
        <w:r>
          <w:t xml:space="preserve">if</w:t>
        </w:r>
      </w:ins>
      <w:ins w:id="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95" w:author="PR Preview" w:date="2026-01-01T00:00:00Z">
        <w:r>
          <w:t xml:space="preserve">, then</w:t>
        </w:r>
      </w:ins>
      <w:ins w:id="9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a product of two negative numbers, so</w:t>
        </w:r>
      </w:ins>
      <w:ins w:id="9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00" w:author="PR Preview" w:date="2026-01-01T00:00:00Z">
        <w:r>
          <w:t xml:space="preserve">.</w:t>
        </w:r>
      </w:ins>
    </w:p>
    <w:p>
      <w:pPr>
        <w:pStyle w:val="FirstParagraph"/>
      </w:pPr>
      <w:ins w:id="101" w:author="PR Preview" w:date="2026-01-01T00:00:00Z">
        <w:r>
          <w:t xml:space="preserve">For instance,</w:t>
        </w:r>
      </w:ins>
      <w:ins w:id="102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06" w:author="PR Preview" w:date="2026-01-01T00:00:00Z">
        <w:r>
          <w:t xml:space="preserve">;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neither is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So the equation</w:t>
        </w:r>
      </w:ins>
      <w:ins w:id="11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has no real solution,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</w:t>
        </w:r>
      </w:ins>
      <w:ins w:id="118" w:author="PR Preview" w:date="2026-01-01T00:00:00Z">
        <w:r>
          <w:t xml:space="preserve"> </w:t>
        </w:r>
      </w:ins>
      <w:hyperlink w:anchor="def-imaginary-unit">
        <w:ins w:id="11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introduces a new number to solve it.</w:t>
        </w:r>
      </w:ins>
    </w:p>
    <w:bookmarkEnd w:id="14"/>
    <w:bookmarkStart w:id="15" w:name="thm-negative-imaginary-unit"/>
    <w:p>
      <w:pPr>
        <w:pStyle w:val="BodyText"/>
      </w:pPr>
      <w:ins w:id="122" w:author="PR Preview" w:date="2026-01-01T00:00:00Z">
        <w:r>
          <w:rPr>
            <w:b/>
            <w:bCs/>
          </w:rPr>
          <w:t xml:space="preserve">Theorem 1 (The number</w:t>
        </w:r>
      </w:ins>
      <w:ins w:id="12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24" w:author="PR Preview" w:date="2026-01-01T00:00:00Z">
        <w:r>
          <w:rPr>
            <w:b/>
            <w:bCs/>
          </w:rPr>
          <w:t xml:space="preserve"> </w:t>
        </w:r>
      </w:ins>
      <w:ins w:id="125" w:author="PR Preview" w:date="2026-01-01T00:00:00Z">
        <w:r>
          <w:rPr>
            <w:b/>
            <w:bCs/>
          </w:rPr>
          <w:t xml:space="preserve">also squares to</w:t>
        </w:r>
      </w:ins>
      <w:ins w:id="12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27" w:author="PR Preview" w:date="2026-01-01T00:00:00Z">
        <w:r>
          <w:rPr>
            <w:b/>
            <w:bCs/>
          </w:rP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ins w:id="128" w:author="PR Preview" w:date="2026-01-01T00:00:00Z">
        <w:r>
          <w:rPr>
            <w:i/>
            <w:iCs/>
          </w:rPr>
          <w:t xml:space="preserve">Proof</w:t>
        </w:r>
      </w:ins>
      <w:ins w:id="129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ins w:id="130" w:author="PR Preview" w:date="2026-01-01T00:00:00Z">
        <w:r>
          <w:rPr>
            <w:b/>
            <w:bCs/>
          </w:rPr>
          <w:t xml:space="preserve">Example 3 (Squaring</w:t>
        </w:r>
      </w:ins>
      <w:ins w:id="131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132" w:author="PR Preview" w:date="2026-01-01T00:00:00Z">
        <w:r>
          <w:rPr>
            <w:b/>
            <w:bCs/>
          </w:rPr>
          <w:t xml:space="preserve"> </w:t>
        </w:r>
      </w:ins>
      <w:ins w:id="133" w:author="PR Preview" w:date="2026-01-01T00:00:00Z">
        <w:r>
          <w:rPr>
            <w:b/>
            <w:bCs/>
          </w:rPr>
          <w:t xml:space="preserve">and</w:t>
        </w:r>
      </w:ins>
      <w:ins w:id="13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35" w:author="PR Preview" w:date="2026-01-01T00:00:00Z">
        <w:r>
          <w:rPr>
            <w:b/>
            <w:bCs/>
          </w:rPr>
          <w:t xml:space="preserve"> </w:t>
        </w:r>
      </w:ins>
      <w:ins w:id="136" w:author="PR Preview" w:date="2026-01-01T00:00:00Z">
        <w:r>
          <w:rPr>
            <w:b/>
            <w:bCs/>
          </w:rPr>
          <w:t xml:space="preserve">in R)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R has the imaginary unit as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rStyle w:val="VerbatimChar"/>
          </w:rPr>
          <w:t xml:space="preserve">1i</w:t>
        </w:r>
      </w:ins>
      <w:ins w:id="141" w:author="PR Preview" w:date="2026-01-01T00:00:00Z">
        <w:r>
          <w:t xml:space="preserve">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ins w:id="144" w:author="PR Preview" w:date="2026-01-01T00:00:00Z">
        <w:r>
          <w:rPr>
            <w:rStyle w:val="NormalTok"/>
          </w:rPr>
          <w:t xml:space="preserve">squares </w:t>
        </w:r>
      </w:ins>
      <w:ins w:id="145" w:author="PR Preview" w:date="2026-01-01T00:00:00Z">
        <w:r>
          <w:rPr>
            <w:rStyle w:val="OtherTok"/>
          </w:rPr>
          <w:t xml:space="preserve">&lt;-</w:t>
        </w:r>
      </w:ins>
      <w:ins w:id="146" w:author="PR Preview" w:date="2026-01-01T00:00:00Z">
        <w:r>
          <w:rPr>
            <w:rStyle w:val="NormalTok"/>
          </w:rPr>
          <w:t xml:space="preserve"> </w:t>
        </w:r>
      </w:ins>
      <w:ins w:id="147" w:author="PR Preview" w:date="2026-01-01T00:00:00Z">
        <w:r>
          <w:rPr>
            <w:rStyle w:val="FunctionTok"/>
          </w:rPr>
          <w:t xml:space="preserve">c</w:t>
        </w:r>
      </w:ins>
      <w:ins w:id="148" w:author="PR Preview" w:date="2026-01-01T00:00:00Z">
        <w:r>
          <w:rPr>
            <w:rStyle w:val="NormalTok"/>
          </w:rPr>
          <w:t xml:space="preserve">(</w:t>
        </w:r>
      </w:ins>
      <w:ins w:id="149" w:author="PR Preview" w:date="2026-01-01T00:00:00Z">
        <w:r>
          <w:rPr>
            <w:rStyle w:val="AttributeTok"/>
          </w:rPr>
          <w:t xml:space="preserve">i =</w:t>
        </w:r>
      </w:ins>
      <w:ins w:id="150" w:author="PR Preview" w:date="2026-01-01T00:00:00Z">
        <w:r>
          <w:rPr>
            <w:rStyle w:val="NormalTok"/>
          </w:rPr>
          <w:t xml:space="preserve"> (</w:t>
        </w:r>
      </w:ins>
      <w:ins w:id="151" w:author="PR Preview" w:date="2026-01-01T00:00:00Z">
        <w:r>
          <w:rPr>
            <w:rStyle w:val="DecValTok"/>
          </w:rPr>
          <w:t xml:space="preserve">1</w:t>
        </w:r>
      </w:ins>
      <w:ins w:id="152" w:author="PR Preview" w:date="2026-01-01T00:00:00Z">
        <w:r>
          <w:rPr>
            <w:rStyle w:val="NormalTok"/>
          </w:rPr>
          <w:t xml:space="preserve">i)</w:t>
        </w:r>
      </w:ins>
      <w:ins w:id="153" w:author="PR Preview" w:date="2026-01-01T00:00:00Z">
        <w:r>
          <w:rPr>
            <w:rStyle w:val="SpecialCharTok"/>
          </w:rPr>
          <w:t xml:space="preserve">^</w:t>
        </w:r>
      </w:ins>
      <w:ins w:id="154" w:author="PR Preview" w:date="2026-01-01T00:00:00Z">
        <w:r>
          <w:rPr>
            <w:rStyle w:val="DecValTok"/>
          </w:rPr>
          <w:t xml:space="preserve">2</w:t>
        </w:r>
      </w:ins>
      <w:ins w:id="155" w:author="PR Preview" w:date="2026-01-01T00:00:00Z">
        <w:r>
          <w:rPr>
            <w:rStyle w:val="NormalTok"/>
          </w:rPr>
          <w:t xml:space="preserve">, </w:t>
        </w:r>
      </w:ins>
      <w:ins w:id="156" w:author="PR Preview" w:date="2026-01-01T00:00:00Z">
        <w:r>
          <w:rPr>
            <w:rStyle w:val="AttributeTok"/>
          </w:rPr>
          <w:t xml:space="preserve">minus_i =</w:t>
        </w:r>
      </w:ins>
      <w:ins w:id="157" w:author="PR Preview" w:date="2026-01-01T00:00:00Z">
        <w:r>
          <w:rPr>
            <w:rStyle w:val="NormalTok"/>
          </w:rPr>
          <w:t xml:space="preserve"> (</w:t>
        </w:r>
      </w:ins>
      <w:ins w:id="158" w:author="PR Preview" w:date="2026-01-01T00:00:00Z">
        <w:r>
          <w:rPr>
            <w:rStyle w:val="SpecialCharTok"/>
          </w:rPr>
          <w:t xml:space="preserve">-</w:t>
        </w:r>
      </w:ins>
      <w:ins w:id="159" w:author="PR Preview" w:date="2026-01-01T00:00:00Z">
        <w:r>
          <w:rPr>
            <w:rStyle w:val="DecValTok"/>
          </w:rPr>
          <w:t xml:space="preserve">1</w:t>
        </w:r>
      </w:ins>
      <w:ins w:id="160" w:author="PR Preview" w:date="2026-01-01T00:00:00Z">
        <w:r>
          <w:rPr>
            <w:rStyle w:val="NormalTok"/>
          </w:rPr>
          <w:t xml:space="preserve">i)</w:t>
        </w:r>
      </w:ins>
      <w:ins w:id="161" w:author="PR Preview" w:date="2026-01-01T00:00:00Z">
        <w:r>
          <w:rPr>
            <w:rStyle w:val="SpecialCharTok"/>
          </w:rPr>
          <w:t xml:space="preserve">^</w:t>
        </w:r>
      </w:ins>
      <w:ins w:id="162" w:author="PR Preview" w:date="2026-01-01T00:00:00Z">
        <w:r>
          <w:rPr>
            <w:rStyle w:val="DecValTok"/>
          </w:rPr>
          <w:t xml:space="preserve">2</w:t>
        </w:r>
      </w:ins>
      <w:ins w:id="163" w:author="PR Preview" w:date="2026-01-01T00:00:00Z">
        <w:r>
          <w:rPr>
            <w:rStyle w:val="NormalTok"/>
          </w:rPr>
          <w:t xml:space="preserve">)</w:t>
        </w:r>
      </w:ins>
      <w:ins w:id="164" w:author="PR Preview" w:date="2026-01-01T00:00:00Z">
        <w:r>
          <w:br/>
        </w:r>
      </w:ins>
      <w:ins w:id="165" w:author="PR Preview" w:date="2026-01-01T00:00:00Z">
        <w:r>
          <w:rPr>
            <w:rStyle w:val="NormalTok"/>
          </w:rPr>
          <w:t xml:space="preserve">squares</w:t>
        </w:r>
      </w:ins>
      <w:ins w:id="166" w:author="PR Preview" w:date="2026-01-01T00:00:00Z">
        <w:r>
          <w:br/>
        </w:r>
      </w:ins>
      <w:ins w:id="167" w:author="PR Preview" w:date="2026-01-01T00:00:00Z">
        <w:r>
          <w:rPr>
            <w:rStyle w:val="CommentTok"/>
          </w:rPr>
          <w:t xml:space="preserve">#&gt;       i minus_i 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CommentTok"/>
          </w:rPr>
          <w:t xml:space="preserve">#&gt; -1+0i -1+0i</w:t>
        </w:r>
      </w:ins>
    </w:p>
    <w:p>
      <w:pPr>
        <w:pStyle w:val="FirstParagraph"/>
      </w:pPr>
      <w:ins w:id="170" w:author="PR Preview" w:date="2026-01-01T00:00:00Z">
        <w:r>
          <w:t xml:space="preserve">Both squares have real part -1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 imaginary part 0,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as</w:t>
        </w:r>
      </w:ins>
      <w:ins w:id="175" w:author="PR Preview" w:date="2026-01-01T00:00:00Z">
        <w:r>
          <w:t xml:space="preserve"> </w:t>
        </w:r>
      </w:ins>
      <w:hyperlink w:anchor="def-imaginary-unit">
        <w:ins w:id="17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</w:t>
        </w:r>
      </w:ins>
      <w:ins w:id="179" w:author="PR Preview" w:date="2026-01-01T00:00:00Z">
        <w:r>
          <w:t xml:space="preserve"> </w:t>
        </w:r>
      </w:ins>
      <w:hyperlink w:anchor="thm-negative-imaginary-unit">
        <w:ins w:id="18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say.</w:t>
        </w:r>
      </w:ins>
    </w:p>
    <w:bookmarkEnd w:id="16"/>
    <w:bookmarkStart w:id="17" w:name="rem-imaginary-unit-choice"/>
    <w:p>
      <w:pPr>
        <w:pStyle w:val="BodyText"/>
      </w:pPr>
      <w:ins w:id="183" w:author="PR Preview" w:date="2026-01-01T00:00:00Z">
        <w:r>
          <w:rPr>
            <w:i/>
            <w:iCs/>
          </w:rPr>
          <w:t xml:space="preserve">Remark 1</w:t>
        </w:r>
      </w:ins>
      <w:ins w:id="184" w:author="PR Preview" w:date="2026-01-01T00:00:00Z">
        <w:r>
          <w:t xml:space="preserve"> (The rule does not tell</w:t>
        </w:r>
      </w:ins>
      <w:ins w:id="185" w:author="PR Preview" w:date="2026-01-01T00:00:00Z">
        <w:r>
          <w:t xml:space="preserve"> </w:t>
        </w:r>
      </w:ins>
      <m:oMath>
        <m:r>
          <m:t>i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from</w:t>
        </w:r>
      </w:ins>
      <w:ins w:id="18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89" w:author="PR Preview" w:date="2026-01-01T00:00:00Z">
        <w:r>
          <w:t xml:space="preserve">). </w:t>
        </w:r>
      </w:ins>
      <w:ins w:id="190" w:author="PR Preview" w:date="2026-01-01T00:00:00Z">
        <w:r>
          <w:t xml:space="preserve">Because</w:t>
        </w:r>
      </w:ins>
      <w:ins w:id="19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obeys the same rule as</w:t>
        </w:r>
      </w:ins>
      <w:ins w:id="194" w:author="PR Preview" w:date="2026-01-01T00:00:00Z">
        <w:r>
          <w:t xml:space="preserve"> </w:t>
        </w:r>
      </w:ins>
      <m:oMath>
        <m:r>
          <m:t>i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(</w:t>
        </w:r>
      </w:ins>
      <w:hyperlink w:anchor="thm-negative-imaginary-unit">
        <w:ins w:id="19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98" w:author="PR Preview" w:date="2026-01-01T00:00:00Z">
        <w:r>
          <w:t xml:space="preserve">),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 rule</w:t>
        </w:r>
      </w:ins>
      <w:ins w:id="201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does not single one of them out.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 symbol</w:t>
        </w:r>
      </w:ins>
      <w:ins w:id="206" w:author="PR Preview" w:date="2026-01-01T00:00:00Z">
        <w:r>
          <w:t xml:space="preserve"> </w:t>
        </w:r>
      </w:ins>
      <m:oMath>
        <m:r>
          <m:t>i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names one of these two square roots of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10" w:author="PR Preview" w:date="2026-01-01T00:00:00Z">
        <w:r>
          <w:t xml:space="preserve">, chosen once and for all.</w:t>
        </w:r>
      </w:ins>
    </w:p>
    <w:bookmarkEnd w:id="17"/>
    <w:bookmarkStart w:id="18" w:name="def-complex-number"/>
    <w:p>
      <w:pPr>
        <w:pStyle w:val="BodyText"/>
      </w:pPr>
      <w:ins w:id="211" w:author="PR Preview" w:date="2026-01-01T00:00:00Z">
        <w:r>
          <w:rPr>
            <w:b/>
            <w:bCs/>
          </w:rPr>
          <w:t xml:space="preserve">Definition 2 (Complex number)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complex number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18" w:author="PR Preview" w:date="2026-01-01T00:00:00Z">
        <w:r>
          <w:t xml:space="preserve">where</w:t>
        </w:r>
      </w:ins>
      <w:ins w:id="219" w:author="PR Preview" w:date="2026-01-01T00:00:00Z">
        <w:r>
          <w:t xml:space="preserve"> </w:t>
        </w:r>
      </w:ins>
      <m:oMath>
        <m:r>
          <m:t>a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</w:t>
        </w:r>
      </w:ins>
      <w:ins w:id="222" w:author="PR Preview" w:date="2026-01-01T00:00:00Z">
        <w:r>
          <w:t xml:space="preserve"> </w:t>
        </w:r>
      </w:ins>
      <m:oMath>
        <m:r>
          <m:t>b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are real numbers and</w:t>
        </w:r>
      </w:ins>
      <w:ins w:id="225" w:author="PR Preview" w:date="2026-01-01T00:00:00Z">
        <w:r>
          <w:t xml:space="preserve"> </w:t>
        </w:r>
      </w:ins>
      <m:oMath>
        <m:r>
          <m:t>i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is the imaginary unit (</w:t>
        </w:r>
      </w:ins>
      <w:hyperlink w:anchor="def-imaginary-unit">
        <w:ins w:id="22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2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w:ins w:id="230" w:author="PR Preview" w:date="2026-01-01T00:00:00Z">
        <w:r>
          <w:t xml:space="preserve">The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b/>
            <w:bCs/>
          </w:rPr>
          <w:t xml:space="preserve">real part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of</w:t>
        </w:r>
      </w:ins>
      <w:ins w:id="235" w:author="PR Preview" w:date="2026-01-01T00:00:00Z">
        <w:r>
          <w:t xml:space="preserve"> </w:t>
        </w:r>
      </w:ins>
      <m:oMath>
        <m:r>
          <m:t>z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is</w:t>
        </w:r>
      </w:ins>
      <w:ins w:id="238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23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240" w:author="PR Preview" w:date="2026-01-01T00:00:00Z">
        <w:r>
          <w:t xml:space="preserve">The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rPr>
            <w:b/>
            <w:bCs/>
          </w:rPr>
          <w:t xml:space="preserve">imaginary part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of</w:t>
        </w:r>
      </w:ins>
      <w:ins w:id="245" w:author="PR Preview" w:date="2026-01-01T00:00:00Z">
        <w:r>
          <w:t xml:space="preserve"> </w:t>
        </w:r>
      </w:ins>
      <m:oMath>
        <m:r>
          <m:t>z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</w:t>
        </w:r>
      </w:ins>
      <w:ins w:id="248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24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250" w:author="PR Preview" w:date="2026-01-01T00:00:00Z">
        <w:r>
          <w:t xml:space="preserve">The set of all complex numbers is</w:t>
        </w:r>
      </w:ins>
      <w:ins w:id="25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252" w:author="PR Preview" w:date="2026-01-01T00:00:00Z">
        <w:r>
          <w:t xml:space="preserve">.</w:t>
        </w:r>
      </w:ins>
    </w:p>
    <w:p>
      <w:pPr>
        <w:pStyle w:val="FirstParagraph"/>
      </w:pPr>
      <w:ins w:id="253" w:author="PR Preview" w:date="2026-01-01T00:00:00Z">
        <w:r>
          <w:t xml:space="preserve">Two complex numbers are equal exactly when their real parts are equal and their imaginary parts are equal.</w:t>
        </w:r>
      </w:ins>
    </w:p>
    <w:bookmarkEnd w:id="18"/>
    <w:p>
      <w:pPr>
        <w:pStyle w:val="BodyText"/>
      </w:pPr>
      <w:ins w:id="254" w:author="PR Preview" w:date="2026-01-01T00:00:00Z">
        <w:r>
          <w:t xml:space="preserve">Axler (2024, Definition 1.1, p. 2)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defines</w:t>
        </w:r>
      </w:ins>
      <w:ins w:id="25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as the set of ordered pairs</w:t>
        </w:r>
      </w:ins>
      <w:ins w:id="2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of real numbers, written</w:t>
        </w:r>
      </w:ins>
      <w:ins w:id="2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and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Axler (2024, Definition 4.1, p. 120)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defines the real and imaginary parts.</w:t>
        </w:r>
      </w:ins>
    </w:p>
    <w:bookmarkStart w:id="19" w:name="exm-complex-number"/>
    <w:p>
      <w:pPr>
        <w:pStyle w:val="BodyText"/>
      </w:pPr>
      <w:ins w:id="271" w:author="PR Preview" w:date="2026-01-01T00:00:00Z">
        <w:r>
          <w:rPr>
            <w:b/>
            <w:bCs/>
          </w:rPr>
          <w:t xml:space="preserve">Example 4 (Real and imaginary parts)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For</w:t>
        </w:r>
      </w:ins>
      <w:ins w:id="27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75" w:author="PR Preview" w:date="2026-01-01T00:00:00Z">
        <w:r>
          <w:t xml:space="preserve">, the real part is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and the imaginary part is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280" w:author="PR Preview" w:date="2026-01-01T00:00:00Z">
        <w:r>
          <w:t xml:space="preserve">: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 imaginary part is the real number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284" w:author="PR Preview" w:date="2026-01-01T00:00:00Z">
        <w:r>
          <w:t xml:space="preserve">, not</w:t>
        </w:r>
      </w:ins>
      <w:ins w:id="28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86" w:author="PR Preview" w:date="2026-01-01T00:00:00Z">
        <w:r>
          <w:t xml:space="preserve">.</w:t>
        </w:r>
      </w:ins>
    </w:p>
    <w:p>
      <w:pPr>
        <w:pStyle w:val="BodyText"/>
      </w:pPr>
      <w:ins w:id="287" w:author="PR Preview" w:date="2026-01-01T00:00:00Z">
        <w:r>
          <w:t xml:space="preserve">The numbers</w:t>
        </w:r>
      </w:ins>
      <w:ins w:id="28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i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</w:t>
        </w:r>
      </w:ins>
      <w:ins w:id="29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i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have the same real part,</w:t>
        </w:r>
      </w:ins>
      <w:ins w:id="294" w:author="PR Preview" w:date="2026-01-01T00:00:00Z">
        <w:r>
          <w:t xml:space="preserve"> </w:t>
        </w:r>
      </w:ins>
      <m:oMath>
        <m:r>
          <m:t>1</m:t>
        </m:r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but different imaginary parts,</w:t>
        </w:r>
      </w:ins>
      <w:ins w:id="298" w:author="PR Preview" w:date="2026-01-01T00:00:00Z">
        <w:r>
          <w:t xml:space="preserve"> </w:t>
        </w:r>
      </w:ins>
      <m:oMath>
        <m:r>
          <m:t>1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and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so they are different complex numbers.</w:t>
        </w:r>
      </w:ins>
    </w:p>
    <w:p>
      <w:pPr>
        <w:pStyle w:val="BodyText"/>
      </w:pPr>
      <w:ins w:id="305" w:author="PR Preview" w:date="2026-01-01T00:00:00Z">
        <w:r>
          <w:t xml:space="preserve">The real number</w:t>
        </w:r>
      </w:ins>
      <w:ins w:id="306" w:author="PR Preview" w:date="2026-01-01T00:00:00Z">
        <w:r>
          <w:t xml:space="preserve"> </w:t>
        </w:r>
      </w:ins>
      <m:oMath>
        <m:r>
          <m:t>7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 the complex number</w:t>
        </w:r>
      </w:ins>
      <w:ins w:id="309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310" w:author="PR Preview" w:date="2026-01-01T00:00:00Z">
        <w:r>
          <w:t xml:space="preserve">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with real part</w:t>
        </w:r>
      </w:ins>
      <w:ins w:id="313" w:author="PR Preview" w:date="2026-01-01T00:00:00Z">
        <w:r>
          <w:t xml:space="preserve"> </w:t>
        </w:r>
      </w:ins>
      <m:oMath>
        <m:r>
          <m:t>7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and imaginary part</w:t>
        </w:r>
      </w:ins>
      <w:ins w:id="316" w:author="PR Preview" w:date="2026-01-01T00:00:00Z">
        <w:r>
          <w:t xml:space="preserve"> </w:t>
        </w:r>
      </w:ins>
      <m:oMath>
        <m:r>
          <m:t>0</m:t>
        </m:r>
      </m:oMath>
      <w:ins w:id="317" w:author="PR Preview" w:date="2026-01-01T00:00:00Z">
        <w:r>
          <w:t xml:space="preserve">.</w:t>
        </w:r>
      </w:ins>
    </w:p>
    <w:bookmarkEnd w:id="19"/>
    <w:bookmarkStart w:id="20" w:name="thm-reals-in-complex"/>
    <w:p>
      <w:pPr>
        <w:pStyle w:val="BodyText"/>
      </w:pPr>
      <w:ins w:id="318" w:author="PR Preview" w:date="2026-01-01T00:00:00Z">
        <w:r>
          <w:rPr>
            <w:b/>
            <w:bCs/>
          </w:rPr>
          <w:t xml:space="preserve">Theorem 2 (Every real number is a complex number)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 complex number</w:t>
        </w:r>
      </w:ins>
      <w:ins w:id="321" w:author="PR Preview" w:date="2026-01-01T00:00:00Z">
        <w:r>
          <w:t xml:space="preserve"> </w:t>
        </w:r>
      </w:ins>
      <m:oMath>
        <m:r>
          <m:t>z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 a real number exactly when</w:t>
        </w:r>
      </w:ins>
      <w:ins w:id="324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ins w:id="325" w:author="PR Preview" w:date="2026-01-01T00:00:00Z">
        <w:r>
          <w:t xml:space="preserve">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In particular, every real number</w:t>
        </w:r>
      </w:ins>
      <w:ins w:id="328" w:author="PR Preview" w:date="2026-01-01T00:00:00Z">
        <w:r>
          <w:t xml:space="preserve"> </w:t>
        </w:r>
      </w:ins>
      <m:oMath>
        <m:r>
          <m:t>a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is the complex number</w:t>
        </w:r>
      </w:ins>
      <w:ins w:id="3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332" w:author="PR Preview" w:date="2026-01-01T00:00:00Z">
        <w:r>
          <w:t xml:space="preserve">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with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and</w:t>
        </w:r>
      </w:ins>
      <w:ins w:id="338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so</w:t>
        </w:r>
      </w:ins>
      <w:ins w:id="34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is a subset of</w:t>
        </w:r>
      </w:ins>
      <w:ins w:id="34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346" w:author="PR Preview" w:date="2026-01-01T00:00:00Z">
        <w:r>
          <w:t xml:space="preserve">.</w:t>
        </w:r>
      </w:ins>
    </w:p>
    <w:bookmarkEnd w:id="20"/>
    <w:p>
      <w:pPr>
        <w:pStyle w:val="BodyText"/>
      </w:pPr>
      <w:ins w:id="347" w:author="PR Preview" w:date="2026-01-01T00:00:00Z">
        <w:r>
          <w:rPr>
            <w:i/>
            <w:iCs/>
          </w:rPr>
          <w:t xml:space="preserve">Proof</w:t>
        </w:r>
      </w:ins>
      <w:ins w:id="348" w:author="PR Preview" w:date="2026-01-01T00:00:00Z">
        <w:r>
          <w:t xml:space="preserve">. </w:t>
        </w:r>
      </w:ins>
      <w:ins w:id="349" w:author="PR Preview" w:date="2026-01-01T00:00:00Z">
        <w:r>
          <w:t xml:space="preserve">Let</w:t>
        </w:r>
      </w:ins>
      <w:ins w:id="350" w:author="PR Preview" w:date="2026-01-01T00:00:00Z">
        <w:r>
          <w:t xml:space="preserve"> </w:t>
        </w:r>
      </w:ins>
      <m:oMath>
        <m:r>
          <m:t>a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be a real number.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Since</w:t>
        </w:r>
      </w:ins>
      <w:ins w:id="355" w:author="PR Preview" w:date="2026-01-01T00:00:00Z">
        <w:r>
          <w:t xml:space="preserve"> </w:t>
        </w:r>
      </w:ins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ins w:id="35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57" w:author="PR Preview" w:date="2026-01-01T00:00:00Z">
        <w:r>
          <w:t xml:space="preserve">so</w:t>
        </w:r>
      </w:ins>
      <w:ins w:id="358" w:author="PR Preview" w:date="2026-01-01T00:00:00Z">
        <w:r>
          <w:t xml:space="preserve"> </w:t>
        </w:r>
      </w:ins>
      <m:oMath>
        <m:r>
          <m:t>a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the complex number</w:t>
        </w:r>
      </w:ins>
      <w:ins w:id="3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362" w:author="PR Preview" w:date="2026-01-01T00:00:00Z">
        <w:r>
          <w:t xml:space="preserve">, whose imaginary part is</w:t>
        </w:r>
      </w:ins>
      <w:ins w:id="363" w:author="PR Preview" w:date="2026-01-01T00:00:00Z">
        <w:r>
          <w:t xml:space="preserve"> </w:t>
        </w:r>
      </w:ins>
      <m:oMath>
        <m:r>
          <m:t>0</m:t>
        </m:r>
      </m:oMath>
      <w:ins w:id="364" w:author="PR Preview" w:date="2026-01-01T00:00:00Z">
        <w:r>
          <w:t xml:space="preserve">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The real part of</w:t>
        </w:r>
      </w:ins>
      <w:ins w:id="3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</w:t>
        </w:r>
      </w:ins>
      <w:ins w:id="370" w:author="PR Preview" w:date="2026-01-01T00:00:00Z">
        <w:r>
          <w:t xml:space="preserve"> </w:t>
        </w:r>
      </w:ins>
      <m:oMath>
        <m:r>
          <m:t>a</m:t>
        </m:r>
      </m:oMath>
      <w:ins w:id="371" w:author="PR Preview" w:date="2026-01-01T00:00:00Z">
        <w:r>
          <w:t xml:space="preserve">, and by the equality rule in</w:t>
        </w:r>
      </w:ins>
      <w:ins w:id="372" w:author="PR Preview" w:date="2026-01-01T00:00:00Z">
        <w:r>
          <w:t xml:space="preserve"> </w:t>
        </w:r>
      </w:ins>
      <w:hyperlink w:anchor="def-complex-number">
        <w:ins w:id="37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ins w:id="376" w:author="PR Preview" w:date="2026-01-01T00:00:00Z">
        <w:r>
          <w:t xml:space="preserve">Conversely, if</w:t>
        </w:r>
      </w:ins>
      <w:ins w:id="37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has</w:t>
        </w:r>
      </w:ins>
      <w:ins w:id="38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ins w:id="381" w:author="PR Preview" w:date="2026-01-01T00:00:00Z">
        <w:r>
          <w:t xml:space="preserve">, then</w:t>
        </w:r>
      </w:ins>
      <w:ins w:id="38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by the same calculation, so</w:t>
        </w:r>
      </w:ins>
      <w:ins w:id="385" w:author="PR Preview" w:date="2026-01-01T00:00:00Z">
        <w:r>
          <w:t xml:space="preserve"> </w:t>
        </w:r>
      </w:ins>
      <m:oMath>
        <m:r>
          <m:t>z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is real.</w:t>
        </w:r>
      </w:ins>
    </w:p>
    <w:bookmarkStart w:id="21" w:name="exm-reals-in-complex"/>
    <w:p>
      <w:pPr>
        <w:pStyle w:val="BodyText"/>
      </w:pPr>
      <w:ins w:id="388" w:author="PR Preview" w:date="2026-01-01T00:00:00Z">
        <w:r>
          <w:rPr>
            <w:b/>
            <w:bCs/>
          </w:rPr>
          <w:t xml:space="preserve">Example 5 (Which complex numbers are real)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R stores complex numbers as a real part and an imaginary part.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The code below converts the real number</w:t>
        </w:r>
      </w:ins>
      <w:ins w:id="393" w:author="PR Preview" w:date="2026-01-01T00:00:00Z">
        <w:r>
          <w:t xml:space="preserve"> </w:t>
        </w:r>
      </w:ins>
      <m:oMath>
        <m:r>
          <m:t>7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to a complex number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ins w:id="398" w:author="PR Preview" w:date="2026-01-01T00:00:00Z">
        <w:r>
          <w:rPr>
            <w:rStyle w:val="NormalTok"/>
          </w:rPr>
          <w:t xml:space="preserve">z </w:t>
        </w:r>
      </w:ins>
      <w:ins w:id="399" w:author="PR Preview" w:date="2026-01-01T00:00:00Z">
        <w:r>
          <w:rPr>
            <w:rStyle w:val="OtherTok"/>
          </w:rPr>
          <w:t xml:space="preserve">&lt;-</w:t>
        </w:r>
      </w:ins>
      <w:ins w:id="400" w:author="PR Preview" w:date="2026-01-01T00:00:00Z">
        <w:r>
          <w:rPr>
            <w:rStyle w:val="NormalTok"/>
          </w:rPr>
          <w:t xml:space="preserve"> </w:t>
        </w:r>
      </w:ins>
      <w:ins w:id="401" w:author="PR Preview" w:date="2026-01-01T00:00:00Z">
        <w:r>
          <w:rPr>
            <w:rStyle w:val="FunctionTok"/>
          </w:rPr>
          <w:t xml:space="preserve">c</w:t>
        </w:r>
      </w:ins>
      <w:ins w:id="402" w:author="PR Preview" w:date="2026-01-01T00:00:00Z">
        <w:r>
          <w:rPr>
            <w:rStyle w:val="NormalTok"/>
          </w:rPr>
          <w:t xml:space="preserve">(</w:t>
        </w:r>
      </w:ins>
      <w:ins w:id="403" w:author="PR Preview" w:date="2026-01-01T00:00:00Z">
        <w:r>
          <w:rPr>
            <w:rStyle w:val="FunctionTok"/>
          </w:rPr>
          <w:t xml:space="preserve">as.complex</w:t>
        </w:r>
      </w:ins>
      <w:ins w:id="404" w:author="PR Preview" w:date="2026-01-01T00:00:00Z">
        <w:r>
          <w:rPr>
            <w:rStyle w:val="NormalTok"/>
          </w:rPr>
          <w:t xml:space="preserve">(</w:t>
        </w:r>
      </w:ins>
      <w:ins w:id="405" w:author="PR Preview" w:date="2026-01-01T00:00:00Z">
        <w:r>
          <w:rPr>
            <w:rStyle w:val="DecValTok"/>
          </w:rPr>
          <w:t xml:space="preserve">7</w:t>
        </w:r>
      </w:ins>
      <w:ins w:id="406" w:author="PR Preview" w:date="2026-01-01T00:00:00Z">
        <w:r>
          <w:rPr>
            <w:rStyle w:val="NormalTok"/>
          </w:rPr>
          <w:t xml:space="preserve">), </w:t>
        </w:r>
      </w:ins>
      <w:ins w:id="407" w:author="PR Preview" w:date="2026-01-01T00:00:00Z">
        <w:r>
          <w:rPr>
            <w:rStyle w:val="DecValTok"/>
          </w:rPr>
          <w:t xml:space="preserve">2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SpecialCharTok"/>
          </w:rPr>
          <w:t xml:space="preserve">-</w:t>
        </w:r>
      </w:ins>
      <w:ins w:id="410" w:author="PR Preview" w:date="2026-01-01T00:00:00Z">
        <w:r>
          <w:rPr>
            <w:rStyle w:val="NormalTok"/>
          </w:rPr>
          <w:t xml:space="preserve"> </w:t>
        </w:r>
      </w:ins>
      <w:ins w:id="411" w:author="PR Preview" w:date="2026-01-01T00:00:00Z">
        <w:r>
          <w:rPr>
            <w:rStyle w:val="DecValTok"/>
          </w:rPr>
          <w:t xml:space="preserve">5</w:t>
        </w:r>
      </w:ins>
      <w:ins w:id="412" w:author="PR Preview" w:date="2026-01-01T00:00:00Z">
        <w:r>
          <w:rPr>
            <w:rStyle w:val="NormalTok"/>
          </w:rPr>
          <w:t xml:space="preserve">i, </w:t>
        </w:r>
      </w:ins>
      <w:ins w:id="413" w:author="PR Preview" w:date="2026-01-01T00:00:00Z">
        <w:r>
          <w:rPr>
            <w:rStyle w:val="DecValTok"/>
          </w:rPr>
          <w:t xml:space="preserve">3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SpecialCharTok"/>
          </w:rPr>
          <w:t xml:space="preserve">+</w:t>
        </w:r>
      </w:ins>
      <w:ins w:id="416" w:author="PR Preview" w:date="2026-01-01T00:00:00Z">
        <w:r>
          <w:rPr>
            <w:rStyle w:val="NormalTok"/>
          </w:rPr>
          <w:t xml:space="preserve"> </w:t>
        </w:r>
      </w:ins>
      <w:ins w:id="417" w:author="PR Preview" w:date="2026-01-01T00:00:00Z">
        <w:r>
          <w:rPr>
            <w:rStyle w:val="DecValTok"/>
          </w:rPr>
          <w:t xml:space="preserve">0</w:t>
        </w:r>
      </w:ins>
      <w:ins w:id="418" w:author="PR Preview" w:date="2026-01-01T00:00:00Z">
        <w:r>
          <w:rPr>
            <w:rStyle w:val="NormalTok"/>
          </w:rPr>
          <w:t xml:space="preserve">i)</w:t>
        </w:r>
      </w:ins>
      <w:ins w:id="419" w:author="PR Preview" w:date="2026-01-01T00:00:00Z">
        <w:r>
          <w:br/>
        </w:r>
      </w:ins>
      <w:ins w:id="420" w:author="PR Preview" w:date="2026-01-01T00:00:00Z">
        <w:r>
          <w:rPr>
            <w:rStyle w:val="FunctionTok"/>
          </w:rPr>
          <w:t xml:space="preserve">data.frame</w:t>
        </w:r>
      </w:ins>
      <w:ins w:id="421" w:author="PR Preview" w:date="2026-01-01T00:00:00Z">
        <w:r>
          <w:rPr>
            <w:rStyle w:val="NormalTok"/>
          </w:rPr>
          <w:t xml:space="preserve">(</w:t>
        </w:r>
      </w:ins>
      <w:ins w:id="422" w:author="PR Preview" w:date="2026-01-01T00:00:00Z">
        <w:r>
          <w:rPr>
            <w:rStyle w:val="AttributeTok"/>
          </w:rPr>
          <w:t xml:space="preserve">z =</w:t>
        </w:r>
      </w:ins>
      <w:ins w:id="423" w:author="PR Preview" w:date="2026-01-01T00:00:00Z">
        <w:r>
          <w:rPr>
            <w:rStyle w:val="NormalTok"/>
          </w:rPr>
          <w:t xml:space="preserve"> z, </w:t>
        </w:r>
      </w:ins>
      <w:ins w:id="424" w:author="PR Preview" w:date="2026-01-01T00:00:00Z">
        <w:r>
          <w:rPr>
            <w:rStyle w:val="AttributeTok"/>
          </w:rPr>
          <w:t xml:space="preserve">re =</w:t>
        </w:r>
      </w:ins>
      <w:ins w:id="425" w:author="PR Preview" w:date="2026-01-01T00:00:00Z">
        <w:r>
          <w:rPr>
            <w:rStyle w:val="NormalTok"/>
          </w:rPr>
          <w:t xml:space="preserve"> </w:t>
        </w:r>
      </w:ins>
      <w:ins w:id="426" w:author="PR Preview" w:date="2026-01-01T00:00:00Z">
        <w:r>
          <w:rPr>
            <w:rStyle w:val="FunctionTok"/>
          </w:rPr>
          <w:t xml:space="preserve">Re</w:t>
        </w:r>
      </w:ins>
      <w:ins w:id="427" w:author="PR Preview" w:date="2026-01-01T00:00:00Z">
        <w:r>
          <w:rPr>
            <w:rStyle w:val="NormalTok"/>
          </w:rPr>
          <w:t xml:space="preserve">(z), </w:t>
        </w:r>
      </w:ins>
      <w:ins w:id="428" w:author="PR Preview" w:date="2026-01-01T00:00:00Z">
        <w:r>
          <w:rPr>
            <w:rStyle w:val="AttributeTok"/>
          </w:rPr>
          <w:t xml:space="preserve">im =</w:t>
        </w:r>
      </w:ins>
      <w:ins w:id="429" w:author="PR Preview" w:date="2026-01-01T00:00:00Z">
        <w:r>
          <w:rPr>
            <w:rStyle w:val="NormalTok"/>
          </w:rPr>
          <w:t xml:space="preserve"> </w:t>
        </w:r>
      </w:ins>
      <w:ins w:id="430" w:author="PR Preview" w:date="2026-01-01T00:00:00Z">
        <w:r>
          <w:rPr>
            <w:rStyle w:val="FunctionTok"/>
          </w:rPr>
          <w:t xml:space="preserve">Im</w:t>
        </w:r>
      </w:ins>
      <w:ins w:id="431" w:author="PR Preview" w:date="2026-01-01T00:00:00Z">
        <w:r>
          <w:rPr>
            <w:rStyle w:val="NormalTok"/>
          </w:rPr>
          <w:t xml:space="preserve">(z), </w:t>
        </w:r>
      </w:ins>
      <w:ins w:id="432" w:author="PR Preview" w:date="2026-01-01T00:00:00Z">
        <w:r>
          <w:rPr>
            <w:rStyle w:val="AttributeTok"/>
          </w:rPr>
          <w:t xml:space="preserve">is_real =</w:t>
        </w:r>
      </w:ins>
      <w:ins w:id="433" w:author="PR Preview" w:date="2026-01-01T00:00:00Z">
        <w:r>
          <w:rPr>
            <w:rStyle w:val="NormalTok"/>
          </w:rPr>
          <w:t xml:space="preserve"> </w:t>
        </w:r>
      </w:ins>
      <w:ins w:id="434" w:author="PR Preview" w:date="2026-01-01T00:00:00Z">
        <w:r>
          <w:rPr>
            <w:rStyle w:val="FunctionTok"/>
          </w:rPr>
          <w:t xml:space="preserve">Im</w:t>
        </w:r>
      </w:ins>
      <w:ins w:id="435" w:author="PR Preview" w:date="2026-01-01T00:00:00Z">
        <w:r>
          <w:rPr>
            <w:rStyle w:val="NormalTok"/>
          </w:rPr>
          <w:t xml:space="preserve">(z) </w:t>
        </w:r>
      </w:ins>
      <w:ins w:id="436" w:author="PR Preview" w:date="2026-01-01T00:00:00Z">
        <w:r>
          <w:rPr>
            <w:rStyle w:val="SpecialCharTok"/>
          </w:rPr>
          <w:t xml:space="preserve">==</w:t>
        </w:r>
      </w:ins>
      <w:ins w:id="437" w:author="PR Preview" w:date="2026-01-01T00:00:00Z">
        <w:r>
          <w:rPr>
            <w:rStyle w:val="NormalTok"/>
          </w:rPr>
          <w:t xml:space="preserve"> </w:t>
        </w:r>
      </w:ins>
      <w:ins w:id="438" w:author="PR Preview" w:date="2026-01-01T00:00:00Z">
        <w:r>
          <w:rPr>
            <w:rStyle w:val="DecValTok"/>
          </w:rPr>
          <w:t xml:space="preserve">0</w:t>
        </w:r>
      </w:ins>
      <w:ins w:id="439" w:author="PR Preview" w:date="2026-01-01T00:00:00Z">
        <w:r>
          <w:rPr>
            <w:rStyle w:val="NormalTok"/>
          </w:rPr>
          <w:t xml:space="preserve">)</w:t>
        </w:r>
      </w:ins>
      <w:ins w:id="440" w:author="PR Preview" w:date="2026-01-01T00:00:00Z">
        <w:r>
          <w:br/>
        </w:r>
      </w:ins>
      <w:ins w:id="441" w:author="PR Preview" w:date="2026-01-01T00:00:00Z">
        <w:r>
          <w:rPr>
            <w:rStyle w:val="CommentTok"/>
          </w:rPr>
          <w:t xml:space="preserve">#&gt; # A tibble: 3 × 4</w:t>
        </w:r>
      </w:ins>
      <w:ins w:id="442" w:author="PR Preview" w:date="2026-01-01T00:00:00Z">
        <w:r>
          <w:br/>
        </w:r>
      </w:ins>
      <w:ins w:id="443" w:author="PR Preview" w:date="2026-01-01T00:00:00Z">
        <w:r>
          <w:rPr>
            <w:rStyle w:val="CommentTok"/>
          </w:rPr>
          <w:t xml:space="preserve">#&gt;   z        re    im is_real</w:t>
        </w:r>
      </w:ins>
      <w:ins w:id="444" w:author="PR Preview" w:date="2026-01-01T00:00:00Z">
        <w:r>
          <w:br/>
        </w:r>
      </w:ins>
      <w:ins w:id="445" w:author="PR Preview" w:date="2026-01-01T00:00:00Z">
        <w:r>
          <w:rPr>
            <w:rStyle w:val="CommentTok"/>
          </w:rPr>
          <w:t xml:space="preserve">#&gt;   &lt;cpl&gt; &lt;dbl&gt; &lt;dbl&gt; &lt;lgl&gt;  </w:t>
        </w:r>
      </w:ins>
      <w:ins w:id="446" w:author="PR Preview" w:date="2026-01-01T00:00:00Z">
        <w:r>
          <w:br/>
        </w:r>
      </w:ins>
      <w:ins w:id="447" w:author="PR Preview" w:date="2026-01-01T00:00:00Z">
        <w:r>
          <w:rPr>
            <w:rStyle w:val="CommentTok"/>
          </w:rPr>
          <w:t xml:space="preserve">#&gt; 1 7+0i      7     0 TRUE   </w:t>
        </w:r>
      </w:ins>
      <w:ins w:id="448" w:author="PR Preview" w:date="2026-01-01T00:00:00Z">
        <w:r>
          <w:br/>
        </w:r>
      </w:ins>
      <w:ins w:id="449" w:author="PR Preview" w:date="2026-01-01T00:00:00Z">
        <w:r>
          <w:rPr>
            <w:rStyle w:val="CommentTok"/>
          </w:rPr>
          <w:t xml:space="preserve">#&gt; 2 2-5i      2    -5 FALSE  </w:t>
        </w:r>
      </w:ins>
      <w:ins w:id="450" w:author="PR Preview" w:date="2026-01-01T00:00:00Z">
        <w:r>
          <w:br/>
        </w:r>
      </w:ins>
      <w:ins w:id="451" w:author="PR Preview" w:date="2026-01-01T00:00:00Z">
        <w:r>
          <w:rPr>
            <w:rStyle w:val="CommentTok"/>
          </w:rPr>
          <w:t xml:space="preserve">#&gt; 3 3+0i      3     0 TRUE</w:t>
        </w:r>
      </w:ins>
    </w:p>
    <w:p>
      <w:pPr>
        <w:pStyle w:val="FirstParagraph"/>
      </w:pPr>
      <w:ins w:id="452" w:author="PR Preview" w:date="2026-01-01T00:00:00Z">
        <w:r>
          <w:t xml:space="preserve">The real number</w:t>
        </w:r>
      </w:ins>
      <w:ins w:id="453" w:author="PR Preview" w:date="2026-01-01T00:00:00Z">
        <w:r>
          <w:t xml:space="preserve"> </w:t>
        </w:r>
      </w:ins>
      <m:oMath>
        <m:r>
          <m:t>7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becomes the complex number 7+0i,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with imaginary part 0.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Of the 3 numbers,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2 have imaginary part</w:t>
        </w:r>
      </w:ins>
      <w:ins w:id="462" w:author="PR Preview" w:date="2026-01-01T00:00:00Z">
        <w:r>
          <w:t xml:space="preserve"> </w:t>
        </w:r>
      </w:ins>
      <m:oMath>
        <m:r>
          <m:t>0</m:t>
        </m:r>
      </m:oMath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and by</w:t>
        </w:r>
      </w:ins>
      <w:ins w:id="466" w:author="PR Preview" w:date="2026-01-01T00:00:00Z">
        <w:r>
          <w:t xml:space="preserve"> </w:t>
        </w:r>
      </w:ins>
      <w:hyperlink w:anchor="thm-reals-in-complex">
        <w:ins w:id="46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these are the real ones.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The number</w:t>
        </w:r>
      </w:ins>
      <w:ins w:id="47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is not real, because its imaginary part is -5.</w:t>
        </w:r>
      </w:ins>
    </w:p>
    <w:bookmarkEnd w:id="21"/>
    <w:bookmarkStart w:id="22" w:name="thm-complex-arithmetic"/>
    <w:p>
      <w:pPr>
        <w:pStyle w:val="BodyText"/>
      </w:pPr>
      <w:ins w:id="475" w:author="PR Preview" w:date="2026-01-01T00:00:00Z">
        <w:r>
          <w:rPr>
            <w:b/>
            <w:bCs/>
          </w:rPr>
          <w:t xml:space="preserve">Theorem 3 (Adding and multiplying complex numbers)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For real numbers</w:t>
        </w:r>
      </w:ins>
      <w:ins w:id="4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ins w:id="4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ins w:id="48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ins w:id="481" w:author="PR Preview" w:date="2026-01-01T00:00:00Z">
        <w:r>
          <w:rPr>
            <w:i/>
            <w:iCs/>
          </w:rPr>
          <w:t xml:space="preserve">Proof</w:t>
        </w:r>
      </w:ins>
      <w:ins w:id="482" w:author="PR Preview" w:date="2026-01-01T00:00:00Z">
        <w:r>
          <w:t xml:space="preserve">. </w:t>
        </w:r>
      </w:ins>
      <w:ins w:id="483" w:author="PR Preview" w:date="2026-01-01T00:00:00Z">
        <w:r>
          <w:rPr>
            <w:b/>
            <w:bCs/>
          </w:rPr>
          <w:t xml:space="preserve">Sum.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84" w:author="PR Preview" w:date="2026-01-01T00:00:00Z">
        <w:r>
          <w:rPr>
            <w:b/>
            <w:bCs/>
          </w:rPr>
          <w:t xml:space="preserve">Product.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85" w:author="PR Preview" w:date="2026-01-01T00:00:00Z">
        <w:r>
          <w:t xml:space="preserve">Axler (2024, Definition 1.1, p. 2)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takes these two formulas as the definitions of addition and multiplication.</w:t>
        </w:r>
      </w:ins>
    </w:p>
    <w:bookmarkStart w:id="23" w:name="exm-complex-arithmetic"/>
    <w:p>
      <w:pPr>
        <w:pStyle w:val="BodyText"/>
      </w:pPr>
      <w:ins w:id="488" w:author="PR Preview" w:date="2026-01-01T00:00:00Z">
        <w:r>
          <w:rPr>
            <w:b/>
            <w:bCs/>
          </w:rPr>
          <w:t xml:space="preserve">Example 6 (Adding and multiplying two complex numbers)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Let</w:t>
        </w:r>
      </w:ins>
      <w:ins w:id="491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</w:t>
        </w:r>
      </w:ins>
      <w:ins w:id="49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495" w:author="PR Preview" w:date="2026-01-01T00:00:00Z">
        <w:r>
          <w:t xml:space="preserve">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498" w:author="PR Preview" w:date="2026-01-01T00:00:00Z">
        <w:r>
          <w:t xml:space="preserve">and their product, multiplying out directly,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499" w:author="PR Preview" w:date="2026-01-01T00:00:00Z">
        <w:r>
          <w:t xml:space="preserve">The product formula in</w:t>
        </w:r>
      </w:ins>
      <w:ins w:id="500" w:author="PR Preview" w:date="2026-01-01T00:00:00Z">
        <w:r>
          <w:t xml:space="preserve"> </w:t>
        </w:r>
      </w:ins>
      <w:hyperlink w:anchor="thm-complex-arithmetic">
        <w:ins w:id="50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gives the same answer: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with</w:t>
        </w:r>
      </w:ins>
      <w:ins w:id="5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507" w:author="PR Preview" w:date="2026-01-01T00:00:00Z">
        <w:r>
          <w:t xml:space="preserve">,</w:t>
        </w:r>
      </w:ins>
      <w:ins w:id="50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509" w:author="PR Preview" w:date="2026-01-01T00:00:00Z">
        <w:r>
          <w:t xml:space="preserve">,</w:t>
        </w:r>
      </w:ins>
      <w:ins w:id="51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and</w:t>
        </w:r>
      </w:ins>
      <w:ins w:id="51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1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ins w:id="51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ins w:id="516" w:author="PR Preview" w:date="2026-01-01T00:00:00Z">
        <w:r>
          <w:rPr>
            <w:b/>
            <w:bCs/>
          </w:rPr>
          <w:t xml:space="preserve">Definition 3 (Complex conjugate)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rPr>
            <w:b/>
            <w:bCs/>
          </w:rPr>
          <w:t xml:space="preserve">complex conjugate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 a complex number</w:t>
        </w:r>
      </w:ins>
      <w:ins w:id="52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(</w:t>
        </w:r>
      </w:ins>
      <w:hyperlink w:anchor="def-complex-number">
        <w:ins w:id="52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27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ins w:id="528" w:author="PR Preview" w:date="2026-01-01T00:00:00Z">
        <w:r>
          <w:t xml:space="preserve">Axler (2024, Definition 4.2, p. 120)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gives the same definition, as</w:t>
        </w:r>
      </w:ins>
      <w:ins w:id="53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ins w:id="532" w:author="PR Preview" w:date="2026-01-01T00:00:00Z">
        <w:r>
          <w:t xml:space="preserve">.</w:t>
        </w:r>
      </w:ins>
    </w:p>
    <w:bookmarkStart w:id="25" w:name="exm-complex-conjugate"/>
    <w:p>
      <w:pPr>
        <w:pStyle w:val="BodyText"/>
      </w:pPr>
      <w:ins w:id="533" w:author="PR Preview" w:date="2026-01-01T00:00:00Z">
        <w:r>
          <w:rPr>
            <w:b/>
            <w:bCs/>
          </w:rPr>
          <w:t xml:space="preserve">Example 7 (Complex conjugates)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 </w:t>
        </w:r>
      </w:ins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ins w:id="536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537" w:author="PR Preview" w:date="2026-01-01T00:00:00Z">
        <w:r>
          <w:t xml:space="preserve">a real number is its own complex conjugate.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 complex number with a nonzero imaginary part, such as</w:t>
        </w:r>
      </w:ins>
      <w:ins w:id="54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541" w:author="PR Preview" w:date="2026-01-01T00:00:00Z">
        <w:r>
          <w:t xml:space="preserve">, is not.</w:t>
        </w:r>
      </w:ins>
    </w:p>
    <w:bookmarkEnd w:id="25"/>
    <w:bookmarkStart w:id="26" w:name="def-complex-modulus"/>
    <w:p>
      <w:pPr>
        <w:pStyle w:val="FirstParagraph"/>
      </w:pPr>
      <w:ins w:id="542" w:author="PR Preview" w:date="2026-01-01T00:00:00Z">
        <w:r>
          <w:rPr>
            <w:b/>
            <w:bCs/>
          </w:rPr>
          <w:t xml:space="preserve">Definition 4 (Absolute value (modulus) of a complex number)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rPr>
            <w:b/>
            <w:bCs/>
          </w:rPr>
          <w:t xml:space="preserve">absolute value</w:t>
        </w:r>
      </w:ins>
      <w:ins w:id="547" w:author="PR Preview" w:date="2026-01-01T00:00:00Z">
        <w:r>
          <w:t xml:space="preserve">, or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rPr>
            <w:b/>
            <w:bCs/>
          </w:rPr>
          <w:t xml:space="preserve">modulus</w:t>
        </w:r>
      </w:ins>
      <w:ins w:id="550" w:author="PR Preview" w:date="2026-01-01T00:00:00Z">
        <w:r>
          <w:t xml:space="preserve">, of a complex number</w:t>
        </w:r>
      </w:ins>
      <w:ins w:id="55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(</w:t>
        </w:r>
      </w:ins>
      <w:hyperlink w:anchor="def-complex-number">
        <w:ins w:id="55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5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ins w:id="556" w:author="PR Preview" w:date="2026-01-01T00:00:00Z">
        <w:r>
          <w:t xml:space="preserve">Axler (2024, Definition 4.2, p. 120)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gives the same definition.</w:t>
        </w:r>
      </w:ins>
    </w:p>
    <w:bookmarkStart w:id="27" w:name="exm-complex-modulus"/>
    <w:p>
      <w:pPr>
        <w:pStyle w:val="BodyText"/>
      </w:pPr>
      <w:ins w:id="559" w:author="PR Preview" w:date="2026-01-01T00:00:00Z">
        <w:r>
          <w:rPr>
            <w:b/>
            <w:bCs/>
          </w:rPr>
          <w:t xml:space="preserve">Example 8 (Absolute values of complex numbers)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ins w:id="562" w:author="PR Preview" w:date="2026-01-01T00:00:00Z">
        <w:r>
          <w:t xml:space="preserve">For a real number</w:t>
        </w:r>
      </w:ins>
      <w:ins w:id="5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56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565" w:author="PR Preview" w:date="2026-01-01T00:00:00Z">
        <w:r>
          <w:t xml:space="preserve">which is the usual absolute value of</w:t>
        </w:r>
      </w:ins>
      <w:ins w:id="566" w:author="PR Preview" w:date="2026-01-01T00:00:00Z">
        <w:r>
          <w:t xml:space="preserve"> </w:t>
        </w:r>
      </w:ins>
      <m:oMath>
        <m:r>
          <m:t>a</m:t>
        </m:r>
      </m:oMath>
      <w:ins w:id="567" w:author="PR Preview" w:date="2026-01-01T00:00:00Z">
        <w:r>
          <w:t xml:space="preserve">;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for instance,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ins w:id="570" w:author="PR Preview" w:date="2026-01-01T00:00:00Z">
        <w:r>
          <w:rPr>
            <w:b/>
            <w:bCs/>
          </w:rPr>
          <w:t xml:space="preserve">Theorem 4 (A complex number times its conjugate)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For every complex number</w:t>
        </w:r>
      </w:ins>
      <w:ins w:id="573" w:author="PR Preview" w:date="2026-01-01T00:00:00Z">
        <w:r>
          <w:t xml:space="preserve"> </w:t>
        </w:r>
      </w:ins>
      <m:oMath>
        <m:r>
          <m:t>z</m:t>
        </m:r>
      </m:oMath>
      <w:ins w:id="5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75" w:author="PR Preview" w:date="2026-01-01T00:00:00Z">
        <w:r>
          <w:t xml:space="preserve">In particular,</w:t>
        </w:r>
      </w:ins>
      <w:ins w:id="576" w:author="PR Preview" w:date="2026-01-01T00:00:00Z">
        <w:r>
          <w:t xml:space="preserve"> </w:t>
        </w:r>
      </w:ins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is a nonnegative real number.</w:t>
        </w:r>
      </w:ins>
    </w:p>
    <w:bookmarkEnd w:id="28"/>
    <w:p>
      <w:pPr>
        <w:pStyle w:val="BodyText"/>
      </w:pPr>
      <w:ins w:id="579" w:author="PR Preview" w:date="2026-01-01T00:00:00Z">
        <w:r>
          <w:rPr>
            <w:i/>
            <w:iCs/>
          </w:rPr>
          <w:t xml:space="preserve">Proof</w:t>
        </w:r>
      </w:ins>
      <w:ins w:id="580" w:author="PR Preview" w:date="2026-01-01T00:00:00Z">
        <w:r>
          <w:t xml:space="preserve">. </w:t>
        </w:r>
      </w:ins>
      <w:ins w:id="581" w:author="PR Preview" w:date="2026-01-01T00:00:00Z">
        <w:r>
          <w:t xml:space="preserve">Write</w:t>
        </w:r>
      </w:ins>
      <w:ins w:id="58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with</w:t>
        </w:r>
      </w:ins>
      <w:ins w:id="5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real.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588" w:author="PR Preview" w:date="2026-01-01T00:00:00Z">
        <w:r>
          <w:t xml:space="preserve">Axler (2024, result 4.4, p. 121)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lists this identity among the properties of complex numbers.</w:t>
        </w:r>
      </w:ins>
    </w:p>
    <w:bookmarkStart w:id="29" w:name="exm-conj-product"/>
    <w:p>
      <w:pPr>
        <w:pStyle w:val="BodyText"/>
      </w:pPr>
      <w:ins w:id="591" w:author="PR Preview" w:date="2026-01-01T00:00:00Z">
        <w:r>
          <w:rPr>
            <w:b/>
            <w:bCs/>
          </w:rPr>
          <w:t xml:space="preserve">Example 9 (Multiplying</w:t>
        </w:r>
      </w:ins>
      <w:ins w:id="592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593" w:author="PR Preview" w:date="2026-01-01T00:00:00Z">
        <w:r>
          <w:rPr>
            <w:b/>
            <w:bCs/>
          </w:rPr>
          <w:t xml:space="preserve"> </w:t>
        </w:r>
      </w:ins>
      <w:ins w:id="594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595" w:author="PR Preview" w:date="2026-01-01T00:00:00Z">
        <w:r>
          <w:t xml:space="preserve">which is</w:t>
        </w:r>
      </w:ins>
      <w:ins w:id="59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from</w:t>
        </w:r>
      </w:ins>
      <w:ins w:id="599" w:author="PR Preview" w:date="2026-01-01T00:00:00Z">
        <w:r>
          <w:t xml:space="preserve"> </w:t>
        </w:r>
      </w:ins>
      <w:hyperlink w:anchor="exm-complex-modulus">
        <w:ins w:id="60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601" w:author="PR Preview" w:date="2026-01-01T00:00:00Z">
        <w:r>
          <w:t xml:space="preserve">, as</w:t>
        </w:r>
      </w:ins>
      <w:ins w:id="602" w:author="PR Preview" w:date="2026-01-01T00:00:00Z">
        <w:r>
          <w:t xml:space="preserve"> </w:t>
        </w:r>
      </w:ins>
      <w:hyperlink w:anchor="thm-conj-product">
        <w:ins w:id="60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says.</w:t>
        </w:r>
      </w:ins>
    </w:p>
    <w:bookmarkEnd w:id="29"/>
    <w:bookmarkStart w:id="32" w:name="refs"/>
    <w:bookmarkStart w:id="31" w:name="ref-axler2024linear"/>
    <w:p>
      <w:pPr>
        <w:pStyle w:val="Bibliography"/>
      </w:pPr>
      <w:ins w:id="606" w:author="PR Preview" w:date="2026-01-01T00:00:00Z">
        <w:r>
          <w:t xml:space="preserve">Axler, Sheldon. 2024.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rPr>
            <w:i/>
            <w:iCs/>
          </w:rPr>
          <w:t xml:space="preserve">Linear Algebra Done Right</w:t>
        </w:r>
      </w:ins>
      <w:ins w:id="609" w:author="PR Preview" w:date="2026-01-01T00:00:00Z">
        <w:r>
          <w:t xml:space="preserve">. 4th ed. Undergraduate Texts in Mathematics. Springer.</w:t>
        </w:r>
      </w:ins>
      <w:ins w:id="610" w:author="PR Preview" w:date="2026-01-01T00:00:00Z">
        <w:r>
          <w:t xml:space="preserve"> </w:t>
        </w:r>
      </w:ins>
      <w:hyperlink r:id="rId30">
        <w:ins w:id="611" w:author="PR Preview" w:date="2026-01-01T00:00:00Z">
          <w:r>
            <w:rPr>
              <w:rStyle w:val="Hyperlink"/>
            </w:rPr>
            <w:t xml:space="preserve">https://doi.org/10.1007/978-3-031-41026-0</w:t>
          </w:r>
        </w:ins>
      </w:hyperlink>
      <w:ins w:id="612" w:author="PR Preview" w:date="2026-01-01T00:00:00Z">
        <w:r>
          <w:t xml:space="preserve">.</w:t>
        </w:r>
      </w:ins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2026-10-11T02:09:19Z</dcterms:created>
  <dcterms:modified xsi:type="dcterms:W3CDTF">2026-10-11T02:09:19Z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