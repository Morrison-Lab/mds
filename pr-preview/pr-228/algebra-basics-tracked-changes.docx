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Equalities, Inequalities and Minimizers</w:t>
        </w:r>
      </w:ins>
    </w:p>
    <w:p>
      <w:pPr>
        <w:pStyle w:val="Date"/>
      </w:pPr>
      <w:ins w:id="2" w:author="PR Preview" w:date="2026-01-01T00:00:00Z">
        <w:r>
          <w:t xml:space="preserve">Last modified: 2026-10-10 18:58:14 (PDT)</w:t>
        </w:r>
      </w:ins>
    </w:p>
    <w:bookmarkStart w:id="18" w:name="equalities"/>
    <w:p>
      <w:pPr>
        <w:pStyle w:val="Heading2"/>
      </w:pPr>
      <w:ins w:id="3" w:author="PR Preview" w:date="2026-01-01T00:00:00Z">
        <w:r>
          <w:t xml:space="preserve">1 Equalities</w:t>
        </w:r>
      </w:ins>
    </w:p>
    <w:p>
      <w:pPr>
        <w:pStyle w:val="FirstParagraph"/>
      </w:pPr>
      <w:ins w:id="4" w:author="PR Preview" w:date="2026-01-01T00:00:00Z">
        <w:r>
          <w:t xml:space="preserve">Mastery of</w:t>
        </w:r>
      </w:ins>
      <w:ins w:id="5" w:author="PR Preview" w:date="2026-01-01T00:00:00Z">
        <w:r>
          <w:t xml:space="preserve"> </w:t>
        </w:r>
      </w:ins>
      <w:hyperlink r:id="rId9">
        <w:ins w:id="6" w:author="PR Preview" w:date="2026-01-01T00:00:00Z">
          <w:r>
            <w:rPr>
              <w:rStyle w:val="Hyperlink"/>
            </w:rPr>
            <w:t xml:space="preserve">Elementary Algebra</w:t>
          </w:r>
        </w:ins>
      </w:hyperlink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(a.k.a.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“College Algebra”</w:t>
        </w:r>
      </w:ins>
      <w:ins w:id="11" w:author="PR Preview" w:date="2026-01-01T00:00:00Z">
        <w:r>
          <w:t xml:space="preserve">) is a prerequisite for calculus,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which is in turn a prerequisite for most statistics and data science courses.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Nevertheless, each year,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some students are still uncomfortable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with algebraic manipulations of mathematical formulas.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Therefore, I include this section as a quick reference.</w:t>
        </w:r>
      </w:ins>
    </w:p>
    <w:bookmarkStart w:id="11" w:name="def-transitive"/>
    <w:p>
      <w:pPr>
        <w:pStyle w:val="BodyText"/>
      </w:pPr>
      <w:ins w:id="22" w:author="PR Preview" w:date="2026-01-01T00:00:00Z">
        <w:r>
          <w:rPr>
            <w:b/>
            <w:bCs/>
          </w:rPr>
          <w:t xml:space="preserve">Definition 1 (Transitive relation)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Let</w:t>
        </w:r>
      </w:ins>
      <w:ins w:id="25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be a</w:t>
        </w:r>
      </w:ins>
      <w:ins w:id="28" w:author="PR Preview" w:date="2026-01-01T00:00:00Z">
        <w:r>
          <w:t xml:space="preserve"> </w:t>
        </w:r>
      </w:ins>
      <w:hyperlink r:id="rId10">
        <w:ins w:id="29" w:author="PR Preview" w:date="2026-01-01T00:00:00Z">
          <w:r>
            <w:rPr>
              <w:rStyle w:val="Hyperlink"/>
            </w:rPr>
            <w:t xml:space="preserve">relation</w:t>
          </w:r>
        </w:ins>
      </w:hyperlink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on a set</w:t>
        </w:r>
      </w:ins>
      <w:ins w:id="32" w:author="PR Preview" w:date="2026-01-01T00:00:00Z">
        <w:r>
          <w:t xml:space="preserve"> </w:t>
        </w:r>
      </w:ins>
      <m:oMath>
        <m:r>
          <m:t>S</m:t>
        </m:r>
      </m:oMath>
      <w:ins w:id="33" w:author="PR Preview" w:date="2026-01-01T00:00:00Z">
        <w:r>
          <w:t xml:space="preserve">.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The relation</w:t>
        </w:r>
      </w:ins>
      <w:ins w:id="36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is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rPr>
            <w:b/>
            <w:bCs/>
          </w:rPr>
          <w:t xml:space="preserve">transitive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if,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for all</w:t>
        </w:r>
      </w:ins>
      <w:ins w:id="4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ins w:id="46" w:author="PR Preview" w:date="2026-01-01T00:00:00Z">
        <w:r>
          <w:t xml:space="preserve">,</w:t>
        </w:r>
      </w:ins>
      <w:ins w:id="4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b</m:t>
        </m:r>
      </m:oMath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and</w:t>
        </w:r>
      </w:ins>
      <w:ins w:id="5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∼</m:t>
        </m:r>
        <m:r>
          <m:t>c</m:t>
        </m:r>
      </m:oMath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together imply</w:t>
        </w:r>
      </w:ins>
      <w:ins w:id="5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∼</m:t>
        </m:r>
        <m:r>
          <m:t>c</m:t>
        </m:r>
      </m:oMath>
      <w:ins w:id="54" w:author="PR Preview" w:date="2026-01-01T00:00:00Z">
        <w:r>
          <w:t xml:space="preserve">.</w:t>
        </w:r>
      </w:ins>
    </w:p>
    <w:bookmarkEnd w:id="11"/>
    <w:bookmarkStart w:id="12" w:name="exm-transitive"/>
    <w:p>
      <w:pPr>
        <w:pStyle w:val="BodyText"/>
      </w:pPr>
      <w:ins w:id="55" w:author="PR Preview" w:date="2026-01-01T00:00:00Z">
        <w:r>
          <w:rPr>
            <w:b/>
            <w:bCs/>
          </w:rPr>
          <w:t xml:space="preserve">Example 1 (A transitive relation and one that is not)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is transitive: for example,</w:t>
        </w:r>
      </w:ins>
      <w:ins w:id="6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≤</m:t>
        </m:r>
        <m:r>
          <m:t>2</m:t>
        </m:r>
      </m:oMath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and</w:t>
        </w:r>
      </w:ins>
      <w:ins w:id="63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≤</m:t>
        </m:r>
        <m:r>
          <m:t>5</m:t>
        </m:r>
      </m:oMath>
      <w:ins w:id="64" w:author="PR Preview" w:date="2026-01-01T00:00:00Z">
        <w:r>
          <w:t xml:space="preserve">, and indeed</w:t>
        </w:r>
      </w:ins>
      <w:ins w:id="6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≤</m:t>
        </m:r>
        <m:r>
          <m:t>5</m:t>
        </m:r>
      </m:oMath>
      <w:ins w:id="6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is not transitive:</w:t>
        </w:r>
      </w:ins>
      <w:ins w:id="6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≠</m:t>
        </m:r>
        <m:r>
          <m:t>2</m:t>
        </m:r>
      </m:oMath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and</w:t>
        </w:r>
      </w:ins>
      <w:ins w:id="72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≠</m:t>
        </m:r>
        <m:r>
          <m:t>1</m:t>
        </m:r>
      </m:oMath>
      <w:ins w:id="73" w:author="PR Preview" w:date="2026-01-01T00:00:00Z">
        <w:r>
          <w:t xml:space="preserve">, but</w:t>
        </w:r>
      </w:ins>
      <w:ins w:id="7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≠</m:t>
        </m:r>
        <m:r>
          <m:t>1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is false.</w:t>
        </w:r>
      </w:ins>
    </w:p>
    <w:bookmarkEnd w:id="12"/>
    <w:bookmarkStart w:id="13" w:name="thm-equal-trans"/>
    <w:p>
      <w:pPr>
        <w:pStyle w:val="FirstParagraph"/>
      </w:pPr>
      <w:ins w:id="77" w:author="PR Preview" w:date="2026-01-01T00:00:00Z">
        <w:r>
          <w:rPr>
            <w:b/>
            <w:bCs/>
          </w:rPr>
          <w:t xml:space="preserve">Theorem 1 (Equalities are transitive)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If</w:t>
        </w:r>
      </w:ins>
      <w:ins w:id="8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b</m:t>
        </m:r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and</w:t>
        </w:r>
      </w:ins>
      <w:ins w:id="8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c</m:t>
        </m:r>
      </m:oMath>
      <w:ins w:id="84" w:author="PR Preview" w:date="2026-01-01T00:00:00Z">
        <w:r>
          <w:t xml:space="preserve">, then</w:t>
        </w:r>
      </w:ins>
      <w:ins w:id="8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c</m:t>
        </m:r>
      </m:oMath>
      <w:ins w:id="86" w:author="PR Preview" w:date="2026-01-01T00:00:00Z">
        <w:r>
          <w:t xml:space="preserve">.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That is,</w:t>
        </w:r>
      </w:ins>
      <w:ins w:id="89" w:author="PR Preview" w:date="2026-01-01T00:00:00Z">
        <w:r>
          <w:t xml:space="preserve"> </w:t>
        </w:r>
      </w:ins>
      <m:oMath>
        <m:r>
          <m:rPr>
            <m:sty m:val="p"/>
          </m:rPr>
          <m:t>=</m:t>
        </m:r>
      </m:oMath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is a</w:t>
        </w:r>
      </w:ins>
      <w:ins w:id="92" w:author="PR Preview" w:date="2026-01-01T00:00:00Z">
        <w:r>
          <w:t xml:space="preserve"> </w:t>
        </w:r>
      </w:ins>
      <w:hyperlink w:anchor="def-transitive">
        <w:ins w:id="93" w:author="PR Preview" w:date="2026-01-01T00:00:00Z">
          <w:r>
            <w:rPr>
              <w:rStyle w:val="Hyperlink"/>
            </w:rPr>
            <w:t xml:space="preserve">transitive</w:t>
          </w:r>
        </w:ins>
      </w:hyperlink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relation.</w:t>
        </w:r>
      </w:ins>
    </w:p>
    <w:bookmarkEnd w:id="13"/>
    <w:bookmarkStart w:id="14" w:name="thm-substitution"/>
    <w:p>
      <w:pPr>
        <w:pStyle w:val="BodyText"/>
      </w:pPr>
      <w:ins w:id="96" w:author="PR Preview" w:date="2026-01-01T00:00:00Z">
        <w:r>
          <w:rPr>
            <w:b/>
            <w:bCs/>
          </w:rPr>
          <w:t xml:space="preserve">Theorem 2 (Substituting equivalent expressions)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If</w:t>
        </w:r>
      </w:ins>
      <w:ins w:id="9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b</m:t>
        </m:r>
      </m:oMath>
      <w:ins w:id="100" w:author="PR Preview" w:date="2026-01-01T00:00:00Z">
        <w:r>
          <w:t xml:space="preserve">, then for any function</w:t>
        </w:r>
      </w:ins>
      <w:ins w:id="10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02" w:author="PR Preview" w:date="2026-01-01T00:00:00Z">
        <w:r>
          <w:t xml:space="preserve">,</w:t>
        </w:r>
      </w:ins>
      <w:ins w:id="10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ins w:id="104" w:author="PR Preview" w:date="2026-01-01T00:00:00Z">
        <w:r>
          <w:rPr>
            <w:b/>
            <w:bCs/>
          </w:rPr>
          <w:t xml:space="preserve">Definition 2 (Identity)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An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rPr>
            <w:b/>
            <w:bCs/>
          </w:rPr>
          <w:t xml:space="preserve">identity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is an equation between two expressions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that holds for every value of its variables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in a stated set, such as the</w:t>
        </w:r>
      </w:ins>
      <w:ins w:id="115" w:author="PR Preview" w:date="2026-01-01T00:00:00Z">
        <w:r>
          <w:t xml:space="preserve"> </w:t>
        </w:r>
      </w:ins>
      <w:hyperlink r:id="rId15">
        <w:ins w:id="116" w:author="PR Preview" w:date="2026-01-01T00:00:00Z">
          <w:r>
            <w:rPr>
              <w:rStyle w:val="Hyperlink"/>
            </w:rPr>
            <w:t xml:space="preserve">real numbers</w:t>
          </w:r>
        </w:ins>
      </w:hyperlink>
      <w:ins w:id="117" w:author="PR Preview" w:date="2026-01-01T00:00:00Z">
        <w:r>
          <w:t xml:space="preserve">.</w:t>
        </w:r>
      </w:ins>
    </w:p>
    <w:bookmarkEnd w:id="16"/>
    <w:bookmarkStart w:id="17" w:name="exm-identity"/>
    <w:p>
      <w:pPr>
        <w:pStyle w:val="BodyText"/>
      </w:pPr>
      <w:ins w:id="118" w:author="PR Preview" w:date="2026-01-01T00:00:00Z">
        <w:r>
          <w:rPr>
            <w:b/>
            <w:bCs/>
          </w:rPr>
          <w:t xml:space="preserve">Example 2 (An identity, and an equation that is not one)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is an identity: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it holds for every real</w:t>
        </w:r>
      </w:ins>
      <w:ins w:id="125" w:author="PR Preview" w:date="2026-01-01T00:00:00Z">
        <w:r>
          <w:t xml:space="preserve"> </w:t>
        </w:r>
      </w:ins>
      <m:oMath>
        <m:r>
          <m:t>x</m:t>
        </m:r>
      </m:oMath>
      <w:ins w:id="126" w:author="PR Preview" w:date="2026-01-01T00:00:00Z">
        <w:r>
          <w:t xml:space="preserve">.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For example, at</w:t>
        </w:r>
      </w:ins>
      <w:ins w:id="12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3</m:t>
        </m:r>
      </m:oMath>
      <w:ins w:id="130" w:author="PR Preview" w:date="2026-01-01T00:00:00Z">
        <w:r>
          <w:t xml:space="preserve">, both sides equal</w:t>
        </w:r>
      </w:ins>
      <w:ins w:id="131" w:author="PR Preview" w:date="2026-01-01T00:00:00Z">
        <w:r>
          <w:t xml:space="preserve"> </w:t>
        </w:r>
      </w:ins>
      <m:oMath>
        <m:r>
          <m:t>8</m:t>
        </m:r>
      </m:oMath>
      <w:ins w:id="13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is not an identity: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it holds at</w:t>
        </w:r>
      </w:ins>
      <w:ins w:id="13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138" w:author="PR Preview" w:date="2026-01-01T00:00:00Z">
        <w:r>
          <w:t xml:space="preserve">,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but at</w:t>
        </w:r>
      </w:ins>
      <w:ins w:id="14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the left side is</w:t>
        </w:r>
      </w:ins>
      <w:ins w:id="144" w:author="PR Preview" w:date="2026-01-01T00:00:00Z">
        <w:r>
          <w:t xml:space="preserve"> </w:t>
        </w:r>
      </w:ins>
      <m:oMath>
        <m:r>
          <m:t>1</m:t>
        </m:r>
      </m:oMath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and the right side is</w:t>
        </w:r>
      </w:ins>
      <w:ins w:id="147" w:author="PR Preview" w:date="2026-01-01T00:00:00Z">
        <w:r>
          <w:t xml:space="preserve"> </w:t>
        </w:r>
      </w:ins>
      <m:oMath>
        <m:r>
          <m:t>3</m:t>
        </m:r>
      </m:oMath>
      <w:ins w:id="148" w:author="PR Preview" w:date="2026-01-01T00:00:00Z">
        <w:r>
          <w:t xml:space="preserve">.</w:t>
        </w:r>
      </w:ins>
    </w:p>
    <w:bookmarkEnd w:id="17"/>
    <w:bookmarkEnd w:id="18"/>
    <w:bookmarkStart w:id="25" w:name="inequalities"/>
    <w:p>
      <w:pPr>
        <w:pStyle w:val="Heading2"/>
      </w:pPr>
      <w:ins w:id="149" w:author="PR Preview" w:date="2026-01-01T00:00:00Z">
        <w:r>
          <w:t xml:space="preserve">2 Inequalities</w:t>
        </w:r>
      </w:ins>
    </w:p>
    <w:bookmarkStart w:id="19" w:name="def-strict-inequality"/>
    <w:p>
      <w:pPr>
        <w:pStyle w:val="FirstParagraph"/>
      </w:pPr>
      <w:ins w:id="150" w:author="PR Preview" w:date="2026-01-01T00:00:00Z">
        <w:r>
          <w:rPr>
            <w:b/>
            <w:bCs/>
          </w:rPr>
          <w:t xml:space="preserve">Definition 3 (Strict and non-strict inequalities)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For</w:t>
        </w:r>
      </w:ins>
      <w:ins w:id="153" w:author="PR Preview" w:date="2026-01-01T00:00:00Z">
        <w:r>
          <w:t xml:space="preserve"> </w:t>
        </w:r>
      </w:ins>
      <w:hyperlink r:id="rId15">
        <w:ins w:id="154" w:author="PR Preview" w:date="2026-01-01T00:00:00Z">
          <w:r>
            <w:rPr>
              <w:rStyle w:val="Hyperlink"/>
            </w:rPr>
            <w:t xml:space="preserve">real numbers</w:t>
          </w:r>
        </w:ins>
      </w:hyperlink>
      <w:ins w:id="155" w:author="PR Preview" w:date="2026-01-01T00:00:00Z">
        <w:r>
          <w:t xml:space="preserve"> </w:t>
        </w:r>
      </w:ins>
      <m:oMath>
        <m:r>
          <m:t>a</m:t>
        </m:r>
      </m:oMath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and</w:t>
        </w:r>
      </w:ins>
      <w:ins w:id="158" w:author="PR Preview" w:date="2026-01-01T00:00:00Z">
        <w:r>
          <w:t xml:space="preserve"> </w:t>
        </w:r>
      </w:ins>
      <m:oMath>
        <m:r>
          <m:t>b</m:t>
        </m:r>
      </m:oMath>
      <w:ins w:id="159" w:author="PR Preview" w:date="2026-01-01T00:00:00Z">
        <w:r>
          <w:t xml:space="preserve">,</w:t>
        </w:r>
      </w:ins>
      <w:ins w:id="16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&lt;</m:t>
        </m:r>
        <m:r>
          <m:t>b</m:t>
        </m:r>
      </m:oMath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(</w:t>
        </w:r>
      </w:ins>
      <w:ins w:id="163" w:author="PR Preview" w:date="2026-01-01T00:00:00Z">
        <w:r>
          <w:t xml:space="preserve">“</w:t>
        </w:r>
      </w:ins>
      <m:oMath>
        <m:r>
          <m:t>a</m:t>
        </m:r>
      </m:oMath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is less than</w:t>
        </w:r>
      </w:ins>
      <w:ins w:id="166" w:author="PR Preview" w:date="2026-01-01T00:00:00Z">
        <w:r>
          <w:t xml:space="preserve"> </w:t>
        </w:r>
      </w:ins>
      <m:oMath>
        <m:r>
          <m:t>b</m:t>
        </m:r>
      </m:oMath>
      <w:ins w:id="167" w:author="PR Preview" w:date="2026-01-01T00:00:00Z">
        <w:r>
          <w:t xml:space="preserve">”</w:t>
        </w:r>
      </w:ins>
      <w:ins w:id="168" w:author="PR Preview" w:date="2026-01-01T00:00:00Z">
        <w:r>
          <w:t xml:space="preserve">)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and</w:t>
        </w:r>
      </w:ins>
      <w:ins w:id="17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b</m:t>
        </m:r>
      </m:oMath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(</w:t>
        </w:r>
      </w:ins>
      <w:ins w:id="174" w:author="PR Preview" w:date="2026-01-01T00:00:00Z">
        <w:r>
          <w:t xml:space="preserve">“</w:t>
        </w:r>
      </w:ins>
      <m:oMath>
        <m:r>
          <m:t>a</m:t>
        </m:r>
      </m:oMath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is greater than</w:t>
        </w:r>
      </w:ins>
      <w:ins w:id="177" w:author="PR Preview" w:date="2026-01-01T00:00:00Z">
        <w:r>
          <w:t xml:space="preserve"> </w:t>
        </w:r>
      </w:ins>
      <m:oMath>
        <m:r>
          <m:t>b</m:t>
        </m:r>
      </m:oMath>
      <w:ins w:id="178" w:author="PR Preview" w:date="2026-01-01T00:00:00Z">
        <w:r>
          <w:t xml:space="preserve">”</w:t>
        </w:r>
      </w:ins>
      <w:ins w:id="179" w:author="PR Preview" w:date="2026-01-01T00:00:00Z">
        <w:r>
          <w:t xml:space="preserve">)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are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rPr>
            <w:b/>
            <w:bCs/>
          </w:rPr>
          <w:t xml:space="preserve">strict inequalities</w:t>
        </w:r>
      </w:ins>
      <w:ins w:id="184" w:author="PR Preview" w:date="2026-01-01T00:00:00Z">
        <w:r>
          <w:t xml:space="preserve">.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The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rPr>
            <w:b/>
            <w:bCs/>
          </w:rPr>
          <w:t xml:space="preserve">non-strict inequalities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also allow equality:</w:t>
        </w:r>
      </w:ins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means</w:t>
        </w:r>
      </w:ins>
      <w:ins w:id="19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&lt;</m:t>
        </m:r>
        <m:r>
          <m:t>b</m:t>
        </m:r>
      </m:oMath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or</w:t>
        </w:r>
      </w:ins>
      <w:ins w:id="19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b</m:t>
        </m:r>
      </m:oMath>
      <w:ins w:id="197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means</w:t>
        </w:r>
      </w:ins>
      <w:ins w:id="20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b</m:t>
        </m:r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or</w:t>
        </w:r>
      </w:ins>
      <w:ins w:id="20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b</m:t>
        </m:r>
      </m:oMath>
      <w:ins w:id="204" w:author="PR Preview" w:date="2026-01-01T00:00:00Z">
        <w:r>
          <w:t xml:space="preserve">.</w:t>
        </w:r>
      </w:ins>
    </w:p>
    <w:bookmarkEnd w:id="19"/>
    <w:bookmarkStart w:id="20" w:name="exm-strict-inequality"/>
    <w:p>
      <w:pPr>
        <w:pStyle w:val="FirstParagraph"/>
      </w:pPr>
      <w:ins w:id="205" w:author="PR Preview" w:date="2026-01-01T00:00:00Z">
        <w:r>
          <w:rPr>
            <w:b/>
            <w:bCs/>
          </w:rPr>
          <w:t xml:space="preserve">Example 3 (Strict and non-strict inequalities)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is true, because</w:t>
        </w:r>
      </w:ins>
      <w:ins w:id="210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=</m:t>
        </m:r>
        <m:r>
          <m:t>3</m:t>
        </m:r>
      </m:oMath>
      <w:ins w:id="211" w:author="PR Preview" w:date="2026-01-01T00:00:00Z">
        <w:r>
          <w:t xml:space="preserve">,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but</w:t>
        </w:r>
      </w:ins>
      <w:ins w:id="214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&lt;</m:t>
        </m:r>
        <m:r>
          <m:t>3</m:t>
        </m:r>
      </m:oMath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is false.</w:t>
        </w:r>
      </w:ins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and</w:t>
        </w:r>
      </w:ins>
      <w:ins w:id="219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≤</m:t>
        </m:r>
        <m:r>
          <m:t>3</m:t>
        </m:r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are both true.</w:t>
        </w:r>
      </w:ins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is false, because</w:t>
        </w:r>
      </w:ins>
      <w:ins w:id="224" w:author="PR Preview" w:date="2026-01-01T00:00:00Z">
        <w:r>
          <w:t xml:space="preserve"> </w:t>
        </w:r>
      </w:ins>
      <m:oMath>
        <m:r>
          <m:t>4</m:t>
        </m:r>
        <m:r>
          <m:rPr>
            <m:sty m:val="p"/>
          </m:rPr>
          <m:t>&gt;</m:t>
        </m:r>
        <m:r>
          <m:t>5</m:t>
        </m:r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and</w:t>
        </w:r>
      </w:ins>
      <w:ins w:id="227" w:author="PR Preview" w:date="2026-01-01T00:00:00Z">
        <w:r>
          <w:t xml:space="preserve"> </w:t>
        </w:r>
      </w:ins>
      <m:oMath>
        <m:r>
          <m:t>4</m:t>
        </m:r>
        <m:r>
          <m:rPr>
            <m:sty m:val="p"/>
          </m:rPr>
          <m:t>=</m:t>
        </m:r>
        <m:r>
          <m:t>5</m:t>
        </m:r>
      </m:oMath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are both false.</w:t>
        </w:r>
      </w:ins>
    </w:p>
    <w:bookmarkEnd w:id="20"/>
    <w:bookmarkStart w:id="21" w:name="thm-add-ineq"/>
    <w:p>
      <w:pPr>
        <w:pStyle w:val="FirstParagraph"/>
      </w:pPr>
      <w:ins w:id="230" w:author="PR Preview" w:date="2026-01-01T00:00:00Z">
        <w:r>
          <w:rPr>
            <w:b/>
            <w:bCs/>
          </w:rPr>
          <w:t xml:space="preserve">Theorem 3 (Adding to both sides of an inequality)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If</w:t>
        </w:r>
      </w:ins>
      <w:ins w:id="23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&lt;</m:t>
        </m:r>
        <m:r>
          <m:t>b</m:t>
        </m:r>
      </m:oMath>
      <w:ins w:id="234" w:author="PR Preview" w:date="2026-01-01T00:00:00Z">
        <w:r>
          <w:t xml:space="preserve">, then</w:t>
        </w:r>
      </w:ins>
      <w:ins w:id="23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ins w:id="236" w:author="PR Preview" w:date="2026-01-01T00:00:00Z">
        <w:r>
          <w:rPr>
            <w:b/>
            <w:bCs/>
          </w:rPr>
          <w:t xml:space="preserve">Theorem 4 (Negating both sides of an inequality)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If</w:t>
        </w:r>
      </w:ins>
      <w:ins w:id="23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&lt;</m:t>
        </m:r>
        <m:r>
          <m:t>b</m:t>
        </m:r>
      </m:oMath>
      <w:ins w:id="240" w:author="PR Preview" w:date="2026-01-01T00:00:00Z">
        <w:r>
          <w:t xml:space="preserve">, then:</w:t>
        </w:r>
      </w:ins>
      <w:ins w:id="24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ins w:id="242" w:author="PR Preview" w:date="2026-01-01T00:00:00Z">
        <w:r>
          <w:rPr>
            <w:b/>
            <w:bCs/>
          </w:rPr>
          <w:t xml:space="preserve">Theorem 5 (Multiplying both sides of an inequality by a positive number)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If</w:t>
        </w:r>
      </w:ins>
      <w:ins w:id="24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&lt;</m:t>
        </m:r>
        <m:r>
          <m:t>b</m:t>
        </m:r>
      </m:oMath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and</w:t>
        </w:r>
      </w:ins>
      <w:ins w:id="248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&gt;</m:t>
        </m:r>
        <m:r>
          <m:t>0</m:t>
        </m:r>
      </m:oMath>
      <w:ins w:id="249" w:author="PR Preview" w:date="2026-01-01T00:00:00Z">
        <w:r>
          <w:t xml:space="preserve">, then</w:t>
        </w:r>
      </w:ins>
      <w:ins w:id="250" w:author="PR Preview" w:date="2026-01-01T00:00:00Z">
        <w:r>
          <w:t xml:space="preserve"> </w:t>
        </w:r>
      </w:ins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ins w:id="251" w:author="PR Preview" w:date="2026-01-01T00:00:00Z">
        <w:r>
          <w:t xml:space="preserve">.</w:t>
        </w:r>
      </w:ins>
    </w:p>
    <w:bookmarkEnd w:id="23"/>
    <w:bookmarkStart w:id="24" w:name="thm-negative-one"/>
    <w:p>
      <w:pPr>
        <w:pStyle w:val="BodyText"/>
      </w:pPr>
      <w:ins w:id="252" w:author="PR Preview" w:date="2026-01-01T00:00:00Z">
        <w:r>
          <w:rPr>
            <w:b/>
            <w:bCs/>
          </w:rPr>
          <w:t xml:space="preserve">Theorem 6 (Negation is multiplication by</w:t>
        </w:r>
      </w:ins>
      <w:ins w:id="253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54" w:author="PR Preview" w:date="2026-01-01T00:00:00Z">
        <w:r>
          <w:rPr>
            <w:b/>
            <w:bCs/>
          </w:rPr>
          <w:t xml:space="preserve">)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6" w:name="sec-powers-roots-abs"/>
    <w:p>
      <w:pPr>
        <w:pStyle w:val="Heading2"/>
      </w:pPr>
      <w:ins w:id="255" w:author="PR Preview" w:date="2026-01-01T00:00:00Z">
        <w:r>
          <w:t xml:space="preserve">3 Powers, square roots, and absolute values</w:t>
        </w:r>
      </w:ins>
    </w:p>
    <w:bookmarkStart w:id="29" w:name="def-power"/>
    <w:p>
      <w:pPr>
        <w:pStyle w:val="FirstParagraph"/>
      </w:pPr>
      <w:ins w:id="256" w:author="PR Preview" w:date="2026-01-01T00:00:00Z">
        <w:r>
          <w:rPr>
            <w:b/>
            <w:bCs/>
          </w:rPr>
          <w:t xml:space="preserve">Definition 4 (Power, base, and exponent)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Let</w:t>
        </w:r>
      </w:ins>
      <w:ins w:id="259" w:author="PR Preview" w:date="2026-01-01T00:00:00Z">
        <w:r>
          <w:t xml:space="preserve"> </w:t>
        </w:r>
      </w:ins>
      <m:oMath>
        <m:r>
          <m:t>a</m:t>
        </m:r>
      </m:oMath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be a real number and</w:t>
        </w:r>
      </w:ins>
      <w:ins w:id="262" w:author="PR Preview" w:date="2026-01-01T00:00:00Z">
        <w:r>
          <w:t xml:space="preserve"> </w:t>
        </w:r>
      </w:ins>
      <m:oMath>
        <m:r>
          <m:t>n</m:t>
        </m:r>
      </m:oMath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a</w:t>
        </w:r>
      </w:ins>
      <w:ins w:id="265" w:author="PR Preview" w:date="2026-01-01T00:00:00Z">
        <w:r>
          <w:t xml:space="preserve"> </w:t>
        </w:r>
      </w:ins>
      <w:hyperlink r:id="rId26">
        <w:ins w:id="266" w:author="PR Preview" w:date="2026-01-01T00:00:00Z">
          <w:r>
            <w:rPr>
              <w:rStyle w:val="Hyperlink"/>
            </w:rPr>
            <w:t xml:space="preserve">natural number</w:t>
          </w:r>
        </w:ins>
      </w:hyperlink>
      <w:ins w:id="267" w:author="PR Preview" w:date="2026-01-01T00:00:00Z">
        <w:r>
          <w:t xml:space="preserve">.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The</w:t>
        </w:r>
      </w:ins>
      <w:ins w:id="270" w:author="PR Preview" w:date="2026-01-01T00:00:00Z">
        <w:r>
          <w:t xml:space="preserve"> </w:t>
        </w:r>
      </w:ins>
      <m:oMath>
        <m:r>
          <m:t>n</m:t>
        </m:r>
      </m:oMath>
      <w:ins w:id="271" w:author="PR Preview" w:date="2026-01-01T00:00:00Z">
        <w:r>
          <w:t xml:space="preserve">th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rPr>
            <w:b/>
            <w:bCs/>
          </w:rPr>
          <w:t xml:space="preserve">power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of</w:t>
        </w:r>
      </w:ins>
      <w:ins w:id="276" w:author="PR Preview" w:date="2026-01-01T00:00:00Z">
        <w:r>
          <w:t xml:space="preserve"> </w:t>
        </w:r>
      </w:ins>
      <m:oMath>
        <m:r>
          <m:t>a</m:t>
        </m:r>
      </m:oMath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is the product of</w:t>
        </w:r>
      </w:ins>
      <w:ins w:id="279" w:author="PR Preview" w:date="2026-01-01T00:00:00Z">
        <w:r>
          <w:t xml:space="preserve"> </w:t>
        </w:r>
      </w:ins>
      <m:oMath>
        <m:r>
          <m:t>n</m:t>
        </m:r>
      </m:oMath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copies of</w:t>
        </w:r>
      </w:ins>
      <w:ins w:id="282" w:author="PR Preview" w:date="2026-01-01T00:00:00Z">
        <w:r>
          <w:t xml:space="preserve"> </w:t>
        </w:r>
      </w:ins>
      <m:oMath>
        <m:r>
          <m:t>a</m:t>
        </m:r>
      </m:oMath>
      <w:ins w:id="28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ins w:id="284" w:author="PR Preview" w:date="2026-01-01T00:00:00Z">
        <w:r>
          <w:t xml:space="preserve">In</w:t>
        </w:r>
      </w:ins>
      <w:ins w:id="285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n</m:t>
            </m:r>
          </m:sup>
        </m:sSup>
      </m:oMath>
      <w:ins w:id="286" w:author="PR Preview" w:date="2026-01-01T00:00:00Z">
        <w:r>
          <w:t xml:space="preserve">,</w:t>
        </w:r>
      </w:ins>
      <w:ins w:id="287" w:author="PR Preview" w:date="2026-01-01T00:00:00Z">
        <w:r>
          <w:t xml:space="preserve"> </w:t>
        </w:r>
      </w:ins>
      <m:oMath>
        <m:r>
          <m:t>a</m:t>
        </m:r>
      </m:oMath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is the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rPr>
            <w:b/>
            <w:bCs/>
          </w:rPr>
          <w:t xml:space="preserve">base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and</w:t>
        </w:r>
      </w:ins>
      <w:ins w:id="294" w:author="PR Preview" w:date="2026-01-01T00:00:00Z">
        <w:r>
          <w:t xml:space="preserve"> </w:t>
        </w:r>
      </w:ins>
      <m:oMath>
        <m:r>
          <m:t>n</m:t>
        </m:r>
      </m:oMath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is the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rPr>
            <w:b/>
            <w:bCs/>
          </w:rPr>
          <w:t xml:space="preserve">exponent</w:t>
        </w:r>
      </w:ins>
      <w:ins w:id="299" w:author="PR Preview" w:date="2026-01-01T00:00:00Z">
        <w:r>
          <w:t xml:space="preserve">.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The second power</w:t>
        </w:r>
      </w:ins>
      <w:ins w:id="302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2</m:t>
            </m:r>
          </m:sup>
        </m:sSup>
      </m:oMath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is the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rPr>
            <w:b/>
            <w:bCs/>
          </w:rPr>
          <w:t xml:space="preserve">square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of</w:t>
        </w:r>
      </w:ins>
      <w:ins w:id="309" w:author="PR Preview" w:date="2026-01-01T00:00:00Z">
        <w:r>
          <w:t xml:space="preserve"> </w:t>
        </w:r>
      </w:ins>
      <m:oMath>
        <m:r>
          <m:t>a</m:t>
        </m:r>
      </m:oMath>
      <w:ins w:id="310" w:author="PR Preview" w:date="2026-01-01T00:00:00Z">
        <w:r>
          <w:t xml:space="preserve">.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For the exponent</w:t>
        </w:r>
      </w:ins>
      <w:ins w:id="313" w:author="PR Preview" w:date="2026-01-01T00:00:00Z">
        <w:r>
          <w:t xml:space="preserve"> </w:t>
        </w:r>
      </w:ins>
      <m:oMath>
        <m:r>
          <m:t>0</m:t>
        </m:r>
      </m:oMath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and negative</w:t>
        </w:r>
      </w:ins>
      <w:ins w:id="316" w:author="PR Preview" w:date="2026-01-01T00:00:00Z">
        <w:r>
          <w:t xml:space="preserve"> </w:t>
        </w:r>
      </w:ins>
      <w:hyperlink r:id="rId27">
        <w:ins w:id="317" w:author="PR Preview" w:date="2026-01-01T00:00:00Z">
          <w:r>
            <w:rPr>
              <w:rStyle w:val="Hyperlink"/>
            </w:rPr>
            <w:t xml:space="preserve">integer</w:t>
          </w:r>
        </w:ins>
      </w:hyperlink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exponents:</w:t>
        </w:r>
      </w:ins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ins w:id="320" w:author="PR Preview" w:date="2026-01-01T00:00:00Z">
        <w:r>
          <w:t xml:space="preserve">, including</w:t>
        </w:r>
      </w:ins>
      <w:ins w:id="321" w:author="PR Preview" w:date="2026-01-01T00:00:00Z">
        <w:r>
          <w:t xml:space="preserve"> </w:t>
        </w:r>
      </w:ins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by convention;</w:t>
        </w:r>
      </w:ins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ins w:id="324" w:author="PR Preview" w:date="2026-01-01T00:00:00Z">
        <w:r>
          <w:t xml:space="preserve">, when</w:t>
        </w:r>
      </w:ins>
      <w:ins w:id="32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≠</m:t>
        </m:r>
        <m:r>
          <m:t>0</m:t>
        </m:r>
      </m:oMath>
      <w:ins w:id="326" w:author="PR Preview" w:date="2026-01-01T00:00:00Z">
        <w:r>
          <w:t xml:space="preserve">.</w:t>
        </w:r>
      </w:ins>
    </w:p>
    <w:p>
      <w:pPr>
        <w:pStyle w:val="FirstParagraph"/>
      </w:pPr>
      <w:hyperlink r:id="rId28">
        <w:ins w:id="327" w:author="PR Preview" w:date="2026-01-01T00:00:00Z">
          <w:r>
            <w:rPr>
              <w:rStyle w:val="Hyperlink"/>
            </w:rPr>
            <w:t xml:space="preserve">Definition 13 in Polynomials, Exponentials and Logarithms</w:t>
          </w:r>
        </w:ins>
      </w:hyperlink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extends powers to real exponents when the base is positive.</w:t>
        </w:r>
      </w:ins>
    </w:p>
    <w:bookmarkEnd w:id="29"/>
    <w:bookmarkStart w:id="30" w:name="exm-power"/>
    <w:p>
      <w:pPr>
        <w:pStyle w:val="BodyText"/>
      </w:pPr>
      <w:ins w:id="330" w:author="PR Preview" w:date="2026-01-01T00:00:00Z">
        <w:r>
          <w:rPr>
            <w:b/>
            <w:bCs/>
          </w:rPr>
          <w:t xml:space="preserve">Example 4 (Powers)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 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333" w:author="PR Preview" w:date="2026-01-01T00:00:00Z">
        <w:r>
          <w:t xml:space="preserve">with base</w:t>
        </w:r>
      </w:ins>
      <w:ins w:id="334" w:author="PR Preview" w:date="2026-01-01T00:00:00Z">
        <w:r>
          <w:t xml:space="preserve"> </w:t>
        </w:r>
      </w:ins>
      <m:oMath>
        <m:r>
          <m:t>2</m:t>
        </m:r>
      </m:oMath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and exponent</w:t>
        </w:r>
      </w:ins>
      <w:ins w:id="337" w:author="PR Preview" w:date="2026-01-01T00:00:00Z">
        <w:r>
          <w:t xml:space="preserve"> </w:t>
        </w:r>
      </w:ins>
      <m:oMath>
        <m:r>
          <m:t>3</m:t>
        </m:r>
      </m:oMath>
      <w:ins w:id="338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339" w:author="PR Preview" w:date="2026-01-01T00:00:00Z">
        <w:r>
          <w:t xml:space="preserve">but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ins w:id="340" w:author="PR Preview" w:date="2026-01-01T00:00:00Z">
        <w:r>
          <w:t xml:space="preserve">the exponent applies only to the</w:t>
        </w:r>
      </w:ins>
      <w:ins w:id="341" w:author="PR Preview" w:date="2026-01-01T00:00:00Z">
        <w:r>
          <w:t xml:space="preserve"> </w:t>
        </w:r>
      </w:ins>
      <m:oMath>
        <m:r>
          <m:t>3</m:t>
        </m:r>
      </m:oMath>
      <w:ins w:id="342" w:author="PR Preview" w:date="2026-01-01T00:00:00Z">
        <w:r>
          <w:t xml:space="preserve">.</w:t>
        </w:r>
      </w:ins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ins w:id="343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def-square-root"/>
    <w:p>
      <w:pPr>
        <w:pStyle w:val="FirstParagraph"/>
      </w:pPr>
      <w:ins w:id="344" w:author="PR Preview" w:date="2026-01-01T00:00:00Z">
        <w:r>
          <w:rPr>
            <w:b/>
            <w:bCs/>
          </w:rPr>
          <w:t xml:space="preserve">Definition 5 (Square root)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For a real number</w:t>
        </w:r>
      </w:ins>
      <w:ins w:id="34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≥</m:t>
        </m:r>
        <m:r>
          <m:t>0</m:t>
        </m:r>
      </m:oMath>
      <w:ins w:id="348" w:author="PR Preview" w:date="2026-01-01T00:00:00Z">
        <w:r>
          <w:t xml:space="preserve">,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the</w:t>
        </w:r>
      </w:ins>
      <w:ins w:id="351" w:author="PR Preview" w:date="2026-01-01T00:00:00Z">
        <w:r>
          <w:t xml:space="preserve"> </w:t>
        </w:r>
      </w:ins>
      <w:ins w:id="352" w:author="PR Preview" w:date="2026-01-01T00:00:00Z">
        <w:r>
          <w:rPr>
            <w:b/>
            <w:bCs/>
          </w:rPr>
          <w:t xml:space="preserve">square root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of</w:t>
        </w:r>
      </w:ins>
      <w:ins w:id="355" w:author="PR Preview" w:date="2026-01-01T00:00:00Z">
        <w:r>
          <w:t xml:space="preserve"> </w:t>
        </w:r>
      </w:ins>
      <m:oMath>
        <m:r>
          <m:t>a</m:t>
        </m:r>
      </m:oMath>
      <w:ins w:id="356" w:author="PR Preview" w:date="2026-01-01T00:00:00Z">
        <w:r>
          <w:t xml:space="preserve">, written</w:t>
        </w:r>
      </w:ins>
      <w:ins w:id="357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a</m:t>
            </m:r>
          </m:e>
        </m:rad>
      </m:oMath>
      <w:ins w:id="358" w:author="PR Preview" w:date="2026-01-01T00:00:00Z">
        <w:r>
          <w:t xml:space="preserve">,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is the non-negative real number whose square (</w:t>
        </w:r>
      </w:ins>
      <w:hyperlink w:anchor="def-power">
        <w:ins w:id="361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362" w:author="PR Preview" w:date="2026-01-01T00:00:00Z">
        <w:r>
          <w:t xml:space="preserve">) is</w:t>
        </w:r>
      </w:ins>
      <w:ins w:id="363" w:author="PR Preview" w:date="2026-01-01T00:00:00Z">
        <w:r>
          <w:t xml:space="preserve"> </w:t>
        </w:r>
      </w:ins>
      <m:oMath>
        <m:r>
          <m:t>a</m:t>
        </m:r>
      </m:oMath>
      <w:ins w:id="364" w:author="PR Preview" w:date="2026-01-01T00:00:00Z">
        <w:r>
          <w:t xml:space="preserve">.</w:t>
        </w:r>
      </w:ins>
    </w:p>
    <w:bookmarkEnd w:id="31"/>
    <w:bookmarkStart w:id="33" w:name="exm-square-root"/>
    <w:p>
      <w:pPr>
        <w:pStyle w:val="BodyText"/>
      </w:pPr>
      <w:ins w:id="365" w:author="PR Preview" w:date="2026-01-01T00:00:00Z">
        <w:r>
          <w:rPr>
            <w:b/>
            <w:bCs/>
          </w:rPr>
          <w:t xml:space="preserve">Example 5 (Square roots)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ins w:id="368" w:author="PR Preview" w:date="2026-01-01T00:00:00Z">
        <w:r>
          <w:t xml:space="preserve">.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Although</w:t>
        </w:r>
      </w:ins>
      <w:ins w:id="37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too,</w:t>
        </w:r>
      </w:ins>
      <w:ins w:id="37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3</m:t>
        </m:r>
      </m:oMath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is negative,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so</w:t>
        </w:r>
      </w:ins>
      <w:ins w:id="379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9</m:t>
            </m:r>
          </m:e>
        </m:rad>
      </m:oMath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is not</w:t>
        </w:r>
      </w:ins>
      <w:ins w:id="38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3</m:t>
        </m:r>
      </m:oMath>
      <w:ins w:id="38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ins w:id="38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ins w:id="38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is not a real number,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because no real number squares to</w:t>
        </w:r>
      </w:ins>
      <w:ins w:id="39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4</m:t>
        </m:r>
      </m:oMath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(see</w:t>
        </w:r>
      </w:ins>
      <w:ins w:id="393" w:author="PR Preview" w:date="2026-01-01T00:00:00Z">
        <w:r>
          <w:t xml:space="preserve"> </w:t>
        </w:r>
      </w:ins>
      <w:hyperlink r:id="rId32">
        <w:ins w:id="394" w:author="PR Preview" w:date="2026-01-01T00:00:00Z">
          <w:r>
            <w:rPr>
              <w:rStyle w:val="Hyperlink"/>
            </w:rPr>
            <w:t xml:space="preserve">Section 1 in Complex Numbers</w:t>
          </w:r>
        </w:ins>
      </w:hyperlink>
      <w:ins w:id="395" w:author="PR Preview" w:date="2026-01-01T00:00:00Z">
        <w:r>
          <w:t xml:space="preserve">).</w:t>
        </w:r>
      </w:ins>
    </w:p>
    <w:bookmarkEnd w:id="33"/>
    <w:bookmarkStart w:id="34" w:name="def-absolute-value"/>
    <w:p>
      <w:pPr>
        <w:pStyle w:val="FirstParagraph"/>
      </w:pPr>
      <w:ins w:id="396" w:author="PR Preview" w:date="2026-01-01T00:00:00Z">
        <w:r>
          <w:rPr>
            <w:b/>
            <w:bCs/>
          </w:rPr>
          <w:t xml:space="preserve">Definition 6 (Absolute value of a real number)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The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rPr>
            <w:b/>
            <w:bCs/>
          </w:rPr>
          <w:t xml:space="preserve">absolute value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of a real number</w:t>
        </w:r>
      </w:ins>
      <w:ins w:id="403" w:author="PR Preview" w:date="2026-01-01T00:00:00Z">
        <w:r>
          <w:t xml:space="preserve"> </w:t>
        </w:r>
      </w:ins>
      <m:oMath>
        <m:r>
          <m:t>a</m:t>
        </m:r>
      </m:oMath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ins w:id="406" w:author="PR Preview" w:date="2026-01-01T00:00:00Z">
        <w:r>
          <w:t xml:space="preserve">For real numbers</w:t>
        </w:r>
      </w:ins>
      <w:ins w:id="407" w:author="PR Preview" w:date="2026-01-01T00:00:00Z">
        <w:r>
          <w:t xml:space="preserve"> </w:t>
        </w:r>
      </w:ins>
      <m:oMath>
        <m:r>
          <m:t>a</m:t>
        </m:r>
      </m:oMath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and</w:t>
        </w:r>
      </w:ins>
      <w:ins w:id="410" w:author="PR Preview" w:date="2026-01-01T00:00:00Z">
        <w:r>
          <w:t xml:space="preserve"> </w:t>
        </w:r>
      </w:ins>
      <m:oMath>
        <m:r>
          <m:t>b</m:t>
        </m:r>
      </m:oMath>
      <w:ins w:id="411" w:author="PR Preview" w:date="2026-01-01T00:00:00Z">
        <w:r>
          <w:t xml:space="preserve">,</w:t>
        </w:r>
      </w:ins>
      <w:ins w:id="412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is the distance between</w:t>
        </w:r>
      </w:ins>
      <w:ins w:id="415" w:author="PR Preview" w:date="2026-01-01T00:00:00Z">
        <w:r>
          <w:t xml:space="preserve"> </w:t>
        </w:r>
      </w:ins>
      <m:oMath>
        <m:r>
          <m:t>a</m:t>
        </m:r>
      </m:oMath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and</w:t>
        </w:r>
      </w:ins>
      <w:ins w:id="418" w:author="PR Preview" w:date="2026-01-01T00:00:00Z">
        <w:r>
          <w:t xml:space="preserve"> </w:t>
        </w:r>
      </w:ins>
      <m:oMath>
        <m:r>
          <m:t>b</m:t>
        </m:r>
      </m:oMath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on the number line.</w:t>
        </w:r>
      </w:ins>
    </w:p>
    <w:bookmarkEnd w:id="34"/>
    <w:bookmarkStart w:id="35" w:name="exm-absolute-value"/>
    <w:p>
      <w:pPr>
        <w:pStyle w:val="BodyText"/>
      </w:pPr>
      <w:ins w:id="421" w:author="PR Preview" w:date="2026-01-01T00:00:00Z">
        <w:r>
          <w:rPr>
            <w:b/>
            <w:bCs/>
          </w:rPr>
          <w:t xml:space="preserve">Example 6 (Absolute values)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 </w:t>
        </w:r>
      </w:ins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ins w:id="424" w:author="PR Preview" w:date="2026-01-01T00:00:00Z">
        <w:r>
          <w:t xml:space="preserve">, because</w:t>
        </w:r>
      </w:ins>
      <w:ins w:id="425" w:author="PR Preview" w:date="2026-01-01T00:00:00Z">
        <w:r>
          <w:t xml:space="preserve"> </w:t>
        </w:r>
      </w:ins>
      <m:oMath>
        <m:r>
          <m:t>2.5</m:t>
        </m:r>
        <m:r>
          <m:rPr>
            <m:sty m:val="p"/>
          </m:rPr>
          <m:t>≥</m:t>
        </m:r>
        <m:r>
          <m:t>0</m:t>
        </m:r>
      </m:oMath>
      <w:ins w:id="426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427" w:author="PR Preview" w:date="2026-01-01T00:00:00Z">
        <w:r>
          <w:t xml:space="preserve">because</w:t>
        </w:r>
      </w:ins>
      <w:ins w:id="42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ins w:id="429" w:author="PR Preview" w:date="2026-01-01T00:00:00Z">
        <w:r>
          <w:t xml:space="preserve">.</w:t>
        </w:r>
      </w:ins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430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ins w:id="431" w:author="PR Preview" w:date="2026-01-01T00:00:00Z">
        <w:r>
          <w:t xml:space="preserve">for every real</w:t>
        </w:r>
      </w:ins>
      <w:ins w:id="432" w:author="PR Preview" w:date="2026-01-01T00:00:00Z">
        <w:r>
          <w:t xml:space="preserve"> </w:t>
        </w:r>
      </w:ins>
      <m:oMath>
        <m:r>
          <m:t>a</m:t>
        </m:r>
      </m:oMath>
      <w:ins w:id="433" w:author="PR Preview" w:date="2026-01-01T00:00:00Z">
        <w:r>
          <w:t xml:space="preserve">,</w:t>
        </w:r>
      </w:ins>
      <w:ins w:id="434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(</w:t>
        </w:r>
      </w:ins>
      <w:hyperlink w:anchor="def-square-root">
        <w:ins w:id="437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438" w:author="PR Preview" w:date="2026-01-01T00:00:00Z">
        <w:r>
          <w:t xml:space="preserve">).</w:t>
        </w:r>
      </w:ins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says that</w:t>
        </w:r>
      </w:ins>
      <w:ins w:id="441" w:author="PR Preview" w:date="2026-01-01T00:00:00Z">
        <w:r>
          <w:t xml:space="preserve"> </w:t>
        </w:r>
      </w:ins>
      <m:oMath>
        <m:r>
          <m:t>x</m:t>
        </m:r>
      </m:oMath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is less than</w:t>
        </w:r>
      </w:ins>
      <w:ins w:id="444" w:author="PR Preview" w:date="2026-01-01T00:00:00Z">
        <w:r>
          <w:t xml:space="preserve"> </w:t>
        </w:r>
      </w:ins>
      <m:oMath>
        <m:r>
          <m:t>1</m:t>
        </m:r>
      </m:oMath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away from</w:t>
        </w:r>
      </w:ins>
      <w:ins w:id="447" w:author="PR Preview" w:date="2026-01-01T00:00:00Z">
        <w:r>
          <w:t xml:space="preserve"> </w:t>
        </w:r>
      </w:ins>
      <m:oMath>
        <m:r>
          <m:t>1</m:t>
        </m:r>
      </m:oMath>
      <w:ins w:id="448" w:author="PR Preview" w:date="2026-01-01T00:00:00Z">
        <w:r>
          <w:t xml:space="preserve">,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that is,</w:t>
        </w:r>
      </w:ins>
      <w:ins w:id="451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ins w:id="452" w:author="PR Preview" w:date="2026-01-01T00:00:00Z">
        <w:r>
          <w:t xml:space="preserve">.</w:t>
        </w:r>
      </w:ins>
    </w:p>
    <w:bookmarkEnd w:id="35"/>
    <w:bookmarkEnd w:id="36"/>
    <w:bookmarkStart w:id="51" w:name="sec-min-max"/>
    <w:p>
      <w:pPr>
        <w:pStyle w:val="Heading2"/>
      </w:pPr>
      <w:ins w:id="453" w:author="PR Preview" w:date="2026-01-01T00:00:00Z">
        <w:r>
          <w:t xml:space="preserve">4 Minimum, maximum, argmin and argmax</w:t>
        </w:r>
      </w:ins>
    </w:p>
    <w:bookmarkStart w:id="37" w:name="exr-min-and-argmin"/>
    <w:p>
      <w:pPr>
        <w:pStyle w:val="FirstParagraph"/>
      </w:pPr>
      <w:ins w:id="454" w:author="PR Preview" w:date="2026-01-01T00:00:00Z">
        <w:r>
          <w:rPr>
            <w:b/>
            <w:bCs/>
          </w:rPr>
          <w:t xml:space="preserve">Exercise 1 (Smallest value, and where it occurs)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9"/>
        </w:numPr>
      </w:pPr>
      <w:ins w:id="457" w:author="PR Preview" w:date="2026-01-01T00:00:00Z">
        <w:r>
          <w:t xml:space="preserve">Let</w:t>
        </w:r>
      </w:ins>
      <w:ins w:id="45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for every</w:t>
        </w:r>
      </w:ins>
      <w:ins w:id="46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462" w:author="PR Preview" w:date="2026-01-01T00:00:00Z">
        <w:r>
          <w:t xml:space="preserve">.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What is the smallest value</w:t>
        </w:r>
      </w:ins>
      <w:ins w:id="465" w:author="PR Preview" w:date="2026-01-01T00:00:00Z">
        <w:r>
          <w:t xml:space="preserve"> </w:t>
        </w:r>
      </w:ins>
      <m:oMath>
        <m:r>
          <m:t>f</m:t>
        </m:r>
      </m:oMath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takes,</w:t>
        </w:r>
      </w:ins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and at which</w:t>
        </w:r>
      </w:ins>
      <w:ins w:id="470" w:author="PR Preview" w:date="2026-01-01T00:00:00Z">
        <w:r>
          <w:t xml:space="preserve"> </w:t>
        </w:r>
      </w:ins>
      <m:oMath>
        <m:r>
          <m:t>x</m:t>
        </m:r>
      </m:oMath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does it take that value?</w:t>
        </w:r>
      </w:ins>
    </w:p>
    <w:p>
      <w:pPr>
        <w:pStyle w:val="Compact"/>
        <w:numPr>
          <w:ilvl w:val="0"/>
          <w:numId w:val="1009"/>
        </w:numPr>
      </w:pPr>
      <w:ins w:id="473" w:author="PR Preview" w:date="2026-01-01T00:00:00Z">
        <w:r>
          <w:t xml:space="preserve">Now let</w:t>
        </w:r>
      </w:ins>
      <w:ins w:id="474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only for</w:t>
        </w:r>
      </w:ins>
      <w:ins w:id="47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ins w:id="478" w:author="PR Preview" w:date="2026-01-01T00:00:00Z">
        <w:r>
          <w:t xml:space="preserve">.</w:t>
        </w:r>
      </w:ins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What is the smallest value</w:t>
        </w:r>
      </w:ins>
      <w:ins w:id="481" w:author="PR Preview" w:date="2026-01-01T00:00:00Z">
        <w:r>
          <w:t xml:space="preserve"> </w:t>
        </w:r>
      </w:ins>
      <m:oMath>
        <m:r>
          <m:t>g</m:t>
        </m:r>
      </m:oMath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takes,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and at which</w:t>
        </w:r>
      </w:ins>
      <w:ins w:id="486" w:author="PR Preview" w:date="2026-01-01T00:00:00Z">
        <w:r>
          <w:t xml:space="preserve"> </w:t>
        </w:r>
      </w:ins>
      <m:oMath>
        <m:r>
          <m:t>x</m:t>
        </m:r>
      </m:oMath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does it take that value?</w:t>
        </w:r>
      </w:ins>
    </w:p>
    <w:bookmarkEnd w:id="37"/>
    <w:bookmarkStart w:id="38" w:name="sol-min-and-argmin"/>
    <w:p>
      <w:pPr>
        <w:pStyle w:val="FirstParagraph"/>
      </w:pPr>
      <w:ins w:id="489" w:author="PR Preview" w:date="2026-01-01T00:00:00Z">
        <w:r>
          <w:rPr>
            <w:i/>
            <w:iCs/>
          </w:rPr>
          <w:t xml:space="preserve">Solution 1</w:t>
        </w:r>
      </w:ins>
      <w:ins w:id="490" w:author="PR Preview" w:date="2026-01-01T00:00:00Z">
        <w:r>
          <w:t xml:space="preserve">. </w:t>
        </w:r>
      </w:ins>
    </w:p>
    <w:p>
      <w:pPr>
        <w:numPr>
          <w:ilvl w:val="0"/>
          <w:numId w:val="1010"/>
        </w:numPr>
      </w:pPr>
      <w:ins w:id="491" w:author="PR Preview" w:date="2026-01-01T00:00:00Z">
        <w:r>
          <w:t xml:space="preserve">The square of a real number is never negative,</w:t>
        </w:r>
      </w:ins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so</w:t>
        </w:r>
      </w:ins>
      <w:ins w:id="49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for every</w:t>
        </w:r>
      </w:ins>
      <w:ins w:id="497" w:author="PR Preview" w:date="2026-01-01T00:00:00Z">
        <w:r>
          <w:t xml:space="preserve"> </w:t>
        </w:r>
      </w:ins>
      <m:oMath>
        <m:r>
          <m:t>x</m:t>
        </m:r>
      </m:oMath>
      <w:ins w:id="498" w:author="PR Preview" w:date="2026-01-01T00:00:00Z">
        <w:r>
          <w:t xml:space="preserve">,</w:t>
        </w:r>
      </w:ins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and therefore</w:t>
        </w:r>
      </w:ins>
      <w:ins w:id="50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ins w:id="502" w:author="PR Preview" w:date="2026-01-01T00:00:00Z">
        <w:r>
          <w:t xml:space="preserve">.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The square is</w:t>
        </w:r>
      </w:ins>
      <w:ins w:id="505" w:author="PR Preview" w:date="2026-01-01T00:00:00Z">
        <w:r>
          <w:t xml:space="preserve"> </w:t>
        </w:r>
      </w:ins>
      <m:oMath>
        <m:r>
          <m:t>0</m:t>
        </m:r>
      </m:oMath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only when</w:t>
        </w:r>
      </w:ins>
      <w:ins w:id="50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ins w:id="509" w:author="PR Preview" w:date="2026-01-01T00:00:00Z">
        <w:r>
          <w:t xml:space="preserve">,</w:t>
        </w:r>
      </w:ins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that is, when</w:t>
        </w:r>
      </w:ins>
      <w:ins w:id="51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513" w:author="PR Preview" w:date="2026-01-01T00:00:00Z">
        <w:r>
          <w:t xml:space="preserve">,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and there</w:t>
        </w:r>
      </w:ins>
      <w:ins w:id="51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517" w:author="PR Preview" w:date="2026-01-01T00:00:00Z">
        <w:r>
          <w:t xml:space="preserve">.</w:t>
        </w:r>
      </w:ins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So the smallest value of</w:t>
        </w:r>
      </w:ins>
      <w:ins w:id="520" w:author="PR Preview" w:date="2026-01-01T00:00:00Z">
        <w:r>
          <w:t xml:space="preserve"> </w:t>
        </w:r>
      </w:ins>
      <m:oMath>
        <m:r>
          <m:t>f</m:t>
        </m:r>
      </m:oMath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is</w:t>
        </w:r>
      </w:ins>
      <w:ins w:id="523" w:author="PR Preview" w:date="2026-01-01T00:00:00Z">
        <w:r>
          <w:t xml:space="preserve"> </w:t>
        </w:r>
      </w:ins>
      <m:oMath>
        <m:r>
          <m:t>1</m:t>
        </m:r>
      </m:oMath>
      <w:ins w:id="524" w:author="PR Preview" w:date="2026-01-01T00:00:00Z">
        <w:r>
          <w:t xml:space="preserve">,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and</w:t>
        </w:r>
      </w:ins>
      <w:ins w:id="52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is the only input where</w:t>
        </w:r>
      </w:ins>
      <w:ins w:id="530" w:author="PR Preview" w:date="2026-01-01T00:00:00Z">
        <w:r>
          <w:t xml:space="preserve"> </w:t>
        </w:r>
      </w:ins>
      <m:oMath>
        <m:r>
          <m:t>f</m:t>
        </m:r>
      </m:oMath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takes it.</w:t>
        </w:r>
      </w:ins>
    </w:p>
    <w:p>
      <w:pPr>
        <w:numPr>
          <w:ilvl w:val="0"/>
          <w:numId w:val="1010"/>
        </w:numPr>
      </w:pPr>
      <w:ins w:id="533" w:author="PR Preview" w:date="2026-01-01T00:00:00Z">
        <w:r>
          <w:t xml:space="preserve">Evaluate</w:t>
        </w:r>
      </w:ins>
      <w:ins w:id="534" w:author="PR Preview" w:date="2026-01-01T00:00:00Z">
        <w:r>
          <w:t xml:space="preserve"> </w:t>
        </w:r>
      </w:ins>
      <m:oMath>
        <m:r>
          <m:t>g</m:t>
        </m:r>
      </m:oMath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at each of its four inputs:</w:t>
        </w:r>
      </w:ins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ins w:id="537" w:author="PR Preview" w:date="2026-01-01T00:00:00Z">
        <w:r>
          <w:t xml:space="preserve">The smallest value of</w:t>
        </w:r>
      </w:ins>
      <w:ins w:id="538" w:author="PR Preview" w:date="2026-01-01T00:00:00Z">
        <w:r>
          <w:t xml:space="preserve"> </w:t>
        </w:r>
      </w:ins>
      <m:oMath>
        <m:r>
          <m:t>g</m:t>
        </m:r>
      </m:oMath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is</w:t>
        </w:r>
      </w:ins>
      <w:ins w:id="541" w:author="PR Preview" w:date="2026-01-01T00:00:00Z">
        <w:r>
          <w:t xml:space="preserve"> </w:t>
        </w:r>
      </w:ins>
      <m:oMath>
        <m:r>
          <m:t>2</m:t>
        </m:r>
      </m:oMath>
      <w:ins w:id="542" w:author="PR Preview" w:date="2026-01-01T00:00:00Z">
        <w:r>
          <w:t xml:space="preserve">,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and</w:t>
        </w:r>
      </w:ins>
      <w:ins w:id="545" w:author="PR Preview" w:date="2026-01-01T00:00:00Z">
        <w:r>
          <w:t xml:space="preserve"> </w:t>
        </w:r>
      </w:ins>
      <m:oMath>
        <m:r>
          <m:t>g</m:t>
        </m:r>
      </m:oMath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takes it at two inputs,</w:t>
        </w:r>
      </w:ins>
      <w:ins w:id="54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and</w:t>
        </w:r>
      </w:ins>
      <w:ins w:id="55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3</m:t>
        </m:r>
      </m:oMath>
      <w:ins w:id="552" w:author="PR Preview" w:date="2026-01-01T00:00:00Z">
        <w:r>
          <w:t xml:space="preserve">.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The answer to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“where?”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is the set</w:t>
        </w:r>
      </w:ins>
      <w:ins w:id="559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ins w:id="560" w:author="PR Preview" w:date="2026-01-01T00:00:00Z">
        <w:r>
          <w:t xml:space="preserve">,</w:t>
        </w:r>
      </w:ins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not a single number.</w:t>
        </w:r>
      </w:ins>
    </w:p>
    <w:bookmarkEnd w:id="38"/>
    <w:bookmarkStart w:id="39" w:name="def-minimum"/>
    <w:p>
      <w:pPr>
        <w:pStyle w:val="FirstParagraph"/>
      </w:pPr>
      <w:ins w:id="563" w:author="PR Preview" w:date="2026-01-01T00:00:00Z">
        <w:r>
          <w:rPr>
            <w:b/>
            <w:bCs/>
          </w:rPr>
          <w:t xml:space="preserve">Definition 7 (Minimum)</w:t>
        </w:r>
      </w:ins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Let</w:t>
        </w:r>
      </w:ins>
      <w:ins w:id="56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567" w:author="PR Preview" w:date="2026-01-01T00:00:00Z">
        <w:r>
          <w:t xml:space="preserve">.</w:t>
        </w:r>
      </w:ins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A number</w:t>
        </w:r>
      </w:ins>
      <w:ins w:id="570" w:author="PR Preview" w:date="2026-01-01T00:00:00Z">
        <w:r>
          <w:t xml:space="preserve"> </w:t>
        </w:r>
      </w:ins>
      <m:oMath>
        <m:r>
          <m:t>m</m:t>
        </m:r>
      </m:oMath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is the</w:t>
        </w:r>
      </w:ins>
      <w:ins w:id="573" w:author="PR Preview" w:date="2026-01-01T00:00:00Z">
        <w:r>
          <w:t xml:space="preserve"> </w:t>
        </w:r>
      </w:ins>
      <w:ins w:id="574" w:author="PR Preview" w:date="2026-01-01T00:00:00Z">
        <w:r>
          <w:rPr>
            <w:b/>
            <w:bCs/>
          </w:rPr>
          <w:t xml:space="preserve">minimum</w:t>
        </w:r>
      </w:ins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of</w:t>
        </w:r>
      </w:ins>
      <w:ins w:id="577" w:author="PR Preview" w:date="2026-01-01T00:00:00Z">
        <w:r>
          <w:t xml:space="preserve"> </w:t>
        </w:r>
      </w:ins>
      <m:oMath>
        <m:r>
          <m:t>A</m:t>
        </m:r>
      </m:oMath>
      <w:ins w:id="578" w:author="PR Preview" w:date="2026-01-01T00:00:00Z">
        <w:r>
          <w:t xml:space="preserve">,</w:t>
        </w:r>
      </w:ins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written</w:t>
        </w:r>
      </w:ins>
      <w:ins w:id="581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t>A</m:t>
        </m:r>
      </m:oMath>
      <w:ins w:id="582" w:author="PR Preview" w:date="2026-01-01T00:00:00Z">
        <w:r>
          <w:t xml:space="preserve">,</w:t>
        </w:r>
      </w:ins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if</w:t>
        </w:r>
      </w:ins>
      <w:ins w:id="585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∈</m:t>
        </m:r>
        <m:r>
          <m:t>A</m:t>
        </m:r>
      </m:oMath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and</w:t>
        </w:r>
      </w:ins>
      <w:ins w:id="58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≤</m:t>
        </m:r>
        <m:r>
          <m:t>a</m:t>
        </m:r>
      </m:oMath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for all</w:t>
        </w:r>
      </w:ins>
      <w:ins w:id="59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592" w:author="PR Preview" w:date="2026-01-01T00:00:00Z">
        <w:r>
          <w:t xml:space="preserve">.</w:t>
        </w:r>
      </w:ins>
    </w:p>
    <w:bookmarkEnd w:id="39"/>
    <w:bookmarkStart w:id="41" w:name="rem-minimum-may-not-exist"/>
    <w:p>
      <w:pPr>
        <w:pStyle w:val="BodyText"/>
      </w:pPr>
      <w:ins w:id="593" w:author="PR Preview" w:date="2026-01-01T00:00:00Z">
        <w:r>
          <w:rPr>
            <w:i/>
            <w:iCs/>
          </w:rPr>
          <w:t xml:space="preserve">Remark 1</w:t>
        </w:r>
      </w:ins>
      <w:ins w:id="594" w:author="PR Preview" w:date="2026-01-01T00:00:00Z">
        <w:r>
          <w:t xml:space="preserve"> (Not every set has a minimum). </w:t>
        </w:r>
      </w:ins>
      <w:ins w:id="595" w:author="PR Preview" w:date="2026-01-01T00:00:00Z">
        <w:r>
          <w:t xml:space="preserve">The set</w:t>
        </w:r>
      </w:ins>
      <w:ins w:id="596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has minimum</w:t>
        </w:r>
      </w:ins>
      <w:ins w:id="599" w:author="PR Preview" w:date="2026-01-01T00:00:00Z">
        <w:r>
          <w:t xml:space="preserve"> </w:t>
        </w:r>
      </w:ins>
      <m:oMath>
        <m:r>
          <m:t>1</m:t>
        </m:r>
      </m:oMath>
      <w:ins w:id="600" w:author="PR Preview" w:date="2026-01-01T00:00:00Z">
        <w:r>
          <w:t xml:space="preserve">,</w:t>
        </w:r>
      </w:ins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and the</w:t>
        </w:r>
      </w:ins>
      <w:ins w:id="603" w:author="PR Preview" w:date="2026-01-01T00:00:00Z">
        <w:r>
          <w:t xml:space="preserve"> </w:t>
        </w:r>
      </w:ins>
      <w:hyperlink r:id="rId40">
        <w:ins w:id="604" w:author="PR Preview" w:date="2026-01-01T00:00:00Z">
          <w:r>
            <w:rPr>
              <w:rStyle w:val="Hyperlink"/>
            </w:rPr>
            <w:t xml:space="preserve">interval</w:t>
          </w:r>
        </w:ins>
      </w:hyperlink>
      <w:ins w:id="60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has minimum</w:t>
        </w:r>
      </w:ins>
      <w:ins w:id="608" w:author="PR Preview" w:date="2026-01-01T00:00:00Z">
        <w:r>
          <w:t xml:space="preserve"> </w:t>
        </w:r>
      </w:ins>
      <m:oMath>
        <m:r>
          <m:t>0</m:t>
        </m:r>
      </m:oMath>
      <w:ins w:id="609" w:author="PR Preview" w:date="2026-01-01T00:00:00Z">
        <w:r>
          <w:t xml:space="preserve">.</w:t>
        </w:r>
      </w:ins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The interval</w:t>
        </w:r>
      </w:ins>
      <w:ins w:id="61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has no minimum: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every element</w:t>
        </w:r>
      </w:ins>
      <w:ins w:id="617" w:author="PR Preview" w:date="2026-01-01T00:00:00Z">
        <w:r>
          <w:t xml:space="preserve"> </w:t>
        </w:r>
      </w:ins>
      <m:oMath>
        <m:r>
          <m:t>a</m:t>
        </m:r>
      </m:oMath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of it has a smaller element,</w:t>
        </w:r>
      </w:ins>
      <w:ins w:id="62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/</m:t>
        </m:r>
        <m:r>
          <m:t>2</m:t>
        </m:r>
      </m:oMath>
      <w:ins w:id="621" w:author="PR Preview" w:date="2026-01-01T00:00:00Z">
        <w:r>
          <w:t xml:space="preserve">, also in it.</w:t>
        </w:r>
      </w:ins>
    </w:p>
    <w:bookmarkEnd w:id="41"/>
    <w:bookmarkStart w:id="42" w:name="def-maximum"/>
    <w:p>
      <w:pPr>
        <w:pStyle w:val="BodyText"/>
      </w:pPr>
      <w:ins w:id="622" w:author="PR Preview" w:date="2026-01-01T00:00:00Z">
        <w:r>
          <w:rPr>
            <w:b/>
            <w:bCs/>
          </w:rPr>
          <w:t xml:space="preserve">Definition 8 (Maximum)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Let</w:t>
        </w:r>
      </w:ins>
      <w:ins w:id="62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ins w:id="626" w:author="PR Preview" w:date="2026-01-01T00:00:00Z">
        <w:r>
          <w:t xml:space="preserve">.</w:t>
        </w:r>
      </w:ins>
      <w:ins w:id="627" w:author="PR Preview" w:date="2026-01-01T00:00:00Z">
        <w:r>
          <w:t xml:space="preserve"> </w:t>
        </w:r>
      </w:ins>
      <w:ins w:id="628" w:author="PR Preview" w:date="2026-01-01T00:00:00Z">
        <w:r>
          <w:t xml:space="preserve">A number</w:t>
        </w:r>
      </w:ins>
      <w:ins w:id="629" w:author="PR Preview" w:date="2026-01-01T00:00:00Z">
        <w:r>
          <w:t xml:space="preserve"> </w:t>
        </w:r>
      </w:ins>
      <m:oMath>
        <m:r>
          <m:t>M</m:t>
        </m:r>
      </m:oMath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is the</w:t>
        </w:r>
      </w:ins>
      <w:ins w:id="632" w:author="PR Preview" w:date="2026-01-01T00:00:00Z">
        <w:r>
          <w:t xml:space="preserve"> </w:t>
        </w:r>
      </w:ins>
      <w:ins w:id="633" w:author="PR Preview" w:date="2026-01-01T00:00:00Z">
        <w:r>
          <w:rPr>
            <w:b/>
            <w:bCs/>
          </w:rPr>
          <w:t xml:space="preserve">maximum</w:t>
        </w:r>
      </w:ins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of</w:t>
        </w:r>
      </w:ins>
      <w:ins w:id="636" w:author="PR Preview" w:date="2026-01-01T00:00:00Z">
        <w:r>
          <w:t xml:space="preserve"> </w:t>
        </w:r>
      </w:ins>
      <m:oMath>
        <m:r>
          <m:t>A</m:t>
        </m:r>
      </m:oMath>
      <w:ins w:id="637" w:author="PR Preview" w:date="2026-01-01T00:00:00Z">
        <w:r>
          <w:t xml:space="preserve">,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written</w:t>
        </w:r>
      </w:ins>
      <w:ins w:id="640" w:author="PR Preview" w:date="2026-01-01T00:00:00Z">
        <w:r>
          <w:t xml:space="preserve"> </w:t>
        </w:r>
      </w:ins>
      <m:oMath>
        <m:r>
          <m:rPr>
            <m:sty m:val="p"/>
          </m:rPr>
          <m:t>max</m:t>
        </m:r>
        <m:r>
          <m:t>A</m:t>
        </m:r>
      </m:oMath>
      <w:ins w:id="641" w:author="PR Preview" w:date="2026-01-01T00:00:00Z">
        <w:r>
          <w:t xml:space="preserve">,</w:t>
        </w:r>
      </w:ins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if</w:t>
        </w:r>
      </w:ins>
      <w:ins w:id="644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∈</m:t>
        </m:r>
        <m:r>
          <m:t>A</m:t>
        </m:r>
      </m:oMath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and</w:t>
        </w:r>
      </w:ins>
      <w:ins w:id="64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M</m:t>
        </m:r>
      </m:oMath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for all</w:t>
        </w:r>
      </w:ins>
      <w:ins w:id="65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651" w:author="PR Preview" w:date="2026-01-01T00:00:00Z">
        <w:r>
          <w:t xml:space="preserve">.</w:t>
        </w:r>
      </w:ins>
    </w:p>
    <w:bookmarkEnd w:id="42"/>
    <w:bookmarkStart w:id="43" w:name="exm-maximum"/>
    <w:p>
      <w:pPr>
        <w:pStyle w:val="BodyText"/>
      </w:pPr>
      <w:ins w:id="652" w:author="PR Preview" w:date="2026-01-01T00:00:00Z">
        <w:r>
          <w:rPr>
            <w:b/>
            <w:bCs/>
          </w:rPr>
          <w:t xml:space="preserve">Example 7 (A maximum, and a set without one)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655" w:author="PR Preview" w:date="2026-01-01T00:00:00Z">
        <w:r>
          <w:t xml:space="preserve">:</w:t>
        </w:r>
      </w:ins>
      <w:ins w:id="656" w:author="PR Preview" w:date="2026-01-01T00:00:00Z">
        <w:r>
          <w:t xml:space="preserve"> </w:t>
        </w:r>
      </w:ins>
      <m:oMath>
        <m:r>
          <m:t>5</m:t>
        </m:r>
      </m:oMath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is in the set, and</w:t>
        </w:r>
      </w:ins>
      <w:ins w:id="65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ins w:id="660" w:author="PR Preview" w:date="2026-01-01T00:00:00Z">
        <w:r>
          <w:t xml:space="preserve">,</w:t>
        </w:r>
      </w:ins>
      <w:ins w:id="661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≤</m:t>
        </m:r>
        <m:r>
          <m:t>5</m:t>
        </m:r>
      </m:oMath>
      <w:ins w:id="662" w:author="PR Preview" w:date="2026-01-01T00:00:00Z">
        <w:r>
          <w:t xml:space="preserve">,</w:t>
        </w:r>
      </w:ins>
      <w:ins w:id="663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t>5</m:t>
        </m:r>
      </m:oMath>
      <w:ins w:id="66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1"/>
        </w:numPr>
      </w:pPr>
      <w:ins w:id="665" w:author="PR Preview" w:date="2026-01-01T00:00:00Z">
        <w:r>
          <w:t xml:space="preserve">The interval</w:t>
        </w:r>
      </w:ins>
      <w:ins w:id="66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has no maximum.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For any</w:t>
        </w:r>
      </w:ins>
      <w:ins w:id="67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672" w:author="PR Preview" w:date="2026-01-01T00:00:00Z">
        <w:r>
          <w:t xml:space="preserve">, the number</w:t>
        </w:r>
      </w:ins>
      <w:ins w:id="673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is also in</w:t>
        </w:r>
      </w:ins>
      <w:ins w:id="67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677" w:author="PR Preview" w:date="2026-01-01T00:00:00Z">
        <w:r>
          <w:t xml:space="preserve">,</w:t>
        </w:r>
      </w:ins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and it is larger than</w:t>
        </w:r>
      </w:ins>
      <w:ins w:id="680" w:author="PR Preview" w:date="2026-01-01T00:00:00Z">
        <w:r>
          <w:t xml:space="preserve"> </w:t>
        </w:r>
      </w:ins>
      <m:oMath>
        <m:r>
          <m:t>a</m:t>
        </m:r>
      </m:oMath>
      <w:ins w:id="681" w:author="PR Preview" w:date="2026-01-01T00:00:00Z">
        <w:r>
          <w:t xml:space="preserve">, since</w:t>
        </w:r>
      </w:ins>
      <w:ins w:id="682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exactly when</w:t>
        </w:r>
      </w:ins>
      <w:ins w:id="68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&lt;</m:t>
        </m:r>
        <m:r>
          <m:t>1</m:t>
        </m:r>
      </m:oMath>
      <w:ins w:id="686" w:author="PR Preview" w:date="2026-01-01T00:00:00Z">
        <w:r>
          <w:t xml:space="preserve">.</w:t>
        </w:r>
      </w:ins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So no element of</w:t>
        </w:r>
      </w:ins>
      <w:ins w:id="68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is at least as large as every element.</w:t>
        </w:r>
      </w:ins>
    </w:p>
    <w:bookmarkEnd w:id="43"/>
    <w:bookmarkStart w:id="45" w:name="def-argmin"/>
    <w:p>
      <w:pPr>
        <w:pStyle w:val="FirstParagraph"/>
      </w:pPr>
      <w:ins w:id="692" w:author="PR Preview" w:date="2026-01-01T00:00:00Z">
        <w:r>
          <w:rPr>
            <w:b/>
            <w:bCs/>
          </w:rPr>
          <w:t xml:space="preserve">Definition 9 (Argmin)</w:t>
        </w:r>
      </w:ins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Let</w:t>
        </w:r>
      </w:ins>
      <w:ins w:id="69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be a</w:t>
        </w:r>
      </w:ins>
      <w:ins w:id="698" w:author="PR Preview" w:date="2026-01-01T00:00:00Z">
        <w:r>
          <w:t xml:space="preserve"> </w:t>
        </w:r>
      </w:ins>
      <w:hyperlink r:id="rId44">
        <w:ins w:id="699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700" w:author="PR Preview" w:date="2026-01-01T00:00:00Z">
        <w:r>
          <w:t xml:space="preserve">.</w:t>
        </w:r>
      </w:ins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The</w:t>
        </w:r>
      </w:ins>
      <w:ins w:id="703" w:author="PR Preview" w:date="2026-01-01T00:00:00Z">
        <w:r>
          <w:t xml:space="preserve"> </w:t>
        </w:r>
      </w:ins>
      <w:ins w:id="704" w:author="PR Preview" w:date="2026-01-01T00:00:00Z">
        <w:r>
          <w:rPr>
            <w:b/>
            <w:bCs/>
          </w:rPr>
          <w:t xml:space="preserve">argmin</w:t>
        </w:r>
      </w:ins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of</w:t>
        </w:r>
      </w:ins>
      <w:ins w:id="707" w:author="PR Preview" w:date="2026-01-01T00:00:00Z">
        <w:r>
          <w:t xml:space="preserve"> </w:t>
        </w:r>
      </w:ins>
      <m:oMath>
        <m:r>
          <m:t>f</m:t>
        </m:r>
      </m:oMath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over</w:t>
        </w:r>
      </w:ins>
      <w:ins w:id="710" w:author="PR Preview" w:date="2026-01-01T00:00:00Z">
        <w:r>
          <w:t xml:space="preserve"> </w:t>
        </w:r>
      </w:ins>
      <m:oMath>
        <m:r>
          <m:t>A</m:t>
        </m:r>
      </m:oMath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is the set of inputs where</w:t>
        </w:r>
      </w:ins>
      <w:ins w:id="713" w:author="PR Preview" w:date="2026-01-01T00:00:00Z">
        <w:r>
          <w:t xml:space="preserve"> </w:t>
        </w:r>
      </w:ins>
      <m:oMath>
        <m:r>
          <m:t>f</m:t>
        </m:r>
      </m:oMath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takes its smallest value: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ins w:id="716" w:author="PR Preview" w:date="2026-01-01T00:00:00Z">
        <w:r>
          <w:t xml:space="preserve">When this set has exactly one element</w:t>
        </w:r>
      </w:ins>
      <w:ins w:id="71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x</m:t>
            </m:r>
          </m:e>
        </m:acc>
      </m:oMath>
      <w:ins w:id="718" w:author="PR Preview" w:date="2026-01-01T00:00:00Z">
        <w:r>
          <w:t xml:space="preserve">,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we write</w:t>
        </w:r>
      </w:ins>
      <w:ins w:id="72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722" w:author="PR Preview" w:date="2026-01-01T00:00:00Z">
        <w:r>
          <w:t xml:space="preserve">.</w:t>
        </w:r>
      </w:ins>
    </w:p>
    <w:bookmarkEnd w:id="45"/>
    <w:bookmarkStart w:id="47" w:name="rem-argmin-vs-minimum"/>
    <w:p>
      <w:pPr>
        <w:pStyle w:val="BodyText"/>
      </w:pPr>
      <w:ins w:id="723" w:author="PR Preview" w:date="2026-01-01T00:00:00Z">
        <w:r>
          <w:rPr>
            <w:i/>
            <w:iCs/>
          </w:rPr>
          <w:t xml:space="preserve">Remark 2</w:t>
        </w:r>
      </w:ins>
      <w:ins w:id="724" w:author="PR Preview" w:date="2026-01-01T00:00:00Z">
        <w:r>
          <w:t xml:space="preserve"> (Smallest value versus where it occurs). </w:t>
        </w:r>
      </w:ins>
      <w:ins w:id="725" w:author="PR Preview" w:date="2026-01-01T00:00:00Z">
        <w:r>
          <w:t xml:space="preserve">The smallest value itself is</w:t>
        </w:r>
      </w:ins>
      <w:ins w:id="726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727" w:author="PR Preview" w:date="2026-01-01T00:00:00Z">
        <w:r>
          <w:t xml:space="preserve">,</w:t>
        </w:r>
      </w:ins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the minimum (</w:t>
        </w:r>
      </w:ins>
      <w:hyperlink w:anchor="def-minimum">
        <w:ins w:id="730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731" w:author="PR Preview" w:date="2026-01-01T00:00:00Z">
        <w:r>
          <w:t xml:space="preserve">)</w:t>
        </w:r>
      </w:ins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of the</w:t>
        </w:r>
      </w:ins>
      <w:ins w:id="734" w:author="PR Preview" w:date="2026-01-01T00:00:00Z">
        <w:r>
          <w:t xml:space="preserve"> </w:t>
        </w:r>
      </w:ins>
      <w:hyperlink r:id="rId46">
        <w:ins w:id="735" w:author="PR Preview" w:date="2026-01-01T00:00:00Z">
          <w:r>
            <w:rPr>
              <w:rStyle w:val="Hyperlink"/>
            </w:rPr>
            <w:t xml:space="preserve">image</w:t>
          </w:r>
        </w:ins>
      </w:hyperlink>
      <w:ins w:id="736" w:author="PR Preview" w:date="2026-01-01T00:00:00Z">
        <w:r>
          <w:t xml:space="preserve"> </w:t>
        </w:r>
      </w:ins>
      <w:ins w:id="737" w:author="PR Preview" w:date="2026-01-01T00:00:00Z">
        <w:r>
          <w:t xml:space="preserve">of</w:t>
        </w:r>
      </w:ins>
      <w:ins w:id="738" w:author="PR Preview" w:date="2026-01-01T00:00:00Z">
        <w:r>
          <w:t xml:space="preserve"> </w:t>
        </w:r>
      </w:ins>
      <m:oMath>
        <m:r>
          <m:t>f</m:t>
        </m:r>
      </m:oMath>
      <w:ins w:id="739" w:author="PR Preview" w:date="2026-01-01T00:00:00Z">
        <w:r>
          <w:t xml:space="preserve">,</w:t>
        </w:r>
      </w:ins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and the argmin is where that value is attained.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For example, let</w:t>
        </w:r>
      </w:ins>
      <w:ins w:id="74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on</w:t>
        </w:r>
      </w:ins>
      <w:ins w:id="74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748" w:author="PR Preview" w:date="2026-01-01T00:00:00Z">
        <w:r>
          <w:t xml:space="preserve">.</w:t>
        </w:r>
      </w:ins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The image is</w:t>
        </w:r>
      </w:ins>
      <w:ins w:id="75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ins w:id="752" w:author="PR Preview" w:date="2026-01-01T00:00:00Z">
        <w:r>
          <w:t xml:space="preserve">,</w:t>
        </w:r>
      </w:ins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so the smallest value is</w:t>
        </w:r>
      </w:ins>
      <w:ins w:id="755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756" w:author="PR Preview" w:date="2026-01-01T00:00:00Z">
        <w:r>
          <w:t xml:space="preserve">,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and</w:t>
        </w:r>
      </w:ins>
      <w:ins w:id="759" w:author="PR Preview" w:date="2026-01-01T00:00:00Z">
        <w:r>
          <w:t xml:space="preserve"> </w:t>
        </w:r>
      </w:ins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ins w:id="760" w:author="PR Preview" w:date="2026-01-01T00:00:00Z">
        <w:r>
          <w:t xml:space="preserve">.</w:t>
        </w:r>
      </w:ins>
    </w:p>
    <w:p>
      <w:pPr>
        <w:pStyle w:val="BodyText"/>
      </w:pPr>
      <w:ins w:id="761" w:author="PR Preview" w:date="2026-01-01T00:00:00Z">
        <w:r>
          <w:t xml:space="preserve">The argmin is empty when</w:t>
        </w:r>
      </w:ins>
      <w:ins w:id="762" w:author="PR Preview" w:date="2026-01-01T00:00:00Z">
        <w:r>
          <w:t xml:space="preserve"> </w:t>
        </w:r>
      </w:ins>
      <m:oMath>
        <m:r>
          <m:t>f</m:t>
        </m:r>
      </m:oMath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has no smallest value,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for example</w:t>
        </w:r>
      </w:ins>
      <w:ins w:id="76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on</w:t>
        </w:r>
      </w:ins>
      <w:ins w:id="77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771" w:author="PR Preview" w:date="2026-01-01T00:00:00Z">
        <w:r>
          <w:t xml:space="preserve">.</w:t>
        </w:r>
      </w:ins>
    </w:p>
    <w:bookmarkEnd w:id="47"/>
    <w:bookmarkStart w:id="48" w:name="def-argmax"/>
    <w:p>
      <w:pPr>
        <w:pStyle w:val="BodyText"/>
      </w:pPr>
      <w:ins w:id="772" w:author="PR Preview" w:date="2026-01-01T00:00:00Z">
        <w:r>
          <w:rPr>
            <w:b/>
            <w:bCs/>
          </w:rPr>
          <w:t xml:space="preserve">Definition 10 (Argmax)</w:t>
        </w:r>
      </w:ins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Let</w:t>
        </w:r>
      </w:ins>
      <w:ins w:id="77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be a</w:t>
        </w:r>
      </w:ins>
      <w:ins w:id="778" w:author="PR Preview" w:date="2026-01-01T00:00:00Z">
        <w:r>
          <w:t xml:space="preserve"> </w:t>
        </w:r>
      </w:ins>
      <w:hyperlink r:id="rId44">
        <w:ins w:id="779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780" w:author="PR Preview" w:date="2026-01-01T00:00:00Z">
        <w:r>
          <w:t xml:space="preserve">.</w:t>
        </w:r>
      </w:ins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The</w:t>
        </w:r>
      </w:ins>
      <w:ins w:id="783" w:author="PR Preview" w:date="2026-01-01T00:00:00Z">
        <w:r>
          <w:t xml:space="preserve"> </w:t>
        </w:r>
      </w:ins>
      <w:ins w:id="784" w:author="PR Preview" w:date="2026-01-01T00:00:00Z">
        <w:r>
          <w:rPr>
            <w:b/>
            <w:bCs/>
          </w:rPr>
          <w:t xml:space="preserve">argmax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of</w:t>
        </w:r>
      </w:ins>
      <w:ins w:id="787" w:author="PR Preview" w:date="2026-01-01T00:00:00Z">
        <w:r>
          <w:t xml:space="preserve"> </w:t>
        </w:r>
      </w:ins>
      <m:oMath>
        <m:r>
          <m:t>f</m:t>
        </m:r>
      </m:oMath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over</w:t>
        </w:r>
      </w:ins>
      <w:ins w:id="790" w:author="PR Preview" w:date="2026-01-01T00:00:00Z">
        <w:r>
          <w:t xml:space="preserve"> </w:t>
        </w:r>
      </w:ins>
      <m:oMath>
        <m:r>
          <m:t>A</m:t>
        </m:r>
      </m:oMath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is the set of inputs where</w:t>
        </w:r>
      </w:ins>
      <w:ins w:id="793" w:author="PR Preview" w:date="2026-01-01T00:00:00Z">
        <w:r>
          <w:t xml:space="preserve"> </w:t>
        </w:r>
      </w:ins>
      <m:oMath>
        <m:r>
          <m:t>f</m:t>
        </m:r>
      </m:oMath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takes its largest value: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ins w:id="796" w:author="PR Preview" w:date="2026-01-01T00:00:00Z">
        <w:r>
          <w:t xml:space="preserve">When this set has exactly one element</w:t>
        </w:r>
      </w:ins>
      <w:ins w:id="79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x</m:t>
            </m:r>
          </m:e>
        </m:acc>
      </m:oMath>
      <w:ins w:id="798" w:author="PR Preview" w:date="2026-01-01T00:00:00Z">
        <w:r>
          <w:t xml:space="preserve">,</w:t>
        </w:r>
      </w:ins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we write</w:t>
        </w:r>
      </w:ins>
      <w:ins w:id="80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802" w:author="PR Preview" w:date="2026-01-01T00:00:00Z">
        <w:r>
          <w:t xml:space="preserve">.</w:t>
        </w:r>
      </w:ins>
    </w:p>
    <w:bookmarkEnd w:id="48"/>
    <w:bookmarkStart w:id="50" w:name="exm-argmax"/>
    <w:p>
      <w:pPr>
        <w:pStyle w:val="BodyText"/>
      </w:pPr>
      <w:ins w:id="803" w:author="PR Preview" w:date="2026-01-01T00:00:00Z">
        <w:r>
          <w:rPr>
            <w:b/>
            <w:bCs/>
          </w:rPr>
          <w:t xml:space="preserve">Example 8 (An argmax with two points, and an empty one)</w:t>
        </w:r>
      </w:ins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2"/>
        </w:numPr>
      </w:pPr>
      <w:ins w:id="806" w:author="PR Preview" w:date="2026-01-01T00:00:00Z">
        <w:r>
          <w:t xml:space="preserve">Let</w:t>
        </w:r>
      </w:ins>
      <w:ins w:id="807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on</w:t>
        </w:r>
      </w:ins>
      <w:ins w:id="81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811" w:author="PR Preview" w:date="2026-01-01T00:00:00Z">
        <w:r>
          <w:t xml:space="preserve">.</w:t>
        </w:r>
      </w:ins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The values are</w:t>
        </w:r>
      </w:ins>
      <w:ins w:id="814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ins w:id="815" w:author="PR Preview" w:date="2026-01-01T00:00:00Z">
        <w:r>
          <w:t xml:space="preserve">,</w:t>
        </w:r>
      </w:ins>
      <w:ins w:id="816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817" w:author="PR Preview" w:date="2026-01-01T00:00:00Z">
        <w:r>
          <w:t xml:space="preserve">,</w:t>
        </w:r>
      </w:ins>
      <w:ins w:id="818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and</w:t>
        </w:r>
      </w:ins>
      <w:ins w:id="821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ins w:id="822" w:author="PR Preview" w:date="2026-01-01T00:00:00Z">
        <w:r>
          <w:t xml:space="preserve">,</w:t>
        </w:r>
      </w:ins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so the largest value is</w:t>
        </w:r>
      </w:ins>
      <w:ins w:id="825" w:author="PR Preview" w:date="2026-01-01T00:00:00Z">
        <w:r>
          <w:t xml:space="preserve"> </w:t>
        </w:r>
      </w:ins>
      <m:oMath>
        <m:r>
          <m:t>4</m:t>
        </m:r>
      </m:oMath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and</w:t>
        </w:r>
      </w:ins>
      <w:ins w:id="828" w:author="PR Preview" w:date="2026-01-01T00:00:00Z">
        <w:r>
          <w:t xml:space="preserve"> </w:t>
        </w:r>
      </w:ins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829" w:author="PR Preview" w:date="2026-01-01T00:00:00Z">
        <w:r>
          <w:t xml:space="preserve">.</w:t>
        </w:r>
      </w:ins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This argmax has two elements, so it is not written as a single</w:t>
        </w:r>
      </w:ins>
      <w:ins w:id="83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x</m:t>
            </m:r>
          </m:e>
        </m:acc>
      </m:oMath>
      <w:ins w:id="83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2"/>
        </w:numPr>
      </w:pPr>
      <w:ins w:id="834" w:author="PR Preview" w:date="2026-01-01T00:00:00Z">
        <w:r>
          <w:t xml:space="preserve">Let</w:t>
        </w:r>
      </w:ins>
      <w:ins w:id="83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ins w:id="836" w:author="PR Preview" w:date="2026-01-01T00:00:00Z">
        <w:r>
          <w:t xml:space="preserve"> </w:t>
        </w:r>
      </w:ins>
      <w:ins w:id="837" w:author="PR Preview" w:date="2026-01-01T00:00:00Z">
        <w:r>
          <w:t xml:space="preserve">on</w:t>
        </w:r>
      </w:ins>
      <w:ins w:id="83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839" w:author="PR Preview" w:date="2026-01-01T00:00:00Z">
        <w:r>
          <w:t xml:space="preserve">.</w:t>
        </w:r>
      </w:ins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As in</w:t>
        </w:r>
      </w:ins>
      <w:ins w:id="842" w:author="PR Preview" w:date="2026-01-01T00:00:00Z">
        <w:r>
          <w:t xml:space="preserve"> </w:t>
        </w:r>
      </w:ins>
      <w:hyperlink w:anchor="exm-maximum">
        <w:ins w:id="843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844" w:author="PR Preview" w:date="2026-01-01T00:00:00Z">
        <w:r>
          <w:t xml:space="preserve">, for every input</w:t>
        </w:r>
      </w:ins>
      <w:ins w:id="845" w:author="PR Preview" w:date="2026-01-01T00:00:00Z">
        <w:r>
          <w:t xml:space="preserve"> </w:t>
        </w:r>
      </w:ins>
      <m:oMath>
        <m:r>
          <m:t>x</m:t>
        </m:r>
      </m:oMath>
      <w:ins w:id="846" w:author="PR Preview" w:date="2026-01-01T00:00:00Z">
        <w:r>
          <w:t xml:space="preserve"> </w:t>
        </w:r>
      </w:ins>
      <w:ins w:id="847" w:author="PR Preview" w:date="2026-01-01T00:00:00Z">
        <w:r>
          <w:t xml:space="preserve">the input</w:t>
        </w:r>
      </w:ins>
      <w:ins w:id="848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has a larger value,</w:t>
        </w:r>
      </w:ins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so no input attains a largest value, and</w:t>
        </w:r>
      </w:ins>
      <w:ins w:id="853" w:author="PR Preview" w:date="2026-01-01T00:00:00Z">
        <w:r>
          <w:t xml:space="preserve"> </w:t>
        </w:r>
      </w:ins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is the</w:t>
        </w:r>
      </w:ins>
      <w:ins w:id="856" w:author="PR Preview" w:date="2026-01-01T00:00:00Z">
        <w:r>
          <w:t xml:space="preserve"> </w:t>
        </w:r>
      </w:ins>
      <w:hyperlink r:id="rId49">
        <w:ins w:id="857" w:author="PR Preview" w:date="2026-01-01T00:00:00Z">
          <w:r>
            <w:rPr>
              <w:rStyle w:val="Hyperlink"/>
            </w:rPr>
            <w:t xml:space="preserve">empty set</w:t>
          </w:r>
        </w:ins>
      </w:hyperlink>
      <w:ins w:id="858" w:author="PR Preview" w:date="2026-01-01T00:00:00Z">
        <w:r>
          <w:t xml:space="preserve">.</w:t>
        </w:r>
      </w:ins>
    </w:p>
    <w:bookmarkEnd w:id="50"/>
    <w:bookmarkEnd w:id="51"/>
    <w:bookmarkStart w:id="61" w:name="sec-minimizers"/>
    <w:p>
      <w:pPr>
        <w:pStyle w:val="Heading2"/>
      </w:pPr>
      <w:ins w:id="859" w:author="PR Preview" w:date="2026-01-01T00:00:00Z">
        <w:r>
          <w:t xml:space="preserve">5 Global and local minimizers</w:t>
        </w:r>
      </w:ins>
    </w:p>
    <w:bookmarkStart w:id="52" w:name="exr-local-vs-global-min"/>
    <w:p>
      <w:pPr>
        <w:pStyle w:val="FirstParagraph"/>
      </w:pPr>
      <w:ins w:id="860" w:author="PR Preview" w:date="2026-01-01T00:00:00Z">
        <w:r>
          <w:rPr>
            <w:b/>
            <w:bCs/>
          </w:rPr>
          <w:t xml:space="preserve">Exercise 2 (A dip that is not the bottom)</w:t>
        </w:r>
      </w:ins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Let</w:t>
        </w:r>
      </w:ins>
      <w:ins w:id="86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for</w:t>
        </w:r>
      </w:ins>
      <w:ins w:id="86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86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3"/>
        </w:numPr>
      </w:pPr>
      <w:ins w:id="868" w:author="PR Preview" w:date="2026-01-01T00:00:00Z">
        <w:r>
          <w:t xml:space="preserve">Show that</w:t>
        </w:r>
      </w:ins>
      <w:ins w:id="86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ins w:id="87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3"/>
        </w:numPr>
      </w:pPr>
      <w:ins w:id="871" w:author="PR Preview" w:date="2026-01-01T00:00:00Z">
        <w:r>
          <w:t xml:space="preserve">Use part 1 to show that</w:t>
        </w:r>
      </w:ins>
      <w:ins w:id="87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for every</w:t>
        </w:r>
      </w:ins>
      <w:ins w:id="875" w:author="PR Preview" w:date="2026-01-01T00:00:00Z">
        <w:r>
          <w:t xml:space="preserve"> </w:t>
        </w:r>
      </w:ins>
      <m:oMath>
        <m:r>
          <m:t>x</m:t>
        </m:r>
      </m:oMath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in the interval</w:t>
        </w:r>
      </w:ins>
      <w:ins w:id="87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87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3"/>
        </w:numPr>
      </w:pPr>
      <w:ins w:id="880" w:author="PR Preview" w:date="2026-01-01T00:00:00Z">
        <w:r>
          <w:t xml:space="preserve">Compute</w:t>
        </w:r>
      </w:ins>
      <w:ins w:id="88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ins w:id="882" w:author="PR Preview" w:date="2026-01-01T00:00:00Z">
        <w:r>
          <w:t xml:space="preserve">.</w:t>
        </w:r>
      </w:ins>
      <w:ins w:id="883" w:author="PR Preview" w:date="2026-01-01T00:00:00Z">
        <w:r>
          <w:t xml:space="preserve"> </w:t>
        </w:r>
      </w:ins>
      <w:ins w:id="884" w:author="PR Preview" w:date="2026-01-01T00:00:00Z">
        <w:r>
          <w:t xml:space="preserve">Is</w:t>
        </w:r>
      </w:ins>
      <w:ins w:id="88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the smallest value</w:t>
        </w:r>
      </w:ins>
      <w:ins w:id="888" w:author="PR Preview" w:date="2026-01-01T00:00:00Z">
        <w:r>
          <w:t xml:space="preserve"> </w:t>
        </w:r>
      </w:ins>
      <m:oMath>
        <m:r>
          <m:t>f</m:t>
        </m:r>
      </m:oMath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takes on all of</w:t>
        </w:r>
      </w:ins>
      <w:ins w:id="891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892" w:author="PR Preview" w:date="2026-01-01T00:00:00Z">
        <w:r>
          <w:t xml:space="preserve">?</w:t>
        </w:r>
      </w:ins>
    </w:p>
    <w:p>
      <w:pPr>
        <w:pStyle w:val="Compact"/>
        <w:numPr>
          <w:ilvl w:val="0"/>
          <w:numId w:val="1013"/>
        </w:numPr>
      </w:pPr>
      <w:ins w:id="893" w:author="PR Preview" w:date="2026-01-01T00:00:00Z">
        <w:r>
          <w:t xml:space="preserve">Does</w:t>
        </w:r>
      </w:ins>
      <w:ins w:id="894" w:author="PR Preview" w:date="2026-01-01T00:00:00Z">
        <w:r>
          <w:t xml:space="preserve"> </w:t>
        </w:r>
      </w:ins>
      <m:oMath>
        <m:r>
          <m:t>f</m:t>
        </m:r>
      </m:oMath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take a smallest value anywhere on</w:t>
        </w:r>
      </w:ins>
      <w:ins w:id="897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898" w:author="PR Preview" w:date="2026-01-01T00:00:00Z">
        <w:r>
          <w:t xml:space="preserve">?</w:t>
        </w:r>
      </w:ins>
    </w:p>
    <w:bookmarkEnd w:id="52"/>
    <w:bookmarkStart w:id="53" w:name="sol-local-vs-global-min"/>
    <w:p>
      <w:pPr>
        <w:pStyle w:val="FirstParagraph"/>
      </w:pPr>
      <w:ins w:id="899" w:author="PR Preview" w:date="2026-01-01T00:00:00Z">
        <w:r>
          <w:rPr>
            <w:i/>
            <w:iCs/>
          </w:rPr>
          <w:t xml:space="preserve">Solution 2</w:t>
        </w:r>
      </w:ins>
      <w:ins w:id="900" w:author="PR Preview" w:date="2026-01-01T00:00:00Z">
        <w:r>
          <w:t xml:space="preserve">. </w:t>
        </w:r>
      </w:ins>
    </w:p>
    <w:p>
      <w:pPr>
        <w:numPr>
          <w:ilvl w:val="0"/>
          <w:numId w:val="1014"/>
        </w:numPr>
      </w:pPr>
      <w:ins w:id="901" w:author="PR Preview" w:date="2026-01-01T00:00:00Z">
        <w:r>
          <w:t xml:space="preserve">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902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ins w:id="903" w:author="PR Preview" w:date="2026-01-01T00:00:00Z">
        <w:r>
          <w:t xml:space="preserve">For</w:t>
        </w:r>
      </w:ins>
      <w:ins w:id="90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905" w:author="PR Preview" w:date="2026-01-01T00:00:00Z">
        <w:r>
          <w:t xml:space="preserve">,</w:t>
        </w:r>
      </w:ins>
      <w:ins w:id="90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and</w:t>
        </w:r>
      </w:ins>
      <w:ins w:id="90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ins w:id="910" w:author="PR Preview" w:date="2026-01-01T00:00:00Z">
        <w:r>
          <w:t xml:space="preserve">,</w:t>
        </w:r>
      </w:ins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so their product is at least</w:t>
        </w:r>
      </w:ins>
      <w:ins w:id="913" w:author="PR Preview" w:date="2026-01-01T00:00:00Z">
        <w:r>
          <w:t xml:space="preserve"> </w:t>
        </w:r>
      </w:ins>
      <m:oMath>
        <m:r>
          <m:t>0</m:t>
        </m:r>
      </m:oMath>
      <w:ins w:id="914" w:author="PR Preview" w:date="2026-01-01T00:00:00Z">
        <w:r>
          <w:t xml:space="preserve">.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By part 1,</w:t>
        </w:r>
      </w:ins>
      <w:ins w:id="91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ins w:id="918" w:author="PR Preview" w:date="2026-01-01T00:00:00Z">
        <w:r>
          <w:t xml:space="preserve">,</w:t>
        </w:r>
      </w:ins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that is,</w:t>
        </w:r>
      </w:ins>
      <w:ins w:id="92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ins w:id="922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ins w:id="923" w:author="PR Preview" w:date="2026-01-01T00:00:00Z">
        <w:r>
          <w:t xml:space="preserve">Since</w:t>
        </w:r>
      </w:ins>
      <w:ins w:id="924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ins w:id="925" w:author="PR Preview" w:date="2026-01-01T00:00:00Z">
        <w:r>
          <w:t xml:space="preserve">,</w:t>
        </w:r>
      </w:ins>
      <w:ins w:id="92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is not the smallest value of</w:t>
        </w:r>
      </w:ins>
      <w:ins w:id="929" w:author="PR Preview" w:date="2026-01-01T00:00:00Z">
        <w:r>
          <w:t xml:space="preserve"> </w:t>
        </w:r>
      </w:ins>
      <m:oMath>
        <m:r>
          <m:t>f</m:t>
        </m:r>
      </m:oMath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on</w:t>
        </w:r>
      </w:ins>
      <w:ins w:id="93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933" w:author="PR Preview" w:date="2026-01-01T00:00:00Z">
        <w:r>
          <w:t xml:space="preserve">.</w:t>
        </w:r>
      </w:ins>
    </w:p>
    <w:p>
      <w:pPr>
        <w:numPr>
          <w:ilvl w:val="0"/>
          <w:numId w:val="1014"/>
        </w:numPr>
      </w:pPr>
      <w:ins w:id="934" w:author="PR Preview" w:date="2026-01-01T00:00:00Z">
        <w:r>
          <w:t xml:space="preserve">No.</w:t>
        </w:r>
      </w:ins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For each</w:t>
        </w:r>
      </w:ins>
      <w:ins w:id="93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</m:t>
        </m:r>
      </m:oMath>
      <w:ins w:id="93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939" w:author="PR Preview" w:date="2026-01-01T00:00:00Z">
        <w:r>
          <w:t xml:space="preserve">so no value of</w:t>
        </w:r>
      </w:ins>
      <w:ins w:id="940" w:author="PR Preview" w:date="2026-01-01T00:00:00Z">
        <w:r>
          <w:t xml:space="preserve"> </w:t>
        </w:r>
      </w:ins>
      <m:oMath>
        <m:r>
          <m:t>f</m:t>
        </m:r>
      </m:oMath>
      <w:ins w:id="941" w:author="PR Preview" w:date="2026-01-01T00:00:00Z">
        <w:r>
          <w:t xml:space="preserve"> </w:t>
        </w:r>
      </w:ins>
      <w:ins w:id="942" w:author="PR Preview" w:date="2026-01-01T00:00:00Z">
        <w:r>
          <w:t xml:space="preserve">is smaller than all the others:</w:t>
        </w:r>
      </w:ins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for any</w:t>
        </w:r>
      </w:ins>
      <w:ins w:id="945" w:author="PR Preview" w:date="2026-01-01T00:00:00Z">
        <w:r>
          <w:t xml:space="preserve"> </w:t>
        </w:r>
      </w:ins>
      <m:oMath>
        <m:r>
          <m:t>x</m:t>
        </m:r>
      </m:oMath>
      <w:ins w:id="946" w:author="PR Preview" w:date="2026-01-01T00:00:00Z">
        <w:r>
          <w:t xml:space="preserve">, picking</w:t>
        </w:r>
      </w:ins>
      <w:ins w:id="94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</m:t>
        </m:r>
      </m:oMath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with</w:t>
        </w:r>
      </w:ins>
      <w:ins w:id="95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gives</w:t>
        </w:r>
      </w:ins>
      <w:ins w:id="95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54" w:author="PR Preview" w:date="2026-01-01T00:00:00Z">
        <w:r>
          <w:t xml:space="preserve">.</w:t>
        </w:r>
      </w:ins>
    </w:p>
    <w:bookmarkEnd w:id="53"/>
    <w:bookmarkStart w:id="54" w:name="def-global-minimizer"/>
    <w:p>
      <w:pPr>
        <w:pStyle w:val="FirstParagraph"/>
      </w:pPr>
      <w:ins w:id="955" w:author="PR Preview" w:date="2026-01-01T00:00:00Z">
        <w:r>
          <w:rPr>
            <w:b/>
            <w:bCs/>
          </w:rPr>
          <w:t xml:space="preserve">Definition 11 (Global minimizer)</w:t>
        </w:r>
      </w:ins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Let</w:t>
        </w:r>
      </w:ins>
      <w:ins w:id="95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959" w:author="PR Preview" w:date="2026-01-01T00:00:00Z">
        <w:r>
          <w:t xml:space="preserve"> </w:t>
        </w:r>
      </w:ins>
      <w:ins w:id="960" w:author="PR Preview" w:date="2026-01-01T00:00:00Z">
        <w:r>
          <w:t xml:space="preserve">and let</w:t>
        </w:r>
      </w:ins>
      <w:ins w:id="96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be a</w:t>
        </w:r>
      </w:ins>
      <w:ins w:id="964" w:author="PR Preview" w:date="2026-01-01T00:00:00Z">
        <w:r>
          <w:t xml:space="preserve"> </w:t>
        </w:r>
      </w:ins>
      <w:hyperlink r:id="rId44">
        <w:ins w:id="965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966" w:author="PR Preview" w:date="2026-01-01T00:00:00Z">
        <w:r>
          <w:t xml:space="preserve">.</w:t>
        </w:r>
      </w:ins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A point</w:t>
        </w:r>
      </w:ins>
      <w:ins w:id="969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ins w:id="970" w:author="PR Preview" w:date="2026-01-01T00:00:00Z">
        <w:r>
          <w:t xml:space="preserve"> </w:t>
        </w:r>
      </w:ins>
      <w:ins w:id="971" w:author="PR Preview" w:date="2026-01-01T00:00:00Z">
        <w:r>
          <w:t xml:space="preserve">is a</w:t>
        </w:r>
      </w:ins>
      <w:ins w:id="972" w:author="PR Preview" w:date="2026-01-01T00:00:00Z">
        <w:r>
          <w:t xml:space="preserve"> </w:t>
        </w:r>
      </w:ins>
      <w:ins w:id="973" w:author="PR Preview" w:date="2026-01-01T00:00:00Z">
        <w:r>
          <w:rPr>
            <w:b/>
            <w:bCs/>
          </w:rPr>
          <w:t xml:space="preserve">global minimizer</w:t>
        </w:r>
      </w:ins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of</w:t>
        </w:r>
      </w:ins>
      <w:ins w:id="976" w:author="PR Preview" w:date="2026-01-01T00:00:00Z">
        <w:r>
          <w:t xml:space="preserve"> </w:t>
        </w:r>
      </w:ins>
      <m:oMath>
        <m:r>
          <m:t>f</m:t>
        </m:r>
      </m:oMath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over</w:t>
        </w:r>
      </w:ins>
      <w:ins w:id="979" w:author="PR Preview" w:date="2026-01-01T00:00:00Z">
        <w:r>
          <w:t xml:space="preserve"> </w:t>
        </w:r>
      </w:ins>
      <m:oMath>
        <m:r>
          <m:t>A</m:t>
        </m:r>
      </m:oMath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if</w:t>
        </w:r>
      </w:ins>
      <w:ins w:id="98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for all</w:t>
        </w:r>
      </w:ins>
      <w:ins w:id="98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</m:oMath>
      <w:ins w:id="986" w:author="PR Preview" w:date="2026-01-01T00:00:00Z">
        <w:r>
          <w:t xml:space="preserve">.</w:t>
        </w:r>
      </w:ins>
    </w:p>
    <w:bookmarkEnd w:id="54"/>
    <w:bookmarkStart w:id="55" w:name="rem-global-minimizer-argmin"/>
    <w:p>
      <w:pPr>
        <w:pStyle w:val="BodyText"/>
      </w:pPr>
      <w:ins w:id="987" w:author="PR Preview" w:date="2026-01-01T00:00:00Z">
        <w:r>
          <w:rPr>
            <w:i/>
            <w:iCs/>
          </w:rPr>
          <w:t xml:space="preserve">Remark 3</w:t>
        </w:r>
      </w:ins>
      <w:ins w:id="988" w:author="PR Preview" w:date="2026-01-01T00:00:00Z">
        <w:r>
          <w:t xml:space="preserve"> (Global minimizers form the argmin). </w:t>
        </w:r>
      </w:ins>
      <w:ins w:id="989" w:author="PR Preview" w:date="2026-01-01T00:00:00Z">
        <w:r>
          <w:t xml:space="preserve">The global minimizers of</w:t>
        </w:r>
      </w:ins>
      <w:ins w:id="990" w:author="PR Preview" w:date="2026-01-01T00:00:00Z">
        <w:r>
          <w:t xml:space="preserve"> </w:t>
        </w:r>
      </w:ins>
      <m:oMath>
        <m:r>
          <m:t>f</m:t>
        </m:r>
      </m:oMath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are exactly the elements of</w:t>
        </w:r>
      </w:ins>
      <w:ins w:id="993" w:author="PR Preview" w:date="2026-01-01T00:00:00Z">
        <w:r>
          <w:t xml:space="preserve"> </w:t>
        </w:r>
      </w:ins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94" w:author="PR Preview" w:date="2026-01-01T00:00:00Z">
        <w:r>
          <w:t xml:space="preserve"> </w:t>
        </w:r>
      </w:ins>
      <w:ins w:id="995" w:author="PR Preview" w:date="2026-01-01T00:00:00Z">
        <w:r>
          <w:t xml:space="preserve">(</w:t>
        </w:r>
      </w:ins>
      <w:hyperlink w:anchor="def-argmin">
        <w:ins w:id="996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997" w:author="PR Preview" w:date="2026-01-01T00:00:00Z">
        <w:r>
          <w:t xml:space="preserve">).</w:t>
        </w:r>
      </w:ins>
      <w:ins w:id="998" w:author="PR Preview" w:date="2026-01-01T00:00:00Z">
        <w:r>
          <w:t xml:space="preserve"> </w:t>
        </w:r>
      </w:ins>
      <w:ins w:id="999" w:author="PR Preview" w:date="2026-01-01T00:00:00Z">
        <w:r>
          <w:t xml:space="preserve">A function can have more than one global minimizer.</w:t>
        </w:r>
      </w:ins>
      <w:ins w:id="1000" w:author="PR Preview" w:date="2026-01-01T00:00:00Z">
        <w:r>
          <w:t xml:space="preserve"> </w:t>
        </w:r>
      </w:ins>
      <w:ins w:id="1001" w:author="PR Preview" w:date="2026-01-01T00:00:00Z">
        <w:r>
          <w:t xml:space="preserve">For example,</w:t>
        </w:r>
      </w:ins>
      <w:ins w:id="100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1003" w:author="PR Preview" w:date="2026-01-01T00:00:00Z">
        <w:r>
          <w:t xml:space="preserve"> </w:t>
        </w:r>
      </w:ins>
      <w:ins w:id="1004" w:author="PR Preview" w:date="2026-01-01T00:00:00Z">
        <w:r>
          <w:t xml:space="preserve">on</w:t>
        </w:r>
      </w:ins>
      <w:ins w:id="100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1006" w:author="PR Preview" w:date="2026-01-01T00:00:00Z">
        <w:r>
          <w:t xml:space="preserve"> </w:t>
        </w:r>
      </w:ins>
      <w:ins w:id="1007" w:author="PR Preview" w:date="2026-01-01T00:00:00Z">
        <w:r>
          <w:t xml:space="preserve">satisfies</w:t>
        </w:r>
      </w:ins>
      <w:ins w:id="100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ins w:id="1009" w:author="PR Preview" w:date="2026-01-01T00:00:00Z">
        <w:r>
          <w:t xml:space="preserve"> </w:t>
        </w:r>
      </w:ins>
      <w:ins w:id="1010" w:author="PR Preview" w:date="2026-01-01T00:00:00Z">
        <w:r>
          <w:t xml:space="preserve">for every</w:t>
        </w:r>
      </w:ins>
      <w:ins w:id="1011" w:author="PR Preview" w:date="2026-01-01T00:00:00Z">
        <w:r>
          <w:t xml:space="preserve"> </w:t>
        </w:r>
      </w:ins>
      <m:oMath>
        <m:r>
          <m:t>x</m:t>
        </m:r>
      </m:oMath>
      <w:ins w:id="1012" w:author="PR Preview" w:date="2026-01-01T00:00:00Z">
        <w:r>
          <w:t xml:space="preserve">,</w:t>
        </w:r>
      </w:ins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and</w:t>
        </w:r>
      </w:ins>
      <w:ins w:id="101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exactly when</w:t>
        </w:r>
      </w:ins>
      <w:ins w:id="101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or</w:t>
        </w:r>
      </w:ins>
      <w:ins w:id="102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1022" w:author="PR Preview" w:date="2026-01-01T00:00:00Z">
        <w:r>
          <w:t xml:space="preserve">,</w:t>
        </w:r>
      </w:ins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so its global minimizers are</w:t>
        </w:r>
      </w:ins>
      <w:ins w:id="102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026" w:author="PR Preview" w:date="2026-01-01T00:00:00Z">
        <w:r>
          <w:t xml:space="preserve"> </w:t>
        </w:r>
      </w:ins>
      <w:ins w:id="1027" w:author="PR Preview" w:date="2026-01-01T00:00:00Z">
        <w:r>
          <w:t xml:space="preserve">and</w:t>
        </w:r>
      </w:ins>
      <w:ins w:id="1028" w:author="PR Preview" w:date="2026-01-01T00:00:00Z">
        <w:r>
          <w:t xml:space="preserve"> </w:t>
        </w:r>
      </w:ins>
      <m:oMath>
        <m:r>
          <m:t>1</m:t>
        </m:r>
      </m:oMath>
      <w:ins w:id="1029" w:author="PR Preview" w:date="2026-01-01T00:00:00Z">
        <w:r>
          <w:t xml:space="preserve">,</w:t>
        </w:r>
      </w:ins>
      <w:ins w:id="1030" w:author="PR Preview" w:date="2026-01-01T00:00:00Z">
        <w:r>
          <w:t xml:space="preserve"> </w:t>
        </w:r>
      </w:ins>
      <w:ins w:id="1031" w:author="PR Preview" w:date="2026-01-01T00:00:00Z">
        <w:r>
          <w:t xml:space="preserve">and</w:t>
        </w:r>
      </w:ins>
      <w:ins w:id="1032" w:author="PR Preview" w:date="2026-01-01T00:00:00Z">
        <w:r>
          <w:t xml:space="preserve"> </w:t>
        </w:r>
      </w:ins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1033" w:author="PR Preview" w:date="2026-01-01T00:00:00Z">
        <w:r>
          <w:t xml:space="preserve">.</w:t>
        </w:r>
      </w:ins>
    </w:p>
    <w:bookmarkEnd w:id="55"/>
    <w:bookmarkStart w:id="57" w:name="def-local-minimizer"/>
    <w:p>
      <w:pPr>
        <w:pStyle w:val="BodyText"/>
      </w:pPr>
      <w:ins w:id="1034" w:author="PR Preview" w:date="2026-01-01T00:00:00Z">
        <w:r>
          <w:rPr>
            <w:b/>
            <w:bCs/>
          </w:rPr>
          <w:t xml:space="preserve">Definition 12 (Local minimizer)</w:t>
        </w:r>
      </w:ins>
      <w:ins w:id="1035" w:author="PR Preview" w:date="2026-01-01T00:00:00Z">
        <w:r>
          <w:t xml:space="preserve"> </w:t>
        </w:r>
      </w:ins>
      <w:ins w:id="1036" w:author="PR Preview" w:date="2026-01-01T00:00:00Z">
        <w:r>
          <w:t xml:space="preserve">Let</w:t>
        </w:r>
      </w:ins>
      <w:ins w:id="103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and let</w:t>
        </w:r>
      </w:ins>
      <w:ins w:id="104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be a</w:t>
        </w:r>
      </w:ins>
      <w:ins w:id="1043" w:author="PR Preview" w:date="2026-01-01T00:00:00Z">
        <w:r>
          <w:t xml:space="preserve"> </w:t>
        </w:r>
      </w:ins>
      <w:hyperlink r:id="rId44">
        <w:ins w:id="1044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045" w:author="PR Preview" w:date="2026-01-01T00:00:00Z">
        <w:r>
          <w:t xml:space="preserve">.</w:t>
        </w:r>
      </w:ins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A point</w:t>
        </w:r>
      </w:ins>
      <w:ins w:id="1048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is a</w:t>
        </w:r>
      </w:ins>
      <w:ins w:id="1051" w:author="PR Preview" w:date="2026-01-01T00:00:00Z">
        <w:r>
          <w:t xml:space="preserve"> </w:t>
        </w:r>
      </w:ins>
      <w:ins w:id="1052" w:author="PR Preview" w:date="2026-01-01T00:00:00Z">
        <w:r>
          <w:rPr>
            <w:b/>
            <w:bCs/>
          </w:rPr>
          <w:t xml:space="preserve">local minimizer</w:t>
        </w:r>
      </w:ins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of</w:t>
        </w:r>
      </w:ins>
      <w:ins w:id="1055" w:author="PR Preview" w:date="2026-01-01T00:00:00Z">
        <w:r>
          <w:t xml:space="preserve"> </w:t>
        </w:r>
      </w:ins>
      <m:oMath>
        <m:r>
          <m:t>f</m:t>
        </m:r>
      </m:oMath>
      <w:ins w:id="1056" w:author="PR Preview" w:date="2026-01-01T00:00:00Z">
        <w:r>
          <w:t xml:space="preserve"> </w:t>
        </w:r>
      </w:ins>
      <w:ins w:id="1057" w:author="PR Preview" w:date="2026-01-01T00:00:00Z">
        <w:r>
          <w:t xml:space="preserve">if there is a number</w:t>
        </w:r>
      </w:ins>
      <w:ins w:id="1058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1059" w:author="PR Preview" w:date="2026-01-01T00:00:00Z">
        <w:r>
          <w:t xml:space="preserve"> </w:t>
        </w:r>
      </w:ins>
      <w:ins w:id="1060" w:author="PR Preview" w:date="2026-01-01T00:00:00Z">
        <w:r>
          <w:t xml:space="preserve">such that</w:t>
        </w:r>
      </w:ins>
      <w:ins w:id="106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for all</w:t>
        </w:r>
      </w:ins>
      <w:ins w:id="106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</m:oMath>
      <w:ins w:id="1065" w:author="PR Preview" w:date="2026-01-01T00:00:00Z">
        <w:r>
          <w:t xml:space="preserve"> </w:t>
        </w:r>
      </w:ins>
      <w:ins w:id="1066" w:author="PR Preview" w:date="2026-01-01T00:00:00Z">
        <w:r>
          <w:t xml:space="preserve">with</w:t>
        </w:r>
      </w:ins>
      <w:ins w:id="1067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1068" w:author="PR Preview" w:date="2026-01-01T00:00:00Z">
        <w:r>
          <w:t xml:space="preserve">,</w:t>
        </w:r>
      </w:ins>
      <w:ins w:id="1069" w:author="PR Preview" w:date="2026-01-01T00:00:00Z">
        <w:r>
          <w:t xml:space="preserve"> </w:t>
        </w:r>
      </w:ins>
      <w:ins w:id="1070" w:author="PR Preview" w:date="2026-01-01T00:00:00Z">
        <w:r>
          <w:t xml:space="preserve">where</w:t>
        </w:r>
      </w:ins>
      <w:ins w:id="1071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1072" w:author="PR Preview" w:date="2026-01-01T00:00:00Z">
        <w:r>
          <w:t xml:space="preserve"> </w:t>
        </w:r>
      </w:ins>
      <w:ins w:id="1073" w:author="PR Preview" w:date="2026-01-01T00:00:00Z">
        <w:r>
          <w:t xml:space="preserve">is the</w:t>
        </w:r>
      </w:ins>
      <w:ins w:id="1074" w:author="PR Preview" w:date="2026-01-01T00:00:00Z">
        <w:r>
          <w:t xml:space="preserve"> </w:t>
        </w:r>
      </w:ins>
      <w:hyperlink r:id="rId56">
        <w:ins w:id="1075" w:author="PR Preview" w:date="2026-01-01T00:00:00Z">
          <w:r>
            <w:rPr>
              <w:rStyle w:val="Hyperlink"/>
            </w:rPr>
            <w:t xml:space="preserve">Euclidean norm</w:t>
          </w:r>
        </w:ins>
      </w:hyperlink>
      <w:ins w:id="1076" w:author="PR Preview" w:date="2026-01-01T00:00:00Z">
        <w:r>
          <w:t xml:space="preserve">.</w:t>
        </w:r>
      </w:ins>
    </w:p>
    <w:bookmarkEnd w:id="57"/>
    <w:bookmarkStart w:id="59" w:name="rem-local-minimizer"/>
    <w:p>
      <w:pPr>
        <w:pStyle w:val="BodyText"/>
      </w:pPr>
      <w:ins w:id="1077" w:author="PR Preview" w:date="2026-01-01T00:00:00Z">
        <w:r>
          <w:rPr>
            <w:i/>
            <w:iCs/>
          </w:rPr>
          <w:t xml:space="preserve">Remark 4</w:t>
        </w:r>
      </w:ins>
      <w:ins w:id="1078" w:author="PR Preview" w:date="2026-01-01T00:00:00Z">
        <w:r>
          <w:t xml:space="preserve"> (Local and global minimizers). </w:t>
        </w:r>
      </w:ins>
      <w:ins w:id="1079" w:author="PR Preview" w:date="2026-01-01T00:00:00Z">
        <w:r>
          <w:t xml:space="preserve">For</w:t>
        </w:r>
      </w:ins>
      <w:ins w:id="108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1081" w:author="PR Preview" w:date="2026-01-01T00:00:00Z">
        <w:r>
          <w:t xml:space="preserve">,</w:t>
        </w:r>
      </w:ins>
      <w:ins w:id="1082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ins w:id="1083" w:author="PR Preview" w:date="2026-01-01T00:00:00Z">
        <w:r>
          <w:t xml:space="preserve">.</w:t>
        </w:r>
      </w:ins>
      <w:ins w:id="1084" w:author="PR Preview" w:date="2026-01-01T00:00:00Z">
        <w:r>
          <w:t xml:space="preserve"> </w:t>
        </w:r>
      </w:ins>
      <w:ins w:id="1085" w:author="PR Preview" w:date="2026-01-01T00:00:00Z">
        <w:r>
          <w:t xml:space="preserve">For example, with</w:t>
        </w:r>
      </w:ins>
      <w:ins w:id="1086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ins w:id="1087" w:author="PR Preview" w:date="2026-01-01T00:00:00Z">
        <w:r>
          <w:t xml:space="preserve"> </w:t>
        </w:r>
      </w:ins>
      <w:ins w:id="1088" w:author="PR Preview" w:date="2026-01-01T00:00:00Z">
        <w:r>
          <w:t xml:space="preserve">and</w:t>
        </w:r>
      </w:ins>
      <w:ins w:id="1089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=</m:t>
        </m:r>
        <m:r>
          <m:t>1</m:t>
        </m:r>
      </m:oMath>
      <w:ins w:id="1090" w:author="PR Preview" w:date="2026-01-01T00:00:00Z">
        <w:r>
          <w:t xml:space="preserve">,</w:t>
        </w:r>
      </w:ins>
      <w:ins w:id="1091" w:author="PR Preview" w:date="2026-01-01T00:00:00Z">
        <w:r>
          <w:t xml:space="preserve"> </w:t>
        </w:r>
      </w:ins>
      <w:ins w:id="1092" w:author="PR Preview" w:date="2026-01-01T00:00:00Z">
        <w:r>
          <w:t xml:space="preserve">the condition</w:t>
        </w:r>
      </w:ins>
      <w:ins w:id="1093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ins w:id="1094" w:author="PR Preview" w:date="2026-01-01T00:00:00Z">
        <w:r>
          <w:t xml:space="preserve"> </w:t>
        </w:r>
      </w:ins>
      <w:ins w:id="1095" w:author="PR Preview" w:date="2026-01-01T00:00:00Z">
        <w:r>
          <w:t xml:space="preserve">means</w:t>
        </w:r>
      </w:ins>
      <w:ins w:id="1096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ins w:id="1097" w:author="PR Preview" w:date="2026-01-01T00:00:00Z">
        <w:r>
          <w:t xml:space="preserve">.</w:t>
        </w:r>
      </w:ins>
    </w:p>
    <w:p>
      <w:pPr>
        <w:pStyle w:val="BodyText"/>
      </w:pPr>
      <w:ins w:id="1098" w:author="PR Preview" w:date="2026-01-01T00:00:00Z">
        <w:r>
          <w:t xml:space="preserve">Every global minimizer (</w:t>
        </w:r>
      </w:ins>
      <w:hyperlink w:anchor="def-global-minimizer">
        <w:ins w:id="1099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100" w:author="PR Preview" w:date="2026-01-01T00:00:00Z">
        <w:r>
          <w:t xml:space="preserve">) is a local minimizer:</w:t>
        </w:r>
      </w:ins>
      <w:ins w:id="1101" w:author="PR Preview" w:date="2026-01-01T00:00:00Z">
        <w:r>
          <w:t xml:space="preserve"> </w:t>
        </w:r>
      </w:ins>
      <w:ins w:id="1102" w:author="PR Preview" w:date="2026-01-01T00:00:00Z">
        <w:r>
          <w:t xml:space="preserve">take any</w:t>
        </w:r>
      </w:ins>
      <w:ins w:id="1103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1104" w:author="PR Preview" w:date="2026-01-01T00:00:00Z">
        <w:r>
          <w:t xml:space="preserve">.</w:t>
        </w:r>
      </w:ins>
      <w:ins w:id="1105" w:author="PR Preview" w:date="2026-01-01T00:00:00Z">
        <w:r>
          <w:t xml:space="preserve"> </w:t>
        </w:r>
      </w:ins>
      <w:ins w:id="1106" w:author="PR Preview" w:date="2026-01-01T00:00:00Z">
        <w:r>
          <w:t xml:space="preserve">For example,</w:t>
        </w:r>
      </w:ins>
      <w:ins w:id="1107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ins w:id="1108" w:author="PR Preview" w:date="2026-01-01T00:00:00Z">
        <w:r>
          <w:t xml:space="preserve"> </w:t>
        </w:r>
      </w:ins>
      <w:ins w:id="1109" w:author="PR Preview" w:date="2026-01-01T00:00:00Z">
        <w:r>
          <w:t xml:space="preserve">is a global minimizer of</w:t>
        </w:r>
      </w:ins>
      <w:ins w:id="111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1111" w:author="PR Preview" w:date="2026-01-01T00:00:00Z">
        <w:r>
          <w:t xml:space="preserve"> </w:t>
        </w:r>
      </w:ins>
      <w:ins w:id="1112" w:author="PR Preview" w:date="2026-01-01T00:00:00Z">
        <w:r>
          <w:t xml:space="preserve">on</w:t>
        </w:r>
      </w:ins>
      <w:ins w:id="1113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1114" w:author="PR Preview" w:date="2026-01-01T00:00:00Z">
        <w:r>
          <w:t xml:space="preserve">,</w:t>
        </w:r>
      </w:ins>
      <w:ins w:id="1115" w:author="PR Preview" w:date="2026-01-01T00:00:00Z">
        <w:r>
          <w:t xml:space="preserve"> </w:t>
        </w:r>
      </w:ins>
      <w:ins w:id="1116" w:author="PR Preview" w:date="2026-01-01T00:00:00Z">
        <w:r>
          <w:t xml:space="preserve">so it is also a local minimizer.</w:t>
        </w:r>
      </w:ins>
    </w:p>
    <w:p>
      <w:pPr>
        <w:pStyle w:val="BodyText"/>
      </w:pPr>
      <w:ins w:id="1117" w:author="PR Preview" w:date="2026-01-01T00:00:00Z">
        <w:r>
          <w:t xml:space="preserve">The</w:t>
        </w:r>
      </w:ins>
      <w:ins w:id="1118" w:author="PR Preview" w:date="2026-01-01T00:00:00Z">
        <w:r>
          <w:t xml:space="preserve"> </w:t>
        </w:r>
      </w:ins>
      <w:hyperlink r:id="rId58">
        <w:ins w:id="1119" w:author="PR Preview" w:date="2026-01-01T00:00:00Z">
          <w:r>
            <w:rPr>
              <w:rStyle w:val="Hyperlink"/>
            </w:rPr>
            <w:t xml:space="preserve">converse</w:t>
          </w:r>
        </w:ins>
      </w:hyperlink>
      <w:ins w:id="1120" w:author="PR Preview" w:date="2026-01-01T00:00:00Z">
        <w:r>
          <w:t xml:space="preserve"> </w:t>
        </w:r>
      </w:ins>
      <w:ins w:id="1121" w:author="PR Preview" w:date="2026-01-01T00:00:00Z">
        <w:r>
          <w:t xml:space="preserve">fails.</w:t>
        </w:r>
      </w:ins>
      <w:ins w:id="1122" w:author="PR Preview" w:date="2026-01-01T00:00:00Z">
        <w:r>
          <w:t xml:space="preserve"> </w:t>
        </w:r>
      </w:ins>
      <w:ins w:id="1123" w:author="PR Preview" w:date="2026-01-01T00:00:00Z">
        <w:r>
          <w:t xml:space="preserve">In</w:t>
        </w:r>
      </w:ins>
      <w:ins w:id="1124" w:author="PR Preview" w:date="2026-01-01T00:00:00Z">
        <w:r>
          <w:t xml:space="preserve"> </w:t>
        </w:r>
      </w:ins>
      <w:hyperlink w:anchor="exr-local-vs-global-min">
        <w:ins w:id="1125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1126" w:author="PR Preview" w:date="2026-01-01T00:00:00Z">
        <w:r>
          <w:t xml:space="preserve">,</w:t>
        </w:r>
      </w:ins>
      <w:ins w:id="1127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ins w:id="1128" w:author="PR Preview" w:date="2026-01-01T00:00:00Z">
        <w:r>
          <w:t xml:space="preserve"> </w:t>
        </w:r>
      </w:ins>
      <w:ins w:id="1129" w:author="PR Preview" w:date="2026-01-01T00:00:00Z">
        <w:r>
          <w:t xml:space="preserve">is a local minimizer of</w:t>
        </w:r>
      </w:ins>
      <w:ins w:id="113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ins w:id="1131" w:author="PR Preview" w:date="2026-01-01T00:00:00Z">
        <w:r>
          <w:t xml:space="preserve"> </w:t>
        </w:r>
      </w:ins>
      <w:ins w:id="1132" w:author="PR Preview" w:date="2026-01-01T00:00:00Z">
        <w:r>
          <w:t xml:space="preserve">(take</w:t>
        </w:r>
      </w:ins>
      <w:ins w:id="1133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=</m:t>
        </m:r>
        <m:r>
          <m:t>1</m:t>
        </m:r>
      </m:oMath>
      <w:ins w:id="1134" w:author="PR Preview" w:date="2026-01-01T00:00:00Z">
        <w:r>
          <w:t xml:space="preserve">),</w:t>
        </w:r>
      </w:ins>
      <w:ins w:id="1135" w:author="PR Preview" w:date="2026-01-01T00:00:00Z">
        <w:r>
          <w:t xml:space="preserve"> </w:t>
        </w:r>
      </w:ins>
      <w:ins w:id="1136" w:author="PR Preview" w:date="2026-01-01T00:00:00Z">
        <w:r>
          <w:t xml:space="preserve">but not a global one.</w:t>
        </w:r>
      </w:ins>
    </w:p>
    <w:bookmarkEnd w:id="59"/>
    <w:bookmarkStart w:id="60" w:name="exm-not-local-minimizer"/>
    <w:p>
      <w:pPr>
        <w:pStyle w:val="BodyText"/>
      </w:pPr>
      <w:ins w:id="1137" w:author="PR Preview" w:date="2026-01-01T00:00:00Z">
        <w:r>
          <w:rPr>
            <w:b/>
            <w:bCs/>
          </w:rPr>
          <w:t xml:space="preserve">Example 9 (A point that is not a local minimizer)</w:t>
        </w:r>
      </w:ins>
      <w:ins w:id="1138" w:author="PR Preview" w:date="2026-01-01T00:00:00Z">
        <w:r>
          <w:t xml:space="preserve"> </w:t>
        </w:r>
      </w:ins>
      <w:ins w:id="1139" w:author="PR Preview" w:date="2026-01-01T00:00:00Z">
        <w:r>
          <w:t xml:space="preserve">For</w:t>
        </w:r>
      </w:ins>
      <w:ins w:id="114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ins w:id="1141" w:author="PR Preview" w:date="2026-01-01T00:00:00Z">
        <w:r>
          <w:t xml:space="preserve">, the point</w:t>
        </w:r>
      </w:ins>
      <w:ins w:id="114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is not a local minimizer.</w:t>
        </w:r>
      </w:ins>
      <w:ins w:id="1145" w:author="PR Preview" w:date="2026-01-01T00:00:00Z">
        <w:r>
          <w:t xml:space="preserve"> </w:t>
        </w:r>
      </w:ins>
      <w:ins w:id="1146" w:author="PR Preview" w:date="2026-01-01T00:00:00Z">
        <w:r>
          <w:t xml:space="preserve">For any</w:t>
        </w:r>
      </w:ins>
      <w:ins w:id="1147" w:author="PR Preview" w:date="2026-01-01T00:00:00Z">
        <w:r>
          <w:t xml:space="preserve"> </w:t>
        </w:r>
      </w:ins>
      <m:oMath>
        <m:r>
          <m:t>t</m:t>
        </m:r>
      </m:oMath>
      <w:ins w:id="114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149" w:author="PR Preview" w:date="2026-01-01T00:00:00Z">
        <w:r>
          <w:t xml:space="preserve">and</w:t>
        </w:r>
      </w:ins>
      <w:ins w:id="1150" w:author="PR Preview" w:date="2026-01-01T00:00:00Z">
        <w:r>
          <w:t xml:space="preserve"> </w:t>
        </w:r>
      </w:ins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ins w:id="1151" w:author="PR Preview" w:date="2026-01-01T00:00:00Z">
        <w:r>
          <w:t xml:space="preserve"> </w:t>
        </w:r>
      </w:ins>
      <w:ins w:id="1152" w:author="PR Preview" w:date="2026-01-01T00:00:00Z">
        <w:r>
          <w:t xml:space="preserve">whenever</w:t>
        </w:r>
      </w:ins>
      <w:ins w:id="1153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≠</m:t>
        </m:r>
        <m:r>
          <m:t>0</m:t>
        </m:r>
      </m:oMath>
      <w:ins w:id="1154" w:author="PR Preview" w:date="2026-01-01T00:00:00Z">
        <w:r>
          <w:t xml:space="preserve"> </w:t>
        </w:r>
      </w:ins>
      <w:ins w:id="1155" w:author="PR Preview" w:date="2026-01-01T00:00:00Z">
        <w:r>
          <w:t xml:space="preserve">and</w:t>
        </w:r>
      </w:ins>
      <w:ins w:id="1156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&lt;</m:t>
        </m:r>
        <m:r>
          <m:t>3</m:t>
        </m:r>
      </m:oMath>
      <w:ins w:id="1157" w:author="PR Preview" w:date="2026-01-01T00:00:00Z">
        <w:r>
          <w:t xml:space="preserve">.</w:t>
        </w:r>
      </w:ins>
      <w:ins w:id="1158" w:author="PR Preview" w:date="2026-01-01T00:00:00Z">
        <w:r>
          <w:t xml:space="preserve"> </w:t>
        </w:r>
      </w:ins>
      <w:ins w:id="1159" w:author="PR Preview" w:date="2026-01-01T00:00:00Z">
        <w:r>
          <w:t xml:space="preserve">So whatever</w:t>
        </w:r>
      </w:ins>
      <w:ins w:id="1160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1161" w:author="PR Preview" w:date="2026-01-01T00:00:00Z">
        <w:r>
          <w:t xml:space="preserve"> </w:t>
        </w:r>
      </w:ins>
      <w:ins w:id="1162" w:author="PR Preview" w:date="2026-01-01T00:00:00Z">
        <w:r>
          <w:t xml:space="preserve">is,</w:t>
        </w:r>
      </w:ins>
      <w:ins w:id="1163" w:author="PR Preview" w:date="2026-01-01T00:00:00Z">
        <w:r>
          <w:t xml:space="preserve"> </w:t>
        </w:r>
      </w:ins>
      <w:ins w:id="1164" w:author="PR Preview" w:date="2026-01-01T00:00:00Z">
        <w:r>
          <w:t xml:space="preserve">the point</w:t>
        </w:r>
      </w:ins>
      <w:ins w:id="116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with</w:t>
        </w:r>
      </w:ins>
      <w:ins w:id="116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satisfies</w:t>
        </w:r>
      </w:ins>
      <w:ins w:id="1171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1172" w:author="PR Preview" w:date="2026-01-01T00:00:00Z">
        <w:r>
          <w:t xml:space="preserve"> </w:t>
        </w:r>
      </w:ins>
      <w:ins w:id="1173" w:author="PR Preview" w:date="2026-01-01T00:00:00Z">
        <w:r>
          <w:t xml:space="preserve">and</w:t>
        </w:r>
      </w:ins>
      <w:ins w:id="117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1175" w:author="PR Preview" w:date="2026-01-01T00:00:00Z">
        <w:r>
          <w:t xml:space="preserve">.</w:t>
        </w:r>
      </w:ins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algebra-complex.html#sec-complex-numbers" TargetMode="External"/><Relationship Id="rId28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6" Type="http://schemas.openxmlformats.org/officeDocument/2006/relationships/hyperlink" Target="linear-algebra-vectors.html#def-euclidean-norm" TargetMode="External"/><Relationship Id="rId58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49" Type="http://schemas.openxmlformats.org/officeDocument/2006/relationships/hyperlink" Target="sets-functions.qmd#def-empty-set" TargetMode="External"/><Relationship Id="rId44" Type="http://schemas.openxmlformats.org/officeDocument/2006/relationships/hyperlink" Target="sets-functions.qmd#def-function" TargetMode="External"/><Relationship Id="rId46" Type="http://schemas.openxmlformats.org/officeDocument/2006/relationships/hyperlink" Target="sets-functions.qmd#def-image" TargetMode="External"/><Relationship Id="rId40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complex.html#sec-complex-numbers" TargetMode="External"/><Relationship Id="rId28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6" Type="http://schemas.openxmlformats.org/officeDocument/2006/relationships/hyperlink" Target="linear-algebra-vectors.html#def-euclidean-norm" TargetMode="External"/><Relationship Id="rId58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49" Type="http://schemas.openxmlformats.org/officeDocument/2006/relationships/hyperlink" Target="sets-functions.qmd#def-empty-set" TargetMode="External"/><Relationship Id="rId44" Type="http://schemas.openxmlformats.org/officeDocument/2006/relationships/hyperlink" Target="sets-functions.qmd#def-function" TargetMode="External"/><Relationship Id="rId46" Type="http://schemas.openxmlformats.org/officeDocument/2006/relationships/hyperlink" Target="sets-functions.qmd#def-image" TargetMode="External"/><Relationship Id="rId40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2026-10-11T02:08:10Z</dcterms:created>
  <dcterms:modified xsi:type="dcterms:W3CDTF">2026-10-11T02:08:10Z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