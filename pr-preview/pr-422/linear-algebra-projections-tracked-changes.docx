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17:30:45 (PDT)</w:t>
        </w:r>
      </w:ins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3" w:author="PR Preview" w:date="2026-01-01T00:00:00Z">
        <w:r>
          <w:delText xml:space="preserve"> </w:delText>
        </w:r>
      </w:del>
      <w:del w:id="4" w:author="PR Preview" w:date="2026-01-01T00:00:00Z">
        <w:r>
          <w:delText xml:space="preserve">has dimension</w:delText>
        </w:r>
      </w:del>
      <w:del w:id="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≥</m:t>
        </m:r>
        <m:r>
          <m:t>1</m:t>
        </m:r>
      </m:oMath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(</w:delText>
        </w:r>
      </w:del>
      <w:hyperlink r:id="rId58">
        <w:del w:id="8" w:author="PR Preview" w:date="2026-01-01T00:00:00Z">
          <w:r>
            <w:rPr>
              <w:rStyle w:val="Hyperlink"/>
            </w:rPr>
            <w:delText xml:space="preserve">Theorem 7 in Column Space, Null Space and Rank-Nullity</w:delText>
          </w:r>
        </w:del>
      </w:hyperlink>
      <w:del w:id="9" w:author="PR Preview" w:date="2026-01-01T00:00:00Z">
        <w:r>
          <w:delText xml:space="preserve">),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so an orthonormal basis of it has</w:delText>
        </w:r>
      </w:del>
      <w:del w:id="12" w:author="PR Preview" w:date="2026-01-01T00:00:00Z">
        <w:r>
          <w:delText xml:space="preserve"> </w:delText>
        </w:r>
      </w:del>
      <m:oMath>
        <m:r>
          <m:t>p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vectors (</w:delText>
        </w:r>
      </w:del>
      <w:hyperlink r:id="rId59">
        <w:del w:id="15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16" w:author="PR Preview" w:date="2026-01-01T00:00:00Z">
        <w:r>
          <w:delText xml:space="preserve">),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and</w:delText>
        </w:r>
      </w:del>
      <w:del w:id="19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also gives the orthogonal projection onto</w:delText>
        </w:r>
      </w:del>
      <w:del w:id="2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(</w:delText>
        </w:r>
      </w:del>
      <w:hyperlink w:anchor="thm-projector-onb">
        <w:del w:id="25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6" w:author="PR Preview" w:date="2026-01-01T00:00:00Z">
        <w:r>
          <w:delText xml:space="preserve">, with</w:delText>
        </w:r>
      </w:del>
      <w:del w:id="27" w:author="PR Preview" w:date="2026-01-01T00:00:00Z">
        <w:r>
          <w:delText xml:space="preserve"> </w:delText>
        </w:r>
      </w:del>
      <m:oMath>
        <m:r>
          <m:t>n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in place of</w:delText>
        </w:r>
      </w:del>
      <w:del w:id="30" w:author="PR Preview" w:date="2026-01-01T00:00:00Z">
        <w:r>
          <w:delText xml:space="preserve"> </w:delText>
        </w:r>
      </w:del>
      <m:oMath>
        <m:r>
          <m:t>p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and</w:delText>
        </w:r>
      </w:del>
      <w:del w:id="33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p</m:t>
        </m:r>
      </m:oMath>
      <w:del w:id="34" w:author="PR Preview" w:date="2026-01-01T00:00:00Z">
        <w:r>
          <w:delText xml:space="preserve">).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By</w:delText>
        </w:r>
      </w:del>
      <w:del w:id="37" w:author="PR Preview" w:date="2026-01-01T00:00:00Z">
        <w:r>
          <w:delText xml:space="preserve"> </w:delText>
        </w:r>
      </w:del>
      <w:hyperlink w:anchor="thm-projection-matrix-projects">
        <w:del w:id="38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9" w:author="PR Preview" w:date="2026-01-01T00:00:00Z">
        <w:r>
          <w:delText xml:space="preserve">, part 2,</w:delText>
        </w:r>
      </w:del>
      <w:del w:id="40" w:author="PR Preview" w:date="2026-01-01T00:00:00Z">
        <w:r>
          <w:delText xml:space="preserve"> </w:delText>
        </w:r>
      </w:del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1" w:author="PR Preview" w:date="2026-01-01T00:00:00Z">
        <w:r>
          <w:delText xml:space="preserve">.</w:delText>
        </w:r>
      </w:del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has dimension</w:t>
        </w:r>
      </w:ins>
      <w:ins w:id="4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1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(</w:t>
        </w:r>
      </w:ins>
      <w:hyperlink r:id="rId58">
        <w:ins w:id="47" w:author="PR Preview" w:date="2026-01-01T00:00:00Z">
          <w:r>
            <w:rPr>
              <w:rStyle w:val="Hyperlink"/>
            </w:rPr>
            <w:t xml:space="preserve">Theorem 6 in Column Space, Null Space and Rank-Nullity</w:t>
          </w:r>
        </w:ins>
      </w:hyperlink>
      <w:ins w:id="48" w:author="PR Preview" w:date="2026-01-01T00:00:00Z">
        <w:r>
          <w:t xml:space="preserve">),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so an orthonormal basis of it has</w:t>
        </w:r>
      </w:ins>
      <w:ins w:id="51" w:author="PR Preview" w:date="2026-01-01T00:00:00Z">
        <w:r>
          <w:t xml:space="preserve"> </w:t>
        </w:r>
      </w:ins>
      <m:oMath>
        <m:r>
          <m:t>p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vectors (</w:t>
        </w:r>
      </w:ins>
      <w:hyperlink r:id="rId59">
        <w:ins w:id="54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55" w:author="PR Preview" w:date="2026-01-01T00:00:00Z">
        <w:r>
          <w:t xml:space="preserve">),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and</w:t>
        </w:r>
      </w:ins>
      <w:ins w:id="5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also gives the orthogonal projection onto</w:t>
        </w:r>
      </w:ins>
      <w:ins w:id="6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(</w:t>
        </w:r>
      </w:ins>
      <w:hyperlink w:anchor="thm-projector-onb">
        <w:ins w:id="64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5" w:author="PR Preview" w:date="2026-01-01T00:00:00Z">
        <w:r>
          <w:t xml:space="preserve">, with</w:t>
        </w:r>
      </w:ins>
      <w:ins w:id="66" w:author="PR Preview" w:date="2026-01-01T00:00:00Z">
        <w:r>
          <w:t xml:space="preserve"> </w:t>
        </w:r>
      </w:ins>
      <m:oMath>
        <m:r>
          <m:t>n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in place of</w:t>
        </w:r>
      </w:ins>
      <w:ins w:id="69" w:author="PR Preview" w:date="2026-01-01T00:00:00Z">
        <w:r>
          <w:t xml:space="preserve"> </w:t>
        </w:r>
      </w:ins>
      <m:oMath>
        <m:r>
          <m:t>p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and</w:t>
        </w:r>
      </w:ins>
      <w:ins w:id="72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p</m:t>
        </m:r>
      </m:oMath>
      <w:ins w:id="73" w:author="PR Preview" w:date="2026-01-01T00:00:00Z">
        <w:r>
          <w:t xml:space="preserve">).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By</w:t>
        </w:r>
      </w:ins>
      <w:ins w:id="76" w:author="PR Preview" w:date="2026-01-01T00:00:00Z">
        <w:r>
          <w:t xml:space="preserve"> </w:t>
        </w:r>
      </w:ins>
      <w:hyperlink w:anchor="thm-projection-matrix-projects">
        <w:ins w:id="77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78" w:author="PR Preview" w:date="2026-01-01T00:00:00Z">
        <w:r>
          <w:t xml:space="preserve">, part 2,</w:t>
        </w:r>
      </w:ins>
      <w:ins w:id="79" w:author="PR Preview" w:date="2026-01-01T00:00:00Z">
        <w:r>
          <w:t xml:space="preserve"> </w:t>
        </w:r>
      </w:ins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0" w:author="PR Preview" w:date="2026-01-01T00:00:00Z">
        <w:r>
          <w:t xml:space="preserve">.</w:t>
        </w:r>
      </w:ins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del w:id="81" w:author="PR Preview" w:date="2026-01-01T00:00:00Z">
        <w:r>
          <w:rPr>
            <w:b/>
            <w:bCs/>
          </w:rPr>
          <w:delText xml:space="preserve">The two inverses exist.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Now suppose</w:delText>
        </w:r>
      </w:del>
      <w:del w:id="84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85" w:author="PR Preview" w:date="2026-01-01T00:00:00Z">
        <w:r>
          <w:delText xml:space="preserve">.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A rank factorization exists (</w:delText>
        </w:r>
      </w:del>
      <w:hyperlink r:id="rId64">
        <w:del w:id="88" w:author="PR Preview" w:date="2026-01-01T00:00:00Z">
          <w:r>
            <w:rPr>
              <w:rStyle w:val="Hyperlink"/>
            </w:rPr>
            <w:delText xml:space="preserve">Theorem 15 in Column Space, Null Space and Rank-Nullity</w:delText>
          </w:r>
        </w:del>
      </w:hyperlink>
      <w:del w:id="89" w:author="PR Preview" w:date="2026-01-01T00:00:00Z">
        <w:r>
          <w:delText xml:space="preserve">).</w:delText>
        </w:r>
      </w:del>
      <w:del w:id="90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is</w:delText>
        </w:r>
      </w:del>
      <w:del w:id="9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r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and</w:delText>
        </w:r>
      </w:del>
      <w:del w:id="96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is</w:delText>
        </w:r>
      </w:del>
      <w:del w:id="99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×</m:t>
        </m:r>
        <m:r>
          <m:t>n</m:t>
        </m:r>
      </m:oMath>
      <w:del w:id="100" w:author="PR Preview" w:date="2026-01-01T00:00:00Z">
        <w:r>
          <w:delText xml:space="preserve">.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Both have rank</w:delText>
        </w:r>
      </w:del>
      <w:del w:id="103" w:author="PR Preview" w:date="2026-01-01T00:00:00Z">
        <w:r>
          <w:delText xml:space="preserve"> </w:delText>
        </w:r>
      </w:del>
      <m:oMath>
        <m:r>
          <m:t>r</m:t>
        </m:r>
      </m:oMath>
      <w:del w:id="104" w:author="PR Preview" w:date="2026-01-01T00:00:00Z">
        <w:r>
          <w:delText xml:space="preserve">:</w:delText>
        </w:r>
      </w:del>
    </w:p>
    <w:p>
      <w:pPr>
        <w:pStyle w:val="BodyText"/>
      </w:pPr>
      <w:ins w:id="105" w:author="PR Preview" w:date="2026-01-01T00:00:00Z">
        <w:r>
          <w:rPr>
            <w:b/>
            <w:bCs/>
          </w:rPr>
          <w:t xml:space="preserve">The two inverses exist.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Now suppose</w:t>
        </w:r>
      </w:ins>
      <w:ins w:id="10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109" w:author="PR Preview" w:date="2026-01-01T00:00:00Z">
        <w:r>
          <w:t xml:space="preserve">.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 rank factorization exists (</w:t>
        </w:r>
      </w:ins>
      <w:hyperlink r:id="rId64">
        <w:ins w:id="112" w:author="PR Preview" w:date="2026-01-01T00:00:00Z">
          <w:r>
            <w:rPr>
              <w:rStyle w:val="Hyperlink"/>
            </w:rPr>
            <w:t xml:space="preserve">Theorem 14 in Column Space, Null Space and Rank-Nullity</w:t>
          </w:r>
        </w:ins>
      </w:hyperlink>
      <w:ins w:id="113" w:author="PR Preview" w:date="2026-01-01T00:00:00Z">
        <w:r>
          <w:t xml:space="preserve">).</w:t>
        </w:r>
      </w:ins>
      <w:ins w:id="114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is</w:t>
        </w:r>
      </w:ins>
      <w:ins w:id="11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r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and</w:t>
        </w:r>
      </w:ins>
      <w:ins w:id="120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is</w:t>
        </w:r>
      </w:ins>
      <w:ins w:id="123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n</m:t>
        </m:r>
      </m:oMath>
      <w:ins w:id="124" w:author="PR Preview" w:date="2026-01-01T00:00:00Z">
        <w:r>
          <w:t xml:space="preserve">.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Both have rank</w:t>
        </w:r>
      </w:ins>
      <w:ins w:id="127" w:author="PR Preview" w:date="2026-01-01T00:00:00Z">
        <w:r>
          <w:t xml:space="preserve"> </w:t>
        </w:r>
      </w:ins>
      <m:oMath>
        <m:r>
          <m:t>r</m:t>
        </m:r>
      </m:oMath>
      <w:ins w:id="12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del w:id="129" w:author="PR Preview" w:date="2026-01-01T00:00:00Z">
        <w:r>
          <w:rPr>
            <w:b/>
            <w:bCs/>
          </w:rPr>
          <w:delText xml:space="preserve">Example 17 (The Moore-Penrose inverse of a rank-one matrix)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For</w:delText>
        </w:r>
      </w:del>
      <w:del w:id="13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in</w:delText>
        </w:r>
      </w:del>
      <w:del w:id="135" w:author="PR Preview" w:date="2026-01-01T00:00:00Z">
        <w:r>
          <w:delText xml:space="preserve"> </w:delText>
        </w:r>
      </w:del>
      <w:hyperlink r:id="rId89">
        <w:del w:id="136" w:author="PR Preview" w:date="2026-01-01T00:00:00Z">
          <w:r>
            <w:rPr>
              <w:rStyle w:val="Hyperlink"/>
            </w:rPr>
            <w:delText xml:space="preserve">Example 1 in Column Space, Null Space and Rank-Nullity</w:delText>
          </w:r>
        </w:del>
      </w:hyperlink>
      <w:del w:id="137" w:author="PR Preview" w:date="2026-01-01T00:00:00Z">
        <w:r>
          <w:delText xml:space="preserve">, the rank factorization</w:delText>
        </w:r>
      </w:del>
      <w:del w:id="138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del w:id="139" w:author="PR Preview" w:date="2026-01-01T00:00:00Z">
        <w:r>
          <w:delText xml:space="preserve">,</w:delText>
        </w:r>
      </w:del>
      <w:del w:id="140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(</w:delText>
        </w:r>
      </w:del>
      <w:hyperlink r:id="rId90">
        <w:del w:id="143" w:author="PR Preview" w:date="2026-01-01T00:00:00Z">
          <w:r>
            <w:rPr>
              <w:rStyle w:val="Hyperlink"/>
            </w:rPr>
            <w:delText xml:space="preserve">Example 24 in Column Space, Null Space and Rank-Nullity</w:delText>
          </w:r>
        </w:del>
      </w:hyperlink>
      <w:del w:id="144" w:author="PR Preview" w:date="2026-01-01T00:00:00Z">
        <w:r>
          <w:delText xml:space="preserve">) gives</w:delText>
        </w:r>
      </w:del>
    </w:p>
    <w:p>
      <w:pPr>
        <w:pStyle w:val="FirstParagraph"/>
      </w:pPr>
      <w:ins w:id="145" w:author="PR Preview" w:date="2026-01-01T00:00:00Z">
        <w:r>
          <w:rPr>
            <w:b/>
            <w:bCs/>
          </w:rPr>
          <w:t xml:space="preserve">Example 17 (The Moore-Penrose inverse of a rank-one matrix)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For</w:t>
        </w:r>
      </w:ins>
      <w:ins w:id="1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in</w:t>
        </w:r>
      </w:ins>
      <w:ins w:id="151" w:author="PR Preview" w:date="2026-01-01T00:00:00Z">
        <w:r>
          <w:t xml:space="preserve"> </w:t>
        </w:r>
      </w:ins>
      <w:hyperlink r:id="rId89">
        <w:ins w:id="152" w:author="PR Preview" w:date="2026-01-01T00:00:00Z">
          <w:r>
            <w:rPr>
              <w:rStyle w:val="Hyperlink"/>
            </w:rPr>
            <w:t xml:space="preserve">Example 1 in Column Space, Null Space and Rank-Nullity</w:t>
          </w:r>
        </w:ins>
      </w:hyperlink>
      <w:ins w:id="153" w:author="PR Preview" w:date="2026-01-01T00:00:00Z">
        <w:r>
          <w:t xml:space="preserve">, the rank factorization</w:t>
        </w:r>
      </w:ins>
      <w:ins w:id="154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ins w:id="155" w:author="PR Preview" w:date="2026-01-01T00:00:00Z">
        <w:r>
          <w:t xml:space="preserve">,</w:t>
        </w:r>
      </w:ins>
      <w:ins w:id="156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(</w:t>
        </w:r>
      </w:ins>
      <w:hyperlink r:id="rId90">
        <w:ins w:id="159" w:author="PR Preview" w:date="2026-01-01T00:00:00Z">
          <w:r>
            <w:rPr>
              <w:rStyle w:val="Hyperlink"/>
            </w:rPr>
            <w:t xml:space="preserve">Example 23 in Column Space, Null Space and Rank-Nullity</w:t>
          </w:r>
        </w:ins>
      </w:hyperlink>
      <w:ins w:id="160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del w:id="161" w:author="PR Preview" w:date="2026-01-01T00:00:00Z">
        <w:r>
          <w:rPr>
            <w:i/>
            <w:iCs/>
          </w:rPr>
          <w:delText xml:space="preserve">Proof</w:delText>
        </w:r>
      </w:del>
      <w:del w:id="162" w:author="PR Preview" w:date="2026-01-01T00:00:00Z">
        <w:r>
          <w:delText xml:space="preserve">. </w:delText>
        </w:r>
      </w:del>
      <w:del w:id="163" w:author="PR Preview" w:date="2026-01-01T00:00:00Z">
        <w:r>
          <w:rPr>
            <w:b/>
            <w:bCs/>
          </w:rPr>
          <w:delText xml:space="preserve">Part 1.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By</w:delText>
        </w:r>
      </w:del>
      <w:del w:id="166" w:author="PR Preview" w:date="2026-01-01T00:00:00Z">
        <w:r>
          <w:delText xml:space="preserve"> </w:delText>
        </w:r>
      </w:del>
      <w:hyperlink w:anchor="thm-consistency">
        <w:del w:id="167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68" w:author="PR Preview" w:date="2026-01-01T00:00:00Z">
        <w:r>
          <w:delText xml:space="preserve">, the system is consistent for every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$\mathord{\smash[b]{\underset{\raise.3ex\hbox{$\scriptstyle\sim$}}{b}}\vphantom{b}}$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exactly when</w:delText>
        </w:r>
      </w:del>
      <w:del w:id="17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74" w:author="PR Preview" w:date="2026-01-01T00:00:00Z">
        <w:r>
          <w:delText xml:space="preserve">.</w:delText>
        </w:r>
      </w:del>
      <w:del w:id="17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is a subspace of</w:delText>
        </w:r>
      </w:del>
      <w:del w:id="17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(</w:delText>
        </w:r>
      </w:del>
      <w:hyperlink r:id="rId49">
        <w:del w:id="181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182" w:author="PR Preview" w:date="2026-01-01T00:00:00Z">
        <w:r>
          <w:delText xml:space="preserve">) with dimension</w:delText>
        </w:r>
      </w:del>
      <w:del w:id="183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(</w:delText>
        </w:r>
      </w:del>
      <w:hyperlink r:id="rId58">
        <w:del w:id="186" w:author="PR Preview" w:date="2026-01-01T00:00:00Z">
          <w:r>
            <w:rPr>
              <w:rStyle w:val="Hyperlink"/>
            </w:rPr>
            <w:delText xml:space="preserve">Theorem 7 in Column Space, Null Space and Rank-Nullity</w:delText>
          </w:r>
        </w:del>
      </w:hyperlink>
      <w:del w:id="187" w:author="PR Preview" w:date="2026-01-01T00:00:00Z">
        <w:r>
          <w:delText xml:space="preserve">), and</w:delText>
        </w:r>
      </w:del>
      <w:del w:id="188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(</w:delText>
        </w:r>
      </w:del>
      <w:hyperlink r:id="rId101">
        <w:del w:id="191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192" w:author="PR Preview" w:date="2026-01-01T00:00:00Z">
        <w:r>
          <w:delText xml:space="preserve">).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If the dimension is</w:delText>
        </w:r>
      </w:del>
      <w:del w:id="195" w:author="PR Preview" w:date="2026-01-01T00:00:00Z">
        <w:r>
          <w:delText xml:space="preserve"> </w:delText>
        </w:r>
      </w:del>
      <m:oMath>
        <m:r>
          <m:t>m</m:t>
        </m:r>
      </m:oMath>
      <w:del w:id="196" w:author="PR Preview" w:date="2026-01-01T00:00:00Z">
        <w:r>
          <w:delText xml:space="preserve">, then</w:delText>
        </w:r>
      </w:del>
      <w:del w:id="19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(</w:delText>
        </w:r>
      </w:del>
      <w:hyperlink r:id="rId102">
        <w:del w:id="200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201" w:author="PR Preview" w:date="2026-01-01T00:00:00Z">
        <w:r>
          <w:delText xml:space="preserve">);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if</w:delText>
        </w:r>
      </w:del>
      <w:del w:id="20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05" w:author="PR Preview" w:date="2026-01-01T00:00:00Z">
        <w:r>
          <w:delText xml:space="preserve">, the dimension is</w:delText>
        </w:r>
      </w:del>
      <w:del w:id="206" w:author="PR Preview" w:date="2026-01-01T00:00:00Z">
        <w:r>
          <w:delText xml:space="preserve"> </w:delText>
        </w:r>
      </w:del>
      <m:oMath>
        <m:r>
          <m:t>m</m:t>
        </m:r>
      </m:oMath>
      <w:del w:id="207" w:author="PR Preview" w:date="2026-01-01T00:00:00Z">
        <w:r>
          <w:delText xml:space="preserve">.</w:delText>
        </w:r>
      </w:del>
    </w:p>
    <w:p>
      <w:pPr>
        <w:pStyle w:val="BodyText"/>
      </w:pPr>
      <w:del w:id="208" w:author="PR Preview" w:date="2026-01-01T00:00:00Z">
        <w:r>
          <w:rPr>
            <w:b/>
            <w:bCs/>
          </w:rPr>
          <w:delText xml:space="preserve">Part 2.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By</w:delText>
        </w:r>
      </w:del>
      <w:del w:id="211" w:author="PR Preview" w:date="2026-01-01T00:00:00Z">
        <w:r>
          <w:delText xml:space="preserve"> </w:delText>
        </w:r>
      </w:del>
      <w:hyperlink w:anchor="thm-solution-set">
        <w:del w:id="212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213" w:author="PR Preview" w:date="2026-01-01T00:00:00Z">
        <w:r>
          <w:delText xml:space="preserve">, the solutions are a particular solution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plus the vectors of</w:delText>
        </w:r>
      </w:del>
      <w:del w:id="21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217" w:author="PR Preview" w:date="2026-01-01T00:00:00Z">
        <w:r>
          <w:delText xml:space="preserve">,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so there is exactly one solution exactly when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$\mathcal{N}(\mathbf{A}) = \mathopen{}\left\{\mathord{\smash[b]{\underset{\raise.3ex\hbox{$\scriptstyle\sim$}}{0}}\vphantom{0}}_n\right\}\mathclose{}$</w:delText>
        </w:r>
      </w:del>
      <w:del w:id="222" w:author="PR Preview" w:date="2026-01-01T00:00:00Z">
        <w:r>
          <w:delText xml:space="preserve">,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that is, when</w:delText>
        </w:r>
      </w:del>
      <w:del w:id="225" w:author="PR Preview" w:date="2026-01-01T00:00:00Z">
        <w:r>
          <w:delText xml:space="preserve"> </w:delText>
        </w:r>
      </w:del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(a subspace of dimension</w:delText>
        </w:r>
      </w:del>
      <w:del w:id="228" w:author="PR Preview" w:date="2026-01-01T00:00:00Z">
        <w:r>
          <w:delText xml:space="preserve"> </w:delText>
        </w:r>
      </w:del>
      <m:oMath>
        <m:r>
          <m:t>0</m:t>
        </m:r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has the empty list as a basis, whose span is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$\mathopen{}\left\{\mathord{\smash[b]{\underset{\raise.3ex\hbox{$\scriptstyle\sim$}}{0}}\vphantom{0}}\right\}\mathclose{}$</w:delText>
        </w:r>
      </w:del>
      <w:del w:id="233" w:author="PR Preview" w:date="2026-01-01T00:00:00Z">
        <w:r>
          <w:delText xml:space="preserve">,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by</w:delText>
        </w:r>
      </w:del>
      <w:del w:id="236" w:author="PR Preview" w:date="2026-01-01T00:00:00Z">
        <w:r>
          <w:delText xml:space="preserve"> </w:delText>
        </w:r>
      </w:del>
      <w:hyperlink r:id="rId59">
        <w:del w:id="237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and</w:delText>
        </w:r>
      </w:del>
      <w:del w:id="240" w:author="PR Preview" w:date="2026-01-01T00:00:00Z">
        <w:r>
          <w:delText xml:space="preserve"> </w:delText>
        </w:r>
      </w:del>
      <w:hyperlink r:id="rId103">
        <w:del w:id="241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242" w:author="PR Preview" w:date="2026-01-01T00:00:00Z">
        <w:r>
          <w:delText xml:space="preserve">;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and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$\mathopen{}\left\{\mathord{\smash[b]{\underset{\raise.3ex\hbox{$\scriptstyle\sim$}}{0}}\vphantom{0}}\right\}\mathclose{}$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has dimension</w:delText>
        </w:r>
      </w:del>
      <w:del w:id="249" w:author="PR Preview" w:date="2026-01-01T00:00:00Z">
        <w:r>
          <w:delText xml:space="preserve"> </w:delText>
        </w:r>
      </w:del>
      <m:oMath>
        <m:r>
          <m:t>0</m:t>
        </m:r>
      </m:oMath>
      <w:del w:id="250" w:author="PR Preview" w:date="2026-01-01T00:00:00Z">
        <w:r>
          <w:delText xml:space="preserve">, by</w:delText>
        </w:r>
      </w:del>
      <w:del w:id="251" w:author="PR Preview" w:date="2026-01-01T00:00:00Z">
        <w:r>
          <w:delText xml:space="preserve"> </w:delText>
        </w:r>
      </w:del>
      <w:hyperlink r:id="rId101">
        <w:del w:id="252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253" w:author="PR Preview" w:date="2026-01-01T00:00:00Z">
        <w:r>
          <w:delText xml:space="preserve">).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By</w:delText>
        </w:r>
      </w:del>
      <w:del w:id="256" w:author="PR Preview" w:date="2026-01-01T00:00:00Z">
        <w:r>
          <w:delText xml:space="preserve"> </w:delText>
        </w:r>
      </w:del>
      <w:hyperlink r:id="rId104">
        <w:del w:id="257" w:author="PR Preview" w:date="2026-01-01T00:00:00Z">
          <w:r>
            <w:rPr>
              <w:rStyle w:val="Hyperlink"/>
            </w:rPr>
            <w:delText xml:space="preserve">Theorem 8 in Column Space, Null Space and Rank-Nullity</w:delText>
          </w:r>
        </w:del>
      </w:hyperlink>
      <w:del w:id="258" w:author="PR Preview" w:date="2026-01-01T00:00:00Z">
        <w:r>
          <w:delText xml:space="preserve">, that is when</w:delText>
        </w:r>
      </w:del>
      <w:del w:id="259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260" w:author="PR Preview" w:date="2026-01-01T00:00:00Z">
        <w:r>
          <w:delText xml:space="preserve">.</w:delText>
        </w:r>
      </w:del>
    </w:p>
    <w:p>
      <w:pPr>
        <w:pStyle w:val="FirstParagraph"/>
      </w:pPr>
      <w:ins w:id="261" w:author="PR Preview" w:date="2026-01-01T00:00:00Z">
        <w:r>
          <w:rPr>
            <w:i/>
            <w:iCs/>
          </w:rPr>
          <w:t xml:space="preserve">Proof</w:t>
        </w:r>
      </w:ins>
      <w:ins w:id="262" w:author="PR Preview" w:date="2026-01-01T00:00:00Z">
        <w:r>
          <w:t xml:space="preserve">. </w:t>
        </w:r>
      </w:ins>
      <w:ins w:id="263" w:author="PR Preview" w:date="2026-01-01T00:00:00Z">
        <w:r>
          <w:rPr>
            <w:b/>
            <w:bCs/>
          </w:rPr>
          <w:t xml:space="preserve">Part 1.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By</w:t>
        </w:r>
      </w:ins>
      <w:ins w:id="266" w:author="PR Preview" w:date="2026-01-01T00:00:00Z">
        <w:r>
          <w:t xml:space="preserve"> </w:t>
        </w:r>
      </w:ins>
      <w:hyperlink w:anchor="thm-consistency">
        <w:ins w:id="267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68" w:author="PR Preview" w:date="2026-01-01T00:00:00Z">
        <w:r>
          <w:t xml:space="preserve">, the system is consistent for every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$\mathord{\smash[b]{\underset{\raise.3ex\hbox{$\scriptstyle\sim$}}{b}}\vphantom{b}}$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exactly when</w:t>
        </w:r>
      </w:ins>
      <w:ins w:id="2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74" w:author="PR Preview" w:date="2026-01-01T00:00:00Z">
        <w:r>
          <w:t xml:space="preserve">.</w:t>
        </w:r>
      </w:ins>
      <w:ins w:id="27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is a subspace of</w:t>
        </w:r>
      </w:ins>
      <w:ins w:id="27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(</w:t>
        </w:r>
      </w:ins>
      <w:hyperlink r:id="rId49">
        <w:ins w:id="281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282" w:author="PR Preview" w:date="2026-01-01T00:00:00Z">
        <w:r>
          <w:t xml:space="preserve">) with dimension</w:t>
        </w:r>
      </w:ins>
      <w:ins w:id="283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(</w:t>
        </w:r>
      </w:ins>
      <w:hyperlink r:id="rId58">
        <w:ins w:id="286" w:author="PR Preview" w:date="2026-01-01T00:00:00Z">
          <w:r>
            <w:rPr>
              <w:rStyle w:val="Hyperlink"/>
            </w:rPr>
            <w:t xml:space="preserve">Theorem 6 in Column Space, Null Space and Rank-Nullity</w:t>
          </w:r>
        </w:ins>
      </w:hyperlink>
      <w:ins w:id="287" w:author="PR Preview" w:date="2026-01-01T00:00:00Z">
        <w:r>
          <w:t xml:space="preserve">), and</w:t>
        </w:r>
      </w:ins>
      <w:ins w:id="288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(</w:t>
        </w:r>
      </w:ins>
      <w:hyperlink r:id="rId101">
        <w:ins w:id="291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292" w:author="PR Preview" w:date="2026-01-01T00:00:00Z">
        <w:r>
          <w:t xml:space="preserve">).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If the dimension is</w:t>
        </w:r>
      </w:ins>
      <w:ins w:id="295" w:author="PR Preview" w:date="2026-01-01T00:00:00Z">
        <w:r>
          <w:t xml:space="preserve"> </w:t>
        </w:r>
      </w:ins>
      <m:oMath>
        <m:r>
          <m:t>m</m:t>
        </m:r>
      </m:oMath>
      <w:ins w:id="296" w:author="PR Preview" w:date="2026-01-01T00:00:00Z">
        <w:r>
          <w:t xml:space="preserve">, then</w:t>
        </w:r>
      </w:ins>
      <w:ins w:id="29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(</w:t>
        </w:r>
      </w:ins>
      <w:hyperlink r:id="rId102">
        <w:ins w:id="300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301" w:author="PR Preview" w:date="2026-01-01T00:00:00Z">
        <w:r>
          <w:t xml:space="preserve">);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if</w:t>
        </w:r>
      </w:ins>
      <w:ins w:id="30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305" w:author="PR Preview" w:date="2026-01-01T00:00:00Z">
        <w:r>
          <w:t xml:space="preserve">, the dimension is</w:t>
        </w:r>
      </w:ins>
      <w:ins w:id="306" w:author="PR Preview" w:date="2026-01-01T00:00:00Z">
        <w:r>
          <w:t xml:space="preserve"> </w:t>
        </w:r>
      </w:ins>
      <m:oMath>
        <m:r>
          <m:t>m</m:t>
        </m:r>
      </m:oMath>
      <w:ins w:id="307" w:author="PR Preview" w:date="2026-01-01T00:00:00Z">
        <w:r>
          <w:t xml:space="preserve">.</w:t>
        </w:r>
      </w:ins>
    </w:p>
    <w:p>
      <w:pPr>
        <w:pStyle w:val="BodyText"/>
      </w:pPr>
      <w:ins w:id="308" w:author="PR Preview" w:date="2026-01-01T00:00:00Z">
        <w:r>
          <w:rPr>
            <w:b/>
            <w:bCs/>
          </w:rPr>
          <w:t xml:space="preserve">Part 2.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By</w:t>
        </w:r>
      </w:ins>
      <w:ins w:id="311" w:author="PR Preview" w:date="2026-01-01T00:00:00Z">
        <w:r>
          <w:t xml:space="preserve"> </w:t>
        </w:r>
      </w:ins>
      <w:hyperlink w:anchor="thm-solution-set">
        <w:ins w:id="312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313" w:author="PR Preview" w:date="2026-01-01T00:00:00Z">
        <w:r>
          <w:t xml:space="preserve">, the solutions are a particular solution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plus the vectors of</w:t>
        </w:r>
      </w:ins>
      <w:ins w:id="31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17" w:author="PR Preview" w:date="2026-01-01T00:00:00Z">
        <w:r>
          <w:t xml:space="preserve">,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so there is exactly one solution exactly when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$\mathcal{N}(\mathbf{A}) = \mathopen{}\left\{\mathord{\smash[b]{\underset{\raise.3ex\hbox{$\scriptstyle\sim$}}{0}}\vphantom{0}}_n\right\}\mathclose{}$</w:t>
        </w:r>
      </w:ins>
      <w:ins w:id="322" w:author="PR Preview" w:date="2026-01-01T00:00:00Z">
        <w:r>
          <w:t xml:space="preserve">,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that is, when</w:t>
        </w:r>
      </w:ins>
      <w:ins w:id="325" w:author="PR Preview" w:date="2026-01-01T00:00:00Z">
        <w:r>
          <w:t xml:space="preserve"> </w:t>
        </w:r>
      </w:ins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(a subspace of dimension</w:t>
        </w:r>
      </w:ins>
      <w:ins w:id="328" w:author="PR Preview" w:date="2026-01-01T00:00:00Z">
        <w:r>
          <w:t xml:space="preserve"> </w:t>
        </w:r>
      </w:ins>
      <m:oMath>
        <m:r>
          <m:t>0</m:t>
        </m:r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has the empty list as a basis, whose span is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333" w:author="PR Preview" w:date="2026-01-01T00:00:00Z">
        <w:r>
          <w:t xml:space="preserve">,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by</w:t>
        </w:r>
      </w:ins>
      <w:ins w:id="336" w:author="PR Preview" w:date="2026-01-01T00:00:00Z">
        <w:r>
          <w:t xml:space="preserve"> </w:t>
        </w:r>
      </w:ins>
      <w:hyperlink r:id="rId59">
        <w:ins w:id="337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and</w:t>
        </w:r>
      </w:ins>
      <w:ins w:id="340" w:author="PR Preview" w:date="2026-01-01T00:00:00Z">
        <w:r>
          <w:t xml:space="preserve"> </w:t>
        </w:r>
      </w:ins>
      <w:hyperlink r:id="rId103">
        <w:ins w:id="341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342" w:author="PR Preview" w:date="2026-01-01T00:00:00Z">
        <w:r>
          <w:t xml:space="preserve">;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and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has dimension</w:t>
        </w:r>
      </w:ins>
      <w:ins w:id="349" w:author="PR Preview" w:date="2026-01-01T00:00:00Z">
        <w:r>
          <w:t xml:space="preserve"> </w:t>
        </w:r>
      </w:ins>
      <m:oMath>
        <m:r>
          <m:t>0</m:t>
        </m:r>
      </m:oMath>
      <w:ins w:id="350" w:author="PR Preview" w:date="2026-01-01T00:00:00Z">
        <w:r>
          <w:t xml:space="preserve">, by</w:t>
        </w:r>
      </w:ins>
      <w:ins w:id="351" w:author="PR Preview" w:date="2026-01-01T00:00:00Z">
        <w:r>
          <w:t xml:space="preserve"> </w:t>
        </w:r>
      </w:ins>
      <w:hyperlink r:id="rId101">
        <w:ins w:id="352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353" w:author="PR Preview" w:date="2026-01-01T00:00:00Z">
        <w:r>
          <w:t xml:space="preserve">).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By</w:t>
        </w:r>
      </w:ins>
      <w:ins w:id="356" w:author="PR Preview" w:date="2026-01-01T00:00:00Z">
        <w:r>
          <w:t xml:space="preserve"> </w:t>
        </w:r>
      </w:ins>
      <w:hyperlink r:id="rId104">
        <w:ins w:id="357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358" w:author="PR Preview" w:date="2026-01-01T00:00:00Z">
        <w:r>
          <w:t xml:space="preserve">, that is when</w:t>
        </w:r>
      </w:ins>
      <w:ins w:id="359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360" w:author="PR Preview" w:date="2026-01-01T00:00:00Z">
        <w:r>
          <w:t xml:space="preserve">.</w:t>
        </w:r>
      </w:ins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del w:id="361" w:author="PR Preview" w:date="2026-01-01T00:00:00Z">
        <w:r>
          <w:delText xml:space="preserve">The</w:delText>
        </w:r>
      </w:del>
      <w:del w:id="362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3</m:t>
        </m:r>
      </m:oMath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matrix</w:delText>
        </w:r>
      </w:del>
      <w:del w:id="365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of</w:delText>
        </w:r>
      </w:del>
      <w:del w:id="368" w:author="PR Preview" w:date="2026-01-01T00:00:00Z">
        <w:r>
          <w:delText xml:space="preserve"> </w:delText>
        </w:r>
      </w:del>
      <w:hyperlink r:id="rId105">
        <w:del w:id="369" w:author="PR Preview" w:date="2026-01-01T00:00:00Z">
          <w:r>
            <w:rPr>
              <w:rStyle w:val="Hyperlink"/>
            </w:rPr>
            <w:delText xml:space="preserve">Example 16 in Column Space, Null Space and Rank-Nullity</w:delText>
          </w:r>
        </w:del>
      </w:hyperlink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has rank</w:delText>
        </w:r>
      </w:del>
      <w:del w:id="372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=</m:t>
        </m:r>
        <m:r>
          <m:t>m</m:t>
        </m:r>
      </m:oMath>
      <w:del w:id="373" w:author="PR Preview" w:date="2026-01-01T00:00:00Z">
        <w:r>
          <w:delText xml:space="preserve">, so every system with it is consistent,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but</w:delText>
        </w:r>
      </w:del>
      <w:del w:id="376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del w:id="377" w:author="PR Preview" w:date="2026-01-01T00:00:00Z">
        <w:r>
          <w:delText xml:space="preserve">, so the solutions are never unique.</w:delText>
        </w:r>
      </w:del>
    </w:p>
    <w:p>
      <w:pPr>
        <w:numPr>
          <w:ilvl w:val="0"/>
          <w:numId w:val="1009"/>
        </w:numPr>
      </w:pPr>
      <w:ins w:id="378" w:author="PR Preview" w:date="2026-01-01T00:00:00Z">
        <w:r>
          <w:t xml:space="preserve">The</w:t>
        </w:r>
      </w:ins>
      <w:ins w:id="37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matrix</w:t>
        </w:r>
      </w:ins>
      <w:ins w:id="382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of</w:t>
        </w:r>
      </w:ins>
      <w:ins w:id="385" w:author="PR Preview" w:date="2026-01-01T00:00:00Z">
        <w:r>
          <w:t xml:space="preserve"> </w:t>
        </w:r>
      </w:ins>
      <w:hyperlink r:id="rId105">
        <w:ins w:id="386" w:author="PR Preview" w:date="2026-01-01T00:00:00Z">
          <w:r>
            <w:rPr>
              <w:rStyle w:val="Hyperlink"/>
            </w:rPr>
            <w:t xml:space="preserve">Example 15 in Column Space, Null Space and Rank-Nullity</w:t>
          </w:r>
        </w:ins>
      </w:hyperlink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has rank</w:t>
        </w:r>
      </w:ins>
      <w:ins w:id="38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=</m:t>
        </m:r>
        <m:r>
          <m:t>m</m:t>
        </m:r>
      </m:oMath>
      <w:ins w:id="390" w:author="PR Preview" w:date="2026-01-01T00:00:00Z">
        <w:r>
          <w:t xml:space="preserve">, so every system with it is consistent,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but</w:t>
        </w:r>
      </w:ins>
      <w:ins w:id="39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ins w:id="394" w:author="PR Preview" w:date="2026-01-01T00:00:00Z">
        <w:r>
          <w:t xml:space="preserve">, so the solutions are never unique.</w:t>
        </w:r>
      </w:ins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del w:id="395" w:author="PR Preview" w:date="2026-01-01T00:00:00Z">
        <w:r>
          <w:delText xml:space="preserve">so its nullity is</w:delText>
        </w:r>
      </w:del>
      <w:del w:id="396" w:author="PR Preview" w:date="2026-01-01T00:00:00Z">
        <w:r>
          <w:delText xml:space="preserve"> </w:delText>
        </w:r>
      </w:del>
      <m:oMath>
        <m:r>
          <m:t>0</m:t>
        </m:r>
      </m:oMath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and its rank is</w:delText>
        </w:r>
      </w:del>
      <w:del w:id="399" w:author="PR Preview" w:date="2026-01-01T00:00:00Z">
        <w:r>
          <w:delText xml:space="preserve"> </w:delText>
        </w:r>
      </w:del>
      <m:oMath>
        <m:r>
          <m:t>p</m:t>
        </m:r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(</w:delText>
        </w:r>
      </w:del>
      <w:hyperlink r:id="rId104">
        <w:del w:id="402" w:author="PR Preview" w:date="2026-01-01T00:00:00Z">
          <w:r>
            <w:rPr>
              <w:rStyle w:val="Hyperlink"/>
            </w:rPr>
            <w:delText xml:space="preserve">Theorem 8 in Column Space, Null Space and Rank-Nullity</w:delText>
          </w:r>
        </w:del>
      </w:hyperlink>
      <w:del w:id="403" w:author="PR Preview" w:date="2026-01-01T00:00:00Z">
        <w:r>
          <w:delText xml:space="preserve">).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So every system with it is consistent (part 1, with</w:delText>
        </w:r>
      </w:del>
      <w:del w:id="40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m</m:t>
        </m:r>
      </m:oMath>
      <w:del w:id="407" w:author="PR Preview" w:date="2026-01-01T00:00:00Z">
        <w:r>
          <w:delText xml:space="preserve">)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and has exactly one solution (part 2, with</w:delText>
        </w:r>
      </w:del>
      <w:del w:id="41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n</m:t>
        </m:r>
      </m:oMath>
      <w:del w:id="411" w:author="PR Preview" w:date="2026-01-01T00:00:00Z">
        <w:r>
          <w:delText xml:space="preserve">),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namely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$\mathbf{A}^{-1} \mathord{\smash[b]{\underset{\raise.3ex\hbox{$\scriptstyle\sim$}}{b}}\vphantom{b}}$</w:delText>
        </w:r>
      </w:del>
      <w:del w:id="416" w:author="PR Preview" w:date="2026-01-01T00:00:00Z">
        <w:r>
          <w:delText xml:space="preserve">, since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$\mathbf{A}\,(\mathbf{A}^{-1} \mathord{\smash[b]{\underset{\raise.3ex\hbox{$\scriptstyle\sim$}}{b}}\vphantom{b}}) = \mathord{\smash[b]{\underset{\raise.3ex\hbox{$\scriptstyle\sim$}}{b}}\vphantom{b}}$</w:delText>
        </w:r>
      </w:del>
      <w:del w:id="419" w:author="PR Preview" w:date="2026-01-01T00:00:00Z">
        <w:r>
          <w:delText xml:space="preserve">.</w:delText>
        </w:r>
      </w:del>
    </w:p>
    <w:p>
      <w:pPr>
        <w:numPr>
          <w:ilvl w:val="0"/>
          <w:numId w:val="1000"/>
        </w:numPr>
      </w:pPr>
      <w:ins w:id="420" w:author="PR Preview" w:date="2026-01-01T00:00:00Z">
        <w:r>
          <w:t xml:space="preserve">so its nullity is</w:t>
        </w:r>
      </w:ins>
      <w:ins w:id="421" w:author="PR Preview" w:date="2026-01-01T00:00:00Z">
        <w:r>
          <w:t xml:space="preserve"> </w:t>
        </w:r>
      </w:ins>
      <m:oMath>
        <m:r>
          <m:t>0</m:t>
        </m:r>
      </m:oMath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and its rank is</w:t>
        </w:r>
      </w:ins>
      <w:ins w:id="424" w:author="PR Preview" w:date="2026-01-01T00:00:00Z">
        <w:r>
          <w:t xml:space="preserve"> </w:t>
        </w:r>
      </w:ins>
      <m:oMath>
        <m:r>
          <m:t>p</m:t>
        </m:r>
      </m:oMath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(</w:t>
        </w:r>
      </w:ins>
      <w:hyperlink r:id="rId104">
        <w:ins w:id="427" w:author="PR Preview" w:date="2026-01-01T00:00:00Z">
          <w:r>
            <w:rPr>
              <w:rStyle w:val="Hyperlink"/>
            </w:rPr>
            <w:t xml:space="preserve">Theorem 7 in Column Space, Null Space and Rank-Nullity</w:t>
          </w:r>
        </w:ins>
      </w:hyperlink>
      <w:ins w:id="428" w:author="PR Preview" w:date="2026-01-01T00:00:00Z">
        <w:r>
          <w:t xml:space="preserve">).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So every system with it is consistent (part 1, with</w:t>
        </w:r>
      </w:ins>
      <w:ins w:id="43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m</m:t>
        </m:r>
      </m:oMath>
      <w:ins w:id="432" w:author="PR Preview" w:date="2026-01-01T00:00:00Z">
        <w:r>
          <w:t xml:space="preserve">)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and has exactly one solution (part 2, with</w:t>
        </w:r>
      </w:ins>
      <w:ins w:id="43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n</m:t>
        </m:r>
      </m:oMath>
      <w:ins w:id="436" w:author="PR Preview" w:date="2026-01-01T00:00:00Z">
        <w:r>
          <w:t xml:space="preserve">),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namely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$\mathbf{A}^{-1} \mathord{\smash[b]{\underset{\raise.3ex\hbox{$\scriptstyle\sim$}}{b}}\vphantom{b}}$</w:t>
        </w:r>
      </w:ins>
      <w:ins w:id="441" w:author="PR Preview" w:date="2026-01-01T00:00:00Z">
        <w:r>
          <w:t xml:space="preserve">, since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$\mathbf{A}\,(\mathbf{A}^{-1} \mathord{\smash[b]{\underset{\raise.3ex\hbox{$\scriptstyle\sim$}}{b}}\vphantom{b}}) = \mathord{\smash[b]{\underset{\raise.3ex\hbox{$\scriptstyle\sim$}}{b}}\vphantom{b}}$</w:t>
        </w:r>
      </w:ins>
      <w:ins w:id="444" w:author="PR Preview" w:date="2026-01-01T00:00:00Z">
        <w:r>
          <w:t xml:space="preserve">.</w:t>
        </w:r>
      </w:ins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del w:id="445" w:author="PR Preview" w:date="2026-01-01T00:00:00Z">
        <w:r>
          <w:rPr>
            <w:i/>
            <w:iCs/>
          </w:rPr>
          <w:delText xml:space="preserve">Proof</w:delText>
        </w:r>
      </w:del>
      <w:del w:id="446" w:author="PR Preview" w:date="2026-01-01T00:00:00Z">
        <w:r>
          <w:delText xml:space="preserve">. </w:delText>
        </w:r>
      </w:del>
      <w:del w:id="447" w:author="PR Preview" w:date="2026-01-01T00:00:00Z">
        <w:r>
          <w:rPr>
            <w:b/>
            <w:bCs/>
          </w:rPr>
          <w:delText xml:space="preserve">${\mathbf{X}}^{\top} \mathord{\smash[b]{\underset{\raise.3ex\hbox{$\scriptstyle\sim$}}{y}}\vphantom{y}}$</w:delText>
        </w:r>
      </w:del>
      <w:del w:id="448" w:author="PR Preview" w:date="2026-01-01T00:00:00Z">
        <w:r>
          <w:rPr>
            <w:b/>
            <w:bCs/>
          </w:rPr>
          <w:delText xml:space="preserve"> </w:delText>
        </w:r>
      </w:del>
      <w:del w:id="449" w:author="PR Preview" w:date="2026-01-01T00:00:00Z">
        <w:r>
          <w:rPr>
            <w:b/>
            <w:bCs/>
          </w:rPr>
          <w:delText xml:space="preserve">is in</w:delText>
        </w:r>
      </w:del>
      <w:del w:id="450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del w:id="451" w:author="PR Preview" w:date="2026-01-01T00:00:00Z">
        <w:r>
          <w:rPr>
            <w:b/>
            <w:bCs/>
          </w:rPr>
          <w:delText xml:space="preserve">.</w:delText>
        </w:r>
      </w:del>
      <w:del w:id="45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453" w:author="PR Preview" w:date="2026-01-01T00:00:00Z">
        <w:r>
          <w:delText xml:space="preserve">,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since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$({\mathbf{X}}^{\top} \mathbf{X})\,\mathord{\smash[b]{\underset{\raise.3ex\hbox{$\scriptstyle\sim$}}{z}}\vphantom{z}} = {\mathbf{X}}^{\top}\,(\mathbf{X}\mathord{\smash[b]{\underset{\raise.3ex\hbox{$\scriptstyle\sim$}}{z}}\vphantom{z}})$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(</w:delText>
        </w:r>
      </w:del>
      <w:hyperlink r:id="rId47">
        <w:del w:id="460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461" w:author="PR Preview" w:date="2026-01-01T00:00:00Z">
        <w:r>
          <w:delText xml:space="preserve">).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Both are subspaces of</w:delText>
        </w:r>
      </w:del>
      <w:del w:id="46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(</w:delText>
        </w:r>
      </w:del>
      <w:hyperlink r:id="rId49">
        <w:del w:id="467" w:author="PR Preview" w:date="2026-01-01T00:00:00Z">
          <w:r>
            <w:rPr>
              <w:rStyle w:val="Hyperlink"/>
            </w:rPr>
            <w:delText xml:space="preserve">Theorem 1 in Column Space, Null Space and Rank-Nullity</w:delText>
          </w:r>
        </w:del>
      </w:hyperlink>
      <w:del w:id="468" w:author="PR Preview" w:date="2026-01-01T00:00:00Z">
        <w:r>
          <w:delText xml:space="preserve">) with the same dimension:</w:delText>
        </w:r>
      </w:del>
      <w:del w:id="469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(</w:delText>
        </w:r>
      </w:del>
      <w:hyperlink r:id="rId108">
        <w:del w:id="472" w:author="PR Preview" w:date="2026-01-01T00:00:00Z">
          <w:r>
            <w:rPr>
              <w:rStyle w:val="Hyperlink"/>
            </w:rPr>
            <w:delText xml:space="preserve">Theorem 10 in Column Space, Null Space and Rank-Nullity</w:delText>
          </w:r>
        </w:del>
      </w:hyperlink>
      <w:del w:id="473" w:author="PR Preview" w:date="2026-01-01T00:00:00Z">
        <w:r>
          <w:delText xml:space="preserve">,</w:delText>
        </w:r>
      </w:del>
      <w:del w:id="474" w:author="PR Preview" w:date="2026-01-01T00:00:00Z">
        <w:r>
          <w:delText xml:space="preserve"> </w:delText>
        </w:r>
      </w:del>
      <w:hyperlink r:id="rId58">
        <w:del w:id="475" w:author="PR Preview" w:date="2026-01-01T00:00:00Z">
          <w:r>
            <w:rPr>
              <w:rStyle w:val="Hyperlink"/>
            </w:rPr>
            <w:delText xml:space="preserve">Theorem 7 in Column Space, Null Space and Rank-Nullity</w:delText>
          </w:r>
        </w:del>
      </w:hyperlink>
      <w:del w:id="476" w:author="PR Preview" w:date="2026-01-01T00:00:00Z">
        <w:r>
          <w:delText xml:space="preserve">).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So</w:delText>
        </w:r>
      </w:del>
      <w:del w:id="47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(</w:delText>
        </w:r>
      </w:del>
      <w:hyperlink r:id="rId102">
        <w:del w:id="482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483" w:author="PR Preview" w:date="2026-01-01T00:00:00Z">
        <w:r>
          <w:delText xml:space="preserve">),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and since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${\mathbf{X}}^{\top} \mathord{\smash[b]{\underset{\raise.3ex\hbox{$\scriptstyle\sim$}}{y}}\vphantom{y}}\in \mathcal{C}({\mathbf{X}}^{\top})$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(</w:delText>
        </w:r>
      </w:del>
      <w:hyperlink r:id="rId48">
        <w:del w:id="490" w:author="PR Preview" w:date="2026-01-01T00:00:00Z">
          <w:r>
            <w:rPr>
              <w:rStyle w:val="Hyperlink"/>
            </w:rPr>
            <w:delText xml:space="preserve">Definition 1 in Column Space, Null Space and Rank-Nullity</w:delText>
          </w:r>
        </w:del>
      </w:hyperlink>
      <w:del w:id="491" w:author="PR Preview" w:date="2026-01-01T00:00:00Z">
        <w:r>
          <w:delText xml:space="preserve">),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${\mathbf{X}}^{\top} \mathord{\smash[b]{\underset{\raise.3ex\hbox{$\scriptstyle\sim$}}{y}}\vphantom{y}}= {\mathbf{X}}^{\top} \mathbf{X}\mathord{\smash[b]{\underset{\raise.3ex\hbox{$\scriptstyle\sim$}}{z}}\vphantom{z}}$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for some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$\mathord{\smash[b]{\underset{\raise.3ex\hbox{$\scriptstyle\sim$}}{z}}\vphantom{z}} \in \mathbb{R}^p$</w:delText>
        </w:r>
      </w:del>
      <w:del w:id="498" w:author="PR Preview" w:date="2026-01-01T00:00:00Z">
        <w:r>
          <w:delText xml:space="preserve">.</w:delText>
        </w:r>
      </w:del>
    </w:p>
    <w:p>
      <w:pPr>
        <w:pStyle w:val="BodyText"/>
      </w:pPr>
      <w:ins w:id="499" w:author="PR Preview" w:date="2026-01-01T00:00:00Z">
        <w:r>
          <w:rPr>
            <w:i/>
            <w:iCs/>
          </w:rPr>
          <w:t xml:space="preserve">Proof</w:t>
        </w:r>
      </w:ins>
      <w:ins w:id="500" w:author="PR Preview" w:date="2026-01-01T00:00:00Z">
        <w:r>
          <w:t xml:space="preserve">. </w:t>
        </w:r>
      </w:ins>
      <w:ins w:id="501" w:author="PR Preview" w:date="2026-01-01T00:00:00Z">
        <w:r>
          <w:rPr>
            <w:b/>
            <w:bCs/>
          </w:rPr>
          <w:t xml:space="preserve">${\mathbf{X}}^{\top} \mathord{\smash[b]{\underset{\raise.3ex\hbox{$\scriptstyle\sim$}}{y}}\vphantom{y}}$</w:t>
        </w:r>
      </w:ins>
      <w:ins w:id="502" w:author="PR Preview" w:date="2026-01-01T00:00:00Z">
        <w:r>
          <w:rPr>
            <w:b/>
            <w:bCs/>
          </w:rPr>
          <w:t xml:space="preserve"> </w:t>
        </w:r>
      </w:ins>
      <w:ins w:id="503" w:author="PR Preview" w:date="2026-01-01T00:00:00Z">
        <w:r>
          <w:rPr>
            <w:b/>
            <w:bCs/>
          </w:rPr>
          <w:t xml:space="preserve">is in</w:t>
        </w:r>
      </w:ins>
      <w:ins w:id="504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ins w:id="505" w:author="PR Preview" w:date="2026-01-01T00:00:00Z">
        <w:r>
          <w:rPr>
            <w:b/>
            <w:bCs/>
          </w:rPr>
          <w:t xml:space="preserve">.</w:t>
        </w:r>
      </w:ins>
      <w:ins w:id="5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507" w:author="PR Preview" w:date="2026-01-01T00:00:00Z">
        <w:r>
          <w:t xml:space="preserve">,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since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(</w:t>
        </w:r>
      </w:ins>
      <w:hyperlink r:id="rId47">
        <w:ins w:id="514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515" w:author="PR Preview" w:date="2026-01-01T00:00:00Z">
        <w:r>
          <w:t xml:space="preserve">).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Both are subspaces of</w:t>
        </w:r>
      </w:ins>
      <w:ins w:id="51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(</w:t>
        </w:r>
      </w:ins>
      <w:hyperlink r:id="rId49">
        <w:ins w:id="521" w:author="PR Preview" w:date="2026-01-01T00:00:00Z">
          <w:r>
            <w:rPr>
              <w:rStyle w:val="Hyperlink"/>
            </w:rPr>
            <w:t xml:space="preserve">Theorem 1 in Column Space, Null Space and Rank-Nullity</w:t>
          </w:r>
        </w:ins>
      </w:hyperlink>
      <w:ins w:id="522" w:author="PR Preview" w:date="2026-01-01T00:00:00Z">
        <w:r>
          <w:t xml:space="preserve">) with the same dimension:</w:t>
        </w:r>
      </w:ins>
      <w:ins w:id="523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(</w:t>
        </w:r>
      </w:ins>
      <w:hyperlink r:id="rId108">
        <w:ins w:id="526" w:author="PR Preview" w:date="2026-01-01T00:00:00Z">
          <w:r>
            <w:rPr>
              <w:rStyle w:val="Hyperlink"/>
            </w:rPr>
            <w:t xml:space="preserve">Theorem 9 in Column Space, Null Space and Rank-Nullity</w:t>
          </w:r>
        </w:ins>
      </w:hyperlink>
      <w:ins w:id="527" w:author="PR Preview" w:date="2026-01-01T00:00:00Z">
        <w:r>
          <w:t xml:space="preserve">,</w:t>
        </w:r>
      </w:ins>
      <w:ins w:id="528" w:author="PR Preview" w:date="2026-01-01T00:00:00Z">
        <w:r>
          <w:t xml:space="preserve"> </w:t>
        </w:r>
      </w:ins>
      <w:hyperlink r:id="rId58">
        <w:ins w:id="529" w:author="PR Preview" w:date="2026-01-01T00:00:00Z">
          <w:r>
            <w:rPr>
              <w:rStyle w:val="Hyperlink"/>
            </w:rPr>
            <w:t xml:space="preserve">Theorem 6 in Column Space, Null Space and Rank-Nullity</w:t>
          </w:r>
        </w:ins>
      </w:hyperlink>
      <w:ins w:id="530" w:author="PR Preview" w:date="2026-01-01T00:00:00Z">
        <w:r>
          <w:t xml:space="preserve">).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So</w:t>
        </w:r>
      </w:ins>
      <w:ins w:id="53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(</w:t>
        </w:r>
      </w:ins>
      <w:hyperlink r:id="rId102">
        <w:ins w:id="536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537" w:author="PR Preview" w:date="2026-01-01T00:00:00Z">
        <w:r>
          <w:t xml:space="preserve">),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and since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${\mathbf{X}}^{\top} \mathord{\smash[b]{\underset{\raise.3ex\hbox{$\scriptstyle\sim$}}{y}}\vphantom{y}}\in \mathcal{C}({\mathbf{X}}^{\top})$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(</w:t>
        </w:r>
      </w:ins>
      <w:hyperlink r:id="rId48">
        <w:ins w:id="544" w:author="PR Preview" w:date="2026-01-01T00:00:00Z">
          <w:r>
            <w:rPr>
              <w:rStyle w:val="Hyperlink"/>
            </w:rPr>
            <w:t xml:space="preserve">Definition 1 in Column Space, Null Space and Rank-Nullity</w:t>
          </w:r>
        </w:ins>
      </w:hyperlink>
      <w:ins w:id="545" w:author="PR Preview" w:date="2026-01-01T00:00:00Z">
        <w:r>
          <w:t xml:space="preserve">),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${\mathbf{X}}^{\top} \mathord{\smash[b]{\underset{\raise.3ex\hbox{$\scriptstyle\sim$}}{y}}\vphantom{y}}= {\mathbf{X}}^{\top} \mathbf{X}\mathord{\smash[b]{\underset{\raise.3ex\hbox{$\scriptstyle\sim$}}{z}}\vphantom{z}}$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for some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$\mathord{\smash[b]{\underset{\raise.3ex\hbox{$\scriptstyle\sim$}}{z}}\vphantom{z}} \in \mathbb{R}^p$</w:t>
        </w:r>
      </w:ins>
      <w:ins w:id="552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del w:id="553" w:author="PR Preview" w:date="2026-01-01T00:00:00Z">
        <w:r>
          <w:rPr>
            <w:b/>
            <w:bCs/>
          </w:rPr>
          <w:delText xml:space="preserve">Example 22 (A design matrix with a repeated column)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Let</w:delText>
        </w:r>
      </w:del>
      <w:del w:id="556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557" w:author="PR Preview" w:date="2026-01-01T00:00:00Z">
        <w:r>
          <w:delText xml:space="preserve">,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an intercept column entered twice, so</w:delText>
        </w:r>
      </w:del>
      <w:del w:id="560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and</w:delText>
        </w:r>
      </w:del>
      <w:del w:id="56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is not invertible: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its rank is</w:delText>
        </w:r>
      </w:del>
      <w:del w:id="56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(</w:delText>
        </w:r>
      </w:del>
      <w:hyperlink r:id="rId108">
        <w:del w:id="571" w:author="PR Preview" w:date="2026-01-01T00:00:00Z">
          <w:r>
            <w:rPr>
              <w:rStyle w:val="Hyperlink"/>
            </w:rPr>
            <w:delText xml:space="preserve">Theorem 10 in Column Space, Null Space and Rank-Nullity</w:delText>
          </w:r>
        </w:del>
      </w:hyperlink>
      <w:del w:id="572" w:author="PR Preview" w:date="2026-01-01T00:00:00Z">
        <w:r>
          <w:delText xml:space="preserve">),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while an invertible</w:delText>
        </w:r>
      </w:del>
      <w:del w:id="575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matrix has rank</w:delText>
        </w:r>
      </w:del>
      <w:del w:id="578" w:author="PR Preview" w:date="2026-01-01T00:00:00Z">
        <w:r>
          <w:delText xml:space="preserve"> </w:delText>
        </w:r>
      </w:del>
      <m:oMath>
        <m:r>
          <m:t>2</m:t>
        </m:r>
      </m:oMath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(</w:delText>
        </w:r>
      </w:del>
      <w:hyperlink w:anchor="exm-solution-unique">
        <w:del w:id="581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582" w:author="PR Preview" w:date="2026-01-01T00:00:00Z">
        <w:r>
          <w:delText xml:space="preserve">).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The matrix</w:delText>
        </w:r>
      </w:del>
      <w:del w:id="585" w:author="PR Preview" w:date="2026-01-01T00:00:00Z">
        <w:r>
          <w:delText xml:space="preserve"> </w:delText>
        </w:r>
      </w:del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is a generalized inverse of it:</w:delText>
        </w:r>
      </w:del>
    </w:p>
    <w:p>
      <w:pPr>
        <w:pStyle w:val="BodyText"/>
      </w:pPr>
      <w:ins w:id="588" w:author="PR Preview" w:date="2026-01-01T00:00:00Z">
        <w:r>
          <w:rPr>
            <w:b/>
            <w:bCs/>
          </w:rPr>
          <w:t xml:space="preserve">Example 22 (A design matrix with a repeated column)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Let</w:t>
        </w:r>
      </w:ins>
      <w:ins w:id="59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592" w:author="PR Preview" w:date="2026-01-01T00:00:00Z">
        <w:r>
          <w:t xml:space="preserve">,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an intercept column entered twice, so</w:t>
        </w:r>
      </w:ins>
      <w:ins w:id="595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and</w:t>
        </w:r>
      </w:ins>
      <w:ins w:id="59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is not invertible: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its rank is</w:t>
        </w:r>
      </w:ins>
      <w:ins w:id="603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(</w:t>
        </w:r>
      </w:ins>
      <w:hyperlink r:id="rId108">
        <w:ins w:id="606" w:author="PR Preview" w:date="2026-01-01T00:00:00Z">
          <w:r>
            <w:rPr>
              <w:rStyle w:val="Hyperlink"/>
            </w:rPr>
            <w:t xml:space="preserve">Theorem 9 in Column Space, Null Space and Rank-Nullity</w:t>
          </w:r>
        </w:ins>
      </w:hyperlink>
      <w:ins w:id="607" w:author="PR Preview" w:date="2026-01-01T00:00:00Z">
        <w:r>
          <w:t xml:space="preserve">),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while an invertible</w:t>
        </w:r>
      </w:ins>
      <w:ins w:id="61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matrix has rank</w:t>
        </w:r>
      </w:ins>
      <w:ins w:id="613" w:author="PR Preview" w:date="2026-01-01T00:00:00Z">
        <w:r>
          <w:t xml:space="preserve"> </w:t>
        </w:r>
      </w:ins>
      <m:oMath>
        <m:r>
          <m:t>2</m:t>
        </m:r>
      </m:oMath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(</w:t>
        </w:r>
      </w:ins>
      <w:hyperlink w:anchor="exm-solution-unique">
        <w:ins w:id="616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617" w:author="PR Preview" w:date="2026-01-01T00:00:00Z">
        <w:r>
          <w:t xml:space="preserve">).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The matrix</w:t>
        </w:r>
      </w:ins>
      <w:ins w:id="620" w:author="PR Preview" w:date="2026-01-01T00:00:00Z">
        <w:r>
          <w:t xml:space="preserve"> </w:t>
        </w:r>
      </w:ins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is a generalized inverse of it: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2026-10-20T01:10:12Z</dcterms:created>
  <dcterms:modified xsi:type="dcterms:W3CDTF">2026-10-20T01:10:12Z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