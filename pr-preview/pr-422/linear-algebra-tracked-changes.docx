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12:33:15 (PDT)</w:delText>
        </w:r>
      </w:del>
    </w:p>
    <w:p>
      <w:pPr>
        <w:pStyle w:val="Date"/>
      </w:pPr>
      <w:ins w:id="2" w:author="PR Preview" w:date="2026-01-01T00:00:00Z">
        <w:r>
          <w:t xml:space="preserve">Last modified: 2026-10-19 13:31:05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2026-10-19T21:27:02Z</dcterms:created>
  <dcterms:modified xsi:type="dcterms:W3CDTF">2026-10-19T21:27:02Z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13:31:05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