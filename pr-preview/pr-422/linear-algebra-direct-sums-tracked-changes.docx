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is the</w:delText>
        </w:r>
      </w:del>
      <w:del w:id="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identity matrix, which has rank</w:delText>
        </w:r>
      </w:del>
      <w:del w:id="8" w:author="PR Preview" w:date="2026-01-01T00:00:00Z">
        <w:r>
          <w:delText xml:space="preserve"> </w:delText>
        </w:r>
      </w:del>
      <m:oMath>
        <m:r>
          <m:t>2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(</w:delText>
        </w:r>
      </w:del>
      <w:hyperlink r:id="rId37">
        <w:del w:id="11" w:author="PR Preview" w:date="2026-01-01T00:00:00Z">
          <w:r>
            <w:rPr>
              <w:rStyle w:val="Hyperlink"/>
            </w:rPr>
            <w:delText xml:space="preserve">Example 13 in Column Space, Null Space and Rank-Nullity</w:delText>
          </w:r>
        </w:del>
      </w:hyperlink>
      <w:del w:id="12" w:author="PR Preview" w:date="2026-01-01T00:00:00Z">
        <w:r>
          <w:delText xml:space="preserve">),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so the bound</w:delText>
        </w:r>
      </w:del>
      <w:del w:id="1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holds with equality.</w:delText>
        </w:r>
      </w:del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is the</w:t>
        </w:r>
      </w:ins>
      <w:ins w:id="2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identity matrix, which has rank</w:t>
        </w:r>
      </w:ins>
      <w:ins w:id="23" w:author="PR Preview" w:date="2026-01-01T00:00:00Z">
        <w:r>
          <w:t xml:space="preserve"> </w:t>
        </w:r>
      </w:ins>
      <m:oMath>
        <m:r>
          <m:t>2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(</w:t>
        </w:r>
      </w:ins>
      <w:hyperlink r:id="rId37">
        <w:ins w:id="26" w:author="PR Preview" w:date="2026-01-01T00:00:00Z">
          <w:r>
            <w:rPr>
              <w:rStyle w:val="Hyperlink"/>
            </w:rPr>
            <w:t xml:space="preserve">Example 12 in Column Space, Null Space and Rank-Nullity</w:t>
          </w:r>
        </w:ins>
      </w:hyperlink>
      <w:ins w:id="27" w:author="PR Preview" w:date="2026-01-01T00:00:00Z">
        <w:r>
          <w:t xml:space="preserve">),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so the bound</w:t>
        </w:r>
      </w:ins>
      <w:ins w:id="3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holds with equality.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33" w:author="PR Preview" w:date="2026-01-01T00:00:00Z">
        <w:r>
          <w:rPr>
            <w:b/>
            <w:bCs/>
          </w:rPr>
          <w:delText xml:space="preserve">Part 4.</w:delText>
        </w:r>
      </w:del>
      <w:del w:id="34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by</w:delText>
        </w:r>
      </w:del>
      <w:del w:id="37" w:author="PR Preview" w:date="2026-01-01T00:00:00Z">
        <w:r>
          <w:delText xml:space="preserve"> </w:delText>
        </w:r>
      </w:del>
      <w:hyperlink r:id="rId74">
        <w:del w:id="38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39" w:author="PR Preview" w:date="2026-01-01T00:00:00Z">
        <w:r>
          <w:delText xml:space="preserve">.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by</w:delText>
        </w:r>
      </w:del>
      <w:del w:id="43" w:author="PR Preview" w:date="2026-01-01T00:00:00Z">
        <w:r>
          <w:delText xml:space="preserve"> </w:delText>
        </w:r>
      </w:del>
      <w:hyperlink r:id="rId74">
        <w:del w:id="44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45" w:author="PR Preview" w:date="2026-01-01T00:00:00Z">
        <w:r>
          <w:delText xml:space="preserve">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and that is</w:delText>
        </w:r>
      </w:del>
      <w:del w:id="48" w:author="PR Preview" w:date="2026-01-01T00:00:00Z">
        <w:r>
          <w:delText xml:space="preserve"> </w:delText>
        </w:r>
      </w:del>
      <m:oMath>
        <m:r>
          <m:t>r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by</w:delText>
        </w:r>
      </w:del>
      <w:del w:id="51" w:author="PR Preview" w:date="2026-01-01T00:00:00Z">
        <w:r>
          <w:delText xml:space="preserve"> </w:delText>
        </w:r>
      </w:del>
      <w:hyperlink r:id="rId75">
        <w:del w:id="52" w:author="PR Preview" w:date="2026-01-01T00:00:00Z">
          <w:r>
            <w:rPr>
              <w:rStyle w:val="Hyperlink"/>
            </w:rPr>
            <w:delText xml:space="preserve">Theorem 10 in Column Space, Null Space and Rank-Nullity</w:delText>
          </w:r>
        </w:del>
      </w:hyperlink>
      <w:del w:id="53" w:author="PR Preview" w:date="2026-01-01T00:00:00Z">
        <w:r>
          <w:delText xml:space="preserve">.</w:delText>
        </w:r>
      </w:del>
      <w:del w:id="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has</w:delText>
        </w:r>
      </w:del>
      <w:del w:id="57" w:author="PR Preview" w:date="2026-01-01T00:00:00Z">
        <w:r>
          <w:delText xml:space="preserve"> </w:delText>
        </w:r>
      </w:del>
      <m:oMath>
        <m:r>
          <m:t>n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columns,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so</w:delText>
        </w:r>
      </w:del>
      <w:del w:id="62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(</w:delText>
        </w:r>
      </w:del>
      <w:hyperlink r:id="rId76">
        <w:del w:id="65" w:author="PR Preview" w:date="2026-01-01T00:00:00Z">
          <w:r>
            <w:rPr>
              <w:rStyle w:val="Hyperlink"/>
            </w:rPr>
            <w:delText xml:space="preserve">Definition 7 in Column Space, Null Space and Rank-Nullity</w:delText>
          </w:r>
        </w:del>
      </w:hyperlink>
      <w:del w:id="66" w:author="PR Preview" w:date="2026-01-01T00:00:00Z">
        <w:r>
          <w:delText xml:space="preserve">,</w:delText>
        </w:r>
      </w:del>
      <w:del w:id="67" w:author="PR Preview" w:date="2026-01-01T00:00:00Z">
        <w:r>
          <w:delText xml:space="preserve"> </w:delText>
        </w:r>
      </w:del>
      <w:hyperlink r:id="rId13">
        <w:del w:id="68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69" w:author="PR Preview" w:date="2026-01-01T00:00:00Z">
        <w:r>
          <w:delText xml:space="preserve">).</w:delText>
        </w:r>
      </w:del>
      <w:del w:id="7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has</w:delText>
        </w:r>
      </w:del>
      <w:del w:id="73" w:author="PR Preview" w:date="2026-01-01T00:00:00Z">
        <w:r>
          <w:delText xml:space="preserve"> </w:delText>
        </w:r>
      </w:del>
      <m:oMath>
        <m:r>
          <m:t>m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columns and rank</w:delText>
        </w:r>
      </w:del>
      <w:del w:id="76" w:author="PR Preview" w:date="2026-01-01T00:00:00Z">
        <w:r>
          <w:delText xml:space="preserve"> </w:delText>
        </w:r>
      </w:del>
      <m:oMath>
        <m:r>
          <m:t>r</m:t>
        </m:r>
      </m:oMath>
      <w:del w:id="77" w:author="PR Preview" w:date="2026-01-01T00:00:00Z">
        <w:r>
          <w:delText xml:space="preserve">,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so</w:delText>
        </w:r>
      </w:del>
      <w:del w:id="80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in the same way.</w:delText>
        </w:r>
      </w:del>
    </w:p>
    <w:p>
      <w:pPr>
        <w:pStyle w:val="BodyText"/>
      </w:pPr>
      <w:del w:id="83" w:author="PR Preview" w:date="2026-01-01T00:00:00Z">
        <w:r>
          <w:rPr>
            <w:b/>
            <w:bCs/>
          </w:rPr>
          <w:delText xml:space="preserve">Example 18 (The four subspaces of the matrix in</w:delText>
        </w:r>
      </w:del>
      <w:del w:id="84" w:author="PR Preview" w:date="2026-01-01T00:00:00Z">
        <w:r>
          <w:rPr>
            <w:b/>
            <w:bCs/>
          </w:rPr>
          <w:delText xml:space="preserve"> </w:delText>
        </w:r>
      </w:del>
      <w:hyperlink r:id="rId60">
        <w:del w:id="85" w:author="PR Preview" w:date="2026-01-01T00:00:00Z">
          <w:r>
            <w:rPr>
              <w:rStyle w:val="Hyperlink"/>
              <w:b/>
              <w:bCs/>
            </w:rPr>
            <w:delText xml:space="preserve">Example 1 in Column Space, Null Space and Rank-Nullity</w:delText>
          </w:r>
        </w:del>
      </w:hyperlink>
      <w:del w:id="86" w:author="PR Preview" w:date="2026-01-01T00:00:00Z">
        <w:r>
          <w:rPr>
            <w:b/>
            <w:bCs/>
          </w:rPr>
          <w:delText xml:space="preserve">)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For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in</w:delText>
        </w:r>
      </w:del>
      <w:del w:id="92" w:author="PR Preview" w:date="2026-01-01T00:00:00Z">
        <w:r>
          <w:delText xml:space="preserve"> </w:delText>
        </w:r>
      </w:del>
      <w:hyperlink r:id="rId60">
        <w:del w:id="93" w:author="PR Preview" w:date="2026-01-01T00:00:00Z">
          <w:r>
            <w:rPr>
              <w:rStyle w:val="Hyperlink"/>
            </w:rPr>
            <w:delText xml:space="preserve">Example 1 in Column Space, Null Space and Rank-Nullity</w:delText>
          </w:r>
        </w:del>
      </w:hyperlink>
      <w:del w:id="94" w:author="PR Preview" w:date="2026-01-01T00:00:00Z">
        <w:r>
          <w:delText xml:space="preserve">,</w:delText>
        </w:r>
      </w:del>
      <w:del w:id="9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2</m:t>
        </m:r>
      </m:oMath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and</w:delText>
        </w:r>
      </w:del>
      <w:del w:id="100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1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(</w:delText>
        </w:r>
      </w:del>
      <w:hyperlink r:id="rId77">
        <w:del w:id="103" w:author="PR Preview" w:date="2026-01-01T00:00:00Z">
          <w:r>
            <w:rPr>
              <w:rStyle w:val="Hyperlink"/>
            </w:rPr>
            <w:delText xml:space="preserve">Example 11 in Column Space, Null Space and Rank-Nullity</w:delText>
          </w:r>
        </w:del>
      </w:hyperlink>
      <w:del w:id="104" w:author="PR Preview" w:date="2026-01-01T00:00:00Z">
        <w:r>
          <w:delText xml:space="preserve">).</w:delText>
        </w:r>
      </w:del>
    </w:p>
    <w:p>
      <w:pPr>
        <w:pStyle w:val="BodyText"/>
      </w:pPr>
      <w:ins w:id="105" w:author="PR Preview" w:date="2026-01-01T00:00:00Z">
        <w:r>
          <w:rPr>
            <w:b/>
            <w:bCs/>
          </w:rPr>
          <w:t xml:space="preserve">Part 4.</w:t>
        </w:r>
      </w:ins>
      <w:ins w:id="106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by</w:t>
        </w:r>
      </w:ins>
      <w:ins w:id="109" w:author="PR Preview" w:date="2026-01-01T00:00:00Z">
        <w:r>
          <w:t xml:space="preserve"> </w:t>
        </w:r>
      </w:ins>
      <w:hyperlink r:id="rId74">
        <w:ins w:id="110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111" w:author="PR Preview" w:date="2026-01-01T00:00:00Z">
        <w:r>
          <w:t xml:space="preserve">.</w:t>
        </w:r>
      </w:ins>
      <w:ins w:id="112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by</w:t>
        </w:r>
      </w:ins>
      <w:ins w:id="115" w:author="PR Preview" w:date="2026-01-01T00:00:00Z">
        <w:r>
          <w:t xml:space="preserve"> </w:t>
        </w:r>
      </w:ins>
      <w:hyperlink r:id="rId74">
        <w:ins w:id="116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and that is</w:t>
        </w:r>
      </w:ins>
      <w:ins w:id="120" w:author="PR Preview" w:date="2026-01-01T00:00:00Z">
        <w:r>
          <w:t xml:space="preserve"> </w:t>
        </w:r>
      </w:ins>
      <m:oMath>
        <m:r>
          <m:t>r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by</w:t>
        </w:r>
      </w:ins>
      <w:ins w:id="123" w:author="PR Preview" w:date="2026-01-01T00:00:00Z">
        <w:r>
          <w:t xml:space="preserve"> </w:t>
        </w:r>
      </w:ins>
      <w:hyperlink r:id="rId75">
        <w:ins w:id="124" w:author="PR Preview" w:date="2026-01-01T00:00:00Z">
          <w:r>
            <w:rPr>
              <w:rStyle w:val="Hyperlink"/>
            </w:rPr>
            <w:t xml:space="preserve">Theorem 9 in Column Space, Null Space and Rank-Nullity</w:t>
          </w:r>
        </w:ins>
      </w:hyperlink>
      <w:ins w:id="125" w:author="PR Preview" w:date="2026-01-01T00:00:00Z">
        <w:r>
          <w:t xml:space="preserve">.</w:t>
        </w:r>
      </w:ins>
      <w:ins w:id="1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has</w:t>
        </w:r>
      </w:ins>
      <w:ins w:id="129" w:author="PR Preview" w:date="2026-01-01T00:00:00Z">
        <w:r>
          <w:t xml:space="preserve"> </w:t>
        </w:r>
      </w:ins>
      <m:oMath>
        <m:r>
          <m:t>n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columns,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so</w:t>
        </w:r>
      </w:ins>
      <w:ins w:id="134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(</w:t>
        </w:r>
      </w:ins>
      <w:hyperlink r:id="rId76">
        <w:ins w:id="137" w:author="PR Preview" w:date="2026-01-01T00:00:00Z">
          <w:r>
            <w:rPr>
              <w:rStyle w:val="Hyperlink"/>
            </w:rPr>
            <w:t xml:space="preserve">Definition 7 in Column Space, Null Space and Rank-Nullity</w:t>
          </w:r>
        </w:ins>
      </w:hyperlink>
      <w:ins w:id="138" w:author="PR Preview" w:date="2026-01-01T00:00:00Z">
        <w:r>
          <w:t xml:space="preserve">,</w:t>
        </w:r>
      </w:ins>
      <w:ins w:id="139" w:author="PR Preview" w:date="2026-01-01T00:00:00Z">
        <w:r>
          <w:t xml:space="preserve"> </w:t>
        </w:r>
      </w:ins>
      <w:hyperlink r:id="rId13">
        <w:ins w:id="140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141" w:author="PR Preview" w:date="2026-01-01T00:00:00Z">
        <w:r>
          <w:t xml:space="preserve">).</w:t>
        </w:r>
      </w:ins>
      <w:ins w:id="14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has</w:t>
        </w:r>
      </w:ins>
      <w:ins w:id="145" w:author="PR Preview" w:date="2026-01-01T00:00:00Z">
        <w:r>
          <w:t xml:space="preserve"> </w:t>
        </w:r>
      </w:ins>
      <m:oMath>
        <m:r>
          <m:t>m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columns and rank</w:t>
        </w:r>
      </w:ins>
      <w:ins w:id="148" w:author="PR Preview" w:date="2026-01-01T00:00:00Z">
        <w:r>
          <w:t xml:space="preserve"> </w:t>
        </w:r>
      </w:ins>
      <m:oMath>
        <m:r>
          <m:t>r</m:t>
        </m:r>
      </m:oMath>
      <w:ins w:id="149" w:author="PR Preview" w:date="2026-01-01T00:00:00Z">
        <w:r>
          <w:t xml:space="preserve">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so</w:t>
        </w:r>
      </w:ins>
      <w:ins w:id="152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in the same way.</w:t>
        </w:r>
      </w:ins>
    </w:p>
    <w:bookmarkStart w:id="79" w:name="exm-fundamental-subspaces"/>
    <w:p>
      <w:pPr>
        <w:pStyle w:val="BodyText"/>
      </w:pPr>
      <w:ins w:id="155" w:author="PR Preview" w:date="2026-01-01T00:00:00Z">
        <w:r>
          <w:rPr>
            <w:b/>
            <w:bCs/>
          </w:rPr>
          <w:t xml:space="preserve">Example 18 (The four subspaces of the matrix in</w:t>
        </w:r>
      </w:ins>
      <w:ins w:id="156" w:author="PR Preview" w:date="2026-01-01T00:00:00Z">
        <w:r>
          <w:rPr>
            <w:b/>
            <w:bCs/>
          </w:rPr>
          <w:t xml:space="preserve"> </w:t>
        </w:r>
      </w:ins>
      <w:hyperlink r:id="rId60">
        <w:ins w:id="157" w:author="PR Preview" w:date="2026-01-01T00:00:00Z">
          <w:r>
            <w:rPr>
              <w:rStyle w:val="Hyperlink"/>
              <w:b/>
              <w:bCs/>
            </w:rPr>
            <w:t xml:space="preserve">Example 1 in Column Space, Null Space and Rank-Nullity</w:t>
          </w:r>
        </w:ins>
      </w:hyperlink>
      <w:ins w:id="158" w:author="PR Preview" w:date="2026-01-01T00:00:00Z">
        <w:r>
          <w:rPr>
            <w:b/>
            <w:bCs/>
          </w:rPr>
          <w:t xml:space="preserve">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For</w:t>
        </w:r>
      </w:ins>
      <w:ins w:id="1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in</w:t>
        </w:r>
      </w:ins>
      <w:ins w:id="164" w:author="PR Preview" w:date="2026-01-01T00:00:00Z">
        <w:r>
          <w:t xml:space="preserve"> </w:t>
        </w:r>
      </w:ins>
      <w:hyperlink r:id="rId60">
        <w:ins w:id="165" w:author="PR Preview" w:date="2026-01-01T00:00:00Z">
          <w:r>
            <w:rPr>
              <w:rStyle w:val="Hyperlink"/>
            </w:rPr>
            <w:t xml:space="preserve">Example 1 in Column Space, Null Space and Rank-Nullity</w:t>
          </w:r>
        </w:ins>
      </w:hyperlink>
      <w:ins w:id="166" w:author="PR Preview" w:date="2026-01-01T00:00:00Z">
        <w:r>
          <w:t xml:space="preserve">,</w:t>
        </w:r>
      </w:ins>
      <w:ins w:id="16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2</m:t>
        </m:r>
      </m:oMath>
      <w:ins w:id="168" w:author="PR Preview" w:date="2026-01-01T00:00:00Z">
        <w:r>
          <w:t xml:space="preserve">,</w:t>
        </w:r>
      </w:ins>
      <w:ins w:id="16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and</w:t>
        </w:r>
      </w:ins>
      <w:ins w:id="172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1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(</w:t>
        </w:r>
      </w:ins>
      <w:hyperlink r:id="rId77">
        <w:ins w:id="175" w:author="PR Preview" w:date="2026-01-01T00:00:00Z">
          <w:r>
            <w:rPr>
              <w:rStyle w:val="Hyperlink"/>
            </w:rPr>
            <w:t xml:space="preserve">Example 10 in Column Space, Null Space and Rank-Nullity</w:t>
          </w:r>
        </w:ins>
      </w:hyperlink>
      <w:ins w:id="176" w:author="PR Preview" w:date="2026-01-01T00:00:00Z">
        <w:r>
          <w:t xml:space="preserve">).</w:t>
        </w:r>
      </w:ins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del w:id="177" w:author="PR Preview" w:date="2026-01-01T00:00:00Z">
        <w:r>
          <w:delText xml:space="preserve">has dimension</w:delText>
        </w:r>
      </w:del>
      <w:del w:id="17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=</m:t>
        </m:r>
        <m:r>
          <m:t>r</m:t>
        </m:r>
      </m:oMath>
      <w:del w:id="179" w:author="PR Preview" w:date="2026-01-01T00:00:00Z">
        <w:r>
          <w:delText xml:space="preserve">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and</w:delText>
        </w:r>
      </w:del>
      <w:del w:id="18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has dimension</w:delText>
        </w:r>
      </w:del>
      <w:del w:id="18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(</w:delText>
        </w:r>
      </w:del>
      <w:hyperlink r:id="rId78">
        <w:del w:id="188" w:author="PR Preview" w:date="2026-01-01T00:00:00Z">
          <w:r>
            <w:rPr>
              <w:rStyle w:val="Hyperlink"/>
            </w:rPr>
            <w:delText xml:space="preserve">Example 12 in Column Space, Null Space and Rank-Nullity</w:delText>
          </w:r>
        </w:del>
      </w:hyperlink>
      <w:del w:id="189" w:author="PR Preview" w:date="2026-01-01T00:00:00Z">
        <w:r>
          <w:delText xml:space="preserve">).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The spanning vectors are orthogonal:</w:delText>
        </w:r>
      </w:del>
    </w:p>
    <w:p>
      <w:pPr>
        <w:pStyle w:val="Compact"/>
        <w:numPr>
          <w:ilvl w:val="1"/>
          <w:numId w:val="1012"/>
        </w:numPr>
      </w:pPr>
      <w:ins w:id="192" w:author="PR Preview" w:date="2026-01-01T00:00:00Z">
        <w:r>
          <w:t xml:space="preserve">has dimension</w:t>
        </w:r>
      </w:ins>
      <w:ins w:id="19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r</m:t>
        </m:r>
      </m:oMath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and</w:t>
        </w:r>
      </w:ins>
      <w:ins w:id="1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has dimension</w:t>
        </w:r>
      </w:ins>
      <w:ins w:id="20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(</w:t>
        </w:r>
      </w:ins>
      <w:hyperlink r:id="rId78">
        <w:ins w:id="203" w:author="PR Preview" w:date="2026-01-01T00:00:00Z">
          <w:r>
            <w:rPr>
              <w:rStyle w:val="Hyperlink"/>
            </w:rPr>
            <w:t xml:space="preserve">Example 11 in Column Space, Null Space and Rank-Nullity</w:t>
          </w:r>
        </w:ins>
      </w:hyperlink>
      <w:ins w:id="204" w:author="PR Preview" w:date="2026-01-01T00:00:00Z">
        <w:r>
          <w:t xml:space="preserve">).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The spanning vectors are orthogonal:</w:t>
        </w:r>
      </w:ins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2026-10-20T01:04:41Z</dcterms:created>
  <dcterms:modified xsi:type="dcterms:W3CDTF">2026-10-20T01:04:41Z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