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closed-interv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(Interval)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w:hyperlink r:id="rId16">
        <w:del w:id="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intervals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[3]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endpoints</w:delText>
        </w:r>
      </w:del>
      <w:del w:id="20" w:author="PR Preview" w:date="2026-01-01T00:00:00Z">
        <w:r>
          <w:delText xml:space="preserve"> </w:delText>
        </w:r>
      </w:del>
      <m:oMath>
        <m:r>
          <m:t>a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b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closed interval (</w:delText>
        </w:r>
      </w:del>
      <w:hyperlink w:anchor="def-closed-interval">
        <w:del w:id="2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" w:author="PR Preview" w:date="2026-01-01T00:00:00Z">
        <w:r>
          <w:delText xml:space="preserve">),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 open interval (</w:delText>
        </w:r>
      </w:del>
      <w:hyperlink w:anchor="def-open-interval">
        <w:del w:id="3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3" w:author="PR Preview" w:date="2026-01-01T00:00:00Z">
        <w:r>
          <w:delText xml:space="preserve">),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the half-open intervals (</w:delText>
        </w:r>
      </w:del>
      <w:hyperlink w:anchor="def-half-open-interval">
        <w:del w:id="3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7" w:author="PR Preview" w:date="2026-01-01T00:00:00Z">
        <w:r>
          <w:delText xml:space="preserve">).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 unbounded intervals (</w:delText>
        </w:r>
      </w:del>
      <w:hyperlink w:anchor="def-unbounded-interval">
        <w:del w:id="4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1" w:author="PR Preview" w:date="2026-01-01T00:00:00Z">
        <w:r>
          <w:delText xml:space="preserve">) have at most one endpoint.</w:delText>
        </w:r>
      </w:del>
    </w:p>
    <w:p>
      <w:pPr>
        <w:pStyle w:val="BodyText"/>
      </w:pPr>
      <w:del w:id="42" w:author="PR Preview" w:date="2026-01-01T00:00:00Z">
        <w:r>
          <w:delText xml:space="preserve">A square bracket means the endpoint belongs to the interval,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 a parenthesis means it does not.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The symbols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are not real numbers,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so they always get a parenthesis.</w:delText>
        </w:r>
      </w:del>
    </w:p>
    <w:p>
      <w:pPr>
        <w:pStyle w:val="BodyText"/>
      </w:pPr>
      <w:del w:id="55" w:author="PR Preview" w:date="2026-01-01T00:00:00Z">
        <w:r>
          <w:rPr>
            <w:b/>
            <w:bCs/>
          </w:rPr>
          <w:delText xml:space="preserve">Definition 4 (Closed interval)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real numbers</w:delText>
        </w:r>
      </w:del>
      <w:del w:id="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closed interval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67" w:author="PR Preview" w:date="2026-01-01T00:00:00Z">
        <w:r>
          <w:delText xml:space="preserve">.</w:delText>
        </w:r>
      </w:del>
    </w:p>
    <w:p>
      <w:pPr>
        <w:pStyle w:val="BodyText"/>
      </w:pPr>
      <w:del w:id="68" w:author="PR Preview" w:date="2026-01-01T00:00:00Z">
        <w:r>
          <w:rPr>
            <w:b/>
            <w:bCs/>
          </w:rPr>
          <w:delText xml:space="preserve">Definition 5 (Open interval)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real numbers</w:delText>
        </w:r>
      </w:del>
      <w:del w:id="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open interval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is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80" w:author="PR Preview" w:date="2026-01-01T00:00:00Z">
        <w:r>
          <w:delText xml:space="preserve">.</w:delText>
        </w:r>
      </w:del>
    </w:p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Definition 6 (Half-open intervals)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For real numbers</w:delText>
        </w:r>
      </w:del>
      <w:del w:id="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rPr>
            <w:b/>
            <w:bCs/>
          </w:rPr>
          <w:delText xml:space="preserve">half-open intervals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are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96" w:author="PR Preview" w:date="2026-01-01T00:00:00Z">
        <w:r>
          <w:delText xml:space="preserve">.</w:delText>
        </w:r>
      </w:del>
    </w:p>
    <w:p>
      <w:pPr>
        <w:pStyle w:val="BodyText"/>
      </w:pPr>
      <w:del w:id="97" w:author="PR Preview" w:date="2026-01-01T00:00:00Z">
        <w:r>
          <w:rPr>
            <w:b/>
            <w:bCs/>
          </w:rPr>
          <w:delText xml:space="preserve">Definition 7 (Unbounded intervals)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unbounded intervals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have at most one endpoint: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Definition 3 (Closed interval)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For</w:t>
        </w:r>
      </w:ins>
      <w:ins w:id="107" w:author="PR Preview" w:date="2026-01-01T00:00:00Z">
        <w:r>
          <w:t xml:space="preserve"> </w:t>
        </w:r>
      </w:ins>
      <w:hyperlink r:id="rId16">
        <w:ins w:id="10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closed interval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</w:t>
        </w:r>
      </w:ins>
      <w:ins w:id="11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118" w:author="PR Preview" w:date="2026-01-01T00:00:00Z">
        <w:r>
          <w:t xml:space="preserve">.</w:t>
        </w:r>
      </w:ins>
    </w:p>
    <w:bookmarkEnd w:id="18"/>
    <w:bookmarkStart w:id="19" w:name="def-open-interval"/>
    <w:p>
      <w:pPr>
        <w:pStyle w:val="BodyText"/>
      </w:pPr>
      <w:ins w:id="119" w:author="PR Preview" w:date="2026-01-01T00:00:00Z">
        <w:r>
          <w:rPr>
            <w:b/>
            <w:bCs/>
          </w:rPr>
          <w:t xml:space="preserve">Definition 4 (Open interval)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real numbers</w:t>
        </w:r>
      </w:ins>
      <w:ins w:id="1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b/>
            <w:bCs/>
          </w:rPr>
          <w:t xml:space="preserve">open interval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131" w:author="PR Preview" w:date="2026-01-01T00:00:00Z">
        <w:r>
          <w:t xml:space="preserve">.</w:t>
        </w:r>
      </w:ins>
    </w:p>
    <w:bookmarkEnd w:id="19"/>
    <w:bookmarkStart w:id="20" w:name="def-half-open-interval"/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Definition 5 (Half-open intervals)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real numbers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b/>
            <w:bCs/>
          </w:rPr>
          <w:t xml:space="preserve">half-open intervals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are</w:t>
        </w:r>
      </w:ins>
      <w:ins w:id="14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147" w:author="PR Preview" w:date="2026-01-01T00:00:00Z">
        <w:r>
          <w:t xml:space="preserve">.</w:t>
        </w:r>
      </w:ins>
    </w:p>
    <w:bookmarkEnd w:id="20"/>
    <w:bookmarkStart w:id="21" w:name="def-unbounded-interval"/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6 (Unbounded intervals)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unbounded intervals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have at most one endpoint: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def-interval"/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Definition 7 (Interval)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 real numbers</w:t>
        </w:r>
      </w:ins>
      <w:ins w:id="1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intervals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[3]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with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endpoints</w:t>
        </w:r>
      </w:ins>
      <w:ins w:id="171" w:author="PR Preview" w:date="2026-01-01T00:00:00Z">
        <w:r>
          <w:t xml:space="preserve"> </w:t>
        </w:r>
      </w:ins>
      <m:oMath>
        <m:r>
          <m:t>a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</w:t>
        </w:r>
      </w:ins>
      <w:ins w:id="174" w:author="PR Preview" w:date="2026-01-01T00:00:00Z">
        <w:r>
          <w:t xml:space="preserve"> </w:t>
        </w:r>
      </w:ins>
      <m:oMath>
        <m:r>
          <m:t>b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are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closed interval (</w:t>
        </w:r>
      </w:ins>
      <w:hyperlink w:anchor="def-closed-interval">
        <w:ins w:id="17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0" w:author="PR Preview" w:date="2026-01-01T00:00:00Z">
        <w:r>
          <w:t xml:space="preserve">),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open interval (</w:t>
        </w:r>
      </w:ins>
      <w:hyperlink w:anchor="def-open-interval">
        <w:ins w:id="18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4" w:author="PR Preview" w:date="2026-01-01T00:00:00Z">
        <w:r>
          <w:t xml:space="preserve">),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 the half-open intervals (</w:t>
        </w:r>
      </w:ins>
      <w:hyperlink w:anchor="def-half-open-interval">
        <w:ins w:id="18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8" w:author="PR Preview" w:date="2026-01-01T00:00:00Z">
        <w:r>
          <w:t xml:space="preserve">).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unbounded intervals (</w:t>
        </w:r>
      </w:ins>
      <w:hyperlink w:anchor="def-unbounded-interval">
        <w:ins w:id="19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2" w:author="PR Preview" w:date="2026-01-01T00:00:00Z">
        <w:r>
          <w:t xml:space="preserve">) have at most one endpoint.</w:t>
        </w:r>
      </w:ins>
    </w:p>
    <w:p>
      <w:pPr>
        <w:pStyle w:val="BodyText"/>
      </w:pPr>
      <w:ins w:id="193" w:author="PR Preview" w:date="2026-01-01T00:00:00Z">
        <w:r>
          <w:t xml:space="preserve">A square bracket means the endpoint belongs to the interval,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 a parenthesis means it does not.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symbols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are not real numbers,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so they always get a parenthesis.</w:t>
        </w:r>
      </w:ins>
    </w:p>
    <w:bookmarkEnd w:id="22"/>
    <w:bookmarkStart w:id="23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2026-10-19T21:40:01Z</dcterms:created>
  <dcterms:modified xsi:type="dcterms:W3CDTF">2026-10-19T21:40:01Z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