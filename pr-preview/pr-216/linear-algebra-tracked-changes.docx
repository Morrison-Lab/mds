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10:07:51 (PDT)</w:delText>
        </w:r>
      </w:del>
    </w:p>
    <w:p>
      <w:pPr>
        <w:pStyle w:val="Date"/>
      </w:pPr>
      <w:ins w:id="2" w:author="PR Preview" w:date="2026-01-01T00:00:00Z">
        <w:r>
          <w:t xml:space="preserve">Last modified: 2026-10-09 10:02:20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2026-10-09T17:18:50Z</dcterms:created>
  <dcterms:modified xsi:type="dcterms:W3CDTF">2026-10-09T17:18:50Z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10:02:20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