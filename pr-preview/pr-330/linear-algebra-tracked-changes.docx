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01:53:21 (PDT)</w:delText>
        </w:r>
      </w:del>
    </w:p>
    <w:p>
      <w:pPr>
        <w:pStyle w:val="Date"/>
      </w:pPr>
      <w:ins w:id="2" w:author="PR Preview" w:date="2026-01-01T00:00:00Z">
        <w:r>
          <w:t xml:space="preserve">Last modified: 2026-10-16 02:39:30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2026-10-16T10:24:33Z</dcterms:created>
  <dcterms:modified xsi:type="dcterms:W3CDTF">2026-10-16T10:24:33Z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02:39:30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