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(Orthogonal projection onto a subspace)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subspace 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By</w:delText>
        </w:r>
      </w:del>
      <w:del w:id="16" w:author="PR Preview" w:date="2026-01-01T00:00:00Z">
        <w:r>
          <w:delText xml:space="preserve"> 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Theorem 31 in Subspaces and Rank</w:delText>
          </w:r>
        </w:del>
      </w:hyperlink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exactly one</w:delText>
        </w:r>
      </w:del>
      <w:del w:id="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6" w:author="PR Preview" w:date="2026-01-01T00:00:00Z">
        <w:r>
          <w:delText xml:space="preserve">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vector</w:delText>
        </w:r>
      </w:del>
      <w:del w:id="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the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b/>
            <w:bCs/>
          </w:rPr>
          <w:delText xml:space="preserve">orthogonal projection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of</w:delText>
        </w:r>
      </w:del>
      <w:del w:id="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onto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It is the projection of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onto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along</w:delText>
        </w:r>
      </w:del>
      <w:del w:id="4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(</w:delText>
        </w:r>
      </w:del>
      <w:hyperlink r:id="rId12">
        <w:del w:id="52" w:author="PR Preview" w:date="2026-01-01T00:00:00Z">
          <w:r>
            <w:rPr>
              <w:rStyle w:val="Hyperlink"/>
            </w:rPr>
            <w:delText xml:space="preserve">Definition 18 in Subspaces and Rank</w:delText>
          </w:r>
        </w:del>
      </w:hyperlink>
      <w:del w:id="53" w:author="PR Preview" w:date="2026-01-01T00:00:00Z">
        <w:r>
          <w:delText xml:space="preserve">).</w:delText>
        </w:r>
      </w:del>
    </w:p>
    <w:p>
      <w:pPr>
        <w:pStyle w:val="BodyText"/>
      </w:pPr>
      <w:del w:id="54" w:author="PR Preview" w:date="2026-01-01T00:00:00Z">
        <w:r>
          <w:rPr>
            <w:b/>
            <w:bCs/>
          </w:rPr>
          <w:delText xml:space="preserve">Example 4 (Projecting onto a line in</w:delText>
        </w:r>
      </w:del>
      <w:del w:id="5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6" w:author="PR Preview" w:date="2026-01-01T00:00:00Z">
        <w:r>
          <w:rPr>
            <w:b/>
            <w:bCs/>
          </w:rPr>
          <w:delText xml:space="preserve">)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In</w:delText>
        </w:r>
      </w:del>
      <w:del w:id="59" w:author="PR Preview" w:date="2026-01-01T00:00:00Z">
        <w:r>
          <w:delText xml:space="preserve"> </w:delText>
        </w:r>
      </w:del>
      <w:hyperlink r:id="rId14">
        <w:del w:id="60" w:author="PR Preview" w:date="2026-01-01T00:00:00Z">
          <w:r>
            <w:rPr>
              <w:rStyle w:val="Hyperlink"/>
            </w:rPr>
            <w:delText xml:space="preserve">Example 56 in Subspaces and Rank</w:delText>
          </w:r>
        </w:del>
      </w:hyperlink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splits as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with</w:delText>
        </w:r>
      </w:del>
      <w:del w:id="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and</w:delText>
        </w:r>
      </w:del>
      <w:del w:id="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73" w:author="PR Preview" w:date="2026-01-01T00:00:00Z">
        <w:r>
          <w:delText xml:space="preserve">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So the orthogonal projection of</w:delText>
        </w:r>
      </w:del>
      <w:del w:id="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onto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3" w:author="PR Preview" w:date="2026-01-01T00:00:00Z">
        <w:r>
          <w:delText xml:space="preserve">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 vector already in</w:delText>
        </w:r>
      </w:del>
      <w:del w:id="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7" w:author="PR Preview" w:date="2026-01-01T00:00:00Z">
        <w:r>
          <w:delText xml:space="preserve">, such as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9" w:author="PR Preview" w:date="2026-01-01T00:00:00Z">
        <w:r>
          <w:delText xml:space="preserve">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its own projection, since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</w:delText>
        </w:r>
      </w:del>
      <w:del w:id="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</w:delText>
        </w:r>
      </w:del>
      <w:hyperlink r:id="rId15">
        <w:del w:id="98" w:author="PR Preview" w:date="2026-01-01T00:00:00Z">
          <w:r>
            <w:rPr>
              <w:rStyle w:val="Hyperlink"/>
            </w:rPr>
            <w:delText xml:space="preserve">Theorem 29 in Subspaces and Rank</w:delText>
          </w:r>
        </w:del>
      </w:hyperlink>
      <w:del w:id="99" w:author="PR Preview" w:date="2026-01-01T00:00:00Z">
        <w:r>
          <w:delText xml:space="preserve">,</w:delText>
        </w:r>
      </w:del>
      <w:del w:id="100" w:author="PR Preview" w:date="2026-01-01T00:00:00Z">
        <w:r>
          <w:delText xml:space="preserve"> </w:delText>
        </w:r>
      </w:del>
      <w:hyperlink r:id="rId33">
        <w:del w:id="101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102" w:author="PR Preview" w:date="2026-01-01T00:00:00Z">
        <w:r>
          <w:delText xml:space="preserve">);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 vector of</w:delText>
        </w:r>
      </w:del>
      <w:del w:id="10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06" w:author="PR Preview" w:date="2026-01-01T00:00:00Z">
        <w:r>
          <w:delText xml:space="preserve">, such as</w:delText>
        </w:r>
      </w:del>
      <w:del w:id="1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08" w:author="PR Preview" w:date="2026-01-01T00:00:00Z">
        <w:r>
          <w:delText xml:space="preserve">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projects to</w:delText>
        </w:r>
      </w:del>
      <w:del w:id="1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12" w:author="PR Preview" w:date="2026-01-01T00:00:00Z">
        <w:r>
          <w:delText xml:space="preserve">, since</w:delText>
        </w:r>
      </w:del>
      <w:del w:id="1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</w:delText>
        </w:r>
      </w:del>
      <w:del w:id="1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(</w:delText>
        </w:r>
      </w:del>
      <w:hyperlink r:id="rId33">
        <w:del w:id="119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120" w:author="PR Preview" w:date="2026-01-01T00:00:00Z">
        <w:r>
          <w:delText xml:space="preserve">).</w:delText>
        </w:r>
      </w:del>
    </w:p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Definition 3 (Orthogonal projection onto a subspace)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be a subspace of</w:t>
        </w:r>
      </w:ins>
      <w:ins w:id="12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</w:t>
        </w:r>
      </w:ins>
      <w:ins w:id="1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1" w:author="PR Preview" w:date="2026-01-01T00:00:00Z">
        <w:r>
          <w:t xml:space="preserve">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By</w:t>
        </w:r>
      </w:ins>
      <w:ins w:id="134" w:author="PR Preview" w:date="2026-01-01T00:00:00Z">
        <w:r>
          <w:t xml:space="preserve"> </w:t>
        </w:r>
      </w:ins>
      <w:hyperlink r:id="rId28">
        <w:ins w:id="135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for exactly one</w:t>
        </w:r>
      </w:ins>
      <w:ins w:id="1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</w:t>
        </w:r>
      </w:ins>
      <w:ins w:id="1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44" w:author="PR Preview" w:date="2026-01-01T00:00:00Z">
        <w:r>
          <w:t xml:space="preserve">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 vector</w:t>
        </w:r>
      </w:ins>
      <w:ins w:id="1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the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rPr>
            <w:b/>
            <w:bCs/>
          </w:rPr>
          <w:t xml:space="preserve">orthogonal projection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</w:t>
        </w:r>
      </w:ins>
      <w:ins w:id="1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onto</w:t>
        </w:r>
      </w:ins>
      <w:ins w:id="1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It is the projection of</w:t>
        </w:r>
      </w:ins>
      <w:ins w:id="1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onto</w:t>
        </w:r>
      </w:ins>
      <w:ins w:id="1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along</w:t>
        </w:r>
      </w:ins>
      <w:ins w:id="16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(</w:t>
        </w:r>
      </w:ins>
      <w:hyperlink r:id="rId29">
        <w:ins w:id="170" w:author="PR Preview" w:date="2026-01-01T00:00:00Z">
          <w:r>
            <w:rPr>
              <w:rStyle w:val="Hyperlink"/>
            </w:rPr>
            <w:t xml:space="preserve">Definition 3 in Direct Sums and Orthogonal Complements</w:t>
          </w:r>
        </w:ins>
      </w:hyperlink>
      <w:ins w:id="171" w:author="PR Preview" w:date="2026-01-01T00:00:00Z">
        <w:r>
          <w:t xml:space="preserve">).</w:t>
        </w:r>
      </w:ins>
    </w:p>
    <w:bookmarkEnd w:id="30"/>
    <w:bookmarkStart w:id="34" w:name="exm-orthogonal-projection"/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Example 4 (Projecting onto a line in</w:t>
        </w:r>
      </w:ins>
      <w:ins w:id="17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4" w:author="PR Preview" w:date="2026-01-01T00:00:00Z">
        <w:r>
          <w:rPr>
            <w:b/>
            <w:bCs/>
          </w:rPr>
          <w:t xml:space="preserve">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In</w:t>
        </w:r>
      </w:ins>
      <w:ins w:id="177" w:author="PR Preview" w:date="2026-01-01T00:00:00Z">
        <w:r>
          <w:t xml:space="preserve"> </w:t>
        </w:r>
      </w:ins>
      <w:hyperlink r:id="rId31">
        <w:ins w:id="178" w:author="PR Preview" w:date="2026-01-01T00:00:00Z">
          <w:r>
            <w:rPr>
              <w:rStyle w:val="Hyperlink"/>
            </w:rPr>
            <w:t xml:space="preserve">Example 15 in Direct Sums and Orthogonal Complements</w:t>
          </w:r>
        </w:ins>
      </w:hyperlink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splits as</w:t>
        </w:r>
      </w:ins>
      <w:ins w:id="1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with</w:t>
        </w:r>
      </w:ins>
      <w:ins w:id="1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and</w:t>
        </w:r>
      </w:ins>
      <w:ins w:id="1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91" w:author="PR Preview" w:date="2026-01-01T00:00:00Z">
        <w:r>
          <w:t xml:space="preserve">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So the orthogonal projection of</w:t>
        </w:r>
      </w:ins>
      <w:ins w:id="1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onto</w:t>
        </w:r>
      </w:ins>
      <w:ins w:id="1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</w:t>
        </w:r>
      </w:ins>
      <w:ins w:id="2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1" w:author="PR Preview" w:date="2026-01-01T00:00:00Z">
        <w:r>
          <w:t xml:space="preserve">.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 vector already in</w:t>
        </w:r>
      </w:ins>
      <w:ins w:id="2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5" w:author="PR Preview" w:date="2026-01-01T00:00:00Z">
        <w:r>
          <w:t xml:space="preserve">, such as</w:t>
        </w:r>
      </w:ins>
      <w:ins w:id="2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7" w:author="PR Preview" w:date="2026-01-01T00:00:00Z">
        <w:r>
          <w:t xml:space="preserve">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its own projection, since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</w:t>
        </w:r>
      </w:ins>
      <w:ins w:id="2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</w:t>
        </w:r>
      </w:ins>
      <w:hyperlink r:id="rId32">
        <w:ins w:id="216" w:author="PR Preview" w:date="2026-01-01T00:00:00Z">
          <w:r>
            <w:rPr>
              <w:rStyle w:val="Hyperlink"/>
            </w:rPr>
            <w:t xml:space="preserve">Theorem 6 in Direct Sums and Orthogonal Complements</w:t>
          </w:r>
        </w:ins>
      </w:hyperlink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w:hyperlink r:id="rId33">
        <w:ins w:id="219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220" w:author="PR Preview" w:date="2026-01-01T00:00:00Z">
        <w:r>
          <w:t xml:space="preserve">);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 vector of</w:t>
        </w:r>
      </w:ins>
      <w:ins w:id="22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24" w:author="PR Preview" w:date="2026-01-01T00:00:00Z">
        <w:r>
          <w:t xml:space="preserve">, such as</w:t>
        </w:r>
      </w:ins>
      <w:ins w:id="2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projects to</w:t>
        </w:r>
      </w:ins>
      <w:ins w:id="2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30" w:author="PR Preview" w:date="2026-01-01T00:00:00Z">
        <w:r>
          <w:t xml:space="preserve">, since</w:t>
        </w:r>
      </w:ins>
      <w:ins w:id="2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(</w:t>
        </w:r>
      </w:ins>
      <w:hyperlink r:id="rId33">
        <w:ins w:id="237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238" w:author="PR Preview" w:date="2026-01-01T00:00:00Z">
        <w:r>
          <w:t xml:space="preserve">).</w:t>
        </w:r>
      </w:ins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del w:id="239" w:author="PR Preview" w:date="2026-01-01T00:00:00Z">
        <w:r>
          <w:rPr>
            <w:i/>
            <w:iCs/>
          </w:rPr>
          <w:delText xml:space="preserve">Proof</w:delText>
        </w:r>
      </w:del>
      <w:del w:id="240" w:author="PR Preview" w:date="2026-01-01T00:00:00Z">
        <w:r>
          <w:delText xml:space="preserve">. </w:delText>
        </w:r>
      </w:del>
      <w:del w:id="241" w:author="PR Preview" w:date="2026-01-01T00:00:00Z">
        <w:r>
          <w:delText xml:space="preserve">By</w:delText>
        </w:r>
      </w:del>
      <w:del w:id="242" w:author="PR Preview" w:date="2026-01-01T00:00:00Z">
        <w:r>
          <w:delText xml:space="preserve"> </w:delText>
        </w:r>
      </w:del>
      <w:hyperlink w:anchor="def-orthogonal-projection">
        <w:del w:id="24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44" w:author="PR Preview" w:date="2026-01-01T00:00:00Z">
        <w:r>
          <w:delText xml:space="preserve">,</w:delText>
        </w:r>
      </w:del>
      <w:del w:id="2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6" w:author="PR Preview" w:date="2026-01-01T00:00:00Z">
        <w:r>
          <w:delText xml:space="preserve">.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Both</w:delText>
        </w:r>
      </w:del>
      <w:del w:id="2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and</w:delText>
        </w:r>
      </w:del>
      <w:del w:id="2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are in</w:delText>
        </w:r>
      </w:del>
      <w:del w:id="25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56" w:author="PR Preview" w:date="2026-01-01T00:00:00Z">
        <w:r>
          <w:delText xml:space="preserve">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so</w:delText>
        </w:r>
      </w:del>
      <w:del w:id="25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(</w:delText>
        </w:r>
      </w:del>
      <w:hyperlink r:id="rId37">
        <w:del w:id="262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263" w:author="PR Preview" w:date="2026-01-01T00:00:00Z">
        <w:r>
          <w:delText xml:space="preserve">),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 therefore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(</w:delText>
        </w:r>
      </w:del>
      <w:hyperlink r:id="rId16">
        <w:del w:id="269" w:author="PR Preview" w:date="2026-01-01T00:00:00Z">
          <w:r>
            <w:rPr>
              <w:rStyle w:val="Hyperlink"/>
            </w:rPr>
            <w:delText xml:space="preserve">Definition 19 in Subspaces and Rank</w:delText>
          </w:r>
        </w:del>
      </w:hyperlink>
      <w:del w:id="270" w:author="PR Preview" w:date="2026-01-01T00:00:00Z">
        <w:r>
          <w:delText xml:space="preserve">). Then</w:delText>
        </w:r>
      </w:del>
    </w:p>
    <w:p>
      <w:pPr>
        <w:pStyle w:val="BodyText"/>
      </w:pPr>
      <w:ins w:id="271" w:author="PR Preview" w:date="2026-01-01T00:00:00Z">
        <w:r>
          <w:rPr>
            <w:i/>
            <w:iCs/>
          </w:rPr>
          <w:t xml:space="preserve">Proof</w:t>
        </w:r>
      </w:ins>
      <w:ins w:id="272" w:author="PR Preview" w:date="2026-01-01T00:00:00Z">
        <w:r>
          <w:t xml:space="preserve">. </w:t>
        </w:r>
      </w:ins>
      <w:ins w:id="273" w:author="PR Preview" w:date="2026-01-01T00:00:00Z">
        <w:r>
          <w:t xml:space="preserve">By</w:t>
        </w:r>
      </w:ins>
      <w:ins w:id="274" w:author="PR Preview" w:date="2026-01-01T00:00:00Z">
        <w:r>
          <w:t xml:space="preserve"> </w:t>
        </w:r>
      </w:ins>
      <w:hyperlink w:anchor="def-orthogonal-projection">
        <w:ins w:id="27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78" w:author="PR Preview" w:date="2026-01-01T00:00:00Z">
        <w:r>
          <w:t xml:space="preserve">.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Both</w:t>
        </w:r>
      </w:ins>
      <w:ins w:id="2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</w:t>
        </w:r>
      </w:ins>
      <w:ins w:id="2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are in</w:t>
        </w:r>
      </w:ins>
      <w:ins w:id="2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so</w:t>
        </w:r>
      </w:ins>
      <w:ins w:id="2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(</w:t>
        </w:r>
      </w:ins>
      <w:hyperlink r:id="rId37">
        <w:ins w:id="294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295" w:author="PR Preview" w:date="2026-01-01T00:00:00Z">
        <w:r>
          <w:t xml:space="preserve">),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and therefore</w:t>
        </w:r>
      </w:ins>
      <w:ins w:id="2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(</w:t>
        </w:r>
      </w:ins>
      <w:hyperlink r:id="rId38">
        <w:ins w:id="301" w:author="PR Preview" w:date="2026-01-01T00:00:00Z">
          <w:r>
            <w:rPr>
              <w:rStyle w:val="Hyperlink"/>
            </w:rPr>
            <w:t xml:space="preserve">Definition 4 in Direct Sums and Orthogonal Complements</w:t>
          </w:r>
        </w:ins>
      </w:hyperlink>
      <w:ins w:id="302" w:author="PR Preview" w:date="2026-01-01T00:00:00Z">
        <w:r>
          <w:t xml:space="preserve">).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del w:id="303" w:author="PR Preview" w:date="2026-01-01T00:00:00Z">
        <w:r>
          <w:rPr>
            <w:b/>
            <w:bCs/>
          </w:rPr>
          <w:delText xml:space="preserve">The split.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Let</w:delText>
        </w:r>
      </w:del>
      <w:del w:id="3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so</w:delText>
        </w:r>
      </w:del>
      <w:del w:id="3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del w:id="314" w:author="PR Preview" w:date="2026-01-01T00:00:00Z">
        <w:r>
          <w:delText xml:space="preserve">.</w:delText>
        </w:r>
      </w:del>
      <w:del w:id="3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(</w:delText>
        </w:r>
      </w:del>
      <w:hyperlink r:id="rId47">
        <w:del w:id="318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319" w:author="PR Preview" w:date="2026-01-01T00:00:00Z">
        <w:r>
          <w:delText xml:space="preserve">) is in</w:delText>
        </w:r>
      </w:del>
      <w:del w:id="3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(</w:delText>
        </w:r>
      </w:del>
      <w:hyperlink r:id="rId18">
        <w:del w:id="323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324" w:author="PR Preview" w:date="2026-01-01T00:00:00Z">
        <w:r>
          <w:delText xml:space="preserve">),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which is</w:delText>
        </w:r>
      </w:del>
      <w:del w:id="327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(</w:delText>
        </w:r>
      </w:del>
      <w:hyperlink r:id="rId20">
        <w:del w:id="330" w:author="PR Preview" w:date="2026-01-01T00:00:00Z">
          <w:r>
            <w:rPr>
              <w:rStyle w:val="Hyperlink"/>
            </w:rPr>
            <w:delText xml:space="preserve">Theorem 12 in Subspaces and Rank</w:delText>
          </w:r>
        </w:del>
      </w:hyperlink>
      <w:del w:id="331" w:author="PR Preview" w:date="2026-01-01T00:00:00Z">
        <w:r>
          <w:delText xml:space="preserve">).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For</w:delText>
        </w:r>
      </w:del>
      <w:del w:id="3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335" w:author="PR Preview" w:date="2026-01-01T00:00:00Z">
        <w:r>
          <w:delText xml:space="preserve">,</w:delText>
        </w:r>
      </w:del>
    </w:p>
    <w:p>
      <w:pPr>
        <w:pStyle w:val="BodyText"/>
      </w:pPr>
      <w:ins w:id="336" w:author="PR Preview" w:date="2026-01-01T00:00:00Z">
        <w:r>
          <w:rPr>
            <w:b/>
            <w:bCs/>
          </w:rPr>
          <w:t xml:space="preserve">The split.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Let</w:t>
        </w:r>
      </w:ins>
      <w:ins w:id="3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</w:t>
        </w:r>
      </w:ins>
      <w:ins w:id="3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ins w:id="343" w:author="PR Preview" w:date="2026-01-01T00:00:00Z">
        <w:r>
          <w:t xml:space="preserve">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so</w:t>
        </w:r>
      </w:ins>
      <w:ins w:id="3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347" w:author="PR Preview" w:date="2026-01-01T00:00:00Z">
        <w:r>
          <w:t xml:space="preserve">.</w:t>
        </w:r>
      </w:ins>
      <w:ins w:id="3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(</w:t>
        </w:r>
      </w:ins>
      <w:hyperlink r:id="rId47">
        <w:ins w:id="35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52" w:author="PR Preview" w:date="2026-01-01T00:00:00Z">
        <w:r>
          <w:t xml:space="preserve">) is in</w:t>
        </w:r>
      </w:ins>
      <w:ins w:id="3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(</w:t>
        </w:r>
      </w:ins>
      <w:hyperlink r:id="rId48">
        <w:ins w:id="356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357" w:author="PR Preview" w:date="2026-01-01T00:00:00Z">
        <w:r>
          <w:t xml:space="preserve">),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which is</w:t>
        </w:r>
      </w:ins>
      <w:ins w:id="36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(</w:t>
        </w:r>
      </w:ins>
      <w:hyperlink r:id="rId49">
        <w:ins w:id="363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364" w:author="PR Preview" w:date="2026-01-01T00:00:00Z">
        <w:r>
          <w:t xml:space="preserve">).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For</w:t>
        </w:r>
      </w:ins>
      <w:ins w:id="3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36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del w:id="369" w:author="PR Preview" w:date="2026-01-01T00:00:00Z">
        <w:r>
          <w:delText xml:space="preserve">(</w:delText>
        </w:r>
      </w:del>
      <w:hyperlink r:id="rId22">
        <w:del w:id="370" w:author="PR Preview" w:date="2026-01-01T00:00:00Z">
          <w:r>
            <w:rPr>
              <w:rStyle w:val="Hyperlink"/>
            </w:rPr>
            <w:delText xml:space="preserve">Theorem 30 in Subspaces and Rank</w:delText>
          </w:r>
        </w:del>
      </w:hyperlink>
      <w:del w:id="371" w:author="PR Preview" w:date="2026-01-01T00:00:00Z">
        <w:r>
          <w:delText xml:space="preserve">).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By the uniqueness in</w:delText>
        </w:r>
      </w:del>
      <w:del w:id="374" w:author="PR Preview" w:date="2026-01-01T00:00:00Z">
        <w:r>
          <w:delText xml:space="preserve"> </w:delText>
        </w:r>
      </w:del>
      <w:hyperlink r:id="rId9">
        <w:del w:id="375" w:author="PR Preview" w:date="2026-01-01T00:00:00Z">
          <w:r>
            <w:rPr>
              <w:rStyle w:val="Hyperlink"/>
            </w:rPr>
            <w:delText xml:space="preserve">Theorem 31 in Subspaces and Rank</w:delText>
          </w:r>
        </w:del>
      </w:hyperlink>
      <w:del w:id="376" w:author="PR Preview" w:date="2026-01-01T00:00:00Z">
        <w:r>
          <w:delText xml:space="preserve">,</w:delText>
        </w:r>
      </w:del>
      <w:del w:id="3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is the orthogonal projection of</w:delText>
        </w:r>
      </w:del>
      <w:del w:id="3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onto</w:delText>
        </w:r>
      </w:del>
      <w:del w:id="3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84" w:author="PR Preview" w:date="2026-01-01T00:00:00Z">
        <w:r>
          <w:delText xml:space="preserve">.</w:delText>
        </w:r>
      </w:del>
    </w:p>
    <w:p>
      <w:pPr>
        <w:pStyle w:val="FirstParagraph"/>
      </w:pPr>
      <w:ins w:id="385" w:author="PR Preview" w:date="2026-01-01T00:00:00Z">
        <w:r>
          <w:t xml:space="preserve">(</w:t>
        </w:r>
      </w:ins>
      <w:hyperlink r:id="rId50">
        <w:ins w:id="386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387" w:author="PR Preview" w:date="2026-01-01T00:00:00Z">
        <w:r>
          <w:t xml:space="preserve">).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By the uniqueness in</w:t>
        </w:r>
      </w:ins>
      <w:ins w:id="390" w:author="PR Preview" w:date="2026-01-01T00:00:00Z">
        <w:r>
          <w:t xml:space="preserve"> </w:t>
        </w:r>
      </w:ins>
      <w:hyperlink r:id="rId28">
        <w:ins w:id="391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the orthogonal projection of</w:t>
        </w:r>
      </w:ins>
      <w:ins w:id="3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onto</w:t>
        </w:r>
      </w:ins>
      <w:ins w:id="3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00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del w:id="401" w:author="PR Preview" w:date="2026-01-01T00:00:00Z">
        <w:r>
          <w:rPr>
            <w:i/>
            <w:iCs/>
          </w:rPr>
          <w:delText xml:space="preserve">Proof</w:delText>
        </w:r>
      </w:del>
      <w:del w:id="402" w:author="PR Preview" w:date="2026-01-01T00:00:00Z">
        <w:r>
          <w:delText xml:space="preserve">. </w:delText>
        </w:r>
      </w:del>
      <w:del w:id="403" w:author="PR Preview" w:date="2026-01-01T00:00:00Z">
        <w:r>
          <w:rPr>
            <w:b/>
            <w:bCs/>
          </w:rPr>
          <w:delText xml:space="preserve">Part 1.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Write</w:delText>
        </w:r>
      </w:del>
      <w:del w:id="4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407" w:author="PR Preview" w:date="2026-01-01T00:00:00Z">
        <w:r>
          <w:delText xml:space="preserve">.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The first term is in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(</w:delText>
        </w:r>
      </w:del>
      <w:hyperlink r:id="rId18">
        <w:del w:id="413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414" w:author="PR Preview" w:date="2026-01-01T00:00:00Z">
        <w:r>
          <w:delText xml:space="preserve">).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For the second,</w:delText>
        </w:r>
      </w:del>
    </w:p>
    <w:p>
      <w:pPr>
        <w:pStyle w:val="FirstParagraph"/>
      </w:pPr>
      <w:ins w:id="417" w:author="PR Preview" w:date="2026-01-01T00:00:00Z">
        <w:r>
          <w:rPr>
            <w:i/>
            <w:iCs/>
          </w:rPr>
          <w:t xml:space="preserve">Proof</w:t>
        </w:r>
      </w:ins>
      <w:ins w:id="418" w:author="PR Preview" w:date="2026-01-01T00:00:00Z">
        <w:r>
          <w:t xml:space="preserve">. </w:t>
        </w:r>
      </w:ins>
      <w:ins w:id="419" w:author="PR Preview" w:date="2026-01-01T00:00:00Z">
        <w:r>
          <w:rPr>
            <w:b/>
            <w:bCs/>
          </w:rPr>
          <w:t xml:space="preserve">Part 1.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Write</w:t>
        </w:r>
      </w:ins>
      <w:ins w:id="4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423" w:author="PR Preview" w:date="2026-01-01T00:00:00Z">
        <w:r>
          <w:t xml:space="preserve">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The first term is in</w:t>
        </w:r>
      </w:ins>
      <w:ins w:id="4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(</w:t>
        </w:r>
      </w:ins>
      <w:hyperlink r:id="rId48">
        <w:ins w:id="429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430" w:author="PR Preview" w:date="2026-01-01T00:00:00Z">
        <w:r>
          <w:t xml:space="preserve">).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For the second,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del w:id="433" w:author="PR Preview" w:date="2026-01-01T00:00:00Z">
        <w:r>
          <w:delText xml:space="preserve">(</w:delText>
        </w:r>
      </w:del>
      <w:hyperlink r:id="rId22">
        <w:del w:id="434" w:author="PR Preview" w:date="2026-01-01T00:00:00Z">
          <w:r>
            <w:rPr>
              <w:rStyle w:val="Hyperlink"/>
            </w:rPr>
            <w:delText xml:space="preserve">Theorem 30 in Subspaces and Rank</w:delText>
          </w:r>
        </w:del>
      </w:hyperlink>
      <w:del w:id="435" w:author="PR Preview" w:date="2026-01-01T00:00:00Z">
        <w:r>
          <w:delText xml:space="preserve">).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By the uniqueness in</w:delText>
        </w:r>
      </w:del>
      <w:del w:id="438" w:author="PR Preview" w:date="2026-01-01T00:00:00Z">
        <w:r>
          <w:delText xml:space="preserve"> </w:delText>
        </w:r>
      </w:del>
      <w:hyperlink r:id="rId9">
        <w:del w:id="439" w:author="PR Preview" w:date="2026-01-01T00:00:00Z">
          <w:r>
            <w:rPr>
              <w:rStyle w:val="Hyperlink"/>
            </w:rPr>
            <w:delText xml:space="preserve">Theorem 31 in Subspaces and Rank</w:delText>
          </w:r>
        </w:del>
      </w:hyperlink>
      <w:del w:id="440" w:author="PR Preview" w:date="2026-01-01T00:00:00Z">
        <w:r>
          <w:delText xml:space="preserve">,</w:delText>
        </w:r>
      </w:del>
      <w:del w:id="441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is the orthogonal projection of</w:delText>
        </w:r>
      </w:del>
      <w:del w:id="4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onto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del w:id="448" w:author="PR Preview" w:date="2026-01-01T00:00:00Z">
        <w:r>
          <w:delText xml:space="preserve">.</w:delText>
        </w:r>
      </w:del>
    </w:p>
    <w:p>
      <w:pPr>
        <w:pStyle w:val="FirstParagraph"/>
      </w:pPr>
      <w:ins w:id="449" w:author="PR Preview" w:date="2026-01-01T00:00:00Z">
        <w:r>
          <w:t xml:space="preserve">(</w:t>
        </w:r>
      </w:ins>
      <w:hyperlink r:id="rId50">
        <w:ins w:id="450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451" w:author="PR Preview" w:date="2026-01-01T00:00:00Z">
        <w:r>
          <w:t xml:space="preserve">).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By the uniqueness in</w:t>
        </w:r>
      </w:ins>
      <w:ins w:id="454" w:author="PR Preview" w:date="2026-01-01T00:00:00Z">
        <w:r>
          <w:t xml:space="preserve"> </w:t>
        </w:r>
      </w:ins>
      <w:hyperlink r:id="rId28">
        <w:ins w:id="455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the orthogonal projection of</w:t>
        </w:r>
      </w:ins>
      <w:ins w:id="4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onto</w:t>
        </w:r>
      </w:ins>
      <w:ins w:id="4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ins w:id="46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465" w:author="PR Preview" w:date="2026-01-01T00:00:00Z">
        <w:r>
          <w:rPr>
            <w:b/>
            <w:bCs/>
          </w:rPr>
          <w:delText xml:space="preserve">.</w:delText>
        </w:r>
      </w:del>
      <w:del w:id="46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(</w:delText>
        </w:r>
      </w:del>
      <w:hyperlink r:id="rId47">
        <w:del w:id="469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70" w:author="PR Preview" w:date="2026-01-01T00:00:00Z">
        <w:r>
          <w:delText xml:space="preserve">),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which is in</w:delText>
        </w:r>
      </w:del>
      <w:del w:id="4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(</w:delText>
        </w:r>
      </w:del>
      <w:hyperlink r:id="rId18">
        <w:del w:id="476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477" w:author="PR Preview" w:date="2026-01-01T00:00:00Z">
        <w:r>
          <w:delText xml:space="preserve">).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478" w:author="PR Preview" w:date="2026-01-01T00:00:00Z">
        <w:r>
          <w:rPr>
            <w:b/>
            <w:bCs/>
          </w:rPr>
          <w:t xml:space="preserve">.</w:t>
        </w:r>
      </w:ins>
      <w:ins w:id="47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(</w:t>
        </w:r>
      </w:ins>
      <w:hyperlink r:id="rId47">
        <w:ins w:id="482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483" w:author="PR Preview" w:date="2026-01-01T00:00:00Z">
        <w:r>
          <w:t xml:space="preserve">),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which is in</w:t>
        </w:r>
      </w:ins>
      <w:ins w:id="4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(</w:t>
        </w:r>
      </w:ins>
      <w:hyperlink r:id="rId48">
        <w:ins w:id="489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490" w:author="PR Preview" w:date="2026-01-01T00:00:00Z">
        <w:r>
          <w:t xml:space="preserve">).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has dimension</w:delText>
        </w:r>
      </w:del>
      <w:del w:id="49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(</w:delText>
        </w:r>
      </w:del>
      <w:hyperlink r:id="rId23">
        <w:del w:id="496" w:author="PR Preview" w:date="2026-01-01T00:00:00Z">
          <w:r>
            <w:rPr>
              <w:rStyle w:val="Hyperlink"/>
            </w:rPr>
            <w:delText xml:space="preserve">Theorem 16 in Subspaces and Rank</w:delText>
          </w:r>
        </w:del>
      </w:hyperlink>
      <w:del w:id="497" w:author="PR Preview" w:date="2026-01-01T00:00:00Z">
        <w:r>
          <w:delText xml:space="preserve">),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so an orthonormal basis of it has</w:delText>
        </w:r>
      </w:del>
      <w:del w:id="500" w:author="PR Preview" w:date="2026-01-01T00:00:00Z">
        <w:r>
          <w:delText xml:space="preserve"> </w:delText>
        </w:r>
      </w:del>
      <m:oMath>
        <m:r>
          <m:t>p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vectors (</w:delText>
        </w:r>
      </w:del>
      <w:hyperlink r:id="rId59">
        <w:del w:id="503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504" w:author="PR Preview" w:date="2026-01-01T00:00:00Z">
        <w:r>
          <w:delText xml:space="preserve">),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and</w:delText>
        </w:r>
      </w:del>
      <w:del w:id="50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also gives the orthogonal projection onto</w:delText>
        </w:r>
      </w:del>
      <w:del w:id="5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(</w:delText>
        </w:r>
      </w:del>
      <w:hyperlink w:anchor="thm-projector-onb">
        <w:del w:id="51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14" w:author="PR Preview" w:date="2026-01-01T00:00:00Z">
        <w:r>
          <w:delText xml:space="preserve">, with</w:delText>
        </w:r>
      </w:del>
      <w:del w:id="515" w:author="PR Preview" w:date="2026-01-01T00:00:00Z">
        <w:r>
          <w:delText xml:space="preserve"> </w:delText>
        </w:r>
      </w:del>
      <m:oMath>
        <m:r>
          <m:t>n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in place of</w:delText>
        </w:r>
      </w:del>
      <w:del w:id="518" w:author="PR Preview" w:date="2026-01-01T00:00:00Z">
        <w:r>
          <w:delText xml:space="preserve"> </w:delText>
        </w:r>
      </w:del>
      <m:oMath>
        <m:r>
          <m:t>p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and</w:delText>
        </w:r>
      </w:del>
      <w:del w:id="52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p</m:t>
        </m:r>
      </m:oMath>
      <w:del w:id="522" w:author="PR Preview" w:date="2026-01-01T00:00:00Z">
        <w:r>
          <w:delText xml:space="preserve">).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By</w:delText>
        </w:r>
      </w:del>
      <w:del w:id="525" w:author="PR Preview" w:date="2026-01-01T00:00:00Z">
        <w:r>
          <w:delText xml:space="preserve"> </w:delText>
        </w:r>
      </w:del>
      <w:hyperlink w:anchor="thm-projection-matrix-projects">
        <w:del w:id="52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27" w:author="PR Preview" w:date="2026-01-01T00:00:00Z">
        <w:r>
          <w:delText xml:space="preserve">, part 2,</w:delText>
        </w:r>
      </w:del>
      <w:del w:id="528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29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has dimension</w:t>
        </w:r>
      </w:ins>
      <w:ins w:id="53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(</w:t>
        </w:r>
      </w:ins>
      <w:hyperlink r:id="rId58">
        <w:ins w:id="535" w:author="PR Preview" w:date="2026-01-01T00:00:00Z">
          <w:r>
            <w:rPr>
              <w:rStyle w:val="Hyperlink"/>
            </w:rPr>
            <w:t xml:space="preserve">Theorem 5 in Column Space, Null Space and Rank-Nullity</w:t>
          </w:r>
        </w:ins>
      </w:hyperlink>
      <w:ins w:id="536" w:author="PR Preview" w:date="2026-01-01T00:00:00Z">
        <w:r>
          <w:t xml:space="preserve">),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so an orthonormal basis of it has</w:t>
        </w:r>
      </w:ins>
      <w:ins w:id="539" w:author="PR Preview" w:date="2026-01-01T00:00:00Z">
        <w:r>
          <w:t xml:space="preserve"> </w:t>
        </w:r>
      </w:ins>
      <m:oMath>
        <m:r>
          <m:t>p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vectors (</w:t>
        </w:r>
      </w:ins>
      <w:hyperlink r:id="rId59">
        <w:ins w:id="542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543" w:author="PR Preview" w:date="2026-01-01T00:00:00Z">
        <w:r>
          <w:t xml:space="preserve">),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and</w:t>
        </w:r>
      </w:ins>
      <w:ins w:id="54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also gives the orthogonal projection onto</w:t>
        </w:r>
      </w:ins>
      <w:ins w:id="5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(</w:t>
        </w:r>
      </w:ins>
      <w:hyperlink w:anchor="thm-projector-onb">
        <w:ins w:id="55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53" w:author="PR Preview" w:date="2026-01-01T00:00:00Z">
        <w:r>
          <w:t xml:space="preserve">, with</w:t>
        </w:r>
      </w:ins>
      <w:ins w:id="554" w:author="PR Preview" w:date="2026-01-01T00:00:00Z">
        <w:r>
          <w:t xml:space="preserve"> </w:t>
        </w:r>
      </w:ins>
      <m:oMath>
        <m:r>
          <m:t>n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in place of</w:t>
        </w:r>
      </w:ins>
      <w:ins w:id="557" w:author="PR Preview" w:date="2026-01-01T00:00:00Z">
        <w:r>
          <w:t xml:space="preserve"> </w:t>
        </w:r>
      </w:ins>
      <m:oMath>
        <m:r>
          <m:t>p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and</w:t>
        </w:r>
      </w:ins>
      <w:ins w:id="56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p</m:t>
        </m:r>
      </m:oMath>
      <w:ins w:id="561" w:author="PR Preview" w:date="2026-01-01T00:00:00Z">
        <w:r>
          <w:t xml:space="preserve">).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By</w:t>
        </w:r>
      </w:ins>
      <w:ins w:id="564" w:author="PR Preview" w:date="2026-01-01T00:00:00Z">
        <w:r>
          <w:t xml:space="preserve"> </w:t>
        </w:r>
      </w:ins>
      <w:hyperlink w:anchor="thm-projection-matrix-projects">
        <w:ins w:id="56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66" w:author="PR Preview" w:date="2026-01-01T00:00:00Z">
        <w:r>
          <w:t xml:space="preserve">, part 2,</w:t>
        </w:r>
      </w:ins>
      <w:ins w:id="567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68" w:author="PR Preview" w:date="2026-01-01T00:00:00Z">
        <w:r>
          <w:t xml:space="preserve">.</w:t>
        </w:r>
      </w:ins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del w:id="569" w:author="PR Preview" w:date="2026-01-01T00:00:00Z">
        <w:r>
          <w:delText xml:space="preserve">If</w:delText>
        </w:r>
      </w:del>
      <w:del w:id="57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and</w:delText>
        </w:r>
      </w:del>
      <w:del w:id="5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is a rank factorization (</w:delText>
        </w:r>
      </w:del>
      <w:hyperlink r:id="rId25">
        <w:del w:id="576" w:author="PR Preview" w:date="2026-01-01T00:00:00Z">
          <w:r>
            <w:rPr>
              <w:rStyle w:val="Hyperlink"/>
            </w:rPr>
            <w:delText xml:space="preserve">Definition 15 in Subspaces and Rank</w:delText>
          </w:r>
        </w:del>
      </w:hyperlink>
      <w:del w:id="577" w:author="PR Preview" w:date="2026-01-01T00:00:00Z">
        <w:r>
          <w:delText xml:space="preserve">), then</w:delText>
        </w:r>
      </w:del>
    </w:p>
    <w:p>
      <w:pPr>
        <w:pStyle w:val="Compact"/>
        <w:numPr>
          <w:ilvl w:val="0"/>
          <w:numId w:val="1003"/>
        </w:numPr>
      </w:pPr>
      <w:ins w:id="578" w:author="PR Preview" w:date="2026-01-01T00:00:00Z">
        <w:r>
          <w:t xml:space="preserve">If</w:t>
        </w:r>
      </w:ins>
      <w:ins w:id="57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and</w:t>
        </w:r>
      </w:ins>
      <w:ins w:id="5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is a rank factorization (</w:t>
        </w:r>
      </w:ins>
      <w:hyperlink r:id="rId86">
        <w:ins w:id="585" w:author="PR Preview" w:date="2026-01-01T00:00:00Z">
          <w:r>
            <w:rPr>
              <w:rStyle w:val="Hyperlink"/>
            </w:rPr>
            <w:t xml:space="preserve">Definition 7 in Column Space, Null Space and Rank-Nullity</w:t>
          </w:r>
        </w:ins>
      </w:hyperlink>
      <w:ins w:id="586" w:author="PR Preview" w:date="2026-01-01T00:00:00Z">
        <w:r>
          <w:t xml:space="preserve">), then</w:t>
        </w:r>
      </w:ins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del w:id="587" w:author="PR Preview" w:date="2026-01-01T00:00:00Z">
        <w:r>
          <w:rPr>
            <w:b/>
            <w:bCs/>
          </w:rPr>
          <w:delText xml:space="preserve">The two inverses exist.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Now suppose</w:delText>
        </w:r>
      </w:del>
      <w:del w:id="59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591" w:author="PR Preview" w:date="2026-01-01T00:00:00Z">
        <w:r>
          <w:delText xml:space="preserve">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A rank factorization exists (</w:delText>
        </w:r>
      </w:del>
      <w:hyperlink r:id="rId26">
        <w:del w:id="594" w:author="PR Preview" w:date="2026-01-01T00:00:00Z">
          <w:r>
            <w:rPr>
              <w:rStyle w:val="Hyperlink"/>
            </w:rPr>
            <w:delText xml:space="preserve">Theorem 23 in Subspaces and Rank</w:delText>
          </w:r>
        </w:del>
      </w:hyperlink>
      <w:del w:id="595" w:author="PR Preview" w:date="2026-01-01T00:00:00Z">
        <w:r>
          <w:delText xml:space="preserve">).</w:delText>
        </w:r>
      </w:del>
      <w:del w:id="59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is</w:delText>
        </w:r>
      </w:del>
      <w:del w:id="59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and</w:delText>
        </w:r>
      </w:del>
      <w:del w:id="602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is</w:delText>
        </w:r>
      </w:del>
      <w:del w:id="605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606" w:author="PR Preview" w:date="2026-01-01T00:00:00Z">
        <w:r>
          <w:delText xml:space="preserve">.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Both have rank</w:delText>
        </w:r>
      </w:del>
      <w:del w:id="609" w:author="PR Preview" w:date="2026-01-01T00:00:00Z">
        <w:r>
          <w:delText xml:space="preserve"> </w:delText>
        </w:r>
      </w:del>
      <m:oMath>
        <m:r>
          <m:t>r</m:t>
        </m:r>
      </m:oMath>
      <w:del w:id="610" w:author="PR Preview" w:date="2026-01-01T00:00:00Z">
        <w:r>
          <w:delText xml:space="preserve">:</w:delText>
        </w:r>
      </w:del>
    </w:p>
    <w:p>
      <w:pPr>
        <w:pStyle w:val="BodyText"/>
      </w:pPr>
      <w:ins w:id="611" w:author="PR Preview" w:date="2026-01-01T00:00:00Z">
        <w:r>
          <w:rPr>
            <w:b/>
            <w:bCs/>
          </w:rPr>
          <w:t xml:space="preserve">The two inverses exist.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Now suppose</w:t>
        </w:r>
      </w:ins>
      <w:ins w:id="61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615" w:author="PR Preview" w:date="2026-01-01T00:00:00Z">
        <w:r>
          <w:t xml:space="preserve">.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 rank factorization exists (</w:t>
        </w:r>
      </w:ins>
      <w:hyperlink r:id="rId64">
        <w:ins w:id="618" w:author="PR Preview" w:date="2026-01-01T00:00:00Z">
          <w:r>
            <w:rPr>
              <w:rStyle w:val="Hyperlink"/>
            </w:rPr>
            <w:t xml:space="preserve">Theorem 12 in Column Space, Null Space and Rank-Nullity</w:t>
          </w:r>
        </w:ins>
      </w:hyperlink>
      <w:ins w:id="619" w:author="PR Preview" w:date="2026-01-01T00:00:00Z">
        <w:r>
          <w:t xml:space="preserve">).</w:t>
        </w:r>
      </w:ins>
      <w:ins w:id="62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is</w:t>
        </w:r>
      </w:ins>
      <w:ins w:id="62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and</w:t>
        </w:r>
      </w:ins>
      <w:ins w:id="626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is</w:t>
        </w:r>
      </w:ins>
      <w:ins w:id="62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630" w:author="PR Preview" w:date="2026-01-01T00:00:00Z">
        <w:r>
          <w:t xml:space="preserve">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Both have rank</w:t>
        </w:r>
      </w:ins>
      <w:ins w:id="633" w:author="PR Preview" w:date="2026-01-01T00:00:00Z">
        <w:r>
          <w:t xml:space="preserve"> </w:t>
        </w:r>
      </w:ins>
      <m:oMath>
        <m:r>
          <m:t>r</m:t>
        </m:r>
      </m:oMath>
      <w:ins w:id="6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del w:id="635" w:author="PR Preview" w:date="2026-01-01T00:00:00Z">
        <w:r>
          <w:rPr>
            <w:b/>
            <w:bCs/>
          </w:rPr>
          <w:delText xml:space="preserve">Example 17 (The Moore-Penrose inverse of a rank-one matrix)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For</w:delText>
        </w:r>
      </w:del>
      <w:del w:id="6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in</w:delText>
        </w:r>
      </w:del>
      <w:del w:id="641" w:author="PR Preview" w:date="2026-01-01T00:00:00Z">
        <w:r>
          <w:delText xml:space="preserve"> </w:delText>
        </w:r>
      </w:del>
      <w:hyperlink r:id="rId30">
        <w:del w:id="642" w:author="PR Preview" w:date="2026-01-01T00:00:00Z">
          <w:r>
            <w:rPr>
              <w:rStyle w:val="Hyperlink"/>
            </w:rPr>
            <w:delText xml:space="preserve">Example 22 in Subspaces and Rank</w:delText>
          </w:r>
        </w:del>
      </w:hyperlink>
      <w:del w:id="643" w:author="PR Preview" w:date="2026-01-01T00:00:00Z">
        <w:r>
          <w:delText xml:space="preserve">, the rank factorization</w:delText>
        </w:r>
      </w:del>
      <w:del w:id="644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645" w:author="PR Preview" w:date="2026-01-01T00:00:00Z">
        <w:r>
          <w:delText xml:space="preserve">,</w:delText>
        </w:r>
      </w:del>
      <w:del w:id="64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(</w:delText>
        </w:r>
      </w:del>
      <w:hyperlink r:id="rId34">
        <w:del w:id="649" w:author="PR Preview" w:date="2026-01-01T00:00:00Z">
          <w:r>
            <w:rPr>
              <w:rStyle w:val="Hyperlink"/>
            </w:rPr>
            <w:delText xml:space="preserve">Example 40 in Subspaces and Rank</w:delText>
          </w:r>
        </w:del>
      </w:hyperlink>
      <w:del w:id="650" w:author="PR Preview" w:date="2026-01-01T00:00:00Z">
        <w:r>
          <w:delText xml:space="preserve">) gives</w:delText>
        </w:r>
      </w:del>
    </w:p>
    <w:p>
      <w:pPr>
        <w:pStyle w:val="FirstParagraph"/>
      </w:pPr>
      <w:ins w:id="651" w:author="PR Preview" w:date="2026-01-01T00:00:00Z">
        <w:r>
          <w:rPr>
            <w:b/>
            <w:bCs/>
          </w:rPr>
          <w:t xml:space="preserve">Example 17 (The Moore-Penrose inverse of a rank-one matrix)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For</w:t>
        </w:r>
      </w:ins>
      <w:ins w:id="6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in</w:t>
        </w:r>
      </w:ins>
      <w:ins w:id="657" w:author="PR Preview" w:date="2026-01-01T00:00:00Z">
        <w:r>
          <w:t xml:space="preserve"> </w:t>
        </w:r>
      </w:ins>
      <w:hyperlink r:id="rId89">
        <w:ins w:id="658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659" w:author="PR Preview" w:date="2026-01-01T00:00:00Z">
        <w:r>
          <w:t xml:space="preserve">, the rank factorization</w:t>
        </w:r>
      </w:ins>
      <w:ins w:id="66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r:id="rId90">
        <w:ins w:id="665" w:author="PR Preview" w:date="2026-01-01T00:00:00Z">
          <w:r>
            <w:rPr>
              <w:rStyle w:val="Hyperlink"/>
            </w:rPr>
            <w:t xml:space="preserve">Example 19 in Column Space, Null Space and Rank-Nullity</w:t>
          </w:r>
        </w:ins>
      </w:hyperlink>
      <w:ins w:id="666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(</w:delText>
        </w:r>
      </w:del>
      <w:hyperlink r:id="rId18">
        <w:del w:id="669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670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(</w:t>
        </w:r>
      </w:ins>
      <w:hyperlink r:id="rId48">
        <w:ins w:id="67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674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del w:id="675" w:author="PR Preview" w:date="2026-01-01T00:00:00Z">
        <w:r>
          <w:rPr>
            <w:i/>
            <w:iCs/>
          </w:rPr>
          <w:delText xml:space="preserve">Proof</w:delText>
        </w:r>
      </w:del>
      <w:del w:id="676" w:author="PR Preview" w:date="2026-01-01T00:00:00Z">
        <w:r>
          <w:delText xml:space="preserve">. </w:delText>
        </w:r>
      </w:del>
      <w:del w:id="677" w:author="PR Preview" w:date="2026-01-01T00:00:00Z">
        <w:r>
          <w:rPr>
            <w:b/>
            <w:bCs/>
          </w:rPr>
          <w:delText xml:space="preserve">1 and 2 are equivalent.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Statement 1 says</w:delText>
        </w:r>
      </w:del>
      <w:del w:id="6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for some</w:delText>
        </w:r>
      </w:del>
      <w:del w:id="6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(</w:delText>
        </w:r>
      </w:del>
      <w:hyperlink w:anchor="def-consistent-system">
        <w:del w:id="686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687" w:author="PR Preview" w:date="2026-01-01T00:00:00Z">
        <w:r>
          <w:delText xml:space="preserve">), and</w:delText>
        </w:r>
      </w:del>
      <w:del w:id="6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is the set of vectors</w:delText>
        </w:r>
      </w:del>
      <w:del w:id="6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(</w:delText>
        </w:r>
      </w:del>
      <w:hyperlink r:id="rId18">
        <w:del w:id="694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695" w:author="PR Preview" w:date="2026-01-01T00:00:00Z">
        <w:r>
          <w:delText xml:space="preserve">),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so</w:delText>
        </w:r>
      </w:del>
      <w:del w:id="6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is in it exactly when</w:delText>
        </w:r>
      </w:del>
      <w:del w:id="7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for some</w:delText>
        </w:r>
      </w:del>
      <w:del w:id="7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05" w:author="PR Preview" w:date="2026-01-01T00:00:00Z">
        <w:r>
          <w:delText xml:space="preserve">.</w:delText>
        </w:r>
      </w:del>
    </w:p>
    <w:p>
      <w:pPr>
        <w:pStyle w:val="FirstParagraph"/>
      </w:pPr>
      <w:ins w:id="706" w:author="PR Preview" w:date="2026-01-01T00:00:00Z">
        <w:r>
          <w:rPr>
            <w:i/>
            <w:iCs/>
          </w:rPr>
          <w:t xml:space="preserve">Proof</w:t>
        </w:r>
      </w:ins>
      <w:ins w:id="707" w:author="PR Preview" w:date="2026-01-01T00:00:00Z">
        <w:r>
          <w:t xml:space="preserve">. </w:t>
        </w:r>
      </w:ins>
      <w:ins w:id="708" w:author="PR Preview" w:date="2026-01-01T00:00:00Z">
        <w:r>
          <w:rPr>
            <w:b/>
            <w:bCs/>
          </w:rPr>
          <w:t xml:space="preserve">1 and 2 are equivalent.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Statement 1 says</w:t>
        </w:r>
      </w:ins>
      <w:ins w:id="7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for some</w:t>
        </w:r>
      </w:ins>
      <w:ins w:id="7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(</w:t>
        </w:r>
      </w:ins>
      <w:hyperlink w:anchor="def-consistent-system">
        <w:ins w:id="71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18" w:author="PR Preview" w:date="2026-01-01T00:00:00Z">
        <w:r>
          <w:t xml:space="preserve">), and</w:t>
        </w:r>
      </w:ins>
      <w:ins w:id="7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 the set of vectors</w:t>
        </w:r>
      </w:ins>
      <w:ins w:id="7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(</w:t>
        </w:r>
      </w:ins>
      <w:hyperlink r:id="rId48">
        <w:ins w:id="725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726" w:author="PR Preview" w:date="2026-01-01T00:00:00Z">
        <w:r>
          <w:t xml:space="preserve">),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so</w:t>
        </w:r>
      </w:ins>
      <w:ins w:id="7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in it exactly when</w:t>
        </w:r>
      </w:ins>
      <w:ins w:id="7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for some</w:t>
        </w:r>
      </w:ins>
      <w:ins w:id="7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3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del w:id="737" w:author="PR Preview" w:date="2026-01-01T00:00:00Z">
        <w:r>
          <w:rPr>
            <w:i/>
            <w:iCs/>
          </w:rPr>
          <w:delText xml:space="preserve">Proof</w:delText>
        </w:r>
      </w:del>
      <w:del w:id="738" w:author="PR Preview" w:date="2026-01-01T00:00:00Z">
        <w:r>
          <w:delText xml:space="preserve">. </w:delText>
        </w:r>
      </w:del>
      <w:del w:id="739" w:author="PR Preview" w:date="2026-01-01T00:00:00Z">
        <w:r>
          <w:rPr>
            <w:b/>
            <w:bCs/>
          </w:rPr>
          <w:delText xml:space="preserve">Part 1.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By</w:delText>
        </w:r>
      </w:del>
      <w:del w:id="742" w:author="PR Preview" w:date="2026-01-01T00:00:00Z">
        <w:r>
          <w:delText xml:space="preserve"> </w:delText>
        </w:r>
      </w:del>
      <w:hyperlink w:anchor="thm-consistency">
        <w:del w:id="743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744" w:author="PR Preview" w:date="2026-01-01T00:00:00Z">
        <w:r>
          <w:delText xml:space="preserve">, the system is consistent for every</w:delText>
        </w:r>
      </w:del>
      <w:del w:id="7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exactly when</w:delText>
        </w:r>
      </w:del>
      <w:del w:id="7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749" w:author="PR Preview" w:date="2026-01-01T00:00:00Z">
        <w:r>
          <w:delText xml:space="preserve">.</w:delText>
        </w:r>
      </w:del>
      <w:del w:id="7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is a subspace of</w:delText>
        </w:r>
      </w:del>
      <w:del w:id="75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(</w:delText>
        </w:r>
      </w:del>
      <w:hyperlink r:id="rId20">
        <w:del w:id="756" w:author="PR Preview" w:date="2026-01-01T00:00:00Z">
          <w:r>
            <w:rPr>
              <w:rStyle w:val="Hyperlink"/>
            </w:rPr>
            <w:delText xml:space="preserve">Theorem 12 in Subspaces and Rank</w:delText>
          </w:r>
        </w:del>
      </w:hyperlink>
      <w:del w:id="757" w:author="PR Preview" w:date="2026-01-01T00:00:00Z">
        <w:r>
          <w:delText xml:space="preserve">) with dimension</w:delText>
        </w:r>
      </w:del>
      <w:del w:id="75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(</w:delText>
        </w:r>
      </w:del>
      <w:hyperlink r:id="rId23">
        <w:del w:id="761" w:author="PR Preview" w:date="2026-01-01T00:00:00Z">
          <w:r>
            <w:rPr>
              <w:rStyle w:val="Hyperlink"/>
            </w:rPr>
            <w:delText xml:space="preserve">Theorem 16 in Subspaces and Rank</w:delText>
          </w:r>
        </w:del>
      </w:hyperlink>
      <w:del w:id="762" w:author="PR Preview" w:date="2026-01-01T00:00:00Z">
        <w:r>
          <w:delText xml:space="preserve">), and</w:delText>
        </w:r>
      </w:del>
      <w:del w:id="763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(</w:delText>
        </w:r>
      </w:del>
      <w:hyperlink r:id="rId101">
        <w:del w:id="766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767" w:author="PR Preview" w:date="2026-01-01T00:00:00Z">
        <w:r>
          <w:delText xml:space="preserve">).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If the dimension is</w:delText>
        </w:r>
      </w:del>
      <w:del w:id="770" w:author="PR Preview" w:date="2026-01-01T00:00:00Z">
        <w:r>
          <w:delText xml:space="preserve"> </w:delText>
        </w:r>
      </w:del>
      <m:oMath>
        <m:r>
          <m:t>m</m:t>
        </m:r>
      </m:oMath>
      <w:del w:id="771" w:author="PR Preview" w:date="2026-01-01T00:00:00Z">
        <w:r>
          <w:delText xml:space="preserve">, then</w:delText>
        </w:r>
      </w:del>
      <w:del w:id="7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(</w:delText>
        </w:r>
      </w:del>
      <w:hyperlink r:id="rId102">
        <w:del w:id="775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776" w:author="PR Preview" w:date="2026-01-01T00:00:00Z">
        <w:r>
          <w:delText xml:space="preserve">);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if</w:delText>
        </w:r>
      </w:del>
      <w:del w:id="7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780" w:author="PR Preview" w:date="2026-01-01T00:00:00Z">
        <w:r>
          <w:delText xml:space="preserve">, the dimension is</w:delText>
        </w:r>
      </w:del>
      <w:del w:id="781" w:author="PR Preview" w:date="2026-01-01T00:00:00Z">
        <w:r>
          <w:delText xml:space="preserve"> </w:delText>
        </w:r>
      </w:del>
      <m:oMath>
        <m:r>
          <m:t>m</m:t>
        </m:r>
      </m:oMath>
      <w:del w:id="782" w:author="PR Preview" w:date="2026-01-01T00:00:00Z">
        <w:r>
          <w:delText xml:space="preserve">.</w:delText>
        </w:r>
      </w:del>
    </w:p>
    <w:p>
      <w:pPr>
        <w:pStyle w:val="BodyText"/>
      </w:pPr>
      <w:del w:id="783" w:author="PR Preview" w:date="2026-01-01T00:00:00Z">
        <w:r>
          <w:rPr>
            <w:b/>
            <w:bCs/>
          </w:rPr>
          <w:delText xml:space="preserve">Part 2.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By</w:delText>
        </w:r>
      </w:del>
      <w:del w:id="786" w:author="PR Preview" w:date="2026-01-01T00:00:00Z">
        <w:r>
          <w:delText xml:space="preserve"> </w:delText>
        </w:r>
      </w:del>
      <w:hyperlink w:anchor="thm-solution-set">
        <w:del w:id="787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788" w:author="PR Preview" w:date="2026-01-01T00:00:00Z">
        <w:r>
          <w:delText xml:space="preserve">, the solutions are a particular solution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plus the vectors of</w:delText>
        </w:r>
      </w:del>
      <w:del w:id="79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92" w:author="PR Preview" w:date="2026-01-01T00:00:00Z">
        <w:r>
          <w:delText xml:space="preserve">,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so there is exactly one solution exactly when</w:delText>
        </w:r>
      </w:del>
      <w:del w:id="7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796" w:author="PR Preview" w:date="2026-01-01T00:00:00Z">
        <w:r>
          <w:delText xml:space="preserve">,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that is, when</w:delText>
        </w:r>
      </w:del>
      <w:del w:id="799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(a subspace of dimension</w:delText>
        </w:r>
      </w:del>
      <w:del w:id="802" w:author="PR Preview" w:date="2026-01-01T00:00:00Z">
        <w:r>
          <w:delText xml:space="preserve"> </w:delText>
        </w:r>
      </w:del>
      <m:oMath>
        <m:r>
          <m:t>0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has the empty list as a basis, whose span is</w:delText>
        </w:r>
      </w:del>
      <w:del w:id="8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806" w:author="PR Preview" w:date="2026-01-01T00:00:00Z">
        <w:r>
          <w:delText xml:space="preserve">,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by</w:delText>
        </w:r>
      </w:del>
      <w:del w:id="809" w:author="PR Preview" w:date="2026-01-01T00:00:00Z">
        <w:r>
          <w:delText xml:space="preserve"> </w:delText>
        </w:r>
      </w:del>
      <w:hyperlink r:id="rId59">
        <w:del w:id="810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and</w:delText>
        </w:r>
      </w:del>
      <w:del w:id="813" w:author="PR Preview" w:date="2026-01-01T00:00:00Z">
        <w:r>
          <w:delText xml:space="preserve"> </w:delText>
        </w:r>
      </w:del>
      <w:hyperlink r:id="rId103">
        <w:del w:id="814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815" w:author="PR Preview" w:date="2026-01-01T00:00:00Z">
        <w:r>
          <w:delText xml:space="preserve">;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and</w:delText>
        </w:r>
      </w:del>
      <w:del w:id="8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has dimension</w:delText>
        </w:r>
      </w:del>
      <w:del w:id="821" w:author="PR Preview" w:date="2026-01-01T00:00:00Z">
        <w:r>
          <w:delText xml:space="preserve"> </w:delText>
        </w:r>
      </w:del>
      <m:oMath>
        <m:r>
          <m:t>0</m:t>
        </m:r>
      </m:oMath>
      <w:del w:id="822" w:author="PR Preview" w:date="2026-01-01T00:00:00Z">
        <w:r>
          <w:delText xml:space="preserve">, by</w:delText>
        </w:r>
      </w:del>
      <w:del w:id="823" w:author="PR Preview" w:date="2026-01-01T00:00:00Z">
        <w:r>
          <w:delText xml:space="preserve"> </w:delText>
        </w:r>
      </w:del>
      <w:hyperlink r:id="rId101">
        <w:del w:id="824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825" w:author="PR Preview" w:date="2026-01-01T00:00:00Z">
        <w:r>
          <w:delText xml:space="preserve">).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By</w:delText>
        </w:r>
      </w:del>
      <w:del w:id="828" w:author="PR Preview" w:date="2026-01-01T00:00:00Z">
        <w:r>
          <w:delText xml:space="preserve"> </w:delText>
        </w:r>
      </w:del>
      <w:hyperlink r:id="rId35">
        <w:del w:id="829" w:author="PR Preview" w:date="2026-01-01T00:00:00Z">
          <w:r>
            <w:rPr>
              <w:rStyle w:val="Hyperlink"/>
            </w:rPr>
            <w:delText xml:space="preserve">Theorem 17 in Subspaces and Rank</w:delText>
          </w:r>
        </w:del>
      </w:hyperlink>
      <w:del w:id="830" w:author="PR Preview" w:date="2026-01-01T00:00:00Z">
        <w:r>
          <w:delText xml:space="preserve">, that is when</w:delText>
        </w:r>
      </w:del>
      <w:del w:id="83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832" w:author="PR Preview" w:date="2026-01-01T00:00:00Z">
        <w:r>
          <w:delText xml:space="preserve">.</w:delText>
        </w:r>
      </w:del>
    </w:p>
    <w:p>
      <w:pPr>
        <w:pStyle w:val="FirstParagraph"/>
      </w:pPr>
      <w:ins w:id="833" w:author="PR Preview" w:date="2026-01-01T00:00:00Z">
        <w:r>
          <w:rPr>
            <w:i/>
            <w:iCs/>
          </w:rPr>
          <w:t xml:space="preserve">Proof</w:t>
        </w:r>
      </w:ins>
      <w:ins w:id="834" w:author="PR Preview" w:date="2026-01-01T00:00:00Z">
        <w:r>
          <w:t xml:space="preserve">. </w:t>
        </w:r>
      </w:ins>
      <w:ins w:id="835" w:author="PR Preview" w:date="2026-01-01T00:00:00Z">
        <w:r>
          <w:rPr>
            <w:b/>
            <w:bCs/>
          </w:rPr>
          <w:t xml:space="preserve">Part 1.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By</w:t>
        </w:r>
      </w:ins>
      <w:ins w:id="838" w:author="PR Preview" w:date="2026-01-01T00:00:00Z">
        <w:r>
          <w:t xml:space="preserve"> </w:t>
        </w:r>
      </w:ins>
      <w:hyperlink w:anchor="thm-consistency">
        <w:ins w:id="83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840" w:author="PR Preview" w:date="2026-01-01T00:00:00Z">
        <w:r>
          <w:t xml:space="preserve">, the system is consistent for every</w:t>
        </w:r>
      </w:ins>
      <w:ins w:id="8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exactly when</w:t>
        </w:r>
      </w:ins>
      <w:ins w:id="8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845" w:author="PR Preview" w:date="2026-01-01T00:00:00Z">
        <w:r>
          <w:t xml:space="preserve">.</w:t>
        </w:r>
      </w:ins>
      <w:ins w:id="8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is a subspace of</w:t>
        </w:r>
      </w:ins>
      <w:ins w:id="84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(</w:t>
        </w:r>
      </w:ins>
      <w:hyperlink r:id="rId49">
        <w:ins w:id="852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853" w:author="PR Preview" w:date="2026-01-01T00:00:00Z">
        <w:r>
          <w:t xml:space="preserve">) with dimension</w:t>
        </w:r>
      </w:ins>
      <w:ins w:id="85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(</w:t>
        </w:r>
      </w:ins>
      <w:hyperlink r:id="rId58">
        <w:ins w:id="857" w:author="PR Preview" w:date="2026-01-01T00:00:00Z">
          <w:r>
            <w:rPr>
              <w:rStyle w:val="Hyperlink"/>
            </w:rPr>
            <w:t xml:space="preserve">Theorem 5 in Column Space, Null Space and Rank-Nullity</w:t>
          </w:r>
        </w:ins>
      </w:hyperlink>
      <w:ins w:id="858" w:author="PR Preview" w:date="2026-01-01T00:00:00Z">
        <w:r>
          <w:t xml:space="preserve">), and</w:t>
        </w:r>
      </w:ins>
      <w:ins w:id="85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(</w:t>
        </w:r>
      </w:ins>
      <w:hyperlink r:id="rId101">
        <w:ins w:id="86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863" w:author="PR Preview" w:date="2026-01-01T00:00:00Z">
        <w:r>
          <w:t xml:space="preserve">).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If the dimension is</w:t>
        </w:r>
      </w:ins>
      <w:ins w:id="866" w:author="PR Preview" w:date="2026-01-01T00:00:00Z">
        <w:r>
          <w:t xml:space="preserve"> </w:t>
        </w:r>
      </w:ins>
      <m:oMath>
        <m:r>
          <m:t>m</m:t>
        </m:r>
      </m:oMath>
      <w:ins w:id="867" w:author="PR Preview" w:date="2026-01-01T00:00:00Z">
        <w:r>
          <w:t xml:space="preserve">, then</w:t>
        </w:r>
      </w:ins>
      <w:ins w:id="8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(</w:t>
        </w:r>
      </w:ins>
      <w:hyperlink r:id="rId102">
        <w:ins w:id="871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872" w:author="PR Preview" w:date="2026-01-01T00:00:00Z">
        <w:r>
          <w:t xml:space="preserve">);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if</w:t>
        </w:r>
      </w:ins>
      <w:ins w:id="8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876" w:author="PR Preview" w:date="2026-01-01T00:00:00Z">
        <w:r>
          <w:t xml:space="preserve">, the dimension is</w:t>
        </w:r>
      </w:ins>
      <w:ins w:id="877" w:author="PR Preview" w:date="2026-01-01T00:00:00Z">
        <w:r>
          <w:t xml:space="preserve"> </w:t>
        </w:r>
      </w:ins>
      <m:oMath>
        <m:r>
          <m:t>m</m:t>
        </m:r>
      </m:oMath>
      <w:ins w:id="878" w:author="PR Preview" w:date="2026-01-01T00:00:00Z">
        <w:r>
          <w:t xml:space="preserve">.</w:t>
        </w:r>
      </w:ins>
    </w:p>
    <w:p>
      <w:pPr>
        <w:pStyle w:val="BodyText"/>
      </w:pPr>
      <w:ins w:id="879" w:author="PR Preview" w:date="2026-01-01T00:00:00Z">
        <w:r>
          <w:rPr>
            <w:b/>
            <w:bCs/>
          </w:rPr>
          <w:t xml:space="preserve">Part 2.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By</w:t>
        </w:r>
      </w:ins>
      <w:ins w:id="882" w:author="PR Preview" w:date="2026-01-01T00:00:00Z">
        <w:r>
          <w:t xml:space="preserve"> </w:t>
        </w:r>
      </w:ins>
      <w:hyperlink w:anchor="thm-solution-set">
        <w:ins w:id="883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884" w:author="PR Preview" w:date="2026-01-01T00:00:00Z">
        <w:r>
          <w:t xml:space="preserve">, the solutions are a particular solution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plus the vectors of</w:t>
        </w:r>
      </w:ins>
      <w:ins w:id="8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888" w:author="PR Preview" w:date="2026-01-01T00:00:00Z">
        <w:r>
          <w:t xml:space="preserve">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so there is exactly one solution exactly when</w:t>
        </w:r>
      </w:ins>
      <w:ins w:id="8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892" w:author="PR Preview" w:date="2026-01-01T00:00:00Z">
        <w:r>
          <w:t xml:space="preserve">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that is, when</w:t>
        </w:r>
      </w:ins>
      <w:ins w:id="895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(a subspace of dimension</w:t>
        </w:r>
      </w:ins>
      <w:ins w:id="898" w:author="PR Preview" w:date="2026-01-01T00:00:00Z">
        <w:r>
          <w:t xml:space="preserve"> </w:t>
        </w:r>
      </w:ins>
      <m:oMath>
        <m:r>
          <m:t>0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has the empty list as a basis, whose span is</w:t>
        </w:r>
      </w:ins>
      <w:ins w:id="90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by</w:t>
        </w:r>
      </w:ins>
      <w:ins w:id="905" w:author="PR Preview" w:date="2026-01-01T00:00:00Z">
        <w:r>
          <w:t xml:space="preserve"> </w:t>
        </w:r>
      </w:ins>
      <w:hyperlink r:id="rId59">
        <w:ins w:id="906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and</w:t>
        </w:r>
      </w:ins>
      <w:ins w:id="909" w:author="PR Preview" w:date="2026-01-01T00:00:00Z">
        <w:r>
          <w:t xml:space="preserve"> </w:t>
        </w:r>
      </w:ins>
      <w:hyperlink r:id="rId103">
        <w:ins w:id="910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911" w:author="PR Preview" w:date="2026-01-01T00:00:00Z">
        <w:r>
          <w:t xml:space="preserve">;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</w:t>
        </w:r>
      </w:ins>
      <w:ins w:id="91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has dimension</w:t>
        </w:r>
      </w:ins>
      <w:ins w:id="917" w:author="PR Preview" w:date="2026-01-01T00:00:00Z">
        <w:r>
          <w:t xml:space="preserve"> </w:t>
        </w:r>
      </w:ins>
      <m:oMath>
        <m:r>
          <m:t>0</m:t>
        </m:r>
      </m:oMath>
      <w:ins w:id="918" w:author="PR Preview" w:date="2026-01-01T00:00:00Z">
        <w:r>
          <w:t xml:space="preserve">, by</w:t>
        </w:r>
      </w:ins>
      <w:ins w:id="919" w:author="PR Preview" w:date="2026-01-01T00:00:00Z">
        <w:r>
          <w:t xml:space="preserve"> </w:t>
        </w:r>
      </w:ins>
      <w:hyperlink r:id="rId101">
        <w:ins w:id="920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921" w:author="PR Preview" w:date="2026-01-01T00:00:00Z">
        <w:r>
          <w:t xml:space="preserve">).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By</w:t>
        </w:r>
      </w:ins>
      <w:ins w:id="924" w:author="PR Preview" w:date="2026-01-01T00:00:00Z">
        <w:r>
          <w:t xml:space="preserve"> </w:t>
        </w:r>
      </w:ins>
      <w:hyperlink r:id="rId104">
        <w:ins w:id="925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926" w:author="PR Preview" w:date="2026-01-01T00:00:00Z">
        <w:r>
          <w:t xml:space="preserve">, that is when</w:t>
        </w:r>
      </w:ins>
      <w:ins w:id="92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928" w:author="PR Preview" w:date="2026-01-01T00:00:00Z">
        <w:r>
          <w:t xml:space="preserve">.</w:t>
        </w:r>
      </w:ins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del w:id="929" w:author="PR Preview" w:date="2026-01-01T00:00:00Z">
        <w:r>
          <w:delText xml:space="preserve">The</w:delText>
        </w:r>
      </w:del>
      <w:del w:id="93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matrix</w:delText>
        </w:r>
      </w:del>
      <w:del w:id="93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of</w:delText>
        </w:r>
      </w:del>
      <w:del w:id="936" w:author="PR Preview" w:date="2026-01-01T00:00:00Z">
        <w:r>
          <w:delText xml:space="preserve"> </w:delText>
        </w:r>
      </w:del>
      <w:hyperlink r:id="rId36">
        <w:del w:id="937" w:author="PR Preview" w:date="2026-01-01T00:00:00Z">
          <w:r>
            <w:rPr>
              <w:rStyle w:val="Hyperlink"/>
            </w:rPr>
            <w:delText xml:space="preserve">Example 34 in Subspaces and Rank</w:delText>
          </w:r>
        </w:del>
      </w:hyperlink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has rank</w:delText>
        </w:r>
      </w:del>
      <w:del w:id="94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m</m:t>
        </m:r>
      </m:oMath>
      <w:del w:id="941" w:author="PR Preview" w:date="2026-01-01T00:00:00Z">
        <w:r>
          <w:delText xml:space="preserve">, so every system with it is consistent,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but</w:delText>
        </w:r>
      </w:del>
      <w:del w:id="94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del w:id="945" w:author="PR Preview" w:date="2026-01-01T00:00:00Z">
        <w:r>
          <w:delText xml:space="preserve">, so the solutions are never unique.</w:delText>
        </w:r>
      </w:del>
    </w:p>
    <w:p>
      <w:pPr>
        <w:numPr>
          <w:ilvl w:val="0"/>
          <w:numId w:val="1009"/>
        </w:numPr>
      </w:pPr>
      <w:ins w:id="946" w:author="PR Preview" w:date="2026-01-01T00:00:00Z">
        <w:r>
          <w:t xml:space="preserve">The</w:t>
        </w:r>
      </w:ins>
      <w:ins w:id="94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matrix</w:t>
        </w:r>
      </w:ins>
      <w:ins w:id="950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of</w:t>
        </w:r>
      </w:ins>
      <w:ins w:id="953" w:author="PR Preview" w:date="2026-01-01T00:00:00Z">
        <w:r>
          <w:t xml:space="preserve"> </w:t>
        </w:r>
      </w:ins>
      <w:hyperlink r:id="rId105">
        <w:ins w:id="954" w:author="PR Preview" w:date="2026-01-01T00:00:00Z">
          <w:r>
            <w:rPr>
              <w:rStyle w:val="Hyperlink"/>
            </w:rPr>
            <w:t xml:space="preserve">Example 13 in Column Space, Null Space and Rank-Nullity</w:t>
          </w:r>
        </w:ins>
      </w:hyperlink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has rank</w:t>
        </w:r>
      </w:ins>
      <w:ins w:id="95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m</m:t>
        </m:r>
      </m:oMath>
      <w:ins w:id="958" w:author="PR Preview" w:date="2026-01-01T00:00:00Z">
        <w:r>
          <w:t xml:space="preserve">, so every system with it is consistent,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but</w:t>
        </w:r>
      </w:ins>
      <w:ins w:id="96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ins w:id="962" w:author="PR Preview" w:date="2026-01-01T00:00:00Z">
        <w:r>
          <w:t xml:space="preserve">, so the solutions are never unique.</w:t>
        </w:r>
      </w:ins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963" w:author="PR Preview" w:date="2026-01-01T00:00:00Z">
        <w:r>
          <w:delText xml:space="preserve">so its nullity is</w:delText>
        </w:r>
      </w:del>
      <w:del w:id="964" w:author="PR Preview" w:date="2026-01-01T00:00:00Z">
        <w:r>
          <w:delText xml:space="preserve"> </w:delText>
        </w:r>
      </w:del>
      <m:oMath>
        <m:r>
          <m:t>0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and its rank is</w:delText>
        </w:r>
      </w:del>
      <w:del w:id="967" w:author="PR Preview" w:date="2026-01-01T00:00:00Z">
        <w:r>
          <w:delText xml:space="preserve"> </w:delText>
        </w:r>
      </w:del>
      <m:oMath>
        <m:r>
          <m:t>p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(</w:delText>
        </w:r>
      </w:del>
      <w:hyperlink r:id="rId35">
        <w:del w:id="970" w:author="PR Preview" w:date="2026-01-01T00:00:00Z">
          <w:r>
            <w:rPr>
              <w:rStyle w:val="Hyperlink"/>
            </w:rPr>
            <w:delText xml:space="preserve">Theorem 17 in Subspaces and Rank</w:delText>
          </w:r>
        </w:del>
      </w:hyperlink>
      <w:del w:id="971" w:author="PR Preview" w:date="2026-01-01T00:00:00Z">
        <w:r>
          <w:delText xml:space="preserve">).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So every system with it is consistent (part 1, with</w:delText>
        </w:r>
      </w:del>
      <w:del w:id="97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m</m:t>
        </m:r>
      </m:oMath>
      <w:del w:id="975" w:author="PR Preview" w:date="2026-01-01T00:00:00Z">
        <w:r>
          <w:delText xml:space="preserve">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and has exactly one solution (part 2, with</w:delText>
        </w:r>
      </w:del>
      <w:del w:id="9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n</m:t>
        </m:r>
      </m:oMath>
      <w:del w:id="979" w:author="PR Preview" w:date="2026-01-01T00:00:00Z">
        <w:r>
          <w:delText xml:space="preserve">),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namely</w:delText>
        </w:r>
      </w:del>
      <w:del w:id="98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983" w:author="PR Preview" w:date="2026-01-01T00:00:00Z">
        <w:r>
          <w:delText xml:space="preserve">, since</w:delText>
        </w:r>
      </w:del>
      <w:del w:id="9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985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986" w:author="PR Preview" w:date="2026-01-01T00:00:00Z">
        <w:r>
          <w:t xml:space="preserve">so its nullity is</w:t>
        </w:r>
      </w:ins>
      <w:ins w:id="987" w:author="PR Preview" w:date="2026-01-01T00:00:00Z">
        <w:r>
          <w:t xml:space="preserve"> </w:t>
        </w:r>
      </w:ins>
      <m:oMath>
        <m:r>
          <m:t>0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 its rank is</w:t>
        </w:r>
      </w:ins>
      <w:ins w:id="990" w:author="PR Preview" w:date="2026-01-01T00:00:00Z">
        <w:r>
          <w:t xml:space="preserve"> </w:t>
        </w:r>
      </w:ins>
      <m:oMath>
        <m:r>
          <m:t>p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(</w:t>
        </w:r>
      </w:ins>
      <w:hyperlink r:id="rId104">
        <w:ins w:id="993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994" w:author="PR Preview" w:date="2026-01-01T00:00:00Z">
        <w:r>
          <w:t xml:space="preserve">).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So every system with it is consistent (part 1, with</w:t>
        </w:r>
      </w:ins>
      <w:ins w:id="9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m</m:t>
        </m:r>
      </m:oMath>
      <w:ins w:id="998" w:author="PR Preview" w:date="2026-01-01T00:00:00Z">
        <w:r>
          <w:t xml:space="preserve">)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and has exactly one solution (part 2, with</w:t>
        </w:r>
      </w:ins>
      <w:ins w:id="10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n</m:t>
        </m:r>
      </m:oMath>
      <w:ins w:id="1002" w:author="PR Preview" w:date="2026-01-01T00:00:00Z">
        <w:r>
          <w:t xml:space="preserve">),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namely</w:t>
        </w:r>
      </w:ins>
      <w:ins w:id="100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1006" w:author="PR Preview" w:date="2026-01-01T00:00:00Z">
        <w:r>
          <w:t xml:space="preserve">, since</w:t>
        </w:r>
      </w:ins>
      <w:ins w:id="10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008" w:author="PR Preview" w:date="2026-01-01T00:00:00Z">
        <w:r>
          <w:t xml:space="preserve">.</w:t>
        </w:r>
      </w:ins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del w:id="1009" w:author="PR Preview" w:date="2026-01-01T00:00:00Z">
        <w:r>
          <w:rPr>
            <w:i/>
            <w:iCs/>
          </w:rPr>
          <w:delText xml:space="preserve">Proof</w:delText>
        </w:r>
      </w:del>
      <w:del w:id="1010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011" w:author="PR Preview" w:date="2026-01-01T00:00:00Z">
        <w:r>
          <w:rPr>
            <w:b/>
            <w:bCs/>
          </w:rPr>
          <w:delText xml:space="preserve"> </w:delText>
        </w:r>
      </w:del>
      <w:del w:id="1012" w:author="PR Preview" w:date="2026-01-01T00:00:00Z">
        <w:r>
          <w:rPr>
            <w:b/>
            <w:bCs/>
          </w:rPr>
          <w:delText xml:space="preserve">is in</w:delText>
        </w:r>
      </w:del>
      <w:del w:id="101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014" w:author="PR Preview" w:date="2026-01-01T00:00:00Z">
        <w:r>
          <w:rPr>
            <w:b/>
            <w:bCs/>
          </w:rPr>
          <w:delText xml:space="preserve">.</w:delText>
        </w:r>
      </w:del>
      <w:del w:id="10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016" w:author="PR Preview" w:date="2026-01-01T00:00:00Z">
        <w:r>
          <w:delText xml:space="preserve">,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since</w:delText>
        </w:r>
      </w:del>
      <w:del w:id="10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(</w:delText>
        </w:r>
      </w:del>
      <w:hyperlink r:id="rId47">
        <w:del w:id="102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023" w:author="PR Preview" w:date="2026-01-01T00:00:00Z">
        <w:r>
          <w:delText xml:space="preserve">).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Both are subspaces of</w:delText>
        </w:r>
      </w:del>
      <w:del w:id="102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(</w:delText>
        </w:r>
      </w:del>
      <w:hyperlink r:id="rId20">
        <w:del w:id="1029" w:author="PR Preview" w:date="2026-01-01T00:00:00Z">
          <w:r>
            <w:rPr>
              <w:rStyle w:val="Hyperlink"/>
            </w:rPr>
            <w:delText xml:space="preserve">Theorem 12 in Subspaces and Rank</w:delText>
          </w:r>
        </w:del>
      </w:hyperlink>
      <w:del w:id="1030" w:author="PR Preview" w:date="2026-01-01T00:00:00Z">
        <w:r>
          <w:delText xml:space="preserve">) with the same dimension:</w:delText>
        </w:r>
      </w:del>
      <w:del w:id="103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(</w:delText>
        </w:r>
      </w:del>
      <w:hyperlink r:id="rId41">
        <w:del w:id="1034" w:author="PR Preview" w:date="2026-01-01T00:00:00Z">
          <w:r>
            <w:rPr>
              <w:rStyle w:val="Hyperlink"/>
            </w:rPr>
            <w:delText xml:space="preserve">Theorem 19 in Subspaces and Rank</w:delText>
          </w:r>
        </w:del>
      </w:hyperlink>
      <w:del w:id="1035" w:author="PR Preview" w:date="2026-01-01T00:00:00Z">
        <w:r>
          <w:delText xml:space="preserve">,</w:delText>
        </w:r>
      </w:del>
      <w:del w:id="1036" w:author="PR Preview" w:date="2026-01-01T00:00:00Z">
        <w:r>
          <w:delText xml:space="preserve"> </w:delText>
        </w:r>
      </w:del>
      <w:hyperlink r:id="rId23">
        <w:del w:id="1037" w:author="PR Preview" w:date="2026-01-01T00:00:00Z">
          <w:r>
            <w:rPr>
              <w:rStyle w:val="Hyperlink"/>
            </w:rPr>
            <w:delText xml:space="preserve">Theorem 16 in Subspaces and Rank</w:delText>
          </w:r>
        </w:del>
      </w:hyperlink>
      <w:del w:id="1038" w:author="PR Preview" w:date="2026-01-01T00:00:00Z">
        <w:r>
          <w:delText xml:space="preserve">).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So</w:delText>
        </w:r>
      </w:del>
      <w:del w:id="104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(</w:delText>
        </w:r>
      </w:del>
      <w:hyperlink r:id="rId102">
        <w:del w:id="1044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1045" w:author="PR Preview" w:date="2026-01-01T00:00:00Z">
        <w:r>
          <w:delText xml:space="preserve">),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and since</w:delText>
        </w:r>
      </w:del>
      <w:del w:id="104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(</w:delText>
        </w:r>
      </w:del>
      <w:hyperlink r:id="rId18">
        <w:del w:id="1051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052" w:author="PR Preview" w:date="2026-01-01T00:00:00Z">
        <w:r>
          <w:delText xml:space="preserve">),</w:delText>
        </w:r>
      </w:del>
      <w:del w:id="105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for some</w:delText>
        </w:r>
      </w:del>
      <w:del w:id="10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57" w:author="PR Preview" w:date="2026-01-01T00:00:00Z">
        <w:r>
          <w:delText xml:space="preserve">.</w:delText>
        </w:r>
      </w:del>
    </w:p>
    <w:p>
      <w:pPr>
        <w:pStyle w:val="BodyText"/>
      </w:pPr>
      <w:ins w:id="1058" w:author="PR Preview" w:date="2026-01-01T00:00:00Z">
        <w:r>
          <w:rPr>
            <w:i/>
            <w:iCs/>
          </w:rPr>
          <w:t xml:space="preserve">Proof</w:t>
        </w:r>
      </w:ins>
      <w:ins w:id="1059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060" w:author="PR Preview" w:date="2026-01-01T00:00:00Z">
        <w:r>
          <w:rPr>
            <w:b/>
            <w:bCs/>
          </w:rPr>
          <w:t xml:space="preserve"> </w:t>
        </w:r>
      </w:ins>
      <w:ins w:id="1061" w:author="PR Preview" w:date="2026-01-01T00:00:00Z">
        <w:r>
          <w:rPr>
            <w:b/>
            <w:bCs/>
          </w:rPr>
          <w:t xml:space="preserve">is in</w:t>
        </w:r>
      </w:ins>
      <w:ins w:id="106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063" w:author="PR Preview" w:date="2026-01-01T00:00:00Z">
        <w:r>
          <w:rPr>
            <w:b/>
            <w:bCs/>
          </w:rPr>
          <w:t xml:space="preserve">.</w:t>
        </w:r>
      </w:ins>
      <w:ins w:id="10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065" w:author="PR Preview" w:date="2026-01-01T00:00:00Z">
        <w:r>
          <w:t xml:space="preserve">,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since</w:t>
        </w:r>
      </w:ins>
      <w:ins w:id="10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(</w:t>
        </w:r>
      </w:ins>
      <w:hyperlink r:id="rId47">
        <w:ins w:id="107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072" w:author="PR Preview" w:date="2026-01-01T00:00:00Z">
        <w:r>
          <w:t xml:space="preserve">).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Both are subspaces of</w:t>
        </w:r>
      </w:ins>
      <w:ins w:id="107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(</w:t>
        </w:r>
      </w:ins>
      <w:hyperlink r:id="rId49">
        <w:ins w:id="1078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1079" w:author="PR Preview" w:date="2026-01-01T00:00:00Z">
        <w:r>
          <w:t xml:space="preserve">) with the same dimension:</w:t>
        </w:r>
      </w:ins>
      <w:ins w:id="108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(</w:t>
        </w:r>
      </w:ins>
      <w:hyperlink r:id="rId108">
        <w:ins w:id="1083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1084" w:author="PR Preview" w:date="2026-01-01T00:00:00Z">
        <w:r>
          <w:t xml:space="preserve">,</w:t>
        </w:r>
      </w:ins>
      <w:ins w:id="1085" w:author="PR Preview" w:date="2026-01-01T00:00:00Z">
        <w:r>
          <w:t xml:space="preserve"> </w:t>
        </w:r>
      </w:ins>
      <w:hyperlink r:id="rId58">
        <w:ins w:id="1086" w:author="PR Preview" w:date="2026-01-01T00:00:00Z">
          <w:r>
            <w:rPr>
              <w:rStyle w:val="Hyperlink"/>
            </w:rPr>
            <w:t xml:space="preserve">Theorem 5 in Column Space, Null Space and Rank-Nullity</w:t>
          </w:r>
        </w:ins>
      </w:hyperlink>
      <w:ins w:id="1087" w:author="PR Preview" w:date="2026-01-01T00:00:00Z">
        <w:r>
          <w:t xml:space="preserve">).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So</w:t>
        </w:r>
      </w:ins>
      <w:ins w:id="10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(</w:t>
        </w:r>
      </w:ins>
      <w:hyperlink r:id="rId102">
        <w:ins w:id="109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094" w:author="PR Preview" w:date="2026-01-01T00:00:00Z">
        <w:r>
          <w:t xml:space="preserve">),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and since</w:t>
        </w:r>
      </w:ins>
      <w:ins w:id="109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(</w:t>
        </w:r>
      </w:ins>
      <w:hyperlink r:id="rId48">
        <w:ins w:id="1100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101" w:author="PR Preview" w:date="2026-01-01T00:00:00Z">
        <w:r>
          <w:t xml:space="preserve">),</w:t>
        </w:r>
      </w:ins>
      <w:ins w:id="110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for some</w:t>
        </w:r>
      </w:ins>
      <w:ins w:id="11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0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07" w:author="PR Preview" w:date="2026-01-01T00:00:00Z">
        <w:r>
          <w:delText xml:space="preserve">(</w:delText>
        </w:r>
      </w:del>
      <w:hyperlink r:id="rId47">
        <w:del w:id="1108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109" w:author="PR Preview" w:date="2026-01-01T00:00:00Z">
        <w:r>
          <w:delText xml:space="preserve">),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which is in</w:delText>
        </w:r>
      </w:del>
      <w:del w:id="11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(</w:delText>
        </w:r>
      </w:del>
      <w:hyperlink r:id="rId18">
        <w:del w:id="1115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116" w:author="PR Preview" w:date="2026-01-01T00:00:00Z">
        <w:r>
          <w:delText xml:space="preserve">).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For</w:delText>
        </w:r>
      </w:del>
      <w:del w:id="11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del w:id="112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121" w:author="PR Preview" w:date="2026-01-01T00:00:00Z">
        <w:r>
          <w:delText xml:space="preserve">so</w:delText>
        </w:r>
      </w:del>
      <w:del w:id="11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(</w:delText>
        </w:r>
      </w:del>
      <w:hyperlink r:id="rId22">
        <w:del w:id="1125" w:author="PR Preview" w:date="2026-01-01T00:00:00Z">
          <w:r>
            <w:rPr>
              <w:rStyle w:val="Hyperlink"/>
            </w:rPr>
            <w:delText xml:space="preserve">Theorem 30 in Subspaces and Rank</w:delText>
          </w:r>
        </w:del>
      </w:hyperlink>
      <w:del w:id="1126" w:author="PR Preview" w:date="2026-01-01T00:00:00Z">
        <w:r>
          <w:delText xml:space="preserve">).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By the uniqueness in</w:delText>
        </w:r>
      </w:del>
      <w:del w:id="1129" w:author="PR Preview" w:date="2026-01-01T00:00:00Z">
        <w:r>
          <w:delText xml:space="preserve"> </w:delText>
        </w:r>
      </w:del>
      <w:hyperlink r:id="rId9">
        <w:del w:id="1130" w:author="PR Preview" w:date="2026-01-01T00:00:00Z">
          <w:r>
            <w:rPr>
              <w:rStyle w:val="Hyperlink"/>
            </w:rPr>
            <w:delText xml:space="preserve">Theorem 31 in Subspaces and Rank</w:delText>
          </w:r>
        </w:del>
      </w:hyperlink>
      <w:del w:id="1131" w:author="PR Preview" w:date="2026-01-01T00:00:00Z">
        <w:r>
          <w:delText xml:space="preserve">,</w:delText>
        </w:r>
      </w:del>
      <w:del w:id="11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is the orthogonal projection of</w:delText>
        </w:r>
      </w:del>
      <w:del w:id="11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onto</w:delText>
        </w:r>
      </w:del>
      <w:del w:id="11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1139" w:author="PR Preview" w:date="2026-01-01T00:00:00Z">
        <w:r>
          <w:delText xml:space="preserve">.</w:delText>
        </w:r>
      </w:del>
    </w:p>
    <w:p>
      <w:pPr>
        <w:pStyle w:val="FirstParagraph"/>
      </w:pPr>
      <w:ins w:id="1140" w:author="PR Preview" w:date="2026-01-01T00:00:00Z">
        <w:r>
          <w:t xml:space="preserve">(</w:t>
        </w:r>
      </w:ins>
      <w:hyperlink r:id="rId47">
        <w:ins w:id="114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142" w:author="PR Preview" w:date="2026-01-01T00:00:00Z">
        <w:r>
          <w:t xml:space="preserve">),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which is in</w:t>
        </w:r>
      </w:ins>
      <w:ins w:id="11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(</w:t>
        </w:r>
      </w:ins>
      <w:hyperlink r:id="rId48">
        <w:ins w:id="1148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149" w:author="PR Preview" w:date="2026-01-01T00:00:00Z">
        <w:r>
          <w:t xml:space="preserve">).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For</w:t>
        </w:r>
      </w:ins>
      <w:ins w:id="11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ins w:id="115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1154" w:author="PR Preview" w:date="2026-01-01T00:00:00Z">
        <w:r>
          <w:t xml:space="preserve">so</w:t>
        </w:r>
      </w:ins>
      <w:ins w:id="11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(</w:t>
        </w:r>
      </w:ins>
      <w:hyperlink r:id="rId50">
        <w:ins w:id="1158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1159" w:author="PR Preview" w:date="2026-01-01T00:00:00Z">
        <w:r>
          <w:t xml:space="preserve">).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By the uniqueness in</w:t>
        </w:r>
      </w:ins>
      <w:ins w:id="1162" w:author="PR Preview" w:date="2026-01-01T00:00:00Z">
        <w:r>
          <w:t xml:space="preserve"> </w:t>
        </w:r>
      </w:ins>
      <w:hyperlink r:id="rId28">
        <w:ins w:id="1163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1164" w:author="PR Preview" w:date="2026-01-01T00:00:00Z">
        <w:r>
          <w:t xml:space="preserve">,</w:t>
        </w:r>
      </w:ins>
      <w:ins w:id="11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is the orthogonal projection of</w:t>
        </w:r>
      </w:ins>
      <w:ins w:id="11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onto</w:t>
        </w:r>
      </w:ins>
      <w:ins w:id="11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117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del w:id="1173" w:author="PR Preview" w:date="2026-01-01T00:00:00Z">
        <w:r>
          <w:rPr>
            <w:b/>
            <w:bCs/>
          </w:rPr>
          <w:delText xml:space="preserve">Example 22 (A design matrix with a repeated column)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Let</w:delText>
        </w:r>
      </w:del>
      <w:del w:id="117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177" w:author="PR Preview" w:date="2026-01-01T00:00:00Z">
        <w:r>
          <w:delText xml:space="preserve">,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an intercept column entered twice, so</w:delText>
        </w:r>
      </w:del>
      <w:del w:id="118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and</w:delText>
        </w:r>
      </w:del>
      <w:del w:id="118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is not invertible: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its rank is</w:delText>
        </w:r>
      </w:del>
      <w:del w:id="118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(</w:delText>
        </w:r>
      </w:del>
      <w:hyperlink r:id="rId41">
        <w:del w:id="1191" w:author="PR Preview" w:date="2026-01-01T00:00:00Z">
          <w:r>
            <w:rPr>
              <w:rStyle w:val="Hyperlink"/>
            </w:rPr>
            <w:delText xml:space="preserve">Theorem 19 in Subspaces and Rank</w:delText>
          </w:r>
        </w:del>
      </w:hyperlink>
      <w:del w:id="1192" w:author="PR Preview" w:date="2026-01-01T00:00:00Z">
        <w:r>
          <w:delText xml:space="preserve">),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while an invertible</w:delText>
        </w:r>
      </w:del>
      <w:del w:id="119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matrix has rank</w:delText>
        </w:r>
      </w:del>
      <w:del w:id="1198" w:author="PR Preview" w:date="2026-01-01T00:00:00Z">
        <w:r>
          <w:delText xml:space="preserve"> </w:delText>
        </w:r>
      </w:del>
      <m:oMath>
        <m:r>
          <m:t>2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(</w:delText>
        </w:r>
      </w:del>
      <w:hyperlink w:anchor="exm-solution-unique">
        <w:del w:id="1201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202" w:author="PR Preview" w:date="2026-01-01T00:00:00Z">
        <w:r>
          <w:delText xml:space="preserve">).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The matrix</w:delText>
        </w:r>
      </w:del>
      <w:del w:id="1205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is a generalized inverse of it:</w:delText>
        </w:r>
      </w:del>
    </w:p>
    <w:p>
      <w:pPr>
        <w:pStyle w:val="BodyText"/>
      </w:pPr>
      <w:ins w:id="1208" w:author="PR Preview" w:date="2026-01-01T00:00:00Z">
        <w:r>
          <w:rPr>
            <w:b/>
            <w:bCs/>
          </w:rPr>
          <w:t xml:space="preserve">Example 22 (A design matrix with a repeated column)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Let</w:t>
        </w:r>
      </w:ins>
      <w:ins w:id="121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212" w:author="PR Preview" w:date="2026-01-01T00:00:00Z">
        <w:r>
          <w:t xml:space="preserve">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an intercept column entered twice, so</w:t>
        </w:r>
      </w:ins>
      <w:ins w:id="121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and</w:t>
        </w:r>
      </w:ins>
      <w:ins w:id="121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is not invertible: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its rank is</w:t>
        </w:r>
      </w:ins>
      <w:ins w:id="122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(</w:t>
        </w:r>
      </w:ins>
      <w:hyperlink r:id="rId108">
        <w:ins w:id="1226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1227" w:author="PR Preview" w:date="2026-01-01T00:00:00Z">
        <w:r>
          <w:t xml:space="preserve">),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while an invertible</w:t>
        </w:r>
      </w:ins>
      <w:ins w:id="123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matrix has rank</w:t>
        </w:r>
      </w:ins>
      <w:ins w:id="1233" w:author="PR Preview" w:date="2026-01-01T00:00:00Z">
        <w:r>
          <w:t xml:space="preserve"> </w:t>
        </w:r>
      </w:ins>
      <m:oMath>
        <m:r>
          <m:t>2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(</w:t>
        </w:r>
      </w:ins>
      <w:hyperlink w:anchor="exm-solution-unique">
        <w:ins w:id="1236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237" w:author="PR Preview" w:date="2026-01-01T00:00:00Z">
        <w:r>
          <w:t xml:space="preserve">).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The matrix</w:t>
        </w:r>
      </w:ins>
      <w:ins w:id="1240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is a generalized inverse of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del w:id="1243" w:author="PR Preview" w:date="2026-01-01T00:00:00Z">
        <w:r>
          <w:rPr>
            <w:i/>
            <w:iCs/>
          </w:rPr>
          <w:delText xml:space="preserve">Proof</w:delText>
        </w:r>
      </w:del>
      <w:del w:id="1244" w:author="PR Preview" w:date="2026-01-01T00:00:00Z">
        <w:r>
          <w:delText xml:space="preserve">. </w:delText>
        </w:r>
      </w:del>
      <w:del w:id="1245" w:author="PR Preview" w:date="2026-01-01T00:00:00Z">
        <w:r>
          <w:delText xml:space="preserve">Let</w:delText>
        </w:r>
      </w:del>
      <w:del w:id="12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be the orthogonal projection of</w:delText>
        </w:r>
      </w:del>
      <w:del w:id="12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onto</w:delText>
        </w:r>
      </w:del>
      <w:del w:id="12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253" w:author="PR Preview" w:date="2026-01-01T00:00:00Z">
        <w:r>
          <w:delText xml:space="preserve">.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The vectors</w:delText>
        </w:r>
      </w:del>
      <w:del w:id="12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1257" w:author="PR Preview" w:date="2026-01-01T00:00:00Z">
        <w:r>
          <w:delText xml:space="preserve">, as</w:delText>
        </w:r>
      </w:del>
      <w:del w:id="12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ranges over</w:delText>
        </w:r>
      </w:del>
      <w:del w:id="12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262" w:author="PR Preview" w:date="2026-01-01T00:00:00Z">
        <w:r>
          <w:delText xml:space="preserve">,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are exactly the points of</w:delText>
        </w:r>
      </w:del>
      <w:del w:id="12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(</w:delText>
        </w:r>
      </w:del>
      <w:hyperlink r:id="rId18">
        <w:del w:id="1268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269" w:author="PR Preview" w:date="2026-01-01T00:00:00Z">
        <w:r>
          <w:delText xml:space="preserve">).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rPr>
            <w:b/>
            <w:bCs/>
          </w:rPr>
          <w:delText xml:space="preserve">Least squares solutions are the solutions of</w:delText>
        </w:r>
      </w:del>
      <w:del w:id="127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del w:id="1273" w:author="PR Preview" w:date="2026-01-01T00:00:00Z">
        <w:r>
          <w:rPr>
            <w:b/>
            <w:bCs/>
          </w:rPr>
          <w:delText xml:space="preserve">.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If</w:delText>
        </w:r>
      </w:del>
      <w:del w:id="12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del w:id="1277" w:author="PR Preview" w:date="2026-01-01T00:00:00Z">
        <w:r>
          <w:delText xml:space="preserve">, then for every</w:delText>
        </w:r>
      </w:del>
      <w:del w:id="12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79" w:author="PR Preview" w:date="2026-01-01T00:00:00Z">
        <w:r>
          <w:delText xml:space="preserve">,</w:delText>
        </w:r>
      </w:del>
      <w:del w:id="12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281" w:author="PR Preview" w:date="2026-01-01T00:00:00Z">
        <w:r>
          <w:delText xml:space="preserve">, so</w:delText>
        </w:r>
      </w:del>
      <w:del w:id="12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(</w:delText>
        </w:r>
      </w:del>
      <w:hyperlink w:anchor="thm-closest-point">
        <w:del w:id="1285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286" w:author="PR Preview" w:date="2026-01-01T00:00:00Z">
        <w:r>
          <w:delText xml:space="preserve">), and</w:delText>
        </w:r>
      </w:del>
      <w:del w:id="12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is a least squares solution.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Conversely, let</w:delText>
        </w:r>
      </w:del>
      <w:del w:id="12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be a least squares solution.</w:delText>
        </w:r>
      </w:del>
      <w:del w:id="12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296" w:author="PR Preview" w:date="2026-01-01T00:00:00Z">
        <w:r>
          <w:delText xml:space="preserve">, so</w:delText>
        </w:r>
      </w:del>
      <w:del w:id="12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for some</w:delText>
        </w:r>
      </w:del>
      <w:del w:id="13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(</w:delText>
        </w:r>
      </w:del>
      <w:hyperlink r:id="rId18">
        <w:del w:id="1303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304" w:author="PR Preview" w:date="2026-01-01T00:00:00Z">
        <w:r>
          <w:delText xml:space="preserve">), and</w:delText>
        </w:r>
      </w:del>
    </w:p>
    <w:p>
      <w:pPr>
        <w:pStyle w:val="FirstParagraph"/>
      </w:pPr>
      <w:ins w:id="1305" w:author="PR Preview" w:date="2026-01-01T00:00:00Z">
        <w:r>
          <w:rPr>
            <w:i/>
            <w:iCs/>
          </w:rPr>
          <w:t xml:space="preserve">Proof</w:t>
        </w:r>
      </w:ins>
      <w:ins w:id="1306" w:author="PR Preview" w:date="2026-01-01T00:00:00Z">
        <w:r>
          <w:t xml:space="preserve">. </w:t>
        </w:r>
      </w:ins>
      <w:ins w:id="1307" w:author="PR Preview" w:date="2026-01-01T00:00:00Z">
        <w:r>
          <w:t xml:space="preserve">Let</w:t>
        </w:r>
      </w:ins>
      <w:ins w:id="13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be the orthogonal projection of</w:t>
        </w:r>
      </w:ins>
      <w:ins w:id="13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onto</w:t>
        </w:r>
      </w:ins>
      <w:ins w:id="13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315" w:author="PR Preview" w:date="2026-01-01T00:00:00Z">
        <w:r>
          <w:t xml:space="preserve">.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The vectors</w:t>
        </w:r>
      </w:ins>
      <w:ins w:id="13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319" w:author="PR Preview" w:date="2026-01-01T00:00:00Z">
        <w:r>
          <w:t xml:space="preserve">, as</w:t>
        </w:r>
      </w:ins>
      <w:ins w:id="13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ranges over</w:t>
        </w:r>
      </w:ins>
      <w:ins w:id="132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324" w:author="PR Preview" w:date="2026-01-01T00:00:00Z">
        <w:r>
          <w:t xml:space="preserve">,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are exactly the points of</w:t>
        </w:r>
      </w:ins>
      <w:ins w:id="13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(</w:t>
        </w:r>
      </w:ins>
      <w:hyperlink r:id="rId48">
        <w:ins w:id="1330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331" w:author="PR Preview" w:date="2026-01-01T00:00:00Z">
        <w:r>
          <w:t xml:space="preserve">).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rPr>
            <w:b/>
            <w:bCs/>
          </w:rPr>
          <w:t xml:space="preserve">Least squares solutions are the solutions of</w:t>
        </w:r>
      </w:ins>
      <w:ins w:id="133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1335" w:author="PR Preview" w:date="2026-01-01T00:00:00Z">
        <w:r>
          <w:rPr>
            <w:b/>
            <w:bCs/>
          </w:rPr>
          <w:t xml:space="preserve">.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If</w:t>
        </w:r>
      </w:ins>
      <w:ins w:id="13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1339" w:author="PR Preview" w:date="2026-01-01T00:00:00Z">
        <w:r>
          <w:t xml:space="preserve">, then for every</w:t>
        </w:r>
      </w:ins>
      <w:ins w:id="13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41" w:author="PR Preview" w:date="2026-01-01T00:00:00Z">
        <w:r>
          <w:t xml:space="preserve">,</w:t>
        </w:r>
      </w:ins>
      <w:ins w:id="13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343" w:author="PR Preview" w:date="2026-01-01T00:00:00Z">
        <w:r>
          <w:t xml:space="preserve">, so</w:t>
        </w:r>
      </w:ins>
      <w:ins w:id="134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(</w:t>
        </w:r>
      </w:ins>
      <w:hyperlink w:anchor="thm-closest-point">
        <w:ins w:id="134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348" w:author="PR Preview" w:date="2026-01-01T00:00:00Z">
        <w:r>
          <w:t xml:space="preserve">), and</w:t>
        </w:r>
      </w:ins>
      <w:ins w:id="13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is a least squares solution.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Conversely, let</w:t>
        </w:r>
      </w:ins>
      <w:ins w:id="135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be a least squares solution.</w:t>
        </w:r>
      </w:ins>
      <w:ins w:id="13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358" w:author="PR Preview" w:date="2026-01-01T00:00:00Z">
        <w:r>
          <w:t xml:space="preserve">, so</w:t>
        </w:r>
      </w:ins>
      <w:ins w:id="13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for some</w:t>
        </w:r>
      </w:ins>
      <w:ins w:id="136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(</w:t>
        </w:r>
      </w:ins>
      <w:hyperlink r:id="rId48">
        <w:ins w:id="1365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366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del w:id="1367" w:author="PR Preview" w:date="2026-01-01T00:00:00Z">
        <w:r>
          <w:rPr>
            <w:b/>
            <w:bCs/>
          </w:rPr>
          <w:delText xml:space="preserve">Parts 1 and 3.</w:delText>
        </w:r>
      </w:del>
      <w:del w:id="13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holds exactly when</w:delText>
        </w:r>
      </w:del>
      <w:del w:id="13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372" w:author="PR Preview" w:date="2026-01-01T00:00:00Z">
        <w:r>
          <w:delText xml:space="preserve">: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if</w:delText>
        </w:r>
      </w:del>
      <w:del w:id="13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del w:id="1376" w:author="PR Preview" w:date="2026-01-01T00:00:00Z">
        <w:r>
          <w:delText xml:space="preserve">, then</w:delText>
        </w:r>
      </w:del>
      <w:del w:id="13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(</w:delText>
        </w:r>
      </w:del>
      <w:hyperlink w:anchor="def-orthogonal-projection">
        <w:del w:id="138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381" w:author="PR Preview" w:date="2026-01-01T00:00:00Z">
        <w:r>
          <w:delText xml:space="preserve">);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conversely, if</w:delText>
        </w:r>
      </w:del>
      <w:del w:id="13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385" w:author="PR Preview" w:date="2026-01-01T00:00:00Z">
        <w:r>
          <w:delText xml:space="preserve">,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then</w:delText>
        </w:r>
      </w:del>
      <w:del w:id="138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is a split into</w:delText>
        </w:r>
      </w:del>
      <w:del w:id="139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and</w:delText>
        </w:r>
      </w:del>
      <w:del w:id="13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395" w:author="PR Preview" w:date="2026-01-01T00:00:00Z">
        <w:r>
          <w:delText xml:space="preserve">,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so</w:delText>
        </w:r>
      </w:del>
      <w:del w:id="13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by the uniqueness in</w:delText>
        </w:r>
      </w:del>
      <w:del w:id="1401" w:author="PR Preview" w:date="2026-01-01T00:00:00Z">
        <w:r>
          <w:delText xml:space="preserve"> </w:delText>
        </w:r>
      </w:del>
      <w:hyperlink r:id="rId9">
        <w:del w:id="1402" w:author="PR Preview" w:date="2026-01-01T00:00:00Z">
          <w:r>
            <w:rPr>
              <w:rStyle w:val="Hyperlink"/>
            </w:rPr>
            <w:delText xml:space="preserve">Theorem 31 in Subspaces and Rank</w:delText>
          </w:r>
        </w:del>
      </w:hyperlink>
      <w:del w:id="1403" w:author="PR Preview" w:date="2026-01-01T00:00:00Z">
        <w:r>
          <w:delText xml:space="preserve">.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And</w:delText>
        </w:r>
      </w:del>
      <w:del w:id="14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(</w:delText>
        </w:r>
      </w:del>
      <w:hyperlink r:id="rId22">
        <w:del w:id="1409" w:author="PR Preview" w:date="2026-01-01T00:00:00Z">
          <w:r>
            <w:rPr>
              <w:rStyle w:val="Hyperlink"/>
            </w:rPr>
            <w:delText xml:space="preserve">Theorem 30 in Subspaces and Rank</w:delText>
          </w:r>
        </w:del>
      </w:hyperlink>
      <w:del w:id="1410" w:author="PR Preview" w:date="2026-01-01T00:00:00Z">
        <w:r>
          <w:delText xml:space="preserve">), where</w:delText>
        </w:r>
      </w:del>
    </w:p>
    <w:p>
      <w:pPr>
        <w:pStyle w:val="BodyText"/>
      </w:pPr>
      <w:ins w:id="1411" w:author="PR Preview" w:date="2026-01-01T00:00:00Z">
        <w:r>
          <w:rPr>
            <w:b/>
            <w:bCs/>
          </w:rPr>
          <w:t xml:space="preserve">Parts 1 and 3.</w:t>
        </w:r>
      </w:ins>
      <w:ins w:id="14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holds exactly when</w:t>
        </w:r>
      </w:ins>
      <w:ins w:id="14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416" w:author="PR Preview" w:date="2026-01-01T00:00:00Z">
        <w:r>
          <w:t xml:space="preserve">: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if</w:t>
        </w:r>
      </w:ins>
      <w:ins w:id="14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1420" w:author="PR Preview" w:date="2026-01-01T00:00:00Z">
        <w:r>
          <w:t xml:space="preserve">, then</w:t>
        </w:r>
      </w:ins>
      <w:ins w:id="14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(</w:t>
        </w:r>
      </w:ins>
      <w:hyperlink w:anchor="def-orthogonal-projection">
        <w:ins w:id="142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25" w:author="PR Preview" w:date="2026-01-01T00:00:00Z">
        <w:r>
          <w:t xml:space="preserve">);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conversely, if</w:t>
        </w:r>
      </w:ins>
      <w:ins w:id="14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429" w:author="PR Preview" w:date="2026-01-01T00:00:00Z">
        <w:r>
          <w:t xml:space="preserve">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then</w:t>
        </w:r>
      </w:ins>
      <w:ins w:id="14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is a split into</w:t>
        </w:r>
      </w:ins>
      <w:ins w:id="14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and</w:t>
        </w:r>
      </w:ins>
      <w:ins w:id="14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439" w:author="PR Preview" w:date="2026-01-01T00:00:00Z">
        <w:r>
          <w:t xml:space="preserve">,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so</w:t>
        </w:r>
      </w:ins>
      <w:ins w:id="14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by the uniqueness in</w:t>
        </w:r>
      </w:ins>
      <w:ins w:id="1445" w:author="PR Preview" w:date="2026-01-01T00:00:00Z">
        <w:r>
          <w:t xml:space="preserve"> </w:t>
        </w:r>
      </w:ins>
      <w:hyperlink r:id="rId28">
        <w:ins w:id="1446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1447" w:author="PR Preview" w:date="2026-01-01T00:00:00Z">
        <w:r>
          <w:t xml:space="preserve">.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And</w:t>
        </w:r>
      </w:ins>
      <w:ins w:id="14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(</w:t>
        </w:r>
      </w:ins>
      <w:hyperlink r:id="rId50">
        <w:ins w:id="1453" w:author="PR Preview" w:date="2026-01-01T00:00:00Z">
          <w:r>
            <w:rPr>
              <w:rStyle w:val="Hyperlink"/>
            </w:rPr>
            <w:t xml:space="preserve">Theorem 7 in Direct Sums and Orthogonal Complements</w:t>
          </w:r>
        </w:ins>
      </w:hyperlink>
      <w:ins w:id="1454" w:author="PR Preview" w:date="2026-01-01T00:00:00Z">
        <w:r>
          <w:t xml:space="preserve">), where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Relationship Id="rId9" Type="http://schemas.openxmlformats.org/officeDocument/2006/relationships/hyperlink" Target="linear-algebra-subspaces.html#thm-orthogonal-direct-sum" TargetMode="External"/><Relationship Id="rId12" Type="http://schemas.openxmlformats.org/officeDocument/2006/relationships/hyperlink" Target="linear-algebra-subspaces.html#def-projection" TargetMode="External"/><Relationship Id="rId14" Type="http://schemas.openxmlformats.org/officeDocument/2006/relationships/hyperlink" Target="linear-algebra-subspaces.html#exm-orthogonal-direct-sum" TargetMode="External"/><Relationship Id="rId15" Type="http://schemas.openxmlformats.org/officeDocument/2006/relationships/hyperlink" Target="linear-algebra-subspaces.html#thm-orthogonal-complement-subspace" TargetMode="External"/><Relationship Id="rId16" Type="http://schemas.openxmlformats.org/officeDocument/2006/relationships/hyperlink" Target="linear-algebra-subspaces.html#def-orthogonal-complement" TargetMode="External"/><Relationship Id="rId18" Type="http://schemas.openxmlformats.org/officeDocument/2006/relationships/hyperlink" Target="linear-algebra-subspaces.html#def-column-space" TargetMode="External"/><Relationship Id="rId20" Type="http://schemas.openxmlformats.org/officeDocument/2006/relationships/hyperlink" Target="linear-algebra-subspaces.html#thm-column-space-span" TargetMode="External"/><Relationship Id="rId22" Type="http://schemas.openxmlformats.org/officeDocument/2006/relationships/hyperlink" Target="linear-algebra-subspaces.html#thm-complement-null-space" TargetMode="External"/><Relationship Id="rId23" Type="http://schemas.openxmlformats.org/officeDocument/2006/relationships/hyperlink" Target="linear-algebra-subspaces.html#thm-rank-dim" TargetMode="External"/><Relationship Id="rId25" Type="http://schemas.openxmlformats.org/officeDocument/2006/relationships/hyperlink" Target="linear-algebra-subspaces.html#def-rank-factorization" TargetMode="External"/><Relationship Id="rId26" Type="http://schemas.openxmlformats.org/officeDocument/2006/relationships/hyperlink" Target="linear-algebra-subspaces.html#thm-rank-factorization" TargetMode="External"/><Relationship Id="rId30" Type="http://schemas.openxmlformats.org/officeDocument/2006/relationships/hyperlink" Target="linear-algebra-subspaces.html#exm-column-space" TargetMode="External"/><Relationship Id="rId34" Type="http://schemas.openxmlformats.org/officeDocument/2006/relationships/hyperlink" Target="linear-algebra-subspaces.html#exm-rank-factorization" TargetMode="External"/><Relationship Id="rId35" Type="http://schemas.openxmlformats.org/officeDocument/2006/relationships/hyperlink" Target="linear-algebra-subspaces.html#thm-rank-nullity" TargetMode="External"/><Relationship Id="rId36" Type="http://schemas.openxmlformats.org/officeDocument/2006/relationships/hyperlink" Target="linear-algebra-subspaces.html#exm-rank-bound" TargetMode="External"/><Relationship Id="rId41" Type="http://schemas.openxmlformats.org/officeDocument/2006/relationships/hyperlink" Target="linear-algebra-subspaces.html#thm-rank-transpos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2026-10-10T08:08:09Z</dcterms:created>
  <dcterms:modified xsi:type="dcterms:W3CDTF">2026-10-10T08:08:09Z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