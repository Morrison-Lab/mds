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del w:id="3" w:author="PR Preview" w:date="2026-01-01T00:00:00Z">
        <w:r>
          <w:rPr>
            <w:b/>
            <w:bCs/>
          </w:rPr>
          <w:delText xml:space="preserve">linearity in the first slot</w:delText>
        </w:r>
      </w:del>
      <w:del w:id="4" w:author="PR Preview" w:date="2026-01-01T00:00:00Z">
        <w:r>
          <w:delText xml:space="preserve">: this property is the first-slot half of</w:delText>
        </w:r>
      </w:del>
      <w:del w:id="5" w:author="PR Preview" w:date="2026-01-01T00:00:00Z">
        <w:r>
          <w:delText xml:space="preserve"> </w:delText>
        </w:r>
      </w:del>
      <w:hyperlink r:id="rId9">
        <w:del w:id="6" w:author="PR Preview" w:date="2026-01-01T00:00:00Z">
          <w:r>
            <w:rPr>
              <w:rStyle w:val="Hyperlink"/>
            </w:rPr>
            <w:delText xml:space="preserve">Theorem 28 in Subspaces and Rank</w:delText>
          </w:r>
        </w:del>
      </w:hyperlink>
      <w:del w:id="7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2"/>
        </w:numPr>
      </w:pPr>
      <w:ins w:id="8" w:author="PR Preview" w:date="2026-01-01T00:00:00Z">
        <w:r>
          <w:rPr>
            <w:b/>
            <w:bCs/>
          </w:rPr>
          <w:t xml:space="preserve">linearity in the first slot</w:t>
        </w:r>
      </w:ins>
      <w:ins w:id="9" w:author="PR Preview" w:date="2026-01-01T00:00:00Z">
        <w:r>
          <w:t xml:space="preserve">: this property is the first-slot half of</w:t>
        </w:r>
      </w:ins>
      <w:ins w:id="10" w:author="PR Preview" w:date="2026-01-01T00:00:00Z">
        <w:r>
          <w:t xml:space="preserve"> </w:t>
        </w:r>
      </w:ins>
      <w:hyperlink r:id="rId11">
        <w:ins w:id="11" w:author="PR Preview" w:date="2026-01-01T00:00:00Z">
          <w:r>
            <w:rPr>
              <w:rStyle w:val="Hyperlink"/>
            </w:rPr>
            <w:t xml:space="preserve">Theorem 5 in Direct Sums and Orthogonal Complements</w:t>
          </w:r>
        </w:ins>
      </w:hyperlink>
      <w:ins w:id="1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.qmd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Relationship Id="rId9" Type="http://schemas.openxmlformats.org/officeDocument/2006/relationships/hyperlink" Target="linear-algebra-subspaces.html#thm-dot-linear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.qmd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2026-10-10T08:05:26Z</dcterms:created>
  <dcterms:modified xsi:type="dcterms:W3CDTF">2026-10-10T08:05:26Z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