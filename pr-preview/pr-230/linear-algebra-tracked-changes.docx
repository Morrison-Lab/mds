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22:14:55 (PDT)</w:delText>
        </w:r>
      </w:del>
    </w:p>
    <w:p>
      <w:pPr>
        <w:pStyle w:val="Date"/>
      </w:pPr>
      <w:ins w:id="2" w:author="PR Preview" w:date="2026-01-01T00:00:00Z">
        <w:r>
          <w:t xml:space="preserve">Last modified: 2026-10-10 00:44:20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2026-10-10T08:16:56Z</dcterms:created>
  <dcterms:modified xsi:type="dcterms:W3CDTF">2026-10-10T08:16:56Z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00:44:20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