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Direct Sums and Orthogonal Complements</w:t>
        </w:r>
      </w:ins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46" w:name="sec-direct-sums"/>
    <w:p>
      <w:pPr>
        <w:pStyle w:val="Heading2"/>
      </w:pPr>
      <w:ins w:id="3" w:author="PR Preview" w:date="2026-01-01T00:00:00Z">
        <w:r>
          <w:t xml:space="preserve">1 Sums and direct sums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ins w:id="4" w:author="PR Preview" w:date="2026-01-01T00:00:00Z">
        <w:r>
          <w:rPr>
            <w:b/>
            <w:bCs/>
          </w:rPr>
          <w:t xml:space="preserve">Definition 1 (Sum of subspaces)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sum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of two subspaces</w:t>
        </w:r>
      </w:ins>
      <w:ins w:id="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</w:t>
        </w:r>
      </w:ins>
      <w:ins w:id="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</w:t>
        </w:r>
      </w:ins>
      <w:ins w:id="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</w:t>
        </w:r>
      </w:ins>
      <w:hyperlink r:id="rId14">
        <w:ins w:id="20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21" w:author="PR Preview" w:date="2026-01-01T00:00:00Z">
        <w:r>
          <w:t xml:space="preserve">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is the set of all sums of a vector from</w:t>
        </w:r>
      </w:ins>
      <w:ins w:id="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a vector from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Example 1 (Two lines sum to a plane)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Let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two lines in</w:t>
        </w:r>
      </w:ins>
      <w:ins w:id="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0" w:author="PR Preview" w:date="2026-01-01T00:00:00Z">
        <w:r>
          <w:t xml:space="preserve">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 vector of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has the form</w:t>
        </w:r>
      </w:ins>
      <w:ins w:id="46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m:oMath>
        <m:r>
          <m:t>a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m:oMath>
        <m:r>
          <m:t>b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can be any numbers,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so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plane</w:t>
        </w:r>
      </w:ins>
      <w:ins w:id="6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3" w:author="PR Preview" w:date="2026-01-01T00:00:00Z">
        <w:r>
          <w:t xml:space="preserve">.</w:t>
        </w:r>
      </w:ins>
    </w:p>
    <w:bookmarkEnd w:id="16"/>
    <w:bookmarkStart w:id="17" w:name="exm-sum-not-union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2 (The sum is not the union)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 the two lines in</w:t>
        </w:r>
      </w:ins>
      <w:ins w:id="67" w:author="PR Preview" w:date="2026-01-01T00:00:00Z">
        <w:r>
          <w:t xml:space="preserve"> </w:t>
        </w:r>
      </w:ins>
      <w:hyperlink w:anchor="exm-subspace-sum">
        <w:ins w:id="6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union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contains</w:t>
        </w:r>
      </w:ins>
      <w:ins w:id="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but not their sum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2" w:author="PR Preview" w:date="2026-01-01T00:00:00Z">
        <w:r>
          <w:t xml:space="preserve">: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every multiple of</w:t>
        </w:r>
      </w:ins>
      <w:ins w:id="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has second entry</w:t>
        </w:r>
      </w:ins>
      <w:ins w:id="88" w:author="PR Preview" w:date="2026-01-01T00:00:00Z">
        <w:r>
          <w:t xml:space="preserve"> </w:t>
        </w:r>
      </w:ins>
      <m:oMath>
        <m:r>
          <m:t>0</m:t>
        </m:r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every multiple of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has first entry</w:t>
        </w:r>
      </w:ins>
      <w:ins w:id="95" w:author="PR Preview" w:date="2026-01-01T00:00:00Z">
        <w:r>
          <w:t xml:space="preserve"> </w:t>
        </w:r>
      </w:ins>
      <m:oMath>
        <m:r>
          <m:t>0</m:t>
        </m:r>
      </m:oMath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So the union is not closed under addition and is not a subspace,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while the sum, the whole plane</w:t>
        </w:r>
      </w:ins>
      <w:ins w:id="10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02" w:author="PR Preview" w:date="2026-01-01T00:00:00Z">
        <w:r>
          <w:t xml:space="preserve">, is.</w:t>
        </w:r>
      </w:ins>
    </w:p>
    <w:bookmarkEnd w:id="17"/>
    <w:bookmarkStart w:id="18" w:name="thm-sum-intersection-subspace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Theorem 1 (Sums and intersections of subspaces are subspaces)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If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are subspaces of</w:t>
        </w:r>
      </w:ins>
      <w:ins w:id="1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(</w:t>
        </w:r>
      </w:ins>
      <w:hyperlink r:id="rId14">
        <w:ins w:id="115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16" w:author="PR Preview" w:date="2026-01-01T00:00:00Z">
        <w:r>
          <w:t xml:space="preserve">),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then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</w:t>
        </w:r>
      </w:ins>
      <w:hyperlink w:anchor="def-subspace-sum">
        <w:ins w:id="12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3" w:author="PR Preview" w:date="2026-01-01T00:00:00Z">
        <w:r>
          <w:t xml:space="preserve">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are subspaces of</w:t>
        </w:r>
      </w:ins>
      <w:ins w:id="1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0" w:author="PR Preview" w:date="2026-01-01T00:00:00Z">
        <w:r>
          <w:t xml:space="preserve">.</w:t>
        </w:r>
      </w:ins>
    </w:p>
    <w:bookmarkEnd w:id="18"/>
    <w:p>
      <w:pPr>
        <w:pStyle w:val="BodyText"/>
      </w:pPr>
      <w:ins w:id="131" w:author="PR Preview" w:date="2026-01-01T00:00:00Z">
        <w:r>
          <w:rPr>
            <w:i/>
            <w:iCs/>
          </w:rPr>
          <w:t xml:space="preserve">Proof</w:t>
        </w:r>
      </w:ins>
      <w:ins w:id="132" w:author="PR Preview" w:date="2026-01-01T00:00:00Z">
        <w:r>
          <w:t xml:space="preserve">. </w:t>
        </w:r>
      </w:ins>
      <w:ins w:id="133" w:author="PR Preview" w:date="2026-01-01T00:00:00Z">
        <w:r>
          <w:t xml:space="preserve">Both</w:t>
        </w:r>
      </w:ins>
      <w:ins w:id="1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contain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(</w:t>
        </w:r>
      </w:ins>
      <w:hyperlink r:id="rId19">
        <w:ins w:id="143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44" w:author="PR Preview" w:date="2026-01-01T00:00:00Z">
        <w:r>
          <w:t xml:space="preserve">).</w:t>
        </w:r>
      </w:ins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The sum.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It is not empty: it contains</w:t>
        </w:r>
      </w:ins>
      <w:ins w:id="1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49" w:author="PR Preview" w:date="2026-01-01T00:00:00Z">
        <w:r>
          <w:t xml:space="preserve">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Take two of its vectors,</w:t>
        </w:r>
      </w:ins>
      <w:ins w:id="1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with</w:t>
        </w:r>
      </w:ins>
      <w:ins w:id="15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 a number</w:t>
        </w:r>
      </w:ins>
      <w:ins w:id="166" w:author="PR Preview" w:date="2026-01-01T00:00:00Z">
        <w:r>
          <w:t xml:space="preserve"> </w:t>
        </w:r>
      </w:ins>
      <m:oMath>
        <m:r>
          <m:t>c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ins w:id="170" w:author="PR Preview" w:date="2026-01-01T00:00:00Z">
        <w:r>
          <w:t xml:space="preserve">where</w:t>
        </w:r>
      </w:ins>
      <w:ins w:id="1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</w:t>
        </w:r>
      </w:ins>
      <w:ins w:id="17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because each subspace is closed under addition.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Likewise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ins w:id="180" w:author="PR Preview" w:date="2026-01-01T00:00:00Z">
        <w:r>
          <w:t xml:space="preserve">where</w:t>
        </w:r>
      </w:ins>
      <w:ins w:id="181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</w:t>
        </w:r>
      </w:ins>
      <w:ins w:id="184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because each subspace is closed under scalar multiplication.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So</w:t>
        </w:r>
      </w:ins>
      <w:ins w:id="1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</w:t>
        </w:r>
      </w:ins>
      <w:ins w:id="193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in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97" w:author="PR Preview" w:date="2026-01-01T00:00:00Z">
        <w:r>
          <w:t xml:space="preserve">.</w:t>
        </w:r>
      </w:ins>
    </w:p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The intersection.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It is not empty: it contains</w:t>
        </w:r>
      </w:ins>
      <w:ins w:id="2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If</w:t>
        </w:r>
      </w:ins>
      <w:ins w:id="2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are in both</w:t>
        </w:r>
      </w:ins>
      <w:ins w:id="2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then</w:t>
        </w:r>
      </w:ins>
      <w:ins w:id="2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are in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because</w:t>
        </w:r>
      </w:ins>
      <w:ins w:id="2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 a subspace,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in</w:t>
        </w:r>
      </w:ins>
      <w:ins w:id="2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for the same reason,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so they are in</w:t>
        </w:r>
      </w:ins>
      <w:ins w:id="2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39" w:author="PR Preview" w:date="2026-01-01T00:00:00Z">
        <w:r>
          <w:t xml:space="preserve">.</w:t>
        </w:r>
      </w:ins>
    </w:p>
    <w:bookmarkStart w:id="20" w:name="exm-sum-intersection-subspace"/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Example 3 (Two planes in</w:t>
        </w:r>
      </w:ins>
      <w:ins w:id="24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2" w:author="PR Preview" w:date="2026-01-01T00:00:00Z">
        <w:r>
          <w:rPr>
            <w:b/>
            <w:bCs/>
          </w:rPr>
          <w:t xml:space="preserve">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Let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 plane</w:t>
        </w:r>
      </w:ins>
      <w:ins w:id="24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and</w:t>
        </w:r>
      </w:ins>
      <w:ins w:id="2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plane</w:t>
        </w:r>
      </w:ins>
      <w:ins w:id="2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259" w:author="PR Preview" w:date="2026-01-01T00:00:00Z">
        <w:r>
          <w:rPr>
            <w:b/>
            <w:bCs/>
          </w:rPr>
          <w:t xml:space="preserve">Intersection: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 vector in both has third entry</w:t>
        </w:r>
      </w:ins>
      <w:ins w:id="262" w:author="PR Preview" w:date="2026-01-01T00:00:00Z">
        <w:r>
          <w:t xml:space="preserve"> </w:t>
        </w:r>
      </w:ins>
      <m:oMath>
        <m:r>
          <m:t>0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first entry</w:t>
        </w:r>
      </w:ins>
      <w:ins w:id="265" w:author="PR Preview" w:date="2026-01-01T00:00:00Z">
        <w:r>
          <w:t xml:space="preserve"> </w:t>
        </w:r>
      </w:ins>
      <m:oMath>
        <m:r>
          <m:t>0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so</w:t>
        </w:r>
      </w:ins>
      <w:ins w:id="2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</w:t>
        </w:r>
      </w:ins>
      <w:ins w:id="273" w:author="PR Preview" w:date="2026-01-01T00:00:00Z">
        <w:r>
          <w:t xml:space="preserve"> </w:t>
        </w:r>
      </w:ins>
      <m:oMath>
        <m:r>
          <m:t>y</m:t>
        </m:r>
      </m:oMath>
      <w:ins w:id="274" w:author="PR Preview" w:date="2026-01-01T00:00:00Z">
        <w:r>
          <w:t xml:space="preserve">-axis, which is a line through the origin.</w:t>
        </w:r>
      </w:ins>
    </w:p>
    <w:p>
      <w:pPr>
        <w:pStyle w:val="Compact"/>
        <w:numPr>
          <w:ilvl w:val="0"/>
          <w:numId w:val="1001"/>
        </w:numPr>
      </w:pPr>
      <w:ins w:id="275" w:author="PR Preview" w:date="2026-01-01T00:00:00Z">
        <w:r>
          <w:rPr>
            <w:b/>
            <w:bCs/>
          </w:rPr>
          <w:t xml:space="preserve">Sum: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and any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arises this way,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with</w:t>
        </w:r>
      </w:ins>
      <w:ins w:id="2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y</m:t>
        </m:r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</w:t>
        </w:r>
      </w:ins>
      <w:ins w:id="29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z</m:t>
        </m:r>
      </m:oMath>
      <w:ins w:id="293" w:author="PR Preview" w:date="2026-01-01T00:00:00Z">
        <w:r>
          <w:t xml:space="preserve">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So</w:t>
        </w:r>
      </w:ins>
      <w:ins w:id="2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7" w:author="PR Preview" w:date="2026-01-01T00:00:00Z">
        <w:r>
          <w:t xml:space="preserve">.</w:t>
        </w:r>
      </w:ins>
    </w:p>
    <w:bookmarkEnd w:id="20"/>
    <w:bookmarkStart w:id="21" w:name="thm-dim-sum"/>
    <w:p>
      <w:pPr>
        <w:pStyle w:val="FirstParagraph"/>
      </w:pPr>
      <w:ins w:id="298" w:author="PR Preview" w:date="2026-01-01T00:00:00Z">
        <w:r>
          <w:rPr>
            <w:b/>
            <w:bCs/>
          </w:rPr>
          <w:t xml:space="preserve">Theorem 2 (The dimension of a sum of subspaces)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If</w:t>
        </w:r>
      </w:ins>
      <w:ins w:id="3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are subspaces of</w:t>
        </w:r>
      </w:ins>
      <w:ins w:id="30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0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ins w:id="309" w:author="PR Preview" w:date="2026-01-01T00:00:00Z">
        <w:r>
          <w:rPr>
            <w:i/>
            <w:iCs/>
          </w:rPr>
          <w:t xml:space="preserve">Proof</w:t>
        </w:r>
      </w:ins>
      <w:ins w:id="310" w:author="PR Preview" w:date="2026-01-01T00:00:00Z">
        <w:r>
          <w:t xml:space="preserve">. </w:t>
        </w:r>
      </w:ins>
      <w:ins w:id="311" w:author="PR Preview" w:date="2026-01-01T00:00:00Z">
        <w:r>
          <w:t xml:space="preserve">All three sets in the formula are subspaces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(</w:t>
        </w:r>
      </w:ins>
      <w:hyperlink w:anchor="thm-sum-intersection-subspace">
        <w:ins w:id="31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15" w:author="PR Preview" w:date="2026-01-01T00:00:00Z">
        <w:r>
          <w:t xml:space="preserve">),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so each has a dimension (</w:t>
        </w:r>
      </w:ins>
      <w:hyperlink r:id="rId22">
        <w:ins w:id="318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319" w:author="PR Preview" w:date="2026-01-01T00:00:00Z">
        <w:r>
          <w:t xml:space="preserve">).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Let</w:t>
        </w:r>
      </w:ins>
      <w:ins w:id="3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28" w:author="PR Preview" w:date="2026-01-01T00:00:00Z">
        <w:r>
          <w:t xml:space="preserve">.</w:t>
        </w:r>
      </w:ins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Build a list.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Choose a basis</w:t>
        </w:r>
      </w:ins>
      <w:ins w:id="3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of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(</w:t>
        </w:r>
      </w:ins>
      <w:hyperlink r:id="rId23">
        <w:ins w:id="338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39" w:author="PR Preview" w:date="2026-01-01T00:00:00Z">
        <w:r>
          <w:t xml:space="preserve">).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These vectors are linearly independent and lie in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so</w:t>
        </w:r>
      </w:ins>
      <w:ins w:id="346" w:author="PR Preview" w:date="2026-01-01T00:00:00Z">
        <w:r>
          <w:t xml:space="preserve"> </w:t>
        </w:r>
      </w:ins>
      <w:hyperlink r:id="rId23">
        <w:ins w:id="34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extends them to a basis</w:t>
        </w:r>
      </w:ins>
      <w:ins w:id="35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which has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vectors (</w:t>
        </w:r>
      </w:ins>
      <w:hyperlink r:id="rId24">
        <w:ins w:id="360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361" w:author="PR Preview" w:date="2026-01-01T00:00:00Z">
        <w:r>
          <w:t xml:space="preserve">).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In the same way, extend them to a basis</w:t>
        </w:r>
      </w:ins>
      <w:ins w:id="3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of</w:t>
        </w:r>
      </w:ins>
      <w:ins w:id="3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We show that the</w:t>
        </w:r>
      </w:ins>
      <w:ins w:id="3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372" w:author="PR Preview" w:date="2026-01-01T00:00:00Z">
        <w:r>
          <w:t xml:space="preserve">’s,</w:t>
        </w:r>
      </w:ins>
      <w:ins w:id="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74" w:author="PR Preview" w:date="2026-01-01T00:00:00Z">
        <w:r>
          <w:t xml:space="preserve">’s and</w:t>
        </w:r>
      </w:ins>
      <w:ins w:id="3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76" w:author="PR Preview" w:date="2026-01-01T00:00:00Z">
        <w:r>
          <w:t xml:space="preserve">’s together,</w:t>
        </w:r>
      </w:ins>
      <w:ins w:id="37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vectors,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are a basis of</w:t>
        </w:r>
      </w:ins>
      <w:ins w:id="3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(</w:t>
        </w:r>
      </w:ins>
      <w:hyperlink r:id="rId25">
        <w:ins w:id="385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386" w:author="PR Preview" w:date="2026-01-01T00:00:00Z">
        <w:r>
          <w:t xml:space="preserve">).</w:t>
        </w:r>
      </w:ins>
    </w:p>
    <w:p>
      <w:pPr>
        <w:pStyle w:val="BodyText"/>
      </w:pPr>
      <w:ins w:id="387" w:author="PR Preview" w:date="2026-01-01T00:00:00Z">
        <w:r>
          <w:rPr>
            <w:b/>
            <w:bCs/>
          </w:rPr>
          <w:t xml:space="preserve">They span</w:t>
        </w:r>
      </w:ins>
      <w:ins w:id="38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89" w:author="PR Preview" w:date="2026-01-01T00:00:00Z">
        <w:r>
          <w:rPr>
            <w:b/>
            <w:bCs/>
          </w:rP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Any</w:t>
        </w:r>
      </w:ins>
      <w:ins w:id="3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</w:t>
        </w:r>
      </w:ins>
      <w:ins w:id="3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with</w:t>
        </w:r>
      </w:ins>
      <w:ins w:id="3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02" w:author="PR Preview" w:date="2026-01-01T00:00:00Z">
        <w:r>
          <w:t xml:space="preserve">.</w:t>
        </w:r>
      </w:ins>
      <w:ins w:id="40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is a linear combination of the</w:t>
        </w:r>
      </w:ins>
      <w:ins w:id="4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407" w:author="PR Preview" w:date="2026-01-01T00:00:00Z">
        <w:r>
          <w:t xml:space="preserve">’s and</w:t>
        </w:r>
      </w:ins>
      <w:ins w:id="4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09" w:author="PR Preview" w:date="2026-01-01T00:00:00Z">
        <w:r>
          <w:t xml:space="preserve">’s,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</w:t>
        </w:r>
      </w:ins>
      <w:ins w:id="4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a linear combination of the</w:t>
        </w:r>
      </w:ins>
      <w:ins w:id="4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416" w:author="PR Preview" w:date="2026-01-01T00:00:00Z">
        <w:r>
          <w:t xml:space="preserve">’s and</w:t>
        </w:r>
      </w:ins>
      <w:ins w:id="4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418" w:author="PR Preview" w:date="2026-01-01T00:00:00Z">
        <w:r>
          <w:t xml:space="preserve">’s,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so their sum is a linear combination of all three groups.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Conversely, each vector in the list is in</w:t>
        </w:r>
      </w:ins>
      <w:ins w:id="4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(for example,</w:t>
        </w:r>
      </w:ins>
      <w:ins w:id="42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</w:t>
        </w:r>
      </w:ins>
      <w:ins w:id="4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a subspace,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 it contains every linear combination of them.</w:t>
        </w:r>
      </w:ins>
    </w:p>
    <w:p>
      <w:pPr>
        <w:pStyle w:val="BodyText"/>
      </w:pPr>
      <w:ins w:id="435" w:author="PR Preview" w:date="2026-01-01T00:00:00Z">
        <w:r>
          <w:rPr>
            <w:b/>
            <w:bCs/>
          </w:rPr>
          <w:t xml:space="preserve">They are linearly independent.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Suppose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38" w:author="PR Preview" w:date="2026-01-01T00:00:00Z">
        <w:r>
          <w:t xml:space="preserve">Let</w:t>
        </w:r>
      </w:ins>
      <w:ins w:id="4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Then</w:t>
        </w:r>
      </w:ins>
      <w:ins w:id="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because it is a linear combination of vectors of</w:t>
        </w:r>
      </w:ins>
      <w:ins w:id="4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Subtracting</w:t>
        </w:r>
      </w:ins>
      <w:ins w:id="4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 both sides of the supposed equation gives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54" w:author="PR Preview" w:date="2026-01-01T00:00:00Z">
        <w:r>
          <w:t xml:space="preserve">a linear combination of vectors of</w:t>
        </w:r>
      </w:ins>
      <w:ins w:id="4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so</w:t>
        </w:r>
      </w:ins>
      <w:ins w:id="4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too.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So</w:t>
        </w:r>
      </w:ins>
      <w:ins w:id="4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</w:t>
        </w:r>
      </w:ins>
      <w:ins w:id="4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for some numbers</w:t>
        </w:r>
      </w:ins>
      <w:ins w:id="47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since the</w:t>
        </w:r>
      </w:ins>
      <w:ins w:id="4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476" w:author="PR Preview" w:date="2026-01-01T00:00:00Z">
        <w:r>
          <w:t xml:space="preserve">’s span the intersection.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ins w:id="479" w:author="PR Preview" w:date="2026-01-01T00:00:00Z">
        <w:r>
          <w:t xml:space="preserve">and because the</w:t>
        </w:r>
      </w:ins>
      <w:ins w:id="4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481" w:author="PR Preview" w:date="2026-01-01T00:00:00Z">
        <w:r>
          <w:t xml:space="preserve">’s and</w:t>
        </w:r>
      </w:ins>
      <w:ins w:id="4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483" w:author="PR Preview" w:date="2026-01-01T00:00:00Z">
        <w:r>
          <w:t xml:space="preserve">’s are a basis of</w:t>
        </w:r>
      </w:ins>
      <w:ins w:id="4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every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489" w:author="PR Preview" w:date="2026-01-01T00:00:00Z">
        <w:r>
          <w:t xml:space="preserve">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 supposed equation then reads</w:t>
        </w:r>
      </w:ins>
      <w:ins w:id="49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 because the</w:t>
        </w:r>
      </w:ins>
      <w:ins w:id="4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497" w:author="PR Preview" w:date="2026-01-01T00:00:00Z">
        <w:r>
          <w:t xml:space="preserve">’s and</w:t>
        </w:r>
      </w:ins>
      <w:ins w:id="4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99" w:author="PR Preview" w:date="2026-01-01T00:00:00Z">
        <w:r>
          <w:t xml:space="preserve">’s are a basis of</w:t>
        </w:r>
      </w:ins>
      <w:ins w:id="5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every</w:t>
        </w:r>
      </w:ins>
      <w:ins w:id="5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and</w:t>
        </w:r>
      </w:ins>
      <w:ins w:id="50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j</m:t>
            </m:r>
          </m:sub>
        </m:sSub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is</w:t>
        </w:r>
      </w:ins>
      <w:ins w:id="510" w:author="PR Preview" w:date="2026-01-01T00:00:00Z">
        <w:r>
          <w:t xml:space="preserve"> </w:t>
        </w:r>
      </w:ins>
      <m:oMath>
        <m:r>
          <m:t>0</m:t>
        </m:r>
      </m:oMath>
      <w:ins w:id="511" w:author="PR Preview" w:date="2026-01-01T00:00:00Z">
        <w:r>
          <w:t xml:space="preserve">.</w:t>
        </w:r>
      </w:ins>
    </w:p>
    <w:p>
      <w:pPr>
        <w:pStyle w:val="BodyText"/>
      </w:pPr>
      <w:ins w:id="512" w:author="PR Preview" w:date="2026-01-01T00:00:00Z">
        <w:r>
          <w:t xml:space="preserve">So</w:t>
        </w:r>
      </w:ins>
      <w:ins w:id="51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When some of the groups are empty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(for example</w:t>
        </w:r>
      </w:ins>
      <w:ins w:id="51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520" w:author="PR Preview" w:date="2026-01-01T00:00:00Z">
        <w:r>
          <w:t xml:space="preserve">, or</w:t>
        </w:r>
      </w:ins>
      <w:ins w:id="5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22" w:author="PR Preview" w:date="2026-01-01T00:00:00Z">
        <w:r>
          <w:t xml:space="preserve">),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the sums over them are</w:t>
        </w:r>
      </w:ins>
      <w:ins w:id="5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and the argument goes through unchanged.</w:t>
        </w:r>
      </w:ins>
    </w:p>
    <w:bookmarkStart w:id="27" w:name="exm-dim-sum"/>
    <w:p>
      <w:pPr>
        <w:pStyle w:val="BodyText"/>
      </w:pPr>
      <w:ins w:id="528" w:author="PR Preview" w:date="2026-01-01T00:00:00Z">
        <w:r>
          <w:rPr>
            <w:b/>
            <w:bCs/>
          </w:rPr>
          <w:t xml:space="preserve">Example 4 (Two planes in</w:t>
        </w:r>
      </w:ins>
      <w:ins w:id="52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30" w:author="PR Preview" w:date="2026-01-01T00:00:00Z">
        <w:r>
          <w:rPr>
            <w:b/>
            <w:bCs/>
          </w:rPr>
          <w:t xml:space="preserve">, by dimension)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For the planes</w:t>
        </w:r>
      </w:ins>
      <w:ins w:id="53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and</w:t>
        </w:r>
      </w:ins>
      <w:ins w:id="5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in</w:t>
        </w:r>
      </w:ins>
      <w:ins w:id="539" w:author="PR Preview" w:date="2026-01-01T00:00:00Z">
        <w:r>
          <w:t xml:space="preserve"> </w:t>
        </w:r>
      </w:ins>
      <w:hyperlink w:anchor="exm-sum-intersection-subspace">
        <w:ins w:id="54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each has dimension</w:t>
        </w:r>
      </w:ins>
      <w:ins w:id="544" w:author="PR Preview" w:date="2026-01-01T00:00:00Z">
        <w:r>
          <w:t xml:space="preserve"> </w:t>
        </w:r>
      </w:ins>
      <m:oMath>
        <m:r>
          <m:t>2</m:t>
        </m:r>
      </m:oMath>
      <w:ins w:id="545" w:author="PR Preview" w:date="2026-01-01T00:00:00Z">
        <w:r>
          <w:t xml:space="preserve">: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plane</w:t>
        </w:r>
      </w:ins>
      <w:ins w:id="54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has basis</w:t>
        </w:r>
      </w:ins>
      <w:ins w:id="5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</w:t>
        </w:r>
      </w:ins>
      <w:hyperlink r:id="rId26">
        <w:ins w:id="55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555" w:author="PR Preview" w:date="2026-01-01T00:00:00Z">
        <w:r>
          <w:t xml:space="preserve">),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 the plane</w:t>
        </w:r>
      </w:ins>
      <w:ins w:id="5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has basis</w:t>
        </w:r>
      </w:ins>
      <w:ins w:id="5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by the same argument.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Their intersection, the</w:t>
        </w:r>
      </w:ins>
      <w:ins w:id="566" w:author="PR Preview" w:date="2026-01-01T00:00:00Z">
        <w:r>
          <w:t xml:space="preserve"> </w:t>
        </w:r>
      </w:ins>
      <m:oMath>
        <m:r>
          <m:t>y</m:t>
        </m:r>
      </m:oMath>
      <w:ins w:id="567" w:author="PR Preview" w:date="2026-01-01T00:00:00Z">
        <w:r>
          <w:t xml:space="preserve">-axis</w:t>
        </w:r>
      </w:ins>
      <w:ins w:id="56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has dimension</w:t>
        </w:r>
      </w:ins>
      <w:ins w:id="572" w:author="PR Preview" w:date="2026-01-01T00:00:00Z">
        <w:r>
          <w:t xml:space="preserve"> </w:t>
        </w:r>
      </w:ins>
      <m:oMath>
        <m:r>
          <m:t>1</m:t>
        </m:r>
      </m:oMath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because the single nonzero vector</w:t>
        </w:r>
      </w:ins>
      <w:ins w:id="5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is linearly independent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</w:t>
        </w:r>
      </w:ins>
      <w:ins w:id="5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only if</w:t>
        </w:r>
      </w:ins>
      <w:ins w:id="58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87" w:author="PR Preview" w:date="2026-01-01T00:00:00Z">
        <w:r>
          <w:t xml:space="preserve">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so is a basis of it.</w:t>
        </w:r>
      </w:ins>
      <w:ins w:id="590" w:author="PR Preview" w:date="2026-01-01T00:00:00Z">
        <w:r>
          <w:t xml:space="preserve"> </w:t>
        </w:r>
      </w:ins>
      <w:hyperlink w:anchor="thm-dim-sum">
        <w:ins w:id="59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94" w:author="PR Preview" w:date="2026-01-01T00:00:00Z">
        <w:r>
          <w:t xml:space="preserve">which agrees with</w:t>
        </w:r>
      </w:ins>
      <w:ins w:id="5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</w:t>
        </w:r>
      </w:ins>
      <w:hyperlink w:anchor="exm-sum-intersection-subspace">
        <w:ins w:id="59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99" w:author="PR Preview" w:date="2026-01-01T00:00:00Z">
        <w:r>
          <w:t xml:space="preserve">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(</w:t>
        </w:r>
      </w:ins>
      <w:hyperlink r:id="rId26">
        <w:ins w:id="60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06" w:author="PR Preview" w:date="2026-01-01T00:00:00Z">
        <w:r>
          <w:t xml:space="preserve">).</w:t>
        </w:r>
      </w:ins>
    </w:p>
    <w:bookmarkEnd w:id="27"/>
    <w:bookmarkStart w:id="28" w:name="cor-dim-subadditive"/>
    <w:p>
      <w:pPr>
        <w:pStyle w:val="BodyText"/>
      </w:pPr>
      <w:ins w:id="607" w:author="PR Preview" w:date="2026-01-01T00:00:00Z">
        <w:r>
          <w:rPr>
            <w:b/>
            <w:bCs/>
          </w:rPr>
          <w:t xml:space="preserve">Corollary 1 (The dimension of a sum is at most the sum of the dimensions)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If</w:t>
        </w:r>
      </w:ins>
      <w:ins w:id="6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and</w:t>
        </w:r>
      </w:ins>
      <w:ins w:id="6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are subspaces of</w:t>
        </w:r>
      </w:ins>
      <w:ins w:id="6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18" w:author="PR Preview" w:date="2026-01-01T00:00:00Z">
        <w:r>
          <w:t xml:space="preserve">with equality exactly when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20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621" w:author="PR Preview" w:date="2026-01-01T00:00:00Z">
        <w:r>
          <w:rPr>
            <w:i/>
            <w:iCs/>
          </w:rPr>
          <w:t xml:space="preserve">Proof</w:t>
        </w:r>
      </w:ins>
      <w:ins w:id="622" w:author="PR Preview" w:date="2026-01-01T00:00:00Z">
        <w:r>
          <w:t xml:space="preserve">. </w:t>
        </w:r>
      </w:ins>
      <w:ins w:id="623" w:author="PR Preview" w:date="2026-01-01T00:00:00Z">
        <w:r>
          <w:t xml:space="preserve">By</w:t>
        </w:r>
      </w:ins>
      <w:ins w:id="624" w:author="PR Preview" w:date="2026-01-01T00:00:00Z">
        <w:r>
          <w:t xml:space="preserve"> </w:t>
        </w:r>
      </w:ins>
      <w:hyperlink w:anchor="thm-dim-sum">
        <w:ins w:id="6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26" w:author="PR Preview" w:date="2026-01-01T00:00:00Z">
        <w:r>
          <w:t xml:space="preserve">, the two sides differ by</w:t>
        </w:r>
      </w:ins>
      <w:ins w:id="62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628" w:author="PR Preview" w:date="2026-01-01T00:00:00Z">
        <w:r>
          <w:t xml:space="preserve">.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That dimension is</w:t>
        </w:r>
      </w:ins>
      <w:ins w:id="631" w:author="PR Preview" w:date="2026-01-01T00:00:00Z">
        <w:r>
          <w:t xml:space="preserve"> </w:t>
        </w:r>
      </w:ins>
      <m:oMath>
        <m:r>
          <m:t>0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exactly when a basis of the intersection is the empty list,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that is, when the intersection is the span of the empty list,</w:t>
        </w:r>
      </w:ins>
      <w:ins w:id="63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(</w:t>
        </w:r>
      </w:ins>
      <w:hyperlink r:id="rId29">
        <w:ins w:id="639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640" w:author="PR Preview" w:date="2026-01-01T00:00:00Z">
        <w:r>
          <w:t xml:space="preserve">,</w:t>
        </w:r>
      </w:ins>
      <w:ins w:id="641" w:author="PR Preview" w:date="2026-01-01T00:00:00Z">
        <w:r>
          <w:t xml:space="preserve"> </w:t>
        </w:r>
      </w:ins>
      <w:hyperlink r:id="rId26">
        <w:ins w:id="64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43" w:author="PR Preview" w:date="2026-01-01T00:00:00Z">
        <w:r>
          <w:t xml:space="preserve">).</w:t>
        </w:r>
      </w:ins>
    </w:p>
    <w:bookmarkStart w:id="31" w:name="exm-dim-subadditive"/>
    <w:p>
      <w:pPr>
        <w:pStyle w:val="BodyText"/>
      </w:pPr>
      <w:ins w:id="644" w:author="PR Preview" w:date="2026-01-01T00:00:00Z">
        <w:r>
          <w:rPr>
            <w:b/>
            <w:bCs/>
          </w:rPr>
          <w:t xml:space="preserve">Example 5 (Equality and strict inequality)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 </w:t>
        </w:r>
      </w:ins>
    </w:p>
    <w:p>
      <w:pPr>
        <w:numPr>
          <w:ilvl w:val="0"/>
          <w:numId w:val="1002"/>
        </w:numPr>
      </w:pPr>
      <w:ins w:id="647" w:author="PR Preview" w:date="2026-01-01T00:00:00Z">
        <w:r>
          <w:t xml:space="preserve">For the lines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in</w:t>
        </w:r>
      </w:ins>
      <w:ins w:id="654" w:author="PR Preview" w:date="2026-01-01T00:00:00Z">
        <w:r>
          <w:t xml:space="preserve"> </w:t>
        </w:r>
      </w:ins>
      <w:hyperlink w:anchor="exm-subspace-sum">
        <w:ins w:id="65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 common vector satisfies</w:t>
        </w:r>
      </w:ins>
      <w:ins w:id="65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so</w:t>
        </w:r>
      </w:ins>
      <w:ins w:id="6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666" w:author="PR Preview" w:date="2026-01-01T00:00:00Z">
        <w:r>
          <w:t xml:space="preserve">The intersection is</w:t>
        </w:r>
      </w:ins>
      <w:ins w:id="6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671" w:author="PR Preview" w:date="2026-01-01T00:00:00Z">
        <w:r>
          <w:t xml:space="preserve">the sum is the plane</w:t>
        </w:r>
      </w:ins>
      <w:ins w:id="67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(</w:t>
        </w:r>
      </w:ins>
      <w:hyperlink w:anchor="exm-subspace-sum">
        <w:ins w:id="67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76" w:author="PR Preview" w:date="2026-01-01T00:00:00Z">
        <w:r>
          <w:t xml:space="preserve">),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which has dimension</w:t>
        </w:r>
      </w:ins>
      <w:ins w:id="679" w:author="PR Preview" w:date="2026-01-01T00:00:00Z">
        <w:r>
          <w:t xml:space="preserve"> </w:t>
        </w:r>
      </w:ins>
      <m:oMath>
        <m:r>
          <m:t>2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(</w:t>
        </w:r>
      </w:ins>
      <w:hyperlink r:id="rId26">
        <w:ins w:id="68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83" w:author="PR Preview" w:date="2026-01-01T00:00:00Z">
        <w:r>
          <w:t xml:space="preserve">),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and each line has dimension</w:t>
        </w:r>
      </w:ins>
      <w:ins w:id="686" w:author="PR Preview" w:date="2026-01-01T00:00:00Z">
        <w:r>
          <w:t xml:space="preserve"> </w:t>
        </w:r>
      </w:ins>
      <m:oMath>
        <m:r>
          <m:t>1</m:t>
        </m:r>
      </m:oMath>
      <w:ins w:id="687" w:author="PR Preview" w:date="2026-01-01T00:00:00Z">
        <w:r>
          <w:t xml:space="preserve">, with its spanning vector as a basis.</w:t>
        </w:r>
      </w:ins>
    </w:p>
    <w:p>
      <w:pPr>
        <w:numPr>
          <w:ilvl w:val="0"/>
          <w:numId w:val="1002"/>
        </w:numPr>
      </w:pPr>
      <w:ins w:id="688" w:author="PR Preview" w:date="2026-01-01T00:00:00Z">
        <w:r>
          <w:t xml:space="preserve">For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89" w:author="PR Preview" w:date="2026-01-01T00:00:00Z">
        <w:r>
          <w:t xml:space="preserve">the sum is the same line,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because</w:t>
        </w:r>
      </w:ins>
      <w:ins w:id="692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so</w:t>
        </w:r>
      </w:ins>
      <w:ins w:id="69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</w:t>
        </w:r>
      </w:ins>
      <w:ins w:id="700" w:author="PR Preview" w:date="2026-01-01T00:00:00Z">
        <w:r>
          <w:t xml:space="preserve"> </w:t>
        </w:r>
      </w:ins>
      <w:hyperlink r:id="rId30">
        <w:ins w:id="701" w:author="PR Preview" w:date="2026-01-01T00:00:00Z">
          <w:r>
            <w:rPr>
              <w:rStyle w:val="Hyperlink"/>
            </w:rPr>
            <w:t xml:space="preserve">strict inequality</w:t>
          </w:r>
        </w:ins>
      </w:hyperlink>
      <w:ins w:id="702" w:author="PR Preview" w:date="2026-01-01T00:00:00Z">
        <w:r>
          <w:t xml:space="preserve">.</w:t>
        </w:r>
      </w:ins>
    </w:p>
    <w:bookmarkEnd w:id="31"/>
    <w:bookmarkStart w:id="32" w:name="thm-rank-subadditive"/>
    <w:p>
      <w:pPr>
        <w:pStyle w:val="FirstParagraph"/>
      </w:pPr>
      <w:ins w:id="703" w:author="PR Preview" w:date="2026-01-01T00:00:00Z">
        <w:r>
          <w:rPr>
            <w:b/>
            <w:bCs/>
          </w:rPr>
          <w:t xml:space="preserve">Theorem 3 (Rank is subadditive)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</w:t>
        </w:r>
      </w:ins>
      <w:ins w:id="70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matrices</w:t>
        </w:r>
      </w:ins>
      <w:ins w:id="7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and</w:t>
        </w:r>
      </w:ins>
      <w:ins w:id="71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714" w:author="PR Preview" w:date="2026-01-01T00:00:00Z">
        <w:r>
          <w:rPr>
            <w:i/>
            <w:iCs/>
          </w:rPr>
          <w:t xml:space="preserve">Proof</w:t>
        </w:r>
      </w:ins>
      <w:ins w:id="715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16" w:author="PR Preview" w:date="2026-01-01T00:00:00Z">
        <w:r>
          <w:rPr>
            <w:b/>
            <w:bCs/>
          </w:rP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Any vector of</w:t>
        </w:r>
      </w:ins>
      <w:ins w:id="7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for some</w:t>
        </w:r>
      </w:ins>
      <w:ins w:id="7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(</w:t>
        </w:r>
      </w:ins>
      <w:hyperlink r:id="rId33">
        <w:ins w:id="728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729" w:author="PR Preview" w:date="2026-01-01T00:00:00Z">
        <w:r>
          <w:t xml:space="preserve">), and</w:t>
        </w:r>
      </w:ins>
      <w:ins w:id="7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(</w:t>
        </w:r>
      </w:ins>
      <w:hyperlink r:id="rId34">
        <w:ins w:id="733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734" w:author="PR Preview" w:date="2026-01-01T00:00:00Z">
        <w:r>
          <w:t xml:space="preserve">, with</w:t>
        </w:r>
      </w:ins>
      <w:ins w:id="7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as an</w:t>
        </w:r>
      </w:ins>
      <w:ins w:id="7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matrix),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 vector of</w:t>
        </w:r>
      </w:ins>
      <w:ins w:id="7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plus a vector of</w:t>
        </w:r>
      </w:ins>
      <w:ins w:id="7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.</w:t>
        </w:r>
      </w:ins>
    </w:p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Compare dimensions.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All the sets involved are subspaces of</w:t>
        </w:r>
      </w:ins>
      <w:ins w:id="7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(</w:t>
        </w:r>
      </w:ins>
      <w:hyperlink r:id="rId35">
        <w:ins w:id="754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755" w:author="PR Preview" w:date="2026-01-01T00:00:00Z">
        <w:r>
          <w:t xml:space="preserve">,</w:t>
        </w:r>
      </w:ins>
      <w:ins w:id="756" w:author="PR Preview" w:date="2026-01-01T00:00:00Z">
        <w:r>
          <w:t xml:space="preserve"> </w:t>
        </w:r>
      </w:ins>
      <w:hyperlink w:anchor="thm-sum-intersection-subspace">
        <w:ins w:id="75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58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Example 6 (Subadditivity with equality and without)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Let</w:t>
        </w:r>
      </w:ins>
      <w:ins w:id="7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</w:t>
        </w:r>
      </w:ins>
      <w:ins w:id="76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Each has one nonzero column and one zero column.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The nonzero column on its own is linearly independent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(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with</w:t>
        </w:r>
      </w:ins>
      <w:ins w:id="7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forces</w:t>
        </w:r>
      </w:ins>
      <w:ins w:id="77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79" w:author="PR Preview" w:date="2026-01-01T00:00:00Z">
        <w:r>
          <w:t xml:space="preserve">),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the two columns together are not,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since</w:t>
        </w:r>
      </w:ins>
      <w:ins w:id="784" w:author="PR Preview" w:date="2026-01-01T00:00:00Z">
        <w:r>
          <w:t xml:space="preserve"> </w:t>
        </w:r>
      </w:ins>
      <m:oMath>
        <m:r>
          <m:t>1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times the zero column is</w:t>
        </w:r>
      </w:ins>
      <w:ins w:id="7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788" w:author="PR Preview" w:date="2026-01-01T00:00:00Z">
        <w:r>
          <w:t xml:space="preserve">;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so each matrix has rank</w:t>
        </w:r>
      </w:ins>
      <w:ins w:id="791" w:author="PR Preview" w:date="2026-01-01T00:00:00Z">
        <w:r>
          <w:t xml:space="preserve"> </w:t>
        </w:r>
      </w:ins>
      <m:oMath>
        <m:r>
          <m:t>1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(</w:t>
        </w:r>
      </w:ins>
      <w:hyperlink r:id="rId36">
        <w:ins w:id="794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795" w:author="PR Preview" w:date="2026-01-01T00:00:00Z">
        <w:r>
          <w:t xml:space="preserve">).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By the same argument,</w:t>
        </w:r>
      </w:ins>
      <w:ins w:id="79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has rank</w:t>
        </w:r>
      </w:ins>
      <w:ins w:id="801" w:author="PR Preview" w:date="2026-01-01T00:00:00Z">
        <w:r>
          <w:t xml:space="preserve"> </w:t>
        </w:r>
      </w:ins>
      <m:oMath>
        <m:r>
          <m:t>1</m:t>
        </m:r>
      </m:oMath>
      <w:ins w:id="80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the</w:t>
        </w:r>
      </w:ins>
      <w:ins w:id="80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identity matrix, which has rank</w:t>
        </w:r>
      </w:ins>
      <w:ins w:id="808" w:author="PR Preview" w:date="2026-01-01T00:00:00Z">
        <w:r>
          <w:t xml:space="preserve"> </w:t>
        </w:r>
      </w:ins>
      <m:oMath>
        <m:r>
          <m:t>2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(</w:t>
        </w:r>
      </w:ins>
      <w:hyperlink r:id="rId37">
        <w:ins w:id="811" w:author="PR Preview" w:date="2026-01-01T00:00:00Z">
          <w:r>
            <w:rPr>
              <w:rStyle w:val="Hyperlink"/>
            </w:rPr>
            <w:t xml:space="preserve">Example 10 in Column Space, Null Space and Rank-Nullity</w:t>
          </w:r>
        </w:ins>
      </w:hyperlink>
      <w:ins w:id="812" w:author="PR Preview" w:date="2026-01-01T00:00:00Z">
        <w:r>
          <w:t xml:space="preserve">),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so the bound</w:t>
        </w:r>
      </w:ins>
      <w:ins w:id="81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 the</w:t>
        </w:r>
      </w:ins>
      <w:ins w:id="8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zero matrix,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which has rank</w:t>
        </w:r>
      </w:ins>
      <w:ins w:id="825" w:author="PR Preview" w:date="2026-01-01T00:00:00Z">
        <w:r>
          <w:t xml:space="preserve"> </w:t>
        </w:r>
      </w:ins>
      <m:oMath>
        <m:r>
          <m:t>0</m:t>
        </m:r>
      </m:oMath>
      <w:ins w:id="826" w:author="PR Preview" w:date="2026-01-01T00:00:00Z">
        <w:r>
          <w:t xml:space="preserve">: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any nonempty list of its columns contains</w:t>
        </w:r>
      </w:ins>
      <w:ins w:id="82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830" w:author="PR Preview" w:date="2026-01-01T00:00:00Z">
        <w:r>
          <w:t xml:space="preserve">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834" w:author="PR Preview" w:date="2026-01-01T00:00:00Z">
        <w:r>
          <w:t xml:space="preserve">.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So the bound</w:t>
        </w:r>
      </w:ins>
      <w:ins w:id="83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strict.</w:t>
        </w:r>
      </w:ins>
    </w:p>
    <w:bookmarkEnd w:id="38"/>
    <w:bookmarkStart w:id="39" w:name="def-direct-sum"/>
    <w:p>
      <w:pPr>
        <w:pStyle w:val="FirstParagraph"/>
      </w:pPr>
      <w:ins w:id="840" w:author="PR Preview" w:date="2026-01-01T00:00:00Z">
        <w:r>
          <w:rPr>
            <w:b/>
            <w:bCs/>
          </w:rPr>
          <w:t xml:space="preserve">Definition 2 (Direct sum)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Let</w:t>
        </w:r>
      </w:ins>
      <w:ins w:id="8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844" w:author="PR Preview" w:date="2026-01-01T00:00:00Z">
        <w:r>
          <w:t xml:space="preserve">,</w:t>
        </w:r>
      </w:ins>
      <w:ins w:id="8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and</w:t>
        </w:r>
      </w:ins>
      <w:ins w:id="8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be subspaces of</w:t>
        </w:r>
      </w:ins>
      <w:ins w:id="8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2" w:author="PR Preview" w:date="2026-01-01T00:00:00Z">
        <w:r>
          <w:t xml:space="preserve">.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are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rPr>
            <w:b/>
            <w:bCs/>
          </w:rPr>
          <w:t xml:space="preserve">complementary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</w:t>
        </w:r>
      </w:ins>
      <w:ins w:id="8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ins w:id="866" w:author="PR Preview" w:date="2026-01-01T00:00:00Z">
        <w:r>
          <w:t xml:space="preserve">(</w:t>
        </w:r>
      </w:ins>
      <w:hyperlink w:anchor="def-subspace-sum">
        <w:ins w:id="86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68" w:author="PR Preview" w:date="2026-01-01T00:00:00Z">
        <w:r>
          <w:t xml:space="preserve">).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Then</w:t>
        </w:r>
      </w:ins>
      <w:ins w:id="8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the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rPr>
            <w:b/>
            <w:bCs/>
          </w:rPr>
          <w:t xml:space="preserve">direct sum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of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882" w:author="PR Preview" w:date="2026-01-01T00:00:00Z">
        <w:r>
          <w:t xml:space="preserve">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written</w:t>
        </w:r>
      </w:ins>
      <w:ins w:id="8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886" w:author="PR Preview" w:date="2026-01-01T00:00:00Z">
        <w:r>
          <w:t xml:space="preserve">.</w:t>
        </w:r>
      </w:ins>
    </w:p>
    <w:bookmarkEnd w:id="39"/>
    <w:bookmarkStart w:id="40" w:name="exm-direct-sum"/>
    <w:p>
      <w:pPr>
        <w:pStyle w:val="BodyText"/>
      </w:pPr>
      <w:ins w:id="887" w:author="PR Preview" w:date="2026-01-01T00:00:00Z">
        <w:r>
          <w:rPr>
            <w:b/>
            <w:bCs/>
          </w:rPr>
          <w:t xml:space="preserve">Example 7 (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8" w:author="PR Preview" w:date="2026-01-01T00:00:00Z">
        <w:r>
          <w:rPr>
            <w:b/>
            <w:bCs/>
          </w:rPr>
          <w:t xml:space="preserve"> </w:t>
        </w:r>
      </w:ins>
      <w:ins w:id="889" w:author="PR Preview" w:date="2026-01-01T00:00:00Z">
        <w:r>
          <w:rPr>
            <w:b/>
            <w:bCs/>
          </w:rPr>
          <w:t xml:space="preserve">is a plane plus a line)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Let</w:t>
        </w:r>
      </w:ins>
      <w:ins w:id="8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893" w:author="PR Preview" w:date="2026-01-01T00:00:00Z">
        <w:r>
          <w:t xml:space="preserve">, the plane</w:t>
        </w:r>
      </w:ins>
      <w:ins w:id="89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899" w:author="PR Preview" w:date="2026-01-01T00:00:00Z">
        <w:r>
          <w:t xml:space="preserve">, the</w:t>
        </w:r>
      </w:ins>
      <w:ins w:id="900" w:author="PR Preview" w:date="2026-01-01T00:00:00Z">
        <w:r>
          <w:t xml:space="preserve"> </w:t>
        </w:r>
      </w:ins>
      <m:oMath>
        <m:r>
          <m:t>z</m:t>
        </m:r>
      </m:oMath>
      <w:ins w:id="901" w:author="PR Preview" w:date="2026-01-01T00:00:00Z">
        <w:r>
          <w:t xml:space="preserve">-axis.</w:t>
        </w:r>
      </w:ins>
    </w:p>
    <w:p>
      <w:pPr>
        <w:pStyle w:val="Compact"/>
        <w:numPr>
          <w:ilvl w:val="0"/>
          <w:numId w:val="1004"/>
        </w:numPr>
      </w:pPr>
      <w:ins w:id="902" w:author="PR Preview" w:date="2026-01-01T00:00:00Z">
        <w:r>
          <w:rPr>
            <w:b/>
            <w:bCs/>
          </w:rPr>
          <w:t xml:space="preserve">Sum: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any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is</w:t>
        </w:r>
      </w:ins>
      <w:ins w:id="9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ins w:id="909" w:author="PR Preview" w:date="2026-01-01T00:00:00Z">
        <w:r>
          <w:t xml:space="preserve">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so</w:t>
        </w:r>
      </w:ins>
      <w:ins w:id="9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914" w:author="PR Preview" w:date="2026-01-01T00:00:00Z">
        <w:r>
          <w:rPr>
            <w:b/>
            <w:bCs/>
          </w:rPr>
          <w:t xml:space="preserve">Intersection: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 vector in both has third entry</w:t>
        </w:r>
      </w:ins>
      <w:ins w:id="917" w:author="PR Preview" w:date="2026-01-01T00:00:00Z">
        <w:r>
          <w:t xml:space="preserve"> </w:t>
        </w:r>
      </w:ins>
      <m:oMath>
        <m:r>
          <m:t>0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 first and second entries</w:t>
        </w:r>
      </w:ins>
      <w:ins w:id="920" w:author="PR Preview" w:date="2026-01-01T00:00:00Z">
        <w:r>
          <w:t xml:space="preserve"> </w:t>
        </w:r>
      </w:ins>
      <m:oMath>
        <m:r>
          <m:t>0</m:t>
        </m:r>
      </m:oMath>
      <w:ins w:id="921" w:author="PR Preview" w:date="2026-01-01T00:00:00Z">
        <w:r>
          <w:t xml:space="preserve">,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so</w:t>
        </w:r>
      </w:ins>
      <w:ins w:id="9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925" w:author="PR Preview" w:date="2026-01-01T00:00:00Z">
        <w:r>
          <w:t xml:space="preserve">.</w:t>
        </w:r>
      </w:ins>
    </w:p>
    <w:p>
      <w:pPr>
        <w:pStyle w:val="FirstParagraph"/>
      </w:pPr>
      <w:ins w:id="926" w:author="PR Preview" w:date="2026-01-01T00:00:00Z">
        <w:r>
          <w:t xml:space="preserve">So</w:t>
        </w:r>
      </w:ins>
      <w:ins w:id="9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28" w:author="PR Preview" w:date="2026-01-01T00:00:00Z">
        <w:r>
          <w:t xml:space="preserve">.</w:t>
        </w:r>
      </w:ins>
    </w:p>
    <w:bookmarkEnd w:id="40"/>
    <w:bookmarkStart w:id="41" w:name="exm-not-direct-sum"/>
    <w:p>
      <w:pPr>
        <w:pStyle w:val="BodyText"/>
      </w:pPr>
      <w:ins w:id="929" w:author="PR Preview" w:date="2026-01-01T00:00:00Z">
        <w:r>
          <w:rPr>
            <w:b/>
            <w:bCs/>
          </w:rPr>
          <w:t xml:space="preserve">Example 8 (Two planes that sum to</w:t>
        </w:r>
      </w:ins>
      <w:ins w:id="93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31" w:author="PR Preview" w:date="2026-01-01T00:00:00Z">
        <w:r>
          <w:rPr>
            <w:b/>
            <w:bCs/>
          </w:rPr>
          <w:t xml:space="preserve"> </w:t>
        </w:r>
      </w:ins>
      <w:ins w:id="932" w:author="PR Preview" w:date="2026-01-01T00:00:00Z">
        <w:r>
          <w:rPr>
            <w:b/>
            <w:bCs/>
          </w:rPr>
          <w:t xml:space="preserve">but not directly)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The planes</w:t>
        </w:r>
      </w:ins>
      <w:ins w:id="93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and</w:t>
        </w:r>
      </w:ins>
      <w:ins w:id="9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sum to</w:t>
        </w:r>
      </w:ins>
      <w:ins w:id="94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(</w:t>
        </w:r>
      </w:ins>
      <w:hyperlink w:anchor="exm-sum-intersection-subspace">
        <w:ins w:id="94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45" w:author="PR Preview" w:date="2026-01-01T00:00:00Z">
        <w:r>
          <w:t xml:space="preserve">),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but they share the</w:t>
        </w:r>
      </w:ins>
      <w:ins w:id="948" w:author="PR Preview" w:date="2026-01-01T00:00:00Z">
        <w:r>
          <w:t xml:space="preserve"> </w:t>
        </w:r>
      </w:ins>
      <m:oMath>
        <m:r>
          <m:t>y</m:t>
        </m:r>
      </m:oMath>
      <w:ins w:id="949" w:author="PR Preview" w:date="2026-01-01T00:00:00Z">
        <w:r>
          <w:t xml:space="preserve">-axis,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so they are not complementary,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and</w:t>
        </w:r>
      </w:ins>
      <w:ins w:id="9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is not their direct sum.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The shared line shows up as more than one way to split a vector: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59" w:author="PR Preview" w:date="2026-01-01T00:00:00Z">
        <w:r>
          <w:t xml:space="preserve">with the first term in the plane</w:t>
        </w:r>
      </w:ins>
      <w:ins w:id="96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 the second in the plane</w:t>
        </w:r>
      </w:ins>
      <w:ins w:id="9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both times.</w:t>
        </w:r>
      </w:ins>
    </w:p>
    <w:bookmarkEnd w:id="41"/>
    <w:bookmarkStart w:id="42" w:name="thm-direct-sum-equiv"/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Theorem 4 (Three ways to recognize a direct sum)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Let</w:t>
        </w:r>
      </w:ins>
      <w:ins w:id="9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</w:t>
        </w:r>
      </w:ins>
      <w:ins w:id="9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be subspaces of</w:t>
        </w:r>
      </w:ins>
      <w:ins w:id="9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and let</w:t>
        </w:r>
      </w:ins>
      <w:ins w:id="9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80" w:author="PR Preview" w:date="2026-01-01T00:00:00Z">
        <w:r>
          <w:t xml:space="preserve">.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(</w:t>
        </w:r>
      </w:ins>
      <w:hyperlink w:anchor="def-direct-sum">
        <w:ins w:id="98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8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98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988" w:author="PR Preview" w:date="2026-01-01T00:00:00Z">
        <w:r>
          <w:t xml:space="preserve">Every</w:t>
        </w:r>
      </w:ins>
      <w:ins w:id="9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can be written as</w:t>
        </w:r>
      </w:ins>
      <w:ins w:id="9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with</w:t>
        </w:r>
      </w:ins>
      <w:ins w:id="9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</w:t>
        </w:r>
      </w:ins>
      <w:ins w:id="9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in only one way.</w:t>
        </w:r>
      </w:ins>
    </w:p>
    <w:bookmarkEnd w:id="42"/>
    <w:p>
      <w:pPr>
        <w:pStyle w:val="FirstParagraph"/>
      </w:pPr>
      <w:ins w:id="1001" w:author="PR Preview" w:date="2026-01-01T00:00:00Z">
        <w:r>
          <w:rPr>
            <w:i/>
            <w:iCs/>
          </w:rPr>
          <w:t xml:space="preserve">Proof</w:t>
        </w:r>
      </w:ins>
      <w:ins w:id="1002" w:author="PR Preview" w:date="2026-01-01T00:00:00Z">
        <w:r>
          <w:t xml:space="preserve">. </w:t>
        </w:r>
      </w:ins>
      <w:ins w:id="1003" w:author="PR Preview" w:date="2026-01-01T00:00:00Z">
        <w:r>
          <w:t xml:space="preserve">Since</w:t>
        </w:r>
      </w:ins>
      <w:ins w:id="10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given,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statement 1 says exactly that</w:t>
        </w:r>
      </w:ins>
      <w:ins w:id="10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010" w:author="PR Preview" w:date="2026-01-01T00:00:00Z">
        <w:r>
          <w:t xml:space="preserve">.</w:t>
        </w:r>
      </w:ins>
    </w:p>
    <w:p>
      <w:pPr>
        <w:pStyle w:val="BodyText"/>
      </w:pPr>
      <w:ins w:id="1011" w:author="PR Preview" w:date="2026-01-01T00:00:00Z">
        <w:r>
          <w:rPr>
            <w:b/>
            <w:bCs/>
          </w:rPr>
          <w:t xml:space="preserve">1 and 2 are equivalent.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By</w:t>
        </w:r>
      </w:ins>
      <w:ins w:id="1014" w:author="PR Preview" w:date="2026-01-01T00:00:00Z">
        <w:r>
          <w:t xml:space="preserve"> </w:t>
        </w:r>
      </w:ins>
      <w:hyperlink w:anchor="cor-dim-subadditive">
        <w:ins w:id="101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exactly when</w:t>
        </w:r>
      </w:ins>
      <w:ins w:id="10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021" w:author="PR Preview" w:date="2026-01-01T00:00:00Z">
        <w:r>
          <w:t xml:space="preserve">.</w:t>
        </w:r>
      </w:ins>
    </w:p>
    <w:p>
      <w:pPr>
        <w:pStyle w:val="BodyText"/>
      </w:pPr>
      <w:ins w:id="1022" w:author="PR Preview" w:date="2026-01-01T00:00:00Z">
        <w:r>
          <w:rPr>
            <w:b/>
            <w:bCs/>
          </w:rPr>
          <w:t xml:space="preserve">1 implies 3.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Every</w:t>
        </w:r>
      </w:ins>
      <w:ins w:id="10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has at least one such expression,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because</w:t>
        </w:r>
      </w:ins>
      <w:ins w:id="10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31" w:author="PR Preview" w:date="2026-01-01T00:00:00Z">
        <w:r>
          <w:t xml:space="preserve">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Suppose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34" w:author="PR Preview" w:date="2026-01-01T00:00:00Z">
        <w:r>
          <w:t xml:space="preserve">with</w:t>
        </w:r>
      </w:ins>
      <w:ins w:id="10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and</w:t>
        </w:r>
      </w:ins>
      <w:ins w:id="10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39" w:author="PR Preview" w:date="2026-01-01T00:00:00Z">
        <w:r>
          <w:t xml:space="preserve">.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42" w:author="PR Preview" w:date="2026-01-01T00:00:00Z">
        <w:r>
          <w:t xml:space="preserve">The left side is in</w:t>
        </w:r>
      </w:ins>
      <w:ins w:id="10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 the right side is in</w:t>
        </w:r>
      </w:ins>
      <w:ins w:id="10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47" w:author="PR Preview" w:date="2026-01-01T00:00:00Z">
        <w:r>
          <w:t xml:space="preserve">,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because each subspace is closed under addition and scalar multiplication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(the difference is</w:t>
        </w:r>
      </w:ins>
      <w:ins w:id="10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1053" w:author="PR Preview" w:date="2026-01-01T00:00:00Z">
        <w:r>
          <w:t xml:space="preserve">).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So both sides are in</w:t>
        </w:r>
      </w:ins>
      <w:ins w:id="10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057" w:author="PR Preview" w:date="2026-01-01T00:00:00Z">
        <w:r>
          <w:t xml:space="preserve">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which gives</w:t>
        </w:r>
      </w:ins>
      <w:ins w:id="106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and</w:t>
        </w:r>
      </w:ins>
      <w:ins w:id="10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1064" w:author="PR Preview" w:date="2026-01-01T00:00:00Z">
        <w:r>
          <w:t xml:space="preserve">.</w:t>
        </w:r>
      </w:ins>
    </w:p>
    <w:p>
      <w:pPr>
        <w:pStyle w:val="BodyText"/>
      </w:pPr>
      <w:ins w:id="1065" w:author="PR Preview" w:date="2026-01-01T00:00:00Z">
        <w:r>
          <w:rPr>
            <w:b/>
            <w:bCs/>
          </w:rPr>
          <w:t xml:space="preserve">3 implies 1.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Take any</w:t>
        </w:r>
      </w:ins>
      <w:ins w:id="10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69" w:author="PR Preview" w:date="2026-01-01T00:00:00Z">
        <w:r>
          <w:t xml:space="preserve">.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Then</w:t>
        </w:r>
      </w:ins>
      <w:ins w:id="10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1073" w:author="PR Preview" w:date="2026-01-01T00:00:00Z">
        <w:r>
          <w:t xml:space="preserve">, with</w:t>
        </w:r>
      </w:ins>
      <w:ins w:id="10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and</w:t>
        </w:r>
      </w:ins>
      <w:ins w:id="10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78" w:author="PR Preview" w:date="2026-01-01T00:00:00Z">
        <w:r>
          <w:t xml:space="preserve">,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</w:t>
        </w:r>
      </w:ins>
      <w:ins w:id="10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ins w:id="1082" w:author="PR Preview" w:date="2026-01-01T00:00:00Z">
        <w:r>
          <w:t xml:space="preserve">, with</w:t>
        </w:r>
      </w:ins>
      <w:ins w:id="10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and</w:t>
        </w:r>
      </w:ins>
      <w:ins w:id="10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(</w:t>
        </w:r>
      </w:ins>
      <w:hyperlink r:id="rId19">
        <w:ins w:id="1089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090" w:author="PR Preview" w:date="2026-01-01T00:00:00Z">
        <w:r>
          <w:t xml:space="preserve">).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By statement 3 these two expressions are the same,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so</w:t>
        </w:r>
      </w:ins>
      <w:ins w:id="10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096" w:author="PR Preview" w:date="2026-01-01T00:00:00Z">
        <w:r>
          <w:t xml:space="preserve">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and</w:t>
        </w:r>
      </w:ins>
      <w:ins w:id="10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100" w:author="PR Preview" w:date="2026-01-01T00:00:00Z">
        <w:r>
          <w:t xml:space="preserve">.</w:t>
        </w:r>
      </w:ins>
    </w:p>
    <w:bookmarkStart w:id="43" w:name="exm-direct-sum-equiv"/>
    <w:p>
      <w:pPr>
        <w:pStyle w:val="BodyText"/>
      </w:pPr>
      <w:ins w:id="1101" w:author="PR Preview" w:date="2026-01-01T00:00:00Z">
        <w:r>
          <w:rPr>
            <w:b/>
            <w:bCs/>
          </w:rPr>
          <w:t xml:space="preserve">Example 9 (Checking the three statements)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For the plane</w:t>
        </w:r>
      </w:ins>
      <w:ins w:id="110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the</w:t>
        </w:r>
      </w:ins>
      <w:ins w:id="1107" w:author="PR Preview" w:date="2026-01-01T00:00:00Z">
        <w:r>
          <w:t xml:space="preserve"> </w:t>
        </w:r>
      </w:ins>
      <m:oMath>
        <m:r>
          <m:t>z</m:t>
        </m:r>
      </m:oMath>
      <w:ins w:id="1108" w:author="PR Preview" w:date="2026-01-01T00:00:00Z">
        <w:r>
          <w:t xml:space="preserve">-axis in</w:t>
        </w:r>
      </w:ins>
      <w:ins w:id="1109" w:author="PR Preview" w:date="2026-01-01T00:00:00Z">
        <w:r>
          <w:t xml:space="preserve"> </w:t>
        </w:r>
      </w:ins>
      <w:hyperlink w:anchor="exm-direct-sum">
        <w:ins w:id="111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111" w:author="PR Preview" w:date="2026-01-01T00:00:00Z">
        <w:r>
          <w:t xml:space="preserve">:</w:t>
        </w:r>
      </w:ins>
    </w:p>
    <w:p>
      <w:pPr>
        <w:numPr>
          <w:ilvl w:val="0"/>
          <w:numId w:val="1006"/>
        </w:numPr>
      </w:pPr>
      <w:ins w:id="1112" w:author="PR Preview" w:date="2026-01-01T00:00:00Z">
        <w:r>
          <w:t xml:space="preserve">the dimensions add up: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13" w:author="PR Preview" w:date="2026-01-01T00:00:00Z">
        <w:r>
          <w:t xml:space="preserve">since the plane has dimension</w:t>
        </w:r>
      </w:ins>
      <w:ins w:id="1114" w:author="PR Preview" w:date="2026-01-01T00:00:00Z">
        <w:r>
          <w:t xml:space="preserve"> </w:t>
        </w:r>
      </w:ins>
      <m:oMath>
        <m:r>
          <m:t>2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(</w:t>
        </w:r>
      </w:ins>
      <w:hyperlink r:id="rId26">
        <w:ins w:id="111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118" w:author="PR Preview" w:date="2026-01-01T00:00:00Z">
        <w:r>
          <w:t xml:space="preserve">),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the</w:t>
        </w:r>
      </w:ins>
      <w:ins w:id="1121" w:author="PR Preview" w:date="2026-01-01T00:00:00Z">
        <w:r>
          <w:t xml:space="preserve"> </w:t>
        </w:r>
      </w:ins>
      <m:oMath>
        <m:r>
          <m:t>z</m:t>
        </m:r>
      </m:oMath>
      <w:ins w:id="1122" w:author="PR Preview" w:date="2026-01-01T00:00:00Z">
        <w:r>
          <w:t xml:space="preserve">-axis has the single nonzero vector</w:t>
        </w:r>
      </w:ins>
      <w:ins w:id="11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as a basis,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and</w:t>
        </w:r>
      </w:ins>
      <w:ins w:id="112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(</w:t>
        </w:r>
      </w:ins>
      <w:hyperlink r:id="rId26">
        <w:ins w:id="113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132" w:author="PR Preview" w:date="2026-01-01T00:00:00Z">
        <w:r>
          <w:t xml:space="preserve">);</w:t>
        </w:r>
      </w:ins>
    </w:p>
    <w:p>
      <w:pPr>
        <w:numPr>
          <w:ilvl w:val="0"/>
          <w:numId w:val="1006"/>
        </w:numPr>
      </w:pPr>
      <w:ins w:id="1133" w:author="PR Preview" w:date="2026-01-01T00:00:00Z">
        <w:r>
          <w:t xml:space="preserve">the split is unique: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134" w:author="PR Preview" w:date="2026-01-01T00:00:00Z">
        <w:r>
          <w:t xml:space="preserve">then</w:t>
        </w:r>
      </w:ins>
      <w:ins w:id="1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1136" w:author="PR Preview" w:date="2026-01-01T00:00:00Z">
        <w:r>
          <w:t xml:space="preserve">,</w:t>
        </w:r>
      </w:ins>
      <w:ins w:id="11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y</m:t>
        </m:r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and</w:t>
        </w:r>
      </w:ins>
      <w:ins w:id="11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z</m:t>
        </m:r>
      </m:oMath>
      <w:ins w:id="1141" w:author="PR Preview" w:date="2026-01-01T00:00:00Z">
        <w:r>
          <w:t xml:space="preserve">.</w:t>
        </w:r>
      </w:ins>
    </w:p>
    <w:p>
      <w:pPr>
        <w:pStyle w:val="FirstParagraph"/>
      </w:pPr>
      <w:ins w:id="1142" w:author="PR Preview" w:date="2026-01-01T00:00:00Z">
        <w:r>
          <w:t xml:space="preserve">For the planes</w:t>
        </w:r>
      </w:ins>
      <w:ins w:id="114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and</w:t>
        </w:r>
      </w:ins>
      <w:ins w:id="11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in</w:t>
        </w:r>
      </w:ins>
      <w:ins w:id="1149" w:author="PR Preview" w:date="2026-01-01T00:00:00Z">
        <w:r>
          <w:t xml:space="preserve"> </w:t>
        </w:r>
      </w:ins>
      <w:hyperlink w:anchor="exm-not-direct-sum">
        <w:ins w:id="115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both statements fail: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54" w:author="PR Preview" w:date="2026-01-01T00:00:00Z">
        <w:r>
          <w:t xml:space="preserve">(</w:t>
        </w:r>
      </w:ins>
      <w:hyperlink w:anchor="exm-dim-sum">
        <w:ins w:id="115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56" w:author="PR Preview" w:date="2026-01-01T00:00:00Z">
        <w:r>
          <w:t xml:space="preserve">),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and</w:t>
        </w:r>
      </w:ins>
      <w:ins w:id="11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splits in two ways.</w:t>
        </w:r>
      </w:ins>
    </w:p>
    <w:bookmarkEnd w:id="43"/>
    <w:bookmarkStart w:id="44" w:name="def-projection"/>
    <w:p>
      <w:pPr>
        <w:pStyle w:val="BodyText"/>
      </w:pPr>
      <w:ins w:id="1162" w:author="PR Preview" w:date="2026-01-01T00:00:00Z">
        <w:r>
          <w:rPr>
            <w:b/>
            <w:bCs/>
          </w:rPr>
          <w:t xml:space="preserve">Definition 3 (Projection onto a subspace along a complement)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Let</w:t>
        </w:r>
      </w:ins>
      <w:ins w:id="11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and</w:t>
        </w:r>
      </w:ins>
      <w:ins w:id="1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be subspaces of</w:t>
        </w:r>
      </w:ins>
      <w:ins w:id="1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with</w:t>
        </w:r>
      </w:ins>
      <w:ins w:id="11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(</w:t>
        </w:r>
      </w:ins>
      <w:hyperlink w:anchor="def-direct-sum">
        <w:ins w:id="117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78" w:author="PR Preview" w:date="2026-01-01T00:00:00Z">
        <w:r>
          <w:t xml:space="preserve">),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let</w:t>
        </w:r>
      </w:ins>
      <w:ins w:id="11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82" w:author="PR Preview" w:date="2026-01-01T00:00:00Z">
        <w:r>
          <w:t xml:space="preserve">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By</w:t>
        </w:r>
      </w:ins>
      <w:ins w:id="1185" w:author="PR Preview" w:date="2026-01-01T00:00:00Z">
        <w:r>
          <w:t xml:space="preserve"> </w:t>
        </w:r>
      </w:ins>
      <w:hyperlink w:anchor="thm-direct-sum-equiv">
        <w:ins w:id="118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for exactly one</w:t>
        </w:r>
      </w:ins>
      <w:ins w:id="11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and</w:t>
        </w:r>
      </w:ins>
      <w:ins w:id="11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1195" w:author="PR Preview" w:date="2026-01-01T00:00:00Z">
        <w:r>
          <w:t xml:space="preserve">.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The vector</w:t>
        </w:r>
      </w:ins>
      <w:ins w:id="11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is the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rPr>
            <w:b/>
            <w:bCs/>
          </w:rPr>
          <w:t xml:space="preserve">projection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of</w:t>
        </w:r>
      </w:ins>
      <w:ins w:id="12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onto</w:t>
        </w:r>
      </w:ins>
      <w:ins w:id="12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along</w:t>
        </w:r>
      </w:ins>
      <w:ins w:id="12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(Banerjee and Roy 2014, Definition 6.3, p. 163)</w:t>
        </w:r>
      </w:ins>
      <w:ins w:id="1214" w:author="PR Preview" w:date="2026-01-01T00:00:00Z">
        <w:r>
          <w:t xml:space="preserve">.</w:t>
        </w:r>
      </w:ins>
    </w:p>
    <w:bookmarkEnd w:id="44"/>
    <w:bookmarkStart w:id="45" w:name="exm-projection"/>
    <w:p>
      <w:pPr>
        <w:pStyle w:val="BodyText"/>
      </w:pPr>
      <w:ins w:id="1215" w:author="PR Preview" w:date="2026-01-01T00:00:00Z">
        <w:r>
          <w:rPr>
            <w:b/>
            <w:bCs/>
          </w:rPr>
          <w:t xml:space="preserve">Example 10 (The projection depends on the complement)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Let</w:t>
        </w:r>
      </w:ins>
      <w:ins w:id="12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19" w:author="PR Preview" w:date="2026-01-01T00:00:00Z">
        <w:r>
          <w:t xml:space="preserve">, the horizontal axis in</w:t>
        </w:r>
      </w:ins>
      <w:ins w:id="12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21" w:author="PR Preview" w:date="2026-01-01T00:00:00Z">
        <w:r>
          <w:t xml:space="preserve">,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and let</w:t>
        </w:r>
      </w:ins>
      <w:ins w:id="12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2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1226" w:author="PR Preview" w:date="2026-01-01T00:00:00Z">
        <w:r>
          <w:rPr>
            <w:b/>
            <w:bCs/>
          </w:rPr>
          <w:t xml:space="preserve">Along</w:t>
        </w:r>
      </w:ins>
      <w:ins w:id="1227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28" w:author="PR Preview" w:date="2026-01-01T00:00:00Z">
        <w:r>
          <w:rPr>
            <w:b/>
            <w:bCs/>
          </w:rPr>
          <w:t xml:space="preserve">:</w:t>
        </w:r>
      </w:ins>
      <w:ins w:id="12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with</w:t>
        </w:r>
      </w:ins>
      <w:ins w:id="12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and</w:t>
        </w:r>
      </w:ins>
      <w:ins w:id="12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so the projection of</w:t>
        </w:r>
      </w:ins>
      <w:ins w:id="12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onto</w:t>
        </w:r>
      </w:ins>
      <w:ins w:id="12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along</w:t>
        </w:r>
      </w:ins>
      <w:ins w:id="12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is</w:t>
        </w:r>
      </w:ins>
      <w:ins w:id="1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1251" w:author="PR Preview" w:date="2026-01-01T00:00:00Z">
        <w:r>
          <w:rPr>
            <w:b/>
            <w:bCs/>
          </w:rPr>
          <w:t xml:space="preserve">Along</w:t>
        </w:r>
      </w:ins>
      <w:ins w:id="1252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53" w:author="PR Preview" w:date="2026-01-01T00:00:00Z">
        <w:r>
          <w:rPr>
            <w:b/>
            <w:bCs/>
          </w:rPr>
          <w:t xml:space="preserve">:</w:t>
        </w:r>
      </w:ins>
      <w:ins w:id="12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55" w:author="PR Preview" w:date="2026-01-01T00:00:00Z">
        <w:r>
          <w:t xml:space="preserve">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with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and</w:t>
        </w:r>
      </w:ins>
      <w:ins w:id="12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262" w:author="PR Preview" w:date="2026-01-01T00:00:00Z">
        <w:r>
          <w:t xml:space="preserve">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so the projection of</w:t>
        </w:r>
      </w:ins>
      <w:ins w:id="12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onto</w:t>
        </w:r>
      </w:ins>
      <w:ins w:id="1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along</w:t>
        </w:r>
      </w:ins>
      <w:ins w:id="12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is</w:t>
        </w:r>
      </w:ins>
      <w:ins w:id="12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75" w:author="PR Preview" w:date="2026-01-01T00:00:00Z">
        <w:r>
          <w:t xml:space="preserve">.</w:t>
        </w:r>
      </w:ins>
    </w:p>
    <w:p>
      <w:pPr>
        <w:pStyle w:val="FirstParagraph"/>
      </w:pPr>
      <w:ins w:id="1276" w:author="PR Preview" w:date="2026-01-01T00:00:00Z">
        <w:r>
          <w:t xml:space="preserve">Each of</w:t>
        </w:r>
      </w:ins>
      <w:ins w:id="12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is a line that meets</w:t>
        </w:r>
      </w:ins>
      <w:ins w:id="12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only at</w:t>
        </w:r>
      </w:ins>
      <w:ins w:id="12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287" w:author="PR Preview" w:date="2026-01-01T00:00:00Z">
        <w:r>
          <w:t xml:space="preserve">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ins w:id="1290" w:author="PR Preview" w:date="2026-01-01T00:00:00Z">
        <w:r>
          <w:t xml:space="preserve">(</w:t>
        </w:r>
      </w:ins>
      <w:hyperlink w:anchor="def-direct-sum">
        <w:ins w:id="12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w:hyperlink w:anchor="thm-direct-sum-equiv">
        <w:ins w:id="129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295" w:author="PR Preview" w:date="2026-01-01T00:00:00Z">
        <w:r>
          <w:t xml:space="preserve">).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The same vector has a different projection onto the same subspace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when the complement changes.</w:t>
        </w:r>
      </w:ins>
    </w:p>
    <w:bookmarkEnd w:id="45"/>
    <w:bookmarkEnd w:id="46"/>
    <w:bookmarkStart w:id="70" w:name="sec-orthogonal-complements"/>
    <w:p>
      <w:pPr>
        <w:pStyle w:val="Heading2"/>
      </w:pPr>
      <w:ins w:id="1300" w:author="PR Preview" w:date="2026-01-01T00:00:00Z">
        <w:r>
          <w:t xml:space="preserve">2 Orthogonal complements</w:t>
        </w:r>
      </w:ins>
    </w:p>
    <w:bookmarkStart w:id="47" w:name="thm-dot-linear"/>
    <w:p>
      <w:pPr>
        <w:pStyle w:val="FirstParagraph"/>
      </w:pPr>
      <w:ins w:id="1301" w:author="PR Preview" w:date="2026-01-01T00:00:00Z">
        <w:r>
          <w:rPr>
            <w:b/>
            <w:bCs/>
          </w:rPr>
          <w:t xml:space="preserve">Theorem 5 (The dot product is linear in each slot)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For vectors</w:t>
        </w:r>
      </w:ins>
      <w:ins w:id="13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 numbers</w:t>
        </w:r>
      </w:ins>
      <w:ins w:id="13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3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30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ins w:id="1310" w:author="PR Preview" w:date="2026-01-01T00:00:00Z">
        <w:r>
          <w:rPr>
            <w:i/>
            <w:iCs/>
          </w:rPr>
          <w:t xml:space="preserve">Proof</w:t>
        </w:r>
      </w:ins>
      <w:ins w:id="1311" w:author="PR Preview" w:date="2026-01-01T00:00:00Z">
        <w:r>
          <w:t xml:space="preserve">. </w:t>
        </w:r>
      </w:ins>
      <w:ins w:id="1312" w:author="PR Preview" w:date="2026-01-01T00:00:00Z">
        <w:r>
          <w:rPr>
            <w:b/>
            <w:bCs/>
          </w:rPr>
          <w:t xml:space="preserve">Second slot.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13" w:author="PR Preview" w:date="2026-01-01T00:00:00Z">
        <w:r>
          <w:rPr>
            <w:b/>
            <w:bCs/>
          </w:rPr>
          <w:t xml:space="preserve">First slot.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ins w:id="1314" w:author="PR Preview" w:date="2026-01-01T00:00:00Z">
        <w:r>
          <w:t xml:space="preserve">Two special cases are used often.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the theorem gives</w:t>
        </w:r>
      </w:ins>
      <w:ins w:id="13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ins w:id="1323" w:author="PR Preview" w:date="2026-01-01T00:00:00Z">
        <w:r>
          <w:t xml:space="preserve">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With</w:t>
        </w:r>
      </w:ins>
      <w:ins w:id="13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and</w:t>
        </w:r>
      </w:ins>
      <w:ins w:id="13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330" w:author="PR Preview" w:date="2026-01-01T00:00:00Z">
        <w:r>
          <w:t xml:space="preserve">, and</w:t>
        </w:r>
      </w:ins>
      <w:ins w:id="1331" w:author="PR Preview" w:date="2026-01-01T00:00:00Z">
        <w:r>
          <w:t xml:space="preserve"> </w:t>
        </w:r>
      </w:ins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it gives</w:t>
        </w:r>
      </w:ins>
      <w:ins w:id="13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ins w:id="1336" w:author="PR Preview" w:date="2026-01-01T00:00:00Z">
        <w:r>
          <w:t xml:space="preserve">,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and likewise in the first slot.</w:t>
        </w:r>
      </w:ins>
    </w:p>
    <w:bookmarkStart w:id="48" w:name="exm-dot-linear"/>
    <w:p>
      <w:pPr>
        <w:pStyle w:val="BodyText"/>
      </w:pPr>
      <w:ins w:id="1339" w:author="PR Preview" w:date="2026-01-01T00:00:00Z">
        <w:r>
          <w:rPr>
            <w:b/>
            <w:bCs/>
          </w:rPr>
          <w:t xml:space="preserve">Example 11 (Splitting a dot product)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Let</w:t>
        </w:r>
      </w:ins>
      <w:ins w:id="13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43" w:author="PR Preview" w:date="2026-01-01T00:00:00Z">
        <w:r>
          <w:t xml:space="preserve">,</w:t>
        </w:r>
      </w:ins>
      <w:ins w:id="13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45" w:author="PR Preview" w:date="2026-01-01T00:00:00Z">
        <w:r>
          <w:t xml:space="preserve">,</w:t>
        </w:r>
      </w:ins>
      <w:ins w:id="13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47" w:author="PR Preview" w:date="2026-01-01T00:00:00Z">
        <w:r>
          <w:t xml:space="preserve">,</w:t>
        </w:r>
      </w:ins>
      <w:ins w:id="13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and</w:t>
        </w:r>
      </w:ins>
      <w:ins w:id="13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52" w:author="PR Preview" w:date="2026-01-01T00:00:00Z">
        <w:r>
          <w:t xml:space="preserve">.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Directly,</w:t>
        </w:r>
      </w:ins>
      <w:ins w:id="1355" w:author="PR Preview" w:date="2026-01-01T00:00:00Z">
        <w:r>
          <w:t xml:space="preserve"> </w:t>
        </w:r>
      </w:ins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58" w:author="PR Preview" w:date="2026-01-01T00:00:00Z">
        <w:r>
          <w:t xml:space="preserve">By</w:t>
        </w:r>
      </w:ins>
      <w:ins w:id="1359" w:author="PR Preview" w:date="2026-01-01T00:00:00Z">
        <w:r>
          <w:t xml:space="preserve"> </w:t>
        </w:r>
      </w:ins>
      <w:hyperlink w:anchor="thm-dot-linear">
        <w:ins w:id="136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6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362" w:author="PR Preview" w:date="2026-01-01T00:00:00Z">
        <w:r>
          <w:t xml:space="preserve">the same number.</w:t>
        </w:r>
      </w:ins>
    </w:p>
    <w:bookmarkEnd w:id="48"/>
    <w:bookmarkStart w:id="50" w:name="def-orthogonal-complement"/>
    <w:p>
      <w:pPr>
        <w:pStyle w:val="BodyText"/>
      </w:pPr>
      <w:ins w:id="1363" w:author="PR Preview" w:date="2026-01-01T00:00:00Z">
        <w:r>
          <w:rPr>
            <w:b/>
            <w:bCs/>
          </w:rPr>
          <w:t xml:space="preserve">Definition 4 (Orthogonal complement)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The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rPr>
            <w:b/>
            <w:bCs/>
          </w:rPr>
          <w:t xml:space="preserve">orthogonal complement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of a set</w:t>
        </w:r>
      </w:ins>
      <w:ins w:id="13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of vectors in</w:t>
        </w:r>
      </w:ins>
      <w:ins w:id="13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is the set of vectors orthogonal (</w:t>
        </w:r>
      </w:ins>
      <w:hyperlink r:id="rId49">
        <w:ins w:id="1376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377" w:author="PR Preview" w:date="2026-01-01T00:00:00Z">
        <w:r>
          <w:t xml:space="preserve">)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to every vector of</w:t>
        </w:r>
      </w:ins>
      <w:ins w:id="13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3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is read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“</w:t>
        </w:r>
      </w:ins>
      <m:oMath>
        <m:r>
          <m:rPr>
            <m:scr m:val="script"/>
            <m:sty m:val="p"/>
          </m:rPr>
          <m:t>X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perp”</w:t>
        </w:r>
      </w:ins>
      <w:ins w:id="1388" w:author="PR Preview" w:date="2026-01-01T00:00:00Z">
        <w:r>
          <w:t xml:space="preserve">.</w:t>
        </w:r>
      </w:ins>
      <w:ins w:id="13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need not be a subspace.</w:t>
        </w:r>
      </w:ins>
    </w:p>
    <w:bookmarkEnd w:id="50"/>
    <w:bookmarkStart w:id="51" w:name="exm-orthogonal-complement"/>
    <w:p>
      <w:pPr>
        <w:pStyle w:val="BodyText"/>
      </w:pPr>
      <w:ins w:id="1392" w:author="PR Preview" w:date="2026-01-01T00:00:00Z">
        <w:r>
          <w:rPr>
            <w:b/>
            <w:bCs/>
          </w:rPr>
          <w:t xml:space="preserve">Example 12 (Orthogonal complements in</w:t>
        </w:r>
      </w:ins>
      <w:ins w:id="139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94" w:author="PR Preview" w:date="2026-01-01T00:00:00Z">
        <w:r>
          <w:rPr>
            <w:b/>
            <w:bCs/>
          </w:rPr>
          <w:t xml:space="preserve">)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w:ins w:id="1397" w:author="PR Preview" w:date="2026-01-01T00:00:00Z">
        <w:r>
          <w:rPr>
            <w:b/>
            <w:bCs/>
          </w:rPr>
          <w:t xml:space="preserve">A plane.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Let</w:t>
        </w:r>
      </w:ins>
      <w:ins w:id="14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401" w:author="PR Preview" w:date="2026-01-01T00:00:00Z">
        <w:r>
          <w:t xml:space="preserve">, the plane</w:t>
        </w:r>
      </w:ins>
      <w:ins w:id="140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403" w:author="PR Preview" w:date="2026-01-01T00:00:00Z">
        <w:r>
          <w:t xml:space="preserve">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 vector</w:t>
        </w:r>
      </w:ins>
      <w:ins w:id="14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is in</w:t>
        </w:r>
      </w:ins>
      <w:ins w:id="140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when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12" w:author="PR Preview" w:date="2026-01-01T00:00:00Z">
        <w:r>
          <w:t xml:space="preserve">for all</w:t>
        </w:r>
      </w:ins>
      <w:ins w:id="1413" w:author="PR Preview" w:date="2026-01-01T00:00:00Z">
        <w:r>
          <w:t xml:space="preserve"> </w:t>
        </w:r>
      </w:ins>
      <m:oMath>
        <m:r>
          <m:t>a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</w:t>
        </w:r>
      </w:ins>
      <w:ins w:id="1416" w:author="PR Preview" w:date="2026-01-01T00:00:00Z">
        <w:r>
          <w:t xml:space="preserve"> </w:t>
        </w:r>
      </w:ins>
      <m:oMath>
        <m:r>
          <m:t>b</m:t>
        </m:r>
      </m:oMath>
      <w:ins w:id="1417" w:author="PR Preview" w:date="2026-01-01T00:00:00Z">
        <w:r>
          <w:t xml:space="preserve">.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Taking</w:t>
        </w:r>
      </w:ins>
      <w:ins w:id="14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forces</w:t>
        </w:r>
      </w:ins>
      <w:ins w:id="1423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424" w:author="PR Preview" w:date="2026-01-01T00:00:00Z">
        <w:r>
          <w:t xml:space="preserve">,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 taking</w:t>
        </w:r>
      </w:ins>
      <w:ins w:id="14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forces</w:t>
        </w:r>
      </w:ins>
      <w:ins w:id="1430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31" w:author="PR Preview" w:date="2026-01-01T00:00:00Z">
        <w:r>
          <w:t xml:space="preserve">;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conversely,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34" w:author="PR Preview" w:date="2026-01-01T00:00:00Z">
        <w:r>
          <w:t xml:space="preserve">then</w:t>
        </w:r>
      </w:ins>
      <w:ins w:id="1435" w:author="PR Preview" w:date="2026-01-01T00:00:00Z">
        <w:r>
          <w:t xml:space="preserve"> </w:t>
        </w:r>
      </w:ins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for all</w:t>
        </w:r>
      </w:ins>
      <w:ins w:id="1438" w:author="PR Preview" w:date="2026-01-01T00:00:00Z">
        <w:r>
          <w:t xml:space="preserve"> </w:t>
        </w:r>
      </w:ins>
      <m:oMath>
        <m:r>
          <m:t>a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</w:t>
        </w:r>
      </w:ins>
      <w:ins w:id="1441" w:author="PR Preview" w:date="2026-01-01T00:00:00Z">
        <w:r>
          <w:t xml:space="preserve"> </w:t>
        </w:r>
      </w:ins>
      <m:oMath>
        <m:r>
          <m:t>b</m:t>
        </m:r>
      </m:oMath>
      <w:ins w:id="1442" w:author="PR Preview" w:date="2026-01-01T00:00:00Z">
        <w:r>
          <w:t xml:space="preserve">.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So</w:t>
        </w:r>
      </w:ins>
      <w:ins w:id="144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446" w:author="PR Preview" w:date="2026-01-01T00:00:00Z">
        <w:r>
          <w:t xml:space="preserve">, the</w:t>
        </w:r>
      </w:ins>
      <w:ins w:id="1447" w:author="PR Preview" w:date="2026-01-01T00:00:00Z">
        <w:r>
          <w:t xml:space="preserve"> </w:t>
        </w:r>
      </w:ins>
      <m:oMath>
        <m:r>
          <m:t>z</m:t>
        </m:r>
      </m:oMath>
      <w:ins w:id="1448" w:author="PR Preview" w:date="2026-01-01T00:00:00Z">
        <w:r>
          <w:t xml:space="preserve">-axis.</w:t>
        </w:r>
      </w:ins>
    </w:p>
    <w:p>
      <w:pPr>
        <w:numPr>
          <w:ilvl w:val="0"/>
          <w:numId w:val="1008"/>
        </w:numPr>
      </w:pPr>
      <w:ins w:id="1449" w:author="PR Preview" w:date="2026-01-01T00:00:00Z">
        <w:r>
          <w:rPr>
            <w:b/>
            <w:bCs/>
          </w:rPr>
          <w:t xml:space="preserve">Two vectors.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The two-element set</w:t>
        </w:r>
      </w:ins>
      <w:ins w:id="145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not a subspace,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and its orthogonal complement is the</w:t>
        </w:r>
      </w:ins>
      <w:ins w:id="1457" w:author="PR Preview" w:date="2026-01-01T00:00:00Z">
        <w:r>
          <w:t xml:space="preserve"> </w:t>
        </w:r>
      </w:ins>
      <m:oMath>
        <m:r>
          <m:t>z</m:t>
        </m:r>
      </m:oMath>
      <w:ins w:id="1458" w:author="PR Preview" w:date="2026-01-01T00:00:00Z">
        <w:r>
          <w:t xml:space="preserve">-axis too: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two conditions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</w:t>
        </w:r>
      </w:ins>
      <w:ins w:id="146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are the same as for the plane.</w:t>
        </w:r>
      </w:ins>
    </w:p>
    <w:p>
      <w:pPr>
        <w:numPr>
          <w:ilvl w:val="0"/>
          <w:numId w:val="1008"/>
        </w:numPr>
      </w:pPr>
      <w:ins w:id="1467" w:author="PR Preview" w:date="2026-01-01T00:00:00Z">
        <w:r>
          <w:rPr>
            <w:b/>
            <w:bCs/>
          </w:rPr>
          <w:t xml:space="preserve">The extremes.</w:t>
        </w:r>
      </w:ins>
      <w:ins w:id="14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69" w:author="PR Preview" w:date="2026-01-01T00:00:00Z">
        <w:r>
          <w:t xml:space="preserve">, because</w:t>
        </w:r>
      </w:ins>
      <w:ins w:id="14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for every</w:t>
        </w:r>
      </w:ins>
      <w:ins w:id="14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474" w:author="PR Preview" w:date="2026-01-01T00:00:00Z">
        <w:r>
          <w:t xml:space="preserve">.</w:t>
        </w:r>
      </w:ins>
      <w:ins w:id="14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476" w:author="PR Preview" w:date="2026-01-01T00:00:00Z">
        <w:r>
          <w:t xml:space="preserve">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because a</w:t>
        </w:r>
      </w:ins>
      <w:ins w:id="14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in it is orthogonal to itself,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84" w:author="PR Preview" w:date="2026-01-01T00:00:00Z">
        <w:r>
          <w:t xml:space="preserve">forces</w:t>
        </w:r>
      </w:ins>
      <w:ins w:id="14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486" w:author="PR Preview" w:date="2026-01-01T00:00:00Z">
        <w:r>
          <w:t xml:space="preserve">.</w:t>
        </w:r>
      </w:ins>
    </w:p>
    <w:bookmarkEnd w:id="51"/>
    <w:bookmarkStart w:id="52" w:name="thm-orthogonal-complement-subspace"/>
    <w:p>
      <w:pPr>
        <w:pStyle w:val="FirstParagraph"/>
      </w:pPr>
      <w:ins w:id="1487" w:author="PR Preview" w:date="2026-01-01T00:00:00Z">
        <w:r>
          <w:rPr>
            <w:b/>
            <w:bCs/>
          </w:rPr>
          <w:t xml:space="preserve">Theorem 6 (An orthogonal complement is a subspace)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For any set</w:t>
        </w:r>
      </w:ins>
      <w:ins w:id="14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of vectors in</w:t>
        </w:r>
      </w:ins>
      <w:ins w:id="14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94" w:author="PR Preview" w:date="2026-01-01T00:00:00Z">
        <w:r>
          <w:t xml:space="preserve">,</w:t>
        </w:r>
      </w:ins>
      <w:ins w:id="149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</w:t>
        </w:r>
      </w:ins>
      <w:hyperlink w:anchor="def-orthogonal-complement">
        <w:ins w:id="149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99" w:author="PR Preview" w:date="2026-01-01T00:00:00Z">
        <w:r>
          <w:t xml:space="preserve">)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is a subspace of</w:t>
        </w:r>
      </w:ins>
      <w:ins w:id="15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(</w:t>
        </w:r>
      </w:ins>
      <w:hyperlink r:id="rId14">
        <w:ins w:id="1505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506" w:author="PR Preview" w:date="2026-01-01T00:00:00Z">
        <w:r>
          <w:t xml:space="preserve">).</w:t>
        </w:r>
      </w:ins>
    </w:p>
    <w:bookmarkEnd w:id="52"/>
    <w:p>
      <w:pPr>
        <w:pStyle w:val="BodyText"/>
      </w:pPr>
      <w:ins w:id="1507" w:author="PR Preview" w:date="2026-01-01T00:00:00Z">
        <w:r>
          <w:rPr>
            <w:i/>
            <w:iCs/>
          </w:rPr>
          <w:t xml:space="preserve">Proof</w:t>
        </w:r>
      </w:ins>
      <w:ins w:id="1508" w:author="PR Preview" w:date="2026-01-01T00:00:00Z">
        <w:r>
          <w:t xml:space="preserve">.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is not empty: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1511" w:author="PR Preview" w:date="2026-01-01T00:00:00Z">
        <w:r>
          <w:t xml:space="preserve">for every</w:t>
        </w:r>
      </w:ins>
      <w:ins w:id="1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13" w:author="PR Preview" w:date="2026-01-01T00:00:00Z">
        <w:r>
          <w:t xml:space="preserve">,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so</w:t>
        </w:r>
      </w:ins>
      <w:ins w:id="15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517" w:author="PR Preview" w:date="2026-01-01T00:00:00Z">
        <w:r>
          <w:t xml:space="preserve">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Let</w:t>
        </w:r>
      </w:ins>
      <w:ins w:id="15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521" w:author="PR Preview" w:date="2026-01-01T00:00:00Z">
        <w:r>
          <w:t xml:space="preserve">, let</w:t>
        </w:r>
      </w:ins>
      <w:ins w:id="152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523" w:author="PR Preview" w:date="2026-01-01T00:00:00Z">
        <w:r>
          <w:t xml:space="preserve">,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and let</w:t>
        </w:r>
      </w:ins>
      <w:ins w:id="15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ins w:id="1527" w:author="PR Preview" w:date="2026-01-01T00:00:00Z">
        <w:r>
          <w:t xml:space="preserve">.</w:t>
        </w:r>
      </w:ins>
    </w:p>
    <w:p>
      <w:pPr>
        <w:pStyle w:val="BodyText"/>
      </w:pPr>
      <w:ins w:id="1528" w:author="PR Preview" w:date="2026-01-01T00:00:00Z">
        <w:r>
          <w:rPr>
            <w:b/>
            <w:bCs/>
          </w:rPr>
          <w:t xml:space="preserve">Addition.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529" w:author="PR Preview" w:date="2026-01-01T00:00:00Z">
        <w:r>
          <w:rPr>
            <w:b/>
            <w:bCs/>
          </w:rPr>
          <w:t xml:space="preserve">Scalar multiplication.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530" w:author="PR Preview" w:date="2026-01-01T00:00:00Z">
        <w:r>
          <w:t xml:space="preserve">These two equations hold for every</w:t>
        </w:r>
      </w:ins>
      <w:ins w:id="15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ins w:id="1532" w:author="PR Preview" w:date="2026-01-01T00:00:00Z">
        <w:r>
          <w:t xml:space="preserve">,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so</w:t>
        </w:r>
      </w:ins>
      <w:ins w:id="1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and</w:t>
        </w:r>
      </w:ins>
      <w:ins w:id="1538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are in</w:t>
        </w:r>
      </w:ins>
      <w:ins w:id="154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542" w:author="PR Preview" w:date="2026-01-01T00:00:00Z">
        <w:r>
          <w:t xml:space="preserve">.</w:t>
        </w:r>
      </w:ins>
    </w:p>
    <w:bookmarkStart w:id="55" w:name="exm-orthogonal-complement-subspace"/>
    <w:p>
      <w:pPr>
        <w:pStyle w:val="BodyText"/>
      </w:pPr>
      <w:ins w:id="1543" w:author="PR Preview" w:date="2026-01-01T00:00:00Z">
        <w:r>
          <w:rPr>
            <w:b/>
            <w:bCs/>
          </w:rPr>
          <w:t xml:space="preserve">Example 13 (The complement of a single vector is a line)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 one-element set</w:t>
        </w:r>
      </w:ins>
      <w:ins w:id="15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in</w:t>
        </w:r>
      </w:ins>
      <w:ins w:id="15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is not a subspace:</w:t>
        </w:r>
      </w:ins>
      <w:ins w:id="1552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is not in it.</w:t>
        </w:r>
      </w:ins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Its orthogonal complement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57" w:author="PR Preview" w:date="2026-01-01T00:00:00Z">
        <w:r>
          <w:t xml:space="preserve">since</w:t>
        </w:r>
      </w:ins>
      <w:ins w:id="155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means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61" w:author="PR Preview" w:date="2026-01-01T00:00:00Z">
        <w:r>
          <w:t xml:space="preserve">That set is</w:t>
        </w:r>
      </w:ins>
      <w:ins w:id="156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63" w:author="PR Preview" w:date="2026-01-01T00:00:00Z">
        <w:r>
          <w:t xml:space="preserve">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a subspace by</w:t>
        </w:r>
      </w:ins>
      <w:ins w:id="1566" w:author="PR Preview" w:date="2026-01-01T00:00:00Z">
        <w:r>
          <w:t xml:space="preserve"> </w:t>
        </w:r>
      </w:ins>
      <w:hyperlink r:id="rId53">
        <w:ins w:id="1567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1568" w:author="PR Preview" w:date="2026-01-01T00:00:00Z">
        <w:r>
          <w:t xml:space="preserve">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as</w:t>
        </w:r>
      </w:ins>
      <w:ins w:id="1571" w:author="PR Preview" w:date="2026-01-01T00:00:00Z">
        <w:r>
          <w:t xml:space="preserve"> </w:t>
        </w:r>
      </w:ins>
      <w:hyperlink w:anchor="thm-orthogonal-complement-subspace">
        <w:ins w:id="157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says it must be.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It contains</w:t>
        </w:r>
      </w:ins>
      <w:ins w:id="15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78" w:author="PR Preview" w:date="2026-01-01T00:00:00Z">
        <w:r>
          <w:t xml:space="preserve">, the vector</w:t>
        </w:r>
      </w:ins>
      <w:ins w:id="1579" w:author="PR Preview" w:date="2026-01-01T00:00:00Z">
        <w:r>
          <w:t xml:space="preserve"> </w:t>
        </w:r>
      </w:ins>
      <w:hyperlink r:id="rId54">
        <w:ins w:id="1580" w:author="PR Preview" w:date="2026-01-01T00:00:00Z">
          <w:r>
            <w:rPr>
              <w:rStyle w:val="Hyperlink"/>
            </w:rPr>
            <w:t xml:space="preserve">Remark 7 in Vectors</w:t>
          </w:r>
        </w:ins>
      </w:hyperlink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found perpendicular to</w:t>
        </w:r>
      </w:ins>
      <w:ins w:id="15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584" w:author="PR Preview" w:date="2026-01-01T00:00:00Z">
        <w:r>
          <w:t xml:space="preserve">.</w:t>
        </w:r>
      </w:ins>
    </w:p>
    <w:bookmarkEnd w:id="55"/>
    <w:bookmarkStart w:id="56" w:name="thm-complement-null-space"/>
    <w:p>
      <w:pPr>
        <w:pStyle w:val="BodyText"/>
      </w:pPr>
      <w:ins w:id="1585" w:author="PR Preview" w:date="2026-01-01T00:00:00Z">
        <w:r>
          <w:rPr>
            <w:b/>
            <w:bCs/>
          </w:rPr>
          <w:t xml:space="preserve">Theorem 7 (The orthogonal complement of a column space is a null space)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For any</w:t>
        </w:r>
      </w:ins>
      <w:ins w:id="15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matrix</w:t>
        </w:r>
      </w:ins>
      <w:ins w:id="15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ins w:id="1593" w:author="PR Preview" w:date="2026-01-01T00:00:00Z">
        <w:r>
          <w:rPr>
            <w:i/>
            <w:iCs/>
          </w:rPr>
          <w:t xml:space="preserve">Proof</w:t>
        </w:r>
      </w:ins>
      <w:ins w:id="1594" w:author="PR Preview" w:date="2026-01-01T00:00:00Z">
        <w:r>
          <w:t xml:space="preserve">. </w:t>
        </w:r>
      </w:ins>
      <w:ins w:id="1595" w:author="PR Preview" w:date="2026-01-01T00:00:00Z">
        <w:r>
          <w:t xml:space="preserve">Let</w:t>
        </w:r>
      </w:ins>
      <w:ins w:id="15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be the columns of</w:t>
        </w:r>
      </w:ins>
      <w:ins w:id="15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00" w:author="PR Preview" w:date="2026-01-01T00:00:00Z">
        <w:r>
          <w:t xml:space="preserve">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so</w:t>
        </w:r>
      </w:ins>
      <w:ins w:id="160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1604" w:author="PR Preview" w:date="2026-01-01T00:00:00Z">
        <w:r>
          <w:t xml:space="preserve">.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For</w:t>
        </w:r>
      </w:ins>
      <w:ins w:id="16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08" w:author="PR Preview" w:date="2026-01-01T00:00:00Z">
        <w:r>
          <w:t xml:space="preserve">, entry</w:t>
        </w:r>
      </w:ins>
      <w:ins w:id="1609" w:author="PR Preview" w:date="2026-01-01T00:00:00Z">
        <w:r>
          <w:t xml:space="preserve"> </w:t>
        </w:r>
      </w:ins>
      <m:oMath>
        <m:r>
          <m:t>j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of</w:t>
        </w:r>
      </w:ins>
      <w:ins w:id="161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15" w:author="PR Preview" w:date="2026-01-01T00:00:00Z">
        <w:r>
          <w:t xml:space="preserve">So</w:t>
        </w:r>
      </w:ins>
      <w:ins w:id="16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(</w:t>
        </w:r>
      </w:ins>
      <w:hyperlink r:id="rId57">
        <w:ins w:id="1619" w:author="PR Preview" w:date="2026-01-01T00:00:00Z">
          <w:r>
            <w:rPr>
              <w:rStyle w:val="Hyperlink"/>
            </w:rPr>
            <w:t xml:space="preserve">Definition 2 in Column Space, Null Space and Rank-Nullity</w:t>
          </w:r>
        </w:ins>
      </w:hyperlink>
      <w:ins w:id="1620" w:author="PR Preview" w:date="2026-01-01T00:00:00Z">
        <w:r>
          <w:t xml:space="preserve">)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exactly when</w:t>
        </w:r>
      </w:ins>
      <w:ins w:id="16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for every column</w:t>
        </w:r>
      </w:ins>
      <w:ins w:id="162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627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628" w:author="PR Preview" w:date="2026-01-01T00:00:00Z">
        <w:r>
          <w:rPr>
            <w:b/>
            <w:bCs/>
          </w:rPr>
          <w:t xml:space="preserve">.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Each column</w:t>
        </w:r>
      </w:ins>
      <w:ins w:id="16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is in</w:t>
        </w:r>
      </w:ins>
      <w:ins w:id="16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(</w:t>
        </w:r>
      </w:ins>
      <w:hyperlink r:id="rId35">
        <w:ins w:id="1637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638" w:author="PR Preview" w:date="2026-01-01T00:00:00Z">
        <w:r>
          <w:t xml:space="preserve">),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so a vector orthogonal to all of</w:t>
        </w:r>
      </w:ins>
      <w:ins w:id="16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is orthogonal to every column.</w:t>
        </w:r>
      </w:ins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644" w:author="PR Preview" w:date="2026-01-01T00:00:00Z">
        <w:r>
          <w:rPr>
            <w:b/>
            <w:bCs/>
          </w:rPr>
          <w:t xml:space="preserve">.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Suppose</w:t>
        </w:r>
      </w:ins>
      <w:ins w:id="16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for every</w:t>
        </w:r>
      </w:ins>
      <w:ins w:id="1650" w:author="PR Preview" w:date="2026-01-01T00:00:00Z">
        <w:r>
          <w:t xml:space="preserve"> </w:t>
        </w:r>
      </w:ins>
      <m:oMath>
        <m:r>
          <m:t>j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and take any</w:t>
        </w:r>
      </w:ins>
      <w:ins w:id="16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55" w:author="PR Preview" w:date="2026-01-01T00:00:00Z">
        <w:r>
          <w:t xml:space="preserve">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so</w:t>
        </w:r>
      </w:ins>
      <w:ins w:id="16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for some</w:t>
        </w:r>
      </w:ins>
      <w:ins w:id="16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(</w:t>
        </w:r>
      </w:ins>
      <w:hyperlink r:id="rId33">
        <w:ins w:id="166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665" w:author="PR Preview" w:date="2026-01-01T00:00:00Z">
        <w:r>
          <w:t xml:space="preserve">).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668" w:author="PR Preview" w:date="2026-01-01T00:00:00Z">
        <w:r>
          <w:t xml:space="preserve">So</w:t>
        </w:r>
      </w:ins>
      <w:ins w:id="16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is orthogonal to every vector of</w:t>
        </w:r>
      </w:ins>
      <w:ins w:id="16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73" w:author="PR Preview" w:date="2026-01-01T00:00:00Z">
        <w:r>
          <w:t xml:space="preserve">.</w:t>
        </w:r>
      </w:ins>
    </w:p>
    <w:bookmarkStart w:id="60" w:name="exm-complement-null-space"/>
    <w:p>
      <w:pPr>
        <w:pStyle w:val="BodyText"/>
      </w:pPr>
      <w:ins w:id="1674" w:author="PR Preview" w:date="2026-01-01T00:00:00Z">
        <w:r>
          <w:rPr>
            <w:b/>
            <w:bCs/>
          </w:rPr>
          <w:t xml:space="preserve">Example 14 (The complement of the column space in</w:t>
        </w:r>
      </w:ins>
      <w:ins w:id="1675" w:author="PR Preview" w:date="2026-01-01T00:00:00Z">
        <w:r>
          <w:rPr>
            <w:b/>
            <w:bCs/>
          </w:rPr>
          <w:t xml:space="preserve"> </w:t>
        </w:r>
      </w:ins>
      <w:hyperlink r:id="rId58">
        <w:ins w:id="1676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1677" w:author="PR Preview" w:date="2026-01-01T00:00:00Z">
        <w:r>
          <w:rPr>
            <w:b/>
            <w:bCs/>
          </w:rPr>
          <w:t xml:space="preserve">)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For</w:t>
        </w:r>
      </w:ins>
      <w:ins w:id="16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in</w:t>
        </w:r>
      </w:ins>
      <w:ins w:id="1683" w:author="PR Preview" w:date="2026-01-01T00:00:00Z">
        <w:r>
          <w:t xml:space="preserve"> </w:t>
        </w:r>
      </w:ins>
      <w:hyperlink r:id="rId58">
        <w:ins w:id="1684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685" w:author="PR Preview" w:date="2026-01-01T00:00:00Z">
        <w:r>
          <w:t xml:space="preserve">,</w:t>
        </w:r>
      </w:ins>
      <w:ins w:id="16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(1).</w:t>
        </w:r>
      </w:ins>
      <w:ins w:id="1689" w:author="PR Preview" w:date="2026-01-01T00:00:00Z">
        <w:r>
          <w:t xml:space="preserve"> </w:t>
        </w:r>
      </w:ins>
      <w:hyperlink r:id="rId59">
        <w:ins w:id="1690" w:author="PR Preview" w:date="2026-01-01T00:00:00Z">
          <w:r>
            <w:rPr>
              <w:rStyle w:val="Hyperlink"/>
            </w:rPr>
            <w:t xml:space="preserve">Example 3 in Column Space, Null Space and Rank-Nullity</w:t>
          </w:r>
        </w:ins>
      </w:hyperlink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found</w:t>
        </w:r>
      </w:ins>
      <w:ins w:id="16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694" w:author="PR Preview" w:date="2026-01-01T00:00:00Z">
        <w:r>
          <w:t xml:space="preserve">,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so by</w:t>
        </w:r>
      </w:ins>
      <w:ins w:id="1697" w:author="PR Preview" w:date="2026-01-01T00:00:00Z">
        <w:r>
          <w:t xml:space="preserve"> </w:t>
        </w:r>
      </w:ins>
      <w:hyperlink w:anchor="thm-complement-null-space">
        <w:ins w:id="169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this line is</w:t>
        </w:r>
      </w:ins>
      <w:ins w:id="17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702" w:author="PR Preview" w:date="2026-01-01T00:00:00Z">
        <w:r>
          <w:t xml:space="preserve">.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Directly, for any</w:t>
        </w:r>
      </w:ins>
      <w:ins w:id="1705" w:author="PR Preview" w:date="2026-01-01T00:00:00Z">
        <w:r>
          <w:t xml:space="preserve"> </w:t>
        </w:r>
      </w:ins>
      <m:oMath>
        <m:r>
          <m:t>c</m:t>
        </m:r>
      </m:oMath>
      <w:ins w:id="17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ins w:id="1707" w:author="PR Preview" w:date="2026-01-01T00:00:00Z">
        <w:r>
          <w:rPr>
            <w:b/>
            <w:bCs/>
          </w:rPr>
          <w:t xml:space="preserve">Theorem 8 (A subspace and its orthogonal complement make up the whole space)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Let</w:t>
        </w:r>
      </w:ins>
      <w:ins w:id="17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be a subspace of</w:t>
        </w:r>
      </w:ins>
      <w:ins w:id="171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14" w:author="PR Preview" w:date="2026-01-01T00:00:00Z">
        <w:r>
          <w:t xml:space="preserve">. Then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71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71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(</w:t>
        </w:r>
      </w:ins>
      <w:hyperlink w:anchor="def-direct-sum">
        <w:ins w:id="171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720" w:author="PR Preview" w:date="2026-01-01T00:00:00Z">
        <w:r>
          <w:t xml:space="preserve">).</w:t>
        </w:r>
      </w:ins>
    </w:p>
    <w:p>
      <w:pPr>
        <w:pStyle w:val="FirstParagraph"/>
      </w:pPr>
      <w:ins w:id="1721" w:author="PR Preview" w:date="2026-01-01T00:00:00Z">
        <w:r>
          <w:t xml:space="preserve">So every</w:t>
        </w:r>
      </w:ins>
      <w:ins w:id="17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can be written as</w:t>
        </w:r>
      </w:ins>
      <w:ins w:id="17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with</w:t>
        </w:r>
      </w:ins>
      <w:ins w:id="17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and</w:t>
        </w:r>
      </w:ins>
      <w:ins w:id="1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in only one way (</w:t>
        </w:r>
      </w:ins>
      <w:hyperlink w:anchor="thm-direct-sum-equiv">
        <w:ins w:id="173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35" w:author="PR Preview" w:date="2026-01-01T00:00:00Z">
        <w:r>
          <w:t xml:space="preserve">).</w:t>
        </w:r>
      </w:ins>
    </w:p>
    <w:bookmarkEnd w:id="61"/>
    <w:p>
      <w:pPr>
        <w:pStyle w:val="BodyText"/>
      </w:pPr>
      <w:ins w:id="1736" w:author="PR Preview" w:date="2026-01-01T00:00:00Z">
        <w:r>
          <w:rPr>
            <w:i/>
            <w:iCs/>
          </w:rPr>
          <w:t xml:space="preserve">Proof</w:t>
        </w:r>
      </w:ins>
      <w:ins w:id="1737" w:author="PR Preview" w:date="2026-01-01T00:00:00Z">
        <w:r>
          <w:t xml:space="preserve">.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is a subspace (</w:t>
        </w:r>
      </w:ins>
      <w:hyperlink w:anchor="thm-orthogonal-complement-subspace">
        <w:ins w:id="174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741" w:author="PR Preview" w:date="2026-01-01T00:00:00Z">
        <w:r>
          <w:t xml:space="preserve">),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so it has a dimension (</w:t>
        </w:r>
      </w:ins>
      <w:hyperlink r:id="rId22">
        <w:ins w:id="1744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745" w:author="PR Preview" w:date="2026-01-01T00:00:00Z">
        <w:r>
          <w:t xml:space="preserve">).</w:t>
        </w:r>
      </w:ins>
    </w:p>
    <w:p>
      <w:pPr>
        <w:pStyle w:val="BodyText"/>
      </w:pPr>
      <w:ins w:id="1746" w:author="PR Preview" w:date="2026-01-01T00:00:00Z">
        <w:r>
          <w:rPr>
            <w:b/>
            <w:bCs/>
          </w:rPr>
          <w:t xml:space="preserve">Part 1.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Both</w:t>
        </w:r>
      </w:ins>
      <w:ins w:id="17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and</w:t>
        </w:r>
      </w:ins>
      <w:ins w:id="175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contain</w:t>
        </w:r>
      </w:ins>
      <w:ins w:id="17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(</w:t>
        </w:r>
      </w:ins>
      <w:hyperlink r:id="rId19">
        <w:ins w:id="1758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759" w:author="PR Preview" w:date="2026-01-01T00:00:00Z">
        <w:r>
          <w:t xml:space="preserve">).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If</w:t>
        </w:r>
      </w:ins>
      <w:ins w:id="17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is in both,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then</w:t>
        </w:r>
      </w:ins>
      <w:ins w:id="17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is orthogonal to every vector of</w:t>
        </w:r>
      </w:ins>
      <w:ins w:id="17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71" w:author="PR Preview" w:date="2026-01-01T00:00:00Z">
        <w:r>
          <w:t xml:space="preserve">,</w:t>
        </w:r>
      </w:ins>
      <w:ins w:id="17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itself included,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77" w:author="PR Preview" w:date="2026-01-01T00:00:00Z">
        <w:r>
          <w:t xml:space="preserve">which forces every</w:t>
        </w:r>
      </w:ins>
      <w:ins w:id="177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779" w:author="PR Preview" w:date="2026-01-01T00:00:00Z">
        <w:r>
          <w:t xml:space="preserve">.</w:t>
        </w:r>
      </w:ins>
    </w:p>
    <w:p>
      <w:pPr>
        <w:pStyle w:val="BodyText"/>
      </w:pPr>
      <w:ins w:id="1780" w:author="PR Preview" w:date="2026-01-01T00:00:00Z">
        <w:r>
          <w:rPr>
            <w:b/>
            <w:bCs/>
          </w:rPr>
          <w:t xml:space="preserve">Part 2.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Let</w:t>
        </w:r>
      </w:ins>
      <w:ins w:id="178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84" w:author="PR Preview" w:date="2026-01-01T00:00:00Z">
        <w:r>
          <w:t xml:space="preserve">.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If</w:t>
        </w:r>
      </w:ins>
      <w:ins w:id="178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1788" w:author="PR Preview" w:date="2026-01-01T00:00:00Z">
        <w:r>
          <w:t xml:space="preserve">, then</w:t>
        </w:r>
      </w:ins>
      <w:ins w:id="17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has a basis (</w:t>
        </w:r>
      </w:ins>
      <w:hyperlink r:id="rId23">
        <w:ins w:id="179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793" w:author="PR Preview" w:date="2026-01-01T00:00:00Z">
        <w:r>
          <w:t xml:space="preserve">)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with</w:t>
        </w:r>
      </w:ins>
      <w:ins w:id="1796" w:author="PR Preview" w:date="2026-01-01T00:00:00Z">
        <w:r>
          <w:t xml:space="preserve"> </w:t>
        </w:r>
      </w:ins>
      <m:oMath>
        <m:r>
          <m:t>0</m:t>
        </m:r>
      </m:oMath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vectors (</w:t>
        </w:r>
      </w:ins>
      <w:hyperlink r:id="rId22">
        <w:ins w:id="1799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800" w:author="PR Preview" w:date="2026-01-01T00:00:00Z">
        <w:r>
          <w:t xml:space="preserve">), the empty list,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whose span is</w:t>
        </w:r>
      </w:ins>
      <w:ins w:id="18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(</w:t>
        </w:r>
      </w:ins>
      <w:hyperlink r:id="rId29">
        <w:ins w:id="1806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807" w:author="PR Preview" w:date="2026-01-01T00:00:00Z">
        <w:r>
          <w:t xml:space="preserve">);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so</w:t>
        </w:r>
      </w:ins>
      <w:ins w:id="18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811" w:author="PR Preview" w:date="2026-01-01T00:00:00Z">
        <w:r>
          <w:t xml:space="preserve">,</w:t>
        </w:r>
      </w:ins>
      <w:ins w:id="181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(every</w:t>
        </w:r>
      </w:ins>
      <w:ins w:id="18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satisfies</w:t>
        </w:r>
      </w:ins>
      <w:ins w:id="18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1819" w:author="PR Preview" w:date="2026-01-01T00:00:00Z">
        <w:r>
          <w:t xml:space="preserve">),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and</w:t>
        </w:r>
      </w:ins>
      <w:ins w:id="182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(</w:t>
        </w:r>
      </w:ins>
      <w:hyperlink r:id="rId26">
        <w:ins w:id="182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826" w:author="PR Preview" w:date="2026-01-01T00:00:00Z">
        <w:r>
          <w:t xml:space="preserve">).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If</w:t>
        </w:r>
      </w:ins>
      <w:ins w:id="182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1830" w:author="PR Preview" w:date="2026-01-01T00:00:00Z">
        <w:r>
          <w:t xml:space="preserve">, choose a basis</w:t>
        </w:r>
      </w:ins>
      <w:ins w:id="18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of</w:t>
        </w:r>
      </w:ins>
      <w:ins w:id="18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(</w:t>
        </w:r>
      </w:ins>
      <w:hyperlink r:id="rId23">
        <w:ins w:id="183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838" w:author="PR Preview" w:date="2026-01-01T00:00:00Z">
        <w:r>
          <w:t xml:space="preserve">),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and let</w:t>
        </w:r>
      </w:ins>
      <w:ins w:id="18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be the</w:t>
        </w:r>
      </w:ins>
      <w:ins w:id="18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matrix with these columns.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The basis spans</w:t>
        </w:r>
      </w:ins>
      <w:ins w:id="18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50" w:author="PR Preview" w:date="2026-01-01T00:00:00Z">
        <w:r>
          <w:t xml:space="preserve">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so</w:t>
        </w:r>
      </w:ins>
      <w:ins w:id="18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(</w:t>
        </w:r>
      </w:ins>
      <w:hyperlink r:id="rId35">
        <w:ins w:id="1856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857" w:author="PR Preview" w:date="2026-01-01T00:00:00Z">
        <w:r>
          <w:t xml:space="preserve">),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and</w:t>
        </w:r>
      </w:ins>
      <w:ins w:id="186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(</w:t>
        </w:r>
      </w:ins>
      <w:hyperlink w:anchor="thm-complement-null-space">
        <w:ins w:id="186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864" w:author="PR Preview" w:date="2026-01-01T00:00:00Z">
        <w:r>
          <w:t xml:space="preserve">).</w:t>
        </w:r>
      </w:ins>
      <w:ins w:id="18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is</w:t>
        </w:r>
      </w:ins>
      <w:ins w:id="186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186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70" w:author="PR Preview" w:date="2026-01-01T00:00:00Z">
        <w:r>
          <w:rPr>
            <w:b/>
            <w:bCs/>
          </w:rPr>
          <w:t xml:space="preserve">Part 3.</w:t>
        </w:r>
      </w:ins>
      <w:ins w:id="18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is a subspace of</w:t>
        </w:r>
      </w:ins>
      <w:ins w:id="18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(</w:t>
        </w:r>
      </w:ins>
      <w:hyperlink w:anchor="thm-sum-intersection-subspace">
        <w:ins w:id="187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7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879" w:author="PR Preview" w:date="2026-01-01T00:00:00Z">
        <w:r>
          <w:t xml:space="preserve">Since</w:t>
        </w:r>
      </w:ins>
      <w:ins w:id="18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is a subspace (</w:t>
        </w:r>
      </w:ins>
      <w:hyperlink r:id="rId62">
        <w:ins w:id="1885" w:author="PR Preview" w:date="2026-01-01T00:00:00Z">
          <w:r>
            <w:rPr>
              <w:rStyle w:val="Hyperlink"/>
            </w:rPr>
            <w:t xml:space="preserve">Example 3 in Subspaces and Rank</w:t>
          </w:r>
        </w:ins>
      </w:hyperlink>
      <w:ins w:id="1886" w:author="PR Preview" w:date="2026-01-01T00:00:00Z">
        <w:r>
          <w:t xml:space="preserve">)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and</w:t>
        </w:r>
      </w:ins>
      <w:ins w:id="188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(</w:t>
        </w:r>
      </w:ins>
      <w:hyperlink r:id="rId26">
        <w:ins w:id="189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893" w:author="PR Preview" w:date="2026-01-01T00:00:00Z">
        <w:r>
          <w:t xml:space="preserve">),</w:t>
        </w:r>
      </w:ins>
      <w:ins w:id="1894" w:author="PR Preview" w:date="2026-01-01T00:00:00Z">
        <w:r>
          <w:t xml:space="preserve"> </w:t>
        </w:r>
      </w:ins>
      <w:hyperlink r:id="rId63">
        <w:ins w:id="189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gives</w:t>
        </w:r>
      </w:ins>
      <w:ins w:id="18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99" w:author="PR Preview" w:date="2026-01-01T00:00:00Z">
        <w:r>
          <w:t xml:space="preserve">.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Together with part 1,</w:t>
        </w:r>
      </w:ins>
      <w:ins w:id="19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03" w:author="PR Preview" w:date="2026-01-01T00:00:00Z">
        <w:r>
          <w:t xml:space="preserve">.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The uniqueness of the split then follows from</w:t>
        </w:r>
      </w:ins>
      <w:ins w:id="1906" w:author="PR Preview" w:date="2026-01-01T00:00:00Z">
        <w:r>
          <w:t xml:space="preserve"> </w:t>
        </w:r>
      </w:ins>
      <w:hyperlink w:anchor="thm-direct-sum-equiv">
        <w:ins w:id="190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(statement 1 implies statement 3).</w:t>
        </w:r>
      </w:ins>
    </w:p>
    <w:bookmarkStart w:id="64" w:name="exm-orthogonal-direct-sum"/>
    <w:p>
      <w:pPr>
        <w:pStyle w:val="BodyText"/>
      </w:pPr>
      <w:ins w:id="1910" w:author="PR Preview" w:date="2026-01-01T00:00:00Z">
        <w:r>
          <w:rPr>
            <w:b/>
            <w:bCs/>
          </w:rPr>
          <w:t xml:space="preserve">Example 15 (Splitting a vector of</w:t>
        </w:r>
      </w:ins>
      <w:ins w:id="191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12" w:author="PR Preview" w:date="2026-01-01T00:00:00Z">
        <w:r>
          <w:rPr>
            <w:b/>
            <w:bCs/>
          </w:rPr>
          <w:t xml:space="preserve"> </w:t>
        </w:r>
      </w:ins>
      <w:ins w:id="1913" w:author="PR Preview" w:date="2026-01-01T00:00:00Z">
        <w:r>
          <w:rPr>
            <w:b/>
            <w:bCs/>
          </w:rPr>
          <w:t xml:space="preserve">along a line and its complement)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Let</w:t>
        </w:r>
      </w:ins>
      <w:ins w:id="19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in</w:t>
        </w:r>
      </w:ins>
      <w:ins w:id="19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20" w:author="PR Preview" w:date="2026-01-01T00:00:00Z">
        <w:r>
          <w:t xml:space="preserve">.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A single nonzero vector is linearly independent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(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with</w:t>
        </w:r>
      </w:ins>
      <w:ins w:id="19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forces</w:t>
        </w:r>
      </w:ins>
      <w:ins w:id="193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931" w:author="PR Preview" w:date="2026-01-01T00:00:00Z">
        <w:r>
          <w:t xml:space="preserve">),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so</w:t>
        </w:r>
      </w:ins>
      <w:ins w:id="19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is a basis of</w:t>
        </w:r>
      </w:ins>
      <w:ins w:id="19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and</w:t>
        </w:r>
      </w:ins>
      <w:ins w:id="194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941" w:author="PR Preview" w:date="2026-01-01T00:00:00Z">
        <w:r>
          <w:t xml:space="preserve">.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 vector</w:t>
        </w:r>
      </w:ins>
      <w:ins w:id="19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is in</w:t>
        </w:r>
      </w:ins>
      <w:ins w:id="194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exactly when</w:t>
        </w:r>
      </w:ins>
      <w:ins w:id="1950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951" w:author="PR Preview" w:date="2026-01-01T00:00:00Z">
        <w:r>
          <w:t xml:space="preserve">: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that condition says</w:t>
        </w:r>
      </w:ins>
      <w:ins w:id="19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1955" w:author="PR Preview" w:date="2026-01-01T00:00:00Z">
        <w:r>
          <w:t xml:space="preserve">,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1958" w:author="PR Preview" w:date="2026-01-01T00:00:00Z">
        <w:r>
          <w:t xml:space="preserve">for every</w:t>
        </w:r>
      </w:ins>
      <w:ins w:id="1959" w:author="PR Preview" w:date="2026-01-01T00:00:00Z">
        <w:r>
          <w:t xml:space="preserve"> </w:t>
        </w:r>
      </w:ins>
      <m:oMath>
        <m:r>
          <m:t>c</m:t>
        </m:r>
      </m:oMath>
      <w:ins w:id="1960" w:author="PR Preview" w:date="2026-01-01T00:00:00Z">
        <w:r>
          <w:t xml:space="preserve">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963" w:author="PR Preview" w:date="2026-01-01T00:00:00Z">
        <w:r>
          <w:t xml:space="preserve">Those two vectors are linearly independent,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because</w:t>
        </w:r>
      </w:ins>
      <w:ins w:id="1966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is</w:t>
        </w:r>
      </w:ins>
      <w:ins w:id="19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72" w:author="PR Preview" w:date="2026-01-01T00:00:00Z">
        <w:r>
          <w:t xml:space="preserve">so</w:t>
        </w:r>
      </w:ins>
      <w:ins w:id="197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974" w:author="PR Preview" w:date="2026-01-01T00:00:00Z">
        <w:r>
          <w:t xml:space="preserve">, and</w:t>
        </w:r>
      </w:ins>
      <w:ins w:id="19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1976" w:author="PR Preview" w:date="2026-01-01T00:00:00Z">
        <w:r>
          <w:t xml:space="preserve">, as part 2 says.</w:t>
        </w:r>
      </w:ins>
    </w:p>
    <w:p>
      <w:pPr>
        <w:pStyle w:val="BodyText"/>
      </w:pPr>
      <w:ins w:id="1977" w:author="PR Preview" w:date="2026-01-01T00:00:00Z">
        <w:r>
          <w:t xml:space="preserve">To split</w:t>
        </w:r>
      </w:ins>
      <w:ins w:id="19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79" w:author="PR Preview" w:date="2026-01-01T00:00:00Z">
        <w:r>
          <w:t xml:space="preserve">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look for</w:t>
        </w:r>
      </w:ins>
      <w:ins w:id="1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85" w:author="PR Preview" w:date="2026-01-01T00:00:00Z">
        <w:r>
          <w:t xml:space="preserve">in</w:t>
        </w:r>
      </w:ins>
      <w:ins w:id="198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87" w:author="PR Preview" w:date="2026-01-01T00:00:00Z">
        <w:r>
          <w:t xml:space="preserve">: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that membership needs</w:t>
        </w:r>
      </w:ins>
      <w:ins w:id="19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91" w:author="PR Preview" w:date="2026-01-01T00:00:00Z">
        <w:r>
          <w:t xml:space="preserve">, so</w:t>
        </w:r>
      </w:ins>
      <w:ins w:id="199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2</m:t>
        </m:r>
      </m:oMath>
      <w:ins w:id="1993" w:author="PR Preview" w:date="2026-01-01T00:00:00Z">
        <w:r>
          <w:t xml:space="preserve">.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Then</w:t>
        </w:r>
      </w:ins>
      <w:ins w:id="19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and</w:t>
        </w:r>
      </w:ins>
      <w:ins w:id="19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000" w:author="PR Preview" w:date="2026-01-01T00:00:00Z">
        <w:r>
          <w:t xml:space="preserve">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with</w:t>
        </w:r>
      </w:ins>
      <w:ins w:id="20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ins w:id="2006" w:author="PR Preview" w:date="2026-01-01T00:00:00Z">
        <w:r>
          <w:rPr>
            <w:b/>
            <w:bCs/>
          </w:rPr>
          <w:t xml:space="preserve">Theorem 9 (The orthogonal complement of the orthogonal complement)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For any subspace</w:t>
        </w:r>
      </w:ins>
      <w:ins w:id="20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of</w:t>
        </w:r>
      </w:ins>
      <w:ins w:id="20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ins w:id="2014" w:author="PR Preview" w:date="2026-01-01T00:00:00Z">
        <w:r>
          <w:rPr>
            <w:i/>
            <w:iCs/>
          </w:rPr>
          <w:t xml:space="preserve">Proof</w:t>
        </w:r>
      </w:ins>
      <w:ins w:id="2015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16" w:author="PR Preview" w:date="2026-01-01T00:00:00Z">
        <w:r>
          <w:rPr>
            <w:b/>
            <w:bCs/>
          </w:rPr>
          <w:t xml:space="preserve">.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Take</w:t>
        </w:r>
      </w:ins>
      <w:ins w:id="20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and any</w:t>
        </w:r>
      </w:ins>
      <w:ins w:id="20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23" w:author="PR Preview" w:date="2026-01-01T00:00:00Z">
        <w:r>
          <w:t xml:space="preserve">.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By</w:t>
        </w:r>
      </w:ins>
      <w:ins w:id="2026" w:author="PR Preview" w:date="2026-01-01T00:00:00Z">
        <w:r>
          <w:t xml:space="preserve"> </w:t>
        </w:r>
      </w:ins>
      <w:hyperlink w:anchor="def-orthogonal-complement">
        <w:ins w:id="202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28" w:author="PR Preview" w:date="2026-01-01T00:00:00Z">
        <w:r>
          <w:t xml:space="preserve">,</w:t>
        </w:r>
      </w:ins>
      <w:ins w:id="20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2030" w:author="PR Preview" w:date="2026-01-01T00:00:00Z">
        <w:r>
          <w:t xml:space="preserve">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so</w:t>
        </w:r>
      </w:ins>
      <w:ins w:id="20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too (</w:t>
        </w:r>
      </w:ins>
      <w:hyperlink r:id="rId66">
        <w:ins w:id="2036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2037" w:author="PR Preview" w:date="2026-01-01T00:00:00Z">
        <w:r>
          <w:t xml:space="preserve">).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So</w:t>
        </w:r>
      </w:ins>
      <w:ins w:id="20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is orthogonal to every vector of</w:t>
        </w:r>
      </w:ins>
      <w:ins w:id="204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44" w:author="PR Preview" w:date="2026-01-01T00:00:00Z">
        <w:r>
          <w:t xml:space="preserve">,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that is,</w:t>
        </w:r>
      </w:ins>
      <w:ins w:id="20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48" w:author="PR Preview" w:date="2026-01-01T00:00:00Z">
        <w:r>
          <w:t xml:space="preserve">.</w:t>
        </w:r>
      </w:ins>
    </w:p>
    <w:p>
      <w:pPr>
        <w:pStyle w:val="BodyText"/>
      </w:pPr>
      <w:ins w:id="2049" w:author="PR Preview" w:date="2026-01-01T00:00:00Z">
        <w:r>
          <w:rPr>
            <w:b/>
            <w:bCs/>
          </w:rPr>
          <w:t xml:space="preserve">Equal dimensions.</w:t>
        </w:r>
      </w:ins>
      <w:ins w:id="205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is a subspace (</w:t>
        </w:r>
      </w:ins>
      <w:hyperlink w:anchor="thm-orthogonal-complement-subspace">
        <w:ins w:id="205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054" w:author="PR Preview" w:date="2026-01-01T00:00:00Z">
        <w:r>
          <w:t xml:space="preserve">),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so part 2 of</w:t>
        </w:r>
      </w:ins>
      <w:ins w:id="2057" w:author="PR Preview" w:date="2026-01-01T00:00:00Z">
        <w:r>
          <w:t xml:space="preserve"> </w:t>
        </w:r>
      </w:ins>
      <w:hyperlink w:anchor="thm-orthogonal-direct-sum">
        <w:ins w:id="205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applies to it as well as to</w:t>
        </w:r>
      </w:ins>
      <w:ins w:id="20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is a subspace (</w:t>
        </w:r>
      </w:ins>
      <w:hyperlink w:anchor="thm-orthogonal-complement-subspace">
        <w:ins w:id="206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066" w:author="PR Preview" w:date="2026-01-01T00:00:00Z">
        <w:r>
          <w:t xml:space="preserve">)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that contains</w:t>
        </w:r>
      </w:ins>
      <w:ins w:id="20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and has the same dimension,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so it equals</w:t>
        </w:r>
      </w:ins>
      <w:ins w:id="20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(</w:t>
        </w:r>
      </w:ins>
      <w:hyperlink r:id="rId63">
        <w:ins w:id="207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078" w:author="PR Preview" w:date="2026-01-01T00:00:00Z">
        <w:r>
          <w:t xml:space="preserve">).</w:t>
        </w:r>
      </w:ins>
    </w:p>
    <w:bookmarkStart w:id="68" w:name="exm-double-complement"/>
    <w:p>
      <w:pPr>
        <w:pStyle w:val="BodyText"/>
      </w:pPr>
      <w:ins w:id="2079" w:author="PR Preview" w:date="2026-01-01T00:00:00Z">
        <w:r>
          <w:rPr>
            <w:b/>
            <w:bCs/>
          </w:rPr>
          <w:t xml:space="preserve">Example 16 (Back to the line)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In</w:t>
        </w:r>
      </w:ins>
      <w:ins w:id="2082" w:author="PR Preview" w:date="2026-01-01T00:00:00Z">
        <w:r>
          <w:t xml:space="preserve"> </w:t>
        </w:r>
      </w:ins>
      <w:hyperlink w:anchor="exm-orthogonal-direct-sum">
        <w:ins w:id="2083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084" w:author="PR Preview" w:date="2026-01-01T00:00:00Z">
        <w:r>
          <w:t xml:space="preserve">,</w:t>
        </w:r>
      </w:ins>
      <w:ins w:id="20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and</w:t>
        </w:r>
      </w:ins>
      <w:ins w:id="208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089" w:author="PR Preview" w:date="2026-01-01T00:00:00Z">
        <w:r>
          <w:t xml:space="preserve">.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Put those two spanning vectors in the columns of the</w:t>
        </w:r>
      </w:ins>
      <w:ins w:id="209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matrix</w:t>
        </w:r>
      </w:ins>
      <w:ins w:id="209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96" w:author="PR Preview" w:date="2026-01-01T00:00:00Z">
        <w:r>
          <w:t xml:space="preserve">,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so</w:t>
        </w:r>
      </w:ins>
      <w:ins w:id="209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(</w:t>
        </w:r>
      </w:ins>
      <w:hyperlink r:id="rId35">
        <w:ins w:id="2102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103" w:author="PR Preview" w:date="2026-01-01T00:00:00Z">
        <w:r>
          <w:t xml:space="preserve">)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</w:t>
        </w:r>
      </w:ins>
      <w:ins w:id="21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(</w:t>
        </w:r>
      </w:ins>
      <w:hyperlink w:anchor="thm-complement-null-space">
        <w:ins w:id="210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110" w:author="PR Preview" w:date="2026-01-01T00:00:00Z">
        <w:r>
          <w:t xml:space="preserve">).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Since</w:t>
        </w:r>
      </w:ins>
      <w:ins w:id="211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(</w:t>
        </w:r>
      </w:ins>
      <w:hyperlink r:id="rId67">
        <w:ins w:id="2116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2117" w:author="PR Preview" w:date="2026-01-01T00:00:00Z">
        <w:r>
          <w:t xml:space="preserve">),</w:t>
        </w:r>
      </w:ins>
      <w:ins w:id="21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exactly when</w:t>
        </w:r>
      </w:ins>
      <w:ins w:id="2121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and</w:t>
        </w:r>
      </w:ins>
      <w:ins w:id="2124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125" w:author="PR Preview" w:date="2026-01-01T00:00:00Z">
        <w:r>
          <w:t xml:space="preserve">.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ins w:id="2128" w:author="PR Preview" w:date="2026-01-01T00:00:00Z">
        <w:r>
          <w:rPr>
            <w:b/>
            <w:bCs/>
          </w:rPr>
          <w:t xml:space="preserve">Example 17 (A set that is not a subspace does not come back)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The one-element set</w:t>
        </w:r>
      </w:ins>
      <w:ins w:id="21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is not a subspace.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Its orthogonal complement is the same as that of</w:t>
        </w:r>
      </w:ins>
      <w:ins w:id="21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in</w:t>
        </w:r>
      </w:ins>
      <w:ins w:id="2139" w:author="PR Preview" w:date="2026-01-01T00:00:00Z">
        <w:r>
          <w:t xml:space="preserve"> </w:t>
        </w:r>
      </w:ins>
      <w:hyperlink w:anchor="exm-double-complement">
        <w:ins w:id="214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141" w:author="PR Preview" w:date="2026-01-01T00:00:00Z">
        <w:r>
          <w:t xml:space="preserve">,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since both are defined by the single condition</w:t>
        </w:r>
      </w:ins>
      <w:ins w:id="214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145" w:author="PR Preview" w:date="2026-01-01T00:00:00Z">
        <w:r>
          <w:t xml:space="preserve">,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so</w:t>
        </w:r>
      </w:ins>
      <w:ins w:id="2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49" w:author="PR Preview" w:date="2026-01-01T00:00:00Z">
        <w:r>
          <w:t xml:space="preserve">,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which contains</w:t>
        </w:r>
      </w:ins>
      <w:ins w:id="21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ins w:id="2153" w:author="PR Preview" w:date="2026-01-01T00:00:00Z">
        <w:r>
          <w:t xml:space="preserve">.</w:t>
        </w:r>
      </w:ins>
      <w:ins w:id="2154" w:author="PR Preview" w:date="2026-01-01T00:00:00Z">
        <w:r>
          <w:t xml:space="preserve"> </w:t>
        </w:r>
      </w:ins>
      <w:hyperlink w:anchor="thm-double-complement">
        <w:ins w:id="215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needs</w:t>
        </w:r>
      </w:ins>
      <w:ins w:id="21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to be a subspace.</w:t>
        </w:r>
      </w:ins>
    </w:p>
    <w:bookmarkEnd w:id="69"/>
    <w:bookmarkEnd w:id="70"/>
    <w:bookmarkStart w:id="83" w:name="sec-fundamental-theorem"/>
    <w:p>
      <w:pPr>
        <w:pStyle w:val="Heading2"/>
      </w:pPr>
      <w:ins w:id="2161" w:author="PR Preview" w:date="2026-01-01T00:00:00Z">
        <w:r>
          <w:t xml:space="preserve">3 The fundamental theorem of linear algebra</w:t>
        </w:r>
      </w:ins>
    </w:p>
    <w:bookmarkStart w:id="71" w:name="thm-fundamental-subspaces"/>
    <w:p>
      <w:pPr>
        <w:pStyle w:val="FirstParagraph"/>
      </w:pPr>
      <w:ins w:id="2162" w:author="PR Preview" w:date="2026-01-01T00:00:00Z">
        <w:r>
          <w:rPr>
            <w:b/>
            <w:bCs/>
          </w:rPr>
          <w:t xml:space="preserve">Theorem 10 (Fundamental theorem of linear algebra)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Let</w:t>
        </w:r>
      </w:ins>
      <w:ins w:id="21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be an</w:t>
        </w:r>
      </w:ins>
      <w:ins w:id="21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matrix with</w:t>
        </w:r>
      </w:ins>
      <w:ins w:id="217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172" w:author="PR Preview" w:date="2026-01-01T00:00:00Z">
        <w:r>
          <w:t xml:space="preserve">. Then</w:t>
        </w:r>
      </w:ins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173" w:author="PR Preview" w:date="2026-01-01T00:00:00Z">
        <w:r>
          <w:t xml:space="preserve">,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and</w:t>
        </w:r>
      </w:ins>
      <w:ins w:id="21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177" w:author="PR Preview" w:date="2026-01-01T00:00:00Z">
        <w:r>
          <w:t xml:space="preserve">;</w:t>
        </w:r>
      </w:ins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178" w:author="PR Preview" w:date="2026-01-01T00:00:00Z">
        <w:r>
          <w:t xml:space="preserve">;</w:t>
        </w:r>
      </w:ins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and</w:t>
        </w:r>
      </w:ins>
      <w:ins w:id="21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83" w:author="PR Preview" w:date="2026-01-01T00:00:00Z">
        <w:r>
          <w:t xml:space="preserve">;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184" w:author="PR Preview" w:date="2026-01-01T00:00:00Z">
        <w:r>
          <w:t xml:space="preserve">,</w:t>
        </w:r>
      </w:ins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and</w:t>
        </w:r>
      </w:ins>
      <w:ins w:id="218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2188" w:author="PR Preview" w:date="2026-01-01T00:00:00Z">
        <w:r>
          <w:t xml:space="preserve">.</w:t>
        </w:r>
      </w:ins>
    </w:p>
    <w:bookmarkEnd w:id="71"/>
    <w:p>
      <w:pPr>
        <w:pStyle w:val="FirstParagraph"/>
      </w:pPr>
      <w:ins w:id="2189" w:author="PR Preview" w:date="2026-01-01T00:00:00Z">
        <w:r>
          <w:rPr>
            <w:i/>
            <w:iCs/>
          </w:rPr>
          <w:t xml:space="preserve">Proof</w:t>
        </w:r>
      </w:ins>
      <w:ins w:id="2190" w:author="PR Preview" w:date="2026-01-01T00:00:00Z">
        <w:r>
          <w:t xml:space="preserve">. </w:t>
        </w:r>
      </w:ins>
      <w:ins w:id="2191" w:author="PR Preview" w:date="2026-01-01T00:00:00Z">
        <w:r>
          <w:rPr>
            <w:b/>
            <w:bCs/>
          </w:rPr>
          <w:t xml:space="preserve">Part 1.</w:t>
        </w:r>
      </w:ins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The first equation is</w:t>
        </w:r>
      </w:ins>
      <w:ins w:id="2194" w:author="PR Preview" w:date="2026-01-01T00:00:00Z">
        <w:r>
          <w:t xml:space="preserve"> </w:t>
        </w:r>
      </w:ins>
      <w:hyperlink w:anchor="thm-complement-null-space">
        <w:ins w:id="219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196" w:author="PR Preview" w:date="2026-01-01T00:00:00Z">
        <w:r>
          <w:t xml:space="preserve">.</w:t>
        </w:r>
      </w:ins>
      <w:ins w:id="2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is a subspace of</w:t>
        </w:r>
      </w:ins>
      <w:ins w:id="22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(</w:t>
        </w:r>
      </w:ins>
      <w:hyperlink r:id="rId35">
        <w:ins w:id="220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204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ins w:id="2205" w:author="PR Preview" w:date="2026-01-01T00:00:00Z">
        <w:r>
          <w:rPr>
            <w:b/>
            <w:bCs/>
          </w:rPr>
          <w:t xml:space="preserve">Part 2.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ins w:id="2206" w:author="PR Preview" w:date="2026-01-01T00:00:00Z">
        <w:r>
          <w:rPr>
            <w:b/>
            <w:bCs/>
          </w:rPr>
          <w:t xml:space="preserve">Part 3.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Apply parts 2 and 1 to the</w:t>
        </w:r>
      </w:ins>
      <w:ins w:id="22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matrix</w:t>
        </w:r>
      </w:ins>
      <w:ins w:id="221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using</w:t>
        </w:r>
      </w:ins>
      <w:ins w:id="221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217" w:author="PR Preview" w:date="2026-01-01T00:00:00Z">
        <w:r>
          <w:t xml:space="preserve">: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part 2 gives</w:t>
        </w:r>
      </w:ins>
      <w:ins w:id="22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221" w:author="PR Preview" w:date="2026-01-01T00:00:00Z">
        <w:r>
          <w:t xml:space="preserve">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 part 1 gives</w:t>
        </w:r>
      </w:ins>
      <w:ins w:id="22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25" w:author="PR Preview" w:date="2026-01-01T00:00:00Z">
        <w:r>
          <w:t xml:space="preserve">.</w:t>
        </w:r>
      </w:ins>
    </w:p>
    <w:p>
      <w:pPr>
        <w:pStyle w:val="BodyText"/>
      </w:pPr>
      <w:ins w:id="2226" w:author="PR Preview" w:date="2026-01-01T00:00:00Z">
        <w:r>
          <w:rPr>
            <w:b/>
            <w:bCs/>
          </w:rPr>
          <w:t xml:space="preserve">Part 4.</w:t>
        </w:r>
      </w:ins>
      <w:ins w:id="222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by</w:t>
        </w:r>
      </w:ins>
      <w:ins w:id="2230" w:author="PR Preview" w:date="2026-01-01T00:00:00Z">
        <w:r>
          <w:t xml:space="preserve"> </w:t>
        </w:r>
      </w:ins>
      <w:hyperlink r:id="rId72">
        <w:ins w:id="2231" w:author="PR Preview" w:date="2026-01-01T00:00:00Z">
          <w:r>
            <w:rPr>
              <w:rStyle w:val="Hyperlink"/>
            </w:rPr>
            <w:t xml:space="preserve">Theorem 5 in Column Space, Null Space and Rank-Nullity</w:t>
          </w:r>
        </w:ins>
      </w:hyperlink>
      <w:ins w:id="2232" w:author="PR Preview" w:date="2026-01-01T00:00:00Z">
        <w:r>
          <w:t xml:space="preserve">.</w:t>
        </w:r>
      </w:ins>
      <w:ins w:id="223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by</w:t>
        </w:r>
      </w:ins>
      <w:ins w:id="2236" w:author="PR Preview" w:date="2026-01-01T00:00:00Z">
        <w:r>
          <w:t xml:space="preserve"> </w:t>
        </w:r>
      </w:ins>
      <w:hyperlink r:id="rId72">
        <w:ins w:id="2237" w:author="PR Preview" w:date="2026-01-01T00:00:00Z">
          <w:r>
            <w:rPr>
              <w:rStyle w:val="Hyperlink"/>
            </w:rPr>
            <w:t xml:space="preserve">Theorem 5 in Column Space, Null Space and Rank-Nullity</w:t>
          </w:r>
        </w:ins>
      </w:hyperlink>
      <w:ins w:id="2238" w:author="PR Preview" w:date="2026-01-01T00:00:00Z">
        <w:r>
          <w:t xml:space="preserve">,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and that is</w:t>
        </w:r>
      </w:ins>
      <w:ins w:id="2241" w:author="PR Preview" w:date="2026-01-01T00:00:00Z">
        <w:r>
          <w:t xml:space="preserve"> </w:t>
        </w:r>
      </w:ins>
      <m:oMath>
        <m:r>
          <m:t>r</m:t>
        </m:r>
      </m:oMath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by</w:t>
        </w:r>
      </w:ins>
      <w:ins w:id="2244" w:author="PR Preview" w:date="2026-01-01T00:00:00Z">
        <w:r>
          <w:t xml:space="preserve"> </w:t>
        </w:r>
      </w:ins>
      <w:hyperlink r:id="rId73">
        <w:ins w:id="2245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246" w:author="PR Preview" w:date="2026-01-01T00:00:00Z">
        <w:r>
          <w:t xml:space="preserve">.</w:t>
        </w:r>
      </w:ins>
      <w:ins w:id="22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has</w:t>
        </w:r>
      </w:ins>
      <w:ins w:id="2250" w:author="PR Preview" w:date="2026-01-01T00:00:00Z">
        <w:r>
          <w:t xml:space="preserve"> </w:t>
        </w:r>
      </w:ins>
      <m:oMath>
        <m:r>
          <m:t>n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columns,</w:t>
        </w:r>
      </w:ins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so</w:t>
        </w:r>
      </w:ins>
      <w:ins w:id="225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(</w:t>
        </w:r>
      </w:ins>
      <w:hyperlink r:id="rId74">
        <w:ins w:id="2258" w:author="PR Preview" w:date="2026-01-01T00:00:00Z">
          <w:r>
            <w:rPr>
              <w:rStyle w:val="Hyperlink"/>
            </w:rPr>
            <w:t xml:space="preserve">Definition 4 in Column Space, Null Space and Rank-Nullity</w:t>
          </w:r>
        </w:ins>
      </w:hyperlink>
      <w:ins w:id="2259" w:author="PR Preview" w:date="2026-01-01T00:00:00Z">
        <w:r>
          <w:t xml:space="preserve">,</w:t>
        </w:r>
      </w:ins>
      <w:ins w:id="2260" w:author="PR Preview" w:date="2026-01-01T00:00:00Z">
        <w:r>
          <w:t xml:space="preserve"> </w:t>
        </w:r>
      </w:ins>
      <w:hyperlink r:id="rId13">
        <w:ins w:id="2261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2262" w:author="PR Preview" w:date="2026-01-01T00:00:00Z">
        <w:r>
          <w:t xml:space="preserve">).</w:t>
        </w:r>
      </w:ins>
      <w:ins w:id="22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has</w:t>
        </w:r>
      </w:ins>
      <w:ins w:id="2266" w:author="PR Preview" w:date="2026-01-01T00:00:00Z">
        <w:r>
          <w:t xml:space="preserve"> </w:t>
        </w:r>
      </w:ins>
      <m:oMath>
        <m:r>
          <m:t>m</m:t>
        </m:r>
      </m:oMath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columns and rank</w:t>
        </w:r>
      </w:ins>
      <w:ins w:id="2269" w:author="PR Preview" w:date="2026-01-01T00:00:00Z">
        <w:r>
          <w:t xml:space="preserve"> </w:t>
        </w:r>
      </w:ins>
      <m:oMath>
        <m:r>
          <m:t>r</m:t>
        </m:r>
      </m:oMath>
      <w:ins w:id="2270" w:author="PR Preview" w:date="2026-01-01T00:00:00Z">
        <w:r>
          <w:t xml:space="preserve">,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so</w:t>
        </w:r>
      </w:ins>
      <w:ins w:id="227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in the same way.</w:t>
        </w:r>
      </w:ins>
    </w:p>
    <w:bookmarkStart w:id="77" w:name="exm-fundamental-subspaces"/>
    <w:p>
      <w:pPr>
        <w:pStyle w:val="BodyText"/>
      </w:pPr>
      <w:ins w:id="2276" w:author="PR Preview" w:date="2026-01-01T00:00:00Z">
        <w:r>
          <w:rPr>
            <w:b/>
            <w:bCs/>
          </w:rPr>
          <w:t xml:space="preserve">Example 18 (The four subspaces of the matrix in</w:t>
        </w:r>
      </w:ins>
      <w:ins w:id="2277" w:author="PR Preview" w:date="2026-01-01T00:00:00Z">
        <w:r>
          <w:rPr>
            <w:b/>
            <w:bCs/>
          </w:rPr>
          <w:t xml:space="preserve"> </w:t>
        </w:r>
      </w:ins>
      <w:hyperlink r:id="rId58">
        <w:ins w:id="2278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2279" w:author="PR Preview" w:date="2026-01-01T00:00:00Z">
        <w:r>
          <w:rPr>
            <w:b/>
            <w:bCs/>
          </w:rPr>
          <w:t xml:space="preserve">)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For</w:t>
        </w:r>
      </w:ins>
      <w:ins w:id="22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in</w:t>
        </w:r>
      </w:ins>
      <w:ins w:id="2285" w:author="PR Preview" w:date="2026-01-01T00:00:00Z">
        <w:r>
          <w:t xml:space="preserve"> </w:t>
        </w:r>
      </w:ins>
      <w:hyperlink r:id="rId58">
        <w:ins w:id="2286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2287" w:author="PR Preview" w:date="2026-01-01T00:00:00Z">
        <w:r>
          <w:t xml:space="preserve">,</w:t>
        </w:r>
      </w:ins>
      <w:ins w:id="22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2289" w:author="PR Preview" w:date="2026-01-01T00:00:00Z">
        <w:r>
          <w:t xml:space="preserve">,</w:t>
        </w:r>
      </w:ins>
      <w:ins w:id="229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and</w:t>
        </w:r>
      </w:ins>
      <w:ins w:id="229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(</w:t>
        </w:r>
      </w:ins>
      <w:hyperlink r:id="rId75">
        <w:ins w:id="2296" w:author="PR Preview" w:date="2026-01-01T00:00:00Z">
          <w:r>
            <w:rPr>
              <w:rStyle w:val="Hyperlink"/>
            </w:rPr>
            <w:t xml:space="preserve">Example 8 in Column Space, Null Space and Rank-Nullity</w:t>
          </w:r>
        </w:ins>
      </w:hyperlink>
      <w:ins w:id="2297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ins w:id="2298" w:author="PR Preview" w:date="2026-01-01T00:00:00Z">
        <w:r>
          <w:rPr>
            <w:b/>
            <w:bCs/>
          </w:rPr>
          <w:t xml:space="preserve">In</w:t>
        </w:r>
      </w:ins>
      <w:ins w:id="229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00" w:author="PR Preview" w:date="2026-01-01T00:00:00Z">
        <w:r>
          <w:rPr>
            <w:b/>
            <w:bCs/>
          </w:rPr>
          <w:t xml:space="preserve">: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the row space</w:t>
        </w:r>
      </w:ins>
      <w:ins w:id="23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ins w:id="2304" w:author="PR Preview" w:date="2026-01-01T00:00:00Z">
        <w:r>
          <w:t xml:space="preserve">has dimension</w:t>
        </w:r>
      </w:ins>
      <w:ins w:id="230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2306" w:author="PR Preview" w:date="2026-01-01T00:00:00Z">
        <w:r>
          <w:t xml:space="preserve">,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and</w:t>
        </w:r>
      </w:ins>
      <w:ins w:id="2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has dimension</w:t>
        </w:r>
      </w:ins>
      <w:ins w:id="231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(</w:t>
        </w:r>
      </w:ins>
      <w:hyperlink r:id="rId76">
        <w:ins w:id="2315" w:author="PR Preview" w:date="2026-01-01T00:00:00Z">
          <w:r>
            <w:rPr>
              <w:rStyle w:val="Hyperlink"/>
            </w:rPr>
            <w:t xml:space="preserve">Example 9 in Column Space, Null Space and Rank-Nullity</w:t>
          </w:r>
        </w:ins>
      </w:hyperlink>
      <w:ins w:id="2316" w:author="PR Preview" w:date="2026-01-01T00:00:00Z">
        <w:r>
          <w:t xml:space="preserve">).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231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ins w:id="2320" w:author="PR Preview" w:date="2026-01-01T00:00:00Z">
        <w:r>
          <w:rPr>
            <w:b/>
            <w:bCs/>
          </w:rPr>
          <w:t xml:space="preserve">In</w:t>
        </w:r>
      </w:ins>
      <w:ins w:id="232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322" w:author="PR Preview" w:date="2026-01-01T00:00:00Z">
        <w:r>
          <w:rPr>
            <w:b/>
            <w:bCs/>
          </w:rPr>
          <w:t xml:space="preserve">:</w:t>
        </w:r>
      </w:ins>
      <w:ins w:id="23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has dimension</w:t>
        </w:r>
      </w:ins>
      <w:ins w:id="23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2327" w:author="PR Preview" w:date="2026-01-01T00:00:00Z">
        <w:r>
          <w:t xml:space="preserve">,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and</w:t>
        </w:r>
      </w:ins>
      <w:ins w:id="23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has dimension</w:t>
        </w:r>
      </w:ins>
      <w:ins w:id="23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(</w:t>
        </w:r>
      </w:ins>
      <w:hyperlink w:anchor="exm-complement-null-space">
        <w:ins w:id="2336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2337" w:author="PR Preview" w:date="2026-01-01T00:00:00Z">
        <w:r>
          <w:t xml:space="preserve">).</w:t>
        </w:r>
      </w:ins>
    </w:p>
    <w:p>
      <w:pPr>
        <w:pStyle w:val="FirstParagraph"/>
      </w:pPr>
      <w:ins w:id="2338" w:author="PR Preview" w:date="2026-01-01T00:00:00Z">
        <w:r>
          <w:t xml:space="preserve">By part 3,</w:t>
        </w:r>
      </w:ins>
      <w:ins w:id="23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splits uniquely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into a row-space part</w:t>
        </w:r>
      </w:ins>
      <w:ins w:id="2344" w:author="PR Preview" w:date="2026-01-01T00:00:00Z">
        <w:r>
          <w:t xml:space="preserve"> </w:t>
        </w:r>
      </w:ins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and a null-space part.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The null-space part</w:t>
        </w:r>
      </w:ins>
      <w:ins w:id="23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lies in</w:t>
        </w:r>
      </w:ins>
      <w:ins w:id="23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(part 3),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and</w:t>
        </w:r>
      </w:ins>
      <w:ins w:id="23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(</w:t>
        </w:r>
      </w:ins>
      <w:hyperlink w:anchor="thm-complement-null-space">
        <w:ins w:id="236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applied to</w:t>
        </w:r>
      </w:ins>
      <w:ins w:id="23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64" w:author="PR Preview" w:date="2026-01-01T00:00:00Z">
        <w:r>
          <w:t xml:space="preserve">, with</w:t>
        </w:r>
      </w:ins>
      <w:ins w:id="236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366" w:author="PR Preview" w:date="2026-01-01T00:00:00Z">
        <w:r>
          <w:t xml:space="preserve">),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so it must be orthogonal to</w:t>
        </w:r>
      </w:ins>
      <w:ins w:id="23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3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371" w:author="PR Preview" w:date="2026-01-01T00:00:00Z">
        <w:r>
          <w:t xml:space="preserve">so</w:t>
        </w:r>
      </w:ins>
      <w:ins w:id="23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ins w:id="2373" w:author="PR Preview" w:date="2026-01-01T00:00:00Z">
        <w:r>
          <w:t xml:space="preserve">.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The row-space part is</w:t>
        </w:r>
      </w:ins>
      <w:ins w:id="237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and the null-space part is</w:t>
        </w:r>
      </w:ins>
      <w:ins w:id="237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380" w:author="PR Preview" w:date="2026-01-01T00:00:00Z">
        <w:r>
          <w:t xml:space="preserve">;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as a check, row 1 of</w:t>
        </w:r>
      </w:ins>
      <w:ins w:id="23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gives</w:t>
        </w:r>
      </w:ins>
      <w:ins w:id="23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ins w:id="2387" w:author="PR Preview" w:date="2026-01-01T00:00:00Z">
        <w:r>
          <w:t xml:space="preserve">,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and row 2 is</w:t>
        </w:r>
      </w:ins>
      <w:ins w:id="2390" w:author="PR Preview" w:date="2026-01-01T00:00:00Z">
        <w:r>
          <w:t xml:space="preserve"> </w:t>
        </w:r>
      </w:ins>
      <m:oMath>
        <m:r>
          <m:t>3</m:t>
        </m:r>
      </m:oMath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times row 1,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so</w:t>
        </w:r>
      </w:ins>
      <w:ins w:id="23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sends the null-space part to</w:t>
        </w:r>
      </w:ins>
      <w:ins w:id="23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399" w:author="PR Preview" w:date="2026-01-01T00:00:00Z">
        <w:r>
          <w:t xml:space="preserve">.</w:t>
        </w:r>
      </w:ins>
    </w:p>
    <w:bookmarkEnd w:id="77"/>
    <w:bookmarkStart w:id="82" w:name="refs"/>
    <w:bookmarkStart w:id="79" w:name="ref-banerjee2014linear"/>
    <w:p>
      <w:pPr>
        <w:pStyle w:val="Bibliography"/>
      </w:pPr>
      <w:ins w:id="2400" w:author="PR Preview" w:date="2026-01-01T00:00:00Z">
        <w:r>
          <w:t xml:space="preserve">Banerjee, Sudipto, and Anindya Roy. 2014.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2403" w:author="PR Preview" w:date="2026-01-01T00:00:00Z">
        <w:r>
          <w:t xml:space="preserve">. Vol. 181. Crc Press Boca Raton.</w:t>
        </w:r>
      </w:ins>
      <w:ins w:id="2404" w:author="PR Preview" w:date="2026-01-01T00:00:00Z">
        <w:r>
          <w:t xml:space="preserve"> </w:t>
        </w:r>
      </w:ins>
      <w:hyperlink r:id="rId78">
        <w:ins w:id="2405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  <w:ins w:id="2406" w:author="PR Preview" w:date="2026-01-01T00:00:00Z">
        <w:r>
          <w:t xml:space="preserve">.</w:t>
        </w:r>
      </w:ins>
    </w:p>
    <w:bookmarkEnd w:id="79"/>
    <w:bookmarkStart w:id="81" w:name="ref-zhou2024orthproj"/>
    <w:p>
      <w:pPr>
        <w:pStyle w:val="Bibliography"/>
      </w:pPr>
      <w:ins w:id="2407" w:author="PR Preview" w:date="2026-01-01T00:00:00Z">
        <w:r>
          <w:t xml:space="preserve">Zhou, Hua. 2024.</w:t>
        </w:r>
      </w:ins>
      <w:ins w:id="2408" w:author="PR Preview" w:date="2026-01-01T00:00:00Z">
        <w:r>
          <w:t xml:space="preserve"> </w:t>
        </w:r>
      </w:ins>
      <w:ins w:id="2409" w:author="PR Preview" w:date="2026-01-01T00:00:00Z">
        <w:r>
          <w:rPr>
            <w:i/>
            <w:iCs/>
          </w:rPr>
          <w:t xml:space="preserve">Orthogonal Projections</w:t>
        </w:r>
      </w:ins>
      <w:ins w:id="2410" w:author="PR Preview" w:date="2026-01-01T00:00:00Z">
        <w:r>
          <w:t xml:space="preserve">. Lecture notes for Biostat 216, Mathematical Methods for Biostatistics, University of California, Los Angeles.</w:t>
        </w:r>
      </w:ins>
      <w:ins w:id="2411" w:author="PR Preview" w:date="2026-01-01T00:00:00Z">
        <w:r>
          <w:t xml:space="preserve"> </w:t>
        </w:r>
      </w:ins>
      <w:hyperlink r:id="rId80">
        <w:ins w:id="2412" w:author="PR Preview" w:date="2026-01-01T00:00:00Z">
          <w:r>
            <w:rPr>
              <w:rStyle w:val="Hyperlink"/>
            </w:rPr>
            <w:t xml:space="preserve">https://ucla-biostat-216.github.io/2024fall/slides/06-orthproj/06-orthproj.html</w:t>
          </w:r>
        </w:ins>
      </w:hyperlink>
      <w:ins w:id="2413" w:author="PR Preview" w:date="2026-01-01T00:00:00Z">
        <w:r>
          <w:t xml:space="preserve">.</w:t>
        </w:r>
      </w:ins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2026-10-10T08:04:12Z</dcterms:created>
  <dcterms:modified xsi:type="dcterms:W3CDTF">2026-10-10T08:04:12Z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