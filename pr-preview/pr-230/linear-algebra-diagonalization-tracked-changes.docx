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so</w:delText>
        </w:r>
      </w:del>
      <w:del w:id="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5" w:author="PR Preview" w:date="2026-01-01T00:00:00Z">
        <w:r>
          <w:delText xml:space="preserve">, the nullity is</w:delText>
        </w:r>
      </w:del>
      <w:del w:id="6" w:author="PR Preview" w:date="2026-01-01T00:00:00Z">
        <w:r>
          <w:delText xml:space="preserve"> </w:delText>
        </w:r>
      </w:del>
      <m:oMath>
        <m:r>
          <m:t>0</m:t>
        </m:r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</w:delText>
        </w:r>
      </w:del>
      <w:hyperlink r:id="rId10">
        <w:del w:id="13" w:author="PR Preview" w:date="2026-01-01T00:00:00Z">
          <w:r>
            <w:rPr>
              <w:rStyle w:val="Hyperlink"/>
            </w:rPr>
            <w:delText xml:space="preserve">Theorem 17 in Subspaces and Rank</w:delText>
          </w:r>
        </w:del>
      </w:hyperlink>
      <w:del w:id="14" w:author="PR Preview" w:date="2026-01-01T00:00:00Z">
        <w:r>
          <w:delText xml:space="preserve">).</w:delText>
        </w:r>
      </w:del>
    </w:p>
    <w:p>
      <w:pPr>
        <w:pStyle w:val="FirstParagraph"/>
      </w:pPr>
      <w:ins w:id="15" w:author="PR Preview" w:date="2026-01-01T00:00:00Z">
        <w:r>
          <w:t xml:space="preserve">so</w:t>
        </w:r>
      </w:ins>
      <w:ins w:id="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17" w:author="PR Preview" w:date="2026-01-01T00:00:00Z">
        <w:r>
          <w:t xml:space="preserve">, the nullity is</w:t>
        </w:r>
      </w:ins>
      <w:ins w:id="18" w:author="PR Preview" w:date="2026-01-01T00:00:00Z">
        <w:r>
          <w:t xml:space="preserve"> </w:t>
        </w:r>
      </w:ins>
      <m:oMath>
        <m:r>
          <m:t>0</m:t>
        </m:r>
      </m:oMath>
      <w:ins w:id="19" w:author="PR Preview" w:date="2026-01-01T00:00:00Z">
        <w:r>
          <w:t xml:space="preserve">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</w:t>
        </w:r>
      </w:ins>
      <w:ins w:id="2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</w:t>
        </w:r>
      </w:ins>
      <w:hyperlink r:id="rId18">
        <w:ins w:id="25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26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7" w:author="PR Preview" w:date="2026-01-01T00:00:00Z">
        <w:r>
          <w:delText xml:space="preserve">so every column of</w:delText>
        </w:r>
      </w:del>
      <w:del w:id="2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in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(1),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and</w:delText>
        </w:r>
      </w:del>
      <w:del w:id="3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37" w:author="PR Preview" w:date="2026-01-01T00:00:00Z">
        <w:r>
          <w:delText xml:space="preserve">.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So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satisfies</w:delText>
        </w:r>
      </w:del>
      <w:del w:id="43" w:author="PR Preview" w:date="2026-01-01T00:00:00Z">
        <w:r>
          <w:delText xml:space="preserve"> </w:delText>
        </w:r>
      </w:del>
      <w:hyperlink r:id="rId15">
        <w:del w:id="44" w:author="PR Preview" w:date="2026-01-01T00:00:00Z">
          <w:r>
            <w:rPr>
              <w:rStyle w:val="Hyperlink"/>
            </w:rPr>
            <w:delText xml:space="preserve">Definition 6 in Special Matrices and Decompositions</w:delText>
          </w:r>
        </w:del>
      </w:hyperlink>
      <w:del w:id="45" w:author="PR Preview" w:date="2026-01-01T00:00:00Z">
        <w:r>
          <w:delText xml:space="preserve">.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The two conditions in the statement are equivalent by</w:delText>
        </w:r>
      </w:del>
      <w:del w:id="48" w:author="PR Preview" w:date="2026-01-01T00:00:00Z">
        <w:r>
          <w:delText xml:space="preserve"> </w:delText>
        </w:r>
      </w:del>
      <w:hyperlink r:id="rId10">
        <w:del w:id="49" w:author="PR Preview" w:date="2026-01-01T00:00:00Z">
          <w:r>
            <w:rPr>
              <w:rStyle w:val="Hyperlink"/>
            </w:rPr>
            <w:delText xml:space="preserve">Theorem 17 in Subspaces and Rank</w:delText>
          </w:r>
        </w:del>
      </w:hyperlink>
      <w:del w:id="50" w:author="PR Preview" w:date="2026-01-01T00:00:00Z">
        <w:r>
          <w:delText xml:space="preserve">: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the nullity is</w:delText>
        </w:r>
      </w:del>
      <w:del w:id="53" w:author="PR Preview" w:date="2026-01-01T00:00:00Z">
        <w:r>
          <w:delText xml:space="preserve"> </w:delText>
        </w:r>
      </w:del>
      <m:oMath>
        <m:r>
          <m:t>0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exactly when</w:delText>
        </w:r>
      </w:del>
      <w:del w:id="5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because a subspace of dimension</w:delText>
        </w:r>
      </w:del>
      <w:del w:id="60" w:author="PR Preview" w:date="2026-01-01T00:00:00Z">
        <w:r>
          <w:delText xml:space="preserve"> </w:delText>
        </w:r>
      </w:del>
      <m:oMath>
        <m:r>
          <m:t>0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has the empty list as a basis, whose span is</w:delText>
        </w:r>
      </w:del>
      <w:del w:id="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(</w:delText>
        </w:r>
      </w:del>
      <w:hyperlink r:id="rId21">
        <w:del w:id="66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67" w:author="PR Preview" w:date="2026-01-01T00:00:00Z">
        <w:r>
          <w:delText xml:space="preserve">,</w:delText>
        </w:r>
      </w:del>
      <w:del w:id="68" w:author="PR Preview" w:date="2026-01-01T00:00:00Z">
        <w:r>
          <w:delText xml:space="preserve"> </w:delText>
        </w:r>
      </w:del>
      <w:hyperlink r:id="rId22">
        <w:del w:id="69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70" w:author="PR Preview" w:date="2026-01-01T00:00:00Z">
        <w:r>
          <w:delText xml:space="preserve">), and</w:delText>
        </w:r>
      </w:del>
      <w:del w:id="7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has dimension</w:delText>
        </w:r>
      </w:del>
      <w:del w:id="74" w:author="PR Preview" w:date="2026-01-01T00:00:00Z">
        <w:r>
          <w:delText xml:space="preserve"> </w:delText>
        </w:r>
      </w:del>
      <m:oMath>
        <m:r>
          <m:t>0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(</w:delText>
        </w:r>
      </w:del>
      <w:hyperlink r:id="rId23">
        <w:del w:id="77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78" w:author="PR Preview" w:date="2026-01-01T00:00:00Z">
        <w:r>
          <w:delText xml:space="preserve">).</w:delText>
        </w:r>
      </w:del>
    </w:p>
    <w:p>
      <w:pPr>
        <w:pStyle w:val="FirstParagraph"/>
      </w:pPr>
      <w:ins w:id="79" w:author="PR Preview" w:date="2026-01-01T00:00:00Z">
        <w:r>
          <w:t xml:space="preserve">so every column of</w:t>
        </w:r>
      </w:ins>
      <w:ins w:id="8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in</w:t>
        </w:r>
      </w:ins>
      <w:ins w:id="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(1),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and</w:t>
        </w:r>
      </w:ins>
      <w:ins w:id="8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89" w:author="PR Preview" w:date="2026-01-01T00:00:00Z">
        <w:r>
          <w:t xml:space="preserve">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So</w:t>
        </w:r>
      </w:ins>
      <w:ins w:id="9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satisfies</w:t>
        </w:r>
      </w:ins>
      <w:ins w:id="95" w:author="PR Preview" w:date="2026-01-01T00:00:00Z">
        <w:r>
          <w:t xml:space="preserve"> </w:t>
        </w:r>
      </w:ins>
      <w:hyperlink r:id="rId15">
        <w:ins w:id="96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97" w:author="PR Preview" w:date="2026-01-01T00:00:00Z">
        <w:r>
          <w:t xml:space="preserve">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The two conditions in the statement are equivalent by</w:t>
        </w:r>
      </w:ins>
      <w:ins w:id="100" w:author="PR Preview" w:date="2026-01-01T00:00:00Z">
        <w:r>
          <w:t xml:space="preserve"> </w:t>
        </w:r>
      </w:ins>
      <w:hyperlink r:id="rId18">
        <w:ins w:id="101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102" w:author="PR Preview" w:date="2026-01-01T00:00:00Z">
        <w:r>
          <w:t xml:space="preserve">: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 nullity is</w:t>
        </w:r>
      </w:ins>
      <w:ins w:id="105" w:author="PR Preview" w:date="2026-01-01T00:00:00Z">
        <w:r>
          <w:t xml:space="preserve"> </w:t>
        </w:r>
      </w:ins>
      <m:oMath>
        <m:r>
          <m:t>0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exactly when</w:t>
        </w:r>
      </w:ins>
      <w:ins w:id="10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109" w:author="PR Preview" w:date="2026-01-01T00:00:00Z">
        <w:r>
          <w:t xml:space="preserve">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because a subspace of dimension</w:t>
        </w:r>
      </w:ins>
      <w:ins w:id="112" w:author="PR Preview" w:date="2026-01-01T00:00:00Z">
        <w:r>
          <w:t xml:space="preserve"> </w:t>
        </w:r>
      </w:ins>
      <m:oMath>
        <m:r>
          <m:t>0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has the empty list as a basis, whose span is</w:t>
        </w:r>
      </w:ins>
      <w:ins w:id="11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(</w:t>
        </w:r>
      </w:ins>
      <w:hyperlink r:id="rId21">
        <w:ins w:id="118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hyperlink r:id="rId22">
        <w:ins w:id="121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22" w:author="PR Preview" w:date="2026-01-01T00:00:00Z">
        <w:r>
          <w:t xml:space="preserve">), and</w:t>
        </w:r>
      </w:ins>
      <w:ins w:id="12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has dimension</w:t>
        </w:r>
      </w:ins>
      <w:ins w:id="126" w:author="PR Preview" w:date="2026-01-01T00:00:00Z">
        <w:r>
          <w:t xml:space="preserve"> </w:t>
        </w:r>
      </w:ins>
      <m:oMath>
        <m:r>
          <m:t>0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(</w:t>
        </w:r>
      </w:ins>
      <w:hyperlink r:id="rId23">
        <w:ins w:id="129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30" w:author="PR Preview" w:date="2026-01-01T00:00:00Z">
        <w:r>
          <w:t xml:space="preserve">).</w:t>
        </w:r>
      </w:ins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del w:id="131" w:author="PR Preview" w:date="2026-01-01T00:00:00Z">
        <w:r>
          <w:rPr>
            <w:b/>
            <w:bCs/>
          </w:rPr>
          <w:delText xml:space="preserve">Definition 1 (Eigenspace and geometric multiplicity)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Let</w:delText>
        </w:r>
      </w:del>
      <w:del w:id="134" w:author="PR Preview" w:date="2026-01-01T00:00:00Z">
        <w:r>
          <w:delText xml:space="preserve"> </w:delText>
        </w:r>
      </w:del>
      <m:oMath>
        <m:r>
          <m:t>λ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be an eigenvalue of a</w:delText>
        </w:r>
      </w:del>
      <w:del w:id="13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matrix</w:delText>
        </w:r>
      </w:del>
      <w:del w:id="1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(</w:delText>
        </w:r>
      </w:del>
      <w:hyperlink r:id="rId13">
        <w:del w:id="143" w:author="PR Preview" w:date="2026-01-01T00:00:00Z">
          <w:r>
            <w:rPr>
              <w:rStyle w:val="Hyperlink"/>
            </w:rPr>
            <w:delText xml:space="preserve">Definition 16 in Special Matrices and Decompositions</w:delText>
          </w:r>
        </w:del>
      </w:hyperlink>
      <w:del w:id="144" w:author="PR Preview" w:date="2026-01-01T00:00:00Z">
        <w:r>
          <w:delText xml:space="preserve">).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The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rPr>
            <w:b/>
            <w:bCs/>
          </w:rPr>
          <w:delText xml:space="preserve">eigenspace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of</w:delText>
        </w:r>
      </w:del>
      <w:del w:id="151" w:author="PR Preview" w:date="2026-01-01T00:00:00Z">
        <w:r>
          <w:delText xml:space="preserve"> </w:delText>
        </w:r>
      </w:del>
      <m:oMath>
        <m:r>
          <m:t>λ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is</w:delText>
        </w:r>
      </w:del>
      <w:del w:id="1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155" w:author="PR Preview" w:date="2026-01-01T00:00:00Z">
        <w:r>
          <w:delText xml:space="preserve">.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It is a subspace of</w:delText>
        </w:r>
      </w:del>
      <w:del w:id="15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(</w:delText>
        </w:r>
      </w:del>
      <w:hyperlink r:id="rId11">
        <w:del w:id="161" w:author="PR Preview" w:date="2026-01-01T00:00:00Z">
          <w:r>
            <w:rPr>
              <w:rStyle w:val="Hyperlink"/>
            </w:rPr>
            <w:delText xml:space="preserve">Theorem 13 in Subspaces and Rank</w:delText>
          </w:r>
        </w:del>
      </w:hyperlink>
      <w:del w:id="162" w:author="PR Preview" w:date="2026-01-01T00:00:00Z">
        <w:r>
          <w:delText xml:space="preserve">),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and its dimension (</w:delText>
        </w:r>
      </w:del>
      <w:hyperlink r:id="rId21">
        <w:del w:id="165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166" w:author="PR Preview" w:date="2026-01-01T00:00:00Z">
        <w:r>
          <w:delText xml:space="preserve">) is the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rPr>
            <w:b/>
            <w:bCs/>
          </w:rPr>
          <w:delText xml:space="preserve">geometric multiplicity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of</w:delText>
        </w:r>
      </w:del>
      <w:del w:id="171" w:author="PR Preview" w:date="2026-01-01T00:00:00Z">
        <w:r>
          <w:delText xml:space="preserve"> </w:delText>
        </w:r>
      </w:del>
      <m:oMath>
        <m:r>
          <m:t>λ</m:t>
        </m:r>
      </m:oMath>
      <w:del w:id="172" w:author="PR Preview" w:date="2026-01-01T00:00:00Z">
        <w:r>
          <w:delText xml:space="preserve">.</w:delText>
        </w:r>
      </w:del>
    </w:p>
    <w:p>
      <w:pPr>
        <w:pStyle w:val="FirstParagraph"/>
      </w:pPr>
      <w:ins w:id="173" w:author="PR Preview" w:date="2026-01-01T00:00:00Z">
        <w:r>
          <w:rPr>
            <w:b/>
            <w:bCs/>
          </w:rPr>
          <w:t xml:space="preserve">Definition 1 (Eigenspace and geometric multiplicity)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Let</w:t>
        </w:r>
      </w:ins>
      <w:ins w:id="176" w:author="PR Preview" w:date="2026-01-01T00:00:00Z">
        <w:r>
          <w:t xml:space="preserve"> </w:t>
        </w:r>
      </w:ins>
      <m:oMath>
        <m:r>
          <m:t>λ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be an eigenvalue of a</w:t>
        </w:r>
      </w:ins>
      <w:ins w:id="1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matrix</w:t>
        </w:r>
      </w:ins>
      <w:ins w:id="1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(</w:t>
        </w:r>
      </w:ins>
      <w:hyperlink r:id="rId13">
        <w:ins w:id="185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186" w:author="PR Preview" w:date="2026-01-01T00:00:00Z">
        <w:r>
          <w:t xml:space="preserve">).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The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rPr>
            <w:b/>
            <w:bCs/>
          </w:rPr>
          <w:t xml:space="preserve">eigenspace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of</w:t>
        </w:r>
      </w:ins>
      <w:ins w:id="193" w:author="PR Preview" w:date="2026-01-01T00:00:00Z">
        <w:r>
          <w:t xml:space="preserve"> </w:t>
        </w:r>
      </w:ins>
      <m:oMath>
        <m:r>
          <m:t>λ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is</w:t>
        </w:r>
      </w:ins>
      <w:ins w:id="1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97" w:author="PR Preview" w:date="2026-01-01T00:00:00Z">
        <w:r>
          <w:t xml:space="preserve">.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It is a subspace of</w:t>
        </w:r>
      </w:ins>
      <w:ins w:id="20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(</w:t>
        </w:r>
      </w:ins>
      <w:hyperlink r:id="rId26">
        <w:ins w:id="203" w:author="PR Preview" w:date="2026-01-01T00:00:00Z">
          <w:r>
            <w:rPr>
              <w:rStyle w:val="Hyperlink"/>
            </w:rPr>
            <w:t xml:space="preserve">Theorem 2 in Column Space, Null Space and Rank-Nullity</w:t>
          </w:r>
        </w:ins>
      </w:hyperlink>
      <w:ins w:id="204" w:author="PR Preview" w:date="2026-01-01T00:00:00Z">
        <w:r>
          <w:t xml:space="preserve">),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and its dimension (</w:t>
        </w:r>
      </w:ins>
      <w:hyperlink r:id="rId21">
        <w:ins w:id="207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208" w:author="PR Preview" w:date="2026-01-01T00:00:00Z">
        <w:r>
          <w:t xml:space="preserve">) is the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rPr>
            <w:b/>
            <w:bCs/>
          </w:rPr>
          <w:t xml:space="preserve">geometric multiplicity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of</w:t>
        </w:r>
      </w:ins>
      <w:ins w:id="213" w:author="PR Preview" w:date="2026-01-01T00:00:00Z">
        <w:r>
          <w:t xml:space="preserve"> </w:t>
        </w:r>
      </w:ins>
      <m:oMath>
        <m:r>
          <m:t>λ</m:t>
        </m:r>
      </m:oMath>
      <w:ins w:id="214" w:author="PR Preview" w:date="2026-01-01T00:00:00Z">
        <w:r>
          <w:t xml:space="preserve">.</w:t>
        </w:r>
      </w:ins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15" w:author="PR Preview" w:date="2026-01-01T00:00:00Z">
        <w:r>
          <w:delText xml:space="preserve">so</w:delText>
        </w:r>
      </w:del>
      <w:del w:id="2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exactly when</w:delText>
        </w:r>
      </w:del>
      <w:del w:id="21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220" w:author="PR Preview" w:date="2026-01-01T00:00:00Z">
        <w:r>
          <w:delText xml:space="preserve">;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the nonzero such</w:delText>
        </w:r>
      </w:del>
      <w:del w:id="2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are the eigenvectors for</w:delText>
        </w:r>
      </w:del>
      <w:del w:id="226" w:author="PR Preview" w:date="2026-01-01T00:00:00Z">
        <w:r>
          <w:delText xml:space="preserve"> </w:delText>
        </w:r>
      </w:del>
      <m:oMath>
        <m:r>
          <m:t>λ</m:t>
        </m:r>
      </m:oMath>
      <w:del w:id="227" w:author="PR Preview" w:date="2026-01-01T00:00:00Z">
        <w:r>
          <w:delText xml:space="preserve">.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So</w:delText>
        </w:r>
      </w:del>
      <w:del w:id="230" w:author="PR Preview" w:date="2026-01-01T00:00:00Z">
        <w:r>
          <w:delText xml:space="preserve"> </w:delText>
        </w:r>
      </w:del>
      <m:oMath>
        <m:r>
          <m:t>λ</m:t>
        </m:r>
      </m:oMath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is an eigenvalue exactly when that null space contains a nonzero vector,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which by</w:delText>
        </w:r>
      </w:del>
      <w:del w:id="235" w:author="PR Preview" w:date="2026-01-01T00:00:00Z">
        <w:r>
          <w:delText xml:space="preserve"> </w:delText>
        </w:r>
      </w:del>
      <w:hyperlink w:anchor="thm-invertible-rank">
        <w:del w:id="236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is exactly when</w:delText>
        </w:r>
      </w:del>
      <w:del w:id="23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is singular.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With</w:delText>
        </w:r>
      </w:del>
      <w:del w:id="244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0</m:t>
        </m:r>
      </m:oMath>
      <w:del w:id="245" w:author="PR Preview" w:date="2026-01-01T00:00:00Z">
        <w:r>
          <w:delText xml:space="preserve">,</w:delText>
        </w:r>
      </w:del>
      <w:del w:id="2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del w:id="247" w:author="PR Preview" w:date="2026-01-01T00:00:00Z">
        <w:r>
          <w:delText xml:space="preserve">.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An eigenspace is a null space, so it is a subspace (</w:delText>
        </w:r>
      </w:del>
      <w:hyperlink r:id="rId11">
        <w:del w:id="250" w:author="PR Preview" w:date="2026-01-01T00:00:00Z">
          <w:r>
            <w:rPr>
              <w:rStyle w:val="Hyperlink"/>
            </w:rPr>
            <w:delText xml:space="preserve">Theorem 13 in Subspaces and Rank</w:delText>
          </w:r>
        </w:del>
      </w:hyperlink>
      <w:del w:id="251" w:author="PR Preview" w:date="2026-01-01T00:00:00Z">
        <w:r>
          <w:delText xml:space="preserve">).</w:delText>
        </w:r>
      </w:del>
    </w:p>
    <w:p>
      <w:pPr>
        <w:pStyle w:val="FirstParagraph"/>
      </w:pPr>
      <w:ins w:id="252" w:author="PR Preview" w:date="2026-01-01T00:00:00Z">
        <w:r>
          <w:t xml:space="preserve">so</w:t>
        </w:r>
      </w:ins>
      <w:ins w:id="2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exactly when</w:t>
        </w:r>
      </w:ins>
      <w:ins w:id="25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257" w:author="PR Preview" w:date="2026-01-01T00:00:00Z">
        <w:r>
          <w:t xml:space="preserve">;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the nonzero such</w:t>
        </w:r>
      </w:ins>
      <w:ins w:id="2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are the eigenvectors for</w:t>
        </w:r>
      </w:ins>
      <w:ins w:id="263" w:author="PR Preview" w:date="2026-01-01T00:00:00Z">
        <w:r>
          <w:t xml:space="preserve"> </w:t>
        </w:r>
      </w:ins>
      <m:oMath>
        <m:r>
          <m:t>λ</m:t>
        </m:r>
      </m:oMath>
      <w:ins w:id="264" w:author="PR Preview" w:date="2026-01-01T00:00:00Z">
        <w:r>
          <w:t xml:space="preserve">.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So</w:t>
        </w:r>
      </w:ins>
      <w:ins w:id="267" w:author="PR Preview" w:date="2026-01-01T00:00:00Z">
        <w:r>
          <w:t xml:space="preserve"> </w:t>
        </w:r>
      </w:ins>
      <m:oMath>
        <m:r>
          <m:t>λ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is an eigenvalue exactly when that null space contains a nonzero vector,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which by</w:t>
        </w:r>
      </w:ins>
      <w:ins w:id="272" w:author="PR Preview" w:date="2026-01-01T00:00:00Z">
        <w:r>
          <w:t xml:space="preserve"> </w:t>
        </w:r>
      </w:ins>
      <w:hyperlink w:anchor="thm-invertible-rank">
        <w:ins w:id="27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is exactly when</w:t>
        </w:r>
      </w:ins>
      <w:ins w:id="2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is singular.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With</w:t>
        </w:r>
      </w:ins>
      <w:ins w:id="28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0</m:t>
        </m:r>
      </m:oMath>
      <w:ins w:id="282" w:author="PR Preview" w:date="2026-01-01T00:00:00Z">
        <w:r>
          <w:t xml:space="preserve">,</w:t>
        </w:r>
      </w:ins>
      <w:ins w:id="2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ins w:id="284" w:author="PR Preview" w:date="2026-01-01T00:00:00Z">
        <w:r>
          <w:t xml:space="preserve">.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An eigenspace is a null space, so it is a subspace (</w:t>
        </w:r>
      </w:ins>
      <w:hyperlink r:id="rId26">
        <w:ins w:id="287" w:author="PR Preview" w:date="2026-01-01T00:00:00Z">
          <w:r>
            <w:rPr>
              <w:rStyle w:val="Hyperlink"/>
            </w:rPr>
            <w:t xml:space="preserve">Theorem 2 in Column Space, Null Space and Rank-Nullity</w:t>
          </w:r>
        </w:ins>
      </w:hyperlink>
      <w:ins w:id="288" w:author="PR Preview" w:date="2026-01-01T00:00:00Z">
        <w:r>
          <w:t xml:space="preserve">).</w:t>
        </w:r>
      </w:ins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Relationship Id="rId10" Type="http://schemas.openxmlformats.org/officeDocument/2006/relationships/hyperlink" Target="linear-algebra-subspaces.html#thm-rank-nullity" TargetMode="External"/><Relationship Id="rId11" Type="http://schemas.openxmlformats.org/officeDocument/2006/relationships/hyperlink" Target="linear-algebra-subspaces.html#thm-null-space-subspace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2026-10-10T08:02:44Z</dcterms:created>
  <dcterms:modified xsi:type="dcterms:W3CDTF">2026-10-10T08:02:44Z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