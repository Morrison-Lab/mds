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Heading2"/>
      </w:pPr>
      <w:del w:id="3" w:author="PR Preview" w:date="2026-01-01T00:00:00Z">
        <w:r>
          <w:delText xml:space="preserve">3 Column space and null space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Definition 9 (Column space (range, image))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The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rPr>
            <w:b/>
            <w:bCs/>
          </w:rPr>
          <w:delText xml:space="preserve">column space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an</w:delText>
        </w:r>
      </w:del>
      <w:del w:id="1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matrix</w:delText>
        </w:r>
      </w:del>
      <w:del w:id="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7" w:author="PR Preview" w:date="2026-01-01T00:00:00Z">
        <w:r>
          <w:delText xml:space="preserve">the set of all vectors</w:delText>
        </w:r>
      </w:del>
      <w:del w:id="1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in</w:delText>
        </w:r>
      </w:del>
      <w:del w:id="2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2" w:author="PR Preview" w:date="2026-01-01T00:00:00Z">
        <w:r>
          <w:delText xml:space="preserve">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It is also called the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rPr>
            <w:b/>
            <w:bCs/>
          </w:rPr>
          <w:delText xml:space="preserve">range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or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rPr>
            <w:b/>
            <w:bCs/>
          </w:rPr>
          <w:delText xml:space="preserve">image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of</w:delText>
        </w:r>
      </w:del>
      <w:del w:id="3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4" w:author="PR Preview" w:date="2026-01-01T00:00:00Z">
        <w:r>
          <w:delText xml:space="preserve">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The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rPr>
            <w:b/>
            <w:bCs/>
          </w:rPr>
          <w:delText xml:space="preserve">row space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of</w:delText>
        </w:r>
      </w:del>
      <w:del w:id="4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is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 set of vectors in</w:delText>
        </w:r>
      </w:del>
      <w:del w:id="4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49" w:author="PR Preview" w:date="2026-01-01T00:00:00Z">
        <w:r>
          <w:delText xml:space="preserve">.</w:delText>
        </w:r>
      </w:del>
    </w:p>
    <w:p>
      <w:pPr>
        <w:pStyle w:val="BodyText"/>
      </w:pPr>
      <w:del w:id="50" w:author="PR Preview" w:date="2026-01-01T00:00:00Z">
        <w:r>
          <w:rPr>
            <w:b/>
            <w:bCs/>
          </w:rPr>
          <w:delText xml:space="preserve">Example 22 (The column space of a rank-one matrix)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Let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53" w:author="PR Preview" w:date="2026-01-01T00:00:00Z">
        <w:r>
          <w:delText xml:space="preserve">For any</w:delText>
        </w:r>
      </w:del>
      <w:del w:id="5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5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6" w:author="PR Preview" w:date="2026-01-01T00:00:00Z">
        <w:r>
          <w:delText xml:space="preserve">(</w:delText>
        </w:r>
      </w:del>
      <w:hyperlink r:id="rId48">
        <w:del w:id="57" w:author="PR Preview" w:date="2026-01-01T00:00:00Z">
          <w:r>
            <w:rPr>
              <w:rStyle w:val="Hyperlink"/>
            </w:rPr>
            <w:delText xml:space="preserve">Definition 11 in Matrices</w:delText>
          </w:r>
        </w:del>
      </w:hyperlink>
      <w:del w:id="58" w:author="PR Preview" w:date="2026-01-01T00:00:00Z">
        <w:r>
          <w:delText xml:space="preserve">).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The number</w:delText>
        </w:r>
      </w:del>
      <w:del w:id="6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can be any real number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(take</w:delText>
        </w:r>
      </w:del>
      <w:del w:id="6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and</w:delText>
        </w:r>
      </w:del>
      <w:del w:id="6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del w:id="70" w:author="PR Preview" w:date="2026-01-01T00:00:00Z">
        <w:r>
          <w:delText xml:space="preserve">),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so</w:delText>
        </w:r>
      </w:del>
      <w:del w:id="7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74" w:author="PR Preview" w:date="2026-01-01T00:00:00Z">
        <w:r>
          <w:delText xml:space="preserve">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 line in</w:delText>
        </w:r>
      </w:del>
      <w:del w:id="7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78" w:author="PR Preview" w:date="2026-01-01T00:00:00Z">
        <w:r>
          <w:delText xml:space="preserve">.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The vector</w:delText>
        </w:r>
      </w:del>
      <w:del w:id="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is not in</w:delText>
        </w:r>
      </w:del>
      <w:del w:id="8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85" w:author="PR Preview" w:date="2026-01-01T00:00:00Z">
        <w:r>
          <w:delText xml:space="preserve">:</w:delText>
        </w:r>
      </w:del>
      <w:del w:id="86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has second entry</w:delText>
        </w:r>
      </w:del>
      <w:del w:id="89" w:author="PR Preview" w:date="2026-01-01T00:00:00Z">
        <w:r>
          <w:delText xml:space="preserve"> </w:delText>
        </w:r>
      </w:del>
      <m:oMath>
        <m:r>
          <m:t>3</m:t>
        </m:r>
        <m:r>
          <m:t>c</m:t>
        </m:r>
      </m:oMath>
      <w:del w:id="90" w:author="PR Preview" w:date="2026-01-01T00:00:00Z">
        <w:r>
          <w:delText xml:space="preserve">,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which is</w:delText>
        </w:r>
      </w:del>
      <w:del w:id="93" w:author="PR Preview" w:date="2026-01-01T00:00:00Z">
        <w:r>
          <w:delText xml:space="preserve"> </w:delText>
        </w:r>
      </w:del>
      <m:oMath>
        <m:r>
          <m:t>0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only if</w:delText>
        </w:r>
      </w:del>
      <w:del w:id="9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97" w:author="PR Preview" w:date="2026-01-01T00:00:00Z">
        <w:r>
          <w:delText xml:space="preserve">, and then the first entry is</w:delText>
        </w:r>
      </w:del>
      <w:del w:id="98" w:author="PR Preview" w:date="2026-01-01T00:00:00Z">
        <w:r>
          <w:delText xml:space="preserve"> </w:delText>
        </w:r>
      </w:del>
      <m:oMath>
        <m:r>
          <m:t>0</m:t>
        </m:r>
      </m:oMath>
      <w:del w:id="99" w:author="PR Preview" w:date="2026-01-01T00:00:00Z">
        <w:r>
          <w:delText xml:space="preserve">, not</w:delText>
        </w:r>
      </w:del>
      <w:del w:id="100" w:author="PR Preview" w:date="2026-01-01T00:00:00Z">
        <w:r>
          <w:delText xml:space="preserve"> </w:delText>
        </w:r>
      </w:del>
      <m:oMath>
        <m:r>
          <m:t>1</m:t>
        </m:r>
      </m:oMath>
      <w:del w:id="101" w:author="PR Preview" w:date="2026-01-01T00:00:00Z">
        <w:r>
          <w:delText xml:space="preserve">.</w:delText>
        </w:r>
      </w:del>
    </w:p>
    <w:p>
      <w:pPr>
        <w:pStyle w:val="BodyText"/>
      </w:pPr>
      <w:del w:id="102" w:author="PR Preview" w:date="2026-01-01T00:00:00Z">
        <w:r>
          <w:rPr>
            <w:b/>
            <w:bCs/>
          </w:rPr>
          <w:delText xml:space="preserve">Theorem 12 (The column space is the span of the columns)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If</w:delText>
        </w:r>
      </w:del>
      <w:del w:id="10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is an</w:delText>
        </w:r>
      </w:del>
      <w:del w:id="10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matrix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with columns</w:delText>
        </w:r>
      </w:del>
      <w:del w:id="11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del w:id="114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15" w:author="PR Preview" w:date="2026-01-01T00:00:00Z">
        <w:r>
          <w:delText xml:space="preserve">so</w:delText>
        </w:r>
      </w:del>
      <w:del w:id="1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is a subspace of</w:delText>
        </w:r>
      </w:del>
      <w:del w:id="11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20" w:author="PR Preview" w:date="2026-01-01T00:00:00Z">
        <w:r>
          <w:delText xml:space="preserve">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and the row space</w:delText>
        </w:r>
      </w:del>
      <w:del w:id="12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is a subspace of</w:delText>
        </w:r>
      </w:del>
      <w:del w:id="12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27" w:author="PR Preview" w:date="2026-01-01T00:00:00Z">
        <w:r>
          <w:delText xml:space="preserve">.</w:delText>
        </w:r>
      </w:del>
    </w:p>
    <w:p>
      <w:pPr>
        <w:pStyle w:val="BodyText"/>
      </w:pPr>
      <w:del w:id="128" w:author="PR Preview" w:date="2026-01-01T00:00:00Z">
        <w:r>
          <w:rPr>
            <w:i/>
            <w:iCs/>
          </w:rPr>
          <w:delText xml:space="preserve">Proof</w:delText>
        </w:r>
      </w:del>
      <w:del w:id="129" w:author="PR Preview" w:date="2026-01-01T00:00:00Z">
        <w:r>
          <w:delText xml:space="preserve">. </w:delText>
        </w:r>
      </w:del>
      <w:del w:id="130" w:author="PR Preview" w:date="2026-01-01T00:00:00Z">
        <w:r>
          <w:delText xml:space="preserve">By</w:delText>
        </w:r>
      </w:del>
      <w:del w:id="131" w:author="PR Preview" w:date="2026-01-01T00:00:00Z">
        <w:r>
          <w:delText xml:space="preserve"> </w:delText>
        </w:r>
      </w:del>
      <w:hyperlink w:anchor="thm-matvec-columns">
        <w:del w:id="132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33" w:author="PR Preview" w:date="2026-01-01T00:00:00Z">
        <w:r>
          <w:delText xml:space="preserve">,</w:delText>
        </w:r>
      </w:del>
      <w:del w:id="1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del w:id="135" w:author="PR Preview" w:date="2026-01-01T00:00:00Z">
        <w:r>
          <w:delText xml:space="preserve">,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and as</w:delText>
        </w:r>
      </w:del>
      <w:del w:id="1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ranges over</w:delText>
        </w:r>
      </w:del>
      <w:del w:id="14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42" w:author="PR Preview" w:date="2026-01-01T00:00:00Z">
        <w:r>
          <w:delText xml:space="preserve">,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the coefficients</w:delText>
        </w:r>
      </w:del>
      <w:del w:id="14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range over all lists of</w:delText>
        </w:r>
      </w:del>
      <w:del w:id="148" w:author="PR Preview" w:date="2026-01-01T00:00:00Z">
        <w:r>
          <w:delText xml:space="preserve"> </w:delText>
        </w:r>
      </w:del>
      <m:oMath>
        <m:r>
          <m:t>n</m:t>
        </m:r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numbers.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So the set of all</w:delText>
        </w:r>
      </w:del>
      <w:del w:id="1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(</w:delText>
        </w:r>
      </w:del>
      <w:hyperlink w:anchor="def-column-space">
        <w:del w:id="156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57" w:author="PR Preview" w:date="2026-01-01T00:00:00Z">
        <w:r>
          <w:delText xml:space="preserve">)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is the set of all linear combinations of the columns,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which is their span (</w:delText>
        </w:r>
      </w:del>
      <w:hyperlink w:anchor="def-span">
        <w:del w:id="16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63" w:author="PR Preview" w:date="2026-01-01T00:00:00Z">
        <w:r>
          <w:delText xml:space="preserve">).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A span is a subspace (</w:delText>
        </w:r>
      </w:del>
      <w:hyperlink w:anchor="thm-span-subspace">
        <w:del w:id="16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67" w:author="PR Preview" w:date="2026-01-01T00:00:00Z">
        <w:r>
          <w:delText xml:space="preserve">).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Applying the same argument to</w:delText>
        </w:r>
      </w:del>
      <w:del w:id="17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1" w:author="PR Preview" w:date="2026-01-01T00:00:00Z">
        <w:r>
          <w:delText xml:space="preserve">,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whose columns are the rows of</w:delText>
        </w:r>
      </w:del>
      <w:del w:id="1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5" w:author="PR Preview" w:date="2026-01-01T00:00:00Z">
        <w:r>
          <w:delText xml:space="preserve">,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shows the row space is a subspace of</w:delText>
        </w:r>
      </w:del>
      <w:del w:id="17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79" w:author="PR Preview" w:date="2026-01-01T00:00:00Z">
        <w:r>
          <w:delText xml:space="preserve">.</w:delText>
        </w:r>
      </w:del>
    </w:p>
    <w:p>
      <w:pPr>
        <w:pStyle w:val="BodyText"/>
      </w:pPr>
      <w:del w:id="180" w:author="PR Preview" w:date="2026-01-01T00:00:00Z">
        <w:r>
          <w:rPr>
            <w:b/>
            <w:bCs/>
          </w:rPr>
          <w:delText xml:space="preserve">Example 23 (Reading off the column space and row space from the columns and rows)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For</w:delText>
        </w:r>
      </w:del>
      <w:del w:id="18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in</w:delText>
        </w:r>
      </w:del>
      <w:del w:id="186" w:author="PR Preview" w:date="2026-01-01T00:00:00Z">
        <w:r>
          <w:delText xml:space="preserve"> </w:delText>
        </w:r>
      </w:del>
      <w:hyperlink w:anchor="exm-column-space">
        <w:del w:id="187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88" w:author="PR Preview" w:date="2026-01-01T00:00:00Z">
        <w:r>
          <w:delText xml:space="preserve">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the columns are</w:delText>
        </w:r>
      </w:del>
      <w:del w:id="19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92" w:author="PR Preview" w:date="2026-01-01T00:00:00Z">
        <w:r>
          <w:delText xml:space="preserve">,</w:delText>
        </w:r>
      </w:del>
      <w:del w:id="1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and</w:delText>
        </w:r>
      </w:del>
      <w:del w:id="19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97" w:author="PR Preview" w:date="2026-01-01T00:00:00Z">
        <w:r>
          <w:delText xml:space="preserve">,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so by</w:delText>
        </w:r>
      </w:del>
      <w:del w:id="200" w:author="PR Preview" w:date="2026-01-01T00:00:00Z">
        <w:r>
          <w:delText xml:space="preserve"> </w:delText>
        </w:r>
      </w:del>
      <w:hyperlink w:anchor="thm-column-space-span">
        <w:del w:id="20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03" w:author="PR Preview" w:date="2026-01-01T00:00:00Z">
        <w:r>
          <w:delText xml:space="preserve">,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the same line found in</w:delText>
        </w:r>
      </w:del>
      <w:del w:id="206" w:author="PR Preview" w:date="2026-01-01T00:00:00Z">
        <w:r>
          <w:delText xml:space="preserve"> </w:delText>
        </w:r>
      </w:del>
      <w:hyperlink w:anchor="exm-column-space">
        <w:del w:id="207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208" w:author="PR Preview" w:date="2026-01-01T00:00:00Z">
        <w:r>
          <w:delText xml:space="preserve">.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The rows are</w:delText>
        </w:r>
      </w:del>
      <w:del w:id="2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and</w:delText>
        </w:r>
      </w:del>
      <w:del w:id="2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215" w:author="PR Preview" w:date="2026-01-01T00:00:00Z">
        <w:r>
          <w:delText xml:space="preserve">,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so the row space is</w:delText>
        </w:r>
      </w:del>
      <w:del w:id="218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19" w:author="PR Preview" w:date="2026-01-01T00:00:00Z">
        <w:r>
          <w:delText xml:space="preserve">,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a line in</w:delText>
        </w:r>
      </w:del>
      <w:del w:id="22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23" w:author="PR Preview" w:date="2026-01-01T00:00:00Z">
        <w:r>
          <w:delText xml:space="preserve">.</w:delText>
        </w:r>
      </w:del>
    </w:p>
    <w:p>
      <w:pPr>
        <w:pStyle w:val="BodyText"/>
      </w:pPr>
      <w:del w:id="224" w:author="PR Preview" w:date="2026-01-01T00:00:00Z">
        <w:r>
          <w:rPr>
            <w:b/>
            <w:bCs/>
          </w:rPr>
          <w:delText xml:space="preserve">Definition 10 (Null space (kernel))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The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rPr>
            <w:b/>
            <w:bCs/>
          </w:rPr>
          <w:delText xml:space="preserve">null space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of an</w:delText>
        </w:r>
      </w:del>
      <w:del w:id="23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matrix</w:delText>
        </w:r>
      </w:del>
      <w:del w:id="2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237" w:author="PR Preview" w:date="2026-01-01T00:00:00Z">
        <w:r>
          <w:delText xml:space="preserve">the set of</w:delText>
        </w:r>
      </w:del>
      <w:del w:id="238" w:author="PR Preview" w:date="2026-01-01T00:00:00Z">
        <w:r>
          <w:delText xml:space="preserve"> </w:delText>
        </w:r>
      </w:del>
      <w:hyperlink r:id="rId9">
        <w:del w:id="239" w:author="PR Preview" w:date="2026-01-01T00:00:00Z">
          <w:r>
            <w:rPr>
              <w:rStyle w:val="Hyperlink"/>
            </w:rPr>
            <w:delText xml:space="preserve">solutions</w:delText>
          </w:r>
        </w:del>
      </w:hyperlink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of the linear system</w:delText>
        </w:r>
      </w:del>
      <w:del w:id="24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del w:id="243" w:author="PR Preview" w:date="2026-01-01T00:00:00Z">
        <w:r>
          <w:delText xml:space="preserve">.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It is also called the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rPr>
            <w:b/>
            <w:bCs/>
          </w:rPr>
          <w:delText xml:space="preserve">kernel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of</w:delText>
        </w:r>
      </w:del>
      <w:del w:id="2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51" w:author="PR Preview" w:date="2026-01-01T00:00:00Z">
        <w:r>
          <w:delText xml:space="preserve">.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rPr>
            <w:b/>
            <w:bCs/>
          </w:rPr>
          <w:delText xml:space="preserve">left null space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of</w:delText>
        </w:r>
      </w:del>
      <w:del w:id="25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is</w:delText>
        </w:r>
      </w:del>
      <w:del w:id="26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262" w:author="PR Preview" w:date="2026-01-01T00:00:00Z">
        <w:r>
          <w:delText xml:space="preserve">,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a set of vectors in</w:delText>
        </w:r>
      </w:del>
      <w:del w:id="26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66" w:author="PR Preview" w:date="2026-01-01T00:00:00Z">
        <w:r>
          <w:delText xml:space="preserve">.</w:delText>
        </w:r>
      </w:del>
    </w:p>
    <w:p>
      <w:pPr>
        <w:pStyle w:val="BodyText"/>
      </w:pPr>
      <w:del w:id="267" w:author="PR Preview" w:date="2026-01-01T00:00:00Z">
        <w:r>
          <w:rPr>
            <w:b/>
            <w:bCs/>
          </w:rPr>
          <w:delText xml:space="preserve">Example 24 (The null space and left null space of a rank-one matrix)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For</w:delText>
        </w:r>
      </w:del>
      <w:del w:id="27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in</w:delText>
        </w:r>
      </w:del>
      <w:del w:id="273" w:author="PR Preview" w:date="2026-01-01T00:00:00Z">
        <w:r>
          <w:delText xml:space="preserve"> </w:delText>
        </w:r>
      </w:del>
      <w:hyperlink w:anchor="exm-column-space">
        <w:del w:id="274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275" w:author="PR Preview" w:date="2026-01-01T00:00:00Z">
        <w:r>
          <w:delText xml:space="preserve">,</w:delText>
        </w:r>
      </w:del>
      <w:del w:id="27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del w:id="277" w:author="PR Preview" w:date="2026-01-01T00:00:00Z">
        <w:r>
          <w:delText xml:space="preserve">,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so</w:delText>
        </w:r>
      </w:del>
      <w:del w:id="2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exactly when</w:delText>
        </w:r>
      </w:del>
      <w:del w:id="28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del w:id="284" w:author="PR Preview" w:date="2026-01-01T00:00:00Z">
        <w:r>
          <w:delText xml:space="preserve">.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Writing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87" w:author="PR Preview" w:date="2026-01-01T00:00:00Z">
        <w:r>
          <w:delText xml:space="preserve">shows</w:delText>
        </w:r>
      </w:del>
      <w:del w:id="2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89" w:author="PR Preview" w:date="2026-01-01T00:00:00Z">
        <w:r>
          <w:delText xml:space="preserve">,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a plane in</w:delText>
        </w:r>
      </w:del>
      <w:del w:id="29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93" w:author="PR Preview" w:date="2026-01-01T00:00:00Z">
        <w:r>
          <w:delText xml:space="preserve">.</w:delText>
        </w:r>
      </w:del>
    </w:p>
    <w:p>
      <w:pPr>
        <w:pStyle w:val="BodyText"/>
      </w:pPr>
      <w:del w:id="294" w:author="PR Preview" w:date="2026-01-01T00:00:00Z">
        <w:r>
          <w:delText xml:space="preserve">For the left null space,</w:delText>
        </w:r>
      </w:del>
      <w:del w:id="29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del w:id="296" w:author="PR Preview" w:date="2026-01-01T00:00:00Z">
        <w:r>
          <w:delText xml:space="preserve">,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which is</w:delText>
        </w:r>
      </w:del>
      <w:del w:id="29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exactly when</w:delText>
        </w:r>
      </w:del>
      <w:del w:id="30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del w:id="303" w:author="PR Preview" w:date="2026-01-01T00:00:00Z">
        <w:r>
          <w:delText xml:space="preserve">,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so</w:delText>
        </w:r>
      </w:del>
      <w:del w:id="30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07" w:author="PR Preview" w:date="2026-01-01T00:00:00Z">
        <w:r>
          <w:delText xml:space="preserve">,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a line in</w:delText>
        </w:r>
      </w:del>
      <w:del w:id="31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11" w:author="PR Preview" w:date="2026-01-01T00:00:00Z">
        <w:r>
          <w:delText xml:space="preserve">.</w:delText>
        </w:r>
      </w:del>
    </w:p>
    <w:p>
      <w:pPr>
        <w:pStyle w:val="BodyText"/>
      </w:pPr>
      <w:del w:id="312" w:author="PR Preview" w:date="2026-01-01T00:00:00Z">
        <w:r>
          <w:rPr>
            <w:b/>
            <w:bCs/>
          </w:rPr>
          <w:delText xml:space="preserve">Theorem 13 (A null space is a subspace)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For any</w:delText>
        </w:r>
      </w:del>
      <w:del w:id="31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matrix</w:delText>
        </w:r>
      </w:del>
      <w:del w:id="31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19" w:author="PR Preview" w:date="2026-01-01T00:00:00Z">
        <w:r>
          <w:delText xml:space="preserve">,</w:delText>
        </w:r>
      </w:del>
      <w:del w:id="3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(</w:delText>
        </w:r>
      </w:del>
      <w:hyperlink w:anchor="def-null-space">
        <w:del w:id="32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24" w:author="PR Preview" w:date="2026-01-01T00:00:00Z">
        <w:r>
          <w:delText xml:space="preserve">)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is a subspace of</w:delText>
        </w:r>
      </w:del>
      <w:del w:id="32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(</w:delText>
        </w:r>
      </w:del>
      <w:hyperlink w:anchor="def-subspace">
        <w:del w:id="330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31" w:author="PR Preview" w:date="2026-01-01T00:00:00Z">
        <w:r>
          <w:delText xml:space="preserve">).</w:delText>
        </w:r>
      </w:del>
    </w:p>
    <w:p>
      <w:pPr>
        <w:pStyle w:val="BodyText"/>
      </w:pPr>
      <w:del w:id="332" w:author="PR Preview" w:date="2026-01-01T00:00:00Z">
        <w:r>
          <w:rPr>
            <w:i/>
            <w:iCs/>
          </w:rPr>
          <w:delText xml:space="preserve">Proof</w:delText>
        </w:r>
      </w:del>
      <w:del w:id="333" w:author="PR Preview" w:date="2026-01-01T00:00:00Z">
        <w:r>
          <w:delText xml:space="preserve">. </w:delText>
        </w:r>
      </w:del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del w:id="334" w:author="PR Preview" w:date="2026-01-01T00:00:00Z">
        <w:r>
          <w:delText xml:space="preserve">, so</w:delText>
        </w:r>
      </w:del>
      <w:del w:id="33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36" w:author="PR Preview" w:date="2026-01-01T00:00:00Z">
        <w:r>
          <w:delText xml:space="preserve">,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and the null space is not empty.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If</w:delText>
        </w:r>
      </w:del>
      <w:del w:id="3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and</w:delText>
        </w:r>
      </w:del>
      <w:del w:id="34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345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del w:id="346" w:author="PR Preview" w:date="2026-01-01T00:00:00Z">
        <w:r>
          <w:delText xml:space="preserve">and, for each entry</w:delText>
        </w:r>
      </w:del>
      <w:del w:id="34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del w:id="34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349" w:author="PR Preview" w:date="2026-01-01T00:00:00Z">
        <w:r>
          <w:delText xml:space="preserve">so</w:delText>
        </w:r>
      </w:del>
      <w:del w:id="3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del w:id="351" w:author="PR Preview" w:date="2026-01-01T00:00:00Z">
        <w:r>
          <w:delText xml:space="preserve">.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Therefore</w:delText>
        </w:r>
      </w:del>
      <w:del w:id="35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and</w:delText>
        </w:r>
      </w:del>
      <w:del w:id="357" w:author="PR Preview" w:date="2026-01-01T00:00:00Z">
        <w:r>
          <w:delText xml:space="preserve"> </w:delText>
        </w:r>
      </w:del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are in</w:delText>
        </w:r>
      </w:del>
      <w:del w:id="3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61" w:author="PR Preview" w:date="2026-01-01T00:00:00Z">
        <w:r>
          <w:delText xml:space="preserve">.</w:delText>
        </w:r>
      </w:del>
    </w:p>
    <w:p>
      <w:pPr>
        <w:pStyle w:val="BodyText"/>
      </w:pPr>
      <w:del w:id="362" w:author="PR Preview" w:date="2026-01-01T00:00:00Z">
        <w:r>
          <w:rPr>
            <w:b/>
            <w:bCs/>
          </w:rPr>
          <w:delText xml:space="preserve">Example 25 (The solutions of</w:delText>
        </w:r>
      </w:del>
      <w:del w:id="36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364" w:author="PR Preview" w:date="2026-01-01T00:00:00Z">
        <w:r>
          <w:rPr>
            <w:b/>
            <w:bCs/>
          </w:rPr>
          <w:delText xml:space="preserve"> </w:delText>
        </w:r>
      </w:del>
      <w:del w:id="365" w:author="PR Preview" w:date="2026-01-01T00:00:00Z">
        <w:r>
          <w:rPr>
            <w:b/>
            <w:bCs/>
          </w:rPr>
          <w:delText xml:space="preserve">with</w:delText>
        </w:r>
      </w:del>
      <w:del w:id="366" w:author="PR Preview" w:date="2026-01-01T00:00:00Z">
        <w:r>
          <w:rPr>
            <w:b/>
            <w:bCs/>
          </w:rP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367" w:author="PR Preview" w:date="2026-01-01T00:00:00Z">
        <w:r>
          <w:rPr>
            <w:b/>
            <w:bCs/>
          </w:rPr>
          <w:delText xml:space="preserve"> </w:delText>
        </w:r>
      </w:del>
      <w:del w:id="368" w:author="PR Preview" w:date="2026-01-01T00:00:00Z">
        <w:r>
          <w:rPr>
            <w:b/>
            <w:bCs/>
          </w:rPr>
          <w:delText xml:space="preserve">are not a subspace)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In</w:delText>
        </w:r>
      </w:del>
      <w:del w:id="371" w:author="PR Preview" w:date="2026-01-01T00:00:00Z">
        <w:r>
          <w:delText xml:space="preserve"> </w:delText>
        </w:r>
      </w:del>
      <w:hyperlink w:anchor="exm-null-space">
        <w:del w:id="372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373" w:author="PR Preview" w:date="2026-01-01T00:00:00Z">
        <w:r>
          <w:delText xml:space="preserve">,</w:delText>
        </w:r>
      </w:del>
      <w:del w:id="3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and</w:delText>
        </w:r>
      </w:del>
      <w:del w:id="3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are in</w:delText>
        </w:r>
      </w:del>
      <w:del w:id="38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81" w:author="PR Preview" w:date="2026-01-01T00:00:00Z">
        <w:r>
          <w:delText xml:space="preserve">,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and so is their sum</w:delText>
        </w:r>
      </w:del>
      <w:del w:id="38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85" w:author="PR Preview" w:date="2026-01-01T00:00:00Z">
        <w:r>
          <w:delText xml:space="preserve">,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since</w:delText>
        </w:r>
      </w:del>
      <w:del w:id="388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389" w:author="PR Preview" w:date="2026-01-01T00:00:00Z">
        <w:r>
          <w:delText xml:space="preserve">.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By contrast, the solutions of</w:delText>
        </w:r>
      </w:del>
      <w:del w:id="39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for the same</w:delText>
        </w:r>
      </w:del>
      <w:del w:id="39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are the vectors with</w:delText>
        </w:r>
      </w:del>
      <w:del w:id="39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del w:id="399" w:author="PR Preview" w:date="2026-01-01T00:00:00Z">
        <w:r>
          <w:delText xml:space="preserve">.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That set does not contain</w:delText>
        </w:r>
      </w:del>
      <w:del w:id="40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del w:id="403" w:author="PR Preview" w:date="2026-01-01T00:00:00Z">
        <w:r>
          <w:delText xml:space="preserve">,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so by</w:delText>
        </w:r>
      </w:del>
      <w:del w:id="406" w:author="PR Preview" w:date="2026-01-01T00:00:00Z">
        <w:r>
          <w:delText xml:space="preserve"> </w:delText>
        </w:r>
      </w:del>
      <w:hyperlink w:anchor="thm-subspace-zero">
        <w:del w:id="407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it is not a subspace.</w:delText>
        </w:r>
      </w:del>
    </w:p>
    <w:p>
      <w:pPr>
        <w:pStyle w:val="BodyText"/>
      </w:pPr>
      <w:del w:id="410" w:author="PR Preview" w:date="2026-01-01T00:00:00Z">
        <w:r>
          <w:rPr>
            <w:b/>
            <w:bCs/>
          </w:rPr>
          <w:delText xml:space="preserve">Theorem 14 (The row space and null space share only the zero vector)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For any</w:delText>
        </w:r>
      </w:del>
      <w:del w:id="41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matrix</w:delText>
        </w:r>
      </w:del>
      <w:del w:id="4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1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18" w:author="PR Preview" w:date="2026-01-01T00:00:00Z">
        <w:r>
          <w:rPr>
            <w:i/>
            <w:iCs/>
          </w:rPr>
          <w:delText xml:space="preserve">Proof</w:delText>
        </w:r>
      </w:del>
      <w:del w:id="419" w:author="PR Preview" w:date="2026-01-01T00:00:00Z">
        <w:r>
          <w:delText xml:space="preserve">. </w:delText>
        </w:r>
      </w:del>
      <w:del w:id="420" w:author="PR Preview" w:date="2026-01-01T00:00:00Z">
        <w:r>
          <w:delText xml:space="preserve">Both sets are subspaces,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by</w:delText>
        </w:r>
      </w:del>
      <w:del w:id="423" w:author="PR Preview" w:date="2026-01-01T00:00:00Z">
        <w:r>
          <w:delText xml:space="preserve"> </w:delText>
        </w:r>
      </w:del>
      <w:hyperlink w:anchor="thm-column-space-span">
        <w:del w:id="42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and</w:delText>
        </w:r>
      </w:del>
      <w:del w:id="427" w:author="PR Preview" w:date="2026-01-01T00:00:00Z">
        <w:r>
          <w:delText xml:space="preserve"> </w:delText>
        </w:r>
      </w:del>
      <w:hyperlink w:anchor="thm-null-space-subspace">
        <w:del w:id="428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429" w:author="PR Preview" w:date="2026-01-01T00:00:00Z">
        <w:r>
          <w:delText xml:space="preserve">,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so both contain</w:delText>
        </w:r>
      </w:del>
      <w:del w:id="43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(</w:delText>
        </w:r>
      </w:del>
      <w:hyperlink w:anchor="thm-subspace-zero">
        <w:del w:id="435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436" w:author="PR Preview" w:date="2026-01-01T00:00:00Z">
        <w:r>
          <w:delText xml:space="preserve">).</w:delText>
        </w:r>
      </w:del>
    </w:p>
    <w:p>
      <w:pPr>
        <w:pStyle w:val="BodyText"/>
      </w:pPr>
      <w:del w:id="437" w:author="PR Preview" w:date="2026-01-01T00:00:00Z">
        <w:r>
          <w:delText xml:space="preserve">Now take any</w:delText>
        </w:r>
      </w:del>
      <w:del w:id="4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in both sets.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Being in the row space means</w:delText>
        </w:r>
      </w:del>
      <w:del w:id="4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for some</w:delText>
        </w:r>
      </w:del>
      <w:del w:id="44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(</w:delText>
        </w:r>
      </w:del>
      <w:hyperlink w:anchor="def-column-space">
        <w:del w:id="449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50" w:author="PR Preview" w:date="2026-01-01T00:00:00Z">
        <w:r>
          <w:delText xml:space="preserve">),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and being in the null space means</w:delText>
        </w:r>
      </w:del>
      <w:del w:id="4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(</w:delText>
        </w:r>
      </w:del>
      <w:hyperlink w:anchor="def-null-space">
        <w:del w:id="456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57" w:author="PR Preview" w:date="2026-01-01T00:00:00Z">
        <w:r>
          <w:delText xml:space="preserve">).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60" w:author="PR Preview" w:date="2026-01-01T00:00:00Z">
        <w:r>
          <w:delText xml:space="preserve">But</w:delText>
        </w:r>
      </w:del>
      <w:del w:id="46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del w:id="462" w:author="PR Preview" w:date="2026-01-01T00:00:00Z">
        <w:r>
          <w:delText xml:space="preserve">,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which is</w:delText>
        </w:r>
      </w:del>
      <w:del w:id="465" w:author="PR Preview" w:date="2026-01-01T00:00:00Z">
        <w:r>
          <w:delText xml:space="preserve"> </w:delText>
        </w:r>
      </w:del>
      <m:oMath>
        <m:r>
          <m:t>0</m:t>
        </m:r>
      </m:oMath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only when every</w:delText>
        </w:r>
      </w:del>
      <w:del w:id="4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469" w:author="PR Preview" w:date="2026-01-01T00:00:00Z">
        <w:r>
          <w:delText xml:space="preserve">.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So</w:delText>
        </w:r>
      </w:del>
      <w:del w:id="47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del w:id="473" w:author="PR Preview" w:date="2026-01-01T00:00:00Z">
        <w:r>
          <w:delText xml:space="preserve">.</w:delText>
        </w:r>
      </w:del>
    </w:p>
    <w:p>
      <w:pPr>
        <w:pStyle w:val="BodyText"/>
      </w:pPr>
      <w:del w:id="474" w:author="PR Preview" w:date="2026-01-01T00:00:00Z">
        <w:r>
          <w:rPr>
            <w:b/>
            <w:bCs/>
          </w:rPr>
          <w:delText xml:space="preserve">Example 26 (The row space and null space in</w:delText>
        </w:r>
      </w:del>
      <w:del w:id="475" w:author="PR Preview" w:date="2026-01-01T00:00:00Z">
        <w:r>
          <w:rPr>
            <w:b/>
            <w:bCs/>
          </w:rPr>
          <w:delText xml:space="preserve"> </w:delText>
        </w:r>
      </w:del>
      <w:hyperlink w:anchor="exm-null-space">
        <w:del w:id="476" w:author="PR Preview" w:date="2026-01-01T00:00:00Z">
          <w:r>
            <w:rPr>
              <w:rStyle w:val="Hyperlink"/>
              <w:b/>
              <w:bCs/>
            </w:rPr>
            <w:delText xml:space="preserve">Example 24</w:delText>
          </w:r>
        </w:del>
      </w:hyperlink>
      <w:del w:id="477" w:author="PR Preview" w:date="2026-01-01T00:00:00Z">
        <w:r>
          <w:rPr>
            <w:b/>
            <w:bCs/>
          </w:rPr>
          <w:delText xml:space="preserve">)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For</w:delText>
        </w:r>
      </w:del>
      <w:del w:id="4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in</w:delText>
        </w:r>
      </w:del>
      <w:del w:id="483" w:author="PR Preview" w:date="2026-01-01T00:00:00Z">
        <w:r>
          <w:delText xml:space="preserve"> </w:delText>
        </w:r>
      </w:del>
      <w:hyperlink w:anchor="exm-column-space">
        <w:del w:id="484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485" w:author="PR Preview" w:date="2026-01-01T00:00:00Z">
        <w:r>
          <w:delText xml:space="preserve">,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the row space is</w:delText>
        </w:r>
      </w:del>
      <w:del w:id="488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and the null space is</w:delText>
        </w:r>
      </w:del>
      <w:del w:id="491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(</w:delText>
        </w:r>
      </w:del>
      <w:hyperlink w:anchor="exm-null-space">
        <w:del w:id="494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495" w:author="PR Preview" w:date="2026-01-01T00:00:00Z">
        <w:r>
          <w:delText xml:space="preserve">).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A vector</w:delText>
        </w:r>
      </w:del>
      <w:del w:id="498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of the row space is in the null space only if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24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501" w:author="PR Preview" w:date="2026-01-01T00:00:00Z">
        <w:r>
          <w:delText xml:space="preserve">is</w:delText>
        </w:r>
      </w:del>
      <w:del w:id="50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del w:id="503" w:author="PR Preview" w:date="2026-01-01T00:00:00Z">
        <w:r>
          <w:delText xml:space="preserve">, that is, only if</w:delText>
        </w:r>
      </w:del>
      <w:del w:id="50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505" w:author="PR Preview" w:date="2026-01-01T00:00:00Z">
        <w:r>
          <w:delText xml:space="preserve">.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So the two subspaces share only</w:delText>
        </w:r>
      </w:del>
      <w:del w:id="50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del w:id="509" w:author="PR Preview" w:date="2026-01-01T00:00:00Z">
        <w:r>
          <w:delText xml:space="preserve">.</w:delText>
        </w:r>
      </w:del>
    </w:p>
    <w:p>
      <w:pPr>
        <w:pStyle w:val="BodyText"/>
      </w:pPr>
      <w:del w:id="510" w:author="PR Preview" w:date="2026-01-01T00:00:00Z">
        <w:r>
          <w:rPr>
            <w:b/>
            <w:bCs/>
          </w:rPr>
          <w:delText xml:space="preserve">Definition 11 (Gram matrix)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The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rPr>
            <w:b/>
            <w:bCs/>
          </w:rPr>
          <w:delText xml:space="preserve">Gram matrix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of an</w:delText>
        </w:r>
      </w:del>
      <w:del w:id="51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matrix</w:delText>
        </w:r>
      </w:del>
      <w:del w:id="52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is the</w:delText>
        </w:r>
      </w:del>
      <w:del w:id="52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matrix</w:delText>
        </w:r>
      </w:del>
      <w:del w:id="52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527" w:author="PR Preview" w:date="2026-01-01T00:00:00Z">
        <w:r>
          <w:delText xml:space="preserve">.</w:delText>
        </w:r>
      </w:del>
    </w:p>
    <w:p>
      <w:pPr>
        <w:pStyle w:val="BodyText"/>
      </w:pPr>
      <w:del w:id="528" w:author="PR Preview" w:date="2026-01-01T00:00:00Z">
        <w:r>
          <w:rPr>
            <w:b/>
            <w:bCs/>
          </w:rPr>
          <w:delText xml:space="preserve">Example 27 (A Gram matrix and its entries)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Let</w:delText>
        </w:r>
      </w:del>
      <w:del w:id="5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532" w:author="PR Preview" w:date="2026-01-01T00:00:00Z">
        <w:r>
          <w:delText xml:space="preserve">,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with columns</w:delText>
        </w:r>
      </w:del>
      <w:del w:id="53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and</w:delText>
        </w:r>
      </w:del>
      <w:del w:id="53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39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del w:id="540" w:author="PR Preview" w:date="2026-01-01T00:00:00Z">
        <w:r>
          <w:delText xml:space="preserve">Row</w:delText>
        </w:r>
      </w:del>
      <w:del w:id="541" w:author="PR Preview" w:date="2026-01-01T00:00:00Z">
        <w:r>
          <w:delText xml:space="preserve"> </w:delText>
        </w:r>
      </w:del>
      <m:oMath>
        <m:r>
          <m:t>i</m:t>
        </m:r>
      </m:oMath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of</w:delText>
        </w:r>
      </w:del>
      <w:del w:id="54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is column</w:delText>
        </w:r>
      </w:del>
      <w:del w:id="547" w:author="PR Preview" w:date="2026-01-01T00:00:00Z">
        <w:r>
          <w:delText xml:space="preserve"> </w:delText>
        </w:r>
      </w:del>
      <m:oMath>
        <m:r>
          <m:t>i</m:t>
        </m:r>
      </m:oMath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of</w:delText>
        </w:r>
      </w:del>
      <w:del w:id="5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51" w:author="PR Preview" w:date="2026-01-01T00:00:00Z">
        <w:r>
          <w:delText xml:space="preserve">,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so entry</w:delText>
        </w:r>
      </w:del>
      <w:del w:id="55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of the Gram matrix is the dot product</w:delText>
        </w:r>
      </w:del>
      <w:del w:id="55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del w:id="558" w:author="PR Preview" w:date="2026-01-01T00:00:00Z">
        <w:r>
          <w:delText xml:space="preserve">: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for instance,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del w:id="561" w:author="PR Preview" w:date="2026-01-01T00:00:00Z">
        <w:r>
          <w:delText xml:space="preserve">is entry</w:delText>
        </w:r>
      </w:del>
      <w:del w:id="5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63" w:author="PR Preview" w:date="2026-01-01T00:00:00Z">
        <w:r>
          <w:delText xml:space="preserve">.</w:delText>
        </w:r>
      </w:del>
    </w:p>
    <w:p>
      <w:pPr>
        <w:pStyle w:val="BodyText"/>
      </w:pPr>
      <w:del w:id="564" w:author="PR Preview" w:date="2026-01-01T00:00:00Z">
        <w:r>
          <w:rPr>
            <w:b/>
            <w:bCs/>
          </w:rPr>
          <w:delText xml:space="preserve">Theorem 15 (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565" w:author="PR Preview" w:date="2026-01-01T00:00:00Z">
        <w:r>
          <w:rPr>
            <w:b/>
            <w:bCs/>
          </w:rPr>
          <w:delText xml:space="preserve"> </w:delText>
        </w:r>
      </w:del>
      <w:del w:id="566" w:author="PR Preview" w:date="2026-01-01T00:00:00Z">
        <w:r>
          <w:rPr>
            <w:b/>
            <w:bCs/>
          </w:rPr>
          <w:delText xml:space="preserve">has the same null space as</w:delText>
        </w:r>
      </w:del>
      <w:del w:id="567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</m:oMath>
      <w:del w:id="568" w:author="PR Preview" w:date="2026-01-01T00:00:00Z">
        <w:r>
          <w:rPr>
            <w:b/>
            <w:bCs/>
          </w:rPr>
          <w:delText xml:space="preserve">)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For any</w:delText>
        </w:r>
      </w:del>
      <w:del w:id="57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matrix</w:delText>
        </w:r>
      </w:del>
      <w:del w:id="5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75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576" w:author="PR Preview" w:date="2026-01-01T00:00:00Z">
        <w:r>
          <w:rPr>
            <w:i/>
            <w:iCs/>
          </w:rPr>
          <w:delText xml:space="preserve">Proof</w:delText>
        </w:r>
      </w:del>
      <w:del w:id="577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78" w:author="PR Preview" w:date="2026-01-01T00:00:00Z">
        <w:r>
          <w:rPr>
            <w:b/>
            <w:bCs/>
          </w:rPr>
          <w:delText xml:space="preserve">.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If</w:delText>
        </w:r>
      </w:del>
      <w:del w:id="5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del w:id="582" w:author="PR Preview" w:date="2026-01-01T00:00:00Z">
        <w:r>
          <w:delText xml:space="preserve">,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85" w:author="PR Preview" w:date="2026-01-01T00:00:00Z">
        <w:r>
          <w:rPr>
            <w:b/>
            <w:bCs/>
          </w:rPr>
          <w:delText xml:space="preserve">.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If</w:delText>
        </w:r>
      </w:del>
      <w:del w:id="58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del w:id="589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90" w:author="PR Preview" w:date="2026-01-01T00:00:00Z">
        <w:r>
          <w:delText xml:space="preserve">A vector whose Euclidean norm is</w:delText>
        </w:r>
      </w:del>
      <w:del w:id="591" w:author="PR Preview" w:date="2026-01-01T00:00:00Z">
        <w:r>
          <w:delText xml:space="preserve"> </w:delText>
        </w:r>
      </w:del>
      <m:oMath>
        <m:r>
          <m:t>0</m:t>
        </m:r>
      </m:oMath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has every entry</w:delText>
        </w:r>
      </w:del>
      <w:del w:id="594" w:author="PR Preview" w:date="2026-01-01T00:00:00Z">
        <w:r>
          <w:delText xml:space="preserve"> </w:delText>
        </w:r>
      </w:del>
      <m:oMath>
        <m:r>
          <m:t>0</m:t>
        </m:r>
      </m:oMath>
      <w:del w:id="595" w:author="PR Preview" w:date="2026-01-01T00:00:00Z">
        <w:r>
          <w:delText xml:space="preserve">,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so</w:delText>
        </w:r>
      </w:del>
      <w:del w:id="5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del w:id="599" w:author="PR Preview" w:date="2026-01-01T00:00:00Z">
        <w:r>
          <w:delText xml:space="preserve">.</w:delText>
        </w:r>
      </w:del>
    </w:p>
    <w:p>
      <w:pPr>
        <w:pStyle w:val="BodyText"/>
      </w:pPr>
      <w:del w:id="600" w:author="PR Preview" w:date="2026-01-01T00:00:00Z">
        <w:r>
          <w:rPr>
            <w:b/>
            <w:bCs/>
          </w:rPr>
          <w:delText xml:space="preserve">Example 28 (The null space of a Gram matrix)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For</w:delText>
        </w:r>
      </w:del>
      <w:del w:id="6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in</w:delText>
        </w:r>
      </w:del>
      <w:del w:id="606" w:author="PR Preview" w:date="2026-01-01T00:00:00Z">
        <w:r>
          <w:delText xml:space="preserve"> </w:delText>
        </w:r>
      </w:del>
      <w:hyperlink w:anchor="exm-column-space">
        <w:del w:id="607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60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609" w:author="PR Preview" w:date="2026-01-01T00:00:00Z">
        <w:r>
          <w:delText xml:space="preserve">Every row is a multiple of</w:delText>
        </w:r>
      </w:del>
      <w:del w:id="6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611" w:author="PR Preview" w:date="2026-01-01T00:00:00Z">
        <w:r>
          <w:delText xml:space="preserve">,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so</w:delText>
        </w:r>
      </w:del>
      <w:del w:id="61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exactly when</w:delText>
        </w:r>
      </w:del>
      <w:del w:id="61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del w:id="618" w:author="PR Preview" w:date="2026-01-01T00:00:00Z">
        <w:r>
          <w:delText xml:space="preserve">,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the same condition as for</w:delText>
        </w:r>
      </w:del>
      <w:del w:id="6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in</w:delText>
        </w:r>
      </w:del>
      <w:del w:id="624" w:author="PR Preview" w:date="2026-01-01T00:00:00Z">
        <w:r>
          <w:delText xml:space="preserve"> </w:delText>
        </w:r>
      </w:del>
      <w:hyperlink w:anchor="exm-null-space">
        <w:del w:id="625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626" w:author="PR Preview" w:date="2026-01-01T00:00:00Z">
        <w:r>
          <w:delText xml:space="preserve">.</w:delText>
        </w:r>
      </w:del>
    </w:p>
    <w:p>
      <w:pPr>
        <w:pStyle w:val="Heading2"/>
      </w:pPr>
      <w:del w:id="627" w:author="PR Preview" w:date="2026-01-01T00:00:00Z">
        <w:r>
          <w:delText xml:space="preserve">4 Rank-nullity and rank factorization</w:delText>
        </w:r>
      </w:del>
    </w:p>
    <w:p>
      <w:pPr>
        <w:pStyle w:val="BodyText"/>
      </w:pPr>
      <w:del w:id="628" w:author="PR Preview" w:date="2026-01-01T00:00:00Z">
        <w:r>
          <w:rPr>
            <w:b/>
            <w:bCs/>
          </w:rPr>
          <w:delText xml:space="preserve">Theorem 16 (The rank is the dimension of the column space)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For any</w:delText>
        </w:r>
      </w:del>
      <w:del w:id="63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matrix</w:delText>
        </w:r>
      </w:del>
      <w:del w:id="6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35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636" w:author="PR Preview" w:date="2026-01-01T00:00:00Z">
        <w:r>
          <w:rPr>
            <w:i/>
            <w:iCs/>
          </w:rPr>
          <w:delText xml:space="preserve">Proof</w:delText>
        </w:r>
      </w:del>
      <w:del w:id="637" w:author="PR Preview" w:date="2026-01-01T00:00:00Z">
        <w:r>
          <w:delText xml:space="preserve">. </w:delText>
        </w:r>
      </w:del>
      <w:del w:id="638" w:author="PR Preview" w:date="2026-01-01T00:00:00Z">
        <w:r>
          <w:delText xml:space="preserve">Let</w:delText>
        </w:r>
      </w:del>
      <w:del w:id="639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(</w:delText>
        </w:r>
      </w:del>
      <w:hyperlink w:anchor="def-rank">
        <w:del w:id="64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643" w:author="PR Preview" w:date="2026-01-01T00:00:00Z">
        <w:r>
          <w:delText xml:space="preserve">),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and choose</w:delText>
        </w:r>
      </w:del>
      <w:del w:id="646" w:author="PR Preview" w:date="2026-01-01T00:00:00Z">
        <w:r>
          <w:delText xml:space="preserve"> </w:delText>
        </w:r>
      </w:del>
      <m:oMath>
        <m:r>
          <m:t>r</m:t>
        </m:r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linearly independent columns of</w:delText>
        </w:r>
      </w:del>
      <w:del w:id="64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50" w:author="PR Preview" w:date="2026-01-01T00:00:00Z">
        <w:r>
          <w:delText xml:space="preserve">;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by</w:delText>
        </w:r>
      </w:del>
      <w:del w:id="653" w:author="PR Preview" w:date="2026-01-01T00:00:00Z">
        <w:r>
          <w:delText xml:space="preserve"> </w:delText>
        </w:r>
      </w:del>
      <w:hyperlink w:anchor="def-rank">
        <w:del w:id="654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655" w:author="PR Preview" w:date="2026-01-01T00:00:00Z">
        <w:r>
          <w:delText xml:space="preserve">, no larger set of columns is linearly independent.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We show the chosen columns are a basis of</w:delText>
        </w:r>
      </w:del>
      <w:del w:id="65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(</w:delText>
        </w:r>
      </w:del>
      <w:hyperlink w:anchor="def-basis">
        <w:del w:id="661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662" w:author="PR Preview" w:date="2026-01-01T00:00:00Z">
        <w:r>
          <w:delText xml:space="preserve">).</w:delText>
        </w:r>
      </w:del>
    </w:p>
    <w:p>
      <w:pPr>
        <w:pStyle w:val="BodyText"/>
      </w:pPr>
      <w:del w:id="663" w:author="PR Preview" w:date="2026-01-01T00:00:00Z">
        <w:r>
          <w:rPr>
            <w:b/>
            <w:bCs/>
          </w:rPr>
          <w:delText xml:space="preserve">Every column is in the span of the chosen columns.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A chosen column is in that span trivially.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If some unchosen column</w:delText>
        </w:r>
      </w:del>
      <w:del w:id="66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were not in the span,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then adding it to the chosen columns would give</w:delText>
        </w:r>
      </w:del>
      <w:del w:id="673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+</m:t>
        </m:r>
        <m:r>
          <m:t>1</m:t>
        </m:r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linearly independent columns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(</w:delText>
        </w:r>
      </w:del>
      <w:hyperlink w:anchor="thm-add-outside-span">
        <w:del w:id="678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679" w:author="PR Preview" w:date="2026-01-01T00:00:00Z">
        <w:r>
          <w:delText xml:space="preserve">),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more than</w:delText>
        </w:r>
      </w:del>
      <w:del w:id="682" w:author="PR Preview" w:date="2026-01-01T00:00:00Z">
        <w:r>
          <w:delText xml:space="preserve"> </w:delText>
        </w:r>
      </w:del>
      <m:oMath>
        <m:r>
          <m:t>r</m:t>
        </m:r>
      </m:oMath>
      <w:del w:id="683" w:author="PR Preview" w:date="2026-01-01T00:00:00Z">
        <w:r>
          <w:delText xml:space="preserve">.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So every column of</w:delText>
        </w:r>
      </w:del>
      <w:del w:id="68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is in the span of the chosen columns.</w:delText>
        </w:r>
      </w:del>
    </w:p>
    <w:p>
      <w:pPr>
        <w:pStyle w:val="BodyText"/>
      </w:pPr>
      <w:del w:id="689" w:author="PR Preview" w:date="2026-01-01T00:00:00Z">
        <w:r>
          <w:rPr>
            <w:b/>
            <w:bCs/>
          </w:rPr>
          <w:delText xml:space="preserve">The chosen columns span</w:delText>
        </w:r>
      </w:del>
      <w:del w:id="690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691" w:author="PR Preview" w:date="2026-01-01T00:00:00Z">
        <w:r>
          <w:rPr>
            <w:b/>
            <w:bCs/>
          </w:rPr>
          <w:delText xml:space="preserve">.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The span of the chosen columns is a subspace (</w:delText>
        </w:r>
      </w:del>
      <w:hyperlink w:anchor="thm-span-subspace">
        <w:del w:id="694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695" w:author="PR Preview" w:date="2026-01-01T00:00:00Z">
        <w:r>
          <w:delText xml:space="preserve">),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so it is closed under addition and scalar multiplication,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and it contains every linear combination of the columns of</w:delText>
        </w:r>
      </w:del>
      <w:del w:id="70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01" w:author="PR Preview" w:date="2026-01-01T00:00:00Z">
        <w:r>
          <w:delText xml:space="preserve">.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By</w:delText>
        </w:r>
      </w:del>
      <w:del w:id="704" w:author="PR Preview" w:date="2026-01-01T00:00:00Z">
        <w:r>
          <w:delText xml:space="preserve"> </w:delText>
        </w:r>
      </w:del>
      <w:hyperlink w:anchor="thm-column-space-span">
        <w:del w:id="705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706" w:author="PR Preview" w:date="2026-01-01T00:00:00Z">
        <w:r>
          <w:delText xml:space="preserve">,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those combinations make up</w:delText>
        </w:r>
      </w:del>
      <w:del w:id="7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710" w:author="PR Preview" w:date="2026-01-01T00:00:00Z">
        <w:r>
          <w:delText xml:space="preserve">,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so</w:delText>
        </w:r>
      </w:del>
      <w:del w:id="7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is contained in the span of the chosen columns.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The chosen columns are themselves columns of</w:delText>
        </w:r>
      </w:del>
      <w:del w:id="71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19" w:author="PR Preview" w:date="2026-01-01T00:00:00Z">
        <w:r>
          <w:delText xml:space="preserve">,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so their span is contained in</w:delText>
        </w:r>
      </w:del>
      <w:del w:id="7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723" w:author="PR Preview" w:date="2026-01-01T00:00:00Z">
        <w:r>
          <w:delText xml:space="preserve">,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and the two sets are equal.</w:delText>
        </w:r>
      </w:del>
    </w:p>
    <w:p>
      <w:pPr>
        <w:pStyle w:val="BodyText"/>
      </w:pPr>
      <w:del w:id="726" w:author="PR Preview" w:date="2026-01-01T00:00:00Z">
        <w:r>
          <w:delText xml:space="preserve">The chosen columns are linearly independent and span</w:delText>
        </w:r>
      </w:del>
      <w:del w:id="72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728" w:author="PR Preview" w:date="2026-01-01T00:00:00Z">
        <w:r>
          <w:delText xml:space="preserve">,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so they are a basis of it,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and</w:delText>
        </w:r>
      </w:del>
      <w:del w:id="733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(</w:delText>
        </w:r>
      </w:del>
      <w:hyperlink w:anchor="def-dimension">
        <w:del w:id="73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737" w:author="PR Preview" w:date="2026-01-01T00:00:00Z">
        <w:r>
          <w:delText xml:space="preserve">).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If</w:delText>
        </w:r>
      </w:del>
      <w:del w:id="74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0</m:t>
        </m:r>
      </m:oMath>
      <w:del w:id="741" w:author="PR Preview" w:date="2026-01-01T00:00:00Z">
        <w:r>
          <w:delText xml:space="preserve">, every column is</w:delText>
        </w:r>
      </w:del>
      <w:del w:id="74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del w:id="743" w:author="PR Preview" w:date="2026-01-01T00:00:00Z">
        <w:r>
          <w:delText xml:space="preserve">,</w:delText>
        </w:r>
      </w:del>
      <w:del w:id="7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del w:id="745" w:author="PR Preview" w:date="2026-01-01T00:00:00Z">
        <w:r>
          <w:delText xml:space="preserve">, and both sides are</w:delText>
        </w:r>
      </w:del>
      <w:del w:id="746" w:author="PR Preview" w:date="2026-01-01T00:00:00Z">
        <w:r>
          <w:delText xml:space="preserve"> </w:delText>
        </w:r>
      </w:del>
      <m:oMath>
        <m:r>
          <m:t>0</m:t>
        </m:r>
      </m:oMath>
      <w:del w:id="747" w:author="PR Preview" w:date="2026-01-01T00:00:00Z">
        <w:r>
          <w:delText xml:space="preserve">.</w:delText>
        </w:r>
      </w:del>
    </w:p>
    <w:p>
      <w:pPr>
        <w:pStyle w:val="BodyText"/>
      </w:pPr>
      <w:del w:id="748" w:author="PR Preview" w:date="2026-01-01T00:00:00Z">
        <w:r>
          <w:rPr>
            <w:b/>
            <w:bCs/>
          </w:rPr>
          <w:delText xml:space="preserve">Example 29 (The rank of the matrix in</w:delText>
        </w:r>
      </w:del>
      <w:del w:id="749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750" w:author="PR Preview" w:date="2026-01-01T00:00:00Z">
          <w:r>
            <w:rPr>
              <w:rStyle w:val="Hyperlink"/>
              <w:b/>
              <w:bCs/>
            </w:rPr>
            <w:delText xml:space="preserve">Example 22</w:delText>
          </w:r>
        </w:del>
      </w:hyperlink>
      <w:del w:id="751" w:author="PR Preview" w:date="2026-01-01T00:00:00Z">
        <w:r>
          <w:rPr>
            <w:b/>
            <w:bCs/>
          </w:rPr>
          <w:delText xml:space="preserve">)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For</w:delText>
        </w:r>
      </w:del>
      <w:del w:id="7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in</w:delText>
        </w:r>
      </w:del>
      <w:del w:id="757" w:author="PR Preview" w:date="2026-01-01T00:00:00Z">
        <w:r>
          <w:delText xml:space="preserve"> </w:delText>
        </w:r>
      </w:del>
      <w:hyperlink w:anchor="exm-column-space">
        <w:del w:id="758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759" w:author="PR Preview" w:date="2026-01-01T00:00:00Z">
        <w:r>
          <w:delText xml:space="preserve">,</w:delText>
        </w:r>
      </w:del>
      <w:del w:id="7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(1),</w:delText>
        </w:r>
      </w:del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and</w:delText>
        </w:r>
      </w:del>
      <w:del w:id="7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is linearly independent because it is nonzero,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so it is a basis and</w:delText>
        </w:r>
      </w:del>
      <w:del w:id="77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has dimension</w:delText>
        </w:r>
      </w:del>
      <w:del w:id="773" w:author="PR Preview" w:date="2026-01-01T00:00:00Z">
        <w:r>
          <w:delText xml:space="preserve"> </w:delText>
        </w:r>
      </w:del>
      <m:oMath>
        <m:r>
          <m:t>1</m:t>
        </m:r>
      </m:oMath>
      <w:del w:id="774" w:author="PR Preview" w:date="2026-01-01T00:00:00Z">
        <w:r>
          <w:delText xml:space="preserve">.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So</w:delText>
        </w:r>
      </w:del>
      <w:del w:id="777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778" w:author="PR Preview" w:date="2026-01-01T00:00:00Z">
        <w:r>
          <w:delText xml:space="preserve">, by</w:delText>
        </w:r>
      </w:del>
      <w:del w:id="779" w:author="PR Preview" w:date="2026-01-01T00:00:00Z">
        <w:r>
          <w:delText xml:space="preserve"> </w:delText>
        </w:r>
      </w:del>
      <w:hyperlink w:anchor="thm-rank-dim">
        <w:del w:id="780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781" w:author="PR Preview" w:date="2026-01-01T00:00:00Z">
        <w:r>
          <w:delText xml:space="preserve">.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Directly: the first column</w:delText>
        </w:r>
      </w:del>
      <w:del w:id="78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is linearly independent on its own,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and any two columns are dependent,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because each column is a multiple of</w:delText>
        </w:r>
      </w:del>
      <w:del w:id="79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792" w:author="PR Preview" w:date="2026-01-01T00:00:00Z">
        <w:r>
          <w:delText xml:space="preserve">.</w:delText>
        </w:r>
      </w:del>
    </w:p>
    <w:p>
      <w:pPr>
        <w:pStyle w:val="BodyText"/>
      </w:pPr>
      <w:del w:id="793" w:author="PR Preview" w:date="2026-01-01T00:00:00Z">
        <w:r>
          <w:rPr>
            <w:b/>
            <w:bCs/>
          </w:rPr>
          <w:delText xml:space="preserve">Definition 12 (Nullity)</w:delText>
        </w:r>
      </w:del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The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rPr>
            <w:b/>
            <w:bCs/>
          </w:rPr>
          <w:delText xml:space="preserve">nullity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of a matrix</w:delText>
        </w:r>
      </w:del>
      <w:del w:id="80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is</w:delText>
        </w:r>
      </w:del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the dimension of its null space (</w:delText>
        </w:r>
      </w:del>
      <w:hyperlink w:anchor="def-null-space">
        <w:del w:id="80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806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807" w:author="PR Preview" w:date="2026-01-01T00:00:00Z">
        <w:r>
          <w:rPr>
            <w:b/>
            <w:bCs/>
          </w:rPr>
          <w:delText xml:space="preserve">Example 30 (The nullity of the matrix in</w:delText>
        </w:r>
      </w:del>
      <w:del w:id="808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809" w:author="PR Preview" w:date="2026-01-01T00:00:00Z">
          <w:r>
            <w:rPr>
              <w:rStyle w:val="Hyperlink"/>
              <w:b/>
              <w:bCs/>
            </w:rPr>
            <w:delText xml:space="preserve">Example 22</w:delText>
          </w:r>
        </w:del>
      </w:hyperlink>
      <w:del w:id="810" w:author="PR Preview" w:date="2026-01-01T00:00:00Z">
        <w:r>
          <w:rPr>
            <w:b/>
            <w:bCs/>
          </w:rPr>
          <w:delText xml:space="preserve">)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For</w:delText>
        </w:r>
      </w:del>
      <w:del w:id="8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in</w:delText>
        </w:r>
      </w:del>
      <w:del w:id="816" w:author="PR Preview" w:date="2026-01-01T00:00:00Z">
        <w:r>
          <w:delText xml:space="preserve"> </w:delText>
        </w:r>
      </w:del>
      <w:hyperlink w:anchor="exm-column-space">
        <w:del w:id="817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818" w:author="PR Preview" w:date="2026-01-01T00:00:00Z">
        <w:r>
          <w:delText xml:space="preserve">,</w:delText>
        </w:r>
      </w:del>
      <w:del w:id="81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(</w:delText>
        </w:r>
      </w:del>
      <w:hyperlink w:anchor="exm-null-space">
        <w:del w:id="822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823" w:author="PR Preview" w:date="2026-01-01T00:00:00Z">
        <w:r>
          <w:delText xml:space="preserve">).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Those two vectors are linearly independent:</w:delText>
        </w:r>
      </w:del>
      <w:del w:id="82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827" w:author="PR Preview" w:date="2026-01-01T00:00:00Z">
        <w:r>
          <w:delText xml:space="preserve">,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which is</w:delText>
        </w:r>
      </w:del>
      <w:del w:id="83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only if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833" w:author="PR Preview" w:date="2026-01-01T00:00:00Z">
        <w:r>
          <w:delText xml:space="preserve">So they are a basis of</w:delText>
        </w:r>
      </w:del>
      <w:del w:id="83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835" w:author="PR Preview" w:date="2026-01-01T00:00:00Z">
        <w:r>
          <w:delText xml:space="preserve">,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and</w:delText>
        </w:r>
      </w:del>
      <w:del w:id="838" w:author="PR Preview" w:date="2026-01-01T00:00:00Z">
        <w:r>
          <w:delText xml:space="preserve"> </w:delText>
        </w:r>
      </w:del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839" w:author="PR Preview" w:date="2026-01-01T00:00:00Z">
        <w:r>
          <w:delText xml:space="preserve">.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The</w:delText>
        </w:r>
      </w:del>
      <w:del w:id="84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identity matrix has nullity</w:delText>
        </w:r>
      </w:del>
      <w:del w:id="845" w:author="PR Preview" w:date="2026-01-01T00:00:00Z">
        <w:r>
          <w:delText xml:space="preserve"> </w:delText>
        </w:r>
      </w:del>
      <m:oMath>
        <m:r>
          <m:t>0</m:t>
        </m:r>
      </m:oMath>
      <w:del w:id="846" w:author="PR Preview" w:date="2026-01-01T00:00:00Z">
        <w:r>
          <w:delText xml:space="preserve">,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because</w:delText>
        </w:r>
      </w:del>
      <w:del w:id="849" w:author="PR Preview" w:date="2026-01-01T00:00:00Z">
        <w:r>
          <w:delText xml:space="preserve"> </w:delText>
        </w:r>
      </w:del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is</w:delText>
        </w:r>
      </w:del>
      <w:del w:id="85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only when</w:delText>
        </w:r>
      </w:del>
      <w:del w:id="85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del w:id="856" w:author="PR Preview" w:date="2026-01-01T00:00:00Z">
        <w:r>
          <w:delText xml:space="preserve">.</w:delText>
        </w:r>
      </w:del>
    </w:p>
    <w:p>
      <w:pPr>
        <w:pStyle w:val="BodyText"/>
      </w:pPr>
      <w:del w:id="857" w:author="PR Preview" w:date="2026-01-01T00:00:00Z">
        <w:r>
          <w:rPr>
            <w:b/>
            <w:bCs/>
          </w:rPr>
          <w:delText xml:space="preserve">Theorem 17 (Rank-nullity theorem)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For any</w:delText>
        </w:r>
      </w:del>
      <w:del w:id="86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matrix</w:delText>
        </w:r>
      </w:del>
      <w:del w:id="86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64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865" w:author="PR Preview" w:date="2026-01-01T00:00:00Z">
        <w:r>
          <w:rPr>
            <w:i/>
            <w:iCs/>
          </w:rPr>
          <w:delText xml:space="preserve">Proof</w:delText>
        </w:r>
      </w:del>
      <w:del w:id="866" w:author="PR Preview" w:date="2026-01-01T00:00:00Z">
        <w:r>
          <w:delText xml:space="preserve">. </w:delText>
        </w:r>
      </w:del>
      <w:del w:id="867" w:author="PR Preview" w:date="2026-01-01T00:00:00Z">
        <w:r>
          <w:delText xml:space="preserve">Let</w:delText>
        </w:r>
      </w:del>
      <w:del w:id="868" w:author="PR Preview" w:date="2026-01-01T00:00:00Z">
        <w:r>
          <w:delText xml:space="preserve"> </w:delText>
        </w:r>
      </w:del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869" w:author="PR Preview" w:date="2026-01-01T00:00:00Z">
        <w:r>
          <w:delText xml:space="preserve">.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Choose a basis</w:delText>
        </w:r>
      </w:del>
      <w:del w:id="87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of</w:delText>
        </w:r>
      </w:del>
      <w:del w:id="87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876" w:author="PR Preview" w:date="2026-01-01T00:00:00Z">
        <w:r>
          <w:delText xml:space="preserve">,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and extend it to a basis</w:delText>
        </w:r>
      </w:del>
      <w:del w:id="87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of</w:delText>
        </w:r>
      </w:del>
      <w:del w:id="88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(</w:delText>
        </w:r>
      </w:del>
      <w:hyperlink w:anchor="thm-extend-basis">
        <w:del w:id="885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886" w:author="PR Preview" w:date="2026-01-01T00:00:00Z">
        <w:r>
          <w:delText xml:space="preserve">);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it has</w:delText>
        </w:r>
      </w:del>
      <w:del w:id="889" w:author="PR Preview" w:date="2026-01-01T00:00:00Z">
        <w:r>
          <w:delText xml:space="preserve"> </w:delText>
        </w:r>
      </w:del>
      <m:oMath>
        <m:r>
          <m:t>n</m:t>
        </m:r>
      </m:oMath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vectors,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because every basis of</w:delText>
        </w:r>
      </w:del>
      <w:del w:id="89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has</w:delText>
        </w:r>
      </w:del>
      <w:del w:id="897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vectors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(</w:delText>
        </w:r>
      </w:del>
      <w:hyperlink w:anchor="thm-basis-size">
        <w:del w:id="902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903" w:author="PR Preview" w:date="2026-01-01T00:00:00Z">
        <w:r>
          <w:delText xml:space="preserve">,</w:delText>
        </w:r>
      </w:del>
      <w:del w:id="904" w:author="PR Preview" w:date="2026-01-01T00:00:00Z">
        <w:r>
          <w:delText xml:space="preserve"> </w:delText>
        </w:r>
      </w:del>
      <w:hyperlink w:anchor="exm-dimension">
        <w:del w:id="905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906" w:author="PR Preview" w:date="2026-01-01T00:00:00Z">
        <w:r>
          <w:delText xml:space="preserve">).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We show that</w:delText>
        </w:r>
      </w:del>
      <w:del w:id="90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are a basis of</w:delText>
        </w:r>
      </w:del>
      <w:del w:id="9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913" w:author="PR Preview" w:date="2026-01-01T00:00:00Z">
        <w:r>
          <w:delText xml:space="preserve">,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using</w:delText>
        </w:r>
      </w:del>
      <w:del w:id="916" w:author="PR Preview" w:date="2026-01-01T00:00:00Z">
        <w:r>
          <w:delText xml:space="preserve"> </w:delText>
        </w:r>
      </w:del>
      <w:hyperlink w:anchor="thm-matvec-linear">
        <w:del w:id="917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to apply</w:delText>
        </w:r>
      </w:del>
      <w:del w:id="92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to linear combinations.</w:delText>
        </w:r>
      </w:del>
    </w:p>
    <w:p>
      <w:pPr>
        <w:pStyle w:val="BodyText"/>
      </w:pPr>
      <w:del w:id="923" w:author="PR Preview" w:date="2026-01-01T00:00:00Z">
        <w:r>
          <w:rPr>
            <w:b/>
            <w:bCs/>
          </w:rPr>
          <w:delText xml:space="preserve">They are linearly independent.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Suppose</w:delText>
        </w:r>
      </w:del>
      <w:del w:id="92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del w:id="927" w:author="PR Preview" w:date="2026-01-01T00:00:00Z">
        <w:r>
          <w:delText xml:space="preserve">.</w:delText>
        </w:r>
      </w:del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Then</w:delText>
        </w:r>
      </w:del>
      <w:del w:id="93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(</w:delText>
        </w:r>
      </w:del>
      <w:hyperlink w:anchor="thm-matvec-linear">
        <w:del w:id="93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934" w:author="PR Preview" w:date="2026-01-01T00:00:00Z">
        <w:r>
          <w:delText xml:space="preserve">),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so</w:delText>
        </w:r>
      </w:del>
      <w:del w:id="93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938" w:author="PR Preview" w:date="2026-01-01T00:00:00Z">
        <w:r>
          <w:delText xml:space="preserve">,</w:delText>
        </w:r>
      </w:del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and it equals</w:delText>
        </w:r>
      </w:del>
      <w:del w:id="94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for some numbers</w:delText>
        </w:r>
      </w:del>
      <w:del w:id="944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j</m:t>
            </m:r>
          </m:sub>
        </m:sSub>
      </m:oMath>
      <w:del w:id="945" w:author="PR Preview" w:date="2026-01-01T00:00:00Z">
        <w:r>
          <w:delText xml:space="preserve">,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since the</w:delText>
        </w:r>
      </w:del>
      <w:del w:id="94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span</w:delText>
        </w:r>
      </w:del>
      <w:del w:id="95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952" w:author="PR Preview" w:date="2026-01-01T00:00:00Z">
        <w:r>
          <w:delText xml:space="preserve">.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Moving everything to one side,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955" w:author="PR Preview" w:date="2026-01-01T00:00:00Z">
        <w:r>
          <w:delText xml:space="preserve">and because the</w:delText>
        </w:r>
      </w:del>
      <w:del w:id="95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57" w:author="PR Preview" w:date="2026-01-01T00:00:00Z">
        <w:r>
          <w:delText xml:space="preserve">’s and</w:delText>
        </w:r>
      </w:del>
      <w:del w:id="95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959" w:author="PR Preview" w:date="2026-01-01T00:00:00Z">
        <w:r>
          <w:delText xml:space="preserve">’s together form a basis of</w:delText>
        </w:r>
      </w:del>
      <w:del w:id="96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961" w:author="PR Preview" w:date="2026-01-01T00:00:00Z">
        <w:r>
          <w:delText xml:space="preserve">,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which is linearly independent,</w:delText>
        </w:r>
      </w:del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every coefficient is</w:delText>
        </w:r>
      </w:del>
      <w:del w:id="966" w:author="PR Preview" w:date="2026-01-01T00:00:00Z">
        <w:r>
          <w:delText xml:space="preserve"> </w:delText>
        </w:r>
      </w:del>
      <m:oMath>
        <m:r>
          <m:t>0</m:t>
        </m:r>
      </m:oMath>
      <w:del w:id="967" w:author="PR Preview" w:date="2026-01-01T00:00:00Z">
        <w:r>
          <w:delText xml:space="preserve">; in particular every</w:delText>
        </w:r>
      </w:del>
      <w:del w:id="968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969" w:author="PR Preview" w:date="2026-01-01T00:00:00Z">
        <w:r>
          <w:delText xml:space="preserve">.</w:delText>
        </w:r>
      </w:del>
    </w:p>
    <w:p>
      <w:pPr>
        <w:pStyle w:val="BodyText"/>
      </w:pPr>
      <w:del w:id="970" w:author="PR Preview" w:date="2026-01-01T00:00:00Z">
        <w:r>
          <w:rPr>
            <w:b/>
            <w:bCs/>
          </w:rPr>
          <w:delText xml:space="preserve">They span</w:delText>
        </w:r>
      </w:del>
      <w:del w:id="971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972" w:author="PR Preview" w:date="2026-01-01T00:00:00Z">
        <w:r>
          <w:rPr>
            <w:b/>
            <w:bCs/>
          </w:rPr>
          <w:delText xml:space="preserve">.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Take any</w:delText>
        </w:r>
      </w:del>
      <w:del w:id="97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976" w:author="PR Preview" w:date="2026-01-01T00:00:00Z">
        <w:r>
          <w:delText xml:space="preserve">,</w:delText>
        </w:r>
      </w:del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so</w:delText>
        </w:r>
      </w:del>
      <w:del w:id="97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for some</w:delText>
        </w:r>
      </w:del>
      <w:del w:id="98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(</w:delText>
        </w:r>
      </w:del>
      <w:hyperlink w:anchor="def-column-space">
        <w:del w:id="98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986" w:author="PR Preview" w:date="2026-01-01T00:00:00Z">
        <w:r>
          <w:delText xml:space="preserve">).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Write</w:delText>
        </w:r>
      </w:del>
      <w:del w:id="98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in the basis of</w:delText>
        </w:r>
      </w:del>
      <w:del w:id="99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993" w:author="PR Preview" w:date="2026-01-01T00:00:00Z">
        <w:r>
          <w:delText xml:space="preserve">.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del w:id="996" w:author="PR Preview" w:date="2026-01-01T00:00:00Z">
        <w:r>
          <w:delText xml:space="preserve">a linear combination of</w:delText>
        </w:r>
      </w:del>
      <w:del w:id="9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del w:id="998" w:author="PR Preview" w:date="2026-01-01T00:00:00Z">
        <w:r>
          <w:delText xml:space="preserve">.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These vectors are in</w:delText>
        </w:r>
      </w:del>
      <w:del w:id="100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002" w:author="PR Preview" w:date="2026-01-01T00:00:00Z">
        <w:r>
          <w:delText xml:space="preserve">,</w:delText>
        </w:r>
      </w:del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so their span is exactly</w:delText>
        </w:r>
      </w:del>
      <w:del w:id="10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006" w:author="PR Preview" w:date="2026-01-01T00:00:00Z">
        <w:r>
          <w:delText xml:space="preserve">.</w:delText>
        </w:r>
      </w:del>
    </w:p>
    <w:p>
      <w:pPr>
        <w:pStyle w:val="BodyText"/>
      </w:pPr>
      <w:del w:id="1007" w:author="PR Preview" w:date="2026-01-01T00:00:00Z">
        <w:r>
          <w:delText xml:space="preserve">So</w:delText>
        </w:r>
      </w:del>
      <w:del w:id="1008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del w:id="1009" w:author="PR Preview" w:date="2026-01-01T00:00:00Z">
        <w:r>
          <w:delText xml:space="preserve">,</w:delText>
        </w:r>
      </w:del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and</w:delText>
        </w:r>
      </w:del>
      <w:del w:id="1012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by</w:delText>
        </w:r>
      </w:del>
      <w:del w:id="1015" w:author="PR Preview" w:date="2026-01-01T00:00:00Z">
        <w:r>
          <w:delText xml:space="preserve"> </w:delText>
        </w:r>
      </w:del>
      <w:hyperlink w:anchor="thm-rank-dim">
        <w:del w:id="1016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017" w:author="PR Preview" w:date="2026-01-01T00:00:00Z">
        <w:r>
          <w:delText xml:space="preserve">.</w:delText>
        </w:r>
      </w:del>
    </w:p>
    <w:p>
      <w:pPr>
        <w:pStyle w:val="BodyText"/>
      </w:pPr>
      <w:del w:id="1018" w:author="PR Preview" w:date="2026-01-01T00:00:00Z">
        <w:r>
          <w:rPr>
            <w:b/>
            <w:bCs/>
          </w:rPr>
          <w:delText xml:space="preserve">Example 31 (Checking rank-nullity on the matrix in</w:delText>
        </w:r>
      </w:del>
      <w:del w:id="1019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1020" w:author="PR Preview" w:date="2026-01-01T00:00:00Z">
          <w:r>
            <w:rPr>
              <w:rStyle w:val="Hyperlink"/>
              <w:b/>
              <w:bCs/>
            </w:rPr>
            <w:delText xml:space="preserve">Example 22</w:delText>
          </w:r>
        </w:del>
      </w:hyperlink>
      <w:del w:id="1021" w:author="PR Preview" w:date="2026-01-01T00:00:00Z">
        <w:r>
          <w:rPr>
            <w:b/>
            <w:bCs/>
          </w:rPr>
          <w:delText xml:space="preserve">)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The matrix</w:delText>
        </w:r>
      </w:del>
      <w:del w:id="10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in</w:delText>
        </w:r>
      </w:del>
      <w:del w:id="1027" w:author="PR Preview" w:date="2026-01-01T00:00:00Z">
        <w:r>
          <w:delText xml:space="preserve"> </w:delText>
        </w:r>
      </w:del>
      <w:hyperlink w:anchor="exm-column-space">
        <w:del w:id="1028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has</w:delText>
        </w:r>
      </w:del>
      <w:del w:id="103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columns,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rank</w:delText>
        </w:r>
      </w:del>
      <w:del w:id="1036" w:author="PR Preview" w:date="2026-01-01T00:00:00Z">
        <w:r>
          <w:delText xml:space="preserve"> </w:delText>
        </w:r>
      </w:del>
      <m:oMath>
        <m:r>
          <m:t>1</m:t>
        </m:r>
      </m:oMath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(</w:delText>
        </w:r>
      </w:del>
      <w:hyperlink w:anchor="exm-rank-dim">
        <w:del w:id="1039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1040" w:author="PR Preview" w:date="2026-01-01T00:00:00Z">
        <w:r>
          <w:delText xml:space="preserve">)</w:delText>
        </w:r>
      </w:del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and nullity</w:delText>
        </w:r>
      </w:del>
      <w:del w:id="1043" w:author="PR Preview" w:date="2026-01-01T00:00:00Z">
        <w:r>
          <w:delText xml:space="preserve"> </w:delText>
        </w:r>
      </w:del>
      <m:oMath>
        <m:r>
          <m:t>2</m:t>
        </m:r>
      </m:oMath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(</w:delText>
        </w:r>
      </w:del>
      <w:hyperlink w:anchor="exm-nullity">
        <w:del w:id="1046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1047" w:author="PR Preview" w:date="2026-01-01T00:00:00Z">
        <w:r>
          <w:delText xml:space="preserve">),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and</w:delText>
        </w:r>
      </w:del>
      <w:del w:id="105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del w:id="1051" w:author="PR Preview" w:date="2026-01-01T00:00:00Z">
        <w:r>
          <w:delText xml:space="preserve">.</w:delText>
        </w:r>
      </w:del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The</w:delText>
        </w:r>
      </w:del>
      <w:del w:id="105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identity matrix has rank</w:delText>
        </w:r>
      </w:del>
      <w:del w:id="1057" w:author="PR Preview" w:date="2026-01-01T00:00:00Z">
        <w:r>
          <w:delText xml:space="preserve"> </w:delText>
        </w:r>
      </w:del>
      <m:oMath>
        <m:r>
          <m:t>2</m:t>
        </m:r>
      </m:oMath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and nullity</w:delText>
        </w:r>
      </w:del>
      <w:del w:id="1060" w:author="PR Preview" w:date="2026-01-01T00:00:00Z">
        <w:r>
          <w:delText xml:space="preserve"> </w:delText>
        </w:r>
      </w:del>
      <m:oMath>
        <m:r>
          <m:t>0</m:t>
        </m:r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(</w:delText>
        </w:r>
      </w:del>
      <w:hyperlink w:anchor="exm-nullity">
        <w:del w:id="1063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1064" w:author="PR Preview" w:date="2026-01-01T00:00:00Z">
        <w:r>
          <w:delText xml:space="preserve">),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and</w:delText>
        </w:r>
      </w:del>
      <w:del w:id="1067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del w:id="1068" w:author="PR Preview" w:date="2026-01-01T00:00:00Z">
        <w:r>
          <w:delText xml:space="preserve">.</w:delText>
        </w:r>
      </w:del>
    </w:p>
    <w:p>
      <w:pPr>
        <w:pStyle w:val="BodyText"/>
      </w:pPr>
      <w:del w:id="1069" w:author="PR Preview" w:date="2026-01-01T00:00:00Z">
        <w:r>
          <w:rPr>
            <w:b/>
            <w:bCs/>
          </w:rPr>
          <w:delText xml:space="preserve">Theorem 18 (Multiplying on the right cannot increase the rank)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If</w:delText>
        </w:r>
      </w:del>
      <w:del w:id="107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is</w:delText>
        </w:r>
      </w:del>
      <w:del w:id="107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and</w:delText>
        </w:r>
      </w:del>
      <w:del w:id="107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is</w:delText>
        </w:r>
      </w:del>
      <w:del w:id="108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k</m:t>
        </m:r>
      </m:oMath>
      <w:del w:id="1082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083" w:author="PR Preview" w:date="2026-01-01T00:00:00Z">
        <w:r>
          <w:rPr>
            <w:i/>
            <w:iCs/>
          </w:rPr>
          <w:delText xml:space="preserve">Proof</w:delText>
        </w:r>
      </w:del>
      <w:del w:id="1084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085" w:author="PR Preview" w:date="2026-01-01T00:00:00Z">
        <w:r>
          <w:rPr>
            <w:b/>
            <w:bCs/>
          </w:rPr>
          <w:delText xml:space="preserve">.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Any vector in</w:delText>
        </w:r>
      </w:del>
      <w:del w:id="10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is</w:delText>
        </w:r>
      </w:del>
      <w:del w:id="109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for some</w:delText>
        </w:r>
      </w:del>
      <w:del w:id="10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(</w:delText>
        </w:r>
      </w:del>
      <w:hyperlink w:anchor="def-column-space">
        <w:del w:id="109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098" w:author="PR Preview" w:date="2026-01-01T00:00:00Z">
        <w:r>
          <w:delText xml:space="preserve">),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099" w:author="PR Preview" w:date="2026-01-01T00:00:00Z">
        <w:r>
          <w:delText xml:space="preserve">is</w:delText>
        </w:r>
      </w:del>
      <w:del w:id="110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times the vector</w:delText>
        </w:r>
      </w:del>
      <w:del w:id="110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104" w:author="PR Preview" w:date="2026-01-01T00:00:00Z">
        <w:r>
          <w:delText xml:space="preserve">,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so it is in</w:delText>
        </w:r>
      </w:del>
      <w:del w:id="110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108" w:author="PR Preview" w:date="2026-01-01T00:00:00Z">
        <w:r>
          <w:delText xml:space="preserve">.</w:delText>
        </w:r>
      </w:del>
    </w:p>
    <w:p>
      <w:pPr>
        <w:pStyle w:val="BodyText"/>
      </w:pPr>
      <w:del w:id="1109" w:author="PR Preview" w:date="2026-01-01T00:00:00Z">
        <w:r>
          <w:rPr>
            <w:b/>
            <w:bCs/>
          </w:rPr>
          <w:delText xml:space="preserve">Compare dimensions.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Both column spaces are subspaces (</w:delText>
        </w:r>
      </w:del>
      <w:hyperlink w:anchor="thm-column-space-span">
        <w:del w:id="111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113" w:author="PR Preview" w:date="2026-01-01T00:00:00Z">
        <w:r>
          <w:delText xml:space="preserve">),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14" w:author="PR Preview" w:date="2026-01-01T00:00:00Z">
        <w:r>
          <w:rPr>
            <w:b/>
            <w:bCs/>
          </w:rPr>
          <w:delText xml:space="preserve">Example 32 (A product can lose rank)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Let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has rank</w:delText>
        </w:r>
      </w:del>
      <w:del w:id="1119" w:author="PR Preview" w:date="2026-01-01T00:00:00Z">
        <w:r>
          <w:delText xml:space="preserve"> </w:delText>
        </w:r>
      </w:del>
      <m:oMath>
        <m:r>
          <m:t>1</m:t>
        </m:r>
      </m:oMath>
      <w:del w:id="1120" w:author="PR Preview" w:date="2026-01-01T00:00:00Z">
        <w:r>
          <w:delText xml:space="preserve">, but</w:delText>
        </w:r>
      </w:del>
      <w:del w:id="112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has rank</w:delText>
        </w:r>
      </w:del>
      <w:del w:id="1124" w:author="PR Preview" w:date="2026-01-01T00:00:00Z">
        <w:r>
          <w:delText xml:space="preserve"> </w:delText>
        </w:r>
      </w:del>
      <m:oMath>
        <m:r>
          <m:t>0</m:t>
        </m:r>
      </m:oMath>
      <w:del w:id="1125" w:author="PR Preview" w:date="2026-01-01T00:00:00Z">
        <w:r>
          <w:delText xml:space="preserve">,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so the inequality in</w:delText>
        </w:r>
      </w:del>
      <w:del w:id="1128" w:author="PR Preview" w:date="2026-01-01T00:00:00Z">
        <w:r>
          <w:delText xml:space="preserve"> </w:delText>
        </w:r>
      </w:del>
      <w:hyperlink w:anchor="thm-rank-product">
        <w:del w:id="1129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can be strict.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With the</w:delText>
        </w:r>
      </w:del>
      <w:del w:id="113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identity in place of</w:delText>
        </w:r>
      </w:del>
      <w:del w:id="113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138" w:author="PR Preview" w:date="2026-01-01T00:00:00Z">
        <w:r>
          <w:delText xml:space="preserve">,</w:delText>
        </w:r>
      </w:del>
      <w:del w:id="113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keeps rank</w:delText>
        </w:r>
      </w:del>
      <w:del w:id="1142" w:author="PR Preview" w:date="2026-01-01T00:00:00Z">
        <w:r>
          <w:delText xml:space="preserve"> </w:delText>
        </w:r>
      </w:del>
      <m:oMath>
        <m:r>
          <m:t>1</m:t>
        </m:r>
      </m:oMath>
      <w:del w:id="1143" w:author="PR Preview" w:date="2026-01-01T00:00:00Z">
        <w:r>
          <w:delText xml:space="preserve">, and the inequality is an equality.</w:delText>
        </w:r>
      </w:del>
    </w:p>
    <w:p>
      <w:pPr>
        <w:pStyle w:val="BodyText"/>
      </w:pPr>
      <w:del w:id="1144" w:author="PR Preview" w:date="2026-01-01T00:00:00Z">
        <w:r>
          <w:rPr>
            <w:b/>
            <w:bCs/>
          </w:rPr>
          <w:delText xml:space="preserve">Theorem 19 (Fundamental theorem of ranks)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For any</w:delText>
        </w:r>
      </w:del>
      <w:del w:id="114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matrix</w:delText>
        </w:r>
      </w:del>
      <w:del w:id="11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5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152" w:author="PR Preview" w:date="2026-01-01T00:00:00Z">
        <w:r>
          <w:delText xml:space="preserve">In particular, the largest number of linearly independent rows of</w:delText>
        </w:r>
      </w:del>
      <w:del w:id="11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equals the largest number of linearly independent columns.</w:delText>
        </w:r>
      </w:del>
    </w:p>
    <w:p>
      <w:pPr>
        <w:pStyle w:val="BodyText"/>
      </w:pPr>
      <w:del w:id="1156" w:author="PR Preview" w:date="2026-01-01T00:00:00Z">
        <w:r>
          <w:rPr>
            <w:i/>
            <w:iCs/>
          </w:rPr>
          <w:delText xml:space="preserve">Proof</w:delText>
        </w:r>
      </w:del>
      <w:del w:id="1157" w:author="PR Preview" w:date="2026-01-01T00:00:00Z">
        <w:r>
          <w:delText xml:space="preserve">.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158" w:author="PR Preview" w:date="2026-01-01T00:00:00Z">
        <w:r>
          <w:rPr>
            <w:b/>
            <w:bCs/>
          </w:rPr>
          <w:delText xml:space="preserve">.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Both matrices have</w:delText>
        </w:r>
      </w:del>
      <w:del w:id="1161" w:author="PR Preview" w:date="2026-01-01T00:00:00Z">
        <w:r>
          <w:delText xml:space="preserve"> </w:delText>
        </w:r>
      </w:del>
      <m:oMath>
        <m:r>
          <m:t>n</m:t>
        </m:r>
      </m:oMath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columns,</w:delText>
        </w:r>
      </w:del>
      <w:del w:id="1164" w:author="PR Preview" w:date="2026-01-01T00:00:00Z">
        <w:r>
          <w:delText xml:space="preserve"> </w:delText>
        </w:r>
      </w:del>
      <w:del w:id="1165" w:author="PR Preview" w:date="2026-01-01T00:00:00Z">
        <w:r>
          <w:delText xml:space="preserve">and</w:delText>
        </w:r>
      </w:del>
      <w:del w:id="116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(</w:delText>
        </w:r>
      </w:del>
      <w:hyperlink w:anchor="thm-null-gram">
        <w:del w:id="1169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170" w:author="PR Preview" w:date="2026-01-01T00:00:00Z">
        <w:r>
          <w:delText xml:space="preserve">),</w:delText>
        </w:r>
      </w:del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so they have the same nullity (</w:delText>
        </w:r>
      </w:del>
      <w:hyperlink w:anchor="def-nullity">
        <w:del w:id="1173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174" w:author="PR Preview" w:date="2026-01-01T00:00:00Z">
        <w:r>
          <w:delText xml:space="preserve">).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177" w:author="PR Preview" w:date="2026-01-01T00:00:00Z">
        <w:r>
          <w:rPr>
            <w:b/>
            <w:bCs/>
          </w:rPr>
          <w:delText xml:space="preserve">.</w:delText>
        </w:r>
      </w:del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Apply the previous step to the</w:delText>
        </w:r>
      </w:del>
      <w:del w:id="118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m</m:t>
        </m:r>
      </m:oMath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matrix</w:delText>
        </w:r>
      </w:del>
      <w:del w:id="118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84" w:author="PR Preview" w:date="2026-01-01T00:00:00Z">
        <w:r>
          <w:delText xml:space="preserve">,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using</w:delText>
        </w:r>
      </w:del>
      <w:del w:id="118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1188" w:author="PR Preview" w:date="2026-01-01T00:00:00Z">
        <w:r>
          <w:delText xml:space="preserve">.</w:delText>
        </w:r>
      </w:del>
    </w:p>
    <w:p>
      <w:pPr>
        <w:pStyle w:val="BodyText"/>
      </w:pPr>
      <w:del w:id="1189" w:author="PR Preview" w:date="2026-01-01T00:00:00Z">
        <w:r>
          <w:rPr>
            <w:b/>
            <w:bCs/>
          </w:rPr>
          <w:delText xml:space="preserve">Chain the inequalities.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del w:id="1190" w:author="PR Preview" w:date="2026-01-01T00:00:00Z">
        <w:r>
          <w:delText xml:space="preserve">The chain starts and ends at</w:delText>
        </w:r>
      </w:del>
      <w:del w:id="119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192" w:author="PR Preview" w:date="2026-01-01T00:00:00Z">
        <w:r>
          <w:delText xml:space="preserve">,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so every quantity in it equals</w:delText>
        </w:r>
      </w:del>
      <w:del w:id="1195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196" w:author="PR Preview" w:date="2026-01-01T00:00:00Z">
        <w:r>
          <w:delText xml:space="preserve">.</w:delText>
        </w:r>
      </w:del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The columns of</w:delText>
        </w:r>
      </w:del>
      <w:del w:id="119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are the rows of</w:delText>
        </w:r>
      </w:del>
      <w:del w:id="120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03" w:author="PR Preview" w:date="2026-01-01T00:00:00Z">
        <w:r>
          <w:delText xml:space="preserve">,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which gives the statement about rows.</w:delText>
        </w:r>
      </w:del>
    </w:p>
    <w:p>
      <w:pPr>
        <w:pStyle w:val="BodyText"/>
      </w:pPr>
      <w:del w:id="1206" w:author="PR Preview" w:date="2026-01-01T00:00:00Z">
        <w:r>
          <w:rPr>
            <w:b/>
            <w:bCs/>
          </w:rPr>
          <w:delText xml:space="preserve">Example 33 (Four equal ranks)</w:delText>
        </w:r>
      </w:del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For</w:delText>
        </w:r>
      </w:del>
      <w:del w:id="120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in</w:delText>
        </w:r>
      </w:del>
      <w:del w:id="1212" w:author="PR Preview" w:date="2026-01-01T00:00:00Z">
        <w:r>
          <w:delText xml:space="preserve"> </w:delText>
        </w:r>
      </w:del>
      <w:hyperlink w:anchor="exm-column-space">
        <w:del w:id="1213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214" w:author="PR Preview" w:date="2026-01-01T00:00:00Z">
        <w:r>
          <w:delText xml:space="preserve">,</w:delText>
        </w:r>
      </w:del>
      <w:del w:id="1215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216" w:author="PR Preview" w:date="2026-01-01T00:00:00Z">
        <w:r>
          <w:delText xml:space="preserve"> </w:delText>
        </w:r>
      </w:del>
      <w:del w:id="1217" w:author="PR Preview" w:date="2026-01-01T00:00:00Z">
        <w:r>
          <w:delText xml:space="preserve">(</w:delText>
        </w:r>
      </w:del>
      <w:hyperlink w:anchor="exm-rank-dim">
        <w:del w:id="1218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1219" w:author="PR Preview" w:date="2026-01-01T00:00:00Z">
        <w:r>
          <w:delText xml:space="preserve">).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Its transpose</w:delText>
        </w:r>
      </w:del>
      <w:del w:id="122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has second column</w:delText>
        </w:r>
      </w:del>
      <w:del w:id="1225" w:author="PR Preview" w:date="2026-01-01T00:00:00Z">
        <w:r>
          <w:delText xml:space="preserve"> </w:delText>
        </w:r>
      </w:del>
      <m:oMath>
        <m:r>
          <m:t>3</m:t>
        </m:r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times its first, so its rank is</w:delText>
        </w:r>
      </w:del>
      <w:del w:id="1228" w:author="PR Preview" w:date="2026-01-01T00:00:00Z">
        <w:r>
          <w:delText xml:space="preserve"> </w:delText>
        </w:r>
      </w:del>
      <m:oMath>
        <m:r>
          <m:t>1</m:t>
        </m:r>
      </m:oMath>
      <w:del w:id="1229" w:author="PR Preview" w:date="2026-01-01T00:00:00Z">
        <w:r>
          <w:delText xml:space="preserve">.</w:delText>
        </w:r>
      </w:del>
      <w:del w:id="123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in</w:delText>
        </w:r>
      </w:del>
      <w:del w:id="1233" w:author="PR Preview" w:date="2026-01-01T00:00:00Z">
        <w:r>
          <w:delText xml:space="preserve"> </w:delText>
        </w:r>
      </w:del>
      <w:hyperlink w:anchor="exm-null-gram">
        <w:del w:id="1234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has every row a multiple of</w:delText>
        </w:r>
      </w:del>
      <w:del w:id="123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1238" w:author="PR Preview" w:date="2026-01-01T00:00:00Z">
        <w:r>
          <w:delText xml:space="preserve">,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so its rank is</w:delText>
        </w:r>
      </w:del>
      <w:del w:id="1241" w:author="PR Preview" w:date="2026-01-01T00:00:00Z">
        <w:r>
          <w:delText xml:space="preserve"> </w:delText>
        </w:r>
      </w:del>
      <m:oMath>
        <m:r>
          <m:t>1</m:t>
        </m:r>
      </m:oMath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too,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244" w:author="PR Preview" w:date="2026-01-01T00:00:00Z">
        <w:r>
          <w:delText xml:space="preserve">whose second column is</w:delText>
        </w:r>
      </w:del>
      <w:del w:id="1245" w:author="PR Preview" w:date="2026-01-01T00:00:00Z">
        <w:r>
          <w:delText xml:space="preserve"> </w:delText>
        </w:r>
      </w:del>
      <m:oMath>
        <m:r>
          <m:t>3</m:t>
        </m:r>
      </m:oMath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times its first, so its rank is</w:delText>
        </w:r>
      </w:del>
      <w:del w:id="1248" w:author="PR Preview" w:date="2026-01-01T00:00:00Z">
        <w:r>
          <w:delText xml:space="preserve"> </w:delText>
        </w:r>
      </w:del>
      <m:oMath>
        <m:r>
          <m:t>1</m:t>
        </m:r>
      </m:oMath>
      <w:del w:id="1249" w:author="PR Preview" w:date="2026-01-01T00:00:00Z">
        <w:r>
          <w:delText xml:space="preserve">.</w:delText>
        </w:r>
      </w:del>
    </w:p>
    <w:p>
      <w:pPr>
        <w:pStyle w:val="BodyText"/>
      </w:pPr>
      <w:del w:id="1250" w:author="PR Preview" w:date="2026-01-01T00:00:00Z">
        <w:r>
          <w:rPr>
            <w:b/>
            <w:bCs/>
          </w:rPr>
          <w:delText xml:space="preserve">Corollary 1 (The rank is at most the smaller dimension)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For any</w:delText>
        </w:r>
      </w:del>
      <w:del w:id="125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matrix</w:delText>
        </w:r>
      </w:del>
      <w:del w:id="12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57" w:author="PR Preview" w:date="2026-01-01T00:00:00Z">
        <w:r>
          <w:delText xml:space="preserve">,</w:delText>
        </w:r>
      </w:del>
      <w:del w:id="125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259" w:author="PR Preview" w:date="2026-01-01T00:00:00Z">
        <w:r>
          <w:delText xml:space="preserve">.</w:delText>
        </w:r>
      </w:del>
    </w:p>
    <w:p>
      <w:pPr>
        <w:pStyle w:val="BodyText"/>
      </w:pPr>
      <w:del w:id="1260" w:author="PR Preview" w:date="2026-01-01T00:00:00Z">
        <w:r>
          <w:rPr>
            <w:i/>
            <w:iCs/>
          </w:rPr>
          <w:delText xml:space="preserve">Proof</w:delText>
        </w:r>
      </w:del>
      <w:del w:id="1261" w:author="PR Preview" w:date="2026-01-01T00:00:00Z">
        <w:r>
          <w:delText xml:space="preserve">. </w:delText>
        </w:r>
      </w:del>
      <m:oMath>
        <m:r>
          <m:rPr>
            <m:sty m:val="bi"/>
          </m:rPr>
          <m:t>A</m:t>
        </m:r>
      </m:oMath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has</w:delText>
        </w:r>
      </w:del>
      <w:del w:id="1264" w:author="PR Preview" w:date="2026-01-01T00:00:00Z">
        <w:r>
          <w:delText xml:space="preserve"> </w:delText>
        </w:r>
      </w:del>
      <m:oMath>
        <m:r>
          <m:t>n</m:t>
        </m:r>
      </m:oMath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columns,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so at most</w:delText>
        </w:r>
      </w:del>
      <w:del w:id="1269" w:author="PR Preview" w:date="2026-01-01T00:00:00Z">
        <w:r>
          <w:delText xml:space="preserve"> </w:delText>
        </w:r>
      </w:del>
      <m:oMath>
        <m:r>
          <m:t>n</m:t>
        </m:r>
      </m:oMath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of them are linearly independent,</w:delText>
        </w:r>
      </w:del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and</w:delText>
        </w:r>
      </w:del>
      <w:del w:id="127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(</w:delText>
        </w:r>
      </w:del>
      <w:hyperlink w:anchor="def-rank">
        <w:del w:id="127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278" w:author="PR Preview" w:date="2026-01-01T00:00:00Z">
        <w:r>
          <w:delText xml:space="preserve">).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Likewise</w:delText>
        </w:r>
      </w:del>
      <w:del w:id="128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has</w:delText>
        </w:r>
      </w:del>
      <w:del w:id="1284" w:author="PR Preview" w:date="2026-01-01T00:00:00Z">
        <w:r>
          <w:delText xml:space="preserve"> </w:delText>
        </w:r>
      </w:del>
      <m:oMath>
        <m:r>
          <m:t>m</m:t>
        </m:r>
      </m:oMath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columns,</w:delText>
        </w:r>
      </w:del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so</w:delText>
        </w:r>
      </w:del>
      <w:del w:id="1289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(</w:delText>
        </w:r>
      </w:del>
      <w:hyperlink w:anchor="thm-rank-transpose">
        <w:del w:id="1292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1293" w:author="PR Preview" w:date="2026-01-01T00:00:00Z">
        <w:r>
          <w:delText xml:space="preserve">).</w:delText>
        </w:r>
      </w:del>
    </w:p>
    <w:p>
      <w:pPr>
        <w:pStyle w:val="BodyText"/>
      </w:pPr>
      <w:del w:id="1294" w:author="PR Preview" w:date="2026-01-01T00:00:00Z">
        <w:r>
          <w:rPr>
            <w:b/>
            <w:bCs/>
          </w:rPr>
          <w:delText xml:space="preserve">Example 34 (A</w:delText>
        </w:r>
      </w:del>
      <w:del w:id="1295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1296" w:author="PR Preview" w:date="2026-01-01T00:00:00Z">
        <w:r>
          <w:rPr>
            <w:b/>
            <w:bCs/>
          </w:rPr>
          <w:delText xml:space="preserve"> </w:delText>
        </w:r>
      </w:del>
      <w:del w:id="1297" w:author="PR Preview" w:date="2026-01-01T00:00:00Z">
        <w:r>
          <w:rPr>
            <w:b/>
            <w:bCs/>
          </w:rPr>
          <w:delText xml:space="preserve">matrix has rank at most</w:delText>
        </w:r>
      </w:del>
      <w:del w:id="1298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</m:oMath>
      <w:del w:id="1299" w:author="PR Preview" w:date="2026-01-01T00:00:00Z">
        <w:r>
          <w:rPr>
            <w:b/>
            <w:bCs/>
          </w:rPr>
          <w:delText xml:space="preserve">)</w:delText>
        </w:r>
      </w:del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By</w:delText>
        </w:r>
      </w:del>
      <w:del w:id="1302" w:author="PR Preview" w:date="2026-01-01T00:00:00Z">
        <w:r>
          <w:delText xml:space="preserve"> </w:delText>
        </w:r>
      </w:del>
      <w:hyperlink w:anchor="cor-rank-bound">
        <w:del w:id="1303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304" w:author="PR Preview" w:date="2026-01-01T00:00:00Z">
        <w:r>
          <w:delText xml:space="preserve">, every</w:delText>
        </w:r>
      </w:del>
      <w:del w:id="130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matrix has rank at most</w:delText>
        </w:r>
      </w:del>
      <w:del w:id="1308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1309" w:author="PR Preview" w:date="2026-01-01T00:00:00Z">
        <w:r>
          <w:delText xml:space="preserve">,</w:delText>
        </w:r>
      </w:del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even though it has</w:delText>
        </w:r>
      </w:del>
      <w:del w:id="1312" w:author="PR Preview" w:date="2026-01-01T00:00:00Z">
        <w:r>
          <w:delText xml:space="preserve"> </w:delText>
        </w:r>
      </w:del>
      <m:oMath>
        <m:r>
          <m:t>3</m:t>
        </m:r>
      </m:oMath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columns.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The matrix</w:delText>
        </w:r>
      </w:del>
      <w:del w:id="1317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of</w:delText>
        </w:r>
      </w:del>
      <w:del w:id="1320" w:author="PR Preview" w:date="2026-01-01T00:00:00Z">
        <w:r>
          <w:delText xml:space="preserve"> </w:delText>
        </w:r>
      </w:del>
      <w:hyperlink w:anchor="rem-full-column-rank-shape">
        <w:del w:id="1321" w:author="PR Preview" w:date="2026-01-01T00:00:00Z">
          <w:r>
            <w:rPr>
              <w:rStyle w:val="Hyperlink"/>
            </w:rPr>
            <w:delText xml:space="preserve">Remark 1</w:delText>
          </w:r>
        </w:del>
      </w:hyperlink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reaches that bound: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its first two columns</w:delText>
        </w:r>
      </w:del>
      <w:del w:id="13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and</w:delText>
        </w:r>
      </w:del>
      <w:del w:id="132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are linearly independent,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so its rank is</w:delText>
        </w:r>
      </w:del>
      <w:del w:id="1334" w:author="PR Preview" w:date="2026-01-01T00:00:00Z">
        <w:r>
          <w:delText xml:space="preserve"> </w:delText>
        </w:r>
      </w:del>
      <m:oMath>
        <m:r>
          <m:t>2</m:t>
        </m:r>
      </m:oMath>
      <w:del w:id="1335" w:author="PR Preview" w:date="2026-01-01T00:00:00Z">
        <w:r>
          <w:delText xml:space="preserve">.</w:delText>
        </w:r>
      </w:del>
    </w:p>
    <w:p>
      <w:pPr>
        <w:pStyle w:val="BodyText"/>
      </w:pPr>
      <w:del w:id="1336" w:author="PR Preview" w:date="2026-01-01T00:00:00Z">
        <w:r>
          <w:rPr>
            <w:b/>
            <w:bCs/>
          </w:rPr>
          <w:delText xml:space="preserve">Definition 13 (Affine subspace)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An</w:delText>
        </w:r>
      </w:del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rPr>
            <w:b/>
            <w:bCs/>
          </w:rPr>
          <w:delText xml:space="preserve">affine subspace</w:delText>
        </w:r>
      </w:del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of</w:delText>
        </w:r>
      </w:del>
      <w:del w:id="134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is a set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del w:id="1346" w:author="PR Preview" w:date="2026-01-01T00:00:00Z">
        <w:r>
          <w:delText xml:space="preserve">for some vector</w:delText>
        </w:r>
      </w:del>
      <w:del w:id="134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and some subspace</w:delText>
        </w:r>
      </w:del>
      <w:del w:id="135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of</w:delText>
        </w:r>
      </w:del>
      <w:del w:id="135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(</w:delText>
        </w:r>
      </w:del>
      <w:hyperlink w:anchor="def-subspace">
        <w:del w:id="135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357" w:author="PR Preview" w:date="2026-01-01T00:00:00Z">
        <w:r>
          <w:delText xml:space="preserve">):</w:delText>
        </w:r>
      </w:del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the</w:delText>
        </w:r>
      </w:del>
      <w:del w:id="1360" w:author="PR Preview" w:date="2026-01-01T00:00:00Z">
        <w:r>
          <w:delText xml:space="preserve"> </w:delText>
        </w:r>
      </w:del>
      <w:hyperlink r:id="rId10">
        <w:del w:id="1361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of</w:delText>
        </w:r>
      </w:del>
      <w:del w:id="13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under the translation by</w:delText>
        </w:r>
      </w:del>
      <w:del w:id="136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(</w:delText>
        </w:r>
      </w:del>
      <w:hyperlink r:id="rId11">
        <w:del w:id="1370" w:author="PR Preview" w:date="2026-01-01T00:00:00Z">
          <w:r>
            <w:rPr>
              <w:rStyle w:val="Hyperlink"/>
            </w:rPr>
            <w:delText xml:space="preserve">Definition 16 in Matrices</w:delText>
          </w:r>
        </w:del>
      </w:hyperlink>
      <w:del w:id="1371" w:author="PR Preview" w:date="2026-01-01T00:00:00Z">
        <w:r>
          <w:delText xml:space="preserve">).</w:delText>
        </w:r>
      </w:del>
    </w:p>
    <w:p>
      <w:pPr>
        <w:pStyle w:val="BodyText"/>
      </w:pPr>
      <w:del w:id="1372" w:author="PR Preview" w:date="2026-01-01T00:00:00Z">
        <w:r>
          <w:rPr>
            <w:b/>
            <w:bCs/>
          </w:rPr>
          <w:delText xml:space="preserve">Example 35 (A line that misses the origin is an affine subspace)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The line</w:delText>
        </w:r>
      </w:del>
      <w:del w:id="137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of</w:delText>
        </w:r>
      </w:del>
      <w:del w:id="1378" w:author="PR Preview" w:date="2026-01-01T00:00:00Z">
        <w:r>
          <w:delText xml:space="preserve"> </w:delText>
        </w:r>
      </w:del>
      <w:hyperlink w:anchor="exm-not-subspace">
        <w:del w:id="1379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is not a subspace,</w:delText>
        </w:r>
      </w:del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but it is an affine subspace,</w:delText>
        </w:r>
      </w:del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with</w:delText>
        </w:r>
      </w:del>
      <w:del w:id="138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delText xml:space="preserve">and</w:delText>
        </w:r>
      </w:del>
      <w:del w:id="13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(</w:delText>
        </w:r>
      </w:del>
      <w:hyperlink w:anchor="def-span">
        <w:del w:id="139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393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394" w:author="PR Preview" w:date="2026-01-01T00:00:00Z">
        <w:r>
          <w:delText xml:space="preserve">and as</w:delText>
        </w:r>
      </w:del>
      <w:del w:id="1395" w:author="PR Preview" w:date="2026-01-01T00:00:00Z">
        <w:r>
          <w:delText xml:space="preserve"> </w:delText>
        </w:r>
      </w:del>
      <m:oMath>
        <m:r>
          <m:t>c</m:t>
        </m:r>
      </m:oMath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ranges over</w:delText>
        </w:r>
      </w:del>
      <w:del w:id="139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399" w:author="PR Preview" w:date="2026-01-01T00:00:00Z">
        <w:r>
          <w:delText xml:space="preserve">,</w:delText>
        </w:r>
      </w:del>
      <w:del w:id="14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ranges over all of</w:delText>
        </w:r>
      </w:del>
      <w:del w:id="140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1404" w:author="PR Preview" w:date="2026-01-01T00:00:00Z">
        <w:r>
          <w:delText xml:space="preserve">.</w:delText>
        </w:r>
      </w:del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Every subspace</w:delText>
        </w:r>
      </w:del>
      <w:del w:id="140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is also an affine subspace, with</w:delText>
        </w:r>
      </w:del>
      <w:del w:id="141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del w:id="1411" w:author="PR Preview" w:date="2026-01-01T00:00:00Z">
        <w:r>
          <w:delText xml:space="preserve">.</w:delText>
        </w:r>
      </w:del>
    </w:p>
    <w:p>
      <w:pPr>
        <w:pStyle w:val="BodyText"/>
      </w:pPr>
      <w:del w:id="1412" w:author="PR Preview" w:date="2026-01-01T00:00:00Z">
        <w:r>
          <w:rPr>
            <w:b/>
            <w:bCs/>
          </w:rPr>
          <w:delText xml:space="preserve">Theorem 20 (A hyperplane is a translated subspace of dimension</w:delText>
        </w:r>
      </w:del>
      <w:del w:id="1413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414" w:author="PR Preview" w:date="2026-01-01T00:00:00Z">
        <w:r>
          <w:rPr>
            <w:b/>
            <w:bCs/>
          </w:rPr>
          <w:delText xml:space="preserve">)</w:delText>
        </w:r>
      </w:del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delText xml:space="preserve">Let</w:delText>
        </w:r>
      </w:del>
      <w:del w:id="141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be nonzero, let</w:delText>
        </w:r>
      </w:del>
      <w:del w:id="142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421" w:author="PR Preview" w:date="2026-01-01T00:00:00Z">
        <w:r>
          <w:delText xml:space="preserve">,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delText xml:space="preserve">let</w:delText>
        </w:r>
      </w:del>
      <w:del w:id="142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delText xml:space="preserve">be the hyperplane</w:delText>
        </w:r>
      </w:del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with normal vector</w:delText>
        </w:r>
      </w:del>
      <w:del w:id="14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and offset</w:delText>
        </w:r>
      </w:del>
      <w:del w:id="1432" w:author="PR Preview" w:date="2026-01-01T00:00:00Z">
        <w:r>
          <w:delText xml:space="preserve"> </w:delText>
        </w:r>
      </w:del>
      <m:oMath>
        <m:r>
          <m:t>b</m:t>
        </m:r>
      </m:oMath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(</w:delText>
        </w:r>
      </w:del>
      <w:hyperlink r:id="rId12">
        <w:del w:id="1435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1436" w:author="PR Preview" w:date="2026-01-01T00:00:00Z">
        <w:r>
          <w:delText xml:space="preserve">),</w:delText>
        </w:r>
      </w:del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and let</w:delText>
        </w:r>
      </w:del>
      <w:del w:id="14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be the hyperplane with the same normal vector and offset</w:delText>
        </w:r>
      </w:del>
      <w:del w:id="1442" w:author="PR Preview" w:date="2026-01-01T00:00:00Z">
        <w:r>
          <w:delText xml:space="preserve"> </w:delText>
        </w:r>
      </w:del>
      <m:oMath>
        <m:r>
          <m:t>0</m:t>
        </m:r>
      </m:oMath>
      <w:del w:id="144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0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is a subspace of</w:delText>
        </w:r>
      </w:del>
      <w:del w:id="144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(</w:delText>
        </w:r>
      </w:del>
      <w:hyperlink w:anchor="def-subspace">
        <w:del w:id="1449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450" w:author="PR Preview" w:date="2026-01-01T00:00:00Z">
        <w:r>
          <w:delText xml:space="preserve">) of dimension</w:delText>
        </w:r>
      </w:del>
      <w:del w:id="145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452" w:author="PR Preview" w:date="2026-01-01T00:00:00Z">
        <w:r>
          <w:delText xml:space="preserve"> </w:delText>
        </w:r>
      </w:del>
      <w:del w:id="1453" w:author="PR Preview" w:date="2026-01-01T00:00:00Z">
        <w:r>
          <w:delText xml:space="preserve">(</w:delText>
        </w:r>
      </w:del>
      <w:hyperlink w:anchor="def-dimension">
        <w:del w:id="145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455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0"/>
        </w:numPr>
      </w:pPr>
      <m:oMath>
        <m:r>
          <m:rPr>
            <m:scr m:val="script"/>
            <m:sty m:val="p"/>
          </m:rPr>
          <m:t>H</m:t>
        </m:r>
      </m:oMath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is not empty, and for any</w:delText>
        </w:r>
      </w:del>
      <w:del w:id="145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1459" w:author="PR Preview" w:date="2026-01-01T00:00:00Z">
        <w:r>
          <w:delText xml:space="preserve">,</w:delText>
        </w:r>
      </w:del>
      <w:del w:id="14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del w:id="1461" w:author="PR Preview" w:date="2026-01-01T00:00:00Z">
        <w:r>
          <w:delText xml:space="preserve">,</w:delText>
        </w:r>
      </w:del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so</w:delText>
        </w:r>
      </w:del>
      <w:del w:id="14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is an affine subspace (</w:delText>
        </w:r>
      </w:del>
      <w:hyperlink w:anchor="def-affine-subspace">
        <w:del w:id="1467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468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0"/>
        </w:numPr>
      </w:pPr>
      <w:del w:id="1469" w:author="PR Preview" w:date="2026-01-01T00:00:00Z">
        <w:r>
          <w:delText xml:space="preserve">For any</w:delText>
        </w:r>
      </w:del>
      <w:del w:id="147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1471" w:author="PR Preview" w:date="2026-01-01T00:00:00Z">
        <w:r>
          <w:delText xml:space="preserve">,</w:delText>
        </w:r>
      </w:del>
      <w:del w:id="1472" w:author="PR Preview" w:date="2026-01-01T00:00:00Z">
        <w:r>
          <w:delText xml:space="preserve"> </w:delText>
        </w:r>
      </w:del>
      <w:del w:id="1473" w:author="PR Preview" w:date="2026-01-01T00:00:00Z">
        <w:r>
          <w:delText xml:space="preserve">the normal vector is orthogonal to their difference:</w:delText>
        </w:r>
      </w:del>
      <w:del w:id="147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(</w:delText>
        </w:r>
      </w:del>
      <w:hyperlink r:id="rId13">
        <w:del w:id="1477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1478" w:author="PR Preview" w:date="2026-01-01T00:00:00Z">
        <w:r>
          <w:delText xml:space="preserve">).</w:delText>
        </w:r>
      </w:del>
    </w:p>
    <w:p>
      <w:pPr>
        <w:pStyle w:val="FirstParagraph"/>
      </w:pPr>
      <w:del w:id="1479" w:author="PR Preview" w:date="2026-01-01T00:00:00Z">
        <w:r>
          <w:rPr>
            <w:i/>
            <w:iCs/>
          </w:rPr>
          <w:delText xml:space="preserve">Proof</w:delText>
        </w:r>
      </w:del>
      <w:del w:id="1480" w:author="PR Preview" w:date="2026-01-01T00:00:00Z">
        <w:r>
          <w:delText xml:space="preserve">. </w:delText>
        </w:r>
      </w:del>
      <w:del w:id="1481" w:author="PR Preview" w:date="2026-01-01T00:00:00Z">
        <w:r>
          <w:delText xml:space="preserve">Here</w:delText>
        </w:r>
      </w:del>
      <w:del w:id="148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1483" w:author="PR Preview" w:date="2026-01-01T00:00:00Z">
        <w:r>
          <w:delText xml:space="preserve"> </w:delText>
        </w:r>
      </w:del>
      <w:del w:id="1484" w:author="PR Preview" w:date="2026-01-01T00:00:00Z">
        <w:r>
          <w:delText xml:space="preserve">is a</w:delText>
        </w:r>
      </w:del>
      <w:del w:id="148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1486" w:author="PR Preview" w:date="2026-01-01T00:00:00Z">
        <w:r>
          <w:delText xml:space="preserve"> </w:delText>
        </w:r>
      </w:del>
      <w:del w:id="1487" w:author="PR Preview" w:date="2026-01-01T00:00:00Z">
        <w:r>
          <w:delText xml:space="preserve">matrix, and</w:delText>
        </w:r>
      </w:del>
      <w:del w:id="148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del w:id="1489" w:author="PR Preview" w:date="2026-01-01T00:00:00Z">
        <w:r>
          <w:delText xml:space="preserve"> </w:delText>
        </w:r>
      </w:del>
      <w:del w:id="1490" w:author="PR Preview" w:date="2026-01-01T00:00:00Z">
        <w:r>
          <w:delText xml:space="preserve">(</w:delText>
        </w:r>
      </w:del>
      <w:hyperlink r:id="rId14">
        <w:del w:id="1491" w:author="PR Preview" w:date="2026-01-01T00:00:00Z">
          <w:r>
            <w:rPr>
              <w:rStyle w:val="Hyperlink"/>
            </w:rPr>
            <w:delText xml:space="preserve">Example 6 in Matrices</w:delText>
          </w:r>
        </w:del>
      </w:hyperlink>
      <w:del w:id="1492" w:author="PR Preview" w:date="2026-01-01T00:00:00Z">
        <w:r>
          <w:delText xml:space="preserve">).</w:delText>
        </w:r>
      </w:del>
    </w:p>
    <w:p>
      <w:pPr>
        <w:pStyle w:val="BodyText"/>
      </w:pPr>
      <w:del w:id="1493" w:author="PR Preview" w:date="2026-01-01T00:00:00Z">
        <w:r>
          <w:rPr>
            <w:b/>
            <w:bCs/>
          </w:rPr>
          <w:delText xml:space="preserve">Part 1.</w:delText>
        </w:r>
      </w:del>
      <w:del w:id="14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is the null space</w:delText>
        </w:r>
      </w:del>
      <w:del w:id="149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(</w:delText>
        </w:r>
      </w:del>
      <w:hyperlink w:anchor="def-null-space">
        <w:del w:id="1500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501" w:author="PR Preview" w:date="2026-01-01T00:00:00Z">
        <w:r>
          <w:delText xml:space="preserve">),</w:delText>
        </w:r>
      </w:del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so it is a subspace (</w:delText>
        </w:r>
      </w:del>
      <w:hyperlink w:anchor="thm-null-space-subspace">
        <w:del w:id="1504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505" w:author="PR Preview" w:date="2026-01-01T00:00:00Z">
        <w:r>
          <w:delText xml:space="preserve">).</w:delText>
        </w:r>
      </w:del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The</w:delText>
        </w:r>
      </w:del>
      <w:del w:id="1508" w:author="PR Preview" w:date="2026-01-01T00:00:00Z">
        <w:r>
          <w:delText xml:space="preserve"> </w:delText>
        </w:r>
      </w:del>
      <m:oMath>
        <m:r>
          <m:t>p</m:t>
        </m:r>
      </m:oMath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columns of</w:delText>
        </w:r>
      </w:del>
      <w:del w:id="151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are the numbers</w:delText>
        </w:r>
      </w:del>
      <w:del w:id="1514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del w:id="1515" w:author="PR Preview" w:date="2026-01-01T00:00:00Z">
        <w:r>
          <w:delText xml:space="preserve">.</w:delText>
        </w:r>
      </w:del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Some</w:delText>
        </w:r>
      </w:del>
      <w:del w:id="1518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del w:id="1519" w:author="PR Preview" w:date="2026-01-01T00:00:00Z">
        <w:r>
          <w:delText xml:space="preserve">, because</w:delText>
        </w:r>
      </w:del>
      <w:del w:id="15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1521" w:author="PR Preview" w:date="2026-01-01T00:00:00Z">
        <w:r>
          <w:delText xml:space="preserve">,</w:delText>
        </w:r>
      </w:del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and that column on its own is linearly independent (</w:delText>
        </w:r>
      </w:del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forces</w:delText>
        </w:r>
      </w:del>
      <w:del w:id="152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1527" w:author="PR Preview" w:date="2026-01-01T00:00:00Z">
        <w:r>
          <w:delText xml:space="preserve">),</w:delText>
        </w:r>
      </w:del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so</w:delText>
        </w:r>
      </w:del>
      <w:del w:id="153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(</w:delText>
        </w:r>
      </w:del>
      <w:hyperlink w:anchor="def-rank">
        <w:del w:id="1533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534" w:author="PR Preview" w:date="2026-01-01T00:00:00Z">
        <w:r>
          <w:delText xml:space="preserve">);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and</w:delText>
        </w:r>
      </w:del>
      <w:del w:id="1537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(</w:delText>
        </w:r>
      </w:del>
      <w:hyperlink w:anchor="cor-rank-bound">
        <w:del w:id="1540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541" w:author="PR Preview" w:date="2026-01-01T00:00:00Z">
        <w:r>
          <w:delText xml:space="preserve">).</w:delText>
        </w:r>
      </w:del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544" w:author="PR Preview" w:date="2026-01-01T00:00:00Z">
        <w:r>
          <w:rPr>
            <w:b/>
            <w:bCs/>
          </w:rPr>
          <w:delText xml:space="preserve">Part 2.</w:delText>
        </w:r>
      </w:del>
      <w:del w:id="154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del w:id="1546" w:author="PR Preview" w:date="2026-01-01T00:00:00Z">
        <w:r>
          <w:delText xml:space="preserve">, because some</w:delText>
        </w:r>
      </w:del>
      <w:del w:id="1547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del w:id="1548" w:author="PR Preview" w:date="2026-01-01T00:00:00Z">
        <w:r>
          <w:delText xml:space="preserve">.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So</w:delText>
        </w:r>
      </w:del>
      <w:del w:id="155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is defined,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1554" w:author="PR Preview" w:date="2026-01-01T00:00:00Z">
        <w:r>
          <w:delText xml:space="preserve">so</w:delText>
        </w:r>
      </w:del>
      <w:del w:id="155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1556" w:author="PR Preview" w:date="2026-01-01T00:00:00Z">
        <w:r>
          <w:delText xml:space="preserve">, and</w:delText>
        </w:r>
      </w:del>
      <w:del w:id="155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is not empty.</w:delText>
        </w:r>
      </w:del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Now take any</w:delText>
        </w:r>
      </w:del>
      <w:del w:id="156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1563" w:author="PR Preview" w:date="2026-01-01T00:00:00Z">
        <w:r>
          <w:delText xml:space="preserve">, so</w:delText>
        </w:r>
      </w:del>
      <w:del w:id="156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del w:id="1565" w:author="PR Preview" w:date="2026-01-01T00:00:00Z">
        <w:r>
          <w:delText xml:space="preserve">.</w:delText>
        </w:r>
      </w:del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For any</w:delText>
        </w:r>
      </w:del>
      <w:del w:id="156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6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1570" w:author="PR Preview" w:date="2026-01-01T00:00:00Z">
        <w:r>
          <w:delText xml:space="preserve">so</w:delText>
        </w:r>
      </w:del>
      <w:del w:id="157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exactly when</w:delText>
        </w:r>
      </w:del>
      <w:del w:id="157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575" w:author="PR Preview" w:date="2026-01-01T00:00:00Z">
        <w:r>
          <w:delText xml:space="preserve">,</w:delText>
        </w:r>
      </w:del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that is, exactly when</w:delText>
        </w:r>
      </w:del>
      <w:del w:id="157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del w:id="1579" w:author="PR Preview" w:date="2026-01-01T00:00:00Z">
        <w:r>
          <w:delText xml:space="preserve"> </w:delText>
        </w:r>
      </w:del>
      <w:del w:id="1580" w:author="PR Preview" w:date="2026-01-01T00:00:00Z">
        <w:r>
          <w:delText xml:space="preserve">with</w:delText>
        </w:r>
      </w:del>
      <w:del w:id="158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582" w:author="PR Preview" w:date="2026-01-01T00:00:00Z">
        <w:r>
          <w:delText xml:space="preserve">.</w:delText>
        </w:r>
      </w:del>
      <w:del w:id="158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is a subspace (part 1),</w:delText>
        </w:r>
      </w:del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so</w:delText>
        </w:r>
      </w:del>
      <w:del w:id="15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has the form in</w:delText>
        </w:r>
      </w:del>
      <w:del w:id="1591" w:author="PR Preview" w:date="2026-01-01T00:00:00Z">
        <w:r>
          <w:delText xml:space="preserve"> </w:delText>
        </w:r>
      </w:del>
      <w:hyperlink w:anchor="def-affine-subspace">
        <w:del w:id="1592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593" w:author="PR Preview" w:date="2026-01-01T00:00:00Z">
        <w:r>
          <w:delText xml:space="preserve">.</w:delText>
        </w:r>
      </w:del>
    </w:p>
    <w:p>
      <w:pPr>
        <w:pStyle w:val="BodyText"/>
      </w:pPr>
      <w:del w:id="1594" w:author="PR Preview" w:date="2026-01-01T00:00:00Z">
        <w:r>
          <w:rPr>
            <w:b/>
            <w:bCs/>
          </w:rPr>
          <w:delText xml:space="preserve">Part 3.</w:delText>
        </w:r>
      </w:del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delText xml:space="preserve">For</w:delText>
        </w:r>
      </w:del>
      <w:del w:id="159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1598" w:author="PR Preview" w:date="2026-01-01T00:00:00Z">
        <w:r>
          <w:delText xml:space="preserve">, both</w:delText>
        </w:r>
      </w:del>
      <w:del w:id="159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delText xml:space="preserve">and</w:delText>
        </w:r>
      </w:del>
      <w:del w:id="160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equal</w:delText>
        </w:r>
      </w:del>
      <w:del w:id="160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</m:oMath>
      <w:del w:id="1606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1607" w:author="PR Preview" w:date="2026-01-01T00:00:00Z">
        <w:r>
          <w:rPr>
            <w:b/>
            <w:bCs/>
          </w:rPr>
          <w:delText xml:space="preserve">Example 36 (The plane</w:delText>
        </w:r>
      </w:del>
      <w:del w:id="1608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del w:id="1609" w:author="PR Preview" w:date="2026-01-01T00:00:00Z">
        <w:r>
          <w:rPr>
            <w:b/>
            <w:bCs/>
          </w:rPr>
          <w:delText xml:space="preserve"> </w:delText>
        </w:r>
      </w:del>
      <w:del w:id="1610" w:author="PR Preview" w:date="2026-01-01T00:00:00Z">
        <w:r>
          <w:rPr>
            <w:b/>
            <w:bCs/>
          </w:rPr>
          <w:delText xml:space="preserve">in</w:delText>
        </w:r>
      </w:del>
      <w:del w:id="161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612" w:author="PR Preview" w:date="2026-01-01T00:00:00Z">
        <w:r>
          <w:rPr>
            <w:b/>
            <w:bCs/>
          </w:rPr>
          <w:delText xml:space="preserve">)</w:delText>
        </w:r>
      </w:del>
      <w:del w:id="1613" w:author="PR Preview" w:date="2026-01-01T00:00:00Z">
        <w:r>
          <w:delText xml:space="preserve"> </w:delText>
        </w:r>
      </w:del>
      <w:del w:id="1614" w:author="PR Preview" w:date="2026-01-01T00:00:00Z">
        <w:r>
          <w:delText xml:space="preserve">Take</w:delText>
        </w:r>
      </w:del>
      <w:del w:id="161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and</w:delText>
        </w:r>
      </w:del>
      <w:del w:id="161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619" w:author="PR Preview" w:date="2026-01-01T00:00:00Z">
        <w:r>
          <w:delText xml:space="preserve">,</w:delText>
        </w:r>
      </w:del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so</w:delText>
        </w:r>
      </w:del>
      <w:del w:id="16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623" w:author="PR Preview" w:date="2026-01-01T00:00:00Z">
        <w:r>
          <w:delText xml:space="preserve">,</w:delText>
        </w:r>
      </w:del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the plane that</w:delText>
        </w:r>
      </w:del>
      <w:del w:id="1626" w:author="PR Preview" w:date="2026-01-01T00:00:00Z">
        <w:r>
          <w:delText xml:space="preserve"> </w:delText>
        </w:r>
      </w:del>
      <w:hyperlink w:anchor="exm-subspace-zero">
        <w:del w:id="1627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showed is not a subspace.</w:delText>
        </w:r>
      </w:del>
      <w:del w:id="1630" w:author="PR Preview" w:date="2026-01-01T00:00:00Z">
        <w:r>
          <w:delText xml:space="preserve"> </w:delText>
        </w:r>
      </w:del>
      <w:del w:id="1631" w:author="PR Preview" w:date="2026-01-01T00:00:00Z">
        <w:r>
          <w:delText xml:space="preserve">By part 1,</w:delText>
        </w:r>
      </w:del>
      <w:del w:id="163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is a subspace of dimension</w:delText>
        </w:r>
      </w:del>
      <w:del w:id="1635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1636" w:author="PR Preview" w:date="2026-01-01T00:00:00Z">
        <w:r>
          <w:delText xml:space="preserve">.</w:delText>
        </w:r>
      </w:del>
    </w:p>
    <w:p>
      <w:pPr>
        <w:numPr>
          <w:ilvl w:val="0"/>
          <w:numId w:val="1011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delText xml:space="preserve">is in</w:delText>
        </w:r>
      </w:del>
      <w:del w:id="163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640" w:author="PR Preview" w:date="2026-01-01T00:00:00Z">
        <w:r>
          <w:delText xml:space="preserve">, since</w:delText>
        </w:r>
      </w:del>
      <w:del w:id="164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1642" w:author="PR Preview" w:date="2026-01-01T00:00:00Z">
        <w:r>
          <w:delText xml:space="preserve">,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and so is</w:delText>
        </w:r>
      </w:del>
      <w:del w:id="164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646" w:author="PR Preview" w:date="2026-01-01T00:00:00Z">
        <w:r>
          <w:delText xml:space="preserve">.</w:delText>
        </w:r>
      </w:del>
    </w:p>
    <w:p>
      <w:pPr>
        <w:numPr>
          <w:ilvl w:val="0"/>
          <w:numId w:val="1011"/>
        </w:numPr>
      </w:pPr>
      <w:del w:id="1647" w:author="PR Preview" w:date="2026-01-01T00:00:00Z">
        <w:r>
          <w:delText xml:space="preserve">Their difference</w:delText>
        </w:r>
      </w:del>
      <w:del w:id="164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649" w:author="PR Preview" w:date="2026-01-01T00:00:00Z">
        <w:r>
          <w:delText xml:space="preserve"> </w:delText>
        </w:r>
      </w:del>
      <w:del w:id="1650" w:author="PR Preview" w:date="2026-01-01T00:00:00Z">
        <w:r>
          <w:delText xml:space="preserve">has entries summing to</w:delText>
        </w:r>
      </w:del>
      <w:del w:id="165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1652" w:author="PR Preview" w:date="2026-01-01T00:00:00Z">
        <w:r>
          <w:delText xml:space="preserve">,</w:delText>
        </w:r>
      </w:del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so it is in</w:delText>
        </w:r>
      </w:del>
      <w:del w:id="165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656" w:author="PR Preview" w:date="2026-01-01T00:00:00Z">
        <w:r>
          <w:delText xml:space="preserve">, and</w:delText>
        </w:r>
      </w:del>
      <w:del w:id="165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658" w:author="PR Preview" w:date="2026-01-01T00:00:00Z">
        <w:r>
          <w:delText xml:space="preserve">, as part 2 says.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659" w:author="PR Preview" w:date="2026-01-01T00:00:00Z">
        <w:r>
          <w:delText xml:space="preserve">as part 3 says.</w:delText>
        </w:r>
      </w:del>
    </w:p>
    <w:p>
      <w:pPr>
        <w:numPr>
          <w:ilvl w:val="0"/>
          <w:numId w:val="1011"/>
        </w:numPr>
      </w:pPr>
      <w:del w:id="1660" w:author="PR Preview" w:date="2026-01-01T00:00:00Z">
        <w:r>
          <w:delText xml:space="preserve">The point built in the proof 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661" w:author="PR Preview" w:date="2026-01-01T00:00:00Z">
        <w:r>
          <w:delText xml:space="preserve">and</w:delText>
        </w:r>
      </w:del>
      <w:del w:id="1662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1663" w:author="PR Preview" w:date="2026-01-01T00:00:00Z">
        <w:r>
          <w:delText xml:space="preserve">.</w:delText>
        </w:r>
      </w:del>
    </w:p>
    <w:p>
      <w:pPr>
        <w:pStyle w:val="FirstParagraph"/>
      </w:pPr>
      <w:del w:id="1664" w:author="PR Preview" w:date="2026-01-01T00:00:00Z">
        <w:r>
          <w:rPr>
            <w:b/>
            <w:bCs/>
          </w:rPr>
          <w:delText xml:space="preserve">Theorem 21 (Where a hyperplane passes, and its shape in</w:delText>
        </w:r>
      </w:del>
      <w:del w:id="166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666" w:author="PR Preview" w:date="2026-01-01T00:00:00Z">
        <w:r>
          <w:rPr>
            <w:b/>
            <w:bCs/>
          </w:rPr>
          <w:delText xml:space="preserve"> </w:delText>
        </w:r>
      </w:del>
      <w:del w:id="1667" w:author="PR Preview" w:date="2026-01-01T00:00:00Z">
        <w:r>
          <w:rPr>
            <w:b/>
            <w:bCs/>
          </w:rPr>
          <w:delText xml:space="preserve">and</w:delText>
        </w:r>
      </w:del>
      <w:del w:id="1668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669" w:author="PR Preview" w:date="2026-01-01T00:00:00Z">
        <w:r>
          <w:rPr>
            <w:b/>
            <w:bCs/>
          </w:rPr>
          <w:delText xml:space="preserve">)</w:delText>
        </w:r>
      </w:del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delText xml:space="preserve">Let</w:delText>
        </w:r>
      </w:del>
      <w:del w:id="167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be a hyperplane (</w:delText>
        </w:r>
      </w:del>
      <w:hyperlink r:id="rId12">
        <w:del w:id="1675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1676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H</m:t>
        </m:r>
      </m:oMath>
      <w:del w:id="1677" w:author="PR Preview" w:date="2026-01-01T00:00:00Z">
        <w:r>
          <w:delText xml:space="preserve"> </w:delText>
        </w:r>
      </w:del>
      <w:del w:id="1678" w:author="PR Preview" w:date="2026-01-01T00:00:00Z">
        <w:r>
          <w:delText xml:space="preserve">contains the origin</w:delText>
        </w:r>
      </w:del>
      <w:del w:id="167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680" w:author="PR Preview" w:date="2026-01-01T00:00:00Z">
        <w:r>
          <w:delText xml:space="preserve"> </w:delText>
        </w:r>
      </w:del>
      <w:del w:id="1681" w:author="PR Preview" w:date="2026-01-01T00:00:00Z">
        <w:r>
          <w:delText xml:space="preserve">exactly when</w:delText>
        </w:r>
      </w:del>
      <w:del w:id="168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168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2"/>
        </w:numPr>
      </w:pPr>
      <w:del w:id="1684" w:author="PR Preview" w:date="2026-01-01T00:00:00Z">
        <w:r>
          <w:delText xml:space="preserve">If</w:delText>
        </w:r>
      </w:del>
      <w:del w:id="168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686" w:author="PR Preview" w:date="2026-01-01T00:00:00Z">
        <w:r>
          <w:delText xml:space="preserve">, then</w:delText>
        </w:r>
      </w:del>
      <w:del w:id="168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688" w:author="PR Preview" w:date="2026-01-01T00:00:00Z">
        <w:r>
          <w:delText xml:space="preserve"> </w:delText>
        </w:r>
      </w:del>
      <w:del w:id="1689" w:author="PR Preview" w:date="2026-01-01T00:00:00Z">
        <w:r>
          <w:delText xml:space="preserve">is a line:</w:delText>
        </w:r>
      </w:del>
      <w:del w:id="169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for some</w:delText>
        </w:r>
      </w:del>
      <w:del w:id="169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694" w:author="PR Preview" w:date="2026-01-01T00:00:00Z">
        <w:r>
          <w:delText xml:space="preserve"> </w:delText>
        </w:r>
      </w:del>
      <w:del w:id="1695" w:author="PR Preview" w:date="2026-01-01T00:00:00Z">
        <w:r>
          <w:delText xml:space="preserve">and some nonzero</w:delText>
        </w:r>
      </w:del>
      <w:del w:id="169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69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2"/>
        </w:numPr>
      </w:pPr>
      <w:del w:id="1698" w:author="PR Preview" w:date="2026-01-01T00:00:00Z">
        <w:r>
          <w:delText xml:space="preserve">If</w:delText>
        </w:r>
      </w:del>
      <w:del w:id="169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1700" w:author="PR Preview" w:date="2026-01-01T00:00:00Z">
        <w:r>
          <w:delText xml:space="preserve">, then</w:delText>
        </w:r>
      </w:del>
      <w:del w:id="170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is a plane:</w:delText>
        </w:r>
      </w:del>
      <w:del w:id="170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for some</w:delText>
        </w:r>
      </w:del>
      <w:del w:id="170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and some linearly independent</w:delText>
        </w:r>
      </w:del>
      <w:del w:id="171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711" w:author="PR Preview" w:date="2026-01-01T00:00:00Z">
        <w:r>
          <w:delText xml:space="preserve">.</w:delText>
        </w:r>
      </w:del>
    </w:p>
    <w:p>
      <w:pPr>
        <w:pStyle w:val="FirstParagraph"/>
      </w:pPr>
      <w:del w:id="1712" w:author="PR Preview" w:date="2026-01-01T00:00:00Z">
        <w:r>
          <w:rPr>
            <w:i/>
            <w:iCs/>
          </w:rPr>
          <w:delText xml:space="preserve">Proof</w:delText>
        </w:r>
      </w:del>
      <w:del w:id="1713" w:author="PR Preview" w:date="2026-01-01T00:00:00Z">
        <w:r>
          <w:delText xml:space="preserve">. </w:delText>
        </w:r>
      </w:del>
      <w:del w:id="1714" w:author="PR Preview" w:date="2026-01-01T00:00:00Z">
        <w:r>
          <w:rPr>
            <w:b/>
            <w:bCs/>
          </w:rPr>
          <w:delText xml:space="preserve">Part 1.</w:delText>
        </w:r>
      </w:del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Since</w:delText>
        </w:r>
      </w:del>
      <w:del w:id="171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del w:id="171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(@thm-add-ident)</m:t>
              </m:r>
            </m:e>
          </m:eqArr>
        </m:oMath>
      </m:oMathPara>
    </w:p>
    <w:p>
      <w:pPr>
        <w:pStyle w:val="FirstParagraph"/>
      </w:pPr>
      <w:del w:id="1719" w:author="PR Preview" w:date="2026-01-01T00:00:00Z">
        <w:r>
          <w:delText xml:space="preserve">so</w:delText>
        </w:r>
      </w:del>
      <w:del w:id="17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1721" w:author="PR Preview" w:date="2026-01-01T00:00:00Z">
        <w:r>
          <w:delText xml:space="preserve"> </w:delText>
        </w:r>
      </w:del>
      <w:del w:id="1722" w:author="PR Preview" w:date="2026-01-01T00:00:00Z">
        <w:r>
          <w:delText xml:space="preserve">exactly when</w:delText>
        </w:r>
      </w:del>
      <w:del w:id="172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1724" w:author="PR Preview" w:date="2026-01-01T00:00:00Z">
        <w:r>
          <w:delText xml:space="preserve">.</w:delText>
        </w:r>
      </w:del>
    </w:p>
    <w:p>
      <w:pPr>
        <w:pStyle w:val="BodyText"/>
      </w:pPr>
      <w:del w:id="1725" w:author="PR Preview" w:date="2026-01-01T00:00:00Z">
        <w:r>
          <w:rPr>
            <w:b/>
            <w:bCs/>
          </w:rPr>
          <w:delText xml:space="preserve">Parts 2 and 3.</w:delText>
        </w:r>
      </w:del>
      <w:del w:id="1726" w:author="PR Preview" w:date="2026-01-01T00:00:00Z">
        <w:r>
          <w:delText xml:space="preserve"> </w:delText>
        </w:r>
      </w:del>
      <w:del w:id="1727" w:author="PR Preview" w:date="2026-01-01T00:00:00Z">
        <w:r>
          <w:delText xml:space="preserve">By</w:delText>
        </w:r>
      </w:del>
      <w:del w:id="1728" w:author="PR Preview" w:date="2026-01-01T00:00:00Z">
        <w:r>
          <w:delText xml:space="preserve"> </w:delText>
        </w:r>
      </w:del>
      <w:hyperlink w:anchor="thm-hyperplane-subspace">
        <w:del w:id="1729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1730" w:author="PR Preview" w:date="2026-01-01T00:00:00Z">
        <w:r>
          <w:delText xml:space="preserve">,</w:delText>
        </w:r>
      </w:del>
      <w:del w:id="17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for any</w:delText>
        </w:r>
      </w:del>
      <w:del w:id="173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1735" w:author="PR Preview" w:date="2026-01-01T00:00:00Z">
        <w:r>
          <w:delText xml:space="preserve">,</w:delText>
        </w:r>
      </w:del>
      <w:del w:id="1736" w:author="PR Preview" w:date="2026-01-01T00:00:00Z">
        <w:r>
          <w:delText xml:space="preserve"> </w:delText>
        </w:r>
      </w:del>
      <w:del w:id="1737" w:author="PR Preview" w:date="2026-01-01T00:00:00Z">
        <w:r>
          <w:delText xml:space="preserve">where</w:delText>
        </w:r>
      </w:del>
      <w:del w:id="173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739" w:author="PR Preview" w:date="2026-01-01T00:00:00Z">
        <w:r>
          <w:delText xml:space="preserve"> </w:delText>
        </w:r>
      </w:del>
      <w:del w:id="1740" w:author="PR Preview" w:date="2026-01-01T00:00:00Z">
        <w:r>
          <w:delText xml:space="preserve">is a subspace of</w:delText>
        </w:r>
      </w:del>
      <w:del w:id="174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742" w:author="PR Preview" w:date="2026-01-01T00:00:00Z">
        <w:r>
          <w:delText xml:space="preserve"> </w:delText>
        </w:r>
      </w:del>
      <w:del w:id="1743" w:author="PR Preview" w:date="2026-01-01T00:00:00Z">
        <w:r>
          <w:delText xml:space="preserve">of dimension</w:delText>
        </w:r>
      </w:del>
      <w:del w:id="174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745" w:author="PR Preview" w:date="2026-01-01T00:00:00Z">
        <w:r>
          <w:delText xml:space="preserve">.</w:delText>
        </w:r>
      </w:del>
    </w:p>
    <w:p>
      <w:pPr>
        <w:pStyle w:val="BodyText"/>
      </w:pPr>
      <w:del w:id="1746" w:author="PR Preview" w:date="2026-01-01T00:00:00Z">
        <w:r>
          <w:delText xml:space="preserve">For</w:delText>
        </w:r>
      </w:del>
      <w:del w:id="174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748" w:author="PR Preview" w:date="2026-01-01T00:00:00Z">
        <w:r>
          <w:delText xml:space="preserve">,</w:delText>
        </w:r>
      </w:del>
      <w:del w:id="17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750" w:author="PR Preview" w:date="2026-01-01T00:00:00Z">
        <w:r>
          <w:delText xml:space="preserve"> </w:delText>
        </w:r>
      </w:del>
      <w:del w:id="1751" w:author="PR Preview" w:date="2026-01-01T00:00:00Z">
        <w:r>
          <w:delText xml:space="preserve">has dimension</w:delText>
        </w:r>
      </w:del>
      <w:del w:id="1752" w:author="PR Preview" w:date="2026-01-01T00:00:00Z">
        <w:r>
          <w:delText xml:space="preserve"> </w:delText>
        </w:r>
      </w:del>
      <m:oMath>
        <m:r>
          <m:t>1</m:t>
        </m:r>
      </m:oMath>
      <w:del w:id="1753" w:author="PR Preview" w:date="2026-01-01T00:00:00Z">
        <w:r>
          <w:delText xml:space="preserve">, so it has a basis (</w:delText>
        </w:r>
      </w:del>
      <w:hyperlink w:anchor="def-basis">
        <w:del w:id="175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755" w:author="PR Preview" w:date="2026-01-01T00:00:00Z">
        <w:r>
          <w:delText xml:space="preserve">) with one vector</w:delText>
        </w:r>
      </w:del>
      <w:del w:id="175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</m:oMath>
      <w:del w:id="1757" w:author="PR Preview" w:date="2026-01-01T00:00:00Z">
        <w:r>
          <w:delText xml:space="preserve">.</w:delText>
        </w:r>
      </w:del>
      <w:del w:id="1758" w:author="PR Preview" w:date="2026-01-01T00:00:00Z">
        <w:r>
          <w:delText xml:space="preserve"> </w:delText>
        </w:r>
      </w:del>
      <w:del w:id="1759" w:author="PR Preview" w:date="2026-01-01T00:00:00Z">
        <w:r>
          <w:delText xml:space="preserve">That vector is nonzero, and</w:delText>
        </w:r>
      </w:del>
      <w:del w:id="17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1761" w:author="PR Preview" w:date="2026-01-01T00:00:00Z">
        <w:r>
          <w:delText xml:space="preserve">.</w:delText>
        </w:r>
      </w:del>
    </w:p>
    <w:p>
      <w:pPr>
        <w:pStyle w:val="BodyText"/>
      </w:pPr>
      <w:del w:id="1762" w:author="PR Preview" w:date="2026-01-01T00:00:00Z">
        <w:r>
          <w:delText xml:space="preserve">For</w:delText>
        </w:r>
      </w:del>
      <w:del w:id="176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1764" w:author="PR Preview" w:date="2026-01-01T00:00:00Z">
        <w:r>
          <w:delText xml:space="preserve">,</w:delText>
        </w:r>
      </w:del>
      <w:del w:id="176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766" w:author="PR Preview" w:date="2026-01-01T00:00:00Z">
        <w:r>
          <w:delText xml:space="preserve"> </w:delText>
        </w:r>
      </w:del>
      <w:del w:id="1767" w:author="PR Preview" w:date="2026-01-01T00:00:00Z">
        <w:r>
          <w:delText xml:space="preserve">has dimension</w:delText>
        </w:r>
      </w:del>
      <w:del w:id="1768" w:author="PR Preview" w:date="2026-01-01T00:00:00Z">
        <w:r>
          <w:delText xml:space="preserve"> </w:delText>
        </w:r>
      </w:del>
      <m:oMath>
        <m:r>
          <m:t>2</m:t>
        </m:r>
      </m:oMath>
      <w:del w:id="1769" w:author="PR Preview" w:date="2026-01-01T00:00:00Z">
        <w:r>
          <w:delText xml:space="preserve">, so it has a basis with two vectors</w:delText>
        </w:r>
      </w:del>
      <w:del w:id="177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del w:id="1771" w:author="PR Preview" w:date="2026-01-01T00:00:00Z">
        <w:r>
          <w:delText xml:space="preserve"> </w:delText>
        </w:r>
      </w:del>
      <w:del w:id="1772" w:author="PR Preview" w:date="2026-01-01T00:00:00Z">
        <w:r>
          <w:delText xml:space="preserve">and</w:delText>
        </w:r>
      </w:del>
      <w:del w:id="177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del w:id="1774" w:author="PR Preview" w:date="2026-01-01T00:00:00Z">
        <w:r>
          <w:delText xml:space="preserve">.</w:delText>
        </w:r>
      </w:del>
      <w:del w:id="1775" w:author="PR Preview" w:date="2026-01-01T00:00:00Z">
        <w:r>
          <w:delText xml:space="preserve"> </w:delText>
        </w:r>
      </w:del>
      <w:del w:id="1776" w:author="PR Preview" w:date="2026-01-01T00:00:00Z">
        <w:r>
          <w:delText xml:space="preserve">They are linearly independent, and</w:delText>
        </w:r>
      </w:del>
      <w:del w:id="177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1778" w:author="PR Preview" w:date="2026-01-01T00:00:00Z">
        <w:r>
          <w:delText xml:space="preserve">.</w:delText>
        </w:r>
      </w:del>
    </w:p>
    <w:p>
      <w:pPr>
        <w:pStyle w:val="BodyText"/>
      </w:pPr>
      <w:del w:id="1779" w:author="PR Preview" w:date="2026-01-01T00:00:00Z">
        <w:r>
          <w:rPr>
            <w:b/>
            <w:bCs/>
          </w:rPr>
          <w:delText xml:space="preserve">Example 37 (A line in</w:delText>
        </w:r>
      </w:del>
      <w:del w:id="178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781" w:author="PR Preview" w:date="2026-01-01T00:00:00Z">
        <w:r>
          <w:rPr>
            <w:b/>
            <w:bCs/>
          </w:rPr>
          <w:delText xml:space="preserve"> </w:delText>
        </w:r>
      </w:del>
      <w:del w:id="1782" w:author="PR Preview" w:date="2026-01-01T00:00:00Z">
        <w:r>
          <w:rPr>
            <w:b/>
            <w:bCs/>
          </w:rPr>
          <w:delText xml:space="preserve">and a plane in</w:delText>
        </w:r>
      </w:del>
      <w:del w:id="178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784" w:author="PR Preview" w:date="2026-01-01T00:00:00Z">
        <w:r>
          <w:rPr>
            <w:b/>
            <w:bCs/>
          </w:rPr>
          <w:delText xml:space="preserve">, checked on a grid of points)</w:delText>
        </w:r>
      </w:del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In</w:delText>
        </w:r>
      </w:del>
      <w:del w:id="178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788" w:author="PR Preview" w:date="2026-01-01T00:00:00Z">
        <w:r>
          <w:delText xml:space="preserve">, take</w:delText>
        </w:r>
      </w:del>
      <w:del w:id="178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and</w:delText>
        </w:r>
      </w:del>
      <w:del w:id="179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793" w:author="PR Preview" w:date="2026-01-01T00:00:00Z">
        <w:r>
          <w:delText xml:space="preserve">, the line of</w:delText>
        </w:r>
      </w:del>
      <w:del w:id="1794" w:author="PR Preview" w:date="2026-01-01T00:00:00Z">
        <w:r>
          <w:delText xml:space="preserve"> </w:delText>
        </w:r>
      </w:del>
      <w:hyperlink r:id="rId15">
        <w:del w:id="1795" w:author="PR Preview" w:date="2026-01-01T00:00:00Z">
          <w:r>
            <w:rPr>
              <w:rStyle w:val="Hyperlink"/>
            </w:rPr>
            <w:delText xml:space="preserve">Example 19 in Matrices</w:delText>
          </w:r>
        </w:del>
      </w:hyperlink>
      <w:del w:id="1796" w:author="PR Preview" w:date="2026-01-01T00:00:00Z">
        <w:r>
          <w:delText xml:space="preserve">.</w:delText>
        </w:r>
      </w:del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delText xml:space="preserve">The point</w:delText>
        </w:r>
      </w:del>
      <w:del w:id="179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is on it,</w:delText>
        </w:r>
      </w:del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and the vector</w:delText>
        </w:r>
      </w:del>
      <w:del w:id="18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1805" w:author="PR Preview" w:date="2026-01-01T00:00:00Z">
        <w:r>
          <w:delText xml:space="preserve"> </w:delText>
        </w:r>
      </w:del>
      <w:del w:id="1806" w:author="PR Preview" w:date="2026-01-01T00:00:00Z">
        <w:r>
          <w:delText xml:space="preserve">is nonzero with</w:delText>
        </w:r>
      </w:del>
      <w:del w:id="180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del w:id="1808" w:author="PR Preview" w:date="2026-01-01T00:00:00Z">
        <w:r>
          <w:delText xml:space="preserve">,</w:delText>
        </w:r>
      </w:del>
      <w:del w:id="1809" w:author="PR Preview" w:date="2026-01-01T00:00:00Z">
        <w:r>
          <w:delText xml:space="preserve"> </w:delText>
        </w:r>
      </w:del>
      <w:del w:id="1810" w:author="PR Preview" w:date="2026-01-01T00:00:00Z">
        <w:r>
          <w:delText xml:space="preserve">so it spans the subspace</w:delText>
        </w:r>
      </w:del>
      <w:del w:id="181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812" w:author="PR Preview" w:date="2026-01-01T00:00:00Z">
        <w:r>
          <w:delText xml:space="preserve"> </w:delText>
        </w:r>
      </w:del>
      <w:del w:id="1813" w:author="PR Preview" w:date="2026-01-01T00:00:00Z">
        <w:r>
          <w:delText xml:space="preserve">of</w:delText>
        </w:r>
      </w:del>
      <w:del w:id="1814" w:author="PR Preview" w:date="2026-01-01T00:00:00Z">
        <w:r>
          <w:delText xml:space="preserve"> </w:delText>
        </w:r>
      </w:del>
      <w:hyperlink w:anchor="thm-hyperplane-subspace">
        <w:del w:id="1815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1816" w:author="PR Preview" w:date="2026-01-01T00:00:00Z">
        <w:r>
          <w:delText xml:space="preserve">.</w:delText>
        </w:r>
      </w:del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In</w:delText>
        </w:r>
      </w:del>
      <w:del w:id="181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820" w:author="PR Preview" w:date="2026-01-01T00:00:00Z">
        <w:r>
          <w:delText xml:space="preserve">, take</w:delText>
        </w:r>
      </w:del>
      <w:del w:id="182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822" w:author="PR Preview" w:date="2026-01-01T00:00:00Z">
        <w:r>
          <w:delText xml:space="preserve"> </w:delText>
        </w:r>
      </w:del>
      <w:del w:id="1823" w:author="PR Preview" w:date="2026-01-01T00:00:00Z">
        <w:r>
          <w:delText xml:space="preserve">and</w:delText>
        </w:r>
      </w:del>
      <w:del w:id="182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825" w:author="PR Preview" w:date="2026-01-01T00:00:00Z">
        <w:r>
          <w:delText xml:space="preserve">, the plane of</w:delText>
        </w:r>
      </w:del>
      <w:del w:id="1826" w:author="PR Preview" w:date="2026-01-01T00:00:00Z">
        <w:r>
          <w:delText xml:space="preserve"> </w:delText>
        </w:r>
      </w:del>
      <w:hyperlink w:anchor="exm-hyperplane-subspace">
        <w:del w:id="1827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1828" w:author="PR Preview" w:date="2026-01-01T00:00:00Z">
        <w:r>
          <w:delText xml:space="preserve">,</w:delText>
        </w:r>
      </w:del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with the independent vectors</w:delText>
        </w:r>
      </w:del>
      <w:del w:id="183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and</w:delText>
        </w:r>
      </w:del>
      <w:del w:id="183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delText xml:space="preserve">in</w:delText>
        </w:r>
      </w:del>
      <w:del w:id="183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838" w:author="PR Preview" w:date="2026-01-01T00:00:00Z">
        <w:r>
          <w:delText xml:space="preserve">.</w:delText>
        </w:r>
      </w:del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The code evaluates</w:delText>
        </w:r>
      </w:del>
      <w:del w:id="18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at the origin</w:delText>
        </w:r>
      </w:del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delText xml:space="preserve">and at points</w:delText>
        </w:r>
      </w:del>
      <w:del w:id="184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del w:id="1847" w:author="PR Preview" w:date="2026-01-01T00:00:00Z">
        <w:r>
          <w:delText xml:space="preserve"> </w:delText>
        </w:r>
      </w:del>
      <w:del w:id="1848" w:author="PR Preview" w:date="2026-01-01T00:00:00Z">
        <w:r>
          <w:delText xml:space="preserve">and</w:delText>
        </w:r>
      </w:del>
      <w:del w:id="184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del w:id="1850" w:author="PR Preview" w:date="2026-01-01T00:00:00Z">
        <w:r>
          <w:delText xml:space="preserve">.</w:delText>
        </w:r>
      </w:del>
    </w:p>
    <w:p>
      <w:pPr>
        <w:pStyle w:val="SourceCode"/>
      </w:pPr>
      <w:del w:id="1851" w:author="PR Preview" w:date="2026-01-01T00:00:00Z">
        <w:r>
          <w:rPr>
            <w:rStyle w:val="NormalTok"/>
          </w:rPr>
          <w:delText xml:space="preserve">level </w:delText>
        </w:r>
      </w:del>
      <w:del w:id="1852" w:author="PR Preview" w:date="2026-01-01T00:00:00Z">
        <w:r>
          <w:rPr>
            <w:rStyle w:val="OtherTok"/>
          </w:rPr>
          <w:delText xml:space="preserve">&lt;-</w:delText>
        </w:r>
      </w:del>
      <w:del w:id="1853" w:author="PR Preview" w:date="2026-01-01T00:00:00Z">
        <w:r>
          <w:rPr>
            <w:rStyle w:val="NormalTok"/>
          </w:rPr>
          <w:delText xml:space="preserve"> </w:delText>
        </w:r>
      </w:del>
      <w:del w:id="1854" w:author="PR Preview" w:date="2026-01-01T00:00:00Z">
        <w:r>
          <w:rPr>
            <w:rStyle w:val="ControlFlowTok"/>
          </w:rPr>
          <w:delText xml:space="preserve">function</w:delText>
        </w:r>
      </w:del>
      <w:del w:id="1855" w:author="PR Preview" w:date="2026-01-01T00:00:00Z">
        <w:r>
          <w:rPr>
            <w:rStyle w:val="NormalTok"/>
          </w:rPr>
          <w:delText xml:space="preserve">(w, b, x) </w:delText>
        </w:r>
      </w:del>
      <w:del w:id="1856" w:author="PR Preview" w:date="2026-01-01T00:00:00Z">
        <w:r>
          <w:rPr>
            <w:rStyle w:val="FunctionTok"/>
          </w:rPr>
          <w:delText xml:space="preserve">sum</w:delText>
        </w:r>
      </w:del>
      <w:del w:id="1857" w:author="PR Preview" w:date="2026-01-01T00:00:00Z">
        <w:r>
          <w:rPr>
            <w:rStyle w:val="NormalTok"/>
          </w:rPr>
          <w:delText xml:space="preserve">(w </w:delText>
        </w:r>
      </w:del>
      <w:del w:id="1858" w:author="PR Preview" w:date="2026-01-01T00:00:00Z">
        <w:r>
          <w:rPr>
            <w:rStyle w:val="SpecialCharTok"/>
          </w:rPr>
          <w:delText xml:space="preserve">*</w:delText>
        </w:r>
      </w:del>
      <w:del w:id="1859" w:author="PR Preview" w:date="2026-01-01T00:00:00Z">
        <w:r>
          <w:rPr>
            <w:rStyle w:val="NormalTok"/>
          </w:rPr>
          <w:delText xml:space="preserve"> x) </w:delText>
        </w:r>
      </w:del>
      <w:del w:id="1860" w:author="PR Preview" w:date="2026-01-01T00:00:00Z">
        <w:r>
          <w:rPr>
            <w:rStyle w:val="SpecialCharTok"/>
          </w:rPr>
          <w:delText xml:space="preserve">+</w:delText>
        </w:r>
      </w:del>
      <w:del w:id="1861" w:author="PR Preview" w:date="2026-01-01T00:00:00Z">
        <w:r>
          <w:rPr>
            <w:rStyle w:val="NormalTok"/>
          </w:rPr>
          <w:delText xml:space="preserve"> b</w:delText>
        </w:r>
      </w:del>
      <w:del w:id="1862" w:author="PR Preview" w:date="2026-01-01T00:00:00Z">
        <w:r>
          <w:br/>
        </w:r>
      </w:del>
      <w:del w:id="1863" w:author="PR Preview" w:date="2026-01-01T00:00:00Z">
        <w:r>
          <w:br/>
        </w:r>
      </w:del>
      <w:del w:id="1864" w:author="PR Preview" w:date="2026-01-01T00:00:00Z">
        <w:r>
          <w:rPr>
            <w:rStyle w:val="NormalTok"/>
          </w:rPr>
          <w:delText xml:space="preserve">w2 </w:delText>
        </w:r>
      </w:del>
      <w:del w:id="1865" w:author="PR Preview" w:date="2026-01-01T00:00:00Z">
        <w:r>
          <w:rPr>
            <w:rStyle w:val="OtherTok"/>
          </w:rPr>
          <w:delText xml:space="preserve">&lt;-</w:delText>
        </w:r>
      </w:del>
      <w:del w:id="1866" w:author="PR Preview" w:date="2026-01-01T00:00:00Z">
        <w:r>
          <w:rPr>
            <w:rStyle w:val="NormalTok"/>
          </w:rPr>
          <w:delText xml:space="preserve"> </w:delText>
        </w:r>
      </w:del>
      <w:del w:id="1867" w:author="PR Preview" w:date="2026-01-01T00:00:00Z">
        <w:r>
          <w:rPr>
            <w:rStyle w:val="FunctionTok"/>
          </w:rPr>
          <w:delText xml:space="preserve">c</w:delText>
        </w:r>
      </w:del>
      <w:del w:id="1868" w:author="PR Preview" w:date="2026-01-01T00:00:00Z">
        <w:r>
          <w:rPr>
            <w:rStyle w:val="NormalTok"/>
          </w:rPr>
          <w:delText xml:space="preserve">(</w:delText>
        </w:r>
      </w:del>
      <w:del w:id="1869" w:author="PR Preview" w:date="2026-01-01T00:00:00Z">
        <w:r>
          <w:rPr>
            <w:rStyle w:val="DecValTok"/>
          </w:rPr>
          <w:delText xml:space="preserve">1</w:delText>
        </w:r>
      </w:del>
      <w:del w:id="1870" w:author="PR Preview" w:date="2026-01-01T00:00:00Z">
        <w:r>
          <w:rPr>
            <w:rStyle w:val="NormalTok"/>
          </w:rPr>
          <w:delText xml:space="preserve">, </w:delText>
        </w:r>
      </w:del>
      <w:del w:id="1871" w:author="PR Preview" w:date="2026-01-01T00:00:00Z">
        <w:r>
          <w:rPr>
            <w:rStyle w:val="DecValTok"/>
          </w:rPr>
          <w:delText xml:space="preserve">1</w:delText>
        </w:r>
      </w:del>
      <w:del w:id="1872" w:author="PR Preview" w:date="2026-01-01T00:00:00Z">
        <w:r>
          <w:rPr>
            <w:rStyle w:val="NormalTok"/>
          </w:rPr>
          <w:delText xml:space="preserve">)</w:delText>
        </w:r>
      </w:del>
      <w:del w:id="1873" w:author="PR Preview" w:date="2026-01-01T00:00:00Z">
        <w:r>
          <w:br/>
        </w:r>
      </w:del>
      <w:del w:id="1874" w:author="PR Preview" w:date="2026-01-01T00:00:00Z">
        <w:r>
          <w:rPr>
            <w:rStyle w:val="NormalTok"/>
          </w:rPr>
          <w:delText xml:space="preserve">b2 </w:delText>
        </w:r>
      </w:del>
      <w:del w:id="1875" w:author="PR Preview" w:date="2026-01-01T00:00:00Z">
        <w:r>
          <w:rPr>
            <w:rStyle w:val="OtherTok"/>
          </w:rPr>
          <w:delText xml:space="preserve">&lt;-</w:delText>
        </w:r>
      </w:del>
      <w:del w:id="1876" w:author="PR Preview" w:date="2026-01-01T00:00:00Z">
        <w:r>
          <w:rPr>
            <w:rStyle w:val="NormalTok"/>
          </w:rPr>
          <w:delText xml:space="preserve"> </w:delText>
        </w:r>
      </w:del>
      <w:del w:id="1877" w:author="PR Preview" w:date="2026-01-01T00:00:00Z">
        <w:r>
          <w:rPr>
            <w:rStyle w:val="SpecialCharTok"/>
          </w:rPr>
          <w:delText xml:space="preserve">-</w:delText>
        </w:r>
      </w:del>
      <w:del w:id="1878" w:author="PR Preview" w:date="2026-01-01T00:00:00Z">
        <w:r>
          <w:rPr>
            <w:rStyle w:val="DecValTok"/>
          </w:rPr>
          <w:delText xml:space="preserve">1</w:delText>
        </w:r>
      </w:del>
      <w:del w:id="1879" w:author="PR Preview" w:date="2026-01-01T00:00:00Z">
        <w:r>
          <w:br/>
        </w:r>
      </w:del>
      <w:del w:id="1880" w:author="PR Preview" w:date="2026-01-01T00:00:00Z">
        <w:r>
          <w:rPr>
            <w:rStyle w:val="NormalTok"/>
          </w:rPr>
          <w:delText xml:space="preserve">point_line </w:delText>
        </w:r>
      </w:del>
      <w:del w:id="1881" w:author="PR Preview" w:date="2026-01-01T00:00:00Z">
        <w:r>
          <w:rPr>
            <w:rStyle w:val="OtherTok"/>
          </w:rPr>
          <w:delText xml:space="preserve">&lt;-</w:delText>
        </w:r>
      </w:del>
      <w:del w:id="1882" w:author="PR Preview" w:date="2026-01-01T00:00:00Z">
        <w:r>
          <w:rPr>
            <w:rStyle w:val="NormalTok"/>
          </w:rPr>
          <w:delText xml:space="preserve"> </w:delText>
        </w:r>
      </w:del>
      <w:del w:id="1883" w:author="PR Preview" w:date="2026-01-01T00:00:00Z">
        <w:r>
          <w:rPr>
            <w:rStyle w:val="SpecialCharTok"/>
          </w:rPr>
          <w:delText xml:space="preserve">-</w:delText>
        </w:r>
      </w:del>
      <w:del w:id="1884" w:author="PR Preview" w:date="2026-01-01T00:00:00Z">
        <w:r>
          <w:rPr>
            <w:rStyle w:val="NormalTok"/>
          </w:rPr>
          <w:delText xml:space="preserve">b2 </w:delText>
        </w:r>
      </w:del>
      <w:del w:id="1885" w:author="PR Preview" w:date="2026-01-01T00:00:00Z">
        <w:r>
          <w:rPr>
            <w:rStyle w:val="SpecialCharTok"/>
          </w:rPr>
          <w:delText xml:space="preserve">/</w:delText>
        </w:r>
      </w:del>
      <w:del w:id="1886" w:author="PR Preview" w:date="2026-01-01T00:00:00Z">
        <w:r>
          <w:rPr>
            <w:rStyle w:val="NormalTok"/>
          </w:rPr>
          <w:delText xml:space="preserve"> </w:delText>
        </w:r>
      </w:del>
      <w:del w:id="1887" w:author="PR Preview" w:date="2026-01-01T00:00:00Z">
        <w:r>
          <w:rPr>
            <w:rStyle w:val="FunctionTok"/>
          </w:rPr>
          <w:delText xml:space="preserve">sum</w:delText>
        </w:r>
      </w:del>
      <w:del w:id="1888" w:author="PR Preview" w:date="2026-01-01T00:00:00Z">
        <w:r>
          <w:rPr>
            <w:rStyle w:val="NormalTok"/>
          </w:rPr>
          <w:delText xml:space="preserve">(w2 </w:delText>
        </w:r>
      </w:del>
      <w:del w:id="1889" w:author="PR Preview" w:date="2026-01-01T00:00:00Z">
        <w:r>
          <w:rPr>
            <w:rStyle w:val="SpecialCharTok"/>
          </w:rPr>
          <w:delText xml:space="preserve">*</w:delText>
        </w:r>
      </w:del>
      <w:del w:id="1890" w:author="PR Preview" w:date="2026-01-01T00:00:00Z">
        <w:r>
          <w:rPr>
            <w:rStyle w:val="NormalTok"/>
          </w:rPr>
          <w:delText xml:space="preserve"> w2) </w:delText>
        </w:r>
      </w:del>
      <w:del w:id="1891" w:author="PR Preview" w:date="2026-01-01T00:00:00Z">
        <w:r>
          <w:rPr>
            <w:rStyle w:val="SpecialCharTok"/>
          </w:rPr>
          <w:delText xml:space="preserve">*</w:delText>
        </w:r>
      </w:del>
      <w:del w:id="1892" w:author="PR Preview" w:date="2026-01-01T00:00:00Z">
        <w:r>
          <w:rPr>
            <w:rStyle w:val="NormalTok"/>
          </w:rPr>
          <w:delText xml:space="preserve"> w2</w:delText>
        </w:r>
      </w:del>
      <w:del w:id="1893" w:author="PR Preview" w:date="2026-01-01T00:00:00Z">
        <w:r>
          <w:br/>
        </w:r>
      </w:del>
      <w:del w:id="1894" w:author="PR Preview" w:date="2026-01-01T00:00:00Z">
        <w:r>
          <w:rPr>
            <w:rStyle w:val="NormalTok"/>
          </w:rPr>
          <w:delText xml:space="preserve">v </w:delText>
        </w:r>
      </w:del>
      <w:del w:id="1895" w:author="PR Preview" w:date="2026-01-01T00:00:00Z">
        <w:r>
          <w:rPr>
            <w:rStyle w:val="OtherTok"/>
          </w:rPr>
          <w:delText xml:space="preserve">&lt;-</w:delText>
        </w:r>
      </w:del>
      <w:del w:id="1896" w:author="PR Preview" w:date="2026-01-01T00:00:00Z">
        <w:r>
          <w:rPr>
            <w:rStyle w:val="NormalTok"/>
          </w:rPr>
          <w:delText xml:space="preserve"> </w:delText>
        </w:r>
      </w:del>
      <w:del w:id="1897" w:author="PR Preview" w:date="2026-01-01T00:00:00Z">
        <w:r>
          <w:rPr>
            <w:rStyle w:val="FunctionTok"/>
          </w:rPr>
          <w:delText xml:space="preserve">c</w:delText>
        </w:r>
      </w:del>
      <w:del w:id="1898" w:author="PR Preview" w:date="2026-01-01T00:00:00Z">
        <w:r>
          <w:rPr>
            <w:rStyle w:val="NormalTok"/>
          </w:rPr>
          <w:delText xml:space="preserve">(</w:delText>
        </w:r>
      </w:del>
      <w:del w:id="1899" w:author="PR Preview" w:date="2026-01-01T00:00:00Z">
        <w:r>
          <w:rPr>
            <w:rStyle w:val="SpecialCharTok"/>
          </w:rPr>
          <w:delText xml:space="preserve">-</w:delText>
        </w:r>
      </w:del>
      <w:del w:id="1900" w:author="PR Preview" w:date="2026-01-01T00:00:00Z">
        <w:r>
          <w:rPr>
            <w:rStyle w:val="NormalTok"/>
          </w:rPr>
          <w:delText xml:space="preserve">w2[</w:delText>
        </w:r>
      </w:del>
      <w:del w:id="1901" w:author="PR Preview" w:date="2026-01-01T00:00:00Z">
        <w:r>
          <w:rPr>
            <w:rStyle w:val="DecValTok"/>
          </w:rPr>
          <w:delText xml:space="preserve">2</w:delText>
        </w:r>
      </w:del>
      <w:del w:id="1902" w:author="PR Preview" w:date="2026-01-01T00:00:00Z">
        <w:r>
          <w:rPr>
            <w:rStyle w:val="NormalTok"/>
          </w:rPr>
          <w:delText xml:space="preserve">], w2[</w:delText>
        </w:r>
      </w:del>
      <w:del w:id="1903" w:author="PR Preview" w:date="2026-01-01T00:00:00Z">
        <w:r>
          <w:rPr>
            <w:rStyle w:val="DecValTok"/>
          </w:rPr>
          <w:delText xml:space="preserve">1</w:delText>
        </w:r>
      </w:del>
      <w:del w:id="1904" w:author="PR Preview" w:date="2026-01-01T00:00:00Z">
        <w:r>
          <w:rPr>
            <w:rStyle w:val="NormalTok"/>
          </w:rPr>
          <w:delText xml:space="preserve">])</w:delText>
        </w:r>
      </w:del>
      <w:del w:id="1905" w:author="PR Preview" w:date="2026-01-01T00:00:00Z">
        <w:r>
          <w:br/>
        </w:r>
      </w:del>
      <w:del w:id="1906" w:author="PR Preview" w:date="2026-01-01T00:00:00Z">
        <w:r>
          <w:rPr>
            <w:rStyle w:val="NormalTok"/>
          </w:rPr>
          <w:delText xml:space="preserve">line_levels </w:delText>
        </w:r>
      </w:del>
      <w:del w:id="1907" w:author="PR Preview" w:date="2026-01-01T00:00:00Z">
        <w:r>
          <w:rPr>
            <w:rStyle w:val="OtherTok"/>
          </w:rPr>
          <w:delText xml:space="preserve">&lt;-</w:delText>
        </w:r>
      </w:del>
      <w:del w:id="1908" w:author="PR Preview" w:date="2026-01-01T00:00:00Z">
        <w:r>
          <w:rPr>
            <w:rStyle w:val="NormalTok"/>
          </w:rPr>
          <w:delText xml:space="preserve"> </w:delText>
        </w:r>
      </w:del>
      <w:del w:id="1909" w:author="PR Preview" w:date="2026-01-01T00:00:00Z">
        <w:r>
          <w:rPr>
            <w:rStyle w:val="FunctionTok"/>
          </w:rPr>
          <w:delText xml:space="preserve">sapply</w:delText>
        </w:r>
      </w:del>
      <w:del w:id="1910" w:author="PR Preview" w:date="2026-01-01T00:00:00Z">
        <w:r>
          <w:rPr>
            <w:rStyle w:val="NormalTok"/>
          </w:rPr>
          <w:delText xml:space="preserve">(</w:delText>
        </w:r>
      </w:del>
      <w:del w:id="1911" w:author="PR Preview" w:date="2026-01-01T00:00:00Z">
        <w:r>
          <w:rPr>
            <w:rStyle w:val="SpecialCharTok"/>
          </w:rPr>
          <w:delText xml:space="preserve">-</w:delText>
        </w:r>
      </w:del>
      <w:del w:id="1912" w:author="PR Preview" w:date="2026-01-01T00:00:00Z">
        <w:r>
          <w:rPr>
            <w:rStyle w:val="DecValTok"/>
          </w:rPr>
          <w:delText xml:space="preserve">2</w:delText>
        </w:r>
      </w:del>
      <w:del w:id="1913" w:author="PR Preview" w:date="2026-01-01T00:00:00Z">
        <w:r>
          <w:rPr>
            <w:rStyle w:val="SpecialCharTok"/>
          </w:rPr>
          <w:delText xml:space="preserve">:</w:delText>
        </w:r>
      </w:del>
      <w:del w:id="1914" w:author="PR Preview" w:date="2026-01-01T00:00:00Z">
        <w:r>
          <w:rPr>
            <w:rStyle w:val="DecValTok"/>
          </w:rPr>
          <w:delText xml:space="preserve">2</w:delText>
        </w:r>
      </w:del>
      <w:del w:id="1915" w:author="PR Preview" w:date="2026-01-01T00:00:00Z">
        <w:r>
          <w:rPr>
            <w:rStyle w:val="NormalTok"/>
          </w:rPr>
          <w:delText xml:space="preserve">, </w:delText>
        </w:r>
      </w:del>
      <w:del w:id="1916" w:author="PR Preview" w:date="2026-01-01T00:00:00Z">
        <w:r>
          <w:rPr>
            <w:rStyle w:val="ControlFlowTok"/>
          </w:rPr>
          <w:delText xml:space="preserve">function</w:delText>
        </w:r>
      </w:del>
      <w:del w:id="1917" w:author="PR Preview" w:date="2026-01-01T00:00:00Z">
        <w:r>
          <w:rPr>
            <w:rStyle w:val="NormalTok"/>
          </w:rPr>
          <w:delText xml:space="preserve">(t) </w:delText>
        </w:r>
      </w:del>
      <w:del w:id="1918" w:author="PR Preview" w:date="2026-01-01T00:00:00Z">
        <w:r>
          <w:rPr>
            <w:rStyle w:val="FunctionTok"/>
          </w:rPr>
          <w:delText xml:space="preserve">level</w:delText>
        </w:r>
      </w:del>
      <w:del w:id="1919" w:author="PR Preview" w:date="2026-01-01T00:00:00Z">
        <w:r>
          <w:rPr>
            <w:rStyle w:val="NormalTok"/>
          </w:rPr>
          <w:delText xml:space="preserve">(w2, b2, point_line </w:delText>
        </w:r>
      </w:del>
      <w:del w:id="1920" w:author="PR Preview" w:date="2026-01-01T00:00:00Z">
        <w:r>
          <w:rPr>
            <w:rStyle w:val="SpecialCharTok"/>
          </w:rPr>
          <w:delText xml:space="preserve">+</w:delText>
        </w:r>
      </w:del>
      <w:del w:id="1921" w:author="PR Preview" w:date="2026-01-01T00:00:00Z">
        <w:r>
          <w:rPr>
            <w:rStyle w:val="NormalTok"/>
          </w:rPr>
          <w:delText xml:space="preserve"> t </w:delText>
        </w:r>
      </w:del>
      <w:del w:id="1922" w:author="PR Preview" w:date="2026-01-01T00:00:00Z">
        <w:r>
          <w:rPr>
            <w:rStyle w:val="SpecialCharTok"/>
          </w:rPr>
          <w:delText xml:space="preserve">*</w:delText>
        </w:r>
      </w:del>
      <w:del w:id="1923" w:author="PR Preview" w:date="2026-01-01T00:00:00Z">
        <w:r>
          <w:rPr>
            <w:rStyle w:val="NormalTok"/>
          </w:rPr>
          <w:delText xml:space="preserve"> v))</w:delText>
        </w:r>
      </w:del>
      <w:del w:id="1924" w:author="PR Preview" w:date="2026-01-01T00:00:00Z">
        <w:r>
          <w:br/>
        </w:r>
      </w:del>
      <w:del w:id="1925" w:author="PR Preview" w:date="2026-01-01T00:00:00Z">
        <w:r>
          <w:br/>
        </w:r>
      </w:del>
      <w:del w:id="1926" w:author="PR Preview" w:date="2026-01-01T00:00:00Z">
        <w:r>
          <w:rPr>
            <w:rStyle w:val="NormalTok"/>
          </w:rPr>
          <w:delText xml:space="preserve">w3 </w:delText>
        </w:r>
      </w:del>
      <w:del w:id="1927" w:author="PR Preview" w:date="2026-01-01T00:00:00Z">
        <w:r>
          <w:rPr>
            <w:rStyle w:val="OtherTok"/>
          </w:rPr>
          <w:delText xml:space="preserve">&lt;-</w:delText>
        </w:r>
      </w:del>
      <w:del w:id="1928" w:author="PR Preview" w:date="2026-01-01T00:00:00Z">
        <w:r>
          <w:rPr>
            <w:rStyle w:val="NormalTok"/>
          </w:rPr>
          <w:delText xml:space="preserve"> </w:delText>
        </w:r>
      </w:del>
      <w:del w:id="1929" w:author="PR Preview" w:date="2026-01-01T00:00:00Z">
        <w:r>
          <w:rPr>
            <w:rStyle w:val="FunctionTok"/>
          </w:rPr>
          <w:delText xml:space="preserve">c</w:delText>
        </w:r>
      </w:del>
      <w:del w:id="1930" w:author="PR Preview" w:date="2026-01-01T00:00:00Z">
        <w:r>
          <w:rPr>
            <w:rStyle w:val="NormalTok"/>
          </w:rPr>
          <w:delText xml:space="preserve">(</w:delText>
        </w:r>
      </w:del>
      <w:del w:id="1931" w:author="PR Preview" w:date="2026-01-01T00:00:00Z">
        <w:r>
          <w:rPr>
            <w:rStyle w:val="DecValTok"/>
          </w:rPr>
          <w:delText xml:space="preserve">1</w:delText>
        </w:r>
      </w:del>
      <w:del w:id="1932" w:author="PR Preview" w:date="2026-01-01T00:00:00Z">
        <w:r>
          <w:rPr>
            <w:rStyle w:val="NormalTok"/>
          </w:rPr>
          <w:delText xml:space="preserve">, </w:delText>
        </w:r>
      </w:del>
      <w:del w:id="1933" w:author="PR Preview" w:date="2026-01-01T00:00:00Z">
        <w:r>
          <w:rPr>
            <w:rStyle w:val="DecValTok"/>
          </w:rPr>
          <w:delText xml:space="preserve">1</w:delText>
        </w:r>
      </w:del>
      <w:del w:id="1934" w:author="PR Preview" w:date="2026-01-01T00:00:00Z">
        <w:r>
          <w:rPr>
            <w:rStyle w:val="NormalTok"/>
          </w:rPr>
          <w:delText xml:space="preserve">, </w:delText>
        </w:r>
      </w:del>
      <w:del w:id="1935" w:author="PR Preview" w:date="2026-01-01T00:00:00Z">
        <w:r>
          <w:rPr>
            <w:rStyle w:val="DecValTok"/>
          </w:rPr>
          <w:delText xml:space="preserve">1</w:delText>
        </w:r>
      </w:del>
      <w:del w:id="1936" w:author="PR Preview" w:date="2026-01-01T00:00:00Z">
        <w:r>
          <w:rPr>
            <w:rStyle w:val="NormalTok"/>
          </w:rPr>
          <w:delText xml:space="preserve">)</w:delText>
        </w:r>
      </w:del>
      <w:del w:id="1937" w:author="PR Preview" w:date="2026-01-01T00:00:00Z">
        <w:r>
          <w:br/>
        </w:r>
      </w:del>
      <w:del w:id="1938" w:author="PR Preview" w:date="2026-01-01T00:00:00Z">
        <w:r>
          <w:rPr>
            <w:rStyle w:val="NormalTok"/>
          </w:rPr>
          <w:delText xml:space="preserve">b3 </w:delText>
        </w:r>
      </w:del>
      <w:del w:id="1939" w:author="PR Preview" w:date="2026-01-01T00:00:00Z">
        <w:r>
          <w:rPr>
            <w:rStyle w:val="OtherTok"/>
          </w:rPr>
          <w:delText xml:space="preserve">&lt;-</w:delText>
        </w:r>
      </w:del>
      <w:del w:id="1940" w:author="PR Preview" w:date="2026-01-01T00:00:00Z">
        <w:r>
          <w:rPr>
            <w:rStyle w:val="NormalTok"/>
          </w:rPr>
          <w:delText xml:space="preserve"> </w:delText>
        </w:r>
      </w:del>
      <w:del w:id="1941" w:author="PR Preview" w:date="2026-01-01T00:00:00Z">
        <w:r>
          <w:rPr>
            <w:rStyle w:val="SpecialCharTok"/>
          </w:rPr>
          <w:delText xml:space="preserve">-</w:delText>
        </w:r>
      </w:del>
      <w:del w:id="1942" w:author="PR Preview" w:date="2026-01-01T00:00:00Z">
        <w:r>
          <w:rPr>
            <w:rStyle w:val="DecValTok"/>
          </w:rPr>
          <w:delText xml:space="preserve">1</w:delText>
        </w:r>
      </w:del>
      <w:del w:id="1943" w:author="PR Preview" w:date="2026-01-01T00:00:00Z">
        <w:r>
          <w:br/>
        </w:r>
      </w:del>
      <w:del w:id="1944" w:author="PR Preview" w:date="2026-01-01T00:00:00Z">
        <w:r>
          <w:rPr>
            <w:rStyle w:val="NormalTok"/>
          </w:rPr>
          <w:delText xml:space="preserve">point_plane </w:delText>
        </w:r>
      </w:del>
      <w:del w:id="1945" w:author="PR Preview" w:date="2026-01-01T00:00:00Z">
        <w:r>
          <w:rPr>
            <w:rStyle w:val="OtherTok"/>
          </w:rPr>
          <w:delText xml:space="preserve">&lt;-</w:delText>
        </w:r>
      </w:del>
      <w:del w:id="1946" w:author="PR Preview" w:date="2026-01-01T00:00:00Z">
        <w:r>
          <w:rPr>
            <w:rStyle w:val="NormalTok"/>
          </w:rPr>
          <w:delText xml:space="preserve"> </w:delText>
        </w:r>
      </w:del>
      <w:del w:id="1947" w:author="PR Preview" w:date="2026-01-01T00:00:00Z">
        <w:r>
          <w:rPr>
            <w:rStyle w:val="SpecialCharTok"/>
          </w:rPr>
          <w:delText xml:space="preserve">-</w:delText>
        </w:r>
      </w:del>
      <w:del w:id="1948" w:author="PR Preview" w:date="2026-01-01T00:00:00Z">
        <w:r>
          <w:rPr>
            <w:rStyle w:val="NormalTok"/>
          </w:rPr>
          <w:delText xml:space="preserve">b3 </w:delText>
        </w:r>
      </w:del>
      <w:del w:id="1949" w:author="PR Preview" w:date="2026-01-01T00:00:00Z">
        <w:r>
          <w:rPr>
            <w:rStyle w:val="SpecialCharTok"/>
          </w:rPr>
          <w:delText xml:space="preserve">/</w:delText>
        </w:r>
      </w:del>
      <w:del w:id="1950" w:author="PR Preview" w:date="2026-01-01T00:00:00Z">
        <w:r>
          <w:rPr>
            <w:rStyle w:val="NormalTok"/>
          </w:rPr>
          <w:delText xml:space="preserve"> </w:delText>
        </w:r>
      </w:del>
      <w:del w:id="1951" w:author="PR Preview" w:date="2026-01-01T00:00:00Z">
        <w:r>
          <w:rPr>
            <w:rStyle w:val="FunctionTok"/>
          </w:rPr>
          <w:delText xml:space="preserve">sum</w:delText>
        </w:r>
      </w:del>
      <w:del w:id="1952" w:author="PR Preview" w:date="2026-01-01T00:00:00Z">
        <w:r>
          <w:rPr>
            <w:rStyle w:val="NormalTok"/>
          </w:rPr>
          <w:delText xml:space="preserve">(w3 </w:delText>
        </w:r>
      </w:del>
      <w:del w:id="1953" w:author="PR Preview" w:date="2026-01-01T00:00:00Z">
        <w:r>
          <w:rPr>
            <w:rStyle w:val="SpecialCharTok"/>
          </w:rPr>
          <w:delText xml:space="preserve">*</w:delText>
        </w:r>
      </w:del>
      <w:del w:id="1954" w:author="PR Preview" w:date="2026-01-01T00:00:00Z">
        <w:r>
          <w:rPr>
            <w:rStyle w:val="NormalTok"/>
          </w:rPr>
          <w:delText xml:space="preserve"> w3) </w:delText>
        </w:r>
      </w:del>
      <w:del w:id="1955" w:author="PR Preview" w:date="2026-01-01T00:00:00Z">
        <w:r>
          <w:rPr>
            <w:rStyle w:val="SpecialCharTok"/>
          </w:rPr>
          <w:delText xml:space="preserve">*</w:delText>
        </w:r>
      </w:del>
      <w:del w:id="1956" w:author="PR Preview" w:date="2026-01-01T00:00:00Z">
        <w:r>
          <w:rPr>
            <w:rStyle w:val="NormalTok"/>
          </w:rPr>
          <w:delText xml:space="preserve"> w3</w:delText>
        </w:r>
      </w:del>
      <w:del w:id="1957" w:author="PR Preview" w:date="2026-01-01T00:00:00Z">
        <w:r>
          <w:br/>
        </w:r>
      </w:del>
      <w:del w:id="1958" w:author="PR Preview" w:date="2026-01-01T00:00:00Z">
        <w:r>
          <w:rPr>
            <w:rStyle w:val="NormalTok"/>
          </w:rPr>
          <w:delText xml:space="preserve">v1 </w:delText>
        </w:r>
      </w:del>
      <w:del w:id="1959" w:author="PR Preview" w:date="2026-01-01T00:00:00Z">
        <w:r>
          <w:rPr>
            <w:rStyle w:val="OtherTok"/>
          </w:rPr>
          <w:delText xml:space="preserve">&lt;-</w:delText>
        </w:r>
      </w:del>
      <w:del w:id="1960" w:author="PR Preview" w:date="2026-01-01T00:00:00Z">
        <w:r>
          <w:rPr>
            <w:rStyle w:val="NormalTok"/>
          </w:rPr>
          <w:delText xml:space="preserve"> </w:delText>
        </w:r>
      </w:del>
      <w:del w:id="1961" w:author="PR Preview" w:date="2026-01-01T00:00:00Z">
        <w:r>
          <w:rPr>
            <w:rStyle w:val="FunctionTok"/>
          </w:rPr>
          <w:delText xml:space="preserve">c</w:delText>
        </w:r>
      </w:del>
      <w:del w:id="1962" w:author="PR Preview" w:date="2026-01-01T00:00:00Z">
        <w:r>
          <w:rPr>
            <w:rStyle w:val="NormalTok"/>
          </w:rPr>
          <w:delText xml:space="preserve">(</w:delText>
        </w:r>
      </w:del>
      <w:del w:id="1963" w:author="PR Preview" w:date="2026-01-01T00:00:00Z">
        <w:r>
          <w:rPr>
            <w:rStyle w:val="DecValTok"/>
          </w:rPr>
          <w:delText xml:space="preserve">1</w:delText>
        </w:r>
      </w:del>
      <w:del w:id="1964" w:author="PR Preview" w:date="2026-01-01T00:00:00Z">
        <w:r>
          <w:rPr>
            <w:rStyle w:val="NormalTok"/>
          </w:rPr>
          <w:delText xml:space="preserve">, </w:delText>
        </w:r>
      </w:del>
      <w:del w:id="1965" w:author="PR Preview" w:date="2026-01-01T00:00:00Z">
        <w:r>
          <w:rPr>
            <w:rStyle w:val="SpecialCharTok"/>
          </w:rPr>
          <w:delText xml:space="preserve">-</w:delText>
        </w:r>
      </w:del>
      <w:del w:id="1966" w:author="PR Preview" w:date="2026-01-01T00:00:00Z">
        <w:r>
          <w:rPr>
            <w:rStyle w:val="DecValTok"/>
          </w:rPr>
          <w:delText xml:space="preserve">1</w:delText>
        </w:r>
      </w:del>
      <w:del w:id="1967" w:author="PR Preview" w:date="2026-01-01T00:00:00Z">
        <w:r>
          <w:rPr>
            <w:rStyle w:val="NormalTok"/>
          </w:rPr>
          <w:delText xml:space="preserve">, </w:delText>
        </w:r>
      </w:del>
      <w:del w:id="1968" w:author="PR Preview" w:date="2026-01-01T00:00:00Z">
        <w:r>
          <w:rPr>
            <w:rStyle w:val="DecValTok"/>
          </w:rPr>
          <w:delText xml:space="preserve">0</w:delText>
        </w:r>
      </w:del>
      <w:del w:id="1969" w:author="PR Preview" w:date="2026-01-01T00:00:00Z">
        <w:r>
          <w:rPr>
            <w:rStyle w:val="NormalTok"/>
          </w:rPr>
          <w:delText xml:space="preserve">)</w:delText>
        </w:r>
      </w:del>
      <w:del w:id="1970" w:author="PR Preview" w:date="2026-01-01T00:00:00Z">
        <w:r>
          <w:br/>
        </w:r>
      </w:del>
      <w:del w:id="1971" w:author="PR Preview" w:date="2026-01-01T00:00:00Z">
        <w:r>
          <w:rPr>
            <w:rStyle w:val="NormalTok"/>
          </w:rPr>
          <w:delText xml:space="preserve">v2 </w:delText>
        </w:r>
      </w:del>
      <w:del w:id="1972" w:author="PR Preview" w:date="2026-01-01T00:00:00Z">
        <w:r>
          <w:rPr>
            <w:rStyle w:val="OtherTok"/>
          </w:rPr>
          <w:delText xml:space="preserve">&lt;-</w:delText>
        </w:r>
      </w:del>
      <w:del w:id="1973" w:author="PR Preview" w:date="2026-01-01T00:00:00Z">
        <w:r>
          <w:rPr>
            <w:rStyle w:val="NormalTok"/>
          </w:rPr>
          <w:delText xml:space="preserve"> </w:delText>
        </w:r>
      </w:del>
      <w:del w:id="1974" w:author="PR Preview" w:date="2026-01-01T00:00:00Z">
        <w:r>
          <w:rPr>
            <w:rStyle w:val="FunctionTok"/>
          </w:rPr>
          <w:delText xml:space="preserve">c</w:delText>
        </w:r>
      </w:del>
      <w:del w:id="1975" w:author="PR Preview" w:date="2026-01-01T00:00:00Z">
        <w:r>
          <w:rPr>
            <w:rStyle w:val="NormalTok"/>
          </w:rPr>
          <w:delText xml:space="preserve">(</w:delText>
        </w:r>
      </w:del>
      <w:del w:id="1976" w:author="PR Preview" w:date="2026-01-01T00:00:00Z">
        <w:r>
          <w:rPr>
            <w:rStyle w:val="DecValTok"/>
          </w:rPr>
          <w:delText xml:space="preserve">0</w:delText>
        </w:r>
      </w:del>
      <w:del w:id="1977" w:author="PR Preview" w:date="2026-01-01T00:00:00Z">
        <w:r>
          <w:rPr>
            <w:rStyle w:val="NormalTok"/>
          </w:rPr>
          <w:delText xml:space="preserve">, </w:delText>
        </w:r>
      </w:del>
      <w:del w:id="1978" w:author="PR Preview" w:date="2026-01-01T00:00:00Z">
        <w:r>
          <w:rPr>
            <w:rStyle w:val="DecValTok"/>
          </w:rPr>
          <w:delText xml:space="preserve">1</w:delText>
        </w:r>
      </w:del>
      <w:del w:id="1979" w:author="PR Preview" w:date="2026-01-01T00:00:00Z">
        <w:r>
          <w:rPr>
            <w:rStyle w:val="NormalTok"/>
          </w:rPr>
          <w:delText xml:space="preserve">, </w:delText>
        </w:r>
      </w:del>
      <w:del w:id="1980" w:author="PR Preview" w:date="2026-01-01T00:00:00Z">
        <w:r>
          <w:rPr>
            <w:rStyle w:val="SpecialCharTok"/>
          </w:rPr>
          <w:delText xml:space="preserve">-</w:delText>
        </w:r>
      </w:del>
      <w:del w:id="1981" w:author="PR Preview" w:date="2026-01-01T00:00:00Z">
        <w:r>
          <w:rPr>
            <w:rStyle w:val="DecValTok"/>
          </w:rPr>
          <w:delText xml:space="preserve">1</w:delText>
        </w:r>
      </w:del>
      <w:del w:id="1982" w:author="PR Preview" w:date="2026-01-01T00:00:00Z">
        <w:r>
          <w:rPr>
            <w:rStyle w:val="NormalTok"/>
          </w:rPr>
          <w:delText xml:space="preserve">)</w:delText>
        </w:r>
      </w:del>
      <w:del w:id="1983" w:author="PR Preview" w:date="2026-01-01T00:00:00Z">
        <w:r>
          <w:br/>
        </w:r>
      </w:del>
      <w:del w:id="1984" w:author="PR Preview" w:date="2026-01-01T00:00:00Z">
        <w:r>
          <w:rPr>
            <w:rStyle w:val="NormalTok"/>
          </w:rPr>
          <w:delText xml:space="preserve">grid </w:delText>
        </w:r>
      </w:del>
      <w:del w:id="1985" w:author="PR Preview" w:date="2026-01-01T00:00:00Z">
        <w:r>
          <w:rPr>
            <w:rStyle w:val="OtherTok"/>
          </w:rPr>
          <w:delText xml:space="preserve">&lt;-</w:delText>
        </w:r>
      </w:del>
      <w:del w:id="1986" w:author="PR Preview" w:date="2026-01-01T00:00:00Z">
        <w:r>
          <w:rPr>
            <w:rStyle w:val="NormalTok"/>
          </w:rPr>
          <w:delText xml:space="preserve"> </w:delText>
        </w:r>
      </w:del>
      <w:del w:id="1987" w:author="PR Preview" w:date="2026-01-01T00:00:00Z">
        <w:r>
          <w:rPr>
            <w:rStyle w:val="FunctionTok"/>
          </w:rPr>
          <w:delText xml:space="preserve">expand.grid</w:delText>
        </w:r>
      </w:del>
      <w:del w:id="1988" w:author="PR Preview" w:date="2026-01-01T00:00:00Z">
        <w:r>
          <w:rPr>
            <w:rStyle w:val="NormalTok"/>
          </w:rPr>
          <w:delText xml:space="preserve">(</w:delText>
        </w:r>
      </w:del>
      <w:del w:id="1989" w:author="PR Preview" w:date="2026-01-01T00:00:00Z">
        <w:r>
          <w:rPr>
            <w:rStyle w:val="AttributeTok"/>
          </w:rPr>
          <w:delText xml:space="preserve">s =</w:delText>
        </w:r>
      </w:del>
      <w:del w:id="1990" w:author="PR Preview" w:date="2026-01-01T00:00:00Z">
        <w:r>
          <w:rPr>
            <w:rStyle w:val="NormalTok"/>
          </w:rPr>
          <w:delText xml:space="preserve"> </w:delText>
        </w:r>
      </w:del>
      <w:del w:id="1991" w:author="PR Preview" w:date="2026-01-01T00:00:00Z">
        <w:r>
          <w:rPr>
            <w:rStyle w:val="SpecialCharTok"/>
          </w:rPr>
          <w:delText xml:space="preserve">-</w:delText>
        </w:r>
      </w:del>
      <w:del w:id="1992" w:author="PR Preview" w:date="2026-01-01T00:00:00Z">
        <w:r>
          <w:rPr>
            <w:rStyle w:val="DecValTok"/>
          </w:rPr>
          <w:delText xml:space="preserve">2</w:delText>
        </w:r>
      </w:del>
      <w:del w:id="1993" w:author="PR Preview" w:date="2026-01-01T00:00:00Z">
        <w:r>
          <w:rPr>
            <w:rStyle w:val="SpecialCharTok"/>
          </w:rPr>
          <w:delText xml:space="preserve">:</w:delText>
        </w:r>
      </w:del>
      <w:del w:id="1994" w:author="PR Preview" w:date="2026-01-01T00:00:00Z">
        <w:r>
          <w:rPr>
            <w:rStyle w:val="DecValTok"/>
          </w:rPr>
          <w:delText xml:space="preserve">2</w:delText>
        </w:r>
      </w:del>
      <w:del w:id="1995" w:author="PR Preview" w:date="2026-01-01T00:00:00Z">
        <w:r>
          <w:rPr>
            <w:rStyle w:val="NormalTok"/>
          </w:rPr>
          <w:delText xml:space="preserve">, </w:delText>
        </w:r>
      </w:del>
      <w:del w:id="1996" w:author="PR Preview" w:date="2026-01-01T00:00:00Z">
        <w:r>
          <w:rPr>
            <w:rStyle w:val="AttributeTok"/>
          </w:rPr>
          <w:delText xml:space="preserve">t =</w:delText>
        </w:r>
      </w:del>
      <w:del w:id="1997" w:author="PR Preview" w:date="2026-01-01T00:00:00Z">
        <w:r>
          <w:rPr>
            <w:rStyle w:val="NormalTok"/>
          </w:rPr>
          <w:delText xml:space="preserve"> </w:delText>
        </w:r>
      </w:del>
      <w:del w:id="1998" w:author="PR Preview" w:date="2026-01-01T00:00:00Z">
        <w:r>
          <w:rPr>
            <w:rStyle w:val="SpecialCharTok"/>
          </w:rPr>
          <w:delText xml:space="preserve">-</w:delText>
        </w:r>
      </w:del>
      <w:del w:id="1999" w:author="PR Preview" w:date="2026-01-01T00:00:00Z">
        <w:r>
          <w:rPr>
            <w:rStyle w:val="DecValTok"/>
          </w:rPr>
          <w:delText xml:space="preserve">2</w:delText>
        </w:r>
      </w:del>
      <w:del w:id="2000" w:author="PR Preview" w:date="2026-01-01T00:00:00Z">
        <w:r>
          <w:rPr>
            <w:rStyle w:val="SpecialCharTok"/>
          </w:rPr>
          <w:delText xml:space="preserve">:</w:delText>
        </w:r>
      </w:del>
      <w:del w:id="2001" w:author="PR Preview" w:date="2026-01-01T00:00:00Z">
        <w:r>
          <w:rPr>
            <w:rStyle w:val="DecValTok"/>
          </w:rPr>
          <w:delText xml:space="preserve">2</w:delText>
        </w:r>
      </w:del>
      <w:del w:id="2002" w:author="PR Preview" w:date="2026-01-01T00:00:00Z">
        <w:r>
          <w:rPr>
            <w:rStyle w:val="NormalTok"/>
          </w:rPr>
          <w:delText xml:space="preserve">)</w:delText>
        </w:r>
      </w:del>
      <w:del w:id="2003" w:author="PR Preview" w:date="2026-01-01T00:00:00Z">
        <w:r>
          <w:br/>
        </w:r>
      </w:del>
      <w:del w:id="2004" w:author="PR Preview" w:date="2026-01-01T00:00:00Z">
        <w:r>
          <w:rPr>
            <w:rStyle w:val="NormalTok"/>
          </w:rPr>
          <w:delText xml:space="preserve">plane_levels </w:delText>
        </w:r>
      </w:del>
      <w:del w:id="2005" w:author="PR Preview" w:date="2026-01-01T00:00:00Z">
        <w:r>
          <w:rPr>
            <w:rStyle w:val="OtherTok"/>
          </w:rPr>
          <w:delText xml:space="preserve">&lt;-</w:delText>
        </w:r>
      </w:del>
      <w:del w:id="2006" w:author="PR Preview" w:date="2026-01-01T00:00:00Z">
        <w:r>
          <w:rPr>
            <w:rStyle w:val="NormalTok"/>
          </w:rPr>
          <w:delText xml:space="preserve"> </w:delText>
        </w:r>
      </w:del>
      <w:del w:id="2007" w:author="PR Preview" w:date="2026-01-01T00:00:00Z">
        <w:r>
          <w:rPr>
            <w:rStyle w:val="FunctionTok"/>
          </w:rPr>
          <w:delText xml:space="preserve">mapply</w:delText>
        </w:r>
      </w:del>
      <w:del w:id="2008" w:author="PR Preview" w:date="2026-01-01T00:00:00Z">
        <w:r>
          <w:rPr>
            <w:rStyle w:val="NormalTok"/>
          </w:rPr>
          <w:delText xml:space="preserve">(</w:delText>
        </w:r>
      </w:del>
      <w:del w:id="2009" w:author="PR Preview" w:date="2026-01-01T00:00:00Z">
        <w:r>
          <w:br/>
        </w:r>
      </w:del>
      <w:del w:id="2010" w:author="PR Preview" w:date="2026-01-01T00:00:00Z">
        <w:r>
          <w:rPr>
            <w:rStyle w:val="NormalTok"/>
          </w:rPr>
          <w:delText xml:space="preserve">  </w:delText>
        </w:r>
      </w:del>
      <w:del w:id="2011" w:author="PR Preview" w:date="2026-01-01T00:00:00Z">
        <w:r>
          <w:rPr>
            <w:rStyle w:val="ControlFlowTok"/>
          </w:rPr>
          <w:delText xml:space="preserve">function</w:delText>
        </w:r>
      </w:del>
      <w:del w:id="2012" w:author="PR Preview" w:date="2026-01-01T00:00:00Z">
        <w:r>
          <w:rPr>
            <w:rStyle w:val="NormalTok"/>
          </w:rPr>
          <w:delText xml:space="preserve">(s, t) </w:delText>
        </w:r>
      </w:del>
      <w:del w:id="2013" w:author="PR Preview" w:date="2026-01-01T00:00:00Z">
        <w:r>
          <w:rPr>
            <w:rStyle w:val="FunctionTok"/>
          </w:rPr>
          <w:delText xml:space="preserve">level</w:delText>
        </w:r>
      </w:del>
      <w:del w:id="2014" w:author="PR Preview" w:date="2026-01-01T00:00:00Z">
        <w:r>
          <w:rPr>
            <w:rStyle w:val="NormalTok"/>
          </w:rPr>
          <w:delText xml:space="preserve">(w3, b3, point_plane </w:delText>
        </w:r>
      </w:del>
      <w:del w:id="2015" w:author="PR Preview" w:date="2026-01-01T00:00:00Z">
        <w:r>
          <w:rPr>
            <w:rStyle w:val="SpecialCharTok"/>
          </w:rPr>
          <w:delText xml:space="preserve">+</w:delText>
        </w:r>
      </w:del>
      <w:del w:id="2016" w:author="PR Preview" w:date="2026-01-01T00:00:00Z">
        <w:r>
          <w:rPr>
            <w:rStyle w:val="NormalTok"/>
          </w:rPr>
          <w:delText xml:space="preserve"> s </w:delText>
        </w:r>
      </w:del>
      <w:del w:id="2017" w:author="PR Preview" w:date="2026-01-01T00:00:00Z">
        <w:r>
          <w:rPr>
            <w:rStyle w:val="SpecialCharTok"/>
          </w:rPr>
          <w:delText xml:space="preserve">*</w:delText>
        </w:r>
      </w:del>
      <w:del w:id="2018" w:author="PR Preview" w:date="2026-01-01T00:00:00Z">
        <w:r>
          <w:rPr>
            <w:rStyle w:val="NormalTok"/>
          </w:rPr>
          <w:delText xml:space="preserve"> v1 </w:delText>
        </w:r>
      </w:del>
      <w:del w:id="2019" w:author="PR Preview" w:date="2026-01-01T00:00:00Z">
        <w:r>
          <w:rPr>
            <w:rStyle w:val="SpecialCharTok"/>
          </w:rPr>
          <w:delText xml:space="preserve">+</w:delText>
        </w:r>
      </w:del>
      <w:del w:id="2020" w:author="PR Preview" w:date="2026-01-01T00:00:00Z">
        <w:r>
          <w:rPr>
            <w:rStyle w:val="NormalTok"/>
          </w:rPr>
          <w:delText xml:space="preserve"> t </w:delText>
        </w:r>
      </w:del>
      <w:del w:id="2021" w:author="PR Preview" w:date="2026-01-01T00:00:00Z">
        <w:r>
          <w:rPr>
            <w:rStyle w:val="SpecialCharTok"/>
          </w:rPr>
          <w:delText xml:space="preserve">*</w:delText>
        </w:r>
      </w:del>
      <w:del w:id="2022" w:author="PR Preview" w:date="2026-01-01T00:00:00Z">
        <w:r>
          <w:rPr>
            <w:rStyle w:val="NormalTok"/>
          </w:rPr>
          <w:delText xml:space="preserve"> v2),</w:delText>
        </w:r>
      </w:del>
      <w:del w:id="2023" w:author="PR Preview" w:date="2026-01-01T00:00:00Z">
        <w:r>
          <w:br/>
        </w:r>
      </w:del>
      <w:del w:id="2024" w:author="PR Preview" w:date="2026-01-01T00:00:00Z">
        <w:r>
          <w:rPr>
            <w:rStyle w:val="NormalTok"/>
          </w:rPr>
          <w:delText xml:space="preserve">  grid</w:delText>
        </w:r>
      </w:del>
      <w:del w:id="2025" w:author="PR Preview" w:date="2026-01-01T00:00:00Z">
        <w:r>
          <w:rPr>
            <w:rStyle w:val="SpecialCharTok"/>
          </w:rPr>
          <w:delText xml:space="preserve">$</w:delText>
        </w:r>
      </w:del>
      <w:del w:id="2026" w:author="PR Preview" w:date="2026-01-01T00:00:00Z">
        <w:r>
          <w:rPr>
            <w:rStyle w:val="NormalTok"/>
          </w:rPr>
          <w:delText xml:space="preserve">s, grid</w:delText>
        </w:r>
      </w:del>
      <w:del w:id="2027" w:author="PR Preview" w:date="2026-01-01T00:00:00Z">
        <w:r>
          <w:rPr>
            <w:rStyle w:val="SpecialCharTok"/>
          </w:rPr>
          <w:delText xml:space="preserve">$</w:delText>
        </w:r>
      </w:del>
      <w:del w:id="2028" w:author="PR Preview" w:date="2026-01-01T00:00:00Z">
        <w:r>
          <w:rPr>
            <w:rStyle w:val="NormalTok"/>
          </w:rPr>
          <w:delText xml:space="preserve">t</w:delText>
        </w:r>
      </w:del>
      <w:del w:id="2029" w:author="PR Preview" w:date="2026-01-01T00:00:00Z">
        <w:r>
          <w:br/>
        </w:r>
      </w:del>
      <w:del w:id="2030" w:author="PR Preview" w:date="2026-01-01T00:00:00Z">
        <w:r>
          <w:rPr>
            <w:rStyle w:val="NormalTok"/>
          </w:rPr>
          <w:delText xml:space="preserve">)</w:delText>
        </w:r>
      </w:del>
      <w:del w:id="2031" w:author="PR Preview" w:date="2026-01-01T00:00:00Z">
        <w:r>
          <w:br/>
        </w:r>
      </w:del>
      <w:del w:id="2032" w:author="PR Preview" w:date="2026-01-01T00:00:00Z">
        <w:r>
          <w:br/>
        </w:r>
      </w:del>
      <w:del w:id="2033" w:author="PR Preview" w:date="2026-01-01T00:00:00Z">
        <w:r>
          <w:rPr>
            <w:rStyle w:val="FunctionTok"/>
          </w:rPr>
          <w:delText xml:space="preserve">c</w:delText>
        </w:r>
      </w:del>
      <w:del w:id="2034" w:author="PR Preview" w:date="2026-01-01T00:00:00Z">
        <w:r>
          <w:rPr>
            <w:rStyle w:val="NormalTok"/>
          </w:rPr>
          <w:delText xml:space="preserve">(</w:delText>
        </w:r>
      </w:del>
      <w:del w:id="2035" w:author="PR Preview" w:date="2026-01-01T00:00:00Z">
        <w:r>
          <w:br/>
        </w:r>
      </w:del>
      <w:del w:id="2036" w:author="PR Preview" w:date="2026-01-01T00:00:00Z">
        <w:r>
          <w:rPr>
            <w:rStyle w:val="NormalTok"/>
          </w:rPr>
          <w:delText xml:space="preserve">  </w:delText>
        </w:r>
      </w:del>
      <w:del w:id="2037" w:author="PR Preview" w:date="2026-01-01T00:00:00Z">
        <w:r>
          <w:rPr>
            <w:rStyle w:val="AttributeTok"/>
          </w:rPr>
          <w:delText xml:space="preserve">origin_in_R2 =</w:delText>
        </w:r>
      </w:del>
      <w:del w:id="2038" w:author="PR Preview" w:date="2026-01-01T00:00:00Z">
        <w:r>
          <w:rPr>
            <w:rStyle w:val="NormalTok"/>
          </w:rPr>
          <w:delText xml:space="preserve"> </w:delText>
        </w:r>
      </w:del>
      <w:del w:id="2039" w:author="PR Preview" w:date="2026-01-01T00:00:00Z">
        <w:r>
          <w:rPr>
            <w:rStyle w:val="FunctionTok"/>
          </w:rPr>
          <w:delText xml:space="preserve">level</w:delText>
        </w:r>
      </w:del>
      <w:del w:id="2040" w:author="PR Preview" w:date="2026-01-01T00:00:00Z">
        <w:r>
          <w:rPr>
            <w:rStyle w:val="NormalTok"/>
          </w:rPr>
          <w:delText xml:space="preserve">(w2, b2, </w:delText>
        </w:r>
      </w:del>
      <w:del w:id="2041" w:author="PR Preview" w:date="2026-01-01T00:00:00Z">
        <w:r>
          <w:rPr>
            <w:rStyle w:val="FunctionTok"/>
          </w:rPr>
          <w:delText xml:space="preserve">c</w:delText>
        </w:r>
      </w:del>
      <w:del w:id="2042" w:author="PR Preview" w:date="2026-01-01T00:00:00Z">
        <w:r>
          <w:rPr>
            <w:rStyle w:val="NormalTok"/>
          </w:rPr>
          <w:delText xml:space="preserve">(</w:delText>
        </w:r>
      </w:del>
      <w:del w:id="2043" w:author="PR Preview" w:date="2026-01-01T00:00:00Z">
        <w:r>
          <w:rPr>
            <w:rStyle w:val="DecValTok"/>
          </w:rPr>
          <w:delText xml:space="preserve">0</w:delText>
        </w:r>
      </w:del>
      <w:del w:id="2044" w:author="PR Preview" w:date="2026-01-01T00:00:00Z">
        <w:r>
          <w:rPr>
            <w:rStyle w:val="NormalTok"/>
          </w:rPr>
          <w:delText xml:space="preserve">, </w:delText>
        </w:r>
      </w:del>
      <w:del w:id="2045" w:author="PR Preview" w:date="2026-01-01T00:00:00Z">
        <w:r>
          <w:rPr>
            <w:rStyle w:val="DecValTok"/>
          </w:rPr>
          <w:delText xml:space="preserve">0</w:delText>
        </w:r>
      </w:del>
      <w:del w:id="2046" w:author="PR Preview" w:date="2026-01-01T00:00:00Z">
        <w:r>
          <w:rPr>
            <w:rStyle w:val="NormalTok"/>
          </w:rPr>
          <w:delText xml:space="preserve">)),</w:delText>
        </w:r>
      </w:del>
      <w:del w:id="2047" w:author="PR Preview" w:date="2026-01-01T00:00:00Z">
        <w:r>
          <w:br/>
        </w:r>
      </w:del>
      <w:del w:id="2048" w:author="PR Preview" w:date="2026-01-01T00:00:00Z">
        <w:r>
          <w:rPr>
            <w:rStyle w:val="NormalTok"/>
          </w:rPr>
          <w:delText xml:space="preserve">  </w:delText>
        </w:r>
      </w:del>
      <w:del w:id="2049" w:author="PR Preview" w:date="2026-01-01T00:00:00Z">
        <w:r>
          <w:rPr>
            <w:rStyle w:val="AttributeTok"/>
          </w:rPr>
          <w:delText xml:space="preserve">origin_in_R3 =</w:delText>
        </w:r>
      </w:del>
      <w:del w:id="2050" w:author="PR Preview" w:date="2026-01-01T00:00:00Z">
        <w:r>
          <w:rPr>
            <w:rStyle w:val="NormalTok"/>
          </w:rPr>
          <w:delText xml:space="preserve"> </w:delText>
        </w:r>
      </w:del>
      <w:del w:id="2051" w:author="PR Preview" w:date="2026-01-01T00:00:00Z">
        <w:r>
          <w:rPr>
            <w:rStyle w:val="FunctionTok"/>
          </w:rPr>
          <w:delText xml:space="preserve">level</w:delText>
        </w:r>
      </w:del>
      <w:del w:id="2052" w:author="PR Preview" w:date="2026-01-01T00:00:00Z">
        <w:r>
          <w:rPr>
            <w:rStyle w:val="NormalTok"/>
          </w:rPr>
          <w:delText xml:space="preserve">(w3, b3, </w:delText>
        </w:r>
      </w:del>
      <w:del w:id="2053" w:author="PR Preview" w:date="2026-01-01T00:00:00Z">
        <w:r>
          <w:rPr>
            <w:rStyle w:val="FunctionTok"/>
          </w:rPr>
          <w:delText xml:space="preserve">c</w:delText>
        </w:r>
      </w:del>
      <w:del w:id="2054" w:author="PR Preview" w:date="2026-01-01T00:00:00Z">
        <w:r>
          <w:rPr>
            <w:rStyle w:val="NormalTok"/>
          </w:rPr>
          <w:delText xml:space="preserve">(</w:delText>
        </w:r>
      </w:del>
      <w:del w:id="2055" w:author="PR Preview" w:date="2026-01-01T00:00:00Z">
        <w:r>
          <w:rPr>
            <w:rStyle w:val="DecValTok"/>
          </w:rPr>
          <w:delText xml:space="preserve">0</w:delText>
        </w:r>
      </w:del>
      <w:del w:id="2056" w:author="PR Preview" w:date="2026-01-01T00:00:00Z">
        <w:r>
          <w:rPr>
            <w:rStyle w:val="NormalTok"/>
          </w:rPr>
          <w:delText xml:space="preserve">, </w:delText>
        </w:r>
      </w:del>
      <w:del w:id="2057" w:author="PR Preview" w:date="2026-01-01T00:00:00Z">
        <w:r>
          <w:rPr>
            <w:rStyle w:val="DecValTok"/>
          </w:rPr>
          <w:delText xml:space="preserve">0</w:delText>
        </w:r>
      </w:del>
      <w:del w:id="2058" w:author="PR Preview" w:date="2026-01-01T00:00:00Z">
        <w:r>
          <w:rPr>
            <w:rStyle w:val="NormalTok"/>
          </w:rPr>
          <w:delText xml:space="preserve">, </w:delText>
        </w:r>
      </w:del>
      <w:del w:id="2059" w:author="PR Preview" w:date="2026-01-01T00:00:00Z">
        <w:r>
          <w:rPr>
            <w:rStyle w:val="DecValTok"/>
          </w:rPr>
          <w:delText xml:space="preserve">0</w:delText>
        </w:r>
      </w:del>
      <w:del w:id="2060" w:author="PR Preview" w:date="2026-01-01T00:00:00Z">
        <w:r>
          <w:rPr>
            <w:rStyle w:val="NormalTok"/>
          </w:rPr>
          <w:delText xml:space="preserve">)),</w:delText>
        </w:r>
      </w:del>
      <w:del w:id="2061" w:author="PR Preview" w:date="2026-01-01T00:00:00Z">
        <w:r>
          <w:br/>
        </w:r>
      </w:del>
      <w:del w:id="2062" w:author="PR Preview" w:date="2026-01-01T00:00:00Z">
        <w:r>
          <w:rPr>
            <w:rStyle w:val="NormalTok"/>
          </w:rPr>
          <w:delText xml:space="preserve">  </w:delText>
        </w:r>
      </w:del>
      <w:del w:id="2063" w:author="PR Preview" w:date="2026-01-01T00:00:00Z">
        <w:r>
          <w:rPr>
            <w:rStyle w:val="AttributeTok"/>
          </w:rPr>
          <w:delText xml:space="preserve">origin_with_b0 =</w:delText>
        </w:r>
      </w:del>
      <w:del w:id="2064" w:author="PR Preview" w:date="2026-01-01T00:00:00Z">
        <w:r>
          <w:rPr>
            <w:rStyle w:val="NormalTok"/>
          </w:rPr>
          <w:delText xml:space="preserve"> </w:delText>
        </w:r>
      </w:del>
      <w:del w:id="2065" w:author="PR Preview" w:date="2026-01-01T00:00:00Z">
        <w:r>
          <w:rPr>
            <w:rStyle w:val="FunctionTok"/>
          </w:rPr>
          <w:delText xml:space="preserve">level</w:delText>
        </w:r>
      </w:del>
      <w:del w:id="2066" w:author="PR Preview" w:date="2026-01-01T00:00:00Z">
        <w:r>
          <w:rPr>
            <w:rStyle w:val="NormalTok"/>
          </w:rPr>
          <w:delText xml:space="preserve">(w3, </w:delText>
        </w:r>
      </w:del>
      <w:del w:id="2067" w:author="PR Preview" w:date="2026-01-01T00:00:00Z">
        <w:r>
          <w:rPr>
            <w:rStyle w:val="DecValTok"/>
          </w:rPr>
          <w:delText xml:space="preserve">0</w:delText>
        </w:r>
      </w:del>
      <w:del w:id="2068" w:author="PR Preview" w:date="2026-01-01T00:00:00Z">
        <w:r>
          <w:rPr>
            <w:rStyle w:val="NormalTok"/>
          </w:rPr>
          <w:delText xml:space="preserve">, </w:delText>
        </w:r>
      </w:del>
      <w:del w:id="2069" w:author="PR Preview" w:date="2026-01-01T00:00:00Z">
        <w:r>
          <w:rPr>
            <w:rStyle w:val="FunctionTok"/>
          </w:rPr>
          <w:delText xml:space="preserve">c</w:delText>
        </w:r>
      </w:del>
      <w:del w:id="2070" w:author="PR Preview" w:date="2026-01-01T00:00:00Z">
        <w:r>
          <w:rPr>
            <w:rStyle w:val="NormalTok"/>
          </w:rPr>
          <w:delText xml:space="preserve">(</w:delText>
        </w:r>
      </w:del>
      <w:del w:id="2071" w:author="PR Preview" w:date="2026-01-01T00:00:00Z">
        <w:r>
          <w:rPr>
            <w:rStyle w:val="DecValTok"/>
          </w:rPr>
          <w:delText xml:space="preserve">0</w:delText>
        </w:r>
      </w:del>
      <w:del w:id="2072" w:author="PR Preview" w:date="2026-01-01T00:00:00Z">
        <w:r>
          <w:rPr>
            <w:rStyle w:val="NormalTok"/>
          </w:rPr>
          <w:delText xml:space="preserve">, </w:delText>
        </w:r>
      </w:del>
      <w:del w:id="2073" w:author="PR Preview" w:date="2026-01-01T00:00:00Z">
        <w:r>
          <w:rPr>
            <w:rStyle w:val="DecValTok"/>
          </w:rPr>
          <w:delText xml:space="preserve">0</w:delText>
        </w:r>
      </w:del>
      <w:del w:id="2074" w:author="PR Preview" w:date="2026-01-01T00:00:00Z">
        <w:r>
          <w:rPr>
            <w:rStyle w:val="NormalTok"/>
          </w:rPr>
          <w:delText xml:space="preserve">, </w:delText>
        </w:r>
      </w:del>
      <w:del w:id="2075" w:author="PR Preview" w:date="2026-01-01T00:00:00Z">
        <w:r>
          <w:rPr>
            <w:rStyle w:val="DecValTok"/>
          </w:rPr>
          <w:delText xml:space="preserve">0</w:delText>
        </w:r>
      </w:del>
      <w:del w:id="2076" w:author="PR Preview" w:date="2026-01-01T00:00:00Z">
        <w:r>
          <w:rPr>
            <w:rStyle w:val="NormalTok"/>
          </w:rPr>
          <w:delText xml:space="preserve">))</w:delText>
        </w:r>
      </w:del>
      <w:del w:id="2077" w:author="PR Preview" w:date="2026-01-01T00:00:00Z">
        <w:r>
          <w:br/>
        </w:r>
      </w:del>
      <w:del w:id="2078" w:author="PR Preview" w:date="2026-01-01T00:00:00Z">
        <w:r>
          <w:rPr>
            <w:rStyle w:val="NormalTok"/>
          </w:rPr>
          <w:delText xml:space="preserve">)</w:delText>
        </w:r>
      </w:del>
      <w:del w:id="2079" w:author="PR Preview" w:date="2026-01-01T00:00:00Z">
        <w:r>
          <w:br/>
        </w:r>
      </w:del>
      <w:del w:id="2080" w:author="PR Preview" w:date="2026-01-01T00:00:00Z">
        <w:r>
          <w:rPr>
            <w:rStyle w:val="CommentTok"/>
          </w:rPr>
          <w:delText xml:space="preserve">#&gt;   origin_in_R2   origin_in_R3 origin_with_b0 </w:delText>
        </w:r>
      </w:del>
      <w:del w:id="2081" w:author="PR Preview" w:date="2026-01-01T00:00:00Z">
        <w:r>
          <w:br/>
        </w:r>
      </w:del>
      <w:del w:id="2082" w:author="PR Preview" w:date="2026-01-01T00:00:00Z">
        <w:r>
          <w:rPr>
            <w:rStyle w:val="CommentTok"/>
          </w:rPr>
          <w:delText xml:space="preserve">#&gt;             -1             -1              0</w:delText>
        </w:r>
      </w:del>
    </w:p>
    <w:p>
      <w:pPr>
        <w:pStyle w:val="FirstParagraph"/>
      </w:pPr>
      <w:del w:id="2083" w:author="PR Preview" w:date="2026-01-01T00:00:00Z">
        <w:r>
          <w:delText xml:space="preserve">At the origin the left side equals the offset,</w:delText>
        </w:r>
      </w:del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so the origin is on the line only if</w:delText>
        </w:r>
      </w:del>
      <w:del w:id="2086" w:author="PR Preview" w:date="2026-01-01T00:00:00Z">
        <w:r>
          <w:delText xml:space="preserve"> </w:delText>
        </w:r>
      </w:del>
      <m:oMath>
        <m:r>
          <m:t>b</m:t>
        </m:r>
      </m:oMath>
      <w:del w:id="2087" w:author="PR Preview" w:date="2026-01-01T00:00:00Z">
        <w:r>
          <w:delText xml:space="preserve"> </w:delText>
        </w:r>
      </w:del>
      <w:del w:id="2088" w:author="PR Preview" w:date="2026-01-01T00:00:00Z">
        <w:r>
          <w:delText xml:space="preserve">is</w:delText>
        </w:r>
      </w:del>
      <w:del w:id="2089" w:author="PR Preview" w:date="2026-01-01T00:00:00Z">
        <w:r>
          <w:delText xml:space="preserve"> </w:delText>
        </w:r>
      </w:del>
      <m:oMath>
        <m:r>
          <m:t>0</m:t>
        </m:r>
      </m:oMath>
      <w:del w:id="2090" w:author="PR Preview" w:date="2026-01-01T00:00:00Z">
        <w:r>
          <w:delText xml:space="preserve">:</w:delText>
        </w:r>
      </w:del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it gives -1 for the line and -1 for the plane,</w:delText>
        </w:r>
      </w:del>
      <w:del w:id="2093" w:author="PR Preview" w:date="2026-01-01T00:00:00Z">
        <w:r>
          <w:delText xml:space="preserve"> </w:delText>
        </w:r>
      </w:del>
      <w:del w:id="2094" w:author="PR Preview" w:date="2026-01-01T00:00:00Z">
        <w:r>
          <w:delText xml:space="preserve">and 0 once the offset is changed to</w:delText>
        </w:r>
      </w:del>
      <w:del w:id="2095" w:author="PR Preview" w:date="2026-01-01T00:00:00Z">
        <w:r>
          <w:delText xml:space="preserve"> </w:delText>
        </w:r>
      </w:del>
      <m:oMath>
        <m:r>
          <m:t>0</m:t>
        </m:r>
      </m:oMath>
      <w:del w:id="2096" w:author="PR Preview" w:date="2026-01-01T00:00:00Z">
        <w:r>
          <w:delText xml:space="preserve">.</w:delText>
        </w:r>
      </w:del>
      <w:del w:id="2097" w:author="PR Preview" w:date="2026-01-01T00:00:00Z">
        <w:r>
          <w:delText xml:space="preserve"> </w:delText>
        </w:r>
      </w:del>
      <w:del w:id="2098" w:author="PR Preview" w:date="2026-01-01T00:00:00Z">
        <w:r>
          <w:delText xml:space="preserve">All 5 points</w:delText>
        </w:r>
      </w:del>
      <w:del w:id="209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del w:id="2100" w:author="PR Preview" w:date="2026-01-01T00:00:00Z">
        <w:r>
          <w:delText xml:space="preserve"> </w:delText>
        </w:r>
      </w:del>
      <w:del w:id="2101" w:author="PR Preview" w:date="2026-01-01T00:00:00Z">
        <w:r>
          <w:delText xml:space="preserve">on the line</w:delText>
        </w:r>
      </w:del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delText xml:space="preserve">and all 25 points</w:delText>
        </w:r>
      </w:del>
      <w:del w:id="210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del w:id="2105" w:author="PR Preview" w:date="2026-01-01T00:00:00Z">
        <w:r>
          <w:delText xml:space="preserve"> </w:delText>
        </w:r>
      </w:del>
      <w:del w:id="2106" w:author="PR Preview" w:date="2026-01-01T00:00:00Z">
        <w:r>
          <w:delText xml:space="preserve">on the plane</w:delText>
        </w:r>
      </w:del>
      <w:del w:id="2107" w:author="PR Preview" w:date="2026-01-01T00:00:00Z">
        <w:r>
          <w:delText xml:space="preserve"> </w:delText>
        </w:r>
      </w:del>
      <w:del w:id="2108" w:author="PR Preview" w:date="2026-01-01T00:00:00Z">
        <w:r>
          <w:delText xml:space="preserve">satisfy the equation up to rounding error:</w:delText>
        </w:r>
      </w:del>
      <w:del w:id="2109" w:author="PR Preview" w:date="2026-01-01T00:00:00Z">
        <w:r>
          <w:delText xml:space="preserve"> </w:delText>
        </w:r>
      </w:del>
      <w:del w:id="2110" w:author="PR Preview" w:date="2026-01-01T00:00:00Z">
        <w:r>
          <w:delText xml:space="preserve">30 of the</w:delText>
        </w:r>
      </w:del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30 points have</w:delText>
        </w:r>
      </w:del>
      <w:del w:id="21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del w:id="2114" w:author="PR Preview" w:date="2026-01-01T00:00:00Z">
        <w:r>
          <w:delText xml:space="preserve">.</w:delText>
        </w:r>
      </w:del>
    </w:p>
    <w:p>
      <w:pPr>
        <w:pStyle w:val="BodyText"/>
      </w:pPr>
      <w:del w:id="2115" w:author="PR Preview" w:date="2026-01-01T00:00:00Z">
        <w:r>
          <w:rPr>
            <w:b/>
            <w:bCs/>
          </w:rPr>
          <w:delText xml:space="preserve">Definition 14 (Half-space)</w:delText>
        </w:r>
      </w:del>
      <w:del w:id="2116" w:author="PR Preview" w:date="2026-01-01T00:00:00Z">
        <w:r>
          <w:delText xml:space="preserve"> </w:delText>
        </w:r>
      </w:del>
      <w:del w:id="2117" w:author="PR Preview" w:date="2026-01-01T00:00:00Z">
        <w:r>
          <w:delText xml:space="preserve">Let</w:delText>
        </w:r>
      </w:del>
      <w:del w:id="211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be a hyperplane (</w:delText>
        </w:r>
      </w:del>
      <w:hyperlink r:id="rId12">
        <w:del w:id="2121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2122" w:author="PR Preview" w:date="2026-01-01T00:00:00Z">
        <w:r>
          <w:delText xml:space="preserve">).</w:delText>
        </w:r>
      </w:del>
      <w:del w:id="2123" w:author="PR Preview" w:date="2026-01-01T00:00:00Z">
        <w:r>
          <w:delText xml:space="preserve"> </w:delText>
        </w:r>
      </w:del>
      <w:del w:id="2124" w:author="PR Preview" w:date="2026-01-01T00:00:00Z">
        <w:r>
          <w:delText xml:space="preserve">The two</w:delText>
        </w:r>
      </w:del>
      <w:del w:id="2125" w:author="PR Preview" w:date="2026-01-01T00:00:00Z">
        <w:r>
          <w:delText xml:space="preserve"> </w:delText>
        </w:r>
      </w:del>
      <w:del w:id="2126" w:author="PR Preview" w:date="2026-01-01T00:00:00Z">
        <w:r>
          <w:rPr>
            <w:b/>
            <w:bCs/>
          </w:rPr>
          <w:delText xml:space="preserve">open half-spaces</w:delText>
        </w:r>
      </w:del>
      <w:del w:id="2127" w:author="PR Preview" w:date="2026-01-01T00:00:00Z">
        <w:r>
          <w:delText xml:space="preserve"> </w:delText>
        </w:r>
      </w:del>
      <w:del w:id="2128" w:author="PR Preview" w:date="2026-01-01T00:00:00Z">
        <w:r>
          <w:delText xml:space="preserve">of</w:delText>
        </w:r>
      </w:del>
      <w:del w:id="212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130" w:author="PR Preview" w:date="2026-01-01T00:00:00Z">
        <w:r>
          <w:delText xml:space="preserve"> </w:delText>
        </w:r>
      </w:del>
      <w:del w:id="2131" w:author="PR Preview" w:date="2026-01-01T00:00:00Z">
        <w:r>
          <w:delText xml:space="preserve">are</w:delText>
        </w:r>
      </w:del>
    </w:p>
    <w:p>
      <w:pPr>
        <w:pStyle w:val="BodyText"/>
      </w:pPr>
      <w:bookmarkStart w:id="105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del w:id="2132" w:author="PR Preview" w:date="2026-01-01T00:00:00Z">
        <w:r>
          <w:delText xml:space="preserve">The</w:delText>
        </w:r>
      </w:del>
      <w:del w:id="2133" w:author="PR Preview" w:date="2026-01-01T00:00:00Z">
        <w:r>
          <w:delText xml:space="preserve"> </w:delText>
        </w:r>
      </w:del>
      <w:del w:id="2134" w:author="PR Preview" w:date="2026-01-01T00:00:00Z">
        <w:r>
          <w:rPr>
            <w:b/>
            <w:bCs/>
          </w:rPr>
          <w:delText xml:space="preserve">closed half-spaces</w:delText>
        </w:r>
      </w:del>
      <w:del w:id="2135" w:author="PR Preview" w:date="2026-01-01T00:00:00Z">
        <w:r>
          <w:delText xml:space="preserve"> </w:delText>
        </w:r>
      </w:del>
      <w:del w:id="2136" w:author="PR Preview" w:date="2026-01-01T00:00:00Z">
        <w:r>
          <w:delText xml:space="preserve">also include</w:delText>
        </w:r>
      </w:del>
      <w:del w:id="213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138" w:author="PR Preview" w:date="2026-01-01T00:00:00Z">
        <w:r>
          <w:delText xml:space="preserve"> </w:delText>
        </w:r>
      </w:del>
      <w:del w:id="2139" w:author="PR Preview" w:date="2026-01-01T00:00:00Z">
        <w:r>
          <w:delText xml:space="preserve">itself:</w:delText>
        </w:r>
      </w:del>
      <w:del w:id="2140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del w:id="2141" w:author="PR Preview" w:date="2026-01-01T00:00:00Z">
        <w:r>
          <w:delText xml:space="preserve"> </w:delText>
        </w:r>
      </w:del>
      <w:del w:id="2142" w:author="PR Preview" w:date="2026-01-01T00:00:00Z">
        <w:r>
          <w:delText xml:space="preserve">and</w:delText>
        </w:r>
      </w:del>
      <w:del w:id="2143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del w:id="2144" w:author="PR Preview" w:date="2026-01-01T00:00:00Z">
        <w:r>
          <w:delText xml:space="preserve">.</w:delText>
        </w:r>
      </w:del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delText xml:space="preserve">Every point of</w:delText>
        </w:r>
      </w:del>
      <w:del w:id="214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48" w:author="PR Preview" w:date="2026-01-01T00:00:00Z">
        <w:r>
          <w:delText xml:space="preserve"> </w:delText>
        </w:r>
      </w:del>
      <w:del w:id="2149" w:author="PR Preview" w:date="2026-01-01T00:00:00Z">
        <w:r>
          <w:delText xml:space="preserve">is in exactly one of</w:delText>
        </w:r>
      </w:del>
      <w:del w:id="2150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2151" w:author="PR Preview" w:date="2026-01-01T00:00:00Z">
        <w:r>
          <w:delText xml:space="preserve">,</w:delText>
        </w:r>
      </w:del>
      <w:del w:id="21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153" w:author="PR Preview" w:date="2026-01-01T00:00:00Z">
        <w:r>
          <w:delText xml:space="preserve"> </w:delText>
        </w:r>
      </w:del>
      <w:del w:id="2154" w:author="PR Preview" w:date="2026-01-01T00:00:00Z">
        <w:r>
          <w:delText xml:space="preserve">and</w:delText>
        </w:r>
      </w:del>
      <w:del w:id="215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2156" w:author="PR Preview" w:date="2026-01-01T00:00:00Z">
        <w:r>
          <w:delText xml:space="preserve">,</w:delText>
        </w:r>
      </w:del>
      <w:del w:id="2157" w:author="PR Preview" w:date="2026-01-01T00:00:00Z">
        <w:r>
          <w:delText xml:space="preserve"> </w:delText>
        </w:r>
      </w:del>
      <w:del w:id="2158" w:author="PR Preview" w:date="2026-01-01T00:00:00Z">
        <w:r>
          <w:delText xml:space="preserve">because the number</w:delText>
        </w:r>
      </w:del>
      <w:del w:id="215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del w:id="2160" w:author="PR Preview" w:date="2026-01-01T00:00:00Z">
        <w:r>
          <w:delText xml:space="preserve"> </w:delText>
        </w:r>
      </w:del>
      <w:del w:id="2161" w:author="PR Preview" w:date="2026-01-01T00:00:00Z">
        <w:r>
          <w:delText xml:space="preserve">is positive, zero or negative.</w:delText>
        </w:r>
      </w:del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The vector</w:delText>
        </w:r>
      </w:del>
      <w:del w:id="216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points into</w:delText>
        </w:r>
      </w:del>
      <w:del w:id="2167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2168" w:author="PR Preview" w:date="2026-01-01T00:00:00Z">
        <w:r>
          <w:delText xml:space="preserve">:</w:delText>
        </w:r>
      </w:del>
      <w:del w:id="2169" w:author="PR Preview" w:date="2026-01-01T00:00:00Z">
        <w:r>
          <w:delText xml:space="preserve"> </w:delText>
        </w:r>
      </w:del>
      <w:del w:id="2170" w:author="PR Preview" w:date="2026-01-01T00:00:00Z">
        <w:r>
          <w:delText xml:space="preserve">the number</w:delText>
        </w:r>
      </w:del>
      <w:del w:id="217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del w:id="2172" w:author="PR Preview" w:date="2026-01-01T00:00:00Z">
        <w:r>
          <w:delText xml:space="preserve"> </w:delText>
        </w:r>
      </w:del>
      <w:del w:id="2173" w:author="PR Preview" w:date="2026-01-01T00:00:00Z">
        <w:r>
          <w:delText xml:space="preserve">goes up when</w:delText>
        </w:r>
      </w:del>
      <w:del w:id="217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175" w:author="PR Preview" w:date="2026-01-01T00:00:00Z">
        <w:r>
          <w:delText xml:space="preserve"> </w:delText>
        </w:r>
      </w:del>
      <w:del w:id="2176" w:author="PR Preview" w:date="2026-01-01T00:00:00Z">
        <w:r>
          <w:delText xml:space="preserve">moves in the direction</w:delText>
        </w:r>
      </w:del>
      <w:del w:id="217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2178" w:author="PR Preview" w:date="2026-01-01T00:00:00Z">
        <w:r>
          <w:delText xml:space="preserve">.</w:delText>
        </w:r>
      </w:del>
    </w:p>
    <w:p>
      <w:pPr>
        <w:pStyle w:val="BodyText"/>
      </w:pPr>
      <w:del w:id="2179" w:author="PR Preview" w:date="2026-01-01T00:00:00Z">
        <w:r>
          <w:rPr>
            <w:i/>
            <w:iCs/>
          </w:rPr>
          <w:delText xml:space="preserve">Remark</w:delText>
        </w:r>
      </w:del>
      <w:del w:id="2180" w:author="PR Preview" w:date="2026-01-01T00:00:00Z">
        <w:r>
          <w:delText xml:space="preserve">. </w:delText>
        </w:r>
      </w:del>
      <w:del w:id="2181" w:author="PR Preview" w:date="2026-01-01T00:00:00Z">
        <w:r>
          <w:delText xml:space="preserve">Replacing</w:delText>
        </w:r>
      </w:del>
      <w:del w:id="21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by</w:delText>
        </w:r>
      </w:del>
      <w:del w:id="21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delText xml:space="preserve">describes the same hyperplane</w:delText>
        </w:r>
      </w:del>
      <w:del w:id="2188" w:author="PR Preview" w:date="2026-01-01T00:00:00Z">
        <w:r>
          <w:delText xml:space="preserve"> </w:delText>
        </w:r>
      </w:del>
      <w:del w:id="2189" w:author="PR Preview" w:date="2026-01-01T00:00:00Z">
        <w:r>
          <w:delText xml:space="preserve">but swaps the names</w:delText>
        </w:r>
      </w:del>
      <w:del w:id="2190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2191" w:author="PR Preview" w:date="2026-01-01T00:00:00Z">
        <w:r>
          <w:delText xml:space="preserve"> </w:delText>
        </w:r>
      </w:del>
      <w:del w:id="2192" w:author="PR Preview" w:date="2026-01-01T00:00:00Z">
        <w:r>
          <w:delText xml:space="preserve">and</w:delText>
        </w:r>
      </w:del>
      <w:del w:id="2193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2194" w:author="PR Preview" w:date="2026-01-01T00:00:00Z">
        <w:r>
          <w:delText xml:space="preserve">.</w:delText>
        </w:r>
      </w:del>
      <w:del w:id="2195" w:author="PR Preview" w:date="2026-01-01T00:00:00Z">
        <w:r>
          <w:delText xml:space="preserve"> </w:delText>
        </w:r>
      </w:del>
      <w:del w:id="2196" w:author="PR Preview" w:date="2026-01-01T00:00:00Z">
        <w:r>
          <w:delText xml:space="preserve">The sign of</w:delText>
        </w:r>
      </w:del>
      <w:del w:id="219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del w:id="2198" w:author="PR Preview" w:date="2026-01-01T00:00:00Z">
        <w:r>
          <w:delText xml:space="preserve"> </w:delText>
        </w:r>
      </w:del>
      <w:del w:id="2199" w:author="PR Preview" w:date="2026-01-01T00:00:00Z">
        <w:r>
          <w:delText xml:space="preserve">tells you which side of the hyperplane</w:delText>
        </w:r>
      </w:del>
      <w:del w:id="22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201" w:author="PR Preview" w:date="2026-01-01T00:00:00Z">
        <w:r>
          <w:delText xml:space="preserve"> </w:delText>
        </w:r>
      </w:del>
      <w:del w:id="2202" w:author="PR Preview" w:date="2026-01-01T00:00:00Z">
        <w:r>
          <w:delText xml:space="preserve">is on.</w:delText>
        </w:r>
      </w:del>
      <w:del w:id="2203" w:author="PR Preview" w:date="2026-01-01T00:00:00Z">
        <w:r>
          <w:delText xml:space="preserve"> </w:delText>
        </w:r>
      </w:del>
      <w:del w:id="2204" w:author="PR Preview" w:date="2026-01-01T00:00:00Z">
        <w:r>
          <w:delText xml:space="preserve">A linear classifier uses this sign to assign one of two labels.</w:delText>
        </w:r>
      </w:del>
    </w:p>
    <w:p>
      <w:pPr>
        <w:pStyle w:val="BodyText"/>
      </w:pPr>
      <w:del w:id="2205" w:author="PR Preview" w:date="2026-01-01T00:00:00Z">
        <w:r>
          <w:rPr>
            <w:b/>
            <w:bCs/>
          </w:rPr>
          <w:delText xml:space="preserve">Example 38 (Half-spaces of a line in the plane)</w:delText>
        </w:r>
      </w:del>
      <w:del w:id="2206" w:author="PR Preview" w:date="2026-01-01T00:00:00Z">
        <w:r>
          <w:delText xml:space="preserve"> </w:delText>
        </w:r>
      </w:del>
      <w:del w:id="2207" w:author="PR Preview" w:date="2026-01-01T00:00:00Z">
        <w:r>
          <w:delText xml:space="preserve">Let</w:delText>
        </w:r>
      </w:del>
      <w:del w:id="220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209" w:author="PR Preview" w:date="2026-01-01T00:00:00Z">
        <w:r>
          <w:delText xml:space="preserve"> </w:delText>
        </w:r>
      </w:del>
      <w:del w:id="2210" w:author="PR Preview" w:date="2026-01-01T00:00:00Z">
        <w:r>
          <w:delText xml:space="preserve">be the line in</w:delText>
        </w:r>
      </w:del>
      <w:del w:id="221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with</w:delText>
        </w:r>
      </w:del>
      <w:del w:id="221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and</w:delText>
        </w:r>
      </w:del>
      <w:del w:id="221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2218" w:author="PR Preview" w:date="2026-01-01T00:00:00Z">
        <w:r>
          <w:delText xml:space="preserve"> </w:delText>
        </w:r>
      </w:del>
      <w:del w:id="2219" w:author="PR Preview" w:date="2026-01-01T00:00:00Z">
        <w:r>
          <w:delText xml:space="preserve">(</w:delText>
        </w:r>
      </w:del>
      <w:hyperlink r:id="rId12">
        <w:del w:id="2220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2221" w:author="PR Preview" w:date="2026-01-01T00:00:00Z">
        <w:r>
          <w:delText xml:space="preserve">),</w:delText>
        </w:r>
      </w:del>
      <w:del w:id="2222" w:author="PR Preview" w:date="2026-01-01T00:00:00Z">
        <w:r>
          <w:delText xml:space="preserve"> </w:delText>
        </w:r>
      </w:del>
      <w:del w:id="2223" w:author="PR Preview" w:date="2026-01-01T00:00:00Z">
        <w:r>
          <w:delText xml:space="preserve">so</w:delText>
        </w:r>
      </w:del>
      <w:del w:id="222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2225" w:author="PR Preview" w:date="2026-01-01T00:00:00Z">
        <w:r>
          <w:delText xml:space="preserve">.</w:delText>
        </w:r>
      </w:del>
      <w:del w:id="2226" w:author="PR Preview" w:date="2026-01-01T00:00:00Z">
        <w:r>
          <w:delText xml:space="preserve"> </w:delText>
        </w:r>
      </w:del>
      <w:del w:id="2227" w:author="PR Preview" w:date="2026-01-01T00:00:00Z">
        <w:r>
          <w:delText xml:space="preserve">Evaluate</w:delText>
        </w:r>
      </w:del>
      <w:del w:id="222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delText xml:space="preserve">at three points (</w:delText>
        </w:r>
      </w:del>
      <w:hyperlink w:anchor="def-half-space">
        <w:del w:id="2231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2232" w:author="PR Preview" w:date="2026-01-01T00:00:00Z">
        <w:r>
          <w:delText xml:space="preserve">):</w:delText>
        </w:r>
      </w:del>
    </w:p>
    <w:p>
      <w:pPr>
        <w:pStyle w:val="Compact"/>
        <w:numPr>
          <w:ilvl w:val="0"/>
          <w:numId w:val="1013"/>
        </w:numPr>
      </w:pPr>
      <w:del w:id="2233" w:author="PR Preview" w:date="2026-01-01T00:00:00Z">
        <w:r>
          <w:delText xml:space="preserve">At</w:delText>
        </w:r>
      </w:del>
      <w:del w:id="22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235" w:author="PR Preview" w:date="2026-01-01T00:00:00Z">
        <w:r>
          <w:delText xml:space="preserve"> </w:delText>
        </w:r>
      </w:del>
      <w:del w:id="2236" w:author="PR Preview" w:date="2026-01-01T00:00:00Z">
        <w:r>
          <w:delText xml:space="preserve">it equals</w:delText>
        </w:r>
      </w:del>
      <w:del w:id="223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del w:id="2238" w:author="PR Preview" w:date="2026-01-01T00:00:00Z">
        <w:r>
          <w:delText xml:space="preserve">, so</w:delText>
        </w:r>
      </w:del>
      <w:del w:id="22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224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w:del w:id="2241" w:author="PR Preview" w:date="2026-01-01T00:00:00Z">
        <w:r>
          <w:delText xml:space="preserve">At</w:delText>
        </w:r>
      </w:del>
      <w:del w:id="22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243" w:author="PR Preview" w:date="2026-01-01T00:00:00Z">
        <w:r>
          <w:delText xml:space="preserve"> </w:delText>
        </w:r>
      </w:del>
      <w:del w:id="2244" w:author="PR Preview" w:date="2026-01-01T00:00:00Z">
        <w:r>
          <w:delText xml:space="preserve">it equals</w:delText>
        </w:r>
      </w:del>
      <w:del w:id="224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del w:id="2246" w:author="PR Preview" w:date="2026-01-01T00:00:00Z">
        <w:r>
          <w:delText xml:space="preserve">, so</w:delText>
        </w:r>
      </w:del>
      <w:del w:id="224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24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w:del w:id="2249" w:author="PR Preview" w:date="2026-01-01T00:00:00Z">
        <w:r>
          <w:delText xml:space="preserve">At</w:delText>
        </w:r>
      </w:del>
      <w:del w:id="22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251" w:author="PR Preview" w:date="2026-01-01T00:00:00Z">
        <w:r>
          <w:delText xml:space="preserve"> </w:delText>
        </w:r>
      </w:del>
      <w:del w:id="2252" w:author="PR Preview" w:date="2026-01-01T00:00:00Z">
        <w:r>
          <w:delText xml:space="preserve">it equals</w:delText>
        </w:r>
      </w:del>
      <w:del w:id="2253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del w:id="2254" w:author="PR Preview" w:date="2026-01-01T00:00:00Z">
        <w:r>
          <w:delText xml:space="preserve">, so</w:delText>
        </w:r>
      </w:del>
      <w:del w:id="225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2256" w:author="PR Preview" w:date="2026-01-01T00:00:00Z">
        <w:r>
          <w:delText xml:space="preserve">.</w:delText>
        </w:r>
      </w:del>
    </w:p>
    <w:p>
      <w:pPr>
        <w:pStyle w:val="FirstParagraph"/>
      </w:pPr>
      <w:del w:id="2257" w:author="PR Preview" w:date="2026-01-01T00:00:00Z">
        <w:r>
          <w:delText xml:space="preserve">Moving from</w:delText>
        </w:r>
      </w:del>
      <w:del w:id="225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in the direction</w:delText>
        </w:r>
      </w:del>
      <w:del w:id="226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262" w:author="PR Preview" w:date="2026-01-01T00:00:00Z">
        <w:r>
          <w:delText xml:space="preserve"> </w:delText>
        </w:r>
      </w:del>
      <w:del w:id="2263" w:author="PR Preview" w:date="2026-01-01T00:00:00Z">
        <w:r>
          <w:delText xml:space="preserve">gives</w:delText>
        </w:r>
      </w:del>
      <w:del w:id="22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265" w:author="PR Preview" w:date="2026-01-01T00:00:00Z">
        <w:r>
          <w:delText xml:space="preserve">,</w:delText>
        </w:r>
      </w:del>
      <w:del w:id="2266" w:author="PR Preview" w:date="2026-01-01T00:00:00Z">
        <w:r>
          <w:delText xml:space="preserve"> </w:delText>
        </w:r>
      </w:del>
      <w:del w:id="2267" w:author="PR Preview" w:date="2026-01-01T00:00:00Z">
        <w:r>
          <w:delText xml:space="preserve">where the value is</w:delText>
        </w:r>
      </w:del>
      <w:del w:id="2268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del w:id="2269" w:author="PR Preview" w:date="2026-01-01T00:00:00Z">
        <w:r>
          <w:delText xml:space="preserve">.</w:delText>
        </w:r>
      </w:del>
      <w:del w:id="2270" w:author="PR Preview" w:date="2026-01-01T00:00:00Z">
        <w:r>
          <w:delText xml:space="preserve"> </w:delText>
        </w:r>
      </w:del>
      <w:del w:id="2271" w:author="PR Preview" w:date="2026-01-01T00:00:00Z">
        <w:r>
          <w:delText xml:space="preserve">So the direction</w:delText>
        </w:r>
      </w:del>
      <w:del w:id="227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2273" w:author="PR Preview" w:date="2026-01-01T00:00:00Z">
        <w:r>
          <w:delText xml:space="preserve"> </w:delText>
        </w:r>
      </w:del>
      <w:del w:id="2274" w:author="PR Preview" w:date="2026-01-01T00:00:00Z">
        <w:r>
          <w:delText xml:space="preserve">leads into</w:delText>
        </w:r>
      </w:del>
      <w:del w:id="227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2276" w:author="PR Preview" w:date="2026-01-01T00:00:00Z">
        <w:r>
          <w:delText xml:space="preserve">.</w:delText>
        </w:r>
      </w:del>
    </w:p>
    <w:p>
      <w:pPr>
        <w:pStyle w:val="BodyText"/>
      </w:pPr>
      <w:del w:id="2277" w:author="PR Preview" w:date="2026-01-01T00:00:00Z">
        <w:r>
          <w:rPr>
            <w:b/>
            <w:bCs/>
          </w:rPr>
          <w:delText xml:space="preserve">Theorem 22 (Differences of points in a hyperplane and in a half-space)</w:delText>
        </w:r>
      </w:del>
      <w:del w:id="2278" w:author="PR Preview" w:date="2026-01-01T00:00:00Z">
        <w:r>
          <w:delText xml:space="preserve"> </w:delText>
        </w:r>
      </w:del>
      <w:del w:id="2279" w:author="PR Preview" w:date="2026-01-01T00:00:00Z">
        <w:r>
          <w:delText xml:space="preserve">Let</w:delText>
        </w:r>
      </w:del>
      <w:del w:id="228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281" w:author="PR Preview" w:date="2026-01-01T00:00:00Z">
        <w:r>
          <w:delText xml:space="preserve"> </w:delText>
        </w:r>
      </w:del>
      <w:del w:id="2282" w:author="PR Preview" w:date="2026-01-01T00:00:00Z">
        <w:r>
          <w:delText xml:space="preserve">be nonzero, let</w:delText>
        </w:r>
      </w:del>
      <w:del w:id="228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284" w:author="PR Preview" w:date="2026-01-01T00:00:00Z">
        <w:r>
          <w:delText xml:space="preserve">,</w:delText>
        </w:r>
      </w:del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delText xml:space="preserve">and let</w:delText>
        </w:r>
      </w:del>
      <w:del w:id="228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288" w:author="PR Preview" w:date="2026-01-01T00:00:00Z">
        <w:r>
          <w:delText xml:space="preserve">,</w:delText>
        </w:r>
      </w:del>
      <w:del w:id="228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be the hyperplane and open half-space of</w:delText>
        </w:r>
      </w:del>
      <w:del w:id="2292" w:author="PR Preview" w:date="2026-01-01T00:00:00Z">
        <w:r>
          <w:delText xml:space="preserve"> </w:delText>
        </w:r>
      </w:del>
      <w:hyperlink w:anchor="def-half-space">
        <w:del w:id="229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2294" w:author="PR Preview" w:date="2026-01-01T00:00:00Z">
        <w:r>
          <w:delText xml:space="preserve">.</w:delText>
        </w:r>
      </w:del>
      <w:del w:id="2295" w:author="PR Preview" w:date="2026-01-01T00:00:00Z">
        <w:r>
          <w:delText xml:space="preserve"> </w:delText>
        </w:r>
      </w:del>
      <w:del w:id="2296" w:author="PR Preview" w:date="2026-01-01T00:00:00Z">
        <w:r>
          <w:delText xml:space="preserve">For a set</w:delText>
        </w:r>
      </w:del>
      <w:del w:id="229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298" w:author="PR Preview" w:date="2026-01-01T00:00:00Z">
        <w:r>
          <w:delText xml:space="preserve">, let</w:delText>
        </w:r>
      </w:del>
      <w:del w:id="229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del w:id="2300" w:author="PR Preview" w:date="2026-01-01T00:00:00Z">
        <w:r>
          <w:delText xml:space="preserve"> </w:delText>
        </w:r>
      </w:del>
      <w:del w:id="2301" w:author="PR Preview" w:date="2026-01-01T00:00:00Z">
        <w:r>
          <w:delText xml:space="preserve">be the set of differences of its points.</w:delText>
        </w:r>
      </w:del>
    </w:p>
    <w:p>
      <w:pPr>
        <w:pStyle w:val="Compact"/>
        <w:numPr>
          <w:ilvl w:val="0"/>
          <w:numId w:val="1014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2302" w:author="PR Preview" w:date="2026-01-01T00:00:00Z">
        <w:r>
          <w:delText xml:space="preserve">,</w:delText>
        </w:r>
      </w:del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a subspace of dimension</w:delText>
        </w:r>
      </w:del>
      <w:del w:id="23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230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4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307" w:author="PR Preview" w:date="2026-01-01T00:00:00Z">
        <w:r>
          <w:delText xml:space="preserve">, a subspace of dimension</w:delText>
        </w:r>
      </w:del>
      <w:del w:id="2308" w:author="PR Preview" w:date="2026-01-01T00:00:00Z">
        <w:r>
          <w:delText xml:space="preserve"> </w:delText>
        </w:r>
      </w:del>
      <m:oMath>
        <m:r>
          <m:t>p</m:t>
        </m:r>
      </m:oMath>
      <w:del w:id="2309" w:author="PR Preview" w:date="2026-01-01T00:00:00Z">
        <w:r>
          <w:delText xml:space="preserve">.</w:delText>
        </w:r>
      </w:del>
    </w:p>
    <w:p>
      <w:pPr>
        <w:pStyle w:val="FirstParagraph"/>
      </w:pPr>
      <w:del w:id="2310" w:author="PR Preview" w:date="2026-01-01T00:00:00Z">
        <w:r>
          <w:delText xml:space="preserve">The same holds for</w:delText>
        </w:r>
      </w:del>
      <w:del w:id="2311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2312" w:author="PR Preview" w:date="2026-01-01T00:00:00Z">
        <w:r>
          <w:delText xml:space="preserve">.</w:delText>
        </w:r>
      </w:del>
    </w:p>
    <w:p>
      <w:pPr>
        <w:pStyle w:val="BodyText"/>
      </w:pPr>
      <w:del w:id="2313" w:author="PR Preview" w:date="2026-01-01T00:00:00Z">
        <w:r>
          <w:rPr>
            <w:i/>
            <w:iCs/>
          </w:rPr>
          <w:delText xml:space="preserve">Proof</w:delText>
        </w:r>
      </w:del>
      <w:del w:id="2314" w:author="PR Preview" w:date="2026-01-01T00:00:00Z">
        <w:r>
          <w:delText xml:space="preserve">. </w:delText>
        </w:r>
      </w:del>
      <w:del w:id="2315" w:author="PR Preview" w:date="2026-01-01T00:00:00Z">
        <w:r>
          <w:rPr>
            <w:b/>
            <w:bCs/>
          </w:rPr>
          <w:delText xml:space="preserve">Part 1.</w:delText>
        </w:r>
      </w:del>
      <w:del w:id="2316" w:author="PR Preview" w:date="2026-01-01T00:00:00Z">
        <w:r>
          <w:delText xml:space="preserve"> </w:delText>
        </w:r>
      </w:del>
      <w:del w:id="2317" w:author="PR Preview" w:date="2026-01-01T00:00:00Z">
        <w:r>
          <w:delText xml:space="preserve">Let</w:delText>
        </w:r>
      </w:del>
      <w:del w:id="231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319" w:author="PR Preview" w:date="2026-01-01T00:00:00Z">
        <w:r>
          <w:delText xml:space="preserve">.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By</w:delText>
        </w:r>
      </w:del>
      <w:del w:id="2322" w:author="PR Preview" w:date="2026-01-01T00:00:00Z">
        <w:r>
          <w:delText xml:space="preserve"> </w:delText>
        </w:r>
      </w:del>
      <w:hyperlink w:anchor="thm-hyperplane-subspace">
        <w:del w:id="2323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part 3,</w:delText>
        </w:r>
      </w:del>
      <w:del w:id="23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327" w:author="PR Preview" w:date="2026-01-01T00:00:00Z">
        <w:r>
          <w:delText xml:space="preserve">,</w:delText>
        </w:r>
      </w:del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so</w:delText>
        </w:r>
      </w:del>
      <w:del w:id="233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2331" w:author="PR Preview" w:date="2026-01-01T00:00:00Z">
        <w:r>
          <w:delText xml:space="preserve">.</w:delText>
        </w:r>
      </w:del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Conversely, fix any</w:delText>
        </w:r>
      </w:del>
      <w:del w:id="233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335" w:author="PR Preview" w:date="2026-01-01T00:00:00Z">
        <w:r>
          <w:delText xml:space="preserve"> </w:delText>
        </w:r>
      </w:del>
      <w:del w:id="2336" w:author="PR Preview" w:date="2026-01-01T00:00:00Z">
        <w:r>
          <w:delText xml:space="preserve">(it exists by</w:delText>
        </w:r>
      </w:del>
      <w:del w:id="2337" w:author="PR Preview" w:date="2026-01-01T00:00:00Z">
        <w:r>
          <w:delText xml:space="preserve"> </w:delText>
        </w:r>
      </w:del>
      <w:hyperlink w:anchor="thm-hyperplane-subspace">
        <w:del w:id="2338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part 2).</w:delText>
        </w:r>
      </w:del>
      <w:del w:id="2341" w:author="PR Preview" w:date="2026-01-01T00:00:00Z">
        <w:r>
          <w:delText xml:space="preserve"> </w:delText>
        </w:r>
      </w:del>
      <w:del w:id="2342" w:author="PR Preview" w:date="2026-01-01T00:00:00Z">
        <w:r>
          <w:delText xml:space="preserve">For any</w:delText>
        </w:r>
      </w:del>
      <w:del w:id="23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344" w:author="PR Preview" w:date="2026-01-01T00:00:00Z">
        <w:r>
          <w:delText xml:space="preserve">, the point</w:delText>
        </w:r>
      </w:del>
      <w:del w:id="234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del w:id="2346" w:author="PR Preview" w:date="2026-01-01T00:00:00Z">
        <w:r>
          <w:delText xml:space="preserve"> </w:delText>
        </w:r>
      </w:del>
      <w:del w:id="2347" w:author="PR Preview" w:date="2026-01-01T00:00:00Z">
        <w:r>
          <w:delText xml:space="preserve">is in</w:delText>
        </w:r>
      </w:del>
      <w:del w:id="234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by the same part,</w:delText>
        </w:r>
      </w:del>
      <w:del w:id="2351" w:author="PR Preview" w:date="2026-01-01T00:00:00Z">
        <w:r>
          <w:delText xml:space="preserve"> </w:delText>
        </w:r>
      </w:del>
      <w:del w:id="2352" w:author="PR Preview" w:date="2026-01-01T00:00:00Z">
        <w:r>
          <w:delText xml:space="preserve">and</w:delText>
        </w:r>
      </w:del>
      <w:del w:id="235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del w:id="2354" w:author="PR Preview" w:date="2026-01-01T00:00:00Z">
        <w:r>
          <w:delText xml:space="preserve">.</w:delText>
        </w:r>
      </w:del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So</w:delText>
        </w:r>
      </w:del>
      <w:del w:id="2357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2358" w:author="PR Preview" w:date="2026-01-01T00:00:00Z">
        <w:r>
          <w:delText xml:space="preserve">, which has dimension</w:delText>
        </w:r>
      </w:del>
      <w:del w:id="235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2360" w:author="PR Preview" w:date="2026-01-01T00:00:00Z">
        <w:r>
          <w:delText xml:space="preserve"> </w:delText>
        </w:r>
      </w:del>
      <w:del w:id="2361" w:author="PR Preview" w:date="2026-01-01T00:00:00Z">
        <w:r>
          <w:delText xml:space="preserve">by</w:delText>
        </w:r>
      </w:del>
      <w:del w:id="2362" w:author="PR Preview" w:date="2026-01-01T00:00:00Z">
        <w:r>
          <w:delText xml:space="preserve"> </w:delText>
        </w:r>
      </w:del>
      <w:hyperlink w:anchor="thm-hyperplane-subspace">
        <w:del w:id="2363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2364" w:author="PR Preview" w:date="2026-01-01T00:00:00Z">
        <w:r>
          <w:delText xml:space="preserve"> </w:delText>
        </w:r>
      </w:del>
      <w:del w:id="2365" w:author="PR Preview" w:date="2026-01-01T00:00:00Z">
        <w:r>
          <w:delText xml:space="preserve">part 1.</w:delText>
        </w:r>
      </w:del>
    </w:p>
    <w:p>
      <w:pPr>
        <w:pStyle w:val="BodyText"/>
      </w:pPr>
      <w:del w:id="2366" w:author="PR Preview" w:date="2026-01-01T00:00:00Z">
        <w:r>
          <w:rPr>
            <w:b/>
            <w:bCs/>
          </w:rPr>
          <w:delText xml:space="preserve">Part 2.</w:delText>
        </w:r>
      </w:del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Every difference is in</w:delText>
        </w:r>
      </w:del>
      <w:del w:id="236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370" w:author="PR Preview" w:date="2026-01-01T00:00:00Z">
        <w:r>
          <w:delText xml:space="preserve">, so</w:delText>
        </w:r>
      </w:del>
      <w:del w:id="237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372" w:author="PR Preview" w:date="2026-01-01T00:00:00Z">
        <w:r>
          <w:delText xml:space="preserve">.</w:delText>
        </w:r>
      </w:del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delText xml:space="preserve">For the other direction, fix any</w:delText>
        </w:r>
      </w:del>
      <w:del w:id="237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del w:id="2376" w:author="PR Preview" w:date="2026-01-01T00:00:00Z">
        <w:r>
          <w:delText xml:space="preserve"> </w:delText>
        </w:r>
      </w:del>
      <w:del w:id="2377" w:author="PR Preview" w:date="2026-01-01T00:00:00Z">
        <w:r>
          <w:delText xml:space="preserve">and any</w:delText>
        </w:r>
      </w:del>
      <w:del w:id="237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379" w:author="PR Preview" w:date="2026-01-01T00:00:00Z">
        <w:r>
          <w:delText xml:space="preserve">.</w:delText>
        </w:r>
      </w:del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For a number</w:delText>
        </w:r>
      </w:del>
      <w:del w:id="238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2383" w:author="PR Preview" w:date="2026-01-01T00:00:00Z">
        <w:r>
          <w:delText xml:space="preserve"> </w:delText>
        </w:r>
      </w:del>
      <w:del w:id="2384" w:author="PR Preview" w:date="2026-01-01T00:00:00Z">
        <w:r>
          <w:delText xml:space="preserve">to be chosen, let</w:delText>
        </w:r>
      </w:del>
      <w:del w:id="238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del w:id="2386" w:author="PR Preview" w:date="2026-01-01T00:00:00Z">
        <w:r>
          <w:delText xml:space="preserve">.</w:delText>
        </w:r>
      </w:del>
      <w:del w:id="2387" w:author="PR Preview" w:date="2026-01-01T00:00:00Z">
        <w:r>
          <w:delText xml:space="preserve"> </w:delText>
        </w:r>
      </w:del>
      <w:del w:id="2388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389" w:author="PR Preview" w:date="2026-01-01T00:00:00Z">
        <w:r>
          <w:delText xml:space="preserve">which is positive, so</w:delText>
        </w:r>
      </w:del>
      <w:del w:id="239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2391" w:author="PR Preview" w:date="2026-01-01T00:00:00Z">
        <w:r>
          <w:delText xml:space="preserve">.</w:delText>
        </w:r>
      </w:del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Next,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del w:id="2394" w:author="PR Preview" w:date="2026-01-01T00:00:00Z">
        <w:r>
          <w:delText xml:space="preserve">Because</w:delText>
        </w:r>
      </w:del>
      <w:del w:id="239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del w:id="2396" w:author="PR Preview" w:date="2026-01-01T00:00:00Z">
        <w:r>
          <w:delText xml:space="preserve">, this is positive once</w:delText>
        </w:r>
      </w:del>
      <w:del w:id="239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del w:id="2398" w:author="PR Preview" w:date="2026-01-01T00:00:00Z">
        <w:r>
          <w:delText xml:space="preserve">.</w:delText>
        </w:r>
      </w:del>
      <w:del w:id="2399" w:author="PR Preview" w:date="2026-01-01T00:00:00Z">
        <w:r>
          <w:delText xml:space="preserve"> </w:delText>
        </w:r>
      </w:del>
      <w:del w:id="2400" w:author="PR Preview" w:date="2026-01-01T00:00:00Z">
        <w:r>
          <w:delText xml:space="preserve">Choose such a</w:delText>
        </w:r>
      </w:del>
      <w:del w:id="240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2402" w:author="PR Preview" w:date="2026-01-01T00:00:00Z">
        <w:r>
          <w:delText xml:space="preserve">.</w:delText>
        </w:r>
      </w:del>
      <w:del w:id="2403" w:author="PR Preview" w:date="2026-01-01T00:00:00Z">
        <w:r>
          <w:delText xml:space="preserve"> </w:delText>
        </w:r>
      </w:del>
      <w:del w:id="2404" w:author="PR Preview" w:date="2026-01-01T00:00:00Z">
        <w:r>
          <w:delText xml:space="preserve">Then</w:delText>
        </w:r>
      </w:del>
      <w:del w:id="240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and</w:delText>
        </w:r>
      </w:del>
      <w:del w:id="240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are both in</w:delText>
        </w:r>
      </w:del>
      <w:del w:id="2411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2412" w:author="PR Preview" w:date="2026-01-01T00:00:00Z">
        <w:r>
          <w:delText xml:space="preserve">,</w:delText>
        </w:r>
      </w:del>
      <w:del w:id="2413" w:author="PR Preview" w:date="2026-01-01T00:00:00Z">
        <w:r>
          <w:delText xml:space="preserve"> </w:delText>
        </w:r>
      </w:del>
      <w:del w:id="2414" w:author="PR Preview" w:date="2026-01-01T00:00:00Z">
        <w:r>
          <w:delText xml:space="preserve">and their difference is</w:delText>
        </w:r>
      </w:del>
      <w:del w:id="241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</m:oMath>
      <w:del w:id="2416" w:author="PR Preview" w:date="2026-01-01T00:00:00Z">
        <w:r>
          <w:delText xml:space="preserve">.</w:delText>
        </w:r>
      </w:del>
      <w:del w:id="2417" w:author="PR Preview" w:date="2026-01-01T00:00:00Z">
        <w:r>
          <w:delText xml:space="preserve"> </w:delText>
        </w:r>
      </w:del>
      <w:del w:id="2418" w:author="PR Preview" w:date="2026-01-01T00:00:00Z">
        <w:r>
          <w:delText xml:space="preserve">So</w:delText>
        </w:r>
      </w:del>
      <w:del w:id="241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del w:id="2420" w:author="PR Preview" w:date="2026-01-01T00:00:00Z">
        <w:r>
          <w:delText xml:space="preserve">.</w:delText>
        </w:r>
      </w:del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The whole space</w:delText>
        </w:r>
      </w:del>
      <w:del w:id="242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424" w:author="PR Preview" w:date="2026-01-01T00:00:00Z">
        <w:r>
          <w:delText xml:space="preserve"> </w:delText>
        </w:r>
      </w:del>
      <w:del w:id="2425" w:author="PR Preview" w:date="2026-01-01T00:00:00Z">
        <w:r>
          <w:delText xml:space="preserve">is a subspace of dimension</w:delText>
        </w:r>
      </w:del>
      <w:del w:id="2426" w:author="PR Preview" w:date="2026-01-01T00:00:00Z">
        <w:r>
          <w:delText xml:space="preserve"> </w:delText>
        </w:r>
      </w:del>
      <m:oMath>
        <m:r>
          <m:t>p</m:t>
        </m:r>
      </m:oMath>
      <w:del w:id="2427" w:author="PR Preview" w:date="2026-01-01T00:00:00Z">
        <w:r>
          <w:delText xml:space="preserve"> </w:delText>
        </w:r>
      </w:del>
      <w:del w:id="2428" w:author="PR Preview" w:date="2026-01-01T00:00:00Z">
        <w:r>
          <w:delText xml:space="preserve">(</w:delText>
        </w:r>
      </w:del>
      <w:hyperlink w:anchor="def-dimension">
        <w:del w:id="242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430" w:author="PR Preview" w:date="2026-01-01T00:00:00Z">
        <w:r>
          <w:delText xml:space="preserve">).</w:delText>
        </w:r>
      </w:del>
    </w:p>
    <w:p>
      <w:pPr>
        <w:pStyle w:val="BodyText"/>
      </w:pPr>
      <w:del w:id="2431" w:author="PR Preview" w:date="2026-01-01T00:00:00Z">
        <w:r>
          <w:delText xml:space="preserve">The proof for</w:delText>
        </w:r>
      </w:del>
      <w:del w:id="2432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is the same with</w:delText>
        </w:r>
      </w:del>
      <w:del w:id="243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del w:id="2436" w:author="PR Preview" w:date="2026-01-01T00:00:00Z">
        <w:r>
          <w:delText xml:space="preserve"> </w:delText>
        </w:r>
      </w:del>
      <w:del w:id="2437" w:author="PR Preview" w:date="2026-01-01T00:00:00Z">
        <w:r>
          <w:delText xml:space="preserve">and</w:delText>
        </w:r>
      </w:del>
      <w:del w:id="243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</m:oMath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in place of</w:delText>
        </w:r>
      </w:del>
      <w:del w:id="24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2442" w:author="PR Preview" w:date="2026-01-01T00:00:00Z">
        <w:r>
          <w:delText xml:space="preserve"> </w:delText>
        </w:r>
      </w:del>
      <w:del w:id="2443" w:author="PR Preview" w:date="2026-01-01T00:00:00Z">
        <w:r>
          <w:delText xml:space="preserve">and</w:delText>
        </w:r>
      </w:del>
      <w:del w:id="2444" w:author="PR Preview" w:date="2026-01-01T00:00:00Z">
        <w:r>
          <w:delText xml:space="preserve"> </w:delText>
        </w:r>
      </w:del>
      <m:oMath>
        <m:r>
          <m:t>b</m:t>
        </m:r>
      </m:oMath>
      <w:del w:id="2445" w:author="PR Preview" w:date="2026-01-01T00:00:00Z">
        <w:r>
          <w:delText xml:space="preserve">.</w:delText>
        </w:r>
      </w:del>
    </w:p>
    <w:p>
      <w:pPr>
        <w:pStyle w:val="BodyText"/>
      </w:pPr>
      <w:del w:id="2446" w:author="PR Preview" w:date="2026-01-01T00:00:00Z">
        <w:r>
          <w:rPr>
            <w:b/>
            <w:bCs/>
          </w:rPr>
          <w:delText xml:space="preserve">Example 39 (Two iris species on either side of a line)</w:delText>
        </w:r>
      </w:del>
      <w:del w:id="2447" w:author="PR Preview" w:date="2026-01-01T00:00:00Z">
        <w:r>
          <w:delText xml:space="preserve"> </w:delText>
        </w:r>
      </w:del>
      <w:del w:id="2448" w:author="PR Preview" w:date="2026-01-01T00:00:00Z">
        <w:r>
          <w:delText xml:space="preserve">The</w:delText>
        </w:r>
      </w:del>
      <w:del w:id="2449" w:author="PR Preview" w:date="2026-01-01T00:00:00Z">
        <w:r>
          <w:delText xml:space="preserve"> </w:delText>
        </w:r>
      </w:del>
      <w:del w:id="2450" w:author="PR Preview" w:date="2026-01-01T00:00:00Z">
        <w:r>
          <w:rPr>
            <w:rStyle w:val="VerbatimChar"/>
          </w:rPr>
          <w:delText xml:space="preserve">iris</w:delText>
        </w:r>
      </w:del>
      <w:del w:id="2451" w:author="PR Preview" w:date="2026-01-01T00:00:00Z">
        <w:r>
          <w:delText xml:space="preserve"> </w:delText>
        </w:r>
      </w:del>
      <w:del w:id="2452" w:author="PR Preview" w:date="2026-01-01T00:00:00Z">
        <w:r>
          <w:delText xml:space="preserve">data set in R has the petal length and petal width, in centimeters, of 150 irises.</w:delText>
        </w:r>
      </w:del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delText xml:space="preserve">Take the 100 flowers of the species versicolor and virginica,</w:delText>
        </w:r>
      </w:del>
      <w:del w:id="2455" w:author="PR Preview" w:date="2026-01-01T00:00:00Z">
        <w:r>
          <w:delText xml:space="preserve"> </w:delText>
        </w:r>
      </w:del>
      <w:del w:id="2456" w:author="PR Preview" w:date="2026-01-01T00:00:00Z">
        <w:r>
          <w:delText xml:space="preserve">and let</w:delText>
        </w:r>
      </w:del>
      <w:del w:id="245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2458" w:author="PR Preview" w:date="2026-01-01T00:00:00Z">
        <w:r>
          <w:delText xml:space="preserve"> </w:delText>
        </w:r>
      </w:del>
      <w:del w:id="2459" w:author="PR Preview" w:date="2026-01-01T00:00:00Z">
        <w:r>
          <w:delText xml:space="preserve">be the petal length and petal width of one flower.</w:delText>
        </w:r>
      </w:del>
      <w:del w:id="2460" w:author="PR Preview" w:date="2026-01-01T00:00:00Z">
        <w:r>
          <w:delText xml:space="preserve"> </w:delText>
        </w:r>
      </w:del>
      <w:del w:id="2461" w:author="PR Preview" w:date="2026-01-01T00:00:00Z">
        <w:r>
          <w:delText xml:space="preserve">A logistic regression of the species on</w:delText>
        </w:r>
      </w:del>
      <w:del w:id="246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463" w:author="PR Preview" w:date="2026-01-01T00:00:00Z">
        <w:r>
          <w:delText xml:space="preserve"> </w:delText>
        </w:r>
      </w:del>
      <w:del w:id="2464" w:author="PR Preview" w:date="2026-01-01T00:00:00Z">
        <w:r>
          <w:delText xml:space="preserve">gives a coefficient vector</w:delText>
        </w:r>
      </w:del>
      <w:del w:id="246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2466" w:author="PR Preview" w:date="2026-01-01T00:00:00Z">
        <w:r>
          <w:delText xml:space="preserve"> </w:delText>
        </w:r>
      </w:del>
      <w:del w:id="2467" w:author="PR Preview" w:date="2026-01-01T00:00:00Z">
        <w:r>
          <w:delText xml:space="preserve">and an intercept</w:delText>
        </w:r>
      </w:del>
      <w:del w:id="2468" w:author="PR Preview" w:date="2026-01-01T00:00:00Z">
        <w:r>
          <w:delText xml:space="preserve"> </w:delText>
        </w:r>
      </w:del>
      <m:oMath>
        <m:r>
          <m:t>b</m:t>
        </m:r>
      </m:oMath>
      <w:del w:id="2469" w:author="PR Preview" w:date="2026-01-01T00:00:00Z">
        <w:r>
          <w:delText xml:space="preserve">.</w:delText>
        </w:r>
      </w:del>
      <w:del w:id="2470" w:author="PR Preview" w:date="2026-01-01T00:00:00Z">
        <w:r>
          <w:delText xml:space="preserve"> </w:delText>
        </w:r>
      </w:del>
      <w:del w:id="2471" w:author="PR Preview" w:date="2026-01-01T00:00:00Z">
        <w:r>
          <w:delText xml:space="preserve">The line</w:delText>
        </w:r>
      </w:del>
      <w:del w:id="247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is a hyperplane in</w:delText>
        </w:r>
      </w:del>
      <w:del w:id="247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(</w:delText>
        </w:r>
      </w:del>
      <w:hyperlink r:id="rId12">
        <w:del w:id="2478" w:author="PR Preview" w:date="2026-01-01T00:00:00Z">
          <w:r>
            <w:rPr>
              <w:rStyle w:val="Hyperlink"/>
            </w:rPr>
            <w:delText xml:space="preserve">Definition 19 in Matrices</w:delText>
          </w:r>
        </w:del>
      </w:hyperlink>
      <w:del w:id="2479" w:author="PR Preview" w:date="2026-01-01T00:00:00Z">
        <w:r>
          <w:delText xml:space="preserve">),</w:delText>
        </w:r>
      </w:del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delText xml:space="preserve">and the two species mostly fall in its two open half-spaces (</w:delText>
        </w:r>
      </w:del>
      <w:hyperlink w:anchor="def-half-space">
        <w:del w:id="248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2483" w:author="PR Preview" w:date="2026-01-01T00:00:00Z">
        <w:r>
          <w:delText xml:space="preserve">).</w:delText>
        </w:r>
      </w:del>
      <w:del w:id="2484" w:author="PR Preview" w:date="2026-01-01T00:00:00Z">
        <w:r>
          <w:delText xml:space="preserve"> </w:delText>
        </w:r>
      </w:del>
      <w:hyperlink w:anchor="fig-half-space-iris">
        <w:del w:id="2485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2486" w:author="PR Preview" w:date="2026-01-01T00:00:00Z">
        <w:r>
          <w:delText xml:space="preserve"> </w:delText>
        </w:r>
      </w:del>
      <w:del w:id="2487" w:author="PR Preview" w:date="2026-01-01T00:00:00Z">
        <w:r>
          <w:delText xml:space="preserve">shows the line and the flowers.</w:delText>
        </w:r>
      </w:del>
    </w:p>
    <w:p>
      <w:pPr>
        <w:pStyle w:val="SourceCode"/>
      </w:pPr>
      <w:del w:id="2488" w:author="PR Preview" w:date="2026-01-01T00:00:00Z">
        <w:r>
          <w:rPr>
            <w:rStyle w:val="NormalTok"/>
          </w:rPr>
          <w:delText xml:space="preserve">two_species </w:delText>
        </w:r>
      </w:del>
      <w:del w:id="2489" w:author="PR Preview" w:date="2026-01-01T00:00:00Z">
        <w:r>
          <w:rPr>
            <w:rStyle w:val="OtherTok"/>
          </w:rPr>
          <w:delText xml:space="preserve">&lt;-</w:delText>
        </w:r>
      </w:del>
      <w:del w:id="2490" w:author="PR Preview" w:date="2026-01-01T00:00:00Z">
        <w:r>
          <w:rPr>
            <w:rStyle w:val="NormalTok"/>
          </w:rPr>
          <w:delText xml:space="preserve"> dplyr</w:delText>
        </w:r>
      </w:del>
      <w:del w:id="2491" w:author="PR Preview" w:date="2026-01-01T00:00:00Z">
        <w:r>
          <w:rPr>
            <w:rStyle w:val="SpecialCharTok"/>
          </w:rPr>
          <w:delText xml:space="preserve">::</w:delText>
        </w:r>
      </w:del>
      <w:del w:id="2492" w:author="PR Preview" w:date="2026-01-01T00:00:00Z">
        <w:r>
          <w:rPr>
            <w:rStyle w:val="FunctionTok"/>
          </w:rPr>
          <w:delText xml:space="preserve">filter</w:delText>
        </w:r>
      </w:del>
      <w:del w:id="2493" w:author="PR Preview" w:date="2026-01-01T00:00:00Z">
        <w:r>
          <w:rPr>
            <w:rStyle w:val="NormalTok"/>
          </w:rPr>
          <w:delText xml:space="preserve">(iris, Species </w:delText>
        </w:r>
      </w:del>
      <w:del w:id="2494" w:author="PR Preview" w:date="2026-01-01T00:00:00Z">
        <w:r>
          <w:rPr>
            <w:rStyle w:val="SpecialCharTok"/>
          </w:rPr>
          <w:delText xml:space="preserve">!=</w:delText>
        </w:r>
      </w:del>
      <w:del w:id="2495" w:author="PR Preview" w:date="2026-01-01T00:00:00Z">
        <w:r>
          <w:rPr>
            <w:rStyle w:val="NormalTok"/>
          </w:rPr>
          <w:delText xml:space="preserve"> </w:delText>
        </w:r>
      </w:del>
      <w:del w:id="2496" w:author="PR Preview" w:date="2026-01-01T00:00:00Z">
        <w:r>
          <w:rPr>
            <w:rStyle w:val="StringTok"/>
          </w:rPr>
          <w:delText xml:space="preserve">"setosa"</w:delText>
        </w:r>
      </w:del>
      <w:del w:id="2497" w:author="PR Preview" w:date="2026-01-01T00:00:00Z">
        <w:r>
          <w:rPr>
            <w:rStyle w:val="NormalTok"/>
          </w:rPr>
          <w:delText xml:space="preserve">) </w:delText>
        </w:r>
      </w:del>
      <w:del w:id="2498" w:author="PR Preview" w:date="2026-01-01T00:00:00Z">
        <w:r>
          <w:rPr>
            <w:rStyle w:val="SpecialCharTok"/>
          </w:rPr>
          <w:delText xml:space="preserve">|&gt;</w:delText>
        </w:r>
      </w:del>
      <w:del w:id="2499" w:author="PR Preview" w:date="2026-01-01T00:00:00Z">
        <w:r>
          <w:rPr>
            <w:rStyle w:val="NormalTok"/>
          </w:rPr>
          <w:delText xml:space="preserve"> </w:delText>
        </w:r>
      </w:del>
      <w:del w:id="2500" w:author="PR Preview" w:date="2026-01-01T00:00:00Z">
        <w:r>
          <w:rPr>
            <w:rStyle w:val="FunctionTok"/>
          </w:rPr>
          <w:delText xml:space="preserve">droplevels</w:delText>
        </w:r>
      </w:del>
      <w:del w:id="2501" w:author="PR Preview" w:date="2026-01-01T00:00:00Z">
        <w:r>
          <w:rPr>
            <w:rStyle w:val="NormalTok"/>
          </w:rPr>
          <w:delText xml:space="preserve">()</w:delText>
        </w:r>
      </w:del>
      <w:del w:id="2502" w:author="PR Preview" w:date="2026-01-01T00:00:00Z">
        <w:r>
          <w:br/>
        </w:r>
      </w:del>
      <w:del w:id="2503" w:author="PR Preview" w:date="2026-01-01T00:00:00Z">
        <w:r>
          <w:rPr>
            <w:rStyle w:val="NormalTok"/>
          </w:rPr>
          <w:delText xml:space="preserve">fit </w:delText>
        </w:r>
      </w:del>
      <w:del w:id="2504" w:author="PR Preview" w:date="2026-01-01T00:00:00Z">
        <w:r>
          <w:rPr>
            <w:rStyle w:val="OtherTok"/>
          </w:rPr>
          <w:delText xml:space="preserve">&lt;-</w:delText>
        </w:r>
      </w:del>
      <w:del w:id="2505" w:author="PR Preview" w:date="2026-01-01T00:00:00Z">
        <w:r>
          <w:rPr>
            <w:rStyle w:val="NormalTok"/>
          </w:rPr>
          <w:delText xml:space="preserve"> </w:delText>
        </w:r>
      </w:del>
      <w:del w:id="2506" w:author="PR Preview" w:date="2026-01-01T00:00:00Z">
        <w:r>
          <w:rPr>
            <w:rStyle w:val="FunctionTok"/>
          </w:rPr>
          <w:delText xml:space="preserve">glm</w:delText>
        </w:r>
      </w:del>
      <w:del w:id="2507" w:author="PR Preview" w:date="2026-01-01T00:00:00Z">
        <w:r>
          <w:rPr>
            <w:rStyle w:val="NormalTok"/>
          </w:rPr>
          <w:delText xml:space="preserve">(</w:delText>
        </w:r>
      </w:del>
      <w:del w:id="2508" w:author="PR Preview" w:date="2026-01-01T00:00:00Z">
        <w:r>
          <w:br/>
        </w:r>
      </w:del>
      <w:del w:id="2509" w:author="PR Preview" w:date="2026-01-01T00:00:00Z">
        <w:r>
          <w:rPr>
            <w:rStyle w:val="NormalTok"/>
          </w:rPr>
          <w:delText xml:space="preserve">  Species </w:delText>
        </w:r>
      </w:del>
      <w:del w:id="2510" w:author="PR Preview" w:date="2026-01-01T00:00:00Z">
        <w:r>
          <w:rPr>
            <w:rStyle w:val="SpecialCharTok"/>
          </w:rPr>
          <w:delText xml:space="preserve">~</w:delText>
        </w:r>
      </w:del>
      <w:del w:id="2511" w:author="PR Preview" w:date="2026-01-01T00:00:00Z">
        <w:r>
          <w:rPr>
            <w:rStyle w:val="NormalTok"/>
          </w:rPr>
          <w:delText xml:space="preserve"> Petal.Length </w:delText>
        </w:r>
      </w:del>
      <w:del w:id="2512" w:author="PR Preview" w:date="2026-01-01T00:00:00Z">
        <w:r>
          <w:rPr>
            <w:rStyle w:val="SpecialCharTok"/>
          </w:rPr>
          <w:delText xml:space="preserve">+</w:delText>
        </w:r>
      </w:del>
      <w:del w:id="2513" w:author="PR Preview" w:date="2026-01-01T00:00:00Z">
        <w:r>
          <w:rPr>
            <w:rStyle w:val="NormalTok"/>
          </w:rPr>
          <w:delText xml:space="preserve"> Petal.Width,</w:delText>
        </w:r>
      </w:del>
      <w:del w:id="2514" w:author="PR Preview" w:date="2026-01-01T00:00:00Z">
        <w:r>
          <w:br/>
        </w:r>
      </w:del>
      <w:del w:id="2515" w:author="PR Preview" w:date="2026-01-01T00:00:00Z">
        <w:r>
          <w:rPr>
            <w:rStyle w:val="NormalTok"/>
          </w:rPr>
          <w:delText xml:space="preserve">  </w:delText>
        </w:r>
      </w:del>
      <w:del w:id="2516" w:author="PR Preview" w:date="2026-01-01T00:00:00Z">
        <w:r>
          <w:rPr>
            <w:rStyle w:val="AttributeTok"/>
          </w:rPr>
          <w:delText xml:space="preserve">family =</w:delText>
        </w:r>
      </w:del>
      <w:del w:id="2517" w:author="PR Preview" w:date="2026-01-01T00:00:00Z">
        <w:r>
          <w:rPr>
            <w:rStyle w:val="NormalTok"/>
          </w:rPr>
          <w:delText xml:space="preserve"> binomial,</w:delText>
        </w:r>
      </w:del>
      <w:del w:id="2518" w:author="PR Preview" w:date="2026-01-01T00:00:00Z">
        <w:r>
          <w:br/>
        </w:r>
      </w:del>
      <w:del w:id="2519" w:author="PR Preview" w:date="2026-01-01T00:00:00Z">
        <w:r>
          <w:rPr>
            <w:rStyle w:val="NormalTok"/>
          </w:rPr>
          <w:delText xml:space="preserve">  </w:delText>
        </w:r>
      </w:del>
      <w:del w:id="2520" w:author="PR Preview" w:date="2026-01-01T00:00:00Z">
        <w:r>
          <w:rPr>
            <w:rStyle w:val="AttributeTok"/>
          </w:rPr>
          <w:delText xml:space="preserve">data =</w:delText>
        </w:r>
      </w:del>
      <w:del w:id="2521" w:author="PR Preview" w:date="2026-01-01T00:00:00Z">
        <w:r>
          <w:rPr>
            <w:rStyle w:val="NormalTok"/>
          </w:rPr>
          <w:delText xml:space="preserve"> two_species</w:delText>
        </w:r>
      </w:del>
      <w:del w:id="2522" w:author="PR Preview" w:date="2026-01-01T00:00:00Z">
        <w:r>
          <w:br/>
        </w:r>
      </w:del>
      <w:del w:id="2523" w:author="PR Preview" w:date="2026-01-01T00:00:00Z">
        <w:r>
          <w:rPr>
            <w:rStyle w:val="NormalTok"/>
          </w:rPr>
          <w:delText xml:space="preserve">)</w:delText>
        </w:r>
      </w:del>
      <w:del w:id="2524" w:author="PR Preview" w:date="2026-01-01T00:00:00Z">
        <w:r>
          <w:br/>
        </w:r>
      </w:del>
      <w:del w:id="2525" w:author="PR Preview" w:date="2026-01-01T00:00:00Z">
        <w:r>
          <w:rPr>
            <w:rStyle w:val="NormalTok"/>
          </w:rPr>
          <w:delText xml:space="preserve">w </w:delText>
        </w:r>
      </w:del>
      <w:del w:id="2526" w:author="PR Preview" w:date="2026-01-01T00:00:00Z">
        <w:r>
          <w:rPr>
            <w:rStyle w:val="OtherTok"/>
          </w:rPr>
          <w:delText xml:space="preserve">&lt;-</w:delText>
        </w:r>
      </w:del>
      <w:del w:id="2527" w:author="PR Preview" w:date="2026-01-01T00:00:00Z">
        <w:r>
          <w:rPr>
            <w:rStyle w:val="NormalTok"/>
          </w:rPr>
          <w:delText xml:space="preserve"> </w:delText>
        </w:r>
      </w:del>
      <w:del w:id="2528" w:author="PR Preview" w:date="2026-01-01T00:00:00Z">
        <w:r>
          <w:rPr>
            <w:rStyle w:val="FunctionTok"/>
          </w:rPr>
          <w:delText xml:space="preserve">coef</w:delText>
        </w:r>
      </w:del>
      <w:del w:id="2529" w:author="PR Preview" w:date="2026-01-01T00:00:00Z">
        <w:r>
          <w:rPr>
            <w:rStyle w:val="NormalTok"/>
          </w:rPr>
          <w:delText xml:space="preserve">(fit)[</w:delText>
        </w:r>
      </w:del>
      <w:del w:id="2530" w:author="PR Preview" w:date="2026-01-01T00:00:00Z">
        <w:r>
          <w:rPr>
            <w:rStyle w:val="FunctionTok"/>
          </w:rPr>
          <w:delText xml:space="preserve">c</w:delText>
        </w:r>
      </w:del>
      <w:del w:id="2531" w:author="PR Preview" w:date="2026-01-01T00:00:00Z">
        <w:r>
          <w:rPr>
            <w:rStyle w:val="NormalTok"/>
          </w:rPr>
          <w:delText xml:space="preserve">(</w:delText>
        </w:r>
      </w:del>
      <w:del w:id="2532" w:author="PR Preview" w:date="2026-01-01T00:00:00Z">
        <w:r>
          <w:rPr>
            <w:rStyle w:val="StringTok"/>
          </w:rPr>
          <w:delText xml:space="preserve">"Petal.Length"</w:delText>
        </w:r>
      </w:del>
      <w:del w:id="2533" w:author="PR Preview" w:date="2026-01-01T00:00:00Z">
        <w:r>
          <w:rPr>
            <w:rStyle w:val="NormalTok"/>
          </w:rPr>
          <w:delText xml:space="preserve">, </w:delText>
        </w:r>
      </w:del>
      <w:del w:id="2534" w:author="PR Preview" w:date="2026-01-01T00:00:00Z">
        <w:r>
          <w:rPr>
            <w:rStyle w:val="StringTok"/>
          </w:rPr>
          <w:delText xml:space="preserve">"Petal.Width"</w:delText>
        </w:r>
      </w:del>
      <w:del w:id="2535" w:author="PR Preview" w:date="2026-01-01T00:00:00Z">
        <w:r>
          <w:rPr>
            <w:rStyle w:val="NormalTok"/>
          </w:rPr>
          <w:delText xml:space="preserve">)]</w:delText>
        </w:r>
      </w:del>
      <w:del w:id="2536" w:author="PR Preview" w:date="2026-01-01T00:00:00Z">
        <w:r>
          <w:br/>
        </w:r>
      </w:del>
      <w:del w:id="2537" w:author="PR Preview" w:date="2026-01-01T00:00:00Z">
        <w:r>
          <w:rPr>
            <w:rStyle w:val="NormalTok"/>
          </w:rPr>
          <w:delText xml:space="preserve">b </w:delText>
        </w:r>
      </w:del>
      <w:del w:id="2538" w:author="PR Preview" w:date="2026-01-01T00:00:00Z">
        <w:r>
          <w:rPr>
            <w:rStyle w:val="OtherTok"/>
          </w:rPr>
          <w:delText xml:space="preserve">&lt;-</w:delText>
        </w:r>
      </w:del>
      <w:del w:id="2539" w:author="PR Preview" w:date="2026-01-01T00:00:00Z">
        <w:r>
          <w:rPr>
            <w:rStyle w:val="NormalTok"/>
          </w:rPr>
          <w:delText xml:space="preserve"> </w:delText>
        </w:r>
      </w:del>
      <w:del w:id="2540" w:author="PR Preview" w:date="2026-01-01T00:00:00Z">
        <w:r>
          <w:rPr>
            <w:rStyle w:val="FunctionTok"/>
          </w:rPr>
          <w:delText xml:space="preserve">coef</w:delText>
        </w:r>
      </w:del>
      <w:del w:id="2541" w:author="PR Preview" w:date="2026-01-01T00:00:00Z">
        <w:r>
          <w:rPr>
            <w:rStyle w:val="NormalTok"/>
          </w:rPr>
          <w:delText xml:space="preserve">(fit)[[</w:delText>
        </w:r>
      </w:del>
      <w:del w:id="2542" w:author="PR Preview" w:date="2026-01-01T00:00:00Z">
        <w:r>
          <w:rPr>
            <w:rStyle w:val="StringTok"/>
          </w:rPr>
          <w:delText xml:space="preserve">"(Intercept)"</w:delText>
        </w:r>
      </w:del>
      <w:del w:id="2543" w:author="PR Preview" w:date="2026-01-01T00:00:00Z">
        <w:r>
          <w:rPr>
            <w:rStyle w:val="NormalTok"/>
          </w:rPr>
          <w:delText xml:space="preserve">]]</w:delText>
        </w:r>
      </w:del>
      <w:del w:id="2544" w:author="PR Preview" w:date="2026-01-01T00:00:00Z">
        <w:r>
          <w:br/>
        </w:r>
      </w:del>
      <w:del w:id="2545" w:author="PR Preview" w:date="2026-01-01T00:00:00Z">
        <w:r>
          <w:rPr>
            <w:rStyle w:val="NormalTok"/>
          </w:rPr>
          <w:delText xml:space="preserve">two_species</w:delText>
        </w:r>
      </w:del>
      <w:del w:id="2546" w:author="PR Preview" w:date="2026-01-01T00:00:00Z">
        <w:r>
          <w:rPr>
            <w:rStyle w:val="SpecialCharTok"/>
          </w:rPr>
          <w:delText xml:space="preserve">$</w:delText>
        </w:r>
      </w:del>
      <w:del w:id="2547" w:author="PR Preview" w:date="2026-01-01T00:00:00Z">
        <w:r>
          <w:rPr>
            <w:rStyle w:val="NormalTok"/>
          </w:rPr>
          <w:delText xml:space="preserve">score </w:delText>
        </w:r>
      </w:del>
      <w:del w:id="2548" w:author="PR Preview" w:date="2026-01-01T00:00:00Z">
        <w:r>
          <w:rPr>
            <w:rStyle w:val="OtherTok"/>
          </w:rPr>
          <w:delText xml:space="preserve">&lt;-</w:delText>
        </w:r>
      </w:del>
      <w:del w:id="2549" w:author="PR Preview" w:date="2026-01-01T00:00:00Z">
        <w:r>
          <w:rPr>
            <w:rStyle w:val="NormalTok"/>
          </w:rPr>
          <w:delText xml:space="preserve"> </w:delText>
        </w:r>
      </w:del>
      <w:del w:id="2550" w:author="PR Preview" w:date="2026-01-01T00:00:00Z">
        <w:r>
          <w:rPr>
            <w:rStyle w:val="FunctionTok"/>
          </w:rPr>
          <w:delText xml:space="preserve">as.vector</w:delText>
        </w:r>
      </w:del>
      <w:del w:id="2551" w:author="PR Preview" w:date="2026-01-01T00:00:00Z">
        <w:r>
          <w:rPr>
            <w:rStyle w:val="NormalTok"/>
          </w:rPr>
          <w:delText xml:space="preserve">(</w:delText>
        </w:r>
      </w:del>
      <w:del w:id="2552" w:author="PR Preview" w:date="2026-01-01T00:00:00Z">
        <w:r>
          <w:br/>
        </w:r>
      </w:del>
      <w:del w:id="2553" w:author="PR Preview" w:date="2026-01-01T00:00:00Z">
        <w:r>
          <w:rPr>
            <w:rStyle w:val="NormalTok"/>
          </w:rPr>
          <w:delText xml:space="preserve">  </w:delText>
        </w:r>
      </w:del>
      <w:del w:id="2554" w:author="PR Preview" w:date="2026-01-01T00:00:00Z">
        <w:r>
          <w:rPr>
            <w:rStyle w:val="FunctionTok"/>
          </w:rPr>
          <w:delText xml:space="preserve">as.matrix</w:delText>
        </w:r>
      </w:del>
      <w:del w:id="2555" w:author="PR Preview" w:date="2026-01-01T00:00:00Z">
        <w:r>
          <w:rPr>
            <w:rStyle w:val="NormalTok"/>
          </w:rPr>
          <w:delText xml:space="preserve">(two_species[</w:delText>
        </w:r>
      </w:del>
      <w:del w:id="2556" w:author="PR Preview" w:date="2026-01-01T00:00:00Z">
        <w:r>
          <w:rPr>
            <w:rStyle w:val="FunctionTok"/>
          </w:rPr>
          <w:delText xml:space="preserve">c</w:delText>
        </w:r>
      </w:del>
      <w:del w:id="2557" w:author="PR Preview" w:date="2026-01-01T00:00:00Z">
        <w:r>
          <w:rPr>
            <w:rStyle w:val="NormalTok"/>
          </w:rPr>
          <w:delText xml:space="preserve">(</w:delText>
        </w:r>
      </w:del>
      <w:del w:id="2558" w:author="PR Preview" w:date="2026-01-01T00:00:00Z">
        <w:r>
          <w:rPr>
            <w:rStyle w:val="StringTok"/>
          </w:rPr>
          <w:delText xml:space="preserve">"Petal.Length"</w:delText>
        </w:r>
      </w:del>
      <w:del w:id="2559" w:author="PR Preview" w:date="2026-01-01T00:00:00Z">
        <w:r>
          <w:rPr>
            <w:rStyle w:val="NormalTok"/>
          </w:rPr>
          <w:delText xml:space="preserve">, </w:delText>
        </w:r>
      </w:del>
      <w:del w:id="2560" w:author="PR Preview" w:date="2026-01-01T00:00:00Z">
        <w:r>
          <w:rPr>
            <w:rStyle w:val="StringTok"/>
          </w:rPr>
          <w:delText xml:space="preserve">"Petal.Width"</w:delText>
        </w:r>
      </w:del>
      <w:del w:id="2561" w:author="PR Preview" w:date="2026-01-01T00:00:00Z">
        <w:r>
          <w:rPr>
            <w:rStyle w:val="NormalTok"/>
          </w:rPr>
          <w:delText xml:space="preserve">)]) </w:delText>
        </w:r>
      </w:del>
      <w:del w:id="2562" w:author="PR Preview" w:date="2026-01-01T00:00:00Z">
        <w:r>
          <w:rPr>
            <w:rStyle w:val="SpecialCharTok"/>
          </w:rPr>
          <w:delText xml:space="preserve">%*%</w:delText>
        </w:r>
      </w:del>
      <w:del w:id="2563" w:author="PR Preview" w:date="2026-01-01T00:00:00Z">
        <w:r>
          <w:rPr>
            <w:rStyle w:val="NormalTok"/>
          </w:rPr>
          <w:delText xml:space="preserve"> w </w:delText>
        </w:r>
      </w:del>
      <w:del w:id="2564" w:author="PR Preview" w:date="2026-01-01T00:00:00Z">
        <w:r>
          <w:rPr>
            <w:rStyle w:val="SpecialCharTok"/>
          </w:rPr>
          <w:delText xml:space="preserve">+</w:delText>
        </w:r>
      </w:del>
      <w:del w:id="2565" w:author="PR Preview" w:date="2026-01-01T00:00:00Z">
        <w:r>
          <w:rPr>
            <w:rStyle w:val="NormalTok"/>
          </w:rPr>
          <w:delText xml:space="preserve"> b</w:delText>
        </w:r>
      </w:del>
      <w:del w:id="2566" w:author="PR Preview" w:date="2026-01-01T00:00:00Z">
        <w:r>
          <w:br/>
        </w:r>
      </w:del>
      <w:del w:id="2567" w:author="PR Preview" w:date="2026-01-01T00:00:00Z">
        <w:r>
          <w:rPr>
            <w:rStyle w:val="NormalTok"/>
          </w:rPr>
          <w:delText xml:space="preserve">)</w:delText>
        </w:r>
      </w:del>
      <w:del w:id="2568" w:author="PR Preview" w:date="2026-01-01T00:00:00Z">
        <w:r>
          <w:br/>
        </w:r>
      </w:del>
      <w:del w:id="2569" w:author="PR Preview" w:date="2026-01-01T00:00:00Z">
        <w:r>
          <w:rPr>
            <w:rStyle w:val="NormalTok"/>
          </w:rPr>
          <w:delText xml:space="preserve">two_species</w:delText>
        </w:r>
      </w:del>
      <w:del w:id="2570" w:author="PR Preview" w:date="2026-01-01T00:00:00Z">
        <w:r>
          <w:rPr>
            <w:rStyle w:val="SpecialCharTok"/>
          </w:rPr>
          <w:delText xml:space="preserve">$</w:delText>
        </w:r>
      </w:del>
      <w:del w:id="2571" w:author="PR Preview" w:date="2026-01-01T00:00:00Z">
        <w:r>
          <w:rPr>
            <w:rStyle w:val="NormalTok"/>
          </w:rPr>
          <w:delText xml:space="preserve">side </w:delText>
        </w:r>
      </w:del>
      <w:del w:id="2572" w:author="PR Preview" w:date="2026-01-01T00:00:00Z">
        <w:r>
          <w:rPr>
            <w:rStyle w:val="OtherTok"/>
          </w:rPr>
          <w:delText xml:space="preserve">&lt;-</w:delText>
        </w:r>
      </w:del>
      <w:del w:id="2573" w:author="PR Preview" w:date="2026-01-01T00:00:00Z">
        <w:r>
          <w:rPr>
            <w:rStyle w:val="NormalTok"/>
          </w:rPr>
          <w:delText xml:space="preserve"> </w:delText>
        </w:r>
      </w:del>
      <w:del w:id="2574" w:author="PR Preview" w:date="2026-01-01T00:00:00Z">
        <w:r>
          <w:rPr>
            <w:rStyle w:val="FunctionTok"/>
          </w:rPr>
          <w:delText xml:space="preserve">ifelse</w:delText>
        </w:r>
      </w:del>
      <w:del w:id="2575" w:author="PR Preview" w:date="2026-01-01T00:00:00Z">
        <w:r>
          <w:rPr>
            <w:rStyle w:val="NormalTok"/>
          </w:rPr>
          <w:delText xml:space="preserve">(two_species</w:delText>
        </w:r>
      </w:del>
      <w:del w:id="2576" w:author="PR Preview" w:date="2026-01-01T00:00:00Z">
        <w:r>
          <w:rPr>
            <w:rStyle w:val="SpecialCharTok"/>
          </w:rPr>
          <w:delText xml:space="preserve">$</w:delText>
        </w:r>
      </w:del>
      <w:del w:id="2577" w:author="PR Preview" w:date="2026-01-01T00:00:00Z">
        <w:r>
          <w:rPr>
            <w:rStyle w:val="NormalTok"/>
          </w:rPr>
          <w:delText xml:space="preserve">score </w:delText>
        </w:r>
      </w:del>
      <w:del w:id="2578" w:author="PR Preview" w:date="2026-01-01T00:00:00Z">
        <w:r>
          <w:rPr>
            <w:rStyle w:val="SpecialCharTok"/>
          </w:rPr>
          <w:delText xml:space="preserve">&gt;</w:delText>
        </w:r>
      </w:del>
      <w:del w:id="2579" w:author="PR Preview" w:date="2026-01-01T00:00:00Z">
        <w:r>
          <w:rPr>
            <w:rStyle w:val="NormalTok"/>
          </w:rPr>
          <w:delText xml:space="preserve"> </w:delText>
        </w:r>
      </w:del>
      <w:del w:id="2580" w:author="PR Preview" w:date="2026-01-01T00:00:00Z">
        <w:r>
          <w:rPr>
            <w:rStyle w:val="DecValTok"/>
          </w:rPr>
          <w:delText xml:space="preserve">0</w:delText>
        </w:r>
      </w:del>
      <w:del w:id="2581" w:author="PR Preview" w:date="2026-01-01T00:00:00Z">
        <w:r>
          <w:rPr>
            <w:rStyle w:val="NormalTok"/>
          </w:rPr>
          <w:delText xml:space="preserve">, </w:delText>
        </w:r>
      </w:del>
      <w:del w:id="2582" w:author="PR Preview" w:date="2026-01-01T00:00:00Z">
        <w:r>
          <w:rPr>
            <w:rStyle w:val="StringTok"/>
          </w:rPr>
          <w:delText xml:space="preserve">"positive"</w:delText>
        </w:r>
      </w:del>
      <w:del w:id="2583" w:author="PR Preview" w:date="2026-01-01T00:00:00Z">
        <w:r>
          <w:rPr>
            <w:rStyle w:val="NormalTok"/>
          </w:rPr>
          <w:delText xml:space="preserve">, </w:delText>
        </w:r>
      </w:del>
      <w:del w:id="2584" w:author="PR Preview" w:date="2026-01-01T00:00:00Z">
        <w:r>
          <w:rPr>
            <w:rStyle w:val="StringTok"/>
          </w:rPr>
          <w:delText xml:space="preserve">"negative"</w:delText>
        </w:r>
      </w:del>
      <w:del w:id="2585" w:author="PR Preview" w:date="2026-01-01T00:00:00Z">
        <w:r>
          <w:rPr>
            <w:rStyle w:val="NormalTok"/>
          </w:rPr>
          <w:delText xml:space="preserve">)</w:delText>
        </w:r>
      </w:del>
      <w:del w:id="2586" w:author="PR Preview" w:date="2026-01-01T00:00:00Z">
        <w:r>
          <w:br/>
        </w:r>
      </w:del>
      <w:del w:id="2587" w:author="PR Preview" w:date="2026-01-01T00:00:00Z">
        <w:r>
          <w:rPr>
            <w:rStyle w:val="NormalTok"/>
          </w:rPr>
          <w:delText xml:space="preserve">ggplot2</w:delText>
        </w:r>
      </w:del>
      <w:del w:id="2588" w:author="PR Preview" w:date="2026-01-01T00:00:00Z">
        <w:r>
          <w:rPr>
            <w:rStyle w:val="SpecialCharTok"/>
          </w:rPr>
          <w:delText xml:space="preserve">::</w:delText>
        </w:r>
      </w:del>
      <w:del w:id="2589" w:author="PR Preview" w:date="2026-01-01T00:00:00Z">
        <w:r>
          <w:rPr>
            <w:rStyle w:val="FunctionTok"/>
          </w:rPr>
          <w:delText xml:space="preserve">ggplot</w:delText>
        </w:r>
      </w:del>
      <w:del w:id="2590" w:author="PR Preview" w:date="2026-01-01T00:00:00Z">
        <w:r>
          <w:rPr>
            <w:rStyle w:val="NormalTok"/>
          </w:rPr>
          <w:delText xml:space="preserve">(two_species) </w:delText>
        </w:r>
      </w:del>
      <w:del w:id="2591" w:author="PR Preview" w:date="2026-01-01T00:00:00Z">
        <w:r>
          <w:rPr>
            <w:rStyle w:val="SpecialCharTok"/>
          </w:rPr>
          <w:delText xml:space="preserve">+</w:delText>
        </w:r>
      </w:del>
      <w:del w:id="2592" w:author="PR Preview" w:date="2026-01-01T00:00:00Z">
        <w:r>
          <w:br/>
        </w:r>
      </w:del>
      <w:del w:id="2593" w:author="PR Preview" w:date="2026-01-01T00:00:00Z">
        <w:r>
          <w:rPr>
            <w:rStyle w:val="NormalTok"/>
          </w:rPr>
          <w:delText xml:space="preserve">  ggplot2</w:delText>
        </w:r>
      </w:del>
      <w:del w:id="2594" w:author="PR Preview" w:date="2026-01-01T00:00:00Z">
        <w:r>
          <w:rPr>
            <w:rStyle w:val="SpecialCharTok"/>
          </w:rPr>
          <w:delText xml:space="preserve">::</w:delText>
        </w:r>
      </w:del>
      <w:del w:id="2595" w:author="PR Preview" w:date="2026-01-01T00:00:00Z">
        <w:r>
          <w:rPr>
            <w:rStyle w:val="FunctionTok"/>
          </w:rPr>
          <w:delText xml:space="preserve">aes</w:delText>
        </w:r>
      </w:del>
      <w:del w:id="2596" w:author="PR Preview" w:date="2026-01-01T00:00:00Z">
        <w:r>
          <w:rPr>
            <w:rStyle w:val="NormalTok"/>
          </w:rPr>
          <w:delText xml:space="preserve">(</w:delText>
        </w:r>
      </w:del>
      <w:del w:id="2597" w:author="PR Preview" w:date="2026-01-01T00:00:00Z">
        <w:r>
          <w:rPr>
            <w:rStyle w:val="AttributeTok"/>
          </w:rPr>
          <w:delText xml:space="preserve">x =</w:delText>
        </w:r>
      </w:del>
      <w:del w:id="2598" w:author="PR Preview" w:date="2026-01-01T00:00:00Z">
        <w:r>
          <w:rPr>
            <w:rStyle w:val="NormalTok"/>
          </w:rPr>
          <w:delText xml:space="preserve"> Petal.Length, </w:delText>
        </w:r>
      </w:del>
      <w:del w:id="2599" w:author="PR Preview" w:date="2026-01-01T00:00:00Z">
        <w:r>
          <w:rPr>
            <w:rStyle w:val="AttributeTok"/>
          </w:rPr>
          <w:delText xml:space="preserve">y =</w:delText>
        </w:r>
      </w:del>
      <w:del w:id="2600" w:author="PR Preview" w:date="2026-01-01T00:00:00Z">
        <w:r>
          <w:rPr>
            <w:rStyle w:val="NormalTok"/>
          </w:rPr>
          <w:delText xml:space="preserve"> Petal.Width, </w:delText>
        </w:r>
      </w:del>
      <w:del w:id="2601" w:author="PR Preview" w:date="2026-01-01T00:00:00Z">
        <w:r>
          <w:rPr>
            <w:rStyle w:val="AttributeTok"/>
          </w:rPr>
          <w:delText xml:space="preserve">colour =</w:delText>
        </w:r>
      </w:del>
      <w:del w:id="2602" w:author="PR Preview" w:date="2026-01-01T00:00:00Z">
        <w:r>
          <w:rPr>
            <w:rStyle w:val="NormalTok"/>
          </w:rPr>
          <w:delText xml:space="preserve"> Species) </w:delText>
        </w:r>
      </w:del>
      <w:del w:id="2603" w:author="PR Preview" w:date="2026-01-01T00:00:00Z">
        <w:r>
          <w:rPr>
            <w:rStyle w:val="SpecialCharTok"/>
          </w:rPr>
          <w:delText xml:space="preserve">+</w:delText>
        </w:r>
      </w:del>
      <w:del w:id="2604" w:author="PR Preview" w:date="2026-01-01T00:00:00Z">
        <w:r>
          <w:br/>
        </w:r>
      </w:del>
      <w:del w:id="2605" w:author="PR Preview" w:date="2026-01-01T00:00:00Z">
        <w:r>
          <w:rPr>
            <w:rStyle w:val="NormalTok"/>
          </w:rPr>
          <w:delText xml:space="preserve">  ggplot2</w:delText>
        </w:r>
      </w:del>
      <w:del w:id="2606" w:author="PR Preview" w:date="2026-01-01T00:00:00Z">
        <w:r>
          <w:rPr>
            <w:rStyle w:val="SpecialCharTok"/>
          </w:rPr>
          <w:delText xml:space="preserve">::</w:delText>
        </w:r>
      </w:del>
      <w:del w:id="2607" w:author="PR Preview" w:date="2026-01-01T00:00:00Z">
        <w:r>
          <w:rPr>
            <w:rStyle w:val="FunctionTok"/>
          </w:rPr>
          <w:delText xml:space="preserve">geom_point</w:delText>
        </w:r>
      </w:del>
      <w:del w:id="2608" w:author="PR Preview" w:date="2026-01-01T00:00:00Z">
        <w:r>
          <w:rPr>
            <w:rStyle w:val="NormalTok"/>
          </w:rPr>
          <w:delText xml:space="preserve">() </w:delText>
        </w:r>
      </w:del>
      <w:del w:id="2609" w:author="PR Preview" w:date="2026-01-01T00:00:00Z">
        <w:r>
          <w:rPr>
            <w:rStyle w:val="SpecialCharTok"/>
          </w:rPr>
          <w:delText xml:space="preserve">+</w:delText>
        </w:r>
      </w:del>
      <w:del w:id="2610" w:author="PR Preview" w:date="2026-01-01T00:00:00Z">
        <w:r>
          <w:br/>
        </w:r>
      </w:del>
      <w:del w:id="2611" w:author="PR Preview" w:date="2026-01-01T00:00:00Z">
        <w:r>
          <w:rPr>
            <w:rStyle w:val="NormalTok"/>
          </w:rPr>
          <w:delText xml:space="preserve">  ggplot2</w:delText>
        </w:r>
      </w:del>
      <w:del w:id="2612" w:author="PR Preview" w:date="2026-01-01T00:00:00Z">
        <w:r>
          <w:rPr>
            <w:rStyle w:val="SpecialCharTok"/>
          </w:rPr>
          <w:delText xml:space="preserve">::</w:delText>
        </w:r>
      </w:del>
      <w:del w:id="2613" w:author="PR Preview" w:date="2026-01-01T00:00:00Z">
        <w:r>
          <w:rPr>
            <w:rStyle w:val="FunctionTok"/>
          </w:rPr>
          <w:delText xml:space="preserve">geom_abline</w:delText>
        </w:r>
      </w:del>
      <w:del w:id="2614" w:author="PR Preview" w:date="2026-01-01T00:00:00Z">
        <w:r>
          <w:rPr>
            <w:rStyle w:val="NormalTok"/>
          </w:rPr>
          <w:delText xml:space="preserve">(</w:delText>
        </w:r>
      </w:del>
      <w:del w:id="2615" w:author="PR Preview" w:date="2026-01-01T00:00:00Z">
        <w:r>
          <w:rPr>
            <w:rStyle w:val="AttributeTok"/>
          </w:rPr>
          <w:delText xml:space="preserve">intercept =</w:delText>
        </w:r>
      </w:del>
      <w:del w:id="2616" w:author="PR Preview" w:date="2026-01-01T00:00:00Z">
        <w:r>
          <w:rPr>
            <w:rStyle w:val="NormalTok"/>
          </w:rPr>
          <w:delText xml:space="preserve"> </w:delText>
        </w:r>
      </w:del>
      <w:del w:id="2617" w:author="PR Preview" w:date="2026-01-01T00:00:00Z">
        <w:r>
          <w:rPr>
            <w:rStyle w:val="SpecialCharTok"/>
          </w:rPr>
          <w:delText xml:space="preserve">-</w:delText>
        </w:r>
      </w:del>
      <w:del w:id="2618" w:author="PR Preview" w:date="2026-01-01T00:00:00Z">
        <w:r>
          <w:rPr>
            <w:rStyle w:val="NormalTok"/>
          </w:rPr>
          <w:delText xml:space="preserve">b </w:delText>
        </w:r>
      </w:del>
      <w:del w:id="2619" w:author="PR Preview" w:date="2026-01-01T00:00:00Z">
        <w:r>
          <w:rPr>
            <w:rStyle w:val="SpecialCharTok"/>
          </w:rPr>
          <w:delText xml:space="preserve">/</w:delText>
        </w:r>
      </w:del>
      <w:del w:id="2620" w:author="PR Preview" w:date="2026-01-01T00:00:00Z">
        <w:r>
          <w:rPr>
            <w:rStyle w:val="NormalTok"/>
          </w:rPr>
          <w:delText xml:space="preserve"> w[[</w:delText>
        </w:r>
      </w:del>
      <w:del w:id="2621" w:author="PR Preview" w:date="2026-01-01T00:00:00Z">
        <w:r>
          <w:rPr>
            <w:rStyle w:val="DecValTok"/>
          </w:rPr>
          <w:delText xml:space="preserve">2</w:delText>
        </w:r>
      </w:del>
      <w:del w:id="2622" w:author="PR Preview" w:date="2026-01-01T00:00:00Z">
        <w:r>
          <w:rPr>
            <w:rStyle w:val="NormalTok"/>
          </w:rPr>
          <w:delText xml:space="preserve">]], </w:delText>
        </w:r>
      </w:del>
      <w:del w:id="2623" w:author="PR Preview" w:date="2026-01-01T00:00:00Z">
        <w:r>
          <w:rPr>
            <w:rStyle w:val="AttributeTok"/>
          </w:rPr>
          <w:delText xml:space="preserve">slope =</w:delText>
        </w:r>
      </w:del>
      <w:del w:id="2624" w:author="PR Preview" w:date="2026-01-01T00:00:00Z">
        <w:r>
          <w:rPr>
            <w:rStyle w:val="NormalTok"/>
          </w:rPr>
          <w:delText xml:space="preserve"> </w:delText>
        </w:r>
      </w:del>
      <w:del w:id="2625" w:author="PR Preview" w:date="2026-01-01T00:00:00Z">
        <w:r>
          <w:rPr>
            <w:rStyle w:val="SpecialCharTok"/>
          </w:rPr>
          <w:delText xml:space="preserve">-</w:delText>
        </w:r>
      </w:del>
      <w:del w:id="2626" w:author="PR Preview" w:date="2026-01-01T00:00:00Z">
        <w:r>
          <w:rPr>
            <w:rStyle w:val="NormalTok"/>
          </w:rPr>
          <w:delText xml:space="preserve">w[[</w:delText>
        </w:r>
      </w:del>
      <w:del w:id="2627" w:author="PR Preview" w:date="2026-01-01T00:00:00Z">
        <w:r>
          <w:rPr>
            <w:rStyle w:val="DecValTok"/>
          </w:rPr>
          <w:delText xml:space="preserve">1</w:delText>
        </w:r>
      </w:del>
      <w:del w:id="2628" w:author="PR Preview" w:date="2026-01-01T00:00:00Z">
        <w:r>
          <w:rPr>
            <w:rStyle w:val="NormalTok"/>
          </w:rPr>
          <w:delText xml:space="preserve">]] </w:delText>
        </w:r>
      </w:del>
      <w:del w:id="2629" w:author="PR Preview" w:date="2026-01-01T00:00:00Z">
        <w:r>
          <w:rPr>
            <w:rStyle w:val="SpecialCharTok"/>
          </w:rPr>
          <w:delText xml:space="preserve">/</w:delText>
        </w:r>
      </w:del>
      <w:del w:id="2630" w:author="PR Preview" w:date="2026-01-01T00:00:00Z">
        <w:r>
          <w:rPr>
            <w:rStyle w:val="NormalTok"/>
          </w:rPr>
          <w:delText xml:space="preserve"> w[[</w:delText>
        </w:r>
      </w:del>
      <w:del w:id="2631" w:author="PR Preview" w:date="2026-01-01T00:00:00Z">
        <w:r>
          <w:rPr>
            <w:rStyle w:val="DecValTok"/>
          </w:rPr>
          <w:delText xml:space="preserve">2</w:delText>
        </w:r>
      </w:del>
      <w:del w:id="2632" w:author="PR Preview" w:date="2026-01-01T00:00:00Z">
        <w:r>
          <w:rPr>
            <w:rStyle w:val="NormalTok"/>
          </w:rPr>
          <w:delText xml:space="preserve">]]) </w:delText>
        </w:r>
      </w:del>
      <w:del w:id="2633" w:author="PR Preview" w:date="2026-01-01T00:00:00Z">
        <w:r>
          <w:rPr>
            <w:rStyle w:val="SpecialCharTok"/>
          </w:rPr>
          <w:delText xml:space="preserve">+</w:delText>
        </w:r>
      </w:del>
      <w:del w:id="2634" w:author="PR Preview" w:date="2026-01-01T00:00:00Z">
        <w:r>
          <w:br/>
        </w:r>
      </w:del>
      <w:del w:id="2635" w:author="PR Preview" w:date="2026-01-01T00:00:00Z">
        <w:r>
          <w:rPr>
            <w:rStyle w:val="NormalTok"/>
          </w:rPr>
          <w:delText xml:space="preserve">  ggplot2</w:delText>
        </w:r>
      </w:del>
      <w:del w:id="2636" w:author="PR Preview" w:date="2026-01-01T00:00:00Z">
        <w:r>
          <w:rPr>
            <w:rStyle w:val="SpecialCharTok"/>
          </w:rPr>
          <w:delText xml:space="preserve">::</w:delText>
        </w:r>
      </w:del>
      <w:del w:id="2637" w:author="PR Preview" w:date="2026-01-01T00:00:00Z">
        <w:r>
          <w:rPr>
            <w:rStyle w:val="FunctionTok"/>
          </w:rPr>
          <w:delText xml:space="preserve">labs</w:delText>
        </w:r>
      </w:del>
      <w:del w:id="2638" w:author="PR Preview" w:date="2026-01-01T00:00:00Z">
        <w:r>
          <w:rPr>
            <w:rStyle w:val="NormalTok"/>
          </w:rPr>
          <w:delText xml:space="preserve">(</w:delText>
        </w:r>
      </w:del>
      <w:del w:id="2639" w:author="PR Preview" w:date="2026-01-01T00:00:00Z">
        <w:r>
          <w:rPr>
            <w:rStyle w:val="AttributeTok"/>
          </w:rPr>
          <w:delText xml:space="preserve">x =</w:delText>
        </w:r>
      </w:del>
      <w:del w:id="2640" w:author="PR Preview" w:date="2026-01-01T00:00:00Z">
        <w:r>
          <w:rPr>
            <w:rStyle w:val="NormalTok"/>
          </w:rPr>
          <w:delText xml:space="preserve"> </w:delText>
        </w:r>
      </w:del>
      <w:del w:id="2641" w:author="PR Preview" w:date="2026-01-01T00:00:00Z">
        <w:r>
          <w:rPr>
            <w:rStyle w:val="StringTok"/>
          </w:rPr>
          <w:delText xml:space="preserve">"Petal length (cm)"</w:delText>
        </w:r>
      </w:del>
      <w:del w:id="2642" w:author="PR Preview" w:date="2026-01-01T00:00:00Z">
        <w:r>
          <w:rPr>
            <w:rStyle w:val="NormalTok"/>
          </w:rPr>
          <w:delText xml:space="preserve">, </w:delText>
        </w:r>
      </w:del>
      <w:del w:id="2643" w:author="PR Preview" w:date="2026-01-01T00:00:00Z">
        <w:r>
          <w:rPr>
            <w:rStyle w:val="AttributeTok"/>
          </w:rPr>
          <w:delText xml:space="preserve">y =</w:delText>
        </w:r>
      </w:del>
      <w:del w:id="2644" w:author="PR Preview" w:date="2026-01-01T00:00:00Z">
        <w:r>
          <w:rPr>
            <w:rStyle w:val="NormalTok"/>
          </w:rPr>
          <w:delText xml:space="preserve"> </w:delText>
        </w:r>
      </w:del>
      <w:del w:id="2645" w:author="PR Preview" w:date="2026-01-01T00:00:00Z">
        <w:r>
          <w:rPr>
            <w:rStyle w:val="StringTok"/>
          </w:rPr>
          <w:delText xml:space="preserve">"Petal width (cm)"</w:delText>
        </w:r>
      </w:del>
      <w:del w:id="2646" w:author="PR Preview" w:date="2026-01-01T00:00:00Z">
        <w:r>
          <w:rPr>
            <w:rStyle w:val="NormalTok"/>
          </w:rPr>
          <w:delText xml:space="preserve">)</w:delText>
        </w:r>
      </w:del>
    </w:p>
    <w:p>
      <w:pPr>
        <w:pStyle w:val="SourceCode"/>
      </w:pPr>
      <w:del w:id="2647" w:author="PR Preview" w:date="2026-01-01T00:00:00Z">
        <w:r>
          <w:rPr>
            <w:rStyle w:val="FunctionTok"/>
          </w:rPr>
          <w:delText xml:space="preserve">table</w:delText>
        </w:r>
      </w:del>
      <w:del w:id="2648" w:author="PR Preview" w:date="2026-01-01T00:00:00Z">
        <w:r>
          <w:rPr>
            <w:rStyle w:val="NormalTok"/>
          </w:rPr>
          <w:delText xml:space="preserve">(two_species</w:delText>
        </w:r>
      </w:del>
      <w:del w:id="2649" w:author="PR Preview" w:date="2026-01-01T00:00:00Z">
        <w:r>
          <w:rPr>
            <w:rStyle w:val="SpecialCharTok"/>
          </w:rPr>
          <w:delText xml:space="preserve">$</w:delText>
        </w:r>
      </w:del>
      <w:del w:id="2650" w:author="PR Preview" w:date="2026-01-01T00:00:00Z">
        <w:r>
          <w:rPr>
            <w:rStyle w:val="NormalTok"/>
          </w:rPr>
          <w:delText xml:space="preserve">Species, two_species</w:delText>
        </w:r>
      </w:del>
      <w:del w:id="2651" w:author="PR Preview" w:date="2026-01-01T00:00:00Z">
        <w:r>
          <w:rPr>
            <w:rStyle w:val="SpecialCharTok"/>
          </w:rPr>
          <w:delText xml:space="preserve">$</w:delText>
        </w:r>
      </w:del>
      <w:del w:id="2652" w:author="PR Preview" w:date="2026-01-01T00:00:00Z">
        <w:r>
          <w:rPr>
            <w:rStyle w:val="NormalTok"/>
          </w:rPr>
          <w:delText xml:space="preserve">side)</w:delText>
        </w:r>
      </w:del>
      <w:del w:id="2653" w:author="PR Preview" w:date="2026-01-01T00:00:00Z">
        <w:r>
          <w:br/>
        </w:r>
      </w:del>
      <w:del w:id="2654" w:author="PR Preview" w:date="2026-01-01T00:00:00Z">
        <w:r>
          <w:rPr>
            <w:rStyle w:val="CommentTok"/>
          </w:rPr>
          <w:delText xml:space="preserve">#&gt;             </w:delText>
        </w:r>
      </w:del>
      <w:del w:id="2655" w:author="PR Preview" w:date="2026-01-01T00:00:00Z">
        <w:r>
          <w:br/>
        </w:r>
      </w:del>
      <w:del w:id="2656" w:author="PR Preview" w:date="2026-01-01T00:00:00Z">
        <w:r>
          <w:rPr>
            <w:rStyle w:val="CommentTok"/>
          </w:rPr>
          <w:delText xml:space="preserve">#&gt;              negative positive</w:delText>
        </w:r>
      </w:del>
      <w:del w:id="2657" w:author="PR Preview" w:date="2026-01-01T00:00:00Z">
        <w:r>
          <w:br/>
        </w:r>
      </w:del>
      <w:del w:id="2658" w:author="PR Preview" w:date="2026-01-01T00:00:00Z">
        <w:r>
          <w:rPr>
            <w:rStyle w:val="CommentTok"/>
          </w:rPr>
          <w:delText xml:space="preserve">#&gt;   versicolor       47        3</w:delText>
        </w:r>
      </w:del>
      <w:del w:id="2659" w:author="PR Preview" w:date="2026-01-01T00:00:00Z">
        <w:r>
          <w:br/>
        </w:r>
      </w:del>
      <w:del w:id="2660" w:author="PR Preview" w:date="2026-01-01T00:00:00Z">
        <w:r>
          <w:rPr>
            <w:rStyle w:val="CommentTok"/>
          </w:rPr>
          <w:delText xml:space="preserve">#&gt;   virginica         3       47</w:delText>
        </w:r>
      </w:del>
    </w:p>
    <w:p>
      <w:pPr>
        <w:pStyle w:val="FirstParagraph"/>
      </w:pPr>
      <w:del w:id="2661" w:author="PR Preview" w:date="2026-01-01T00:00:00Z">
        <w:r>
          <w:delText xml:space="preserve">The vector</w:delText>
        </w:r>
      </w:del>
      <w:del w:id="266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2663" w:author="PR Preview" w:date="2026-01-01T00:00:00Z">
        <w:r>
          <w:delText xml:space="preserve"> </w:delText>
        </w:r>
      </w:del>
      <w:del w:id="2664" w:author="PR Preview" w:date="2026-01-01T00:00:00Z">
        <w:r>
          <w:delText xml:space="preserve">points toward the virginica side,</w:delText>
        </w:r>
      </w:del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so the positive half-space</w:delText>
        </w:r>
      </w:del>
      <w:del w:id="2667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2668" w:author="PR Preview" w:date="2026-01-01T00:00:00Z">
        <w:r>
          <w:delText xml:space="preserve"> </w:delText>
        </w:r>
      </w:del>
      <w:del w:id="2669" w:author="PR Preview" w:date="2026-01-01T00:00:00Z">
        <w:r>
          <w:delText xml:space="preserve">holds</w:delText>
        </w:r>
      </w:del>
      <w:del w:id="2670" w:author="PR Preview" w:date="2026-01-01T00:00:00Z">
        <w:r>
          <w:delText xml:space="preserve"> </w:delText>
        </w:r>
      </w:del>
      <w:del w:id="2671" w:author="PR Preview" w:date="2026-01-01T00:00:00Z">
        <w:r>
          <w:delText xml:space="preserve">50 of the 100 flowers,</w:delText>
        </w:r>
      </w:del>
      <w:del w:id="2672" w:author="PR Preview" w:date="2026-01-01T00:00:00Z">
        <w:r>
          <w:delText xml:space="preserve"> </w:delText>
        </w:r>
      </w:del>
      <w:del w:id="2673" w:author="PR Preview" w:date="2026-01-01T00:00:00Z">
        <w:r>
          <w:delText xml:space="preserve">and 47 of them are virginica.</w:delText>
        </w:r>
      </w:del>
      <w:del w:id="2674" w:author="PR Preview" w:date="2026-01-01T00:00:00Z">
        <w:r>
          <w:delText xml:space="preserve"> </w:delText>
        </w:r>
      </w:del>
      <w:del w:id="2675" w:author="PR Preview" w:date="2026-01-01T00:00:00Z">
        <w:r>
          <w:delText xml:space="preserve">The line is a set of dimension</w:delText>
        </w:r>
      </w:del>
      <w:del w:id="267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2677" w:author="PR Preview" w:date="2026-01-01T00:00:00Z">
        <w:r>
          <w:delText xml:space="preserve">,</w:delText>
        </w:r>
      </w:del>
      <w:del w:id="2678" w:author="PR Preview" w:date="2026-01-01T00:00:00Z">
        <w:r>
          <w:delText xml:space="preserve"> </w:delText>
        </w:r>
      </w:del>
      <w:del w:id="2679" w:author="PR Preview" w:date="2026-01-01T00:00:00Z">
        <w:r>
          <w:delText xml:space="preserve">and each side is a region of the plane of dimension</w:delText>
        </w:r>
      </w:del>
      <w:del w:id="268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2681" w:author="PR Preview" w:date="2026-01-01T00:00:00Z">
        <w:r>
          <w:delText xml:space="preserve"> </w:delText>
        </w:r>
      </w:del>
      <w:del w:id="2682" w:author="PR Preview" w:date="2026-01-01T00:00:00Z">
        <w:r>
          <w:delText xml:space="preserve">(</w:delText>
        </w:r>
      </w:del>
      <w:hyperlink w:anchor="thm-half-space-dimension">
        <w:del w:id="2683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2684" w:author="PR Preview" w:date="2026-01-01T00:00:00Z">
        <w:r>
          <w:delText xml:space="preserve">).</w:delText>
        </w:r>
      </w:del>
    </w:p>
    <w:p>
      <w:pPr>
        <w:pStyle w:val="BodyText"/>
      </w:pPr>
      <w:del w:id="2685" w:author="PR Preview" w:date="2026-01-01T00:00:00Z">
        <w:r>
          <w:rPr>
            <w:b/>
            <w:bCs/>
          </w:rPr>
          <w:delText xml:space="preserve">Exercise 1 (Which side of the plane?)</w:delText>
        </w:r>
      </w:del>
      <w:del w:id="2686" w:author="PR Preview" w:date="2026-01-01T00:00:00Z">
        <w:r>
          <w:delText xml:space="preserve"> </w:delText>
        </w:r>
      </w:del>
      <w:del w:id="2687" w:author="PR Preview" w:date="2026-01-01T00:00:00Z">
        <w:r>
          <w:delText xml:space="preserve">Let</w:delText>
        </w:r>
      </w:del>
      <w:del w:id="26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689" w:author="PR Preview" w:date="2026-01-01T00:00:00Z">
        <w:r>
          <w:delText xml:space="preserve"> </w:delText>
        </w:r>
      </w:del>
      <w:del w:id="2690" w:author="PR Preview" w:date="2026-01-01T00:00:00Z">
        <w:r>
          <w:delText xml:space="preserve">be the plane in</w:delText>
        </w:r>
      </w:del>
      <w:del w:id="269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692" w:author="PR Preview" w:date="2026-01-01T00:00:00Z">
        <w:r>
          <w:delText xml:space="preserve"> </w:delText>
        </w:r>
      </w:del>
      <w:del w:id="2693" w:author="PR Preview" w:date="2026-01-01T00:00:00Z">
        <w:r>
          <w:delText xml:space="preserve">with</w:delText>
        </w:r>
      </w:del>
      <w:del w:id="26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695" w:author="PR Preview" w:date="2026-01-01T00:00:00Z">
        <w:r>
          <w:delText xml:space="preserve"> </w:delText>
        </w:r>
      </w:del>
      <w:del w:id="2696" w:author="PR Preview" w:date="2026-01-01T00:00:00Z">
        <w:r>
          <w:delText xml:space="preserve">and</w:delText>
        </w:r>
      </w:del>
      <w:del w:id="269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698" w:author="PR Preview" w:date="2026-01-01T00:00:00Z">
        <w:r>
          <w:delText xml:space="preserve"> </w:delText>
        </w:r>
      </w:del>
      <w:del w:id="2699" w:author="PR Preview" w:date="2026-01-01T00:00:00Z">
        <w:r>
          <w:delText xml:space="preserve">(</w:delText>
        </w:r>
      </w:del>
      <w:hyperlink w:anchor="exm-hyperplane-subspace">
        <w:del w:id="2700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2701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5"/>
        </w:numPr>
      </w:pPr>
      <w:del w:id="2702" w:author="PR Preview" w:date="2026-01-01T00:00:00Z">
        <w:r>
          <w:delText xml:space="preserve">For each point, say whether it is in</w:delText>
        </w:r>
      </w:del>
      <w:del w:id="2703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2704" w:author="PR Preview" w:date="2026-01-01T00:00:00Z">
        <w:r>
          <w:delText xml:space="preserve">,</w:delText>
        </w:r>
      </w:del>
      <w:del w:id="27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706" w:author="PR Preview" w:date="2026-01-01T00:00:00Z">
        <w:r>
          <w:delText xml:space="preserve"> </w:delText>
        </w:r>
      </w:del>
      <w:del w:id="2707" w:author="PR Preview" w:date="2026-01-01T00:00:00Z">
        <w:r>
          <w:delText xml:space="preserve">or</w:delText>
        </w:r>
      </w:del>
      <w:del w:id="2708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2709" w:author="PR Preview" w:date="2026-01-01T00:00:00Z">
        <w:r>
          <w:delText xml:space="preserve"> </w:delText>
        </w:r>
      </w:del>
      <w:del w:id="2710" w:author="PR Preview" w:date="2026-01-01T00:00:00Z">
        <w:r>
          <w:delText xml:space="preserve">(</w:delText>
        </w:r>
      </w:del>
      <w:hyperlink w:anchor="def-half-space">
        <w:del w:id="2711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2712" w:author="PR Preview" w:date="2026-01-01T00:00:00Z">
        <w:r>
          <w:delText xml:space="preserve">):</w:delText>
        </w:r>
      </w:del>
      <w:del w:id="27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14" w:author="PR Preview" w:date="2026-01-01T00:00:00Z">
        <w:r>
          <w:delText xml:space="preserve">,</w:delText>
        </w:r>
      </w:del>
      <w:del w:id="27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16" w:author="PR Preview" w:date="2026-01-01T00:00:00Z">
        <w:r>
          <w:delText xml:space="preserve"> </w:delText>
        </w:r>
      </w:del>
      <w:del w:id="2717" w:author="PR Preview" w:date="2026-01-01T00:00:00Z">
        <w:r>
          <w:delText xml:space="preserve">and</w:delText>
        </w:r>
      </w:del>
      <w:del w:id="27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719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5"/>
        </w:numPr>
      </w:pPr>
      <w:del w:id="2720" w:author="PR Preview" w:date="2026-01-01T00:00:00Z">
        <w:r>
          <w:delText xml:space="preserve">Write the plane and its half-spaces using</w:delText>
        </w:r>
      </w:del>
      <w:del w:id="272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del w:id="2722" w:author="PR Preview" w:date="2026-01-01T00:00:00Z">
        <w:r>
          <w:delText xml:space="preserve"> </w:delText>
        </w:r>
      </w:del>
      <w:del w:id="2723" w:author="PR Preview" w:date="2026-01-01T00:00:00Z">
        <w:r>
          <w:delText xml:space="preserve">and</w:delText>
        </w:r>
      </w:del>
      <w:del w:id="272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</m:oMath>
      <w:del w:id="2725" w:author="PR Preview" w:date="2026-01-01T00:00:00Z">
        <w:r>
          <w:delText xml:space="preserve">.</w:delText>
        </w:r>
      </w:del>
      <w:del w:id="2726" w:author="PR Preview" w:date="2026-01-01T00:00:00Z">
        <w:r>
          <w:delText xml:space="preserve"> </w:delText>
        </w:r>
      </w:del>
      <w:del w:id="2727" w:author="PR Preview" w:date="2026-01-01T00:00:00Z">
        <w:r>
          <w:delText xml:space="preserve">Which points from part 1 change sides?</w:delText>
        </w:r>
      </w:del>
    </w:p>
    <w:p>
      <w:pPr>
        <w:pStyle w:val="Compact"/>
        <w:numPr>
          <w:ilvl w:val="0"/>
          <w:numId w:val="1015"/>
        </w:numPr>
      </w:pPr>
      <w:del w:id="2728" w:author="PR Preview" w:date="2026-01-01T00:00:00Z">
        <w:r>
          <w:delText xml:space="preserve">State the dimension of</w:delText>
        </w:r>
      </w:del>
      <w:del w:id="272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del w:id="2730" w:author="PR Preview" w:date="2026-01-01T00:00:00Z">
        <w:r>
          <w:delText xml:space="preserve"> </w:delText>
        </w:r>
      </w:del>
      <w:del w:id="2731" w:author="PR Preview" w:date="2026-01-01T00:00:00Z">
        <w:r>
          <w:delText xml:space="preserve">and of</w:delText>
        </w:r>
      </w:del>
      <w:del w:id="273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del w:id="2733" w:author="PR Preview" w:date="2026-01-01T00:00:00Z">
        <w:r>
          <w:delText xml:space="preserve"> </w:delText>
        </w:r>
      </w:del>
      <w:del w:id="2734" w:author="PR Preview" w:date="2026-01-01T00:00:00Z">
        <w:r>
          <w:delText xml:space="preserve">(</w:delText>
        </w:r>
      </w:del>
      <w:hyperlink w:anchor="thm-half-space-dimension">
        <w:del w:id="2735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2736" w:author="PR Preview" w:date="2026-01-01T00:00:00Z">
        <w:r>
          <w:delText xml:space="preserve">).</w:delText>
        </w:r>
      </w:del>
    </w:p>
    <w:p>
      <w:pPr>
        <w:pStyle w:val="FirstParagraph"/>
      </w:pPr>
      <w:del w:id="2737" w:author="PR Preview" w:date="2026-01-01T00:00:00Z">
        <w:r>
          <w:rPr>
            <w:i/>
            <w:iCs/>
          </w:rPr>
          <w:delText xml:space="preserve">Solution 1</w:delText>
        </w:r>
      </w:del>
      <w:del w:id="2738" w:author="PR Preview" w:date="2026-01-01T00:00:00Z">
        <w:r>
          <w:delText xml:space="preserve">. </w:delText>
        </w:r>
      </w:del>
    </w:p>
    <w:p>
      <w:pPr>
        <w:numPr>
          <w:ilvl w:val="0"/>
          <w:numId w:val="1016"/>
        </w:numPr>
      </w:pPr>
      <w:del w:id="2739" w:author="PR Preview" w:date="2026-01-01T00:00:00Z">
        <w:r>
          <w:delText xml:space="preserve">Compute</w:delText>
        </w:r>
      </w:del>
      <w:del w:id="274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del w:id="2741" w:author="PR Preview" w:date="2026-01-01T00:00:00Z">
        <w:r>
          <w:delText xml:space="preserve"> </w:delText>
        </w:r>
      </w:del>
      <w:del w:id="2742" w:author="PR Preview" w:date="2026-01-01T00:00:00Z">
        <w:r>
          <w:delText xml:space="preserve">at each point.</w:delText>
        </w:r>
      </w:del>
    </w:p>
    <w:p>
      <w:pPr>
        <w:pStyle w:val="Compact"/>
        <w:numPr>
          <w:ilvl w:val="1"/>
          <w:numId w:val="1017"/>
        </w:numPr>
      </w:pPr>
      <w:del w:id="2743" w:author="PR Preview" w:date="2026-01-01T00:00:00Z">
        <w:r>
          <w:delText xml:space="preserve">At</w:delText>
        </w:r>
      </w:del>
      <w:del w:id="27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45" w:author="PR Preview" w:date="2026-01-01T00:00:00Z">
        <w:r>
          <w:delText xml:space="preserve"> </w:delText>
        </w:r>
      </w:del>
      <w:del w:id="2746" w:author="PR Preview" w:date="2026-01-01T00:00:00Z">
        <w:r>
          <w:delText xml:space="preserve">it equals</w:delText>
        </w:r>
      </w:del>
      <w:del w:id="274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del w:id="2748" w:author="PR Preview" w:date="2026-01-01T00:00:00Z">
        <w:r>
          <w:delText xml:space="preserve">, so the point is in</w:delText>
        </w:r>
      </w:del>
      <w:del w:id="274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2750" w:author="PR Preview" w:date="2026-01-01T00:00:00Z">
        <w:r>
          <w:delText xml:space="preserve">.</w:delText>
        </w:r>
      </w:del>
    </w:p>
    <w:p>
      <w:pPr>
        <w:pStyle w:val="Compact"/>
        <w:numPr>
          <w:ilvl w:val="1"/>
          <w:numId w:val="1017"/>
        </w:numPr>
      </w:pPr>
      <w:del w:id="2751" w:author="PR Preview" w:date="2026-01-01T00:00:00Z">
        <w:r>
          <w:delText xml:space="preserve">At</w:delText>
        </w:r>
      </w:del>
      <w:del w:id="27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53" w:author="PR Preview" w:date="2026-01-01T00:00:00Z">
        <w:r>
          <w:delText xml:space="preserve"> </w:delText>
        </w:r>
      </w:del>
      <w:del w:id="2754" w:author="PR Preview" w:date="2026-01-01T00:00:00Z">
        <w:r>
          <w:delText xml:space="preserve">it equals</w:delText>
        </w:r>
      </w:del>
      <w:del w:id="275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2756" w:author="PR Preview" w:date="2026-01-01T00:00:00Z">
        <w:r>
          <w:delText xml:space="preserve">, so the point is in</w:delText>
        </w:r>
      </w:del>
      <w:del w:id="275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758" w:author="PR Preview" w:date="2026-01-01T00:00:00Z">
        <w:r>
          <w:delText xml:space="preserve">.</w:delText>
        </w:r>
      </w:del>
    </w:p>
    <w:p>
      <w:pPr>
        <w:pStyle w:val="Compact"/>
        <w:numPr>
          <w:ilvl w:val="1"/>
          <w:numId w:val="1017"/>
        </w:numPr>
      </w:pPr>
      <w:del w:id="2759" w:author="PR Preview" w:date="2026-01-01T00:00:00Z">
        <w:r>
          <w:delText xml:space="preserve">At</w:delText>
        </w:r>
      </w:del>
      <w:del w:id="27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delText xml:space="preserve">it equals</w:delText>
        </w:r>
      </w:del>
      <w:del w:id="276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del w:id="2764" w:author="PR Preview" w:date="2026-01-01T00:00:00Z">
        <w:r>
          <w:delText xml:space="preserve">, so the point is in</w:delText>
        </w:r>
      </w:del>
      <w:del w:id="276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2766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w:del w:id="2767" w:author="PR Preview" w:date="2026-01-01T00:00:00Z">
        <w:r>
          <w:delText xml:space="preserve">With</w:delText>
        </w:r>
      </w:del>
      <w:del w:id="276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769" w:author="PR Preview" w:date="2026-01-01T00:00:00Z">
        <w:r>
          <w:delText xml:space="preserve"> </w:delText>
        </w:r>
      </w:del>
      <w:del w:id="2770" w:author="PR Preview" w:date="2026-01-01T00:00:00Z">
        <w:r>
          <w:delText xml:space="preserve">and</w:delText>
        </w:r>
      </w:del>
      <w:del w:id="277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del w:id="2772" w:author="PR Preview" w:date="2026-01-01T00:00:00Z">
        <w:r>
          <w:delText xml:space="preserve">, the equation is</w:delText>
        </w:r>
      </w:del>
      <w:del w:id="277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2774" w:author="PR Preview" w:date="2026-01-01T00:00:00Z">
        <w:r>
          <w:delText xml:space="preserve">.</w:delText>
        </w:r>
      </w:del>
      <w:del w:id="2775" w:author="PR Preview" w:date="2026-01-01T00:00:00Z">
        <w:r>
          <w:delText xml:space="preserve"> </w:delText>
        </w:r>
      </w:del>
      <w:del w:id="2776" w:author="PR Preview" w:date="2026-01-01T00:00:00Z">
        <w:r>
          <w:delText xml:space="preserve">Multiplying both sides by</w:delText>
        </w:r>
      </w:del>
      <w:del w:id="277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delText xml:space="preserve">gives the original equation, so it is the same plane.</w:delText>
        </w:r>
      </w:del>
      <w:del w:id="2780" w:author="PR Preview" w:date="2026-01-01T00:00:00Z">
        <w:r>
          <w:delText xml:space="preserve"> </w:delText>
        </w:r>
      </w:del>
      <w:del w:id="2781" w:author="PR Preview" w:date="2026-01-01T00:00:00Z">
        <w:r>
          <w:delText xml:space="preserve">The new expression is the negative of the old one at every point,</w:delText>
        </w:r>
      </w:del>
      <w:del w:id="2782" w:author="PR Preview" w:date="2026-01-01T00:00:00Z">
        <w:r>
          <w:delText xml:space="preserve"> </w:delText>
        </w:r>
      </w:del>
      <w:del w:id="2783" w:author="PR Preview" w:date="2026-01-01T00:00:00Z">
        <w:r>
          <w:delText xml:space="preserve">so the new positive half-space is the old</w:delText>
        </w:r>
      </w:del>
      <w:del w:id="2784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and the new negative half-space is the old</w:delText>
        </w:r>
      </w:del>
      <w:del w:id="2787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2788" w:author="PR Preview" w:date="2026-01-01T00:00:00Z">
        <w:r>
          <w:delText xml:space="preserve">.</w:delText>
        </w:r>
      </w:del>
      <w:del w:id="2789" w:author="PR Preview" w:date="2026-01-01T00:00:00Z">
        <w:r>
          <w:delText xml:space="preserve"> </w:delText>
        </w:r>
      </w:del>
      <w:del w:id="2790" w:author="PR Preview" w:date="2026-01-01T00:00:00Z">
        <w:r>
          <w:delText xml:space="preserve">The origin</w:delText>
        </w:r>
      </w:del>
      <w:del w:id="279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92" w:author="PR Preview" w:date="2026-01-01T00:00:00Z">
        <w:r>
          <w:delText xml:space="preserve"> </w:delText>
        </w:r>
      </w:del>
      <w:del w:id="2793" w:author="PR Preview" w:date="2026-01-01T00:00:00Z">
        <w:r>
          <w:delText xml:space="preserve">is now in the positive half-space,</w:delText>
        </w:r>
      </w:del>
      <w:del w:id="2794" w:author="PR Preview" w:date="2026-01-01T00:00:00Z">
        <w:r>
          <w:delText xml:space="preserve"> </w:delText>
        </w:r>
      </w:del>
      <w:del w:id="2795" w:author="PR Preview" w:date="2026-01-01T00:00:00Z">
        <w:r>
          <w:delText xml:space="preserve">and</w:delText>
        </w:r>
      </w:del>
      <w:del w:id="279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797" w:author="PR Preview" w:date="2026-01-01T00:00:00Z">
        <w:r>
          <w:delText xml:space="preserve"> </w:delText>
        </w:r>
      </w:del>
      <w:del w:id="2798" w:author="PR Preview" w:date="2026-01-01T00:00:00Z">
        <w:r>
          <w:delText xml:space="preserve">is now in the negative half-space.</w:delText>
        </w:r>
      </w:del>
      <w:del w:id="2799" w:author="PR Preview" w:date="2026-01-01T00:00:00Z">
        <w:r>
          <w:delText xml:space="preserve"> </w:delText>
        </w:r>
      </w:del>
      <w:del w:id="2800" w:author="PR Preview" w:date="2026-01-01T00:00:00Z">
        <w:r>
          <w:delText xml:space="preserve">The point</w:delText>
        </w:r>
      </w:del>
      <w:del w:id="28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802" w:author="PR Preview" w:date="2026-01-01T00:00:00Z">
        <w:r>
          <w:delText xml:space="preserve"> </w:delText>
        </w:r>
      </w:del>
      <w:del w:id="2803" w:author="PR Preview" w:date="2026-01-01T00:00:00Z">
        <w:r>
          <w:delText xml:space="preserve">stays on the plane.</w:delText>
        </w:r>
      </w:del>
      <w:del w:id="2804" w:author="PR Preview" w:date="2026-01-01T00:00:00Z">
        <w:r>
          <w:delText xml:space="preserve"> </w:delText>
        </w:r>
      </w:del>
      <w:del w:id="2805" w:author="PR Preview" w:date="2026-01-01T00:00:00Z">
        <w:r>
          <w:delText xml:space="preserve">So the origin and</w:delText>
        </w:r>
      </w:del>
      <w:del w:id="28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807" w:author="PR Preview" w:date="2026-01-01T00:00:00Z">
        <w:r>
          <w:delText xml:space="preserve"> </w:delText>
        </w:r>
      </w:del>
      <w:del w:id="2808" w:author="PR Preview" w:date="2026-01-01T00:00:00Z">
        <w:r>
          <w:delText xml:space="preserve">both change names, and the point on the plane does not.</w:delText>
        </w:r>
      </w:del>
    </w:p>
    <w:p>
      <w:pPr>
        <w:numPr>
          <w:ilvl w:val="0"/>
          <w:numId w:val="1016"/>
        </w:numPr>
      </w:pPr>
      <w:del w:id="2809" w:author="PR Preview" w:date="2026-01-01T00:00:00Z">
        <w:r>
          <w:delText xml:space="preserve">Here</w:delText>
        </w:r>
      </w:del>
      <w:del w:id="281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2811" w:author="PR Preview" w:date="2026-01-01T00:00:00Z">
        <w:r>
          <w:delText xml:space="preserve">.</w:delText>
        </w:r>
      </w:del>
      <w:del w:id="281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del w:id="2813" w:author="PR Preview" w:date="2026-01-01T00:00:00Z">
        <w:r>
          <w:delText xml:space="preserve"> </w:delText>
        </w:r>
      </w:del>
      <w:del w:id="2814" w:author="PR Preview" w:date="2026-01-01T00:00:00Z">
        <w:r>
          <w:delText xml:space="preserve">is the subspace</w:delText>
        </w:r>
      </w:del>
      <w:del w:id="28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2816" w:author="PR Preview" w:date="2026-01-01T00:00:00Z">
        <w:r>
          <w:delText xml:space="preserve">, which has dimension</w:delText>
        </w:r>
      </w:del>
      <w:del w:id="281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2818" w:author="PR Preview" w:date="2026-01-01T00:00:00Z">
        <w:r>
          <w:delText xml:space="preserve">.</w:delText>
        </w:r>
      </w:del>
      <w:del w:id="281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820" w:author="PR Preview" w:date="2026-01-01T00:00:00Z">
        <w:r>
          <w:delText xml:space="preserve"> </w:delText>
        </w:r>
      </w:del>
      <w:del w:id="2821" w:author="PR Preview" w:date="2026-01-01T00:00:00Z">
        <w:r>
          <w:delText xml:space="preserve">has dimension</w:delText>
        </w:r>
      </w:del>
      <w:del w:id="282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2823" w:author="PR Preview" w:date="2026-01-01T00:00:00Z">
        <w:r>
          <w:delText xml:space="preserve">.</w:delText>
        </w:r>
      </w:del>
    </w:p>
    <w:p>
      <w:pPr>
        <w:pStyle w:val="FirstParagraph"/>
      </w:pPr>
      <w:del w:id="2824" w:author="PR Preview" w:date="2026-01-01T00:00:00Z">
        <w:r>
          <w:rPr>
            <w:b/>
            <w:bCs/>
          </w:rPr>
          <w:delText xml:space="preserve">Definition 15 (Rank factorization)</w:delText>
        </w:r>
      </w:del>
      <w:del w:id="2825" w:author="PR Preview" w:date="2026-01-01T00:00:00Z">
        <w:r>
          <w:delText xml:space="preserve"> </w:delText>
        </w:r>
      </w:del>
      <w:del w:id="2826" w:author="PR Preview" w:date="2026-01-01T00:00:00Z">
        <w:r>
          <w:delText xml:space="preserve">Let</w:delText>
        </w:r>
      </w:del>
      <w:del w:id="282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828" w:author="PR Preview" w:date="2026-01-01T00:00:00Z">
        <w:r>
          <w:delText xml:space="preserve"> </w:delText>
        </w:r>
      </w:del>
      <w:del w:id="2829" w:author="PR Preview" w:date="2026-01-01T00:00:00Z">
        <w:r>
          <w:delText xml:space="preserve">be an</w:delText>
        </w:r>
      </w:del>
      <w:del w:id="283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831" w:author="PR Preview" w:date="2026-01-01T00:00:00Z">
        <w:r>
          <w:delText xml:space="preserve"> </w:delText>
        </w:r>
      </w:del>
      <w:del w:id="2832" w:author="PR Preview" w:date="2026-01-01T00:00:00Z">
        <w:r>
          <w:delText xml:space="preserve">matrix with</w:delText>
        </w:r>
      </w:del>
      <w:del w:id="2833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2834" w:author="PR Preview" w:date="2026-01-01T00:00:00Z">
        <w:r>
          <w:delText xml:space="preserve">.</w:delText>
        </w:r>
      </w:del>
      <w:del w:id="2835" w:author="PR Preview" w:date="2026-01-01T00:00:00Z">
        <w:r>
          <w:delText xml:space="preserve"> </w:delText>
        </w:r>
      </w:del>
      <w:del w:id="2836" w:author="PR Preview" w:date="2026-01-01T00:00:00Z">
        <w:r>
          <w:delText xml:space="preserve">A</w:delText>
        </w:r>
      </w:del>
      <w:del w:id="2837" w:author="PR Preview" w:date="2026-01-01T00:00:00Z">
        <w:r>
          <w:delText xml:space="preserve"> </w:delText>
        </w:r>
      </w:del>
      <w:del w:id="2838" w:author="PR Preview" w:date="2026-01-01T00:00:00Z">
        <w:r>
          <w:rPr>
            <w:b/>
            <w:bCs/>
          </w:rPr>
          <w:delText xml:space="preserve">rank factorization</w:delText>
        </w:r>
      </w:del>
      <w:del w:id="2839" w:author="PR Preview" w:date="2026-01-01T00:00:00Z">
        <w:r>
          <w:delText xml:space="preserve"> </w:delText>
        </w:r>
      </w:del>
      <w:del w:id="2840" w:author="PR Preview" w:date="2026-01-01T00:00:00Z">
        <w:r>
          <w:delText xml:space="preserve">of</w:delText>
        </w:r>
      </w:del>
      <w:del w:id="284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842" w:author="PR Preview" w:date="2026-01-01T00:00:00Z">
        <w:r>
          <w:delText xml:space="preserve"> </w:delText>
        </w:r>
      </w:del>
      <w:del w:id="2843" w:author="PR Preview" w:date="2026-01-01T00:00:00Z">
        <w:r>
          <w:delText xml:space="preserve">is a product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844" w:author="PR Preview" w:date="2026-01-01T00:00:00Z">
        <w:r>
          <w:rPr>
            <w:b/>
            <w:bCs/>
          </w:rPr>
          <w:delText xml:space="preserve">Example 40 (A rank factorization of a rank-one matrix)</w:delText>
        </w:r>
      </w:del>
      <w:del w:id="2845" w:author="PR Preview" w:date="2026-01-01T00:00:00Z">
        <w:r>
          <w:delText xml:space="preserve"> </w:delText>
        </w:r>
      </w:del>
      <w:del w:id="2846" w:author="PR Preview" w:date="2026-01-01T00:00:00Z">
        <w:r>
          <w:delText xml:space="preserve">The matrix</w:delText>
        </w:r>
      </w:del>
      <w:del w:id="28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848" w:author="PR Preview" w:date="2026-01-01T00:00:00Z">
        <w:r>
          <w:delText xml:space="preserve"> </w:delText>
        </w:r>
      </w:del>
      <w:del w:id="2849" w:author="PR Preview" w:date="2026-01-01T00:00:00Z">
        <w:r>
          <w:delText xml:space="preserve">in</w:delText>
        </w:r>
      </w:del>
      <w:del w:id="2850" w:author="PR Preview" w:date="2026-01-01T00:00:00Z">
        <w:r>
          <w:delText xml:space="preserve"> </w:delText>
        </w:r>
      </w:del>
      <w:hyperlink w:anchor="exm-column-space">
        <w:del w:id="2851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2852" w:author="PR Preview" w:date="2026-01-01T00:00:00Z">
        <w:r>
          <w:delText xml:space="preserve"> </w:delText>
        </w:r>
      </w:del>
      <w:del w:id="2853" w:author="PR Preview" w:date="2026-01-01T00:00:00Z">
        <w:r>
          <w:delText xml:space="preserve">has rank</w:delText>
        </w:r>
      </w:del>
      <w:del w:id="2854" w:author="PR Preview" w:date="2026-01-01T00:00:00Z">
        <w:r>
          <w:delText xml:space="preserve"> </w:delText>
        </w:r>
      </w:del>
      <m:oMath>
        <m:r>
          <m:t>1</m:t>
        </m:r>
      </m:oMath>
      <w:del w:id="2855" w:author="PR Preview" w:date="2026-01-01T00:00:00Z">
        <w:r>
          <w:delText xml:space="preserve"> </w:delText>
        </w:r>
      </w:del>
      <w:del w:id="2856" w:author="PR Preview" w:date="2026-01-01T00:00:00Z">
        <w:r>
          <w:delText xml:space="preserve">(</w:delText>
        </w:r>
      </w:del>
      <w:hyperlink w:anchor="exm-rank-dim">
        <w:del w:id="2857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2858" w:author="PR Preview" w:date="2026-01-01T00:00:00Z">
        <w:r>
          <w:delText xml:space="preserve">),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859" w:author="PR Preview" w:date="2026-01-01T00:00:00Z">
        <w:r>
          <w:delText xml:space="preserve">so</w:delText>
        </w:r>
      </w:del>
      <w:del w:id="2860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2861" w:author="PR Preview" w:date="2026-01-01T00:00:00Z">
        <w:r>
          <w:delText xml:space="preserve"> </w:delText>
        </w:r>
      </w:del>
      <w:del w:id="2862" w:author="PR Preview" w:date="2026-01-01T00:00:00Z">
        <w:r>
          <w:delText xml:space="preserve">(</w:delText>
        </w:r>
      </w:del>
      <m:oMath>
        <m:r>
          <m:t>2</m:t>
        </m:r>
        <m:r>
          <m:rPr>
            <m:sty m:val="p"/>
          </m:rPr>
          <m:t>×</m:t>
        </m:r>
        <m:r>
          <m:t>1</m:t>
        </m:r>
      </m:oMath>
      <w:del w:id="2863" w:author="PR Preview" w:date="2026-01-01T00:00:00Z">
        <w:r>
          <w:delText xml:space="preserve">)</w:delText>
        </w:r>
      </w:del>
      <w:del w:id="2864" w:author="PR Preview" w:date="2026-01-01T00:00:00Z">
        <w:r>
          <w:delText xml:space="preserve"> </w:delText>
        </w:r>
      </w:del>
      <w:del w:id="2865" w:author="PR Preview" w:date="2026-01-01T00:00:00Z">
        <w:r>
          <w:delText xml:space="preserve">and</w:delText>
        </w:r>
      </w:del>
      <w:del w:id="2866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2867" w:author="PR Preview" w:date="2026-01-01T00:00:00Z">
        <w:r>
          <w:delText xml:space="preserve"> </w:delText>
        </w:r>
      </w:del>
      <w:del w:id="2868" w:author="PR Preview" w:date="2026-01-01T00:00:00Z">
        <w:r>
          <w:delText xml:space="preserve">(</w:delText>
        </w:r>
      </w:del>
      <m:oMath>
        <m:r>
          <m:t>1</m:t>
        </m:r>
        <m:r>
          <m:rPr>
            <m:sty m:val="p"/>
          </m:rPr>
          <m:t>×</m:t>
        </m:r>
        <m:r>
          <m:t>3</m:t>
        </m:r>
      </m:oMath>
      <w:del w:id="2869" w:author="PR Preview" w:date="2026-01-01T00:00:00Z">
        <w:r>
          <w:delText xml:space="preserve">)</w:delText>
        </w:r>
      </w:del>
      <w:del w:id="2870" w:author="PR Preview" w:date="2026-01-01T00:00:00Z">
        <w:r>
          <w:delText xml:space="preserve"> </w:delText>
        </w:r>
      </w:del>
      <w:del w:id="2871" w:author="PR Preview" w:date="2026-01-01T00:00:00Z">
        <w:r>
          <w:delText xml:space="preserve">are a rank factorization.</w:delText>
        </w:r>
      </w:del>
      <w:del w:id="2872" w:author="PR Preview" w:date="2026-01-01T00:00:00Z">
        <w:r>
          <w:delText xml:space="preserve"> </w:delText>
        </w:r>
      </w:del>
      <w:del w:id="2873" w:author="PR Preview" w:date="2026-01-01T00:00:00Z">
        <w:r>
          <w:delText xml:space="preserve">It is not unique:</w:delText>
        </w:r>
      </w:del>
      <w:del w:id="2874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del w:id="2875" w:author="PR Preview" w:date="2026-01-01T00:00:00Z">
        <w:r>
          <w:delText xml:space="preserve"> </w:delText>
        </w:r>
      </w:del>
      <w:del w:id="2876" w:author="PR Preview" w:date="2026-01-01T00:00:00Z">
        <w:r>
          <w:delText xml:space="preserve">and</w:delText>
        </w:r>
      </w:del>
      <w:del w:id="2877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2878" w:author="PR Preview" w:date="2026-01-01T00:00:00Z">
        <w:r>
          <w:delText xml:space="preserve"> </w:delText>
        </w:r>
      </w:del>
      <w:del w:id="2879" w:author="PR Preview" w:date="2026-01-01T00:00:00Z">
        <w:r>
          <w:delText xml:space="preserve">give the same product.</w:delText>
        </w:r>
      </w:del>
      <w:del w:id="2880" w:author="PR Preview" w:date="2026-01-01T00:00:00Z">
        <w:r>
          <w:delText xml:space="preserve"> </w:delText>
        </w:r>
      </w:del>
      <w:del w:id="2881" w:author="PR Preview" w:date="2026-01-01T00:00:00Z">
        <w:r>
          <w:delText xml:space="preserve">A product</w:delText>
        </w:r>
      </w:del>
      <w:del w:id="2882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del w:id="2883" w:author="PR Preview" w:date="2026-01-01T00:00:00Z">
        <w:r>
          <w:delText xml:space="preserve"> </w:delText>
        </w:r>
      </w:del>
      <w:del w:id="2884" w:author="PR Preview" w:date="2026-01-01T00:00:00Z">
        <w:r>
          <w:delText xml:space="preserve">with</w:delText>
        </w:r>
      </w:del>
      <w:del w:id="2885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2886" w:author="PR Preview" w:date="2026-01-01T00:00:00Z">
        <w:r>
          <w:delText xml:space="preserve"> </w:delText>
        </w:r>
      </w:del>
      <w:del w:id="2887" w:author="PR Preview" w:date="2026-01-01T00:00:00Z">
        <w:r>
          <w:delText xml:space="preserve">of size</w:delText>
        </w:r>
      </w:del>
      <w:del w:id="288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2889" w:author="PR Preview" w:date="2026-01-01T00:00:00Z">
        <w:r>
          <w:delText xml:space="preserve"> </w:delText>
        </w:r>
      </w:del>
      <w:del w:id="2890" w:author="PR Preview" w:date="2026-01-01T00:00:00Z">
        <w:r>
          <w:delText xml:space="preserve">is not a rank factorization of this</w:delText>
        </w:r>
      </w:del>
      <w:del w:id="28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892" w:author="PR Preview" w:date="2026-01-01T00:00:00Z">
        <w:r>
          <w:delText xml:space="preserve">,</w:delText>
        </w:r>
      </w:del>
      <w:del w:id="2893" w:author="PR Preview" w:date="2026-01-01T00:00:00Z">
        <w:r>
          <w:delText xml:space="preserve"> </w:delText>
        </w:r>
      </w:del>
      <w:del w:id="2894" w:author="PR Preview" w:date="2026-01-01T00:00:00Z">
        <w:r>
          <w:delText xml:space="preserve">because the inner dimension must equal</w:delText>
        </w:r>
      </w:del>
      <w:del w:id="2895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896" w:author="PR Preview" w:date="2026-01-01T00:00:00Z">
        <w:r>
          <w:delText xml:space="preserve">.</w:delText>
        </w:r>
      </w:del>
    </w:p>
    <w:p>
      <w:pPr>
        <w:pStyle w:val="BodyText"/>
      </w:pPr>
      <w:del w:id="2897" w:author="PR Preview" w:date="2026-01-01T00:00:00Z">
        <w:r>
          <w:rPr>
            <w:b/>
            <w:bCs/>
          </w:rPr>
          <w:delText xml:space="preserve">Theorem 23 (Every nonzero matrix has a rank factorization)</w:delText>
        </w:r>
      </w:del>
      <w:del w:id="2898" w:author="PR Preview" w:date="2026-01-01T00:00:00Z">
        <w:r>
          <w:delText xml:space="preserve"> </w:delText>
        </w:r>
      </w:del>
      <w:del w:id="2899" w:author="PR Preview" w:date="2026-01-01T00:00:00Z">
        <w:r>
          <w:delText xml:space="preserve">Every</w:delText>
        </w:r>
      </w:del>
      <w:del w:id="290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901" w:author="PR Preview" w:date="2026-01-01T00:00:00Z">
        <w:r>
          <w:delText xml:space="preserve"> </w:delText>
        </w:r>
      </w:del>
      <w:del w:id="2902" w:author="PR Preview" w:date="2026-01-01T00:00:00Z">
        <w:r>
          <w:delText xml:space="preserve">matrix</w:delText>
        </w:r>
      </w:del>
      <w:del w:id="29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904" w:author="PR Preview" w:date="2026-01-01T00:00:00Z">
        <w:r>
          <w:delText xml:space="preserve"> </w:delText>
        </w:r>
      </w:del>
      <w:del w:id="2905" w:author="PR Preview" w:date="2026-01-01T00:00:00Z">
        <w:r>
          <w:delText xml:space="preserve">with</w:delText>
        </w:r>
      </w:del>
      <w:del w:id="2906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2907" w:author="PR Preview" w:date="2026-01-01T00:00:00Z">
        <w:r>
          <w:delText xml:space="preserve"> </w:delText>
        </w:r>
      </w:del>
      <w:del w:id="2908" w:author="PR Preview" w:date="2026-01-01T00:00:00Z">
        <w:r>
          <w:delText xml:space="preserve">has a rank factorization (</w:delText>
        </w:r>
      </w:del>
      <w:hyperlink w:anchor="def-rank-factorization">
        <w:del w:id="2909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2910" w:author="PR Preview" w:date="2026-01-01T00:00:00Z">
        <w:r>
          <w:delText xml:space="preserve">).</w:delText>
        </w:r>
      </w:del>
      <w:del w:id="2911" w:author="PR Preview" w:date="2026-01-01T00:00:00Z">
        <w:r>
          <w:delText xml:space="preserve"> </w:delText>
        </w:r>
      </w:del>
      <w:del w:id="2912" w:author="PR Preview" w:date="2026-01-01T00:00:00Z">
        <w:r>
          <w:delText xml:space="preserve">One is given by taking the columns of</w:delText>
        </w:r>
      </w:del>
      <w:del w:id="2913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2914" w:author="PR Preview" w:date="2026-01-01T00:00:00Z">
        <w:r>
          <w:delText xml:space="preserve"> </w:delText>
        </w:r>
      </w:del>
      <w:del w:id="2915" w:author="PR Preview" w:date="2026-01-01T00:00:00Z">
        <w:r>
          <w:delText xml:space="preserve">to be any basis of</w:delText>
        </w:r>
      </w:del>
      <w:del w:id="29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917" w:author="PR Preview" w:date="2026-01-01T00:00:00Z">
        <w:r>
          <w:delText xml:space="preserve">.</w:delText>
        </w:r>
      </w:del>
    </w:p>
    <w:p>
      <w:pPr>
        <w:pStyle w:val="BodyText"/>
      </w:pPr>
      <w:del w:id="2918" w:author="PR Preview" w:date="2026-01-01T00:00:00Z">
        <w:r>
          <w:rPr>
            <w:i/>
            <w:iCs/>
          </w:rPr>
          <w:delText xml:space="preserve">Proof</w:delText>
        </w:r>
      </w:del>
      <w:del w:id="2919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920" w:author="PR Preview" w:date="2026-01-01T00:00:00Z">
        <w:r>
          <w:delText xml:space="preserve"> </w:delText>
        </w:r>
      </w:del>
      <w:del w:id="2921" w:author="PR Preview" w:date="2026-01-01T00:00:00Z">
        <w:r>
          <w:delText xml:space="preserve">has dimension</w:delText>
        </w:r>
      </w:del>
      <w:del w:id="2922" w:author="PR Preview" w:date="2026-01-01T00:00:00Z">
        <w:r>
          <w:delText xml:space="preserve"> </w:delText>
        </w:r>
      </w:del>
      <m:oMath>
        <m:r>
          <m:t>r</m:t>
        </m:r>
      </m:oMath>
      <w:del w:id="2923" w:author="PR Preview" w:date="2026-01-01T00:00:00Z">
        <w:r>
          <w:delText xml:space="preserve"> </w:delText>
        </w:r>
      </w:del>
      <w:del w:id="2924" w:author="PR Preview" w:date="2026-01-01T00:00:00Z">
        <w:r>
          <w:delText xml:space="preserve">(</w:delText>
        </w:r>
      </w:del>
      <w:hyperlink w:anchor="thm-rank-dim">
        <w:del w:id="2925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2926" w:author="PR Preview" w:date="2026-01-01T00:00:00Z">
        <w:r>
          <w:delText xml:space="preserve">),</w:delText>
        </w:r>
      </w:del>
      <w:del w:id="2927" w:author="PR Preview" w:date="2026-01-01T00:00:00Z">
        <w:r>
          <w:delText xml:space="preserve"> </w:delText>
        </w:r>
      </w:del>
      <w:del w:id="2928" w:author="PR Preview" w:date="2026-01-01T00:00:00Z">
        <w:r>
          <w:delText xml:space="preserve">so it has a basis</w:delText>
        </w:r>
      </w:del>
      <w:del w:id="292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del w:id="2930" w:author="PR Preview" w:date="2026-01-01T00:00:00Z">
        <w:r>
          <w:delText xml:space="preserve"> </w:delText>
        </w:r>
      </w:del>
      <w:del w:id="2931" w:author="PR Preview" w:date="2026-01-01T00:00:00Z">
        <w:r>
          <w:delText xml:space="preserve">(</w:delText>
        </w:r>
      </w:del>
      <w:hyperlink w:anchor="thm-extend-basis">
        <w:del w:id="293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2933" w:author="PR Preview" w:date="2026-01-01T00:00:00Z">
        <w:r>
          <w:delText xml:space="preserve">);</w:delText>
        </w:r>
      </w:del>
      <w:del w:id="2934" w:author="PR Preview" w:date="2026-01-01T00:00:00Z">
        <w:r>
          <w:delText xml:space="preserve"> </w:delText>
        </w:r>
      </w:del>
      <w:del w:id="2935" w:author="PR Preview" w:date="2026-01-01T00:00:00Z">
        <w:r>
          <w:delText xml:space="preserve">let</w:delText>
        </w:r>
      </w:del>
      <w:del w:id="2936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2937" w:author="PR Preview" w:date="2026-01-01T00:00:00Z">
        <w:r>
          <w:delText xml:space="preserve"> </w:delText>
        </w:r>
      </w:del>
      <w:del w:id="2938" w:author="PR Preview" w:date="2026-01-01T00:00:00Z">
        <w:r>
          <w:delText xml:space="preserve">be the</w:delText>
        </w:r>
      </w:del>
      <w:del w:id="293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r</m:t>
        </m:r>
      </m:oMath>
      <w:del w:id="2940" w:author="PR Preview" w:date="2026-01-01T00:00:00Z">
        <w:r>
          <w:delText xml:space="preserve"> </w:delText>
        </w:r>
      </w:del>
      <w:del w:id="2941" w:author="PR Preview" w:date="2026-01-01T00:00:00Z">
        <w:r>
          <w:delText xml:space="preserve">matrix with these columns.</w:delText>
        </w:r>
      </w:del>
      <w:del w:id="2942" w:author="PR Preview" w:date="2026-01-01T00:00:00Z">
        <w:r>
          <w:delText xml:space="preserve"> </w:delText>
        </w:r>
      </w:del>
      <w:del w:id="2943" w:author="PR Preview" w:date="2026-01-01T00:00:00Z">
        <w:r>
          <w:delText xml:space="preserve">Each column</w:delText>
        </w:r>
      </w:del>
      <w:del w:id="294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del w:id="2945" w:author="PR Preview" w:date="2026-01-01T00:00:00Z">
        <w:r>
          <w:delText xml:space="preserve"> </w:delText>
        </w:r>
      </w:del>
      <w:del w:id="2946" w:author="PR Preview" w:date="2026-01-01T00:00:00Z">
        <w:r>
          <w:delText xml:space="preserve">of</w:delText>
        </w:r>
      </w:del>
      <w:del w:id="29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948" w:author="PR Preview" w:date="2026-01-01T00:00:00Z">
        <w:r>
          <w:delText xml:space="preserve"> </w:delText>
        </w:r>
      </w:del>
      <w:del w:id="2949" w:author="PR Preview" w:date="2026-01-01T00:00:00Z">
        <w:r>
          <w:delText xml:space="preserve">is in</w:delText>
        </w:r>
      </w:del>
      <w:del w:id="295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951" w:author="PR Preview" w:date="2026-01-01T00:00:00Z">
        <w:r>
          <w:delText xml:space="preserve">,</w:delText>
        </w:r>
      </w:del>
      <w:del w:id="2952" w:author="PR Preview" w:date="2026-01-01T00:00:00Z">
        <w:r>
          <w:delText xml:space="preserve"> </w:delText>
        </w:r>
      </w:del>
      <w:del w:id="2953" w:author="PR Preview" w:date="2026-01-01T00:00:00Z">
        <w:r>
          <w:delText xml:space="preserve">so</w:delText>
        </w:r>
      </w:del>
      <w:del w:id="295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del w:id="2955" w:author="PR Preview" w:date="2026-01-01T00:00:00Z">
        <w:r>
          <w:delText xml:space="preserve"> </w:delText>
        </w:r>
      </w:del>
      <w:del w:id="2956" w:author="PR Preview" w:date="2026-01-01T00:00:00Z">
        <w:r>
          <w:delText xml:space="preserve">for some numbers</w:delText>
        </w:r>
      </w:del>
      <w:del w:id="2957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del w:id="2958" w:author="PR Preview" w:date="2026-01-01T00:00:00Z">
        <w:r>
          <w:delText xml:space="preserve">,</w:delText>
        </w:r>
      </w:del>
      <w:del w:id="2959" w:author="PR Preview" w:date="2026-01-01T00:00:00Z">
        <w:r>
          <w:delText xml:space="preserve"> </w:delText>
        </w:r>
      </w:del>
      <w:del w:id="2960" w:author="PR Preview" w:date="2026-01-01T00:00:00Z">
        <w:r>
          <w:delText xml:space="preserve">because the basis spans</w:delText>
        </w:r>
      </w:del>
      <w:del w:id="296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962" w:author="PR Preview" w:date="2026-01-01T00:00:00Z">
        <w:r>
          <w:delText xml:space="preserve">.</w:delText>
        </w:r>
      </w:del>
      <w:del w:id="2963" w:author="PR Preview" w:date="2026-01-01T00:00:00Z">
        <w:r>
          <w:delText xml:space="preserve"> </w:delText>
        </w:r>
      </w:del>
      <w:del w:id="2964" w:author="PR Preview" w:date="2026-01-01T00:00:00Z">
        <w:r>
          <w:delText xml:space="preserve">Let</w:delText>
        </w:r>
      </w:del>
      <w:del w:id="2965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2966" w:author="PR Preview" w:date="2026-01-01T00:00:00Z">
        <w:r>
          <w:delText xml:space="preserve"> </w:delText>
        </w:r>
      </w:del>
      <w:del w:id="2967" w:author="PR Preview" w:date="2026-01-01T00:00:00Z">
        <w:r>
          <w:delText xml:space="preserve">be the</w:delText>
        </w:r>
      </w:del>
      <w:del w:id="2968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n</m:t>
        </m:r>
      </m:oMath>
      <w:del w:id="2969" w:author="PR Preview" w:date="2026-01-01T00:00:00Z">
        <w:r>
          <w:delText xml:space="preserve"> </w:delText>
        </w:r>
      </w:del>
      <w:del w:id="2970" w:author="PR Preview" w:date="2026-01-01T00:00:00Z">
        <w:r>
          <w:delText xml:space="preserve">matrix with entries</w:delText>
        </w:r>
      </w:del>
      <w:del w:id="2971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del w:id="2972" w:author="PR Preview" w:date="2026-01-01T00:00:00Z">
        <w:r>
          <w:delText xml:space="preserve">,</w:delText>
        </w:r>
      </w:del>
      <w:del w:id="2973" w:author="PR Preview" w:date="2026-01-01T00:00:00Z">
        <w:r>
          <w:delText xml:space="preserve"> </w:delText>
        </w:r>
      </w:del>
      <w:del w:id="2974" w:author="PR Preview" w:date="2026-01-01T00:00:00Z">
        <w:r>
          <w:delText xml:space="preserve">whose column</w:delText>
        </w:r>
      </w:del>
      <w:del w:id="2975" w:author="PR Preview" w:date="2026-01-01T00:00:00Z">
        <w:r>
          <w:delText xml:space="preserve"> </w:delText>
        </w:r>
      </w:del>
      <m:oMath>
        <m:r>
          <m:t>j</m:t>
        </m:r>
      </m:oMath>
      <w:del w:id="2976" w:author="PR Preview" w:date="2026-01-01T00:00:00Z">
        <w:r>
          <w:delText xml:space="preserve"> </w:delText>
        </w:r>
      </w:del>
      <w:del w:id="2977" w:author="PR Preview" w:date="2026-01-01T00:00:00Z">
        <w:r>
          <w:delText xml:space="preserve">is</w:delText>
        </w:r>
      </w:del>
      <w:del w:id="297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del w:id="2979" w:author="PR Preview" w:date="2026-01-01T00:00:00Z">
        <w:r>
          <w:delText xml:space="preserve">.</w:delText>
        </w:r>
      </w:del>
      <w:del w:id="2980" w:author="PR Preview" w:date="2026-01-01T00:00:00Z">
        <w:r>
          <w:delText xml:space="preserve"> </w:delText>
        </w:r>
      </w:del>
      <w:del w:id="2981" w:author="PR Preview" w:date="2026-01-01T00:00:00Z">
        <w:r>
          <w:delText xml:space="preserve">Then column</w:delText>
        </w:r>
      </w:del>
      <w:del w:id="2982" w:author="PR Preview" w:date="2026-01-01T00:00:00Z">
        <w:r>
          <w:delText xml:space="preserve"> </w:delText>
        </w:r>
      </w:del>
      <m:oMath>
        <m:r>
          <m:t>j</m:t>
        </m:r>
      </m:oMath>
      <w:del w:id="2983" w:author="PR Preview" w:date="2026-01-01T00:00:00Z">
        <w:r>
          <w:delText xml:space="preserve"> </w:delText>
        </w:r>
      </w:del>
      <w:del w:id="2984" w:author="PR Preview" w:date="2026-01-01T00:00:00Z">
        <w:r>
          <w:delText xml:space="preserve">of</w:delText>
        </w:r>
      </w:del>
      <w:del w:id="2985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del w:id="2986" w:author="PR Preview" w:date="2026-01-01T00:00:00Z">
        <w:r>
          <w:delText xml:space="preserve"> </w:delText>
        </w:r>
      </w:del>
      <w:del w:id="2987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988" w:author="PR Preview" w:date="2026-01-01T00:00:00Z">
        <w:r>
          <w:delText xml:space="preserve">so</w:delText>
        </w:r>
      </w:del>
      <w:del w:id="2989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del w:id="2990" w:author="PR Preview" w:date="2026-01-01T00:00:00Z">
        <w:r>
          <w:delText xml:space="preserve">.</w:delText>
        </w:r>
      </w:del>
    </w:p>
    <w:p>
      <w:pPr>
        <w:pStyle w:val="BodyText"/>
      </w:pPr>
      <w:del w:id="2991" w:author="PR Preview" w:date="2026-01-01T00:00:00Z">
        <w:r>
          <w:rPr>
            <w:b/>
            <w:bCs/>
          </w:rPr>
          <w:delText xml:space="preserve">Example 41 (Building a rank factorization from a basis)</w:delText>
        </w:r>
      </w:del>
      <w:del w:id="2992" w:author="PR Preview" w:date="2026-01-01T00:00:00Z">
        <w:r>
          <w:delText xml:space="preserve"> </w:delText>
        </w:r>
      </w:del>
      <w:del w:id="2993" w:author="PR Preview" w:date="2026-01-01T00:00:00Z">
        <w:r>
          <w:delText xml:space="preserve">For</w:delText>
        </w:r>
      </w:del>
      <w:del w:id="299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995" w:author="PR Preview" w:date="2026-01-01T00:00:00Z">
        <w:r>
          <w:delText xml:space="preserve"> </w:delText>
        </w:r>
      </w:del>
      <w:del w:id="2996" w:author="PR Preview" w:date="2026-01-01T00:00:00Z">
        <w:r>
          <w:delText xml:space="preserve">in</w:delText>
        </w:r>
      </w:del>
      <w:del w:id="2997" w:author="PR Preview" w:date="2026-01-01T00:00:00Z">
        <w:r>
          <w:delText xml:space="preserve"> </w:delText>
        </w:r>
      </w:del>
      <w:hyperlink w:anchor="exm-column-space">
        <w:del w:id="2998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2999" w:author="PR Preview" w:date="2026-01-01T00:00:00Z">
        <w:r>
          <w:delText xml:space="preserve">,</w:delText>
        </w:r>
      </w:del>
      <w:del w:id="30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001" w:author="PR Preview" w:date="2026-01-01T00:00:00Z">
        <w:r>
          <w:delText xml:space="preserve"> </w:delText>
        </w:r>
      </w:del>
      <w:del w:id="3002" w:author="PR Preview" w:date="2026-01-01T00:00:00Z">
        <w:r>
          <w:delText xml:space="preserve">spans</w:delText>
        </w:r>
      </w:del>
      <w:del w:id="300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004" w:author="PR Preview" w:date="2026-01-01T00:00:00Z">
        <w:r>
          <w:delText xml:space="preserve"> </w:delText>
        </w:r>
      </w:del>
      <w:del w:id="3005" w:author="PR Preview" w:date="2026-01-01T00:00:00Z">
        <w:r>
          <w:delText xml:space="preserve">(1),</w:delText>
        </w:r>
      </w:del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and it is linearly independent because it is nonzero</w:delText>
        </w:r>
      </w:del>
      <w:del w:id="3008" w:author="PR Preview" w:date="2026-01-01T00:00:00Z">
        <w:r>
          <w:delText xml:space="preserve"> </w:delText>
        </w:r>
      </w:del>
      <w:del w:id="3009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del w:id="3010" w:author="PR Preview" w:date="2026-01-01T00:00:00Z">
        <w:r>
          <w:delText xml:space="preserve"> </w:delText>
        </w:r>
      </w:del>
      <w:del w:id="3011" w:author="PR Preview" w:date="2026-01-01T00:00:00Z">
        <w:r>
          <w:delText xml:space="preserve">forces</w:delText>
        </w:r>
      </w:del>
      <w:del w:id="301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3013" w:author="PR Preview" w:date="2026-01-01T00:00:00Z">
        <w:r>
          <w:delText xml:space="preserve">),</w:delText>
        </w:r>
      </w:del>
      <w:del w:id="3014" w:author="PR Preview" w:date="2026-01-01T00:00:00Z">
        <w:r>
          <w:delText xml:space="preserve"> </w:delText>
        </w:r>
      </w:del>
      <w:del w:id="3015" w:author="PR Preview" w:date="2026-01-01T00:00:00Z">
        <w:r>
          <w:delText xml:space="preserve">so it is a basis of</w:delText>
        </w:r>
      </w:del>
      <w:del w:id="30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017" w:author="PR Preview" w:date="2026-01-01T00:00:00Z">
        <w:r>
          <w:delText xml:space="preserve">.</w:delText>
        </w:r>
      </w:del>
      <w:del w:id="3018" w:author="PR Preview" w:date="2026-01-01T00:00:00Z">
        <w:r>
          <w:delText xml:space="preserve"> </w:delText>
        </w:r>
      </w:del>
      <w:del w:id="3019" w:author="PR Preview" w:date="2026-01-01T00:00:00Z">
        <w:r>
          <w:delText xml:space="preserve">The columns of</w:delText>
        </w:r>
      </w:del>
      <w:del w:id="302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021" w:author="PR Preview" w:date="2026-01-01T00:00:00Z">
        <w:r>
          <w:delText xml:space="preserve"> </w:delText>
        </w:r>
      </w:del>
      <w:del w:id="3022" w:author="PR Preview" w:date="2026-01-01T00:00:00Z">
        <w:r>
          <w:delText xml:space="preserve">are</w:delText>
        </w:r>
      </w:del>
      <w:del w:id="302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024" w:author="PR Preview" w:date="2026-01-01T00:00:00Z">
        <w:r>
          <w:delText xml:space="preserve">,</w:delText>
        </w:r>
      </w:del>
      <w:del w:id="30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026" w:author="PR Preview" w:date="2026-01-01T00:00:00Z">
        <w:r>
          <w:delText xml:space="preserve"> </w:delText>
        </w:r>
      </w:del>
      <w:del w:id="3027" w:author="PR Preview" w:date="2026-01-01T00:00:00Z">
        <w:r>
          <w:delText xml:space="preserve">and</w:delText>
        </w:r>
      </w:del>
      <w:del w:id="30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3029" w:author="PR Preview" w:date="2026-01-01T00:00:00Z">
        <w:r>
          <w:delText xml:space="preserve">,</w:delText>
        </w:r>
      </w:del>
      <w:del w:id="3030" w:author="PR Preview" w:date="2026-01-01T00:00:00Z">
        <w:r>
          <w:delText xml:space="preserve"> </w:delText>
        </w:r>
      </w:del>
      <w:del w:id="3031" w:author="PR Preview" w:date="2026-01-01T00:00:00Z">
        <w:r>
          <w:delText xml:space="preserve">so the construction in</w:delText>
        </w:r>
      </w:del>
      <w:del w:id="3032" w:author="PR Preview" w:date="2026-01-01T00:00:00Z">
        <w:r>
          <w:delText xml:space="preserve"> </w:delText>
        </w:r>
      </w:del>
      <w:hyperlink w:anchor="thm-rank-factorization">
        <w:del w:id="3033" w:author="PR Preview" w:date="2026-01-01T00:00:00Z">
          <w:r>
            <w:rPr>
              <w:rStyle w:val="Hyperlink"/>
            </w:rPr>
            <w:delText xml:space="preserve">Theorem 23</w:delText>
          </w:r>
        </w:del>
      </w:hyperlink>
      <w:del w:id="3034" w:author="PR Preview" w:date="2026-01-01T00:00:00Z">
        <w:r>
          <w:delText xml:space="preserve"> </w:delText>
        </w:r>
      </w:del>
      <w:del w:id="3035" w:author="PR Preview" w:date="2026-01-01T00:00:00Z">
        <w:r>
          <w:delText xml:space="preserve">gives</w:delText>
        </w:r>
      </w:del>
      <w:del w:id="3036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3037" w:author="PR Preview" w:date="2026-01-01T00:00:00Z">
        <w:r>
          <w:delText xml:space="preserve"> </w:delText>
        </w:r>
      </w:del>
      <w:del w:id="3038" w:author="PR Preview" w:date="2026-01-01T00:00:00Z">
        <w:r>
          <w:delText xml:space="preserve">and</w:delText>
        </w:r>
      </w:del>
      <w:del w:id="3039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3040" w:author="PR Preview" w:date="2026-01-01T00:00:00Z">
        <w:r>
          <w:delText xml:space="preserve">,</w:delText>
        </w:r>
      </w:del>
      <w:del w:id="3041" w:author="PR Preview" w:date="2026-01-01T00:00:00Z">
        <w:r>
          <w:delText xml:space="preserve"> </w:delText>
        </w:r>
      </w:del>
      <w:del w:id="3042" w:author="PR Preview" w:date="2026-01-01T00:00:00Z">
        <w:r>
          <w:delText xml:space="preserve">the factorization in</w:delText>
        </w:r>
      </w:del>
      <w:del w:id="3043" w:author="PR Preview" w:date="2026-01-01T00:00:00Z">
        <w:r>
          <w:delText xml:space="preserve"> </w:delText>
        </w:r>
      </w:del>
      <w:hyperlink w:anchor="exm-rank-factorization">
        <w:del w:id="3044" w:author="PR Preview" w:date="2026-01-01T00:00:00Z">
          <w:r>
            <w:rPr>
              <w:rStyle w:val="Hyperlink"/>
            </w:rPr>
            <w:delText xml:space="preserve">Example 40</w:delText>
          </w:r>
        </w:del>
      </w:hyperlink>
      <w:del w:id="3045" w:author="PR Preview" w:date="2026-01-01T00:00:00Z">
        <w:r>
          <w:delText xml:space="preserve">.</w:delText>
        </w:r>
      </w:del>
    </w:p>
    <w:p>
      <w:pPr>
        <w:pStyle w:val="Heading2"/>
      </w:pPr>
      <w:del w:id="3046" w:author="PR Preview" w:date="2026-01-01T00:00:00Z">
        <w:r>
          <w:delText xml:space="preserve">5 Sums and direct sums</w:delText>
        </w:r>
      </w:del>
    </w:p>
    <w:p>
      <w:pPr>
        <w:pStyle w:val="BodyText"/>
      </w:pPr>
      <w:del w:id="3047" w:author="PR Preview" w:date="2026-01-01T00:00:00Z">
        <w:r>
          <w:rPr>
            <w:b/>
            <w:bCs/>
          </w:rPr>
          <w:delText xml:space="preserve">Definition 16 (Sum of subspaces)</w:delText>
        </w:r>
      </w:del>
      <w:del w:id="3048" w:author="PR Preview" w:date="2026-01-01T00:00:00Z">
        <w:r>
          <w:delText xml:space="preserve"> </w:delText>
        </w:r>
      </w:del>
      <w:del w:id="3049" w:author="PR Preview" w:date="2026-01-01T00:00:00Z">
        <w:r>
          <w:delText xml:space="preserve">The</w:delText>
        </w:r>
      </w:del>
      <w:del w:id="3050" w:author="PR Preview" w:date="2026-01-01T00:00:00Z">
        <w:r>
          <w:delText xml:space="preserve"> </w:delText>
        </w:r>
      </w:del>
      <w:del w:id="3051" w:author="PR Preview" w:date="2026-01-01T00:00:00Z">
        <w:r>
          <w:rPr>
            <w:b/>
            <w:bCs/>
          </w:rPr>
          <w:delText xml:space="preserve">sum</w:delText>
        </w:r>
      </w:del>
      <w:del w:id="3052" w:author="PR Preview" w:date="2026-01-01T00:00:00Z">
        <w:r>
          <w:delText xml:space="preserve"> </w:delText>
        </w:r>
      </w:del>
      <w:del w:id="3053" w:author="PR Preview" w:date="2026-01-01T00:00:00Z">
        <w:r>
          <w:delText xml:space="preserve">of two subspaces</w:delText>
        </w:r>
      </w:del>
      <w:del w:id="30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055" w:author="PR Preview" w:date="2026-01-01T00:00:00Z">
        <w:r>
          <w:delText xml:space="preserve"> </w:delText>
        </w:r>
      </w:del>
      <w:del w:id="3056" w:author="PR Preview" w:date="2026-01-01T00:00:00Z">
        <w:r>
          <w:delText xml:space="preserve">and</w:delText>
        </w:r>
      </w:del>
      <w:del w:id="305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058" w:author="PR Preview" w:date="2026-01-01T00:00:00Z">
        <w:r>
          <w:delText xml:space="preserve"> </w:delText>
        </w:r>
      </w:del>
      <w:del w:id="3059" w:author="PR Preview" w:date="2026-01-01T00:00:00Z">
        <w:r>
          <w:delText xml:space="preserve">of</w:delText>
        </w:r>
      </w:del>
      <w:del w:id="306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061" w:author="PR Preview" w:date="2026-01-01T00:00:00Z">
        <w:r>
          <w:delText xml:space="preserve"> </w:delText>
        </w:r>
      </w:del>
      <w:del w:id="3062" w:author="PR Preview" w:date="2026-01-01T00:00:00Z">
        <w:r>
          <w:delText xml:space="preserve">(</w:delText>
        </w:r>
      </w:del>
      <w:hyperlink w:anchor="def-subspace">
        <w:del w:id="3063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064" w:author="PR Preview" w:date="2026-01-01T00:00:00Z">
        <w:r>
          <w:delText xml:space="preserve">)</w:delText>
        </w:r>
      </w:del>
      <w:del w:id="3065" w:author="PR Preview" w:date="2026-01-01T00:00:00Z">
        <w:r>
          <w:delText xml:space="preserve"> </w:delText>
        </w:r>
      </w:del>
      <w:del w:id="3066" w:author="PR Preview" w:date="2026-01-01T00:00:00Z">
        <w:r>
          <w:delText xml:space="preserve">is the set of all sums of a vector from</w:delText>
        </w:r>
      </w:del>
      <w:del w:id="30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068" w:author="PR Preview" w:date="2026-01-01T00:00:00Z">
        <w:r>
          <w:delText xml:space="preserve"> </w:delText>
        </w:r>
      </w:del>
      <w:del w:id="3069" w:author="PR Preview" w:date="2026-01-01T00:00:00Z">
        <w:r>
          <w:delText xml:space="preserve">and a vector from</w:delText>
        </w:r>
      </w:del>
      <w:del w:id="307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07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072" w:author="PR Preview" w:date="2026-01-01T00:00:00Z">
        <w:r>
          <w:rPr>
            <w:b/>
            <w:bCs/>
          </w:rPr>
          <w:delText xml:space="preserve">Example 42 (Two lines sum to a plane)</w:delText>
        </w:r>
      </w:del>
      <w:del w:id="3073" w:author="PR Preview" w:date="2026-01-01T00:00:00Z">
        <w:r>
          <w:delText xml:space="preserve"> </w:delText>
        </w:r>
      </w:del>
      <w:del w:id="3074" w:author="PR Preview" w:date="2026-01-01T00:00:00Z">
        <w:r>
          <w:delText xml:space="preserve">Let</w:delText>
        </w:r>
      </w:del>
      <w:del w:id="30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076" w:author="PR Preview" w:date="2026-01-01T00:00:00Z">
        <w:r>
          <w:delText xml:space="preserve"> </w:delText>
        </w:r>
      </w:del>
      <w:del w:id="3077" w:author="PR Preview" w:date="2026-01-01T00:00:00Z">
        <w:r>
          <w:delText xml:space="preserve">and</w:delText>
        </w:r>
      </w:del>
      <w:del w:id="307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079" w:author="PR Preview" w:date="2026-01-01T00:00:00Z">
        <w:r>
          <w:delText xml:space="preserve">,</w:delText>
        </w:r>
      </w:del>
      <w:del w:id="3080" w:author="PR Preview" w:date="2026-01-01T00:00:00Z">
        <w:r>
          <w:delText xml:space="preserve"> </w:delText>
        </w:r>
      </w:del>
      <w:del w:id="3081" w:author="PR Preview" w:date="2026-01-01T00:00:00Z">
        <w:r>
          <w:delText xml:space="preserve">two lines in</w:delText>
        </w:r>
      </w:del>
      <w:del w:id="308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083" w:author="PR Preview" w:date="2026-01-01T00:00:00Z">
        <w:r>
          <w:delText xml:space="preserve">.</w:delText>
        </w:r>
      </w:del>
      <w:del w:id="3084" w:author="PR Preview" w:date="2026-01-01T00:00:00Z">
        <w:r>
          <w:delText xml:space="preserve"> </w:delText>
        </w:r>
      </w:del>
      <w:del w:id="3085" w:author="PR Preview" w:date="2026-01-01T00:00:00Z">
        <w:r>
          <w:delText xml:space="preserve">A vector of</w:delText>
        </w:r>
      </w:del>
      <w:del w:id="308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087" w:author="PR Preview" w:date="2026-01-01T00:00:00Z">
        <w:r>
          <w:delText xml:space="preserve"> </w:delText>
        </w:r>
      </w:del>
      <w:del w:id="3088" w:author="PR Preview" w:date="2026-01-01T00:00:00Z">
        <w:r>
          <w:delText xml:space="preserve">has the form</w:delText>
        </w:r>
      </w:del>
      <w:del w:id="3089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090" w:author="PR Preview" w:date="2026-01-01T00:00:00Z">
        <w:r>
          <w:delText xml:space="preserve">,</w:delText>
        </w:r>
      </w:del>
      <w:del w:id="3091" w:author="PR Preview" w:date="2026-01-01T00:00:00Z">
        <w:r>
          <w:delText xml:space="preserve"> </w:delText>
        </w:r>
      </w:del>
      <w:del w:id="3092" w:author="PR Preview" w:date="2026-01-01T00:00:00Z">
        <w:r>
          <w:delText xml:space="preserve">and</w:delText>
        </w:r>
      </w:del>
      <w:del w:id="3093" w:author="PR Preview" w:date="2026-01-01T00:00:00Z">
        <w:r>
          <w:delText xml:space="preserve"> </w:delText>
        </w:r>
      </w:del>
      <m:oMath>
        <m:r>
          <m:t>a</m:t>
        </m:r>
      </m:oMath>
      <w:del w:id="3094" w:author="PR Preview" w:date="2026-01-01T00:00:00Z">
        <w:r>
          <w:delText xml:space="preserve"> </w:delText>
        </w:r>
      </w:del>
      <w:del w:id="3095" w:author="PR Preview" w:date="2026-01-01T00:00:00Z">
        <w:r>
          <w:delText xml:space="preserve">and</w:delText>
        </w:r>
      </w:del>
      <w:del w:id="3096" w:author="PR Preview" w:date="2026-01-01T00:00:00Z">
        <w:r>
          <w:delText xml:space="preserve"> </w:delText>
        </w:r>
      </w:del>
      <m:oMath>
        <m:r>
          <m:t>b</m:t>
        </m:r>
      </m:oMath>
      <w:del w:id="3097" w:author="PR Preview" w:date="2026-01-01T00:00:00Z">
        <w:r>
          <w:delText xml:space="preserve"> </w:delText>
        </w:r>
      </w:del>
      <w:del w:id="3098" w:author="PR Preview" w:date="2026-01-01T00:00:00Z">
        <w:r>
          <w:delText xml:space="preserve">can be any numbers,</w:delText>
        </w:r>
      </w:del>
      <w:del w:id="3099" w:author="PR Preview" w:date="2026-01-01T00:00:00Z">
        <w:r>
          <w:delText xml:space="preserve"> </w:delText>
        </w:r>
      </w:del>
      <w:del w:id="3100" w:author="PR Preview" w:date="2026-01-01T00:00:00Z">
        <w:r>
          <w:delText xml:space="preserve">so</w:delText>
        </w:r>
      </w:del>
      <w:del w:id="310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3102" w:author="PR Preview" w:date="2026-01-01T00:00:00Z">
        <w:r>
          <w:delText xml:space="preserve">,</w:delText>
        </w:r>
      </w:del>
      <w:del w:id="3103" w:author="PR Preview" w:date="2026-01-01T00:00:00Z">
        <w:r>
          <w:delText xml:space="preserve"> </w:delText>
        </w:r>
      </w:del>
      <w:del w:id="3104" w:author="PR Preview" w:date="2026-01-01T00:00:00Z">
        <w:r>
          <w:delText xml:space="preserve">the plane</w:delText>
        </w:r>
      </w:del>
      <w:del w:id="3105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3106" w:author="PR Preview" w:date="2026-01-01T00:00:00Z">
        <w:r>
          <w:delText xml:space="preserve">.</w:delText>
        </w:r>
      </w:del>
    </w:p>
    <w:p>
      <w:pPr>
        <w:pStyle w:val="BodyText"/>
      </w:pPr>
      <w:del w:id="3107" w:author="PR Preview" w:date="2026-01-01T00:00:00Z">
        <w:r>
          <w:rPr>
            <w:b/>
            <w:bCs/>
          </w:rPr>
          <w:delText xml:space="preserve">Example 43 (The sum is not the union)</w:delText>
        </w:r>
      </w:del>
      <w:del w:id="3108" w:author="PR Preview" w:date="2026-01-01T00:00:00Z">
        <w:r>
          <w:delText xml:space="preserve"> </w:delText>
        </w:r>
      </w:del>
      <w:del w:id="3109" w:author="PR Preview" w:date="2026-01-01T00:00:00Z">
        <w:r>
          <w:delText xml:space="preserve">For the two lines in</w:delText>
        </w:r>
      </w:del>
      <w:del w:id="3110" w:author="PR Preview" w:date="2026-01-01T00:00:00Z">
        <w:r>
          <w:delText xml:space="preserve"> </w:delText>
        </w:r>
      </w:del>
      <w:hyperlink w:anchor="exm-subspace-sum">
        <w:del w:id="3111" w:author="PR Preview" w:date="2026-01-01T00:00:00Z">
          <w:r>
            <w:rPr>
              <w:rStyle w:val="Hyperlink"/>
            </w:rPr>
            <w:delText xml:space="preserve">Example 42</w:delText>
          </w:r>
        </w:del>
      </w:hyperlink>
      <w:del w:id="3112" w:author="PR Preview" w:date="2026-01-01T00:00:00Z">
        <w:r>
          <w:delText xml:space="preserve">,</w:delText>
        </w:r>
      </w:del>
      <w:del w:id="3113" w:author="PR Preview" w:date="2026-01-01T00:00:00Z">
        <w:r>
          <w:delText xml:space="preserve"> </w:delText>
        </w:r>
      </w:del>
      <w:del w:id="3114" w:author="PR Preview" w:date="2026-01-01T00:00:00Z">
        <w:r>
          <w:delText xml:space="preserve">the union</w:delText>
        </w:r>
      </w:del>
      <w:del w:id="311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116" w:author="PR Preview" w:date="2026-01-01T00:00:00Z">
        <w:r>
          <w:delText xml:space="preserve"> </w:delText>
        </w:r>
      </w:del>
      <w:del w:id="3117" w:author="PR Preview" w:date="2026-01-01T00:00:00Z">
        <w:r>
          <w:delText xml:space="preserve">contains</w:delText>
        </w:r>
      </w:del>
      <w:del w:id="31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19" w:author="PR Preview" w:date="2026-01-01T00:00:00Z">
        <w:r>
          <w:delText xml:space="preserve"> </w:delText>
        </w:r>
      </w:del>
      <w:del w:id="3120" w:author="PR Preview" w:date="2026-01-01T00:00:00Z">
        <w:r>
          <w:delText xml:space="preserve">and</w:delText>
        </w:r>
      </w:del>
      <w:del w:id="31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22" w:author="PR Preview" w:date="2026-01-01T00:00:00Z">
        <w:r>
          <w:delText xml:space="preserve"> </w:delText>
        </w:r>
      </w:del>
      <w:del w:id="3123" w:author="PR Preview" w:date="2026-01-01T00:00:00Z">
        <w:r>
          <w:delText xml:space="preserve">but not their sum</w:delText>
        </w:r>
      </w:del>
      <w:del w:id="31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25" w:author="PR Preview" w:date="2026-01-01T00:00:00Z">
        <w:r>
          <w:delText xml:space="preserve">:</w:delText>
        </w:r>
      </w:del>
      <w:del w:id="3126" w:author="PR Preview" w:date="2026-01-01T00:00:00Z">
        <w:r>
          <w:delText xml:space="preserve"> </w:delText>
        </w:r>
      </w:del>
      <w:del w:id="3127" w:author="PR Preview" w:date="2026-01-01T00:00:00Z">
        <w:r>
          <w:delText xml:space="preserve">every multiple of</w:delText>
        </w:r>
      </w:del>
      <w:del w:id="31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29" w:author="PR Preview" w:date="2026-01-01T00:00:00Z">
        <w:r>
          <w:delText xml:space="preserve"> </w:delText>
        </w:r>
      </w:del>
      <w:del w:id="3130" w:author="PR Preview" w:date="2026-01-01T00:00:00Z">
        <w:r>
          <w:delText xml:space="preserve">has second entry</w:delText>
        </w:r>
      </w:del>
      <w:del w:id="3131" w:author="PR Preview" w:date="2026-01-01T00:00:00Z">
        <w:r>
          <w:delText xml:space="preserve"> </w:delText>
        </w:r>
      </w:del>
      <m:oMath>
        <m:r>
          <m:t>0</m:t>
        </m:r>
      </m:oMath>
      <w:del w:id="3132" w:author="PR Preview" w:date="2026-01-01T00:00:00Z">
        <w:r>
          <w:delText xml:space="preserve">,</w:delText>
        </w:r>
      </w:del>
      <w:del w:id="3133" w:author="PR Preview" w:date="2026-01-01T00:00:00Z">
        <w:r>
          <w:delText xml:space="preserve"> </w:delText>
        </w:r>
      </w:del>
      <w:del w:id="3134" w:author="PR Preview" w:date="2026-01-01T00:00:00Z">
        <w:r>
          <w:delText xml:space="preserve">and every multiple of</w:delText>
        </w:r>
      </w:del>
      <w:del w:id="313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36" w:author="PR Preview" w:date="2026-01-01T00:00:00Z">
        <w:r>
          <w:delText xml:space="preserve"> </w:delText>
        </w:r>
      </w:del>
      <w:del w:id="3137" w:author="PR Preview" w:date="2026-01-01T00:00:00Z">
        <w:r>
          <w:delText xml:space="preserve">has first entry</w:delText>
        </w:r>
      </w:del>
      <w:del w:id="3138" w:author="PR Preview" w:date="2026-01-01T00:00:00Z">
        <w:r>
          <w:delText xml:space="preserve"> </w:delText>
        </w:r>
      </w:del>
      <m:oMath>
        <m:r>
          <m:t>0</m:t>
        </m:r>
      </m:oMath>
      <w:del w:id="3139" w:author="PR Preview" w:date="2026-01-01T00:00:00Z">
        <w:r>
          <w:delText xml:space="preserve">.</w:delText>
        </w:r>
      </w:del>
      <w:del w:id="3140" w:author="PR Preview" w:date="2026-01-01T00:00:00Z">
        <w:r>
          <w:delText xml:space="preserve"> </w:delText>
        </w:r>
      </w:del>
      <w:del w:id="3141" w:author="PR Preview" w:date="2026-01-01T00:00:00Z">
        <w:r>
          <w:delText xml:space="preserve">So the union is not closed under addition and is not a subspace,</w:delText>
        </w:r>
      </w:del>
      <w:del w:id="3142" w:author="PR Preview" w:date="2026-01-01T00:00:00Z">
        <w:r>
          <w:delText xml:space="preserve"> </w:delText>
        </w:r>
      </w:del>
      <w:del w:id="3143" w:author="PR Preview" w:date="2026-01-01T00:00:00Z">
        <w:r>
          <w:delText xml:space="preserve">while the sum, the whole plane</w:delText>
        </w:r>
      </w:del>
      <w:del w:id="314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3145" w:author="PR Preview" w:date="2026-01-01T00:00:00Z">
        <w:r>
          <w:delText xml:space="preserve">, is.</w:delText>
        </w:r>
      </w:del>
    </w:p>
    <w:p>
      <w:pPr>
        <w:pStyle w:val="BodyText"/>
      </w:pPr>
      <w:del w:id="3146" w:author="PR Preview" w:date="2026-01-01T00:00:00Z">
        <w:r>
          <w:rPr>
            <w:b/>
            <w:bCs/>
          </w:rPr>
          <w:delText xml:space="preserve">Theorem 24 (Sums and intersections of subspaces are subspaces)</w:delText>
        </w:r>
      </w:del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If</w:delText>
        </w:r>
      </w:del>
      <w:del w:id="31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150" w:author="PR Preview" w:date="2026-01-01T00:00:00Z">
        <w:r>
          <w:delText xml:space="preserve"> </w:delText>
        </w:r>
      </w:del>
      <w:del w:id="3151" w:author="PR Preview" w:date="2026-01-01T00:00:00Z">
        <w:r>
          <w:delText xml:space="preserve">and</w:delText>
        </w:r>
      </w:del>
      <w:del w:id="31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153" w:author="PR Preview" w:date="2026-01-01T00:00:00Z">
        <w:r>
          <w:delText xml:space="preserve"> </w:delText>
        </w:r>
      </w:del>
      <w:del w:id="3154" w:author="PR Preview" w:date="2026-01-01T00:00:00Z">
        <w:r>
          <w:delText xml:space="preserve">are subspaces of</w:delText>
        </w:r>
      </w:del>
      <w:del w:id="315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56" w:author="PR Preview" w:date="2026-01-01T00:00:00Z">
        <w:r>
          <w:delText xml:space="preserve"> </w:delText>
        </w:r>
      </w:del>
      <w:del w:id="3157" w:author="PR Preview" w:date="2026-01-01T00:00:00Z">
        <w:r>
          <w:delText xml:space="preserve">(</w:delText>
        </w:r>
      </w:del>
      <w:hyperlink w:anchor="def-subspace">
        <w:del w:id="3158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159" w:author="PR Preview" w:date="2026-01-01T00:00:00Z">
        <w:r>
          <w:delText xml:space="preserve">),</w:delText>
        </w:r>
      </w:del>
      <w:del w:id="3160" w:author="PR Preview" w:date="2026-01-01T00:00:00Z">
        <w:r>
          <w:delText xml:space="preserve"> </w:delText>
        </w:r>
      </w:del>
      <w:del w:id="3161" w:author="PR Preview" w:date="2026-01-01T00:00:00Z">
        <w:r>
          <w:delText xml:space="preserve">then</w:delText>
        </w:r>
      </w:del>
      <w:del w:id="316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163" w:author="PR Preview" w:date="2026-01-01T00:00:00Z">
        <w:r>
          <w:delText xml:space="preserve"> </w:delText>
        </w:r>
      </w:del>
      <w:del w:id="3164" w:author="PR Preview" w:date="2026-01-01T00:00:00Z">
        <w:r>
          <w:delText xml:space="preserve">(</w:delText>
        </w:r>
      </w:del>
      <w:hyperlink w:anchor="def-subspace-sum">
        <w:del w:id="3165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3166" w:author="PR Preview" w:date="2026-01-01T00:00:00Z">
        <w:r>
          <w:delText xml:space="preserve">)</w:delText>
        </w:r>
      </w:del>
      <w:del w:id="3167" w:author="PR Preview" w:date="2026-01-01T00:00:00Z">
        <w:r>
          <w:delText xml:space="preserve"> </w:delText>
        </w:r>
      </w:del>
      <w:del w:id="3168" w:author="PR Preview" w:date="2026-01-01T00:00:00Z">
        <w:r>
          <w:delText xml:space="preserve">and</w:delText>
        </w:r>
      </w:del>
      <w:del w:id="31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170" w:author="PR Preview" w:date="2026-01-01T00:00:00Z">
        <w:r>
          <w:delText xml:space="preserve"> </w:delText>
        </w:r>
      </w:del>
      <w:del w:id="3171" w:author="PR Preview" w:date="2026-01-01T00:00:00Z">
        <w:r>
          <w:delText xml:space="preserve">are subspaces of</w:delText>
        </w:r>
      </w:del>
      <w:del w:id="317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73" w:author="PR Preview" w:date="2026-01-01T00:00:00Z">
        <w:r>
          <w:delText xml:space="preserve">.</w:delText>
        </w:r>
      </w:del>
    </w:p>
    <w:p>
      <w:pPr>
        <w:pStyle w:val="BodyText"/>
      </w:pPr>
      <w:del w:id="3174" w:author="PR Preview" w:date="2026-01-01T00:00:00Z">
        <w:r>
          <w:rPr>
            <w:i/>
            <w:iCs/>
          </w:rPr>
          <w:delText xml:space="preserve">Proof</w:delText>
        </w:r>
      </w:del>
      <w:del w:id="3175" w:author="PR Preview" w:date="2026-01-01T00:00:00Z">
        <w:r>
          <w:delText xml:space="preserve">. </w:delText>
        </w:r>
      </w:del>
      <w:del w:id="3176" w:author="PR Preview" w:date="2026-01-01T00:00:00Z">
        <w:r>
          <w:delText xml:space="preserve">Both</w:delText>
        </w:r>
      </w:del>
      <w:del w:id="317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178" w:author="PR Preview" w:date="2026-01-01T00:00:00Z">
        <w:r>
          <w:delText xml:space="preserve"> </w:delText>
        </w:r>
      </w:del>
      <w:del w:id="3179" w:author="PR Preview" w:date="2026-01-01T00:00:00Z">
        <w:r>
          <w:delText xml:space="preserve">and</w:delText>
        </w:r>
      </w:del>
      <w:del w:id="31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181" w:author="PR Preview" w:date="2026-01-01T00:00:00Z">
        <w:r>
          <w:delText xml:space="preserve"> </w:delText>
        </w:r>
      </w:del>
      <w:del w:id="3182" w:author="PR Preview" w:date="2026-01-01T00:00:00Z">
        <w:r>
          <w:delText xml:space="preserve">contain</w:delText>
        </w:r>
      </w:del>
      <w:del w:id="318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3184" w:author="PR Preview" w:date="2026-01-01T00:00:00Z">
        <w:r>
          <w:delText xml:space="preserve"> </w:delText>
        </w:r>
      </w:del>
      <w:del w:id="3185" w:author="PR Preview" w:date="2026-01-01T00:00:00Z">
        <w:r>
          <w:delText xml:space="preserve">(</w:delText>
        </w:r>
      </w:del>
      <w:hyperlink w:anchor="thm-subspace-zero">
        <w:del w:id="3186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3187" w:author="PR Preview" w:date="2026-01-01T00:00:00Z">
        <w:r>
          <w:delText xml:space="preserve">).</w:delText>
        </w:r>
      </w:del>
    </w:p>
    <w:p>
      <w:pPr>
        <w:pStyle w:val="BodyText"/>
      </w:pPr>
      <w:del w:id="3188" w:author="PR Preview" w:date="2026-01-01T00:00:00Z">
        <w:r>
          <w:rPr>
            <w:b/>
            <w:bCs/>
          </w:rPr>
          <w:delText xml:space="preserve">The sum.</w:delText>
        </w:r>
      </w:del>
      <w:del w:id="3189" w:author="PR Preview" w:date="2026-01-01T00:00:00Z">
        <w:r>
          <w:delText xml:space="preserve"> </w:delText>
        </w:r>
      </w:del>
      <w:del w:id="3190" w:author="PR Preview" w:date="2026-01-01T00:00:00Z">
        <w:r>
          <w:delText xml:space="preserve">It is not empty: it contains</w:delText>
        </w:r>
      </w:del>
      <w:del w:id="319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del w:id="3192" w:author="PR Preview" w:date="2026-01-01T00:00:00Z">
        <w:r>
          <w:delText xml:space="preserve">.</w:delText>
        </w:r>
      </w:del>
      <w:del w:id="3193" w:author="PR Preview" w:date="2026-01-01T00:00:00Z">
        <w:r>
          <w:delText xml:space="preserve"> </w:delText>
        </w:r>
      </w:del>
      <w:del w:id="3194" w:author="PR Preview" w:date="2026-01-01T00:00:00Z">
        <w:r>
          <w:delText xml:space="preserve">Take two of its vectors,</w:delText>
        </w:r>
      </w:del>
      <w:del w:id="319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del w:id="3196" w:author="PR Preview" w:date="2026-01-01T00:00:00Z">
        <w:r>
          <w:delText xml:space="preserve"> </w:delText>
        </w:r>
      </w:del>
      <w:del w:id="3197" w:author="PR Preview" w:date="2026-01-01T00:00:00Z">
        <w:r>
          <w:delText xml:space="preserve">and</w:delText>
        </w:r>
      </w:del>
      <w:del w:id="31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del w:id="3199" w:author="PR Preview" w:date="2026-01-01T00:00:00Z">
        <w:r>
          <w:delText xml:space="preserve">,</w:delText>
        </w:r>
      </w:del>
      <w:del w:id="3200" w:author="PR Preview" w:date="2026-01-01T00:00:00Z">
        <w:r>
          <w:delText xml:space="preserve"> </w:delText>
        </w:r>
      </w:del>
      <w:del w:id="3201" w:author="PR Preview" w:date="2026-01-01T00:00:00Z">
        <w:r>
          <w:delText xml:space="preserve">with</w:delText>
        </w:r>
      </w:del>
      <w:del w:id="320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203" w:author="PR Preview" w:date="2026-01-01T00:00:00Z">
        <w:r>
          <w:delText xml:space="preserve"> </w:delText>
        </w:r>
      </w:del>
      <w:del w:id="3204" w:author="PR Preview" w:date="2026-01-01T00:00:00Z">
        <w:r>
          <w:delText xml:space="preserve">and</w:delText>
        </w:r>
      </w:del>
      <w:del w:id="320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206" w:author="PR Preview" w:date="2026-01-01T00:00:00Z">
        <w:r>
          <w:delText xml:space="preserve">,</w:delText>
        </w:r>
      </w:del>
      <w:del w:id="3207" w:author="PR Preview" w:date="2026-01-01T00:00:00Z">
        <w:r>
          <w:delText xml:space="preserve"> </w:delText>
        </w:r>
      </w:del>
      <w:del w:id="3208" w:author="PR Preview" w:date="2026-01-01T00:00:00Z">
        <w:r>
          <w:delText xml:space="preserve">and a number</w:delText>
        </w:r>
      </w:del>
      <w:del w:id="3209" w:author="PR Preview" w:date="2026-01-01T00:00:00Z">
        <w:r>
          <w:delText xml:space="preserve"> </w:delText>
        </w:r>
      </w:del>
      <m:oMath>
        <m:r>
          <m:t>c</m:t>
        </m:r>
      </m:oMath>
      <w:del w:id="3210" w:author="PR Preview" w:date="2026-01-01T00:00:00Z">
        <w:r>
          <w:delText xml:space="preserve">.</w:delText>
        </w:r>
      </w:del>
      <w:del w:id="3211" w:author="PR Preview" w:date="2026-01-01T00:00:00Z">
        <w:r>
          <w:delText xml:space="preserve"> </w:delText>
        </w:r>
      </w:del>
      <w:del w:id="3212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del w:id="3213" w:author="PR Preview" w:date="2026-01-01T00:00:00Z">
        <w:r>
          <w:delText xml:space="preserve">where</w:delText>
        </w:r>
      </w:del>
      <w:del w:id="321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215" w:author="PR Preview" w:date="2026-01-01T00:00:00Z">
        <w:r>
          <w:delText xml:space="preserve"> </w:delText>
        </w:r>
      </w:del>
      <w:del w:id="3216" w:author="PR Preview" w:date="2026-01-01T00:00:00Z">
        <w:r>
          <w:delText xml:space="preserve">and</w:delText>
        </w:r>
      </w:del>
      <w:del w:id="321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218" w:author="PR Preview" w:date="2026-01-01T00:00:00Z">
        <w:r>
          <w:delText xml:space="preserve">,</w:delText>
        </w:r>
      </w:del>
      <w:del w:id="3219" w:author="PR Preview" w:date="2026-01-01T00:00:00Z">
        <w:r>
          <w:delText xml:space="preserve"> </w:delText>
        </w:r>
      </w:del>
      <w:del w:id="3220" w:author="PR Preview" w:date="2026-01-01T00:00:00Z">
        <w:r>
          <w:delText xml:space="preserve">because each subspace is closed under addition.</w:delText>
        </w:r>
      </w:del>
      <w:del w:id="3221" w:author="PR Preview" w:date="2026-01-01T00:00:00Z">
        <w:r>
          <w:delText xml:space="preserve"> </w:delText>
        </w:r>
      </w:del>
      <w:del w:id="3222" w:author="PR Preview" w:date="2026-01-01T00:00:00Z">
        <w:r>
          <w:delText xml:space="preserve">Likewise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del w:id="3223" w:author="PR Preview" w:date="2026-01-01T00:00:00Z">
        <w:r>
          <w:delText xml:space="preserve">where</w:delText>
        </w:r>
      </w:del>
      <w:del w:id="3224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225" w:author="PR Preview" w:date="2026-01-01T00:00:00Z">
        <w:r>
          <w:delText xml:space="preserve"> </w:delText>
        </w:r>
      </w:del>
      <w:del w:id="3226" w:author="PR Preview" w:date="2026-01-01T00:00:00Z">
        <w:r>
          <w:delText xml:space="preserve">and</w:delText>
        </w:r>
      </w:del>
      <w:del w:id="3227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228" w:author="PR Preview" w:date="2026-01-01T00:00:00Z">
        <w:r>
          <w:delText xml:space="preserve">,</w:delText>
        </w:r>
      </w:del>
      <w:del w:id="3229" w:author="PR Preview" w:date="2026-01-01T00:00:00Z">
        <w:r>
          <w:delText xml:space="preserve"> </w:delText>
        </w:r>
      </w:del>
      <w:del w:id="3230" w:author="PR Preview" w:date="2026-01-01T00:00:00Z">
        <w:r>
          <w:delText xml:space="preserve">because each subspace is closed under scalar multiplication.</w:delText>
        </w:r>
      </w:del>
      <w:del w:id="3231" w:author="PR Preview" w:date="2026-01-01T00:00:00Z">
        <w:r>
          <w:delText xml:space="preserve"> </w:delText>
        </w:r>
      </w:del>
      <w:del w:id="3232" w:author="PR Preview" w:date="2026-01-01T00:00:00Z">
        <w:r>
          <w:delText xml:space="preserve">So</w:delText>
        </w:r>
      </w:del>
      <w:del w:id="323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del w:id="3234" w:author="PR Preview" w:date="2026-01-01T00:00:00Z">
        <w:r>
          <w:delText xml:space="preserve"> </w:delText>
        </w:r>
      </w:del>
      <w:del w:id="3235" w:author="PR Preview" w:date="2026-01-01T00:00:00Z">
        <w:r>
          <w:delText xml:space="preserve">and</w:delText>
        </w:r>
      </w:del>
      <w:del w:id="3236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del w:id="3237" w:author="PR Preview" w:date="2026-01-01T00:00:00Z">
        <w:r>
          <w:delText xml:space="preserve"> </w:delText>
        </w:r>
      </w:del>
      <w:del w:id="3238" w:author="PR Preview" w:date="2026-01-01T00:00:00Z">
        <w:r>
          <w:delText xml:space="preserve">are in</w:delText>
        </w:r>
      </w:del>
      <w:del w:id="32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240" w:author="PR Preview" w:date="2026-01-01T00:00:00Z">
        <w:r>
          <w:delText xml:space="preserve">.</w:delText>
        </w:r>
      </w:del>
    </w:p>
    <w:p>
      <w:pPr>
        <w:pStyle w:val="BodyText"/>
      </w:pPr>
      <w:del w:id="3241" w:author="PR Preview" w:date="2026-01-01T00:00:00Z">
        <w:r>
          <w:rPr>
            <w:b/>
            <w:bCs/>
          </w:rPr>
          <w:delText xml:space="preserve">The intersection.</w:delText>
        </w:r>
      </w:del>
      <w:del w:id="3242" w:author="PR Preview" w:date="2026-01-01T00:00:00Z">
        <w:r>
          <w:delText xml:space="preserve"> </w:delText>
        </w:r>
      </w:del>
      <w:del w:id="3243" w:author="PR Preview" w:date="2026-01-01T00:00:00Z">
        <w:r>
          <w:delText xml:space="preserve">It is not empty: it contains</w:delText>
        </w:r>
      </w:del>
      <w:del w:id="324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3245" w:author="PR Preview" w:date="2026-01-01T00:00:00Z">
        <w:r>
          <w:delText xml:space="preserve">.</w:delText>
        </w:r>
      </w:del>
      <w:del w:id="3246" w:author="PR Preview" w:date="2026-01-01T00:00:00Z">
        <w:r>
          <w:delText xml:space="preserve"> </w:delText>
        </w:r>
      </w:del>
      <w:del w:id="3247" w:author="PR Preview" w:date="2026-01-01T00:00:00Z">
        <w:r>
          <w:delText xml:space="preserve">If</w:delText>
        </w:r>
      </w:del>
      <w:del w:id="324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3249" w:author="PR Preview" w:date="2026-01-01T00:00:00Z">
        <w:r>
          <w:delText xml:space="preserve"> </w:delText>
        </w:r>
      </w:del>
      <w:del w:id="3250" w:author="PR Preview" w:date="2026-01-01T00:00:00Z">
        <w:r>
          <w:delText xml:space="preserve">and</w:delText>
        </w:r>
      </w:del>
      <w:del w:id="325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3252" w:author="PR Preview" w:date="2026-01-01T00:00:00Z">
        <w:r>
          <w:delText xml:space="preserve"> </w:delText>
        </w:r>
      </w:del>
      <w:del w:id="3253" w:author="PR Preview" w:date="2026-01-01T00:00:00Z">
        <w:r>
          <w:delText xml:space="preserve">are in both</w:delText>
        </w:r>
      </w:del>
      <w:del w:id="32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255" w:author="PR Preview" w:date="2026-01-01T00:00:00Z">
        <w:r>
          <w:delText xml:space="preserve"> </w:delText>
        </w:r>
      </w:del>
      <w:del w:id="3256" w:author="PR Preview" w:date="2026-01-01T00:00:00Z">
        <w:r>
          <w:delText xml:space="preserve">and</w:delText>
        </w:r>
      </w:del>
      <w:del w:id="325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258" w:author="PR Preview" w:date="2026-01-01T00:00:00Z">
        <w:r>
          <w:delText xml:space="preserve">,</w:delText>
        </w:r>
      </w:del>
      <w:del w:id="3259" w:author="PR Preview" w:date="2026-01-01T00:00:00Z">
        <w:r>
          <w:delText xml:space="preserve"> </w:delText>
        </w:r>
      </w:del>
      <w:del w:id="3260" w:author="PR Preview" w:date="2026-01-01T00:00:00Z">
        <w:r>
          <w:delText xml:space="preserve">then</w:delText>
        </w:r>
      </w:del>
      <w:del w:id="326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del w:id="3262" w:author="PR Preview" w:date="2026-01-01T00:00:00Z">
        <w:r>
          <w:delText xml:space="preserve"> </w:delText>
        </w:r>
      </w:del>
      <w:del w:id="3263" w:author="PR Preview" w:date="2026-01-01T00:00:00Z">
        <w:r>
          <w:delText xml:space="preserve">and</w:delText>
        </w:r>
      </w:del>
      <w:del w:id="3264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del w:id="3265" w:author="PR Preview" w:date="2026-01-01T00:00:00Z">
        <w:r>
          <w:delText xml:space="preserve"> </w:delText>
        </w:r>
      </w:del>
      <w:del w:id="3266" w:author="PR Preview" w:date="2026-01-01T00:00:00Z">
        <w:r>
          <w:delText xml:space="preserve">are in</w:delText>
        </w:r>
      </w:del>
      <w:del w:id="32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268" w:author="PR Preview" w:date="2026-01-01T00:00:00Z">
        <w:r>
          <w:delText xml:space="preserve">,</w:delText>
        </w:r>
      </w:del>
      <w:del w:id="3269" w:author="PR Preview" w:date="2026-01-01T00:00:00Z">
        <w:r>
          <w:delText xml:space="preserve"> </w:delText>
        </w:r>
      </w:del>
      <w:del w:id="3270" w:author="PR Preview" w:date="2026-01-01T00:00:00Z">
        <w:r>
          <w:delText xml:space="preserve">because</w:delText>
        </w:r>
      </w:del>
      <w:del w:id="32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272" w:author="PR Preview" w:date="2026-01-01T00:00:00Z">
        <w:r>
          <w:delText xml:space="preserve"> </w:delText>
        </w:r>
      </w:del>
      <w:del w:id="3273" w:author="PR Preview" w:date="2026-01-01T00:00:00Z">
        <w:r>
          <w:delText xml:space="preserve">is a subspace,</w:delText>
        </w:r>
      </w:del>
      <w:del w:id="3274" w:author="PR Preview" w:date="2026-01-01T00:00:00Z">
        <w:r>
          <w:delText xml:space="preserve"> </w:delText>
        </w:r>
      </w:del>
      <w:del w:id="3275" w:author="PR Preview" w:date="2026-01-01T00:00:00Z">
        <w:r>
          <w:delText xml:space="preserve">and in</w:delText>
        </w:r>
      </w:del>
      <w:del w:id="327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277" w:author="PR Preview" w:date="2026-01-01T00:00:00Z">
        <w:r>
          <w:delText xml:space="preserve"> </w:delText>
        </w:r>
      </w:del>
      <w:del w:id="3278" w:author="PR Preview" w:date="2026-01-01T00:00:00Z">
        <w:r>
          <w:delText xml:space="preserve">for the same reason,</w:delText>
        </w:r>
      </w:del>
      <w:del w:id="3279" w:author="PR Preview" w:date="2026-01-01T00:00:00Z">
        <w:r>
          <w:delText xml:space="preserve"> </w:delText>
        </w:r>
      </w:del>
      <w:del w:id="3280" w:author="PR Preview" w:date="2026-01-01T00:00:00Z">
        <w:r>
          <w:delText xml:space="preserve">so they are in</w:delText>
        </w:r>
      </w:del>
      <w:del w:id="328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282" w:author="PR Preview" w:date="2026-01-01T00:00:00Z">
        <w:r>
          <w:delText xml:space="preserve">.</w:delText>
        </w:r>
      </w:del>
    </w:p>
    <w:p>
      <w:pPr>
        <w:pStyle w:val="BodyText"/>
      </w:pPr>
      <w:del w:id="3283" w:author="PR Preview" w:date="2026-01-01T00:00:00Z">
        <w:r>
          <w:rPr>
            <w:b/>
            <w:bCs/>
          </w:rPr>
          <w:delText xml:space="preserve">Example 44 (Two planes in</w:delText>
        </w:r>
      </w:del>
      <w:del w:id="3284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285" w:author="PR Preview" w:date="2026-01-01T00:00:00Z">
        <w:r>
          <w:rPr>
            <w:b/>
            <w:bCs/>
          </w:rPr>
          <w:delText xml:space="preserve">)</w:delText>
        </w:r>
      </w:del>
      <w:del w:id="3286" w:author="PR Preview" w:date="2026-01-01T00:00:00Z">
        <w:r>
          <w:delText xml:space="preserve"> </w:delText>
        </w:r>
      </w:del>
      <w:del w:id="3287" w:author="PR Preview" w:date="2026-01-01T00:00:00Z">
        <w:r>
          <w:delText xml:space="preserve">Let</w:delText>
        </w:r>
      </w:del>
      <w:del w:id="32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3289" w:author="PR Preview" w:date="2026-01-01T00:00:00Z">
        <w:r>
          <w:delText xml:space="preserve">,</w:delText>
        </w:r>
      </w:del>
      <w:del w:id="3290" w:author="PR Preview" w:date="2026-01-01T00:00:00Z">
        <w:r>
          <w:delText xml:space="preserve"> </w:delText>
        </w:r>
      </w:del>
      <w:del w:id="3291" w:author="PR Preview" w:date="2026-01-01T00:00:00Z">
        <w:r>
          <w:delText xml:space="preserve">the plane</w:delText>
        </w:r>
      </w:del>
      <w:del w:id="3292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3293" w:author="PR Preview" w:date="2026-01-01T00:00:00Z">
        <w:r>
          <w:delText xml:space="preserve">,</w:delText>
        </w:r>
      </w:del>
      <w:del w:id="3294" w:author="PR Preview" w:date="2026-01-01T00:00:00Z">
        <w:r>
          <w:delText xml:space="preserve"> </w:delText>
        </w:r>
      </w:del>
      <w:del w:id="3295" w:author="PR Preview" w:date="2026-01-01T00:00:00Z">
        <w:r>
          <w:delText xml:space="preserve">and</w:delText>
        </w:r>
      </w:del>
      <w:del w:id="329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3297" w:author="PR Preview" w:date="2026-01-01T00:00:00Z">
        <w:r>
          <w:delText xml:space="preserve">,</w:delText>
        </w:r>
      </w:del>
      <w:del w:id="3298" w:author="PR Preview" w:date="2026-01-01T00:00:00Z">
        <w:r>
          <w:delText xml:space="preserve"> </w:delText>
        </w:r>
      </w:del>
      <w:del w:id="3299" w:author="PR Preview" w:date="2026-01-01T00:00:00Z">
        <w:r>
          <w:delText xml:space="preserve">the plane</w:delText>
        </w:r>
      </w:del>
      <w:del w:id="330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330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8"/>
        </w:numPr>
      </w:pPr>
      <w:del w:id="3302" w:author="PR Preview" w:date="2026-01-01T00:00:00Z">
        <w:r>
          <w:rPr>
            <w:b/>
            <w:bCs/>
          </w:rPr>
          <w:delText xml:space="preserve">Intersection:</w:delText>
        </w:r>
      </w:del>
      <w:del w:id="3303" w:author="PR Preview" w:date="2026-01-01T00:00:00Z">
        <w:r>
          <w:delText xml:space="preserve"> </w:delText>
        </w:r>
      </w:del>
      <w:del w:id="3304" w:author="PR Preview" w:date="2026-01-01T00:00:00Z">
        <w:r>
          <w:delText xml:space="preserve">a vector in both has third entry</w:delText>
        </w:r>
      </w:del>
      <w:del w:id="3305" w:author="PR Preview" w:date="2026-01-01T00:00:00Z">
        <w:r>
          <w:delText xml:space="preserve"> </w:delText>
        </w:r>
      </w:del>
      <m:oMath>
        <m:r>
          <m:t>0</m:t>
        </m:r>
      </m:oMath>
      <w:del w:id="3306" w:author="PR Preview" w:date="2026-01-01T00:00:00Z">
        <w:r>
          <w:delText xml:space="preserve"> </w:delText>
        </w:r>
      </w:del>
      <w:del w:id="3307" w:author="PR Preview" w:date="2026-01-01T00:00:00Z">
        <w:r>
          <w:delText xml:space="preserve">and first entry</w:delText>
        </w:r>
      </w:del>
      <w:del w:id="3308" w:author="PR Preview" w:date="2026-01-01T00:00:00Z">
        <w:r>
          <w:delText xml:space="preserve"> </w:delText>
        </w:r>
      </w:del>
      <m:oMath>
        <m:r>
          <m:t>0</m:t>
        </m:r>
      </m:oMath>
      <w:del w:id="3309" w:author="PR Preview" w:date="2026-01-01T00:00:00Z">
        <w:r>
          <w:delText xml:space="preserve">,</w:delText>
        </w:r>
      </w:del>
      <w:del w:id="3310" w:author="PR Preview" w:date="2026-01-01T00:00:00Z">
        <w:r>
          <w:delText xml:space="preserve"> </w:delText>
        </w:r>
      </w:del>
      <w:del w:id="3311" w:author="PR Preview" w:date="2026-01-01T00:00:00Z">
        <w:r>
          <w:delText xml:space="preserve">so</w:delText>
        </w:r>
      </w:del>
      <w:del w:id="33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3313" w:author="PR Preview" w:date="2026-01-01T00:00:00Z">
        <w:r>
          <w:delText xml:space="preserve">,</w:delText>
        </w:r>
      </w:del>
      <w:del w:id="3314" w:author="PR Preview" w:date="2026-01-01T00:00:00Z">
        <w:r>
          <w:delText xml:space="preserve"> </w:delText>
        </w:r>
      </w:del>
      <w:del w:id="3315" w:author="PR Preview" w:date="2026-01-01T00:00:00Z">
        <w:r>
          <w:delText xml:space="preserve">the</w:delText>
        </w:r>
      </w:del>
      <w:del w:id="3316" w:author="PR Preview" w:date="2026-01-01T00:00:00Z">
        <w:r>
          <w:delText xml:space="preserve"> </w:delText>
        </w:r>
      </w:del>
      <m:oMath>
        <m:r>
          <m:t>y</m:t>
        </m:r>
      </m:oMath>
      <w:del w:id="3317" w:author="PR Preview" w:date="2026-01-01T00:00:00Z">
        <w:r>
          <w:delText xml:space="preserve">-axis, which is a line through the origin.</w:delText>
        </w:r>
      </w:del>
    </w:p>
    <w:p>
      <w:pPr>
        <w:pStyle w:val="Compact"/>
        <w:numPr>
          <w:ilvl w:val="0"/>
          <w:numId w:val="1018"/>
        </w:numPr>
      </w:pPr>
      <w:del w:id="3318" w:author="PR Preview" w:date="2026-01-01T00:00:00Z">
        <w:r>
          <w:rPr>
            <w:b/>
            <w:bCs/>
          </w:rPr>
          <w:delText xml:space="preserve">Sum:</w:delText>
        </w:r>
      </w:del>
      <w:del w:id="33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3320" w:author="PR Preview" w:date="2026-01-01T00:00:00Z">
        <w:r>
          <w:delText xml:space="preserve">,</w:delText>
        </w:r>
      </w:del>
      <w:del w:id="3321" w:author="PR Preview" w:date="2026-01-01T00:00:00Z">
        <w:r>
          <w:delText xml:space="preserve"> </w:delText>
        </w:r>
      </w:del>
      <w:del w:id="3322" w:author="PR Preview" w:date="2026-01-01T00:00:00Z">
        <w:r>
          <w:delText xml:space="preserve">and any</w:delText>
        </w:r>
      </w:del>
      <w:del w:id="332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del w:id="3324" w:author="PR Preview" w:date="2026-01-01T00:00:00Z">
        <w:r>
          <w:delText xml:space="preserve"> </w:delText>
        </w:r>
      </w:del>
      <w:del w:id="3325" w:author="PR Preview" w:date="2026-01-01T00:00:00Z">
        <w:r>
          <w:delText xml:space="preserve">arises this way,</w:delText>
        </w:r>
      </w:del>
      <w:del w:id="3326" w:author="PR Preview" w:date="2026-01-01T00:00:00Z">
        <w:r>
          <w:delText xml:space="preserve"> </w:delText>
        </w:r>
      </w:del>
      <w:del w:id="3327" w:author="PR Preview" w:date="2026-01-01T00:00:00Z">
        <w:r>
          <w:delText xml:space="preserve">with</w:delText>
        </w:r>
      </w:del>
      <w:del w:id="332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x</m:t>
        </m:r>
      </m:oMath>
      <w:del w:id="3329" w:author="PR Preview" w:date="2026-01-01T00:00:00Z">
        <w:r>
          <w:delText xml:space="preserve">,</w:delText>
        </w:r>
      </w:del>
      <w:del w:id="333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y</m:t>
        </m:r>
      </m:oMath>
      <w:del w:id="3331" w:author="PR Preview" w:date="2026-01-01T00:00:00Z">
        <w:r>
          <w:delText xml:space="preserve">,</w:delText>
        </w:r>
      </w:del>
      <w:del w:id="3332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del w:id="3333" w:author="PR Preview" w:date="2026-01-01T00:00:00Z">
        <w:r>
          <w:delText xml:space="preserve"> </w:delText>
        </w:r>
      </w:del>
      <w:del w:id="3334" w:author="PR Preview" w:date="2026-01-01T00:00:00Z">
        <w:r>
          <w:delText xml:space="preserve">and</w:delText>
        </w:r>
      </w:del>
      <w:del w:id="333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z</m:t>
        </m:r>
      </m:oMath>
      <w:del w:id="3336" w:author="PR Preview" w:date="2026-01-01T00:00:00Z">
        <w:r>
          <w:delText xml:space="preserve">.</w:delText>
        </w:r>
      </w:del>
      <w:del w:id="3337" w:author="PR Preview" w:date="2026-01-01T00:00:00Z">
        <w:r>
          <w:delText xml:space="preserve"> </w:delText>
        </w:r>
      </w:del>
      <w:del w:id="3338" w:author="PR Preview" w:date="2026-01-01T00:00:00Z">
        <w:r>
          <w:delText xml:space="preserve">So</w:delText>
        </w:r>
      </w:del>
      <w:del w:id="33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340" w:author="PR Preview" w:date="2026-01-01T00:00:00Z">
        <w:r>
          <w:delText xml:space="preserve">.</w:delText>
        </w:r>
      </w:del>
    </w:p>
    <w:p>
      <w:pPr>
        <w:pStyle w:val="FirstParagraph"/>
      </w:pPr>
      <w:del w:id="3341" w:author="PR Preview" w:date="2026-01-01T00:00:00Z">
        <w:r>
          <w:rPr>
            <w:b/>
            <w:bCs/>
          </w:rPr>
          <w:delText xml:space="preserve">Theorem 25 (The dimension of a sum of subspaces)</w:delText>
        </w:r>
      </w:del>
      <w:del w:id="3342" w:author="PR Preview" w:date="2026-01-01T00:00:00Z">
        <w:r>
          <w:delText xml:space="preserve"> </w:delText>
        </w:r>
      </w:del>
      <w:del w:id="3343" w:author="PR Preview" w:date="2026-01-01T00:00:00Z">
        <w:r>
          <w:delText xml:space="preserve">If</w:delText>
        </w:r>
      </w:del>
      <w:del w:id="33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345" w:author="PR Preview" w:date="2026-01-01T00:00:00Z">
        <w:r>
          <w:delText xml:space="preserve"> </w:delText>
        </w:r>
      </w:del>
      <w:del w:id="3346" w:author="PR Preview" w:date="2026-01-01T00:00:00Z">
        <w:r>
          <w:delText xml:space="preserve">and</w:delText>
        </w:r>
      </w:del>
      <w:del w:id="33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348" w:author="PR Preview" w:date="2026-01-01T00:00:00Z">
        <w:r>
          <w:delText xml:space="preserve"> </w:delText>
        </w:r>
      </w:del>
      <w:del w:id="3349" w:author="PR Preview" w:date="2026-01-01T00:00:00Z">
        <w:r>
          <w:delText xml:space="preserve">are subspaces of</w:delText>
        </w:r>
      </w:del>
      <w:del w:id="335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351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352" w:author="PR Preview" w:date="2026-01-01T00:00:00Z">
        <w:r>
          <w:rPr>
            <w:i/>
            <w:iCs/>
          </w:rPr>
          <w:delText xml:space="preserve">Proof</w:delText>
        </w:r>
      </w:del>
      <w:del w:id="3353" w:author="PR Preview" w:date="2026-01-01T00:00:00Z">
        <w:r>
          <w:delText xml:space="preserve">. </w:delText>
        </w:r>
      </w:del>
      <w:del w:id="3354" w:author="PR Preview" w:date="2026-01-01T00:00:00Z">
        <w:r>
          <w:delText xml:space="preserve">All three sets in the formula are subspaces</w:delText>
        </w:r>
      </w:del>
      <w:del w:id="3355" w:author="PR Preview" w:date="2026-01-01T00:00:00Z">
        <w:r>
          <w:delText xml:space="preserve"> </w:delText>
        </w:r>
      </w:del>
      <w:del w:id="3356" w:author="PR Preview" w:date="2026-01-01T00:00:00Z">
        <w:r>
          <w:delText xml:space="preserve">(</w:delText>
        </w:r>
      </w:del>
      <w:hyperlink w:anchor="thm-sum-intersection-subspace">
        <w:del w:id="3357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3358" w:author="PR Preview" w:date="2026-01-01T00:00:00Z">
        <w:r>
          <w:delText xml:space="preserve">),</w:delText>
        </w:r>
      </w:del>
      <w:del w:id="3359" w:author="PR Preview" w:date="2026-01-01T00:00:00Z">
        <w:r>
          <w:delText xml:space="preserve"> </w:delText>
        </w:r>
      </w:del>
      <w:del w:id="3360" w:author="PR Preview" w:date="2026-01-01T00:00:00Z">
        <w:r>
          <w:delText xml:space="preserve">so each has a dimension (</w:delText>
        </w:r>
      </w:del>
      <w:hyperlink w:anchor="def-dimension">
        <w:del w:id="336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362" w:author="PR Preview" w:date="2026-01-01T00:00:00Z">
        <w:r>
          <w:delText xml:space="preserve">).</w:delText>
        </w:r>
      </w:del>
      <w:del w:id="3363" w:author="PR Preview" w:date="2026-01-01T00:00:00Z">
        <w:r>
          <w:delText xml:space="preserve"> </w:delText>
        </w:r>
      </w:del>
      <w:del w:id="3364" w:author="PR Preview" w:date="2026-01-01T00:00:00Z">
        <w:r>
          <w:delText xml:space="preserve">Let</w:delText>
        </w:r>
      </w:del>
      <w:del w:id="336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366" w:author="PR Preview" w:date="2026-01-01T00:00:00Z">
        <w:r>
          <w:delText xml:space="preserve">,</w:delText>
        </w:r>
      </w:del>
      <w:del w:id="3367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3368" w:author="PR Preview" w:date="2026-01-01T00:00:00Z">
        <w:r>
          <w:delText xml:space="preserve"> </w:delText>
        </w:r>
      </w:del>
      <w:del w:id="3369" w:author="PR Preview" w:date="2026-01-01T00:00:00Z">
        <w:r>
          <w:delText xml:space="preserve">and</w:delText>
        </w:r>
      </w:del>
      <w:del w:id="3370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371" w:author="PR Preview" w:date="2026-01-01T00:00:00Z">
        <w:r>
          <w:delText xml:space="preserve">.</w:delText>
        </w:r>
      </w:del>
    </w:p>
    <w:p>
      <w:pPr>
        <w:pStyle w:val="BodyText"/>
      </w:pPr>
      <w:del w:id="3372" w:author="PR Preview" w:date="2026-01-01T00:00:00Z">
        <w:r>
          <w:rPr>
            <w:b/>
            <w:bCs/>
          </w:rPr>
          <w:delText xml:space="preserve">Build a list.</w:delText>
        </w:r>
      </w:del>
      <w:del w:id="3373" w:author="PR Preview" w:date="2026-01-01T00:00:00Z">
        <w:r>
          <w:delText xml:space="preserve"> </w:delText>
        </w:r>
      </w:del>
      <w:del w:id="3374" w:author="PR Preview" w:date="2026-01-01T00:00:00Z">
        <w:r>
          <w:delText xml:space="preserve">Choose a basis</w:delText>
        </w:r>
      </w:del>
      <w:del w:id="337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del w:id="3376" w:author="PR Preview" w:date="2026-01-01T00:00:00Z">
        <w:r>
          <w:delText xml:space="preserve"> </w:delText>
        </w:r>
      </w:del>
      <w:del w:id="3377" w:author="PR Preview" w:date="2026-01-01T00:00:00Z">
        <w:r>
          <w:delText xml:space="preserve">of</w:delText>
        </w:r>
      </w:del>
      <w:del w:id="337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379" w:author="PR Preview" w:date="2026-01-01T00:00:00Z">
        <w:r>
          <w:delText xml:space="preserve"> </w:delText>
        </w:r>
      </w:del>
      <w:del w:id="3380" w:author="PR Preview" w:date="2026-01-01T00:00:00Z">
        <w:r>
          <w:delText xml:space="preserve">(</w:delText>
        </w:r>
      </w:del>
      <w:hyperlink w:anchor="thm-extend-basis">
        <w:del w:id="3381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382" w:author="PR Preview" w:date="2026-01-01T00:00:00Z">
        <w:r>
          <w:delText xml:space="preserve">).</w:delText>
        </w:r>
      </w:del>
      <w:del w:id="3383" w:author="PR Preview" w:date="2026-01-01T00:00:00Z">
        <w:r>
          <w:delText xml:space="preserve"> </w:delText>
        </w:r>
      </w:del>
      <w:del w:id="3384" w:author="PR Preview" w:date="2026-01-01T00:00:00Z">
        <w:r>
          <w:delText xml:space="preserve">These vectors are linearly independent and lie in</w:delText>
        </w:r>
      </w:del>
      <w:del w:id="33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386" w:author="PR Preview" w:date="2026-01-01T00:00:00Z">
        <w:r>
          <w:delText xml:space="preserve">,</w:delText>
        </w:r>
      </w:del>
      <w:del w:id="3387" w:author="PR Preview" w:date="2026-01-01T00:00:00Z">
        <w:r>
          <w:delText xml:space="preserve"> </w:delText>
        </w:r>
      </w:del>
      <w:del w:id="3388" w:author="PR Preview" w:date="2026-01-01T00:00:00Z">
        <w:r>
          <w:delText xml:space="preserve">so</w:delText>
        </w:r>
      </w:del>
      <w:del w:id="3389" w:author="PR Preview" w:date="2026-01-01T00:00:00Z">
        <w:r>
          <w:delText xml:space="preserve"> </w:delText>
        </w:r>
      </w:del>
      <w:hyperlink w:anchor="thm-extend-basis">
        <w:del w:id="3390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391" w:author="PR Preview" w:date="2026-01-01T00:00:00Z">
        <w:r>
          <w:delText xml:space="preserve"> </w:delText>
        </w:r>
      </w:del>
      <w:del w:id="3392" w:author="PR Preview" w:date="2026-01-01T00:00:00Z">
        <w:r>
          <w:delText xml:space="preserve">extends them to a basis</w:delText>
        </w:r>
      </w:del>
      <w:del w:id="339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del w:id="3394" w:author="PR Preview" w:date="2026-01-01T00:00:00Z">
        <w:r>
          <w:delText xml:space="preserve"> </w:delText>
        </w:r>
      </w:del>
      <w:del w:id="3395" w:author="PR Preview" w:date="2026-01-01T00:00:00Z">
        <w:r>
          <w:delText xml:space="preserve">of</w:delText>
        </w:r>
      </w:del>
      <w:del w:id="339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397" w:author="PR Preview" w:date="2026-01-01T00:00:00Z">
        <w:r>
          <w:delText xml:space="preserve">,</w:delText>
        </w:r>
      </w:del>
      <w:del w:id="3398" w:author="PR Preview" w:date="2026-01-01T00:00:00Z">
        <w:r>
          <w:delText xml:space="preserve"> </w:delText>
        </w:r>
      </w:del>
      <w:del w:id="3399" w:author="PR Preview" w:date="2026-01-01T00:00:00Z">
        <w:r>
          <w:delText xml:space="preserve">which has</w:delText>
        </w:r>
      </w:del>
      <w:del w:id="3400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t>1</m:t>
            </m:r>
          </m:sub>
        </m:sSub>
      </m:oMath>
      <w:del w:id="3401" w:author="PR Preview" w:date="2026-01-01T00:00:00Z">
        <w:r>
          <w:delText xml:space="preserve"> </w:delText>
        </w:r>
      </w:del>
      <w:del w:id="3402" w:author="PR Preview" w:date="2026-01-01T00:00:00Z">
        <w:r>
          <w:delText xml:space="preserve">vectors (</w:delText>
        </w:r>
      </w:del>
      <w:hyperlink w:anchor="thm-basis-size">
        <w:del w:id="3403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3404" w:author="PR Preview" w:date="2026-01-01T00:00:00Z">
        <w:r>
          <w:delText xml:space="preserve">).</w:delText>
        </w:r>
      </w:del>
      <w:del w:id="3405" w:author="PR Preview" w:date="2026-01-01T00:00:00Z">
        <w:r>
          <w:delText xml:space="preserve"> </w:delText>
        </w:r>
      </w:del>
      <w:del w:id="3406" w:author="PR Preview" w:date="2026-01-01T00:00:00Z">
        <w:r>
          <w:delText xml:space="preserve">In the same way, extend them to a basis</w:delText>
        </w:r>
      </w:del>
      <w:del w:id="340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del w:id="3408" w:author="PR Preview" w:date="2026-01-01T00:00:00Z">
        <w:r>
          <w:delText xml:space="preserve"> </w:delText>
        </w:r>
      </w:del>
      <w:del w:id="3409" w:author="PR Preview" w:date="2026-01-01T00:00:00Z">
        <w:r>
          <w:delText xml:space="preserve">of</w:delText>
        </w:r>
      </w:del>
      <w:del w:id="34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411" w:author="PR Preview" w:date="2026-01-01T00:00:00Z">
        <w:r>
          <w:delText xml:space="preserve">.</w:delText>
        </w:r>
      </w:del>
      <w:del w:id="3412" w:author="PR Preview" w:date="2026-01-01T00:00:00Z">
        <w:r>
          <w:delText xml:space="preserve"> </w:delText>
        </w:r>
      </w:del>
      <w:del w:id="3413" w:author="PR Preview" w:date="2026-01-01T00:00:00Z">
        <w:r>
          <w:delText xml:space="preserve">We show that the</w:delText>
        </w:r>
      </w:del>
      <w:del w:id="341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</m:oMath>
      <w:del w:id="3415" w:author="PR Preview" w:date="2026-01-01T00:00:00Z">
        <w:r>
          <w:delText xml:space="preserve">’s,</w:delText>
        </w:r>
      </w:del>
      <w:del w:id="34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417" w:author="PR Preview" w:date="2026-01-01T00:00:00Z">
        <w:r>
          <w:delText xml:space="preserve">’s and</w:delText>
        </w:r>
      </w:del>
      <w:del w:id="341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3419" w:author="PR Preview" w:date="2026-01-01T00:00:00Z">
        <w:r>
          <w:delText xml:space="preserve">’s together,</w:delText>
        </w:r>
      </w:del>
      <w:del w:id="342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del w:id="3421" w:author="PR Preview" w:date="2026-01-01T00:00:00Z">
        <w:r>
          <w:delText xml:space="preserve"> </w:delText>
        </w:r>
      </w:del>
      <w:del w:id="3422" w:author="PR Preview" w:date="2026-01-01T00:00:00Z">
        <w:r>
          <w:delText xml:space="preserve">vectors,</w:delText>
        </w:r>
      </w:del>
      <w:del w:id="3423" w:author="PR Preview" w:date="2026-01-01T00:00:00Z">
        <w:r>
          <w:delText xml:space="preserve"> </w:delText>
        </w:r>
      </w:del>
      <w:del w:id="3424" w:author="PR Preview" w:date="2026-01-01T00:00:00Z">
        <w:r>
          <w:delText xml:space="preserve">are a basis of</w:delText>
        </w:r>
      </w:del>
      <w:del w:id="34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426" w:author="PR Preview" w:date="2026-01-01T00:00:00Z">
        <w:r>
          <w:delText xml:space="preserve"> </w:delText>
        </w:r>
      </w:del>
      <w:del w:id="3427" w:author="PR Preview" w:date="2026-01-01T00:00:00Z">
        <w:r>
          <w:delText xml:space="preserve">(</w:delText>
        </w:r>
      </w:del>
      <w:hyperlink w:anchor="def-basis">
        <w:del w:id="342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429" w:author="PR Preview" w:date="2026-01-01T00:00:00Z">
        <w:r>
          <w:delText xml:space="preserve">).</w:delText>
        </w:r>
      </w:del>
    </w:p>
    <w:p>
      <w:pPr>
        <w:pStyle w:val="BodyText"/>
      </w:pPr>
      <w:del w:id="3430" w:author="PR Preview" w:date="2026-01-01T00:00:00Z">
        <w:r>
          <w:rPr>
            <w:b/>
            <w:bCs/>
          </w:rPr>
          <w:delText xml:space="preserve">They span</w:delText>
        </w:r>
      </w:del>
      <w:del w:id="3431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432" w:author="PR Preview" w:date="2026-01-01T00:00:00Z">
        <w:r>
          <w:rPr>
            <w:b/>
            <w:bCs/>
          </w:rPr>
          <w:delText xml:space="preserve">.</w:delText>
        </w:r>
      </w:del>
      <w:del w:id="3433" w:author="PR Preview" w:date="2026-01-01T00:00:00Z">
        <w:r>
          <w:delText xml:space="preserve"> </w:delText>
        </w:r>
      </w:del>
      <w:del w:id="3434" w:author="PR Preview" w:date="2026-01-01T00:00:00Z">
        <w:r>
          <w:delText xml:space="preserve">Any</w:delText>
        </w:r>
      </w:del>
      <w:del w:id="34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436" w:author="PR Preview" w:date="2026-01-01T00:00:00Z">
        <w:r>
          <w:delText xml:space="preserve"> </w:delText>
        </w:r>
      </w:del>
      <w:del w:id="3437" w:author="PR Preview" w:date="2026-01-01T00:00:00Z">
        <w:r>
          <w:delText xml:space="preserve">is</w:delText>
        </w:r>
      </w:del>
      <w:del w:id="343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del w:id="3439" w:author="PR Preview" w:date="2026-01-01T00:00:00Z">
        <w:r>
          <w:delText xml:space="preserve"> </w:delText>
        </w:r>
      </w:del>
      <w:del w:id="3440" w:author="PR Preview" w:date="2026-01-01T00:00:00Z">
        <w:r>
          <w:delText xml:space="preserve">with</w:delText>
        </w:r>
      </w:del>
      <w:del w:id="344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442" w:author="PR Preview" w:date="2026-01-01T00:00:00Z">
        <w:r>
          <w:delText xml:space="preserve"> </w:delText>
        </w:r>
      </w:del>
      <w:del w:id="3443" w:author="PR Preview" w:date="2026-01-01T00:00:00Z">
        <w:r>
          <w:delText xml:space="preserve">and</w:delText>
        </w:r>
      </w:del>
      <w:del w:id="344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445" w:author="PR Preview" w:date="2026-01-01T00:00:00Z">
        <w:r>
          <w:delText xml:space="preserve">.</w:delText>
        </w:r>
      </w:del>
      <w:del w:id="344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del w:id="3447" w:author="PR Preview" w:date="2026-01-01T00:00:00Z">
        <w:r>
          <w:delText xml:space="preserve"> </w:delText>
        </w:r>
      </w:del>
      <w:del w:id="3448" w:author="PR Preview" w:date="2026-01-01T00:00:00Z">
        <w:r>
          <w:delText xml:space="preserve">is a linear combination of the</w:delText>
        </w:r>
      </w:del>
      <w:del w:id="344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</m:oMath>
      <w:del w:id="3450" w:author="PR Preview" w:date="2026-01-01T00:00:00Z">
        <w:r>
          <w:delText xml:space="preserve">’s and</w:delText>
        </w:r>
      </w:del>
      <w:del w:id="345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452" w:author="PR Preview" w:date="2026-01-01T00:00:00Z">
        <w:r>
          <w:delText xml:space="preserve">’s,</w:delText>
        </w:r>
      </w:del>
      <w:del w:id="3453" w:author="PR Preview" w:date="2026-01-01T00:00:00Z">
        <w:r>
          <w:delText xml:space="preserve"> </w:delText>
        </w:r>
      </w:del>
      <w:del w:id="3454" w:author="PR Preview" w:date="2026-01-01T00:00:00Z">
        <w:r>
          <w:delText xml:space="preserve">and</w:delText>
        </w:r>
      </w:del>
      <w:del w:id="345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del w:id="3456" w:author="PR Preview" w:date="2026-01-01T00:00:00Z">
        <w:r>
          <w:delText xml:space="preserve"> </w:delText>
        </w:r>
      </w:del>
      <w:del w:id="3457" w:author="PR Preview" w:date="2026-01-01T00:00:00Z">
        <w:r>
          <w:delText xml:space="preserve">is a linear combination of the</w:delText>
        </w:r>
      </w:del>
      <w:del w:id="345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</m:oMath>
      <w:del w:id="3459" w:author="PR Preview" w:date="2026-01-01T00:00:00Z">
        <w:r>
          <w:delText xml:space="preserve">’s and</w:delText>
        </w:r>
      </w:del>
      <w:del w:id="346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3461" w:author="PR Preview" w:date="2026-01-01T00:00:00Z">
        <w:r>
          <w:delText xml:space="preserve">’s,</w:delText>
        </w:r>
      </w:del>
      <w:del w:id="3462" w:author="PR Preview" w:date="2026-01-01T00:00:00Z">
        <w:r>
          <w:delText xml:space="preserve"> </w:delText>
        </w:r>
      </w:del>
      <w:del w:id="3463" w:author="PR Preview" w:date="2026-01-01T00:00:00Z">
        <w:r>
          <w:delText xml:space="preserve">so their sum is a linear combination of all three groups.</w:delText>
        </w:r>
      </w:del>
      <w:del w:id="3464" w:author="PR Preview" w:date="2026-01-01T00:00:00Z">
        <w:r>
          <w:delText xml:space="preserve"> </w:delText>
        </w:r>
      </w:del>
      <w:del w:id="3465" w:author="PR Preview" w:date="2026-01-01T00:00:00Z">
        <w:r>
          <w:delText xml:space="preserve">Conversely, each vector in the list is in</w:delText>
        </w:r>
      </w:del>
      <w:del w:id="34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467" w:author="PR Preview" w:date="2026-01-01T00:00:00Z">
        <w:r>
          <w:delText xml:space="preserve"> </w:delText>
        </w:r>
      </w:del>
      <w:del w:id="3468" w:author="PR Preview" w:date="2026-01-01T00:00:00Z">
        <w:r>
          <w:delText xml:space="preserve">(for example,</w:delText>
        </w:r>
      </w:del>
      <w:del w:id="346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del w:id="3470" w:author="PR Preview" w:date="2026-01-01T00:00:00Z">
        <w:r>
          <w:delText xml:space="preserve">),</w:delText>
        </w:r>
      </w:del>
      <w:del w:id="3471" w:author="PR Preview" w:date="2026-01-01T00:00:00Z">
        <w:r>
          <w:delText xml:space="preserve"> </w:delText>
        </w:r>
      </w:del>
      <w:del w:id="3472" w:author="PR Preview" w:date="2026-01-01T00:00:00Z">
        <w:r>
          <w:delText xml:space="preserve">and</w:delText>
        </w:r>
      </w:del>
      <w:del w:id="34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474" w:author="PR Preview" w:date="2026-01-01T00:00:00Z">
        <w:r>
          <w:delText xml:space="preserve"> </w:delText>
        </w:r>
      </w:del>
      <w:del w:id="3475" w:author="PR Preview" w:date="2026-01-01T00:00:00Z">
        <w:r>
          <w:delText xml:space="preserve">is a subspace,</w:delText>
        </w:r>
      </w:del>
      <w:del w:id="3476" w:author="PR Preview" w:date="2026-01-01T00:00:00Z">
        <w:r>
          <w:delText xml:space="preserve"> </w:delText>
        </w:r>
      </w:del>
      <w:del w:id="3477" w:author="PR Preview" w:date="2026-01-01T00:00:00Z">
        <w:r>
          <w:delText xml:space="preserve">so it contains every linear combination of them.</w:delText>
        </w:r>
      </w:del>
    </w:p>
    <w:p>
      <w:pPr>
        <w:pStyle w:val="BodyText"/>
      </w:pPr>
      <w:del w:id="3478" w:author="PR Preview" w:date="2026-01-01T00:00:00Z">
        <w:r>
          <w:rPr>
            <w:b/>
            <w:bCs/>
          </w:rPr>
          <w:delText xml:space="preserve">They are linearly independent.</w:delText>
        </w:r>
      </w:del>
      <w:del w:id="3479" w:author="PR Preview" w:date="2026-01-01T00:00:00Z">
        <w:r>
          <w:delText xml:space="preserve"> </w:delText>
        </w:r>
      </w:del>
      <w:del w:id="3480" w:author="PR Preview" w:date="2026-01-01T00:00:00Z">
        <w:r>
          <w:delText xml:space="preserve">Suppose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481" w:author="PR Preview" w:date="2026-01-01T00:00:00Z">
        <w:r>
          <w:delText xml:space="preserve">Let</w:delText>
        </w:r>
      </w:del>
      <w:del w:id="348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3483" w:author="PR Preview" w:date="2026-01-01T00:00:00Z">
        <w:r>
          <w:delText xml:space="preserve">.</w:delText>
        </w:r>
      </w:del>
      <w:del w:id="3484" w:author="PR Preview" w:date="2026-01-01T00:00:00Z">
        <w:r>
          <w:delText xml:space="preserve"> </w:delText>
        </w:r>
      </w:del>
      <w:del w:id="3485" w:author="PR Preview" w:date="2026-01-01T00:00:00Z">
        <w:r>
          <w:delText xml:space="preserve">Then</w:delText>
        </w:r>
      </w:del>
      <w:del w:id="348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487" w:author="PR Preview" w:date="2026-01-01T00:00:00Z">
        <w:r>
          <w:delText xml:space="preserve">,</w:delText>
        </w:r>
      </w:del>
      <w:del w:id="3488" w:author="PR Preview" w:date="2026-01-01T00:00:00Z">
        <w:r>
          <w:delText xml:space="preserve"> </w:delText>
        </w:r>
      </w:del>
      <w:del w:id="3489" w:author="PR Preview" w:date="2026-01-01T00:00:00Z">
        <w:r>
          <w:delText xml:space="preserve">because it is a linear combination of vectors of</w:delText>
        </w:r>
      </w:del>
      <w:del w:id="349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491" w:author="PR Preview" w:date="2026-01-01T00:00:00Z">
        <w:r>
          <w:delText xml:space="preserve">.</w:delText>
        </w:r>
      </w:del>
      <w:del w:id="3492" w:author="PR Preview" w:date="2026-01-01T00:00:00Z">
        <w:r>
          <w:delText xml:space="preserve"> </w:delText>
        </w:r>
      </w:del>
      <w:del w:id="3493" w:author="PR Preview" w:date="2026-01-01T00:00:00Z">
        <w:r>
          <w:delText xml:space="preserve">Subtracting</w:delText>
        </w:r>
      </w:del>
      <w:del w:id="349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del w:id="3495" w:author="PR Preview" w:date="2026-01-01T00:00:00Z">
        <w:r>
          <w:delText xml:space="preserve"> </w:delText>
        </w:r>
      </w:del>
      <w:del w:id="3496" w:author="PR Preview" w:date="2026-01-01T00:00:00Z">
        <w:r>
          <w:delText xml:space="preserve">from both sides of the supposed equation gives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497" w:author="PR Preview" w:date="2026-01-01T00:00:00Z">
        <w:r>
          <w:delText xml:space="preserve">a linear combination of vectors of</w:delText>
        </w:r>
      </w:del>
      <w:del w:id="349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499" w:author="PR Preview" w:date="2026-01-01T00:00:00Z">
        <w:r>
          <w:delText xml:space="preserve">,</w:delText>
        </w:r>
      </w:del>
      <w:del w:id="3500" w:author="PR Preview" w:date="2026-01-01T00:00:00Z">
        <w:r>
          <w:delText xml:space="preserve"> </w:delText>
        </w:r>
      </w:del>
      <w:del w:id="3501" w:author="PR Preview" w:date="2026-01-01T00:00:00Z">
        <w:r>
          <w:delText xml:space="preserve">so</w:delText>
        </w:r>
      </w:del>
      <w:del w:id="350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503" w:author="PR Preview" w:date="2026-01-01T00:00:00Z">
        <w:r>
          <w:delText xml:space="preserve"> </w:delText>
        </w:r>
      </w:del>
      <w:del w:id="3504" w:author="PR Preview" w:date="2026-01-01T00:00:00Z">
        <w:r>
          <w:delText xml:space="preserve">too.</w:delText>
        </w:r>
      </w:del>
      <w:del w:id="3505" w:author="PR Preview" w:date="2026-01-01T00:00:00Z">
        <w:r>
          <w:delText xml:space="preserve"> </w:delText>
        </w:r>
      </w:del>
      <w:del w:id="3506" w:author="PR Preview" w:date="2026-01-01T00:00:00Z">
        <w:r>
          <w:delText xml:space="preserve">So</w:delText>
        </w:r>
      </w:del>
      <w:del w:id="350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508" w:author="PR Preview" w:date="2026-01-01T00:00:00Z">
        <w:r>
          <w:delText xml:space="preserve">,</w:delText>
        </w:r>
      </w:del>
      <w:del w:id="3509" w:author="PR Preview" w:date="2026-01-01T00:00:00Z">
        <w:r>
          <w:delText xml:space="preserve"> </w:delText>
        </w:r>
      </w:del>
      <w:del w:id="3510" w:author="PR Preview" w:date="2026-01-01T00:00:00Z">
        <w:r>
          <w:delText xml:space="preserve">and</w:delText>
        </w:r>
      </w:del>
      <w:del w:id="35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del w:id="3512" w:author="PR Preview" w:date="2026-01-01T00:00:00Z">
        <w:r>
          <w:delText xml:space="preserve"> </w:delText>
        </w:r>
      </w:del>
      <w:del w:id="3513" w:author="PR Preview" w:date="2026-01-01T00:00:00Z">
        <w:r>
          <w:delText xml:space="preserve">for some numbers</w:delText>
        </w:r>
      </w:del>
      <w:del w:id="3514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i</m:t>
            </m:r>
          </m:sub>
        </m:sSub>
      </m:oMath>
      <w:del w:id="3515" w:author="PR Preview" w:date="2026-01-01T00:00:00Z">
        <w:r>
          <w:delText xml:space="preserve">,</w:delText>
        </w:r>
      </w:del>
      <w:del w:id="3516" w:author="PR Preview" w:date="2026-01-01T00:00:00Z">
        <w:r>
          <w:delText xml:space="preserve"> </w:delText>
        </w:r>
      </w:del>
      <w:del w:id="3517" w:author="PR Preview" w:date="2026-01-01T00:00:00Z">
        <w:r>
          <w:delText xml:space="preserve">since the</w:delText>
        </w:r>
      </w:del>
      <w:del w:id="351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</m:oMath>
      <w:del w:id="3519" w:author="PR Preview" w:date="2026-01-01T00:00:00Z">
        <w:r>
          <w:delText xml:space="preserve">’s span the intersection.</w:delText>
        </w:r>
      </w:del>
      <w:del w:id="3520" w:author="PR Preview" w:date="2026-01-01T00:00:00Z">
        <w:r>
          <w:delText xml:space="preserve"> </w:delText>
        </w:r>
      </w:del>
      <w:del w:id="3521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del w:id="3522" w:author="PR Preview" w:date="2026-01-01T00:00:00Z">
        <w:r>
          <w:delText xml:space="preserve">and because the</w:delText>
        </w:r>
      </w:del>
      <w:del w:id="352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</m:oMath>
      <w:del w:id="3524" w:author="PR Preview" w:date="2026-01-01T00:00:00Z">
        <w:r>
          <w:delText xml:space="preserve">’s and</w:delText>
        </w:r>
      </w:del>
      <w:del w:id="352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3526" w:author="PR Preview" w:date="2026-01-01T00:00:00Z">
        <w:r>
          <w:delText xml:space="preserve">’s are a basis of</w:delText>
        </w:r>
      </w:del>
      <w:del w:id="35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528" w:author="PR Preview" w:date="2026-01-01T00:00:00Z">
        <w:r>
          <w:delText xml:space="preserve">,</w:delText>
        </w:r>
      </w:del>
      <w:del w:id="3529" w:author="PR Preview" w:date="2026-01-01T00:00:00Z">
        <w:r>
          <w:delText xml:space="preserve"> </w:delText>
        </w:r>
      </w:del>
      <w:del w:id="3530" w:author="PR Preview" w:date="2026-01-01T00:00:00Z">
        <w:r>
          <w:delText xml:space="preserve">every</w:delText>
        </w:r>
      </w:del>
      <w:del w:id="353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del w:id="3532" w:author="PR Preview" w:date="2026-01-01T00:00:00Z">
        <w:r>
          <w:delText xml:space="preserve">.</w:delText>
        </w:r>
      </w:del>
      <w:del w:id="3533" w:author="PR Preview" w:date="2026-01-01T00:00:00Z">
        <w:r>
          <w:delText xml:space="preserve"> </w:delText>
        </w:r>
      </w:del>
      <w:del w:id="3534" w:author="PR Preview" w:date="2026-01-01T00:00:00Z">
        <w:r>
          <w:delText xml:space="preserve">The supposed equation then reads</w:delText>
        </w:r>
      </w:del>
      <w:del w:id="353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del w:id="3536" w:author="PR Preview" w:date="2026-01-01T00:00:00Z">
        <w:r>
          <w:delText xml:space="preserve">,</w:delText>
        </w:r>
      </w:del>
      <w:del w:id="3537" w:author="PR Preview" w:date="2026-01-01T00:00:00Z">
        <w:r>
          <w:delText xml:space="preserve"> </w:delText>
        </w:r>
      </w:del>
      <w:del w:id="3538" w:author="PR Preview" w:date="2026-01-01T00:00:00Z">
        <w:r>
          <w:delText xml:space="preserve">and because the</w:delText>
        </w:r>
      </w:del>
      <w:del w:id="35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</m:oMath>
      <w:del w:id="3540" w:author="PR Preview" w:date="2026-01-01T00:00:00Z">
        <w:r>
          <w:delText xml:space="preserve">’s and</w:delText>
        </w:r>
      </w:del>
      <w:del w:id="35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542" w:author="PR Preview" w:date="2026-01-01T00:00:00Z">
        <w:r>
          <w:delText xml:space="preserve">’s are a basis of</w:delText>
        </w:r>
      </w:del>
      <w:del w:id="354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544" w:author="PR Preview" w:date="2026-01-01T00:00:00Z">
        <w:r>
          <w:delText xml:space="preserve">,</w:delText>
        </w:r>
      </w:del>
      <w:del w:id="3545" w:author="PR Preview" w:date="2026-01-01T00:00:00Z">
        <w:r>
          <w:delText xml:space="preserve"> </w:delText>
        </w:r>
      </w:del>
      <w:del w:id="3546" w:author="PR Preview" w:date="2026-01-01T00:00:00Z">
        <w:r>
          <w:delText xml:space="preserve">every</w:delText>
        </w:r>
      </w:del>
      <w:del w:id="354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3548" w:author="PR Preview" w:date="2026-01-01T00:00:00Z">
        <w:r>
          <w:delText xml:space="preserve"> </w:delText>
        </w:r>
      </w:del>
      <w:del w:id="3549" w:author="PR Preview" w:date="2026-01-01T00:00:00Z">
        <w:r>
          <w:delText xml:space="preserve">and</w:delText>
        </w:r>
      </w:del>
      <w:del w:id="3550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j</m:t>
            </m:r>
          </m:sub>
        </m:sSub>
      </m:oMath>
      <w:del w:id="3551" w:author="PR Preview" w:date="2026-01-01T00:00:00Z">
        <w:r>
          <w:delText xml:space="preserve"> </w:delText>
        </w:r>
      </w:del>
      <w:del w:id="3552" w:author="PR Preview" w:date="2026-01-01T00:00:00Z">
        <w:r>
          <w:delText xml:space="preserve">is</w:delText>
        </w:r>
      </w:del>
      <w:del w:id="3553" w:author="PR Preview" w:date="2026-01-01T00:00:00Z">
        <w:r>
          <w:delText xml:space="preserve"> </w:delText>
        </w:r>
      </w:del>
      <m:oMath>
        <m:r>
          <m:t>0</m:t>
        </m:r>
      </m:oMath>
      <w:del w:id="3554" w:author="PR Preview" w:date="2026-01-01T00:00:00Z">
        <w:r>
          <w:delText xml:space="preserve">.</w:delText>
        </w:r>
      </w:del>
    </w:p>
    <w:p>
      <w:pPr>
        <w:pStyle w:val="BodyText"/>
      </w:pPr>
      <w:del w:id="3555" w:author="PR Preview" w:date="2026-01-01T00:00:00Z">
        <w:r>
          <w:delText xml:space="preserve">So</w:delText>
        </w:r>
      </w:del>
      <w:del w:id="3556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del w:id="3557" w:author="PR Preview" w:date="2026-01-01T00:00:00Z">
        <w:r>
          <w:delText xml:space="preserve">.</w:delText>
        </w:r>
      </w:del>
      <w:del w:id="3558" w:author="PR Preview" w:date="2026-01-01T00:00:00Z">
        <w:r>
          <w:delText xml:space="preserve"> </w:delText>
        </w:r>
      </w:del>
      <w:del w:id="3559" w:author="PR Preview" w:date="2026-01-01T00:00:00Z">
        <w:r>
          <w:delText xml:space="preserve">When some of the groups are empty</w:delText>
        </w:r>
      </w:del>
      <w:del w:id="3560" w:author="PR Preview" w:date="2026-01-01T00:00:00Z">
        <w:r>
          <w:delText xml:space="preserve"> </w:delText>
        </w:r>
      </w:del>
      <w:del w:id="3561" w:author="PR Preview" w:date="2026-01-01T00:00:00Z">
        <w:r>
          <w:delText xml:space="preserve">(for example</w:delText>
        </w:r>
      </w:del>
      <w:del w:id="356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0</m:t>
        </m:r>
      </m:oMath>
      <w:del w:id="3563" w:author="PR Preview" w:date="2026-01-01T00:00:00Z">
        <w:r>
          <w:delText xml:space="preserve">, or</w:delText>
        </w:r>
      </w:del>
      <w:del w:id="35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565" w:author="PR Preview" w:date="2026-01-01T00:00:00Z">
        <w:r>
          <w:delText xml:space="preserve">),</w:delText>
        </w:r>
      </w:del>
      <w:del w:id="3566" w:author="PR Preview" w:date="2026-01-01T00:00:00Z">
        <w:r>
          <w:delText xml:space="preserve"> </w:delText>
        </w:r>
      </w:del>
      <w:del w:id="3567" w:author="PR Preview" w:date="2026-01-01T00:00:00Z">
        <w:r>
          <w:delText xml:space="preserve">the sums over them are</w:delText>
        </w:r>
      </w:del>
      <w:del w:id="356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3569" w:author="PR Preview" w:date="2026-01-01T00:00:00Z">
        <w:r>
          <w:delText xml:space="preserve"> </w:delText>
        </w:r>
      </w:del>
      <w:del w:id="3570" w:author="PR Preview" w:date="2026-01-01T00:00:00Z">
        <w:r>
          <w:delText xml:space="preserve">and the argument goes through unchanged.</w:delText>
        </w:r>
      </w:del>
    </w:p>
    <w:p>
      <w:pPr>
        <w:pStyle w:val="BodyText"/>
      </w:pPr>
      <w:del w:id="3571" w:author="PR Preview" w:date="2026-01-01T00:00:00Z">
        <w:r>
          <w:rPr>
            <w:b/>
            <w:bCs/>
          </w:rPr>
          <w:delText xml:space="preserve">Example 45 (Two planes in</w:delText>
        </w:r>
      </w:del>
      <w:del w:id="357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573" w:author="PR Preview" w:date="2026-01-01T00:00:00Z">
        <w:r>
          <w:rPr>
            <w:b/>
            <w:bCs/>
          </w:rPr>
          <w:delText xml:space="preserve">, by dimension)</w:delText>
        </w:r>
      </w:del>
      <w:del w:id="3574" w:author="PR Preview" w:date="2026-01-01T00:00:00Z">
        <w:r>
          <w:delText xml:space="preserve"> </w:delText>
        </w:r>
      </w:del>
      <w:del w:id="3575" w:author="PR Preview" w:date="2026-01-01T00:00:00Z">
        <w:r>
          <w:delText xml:space="preserve">For the planes</w:delText>
        </w:r>
      </w:del>
      <w:del w:id="3576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3577" w:author="PR Preview" w:date="2026-01-01T00:00:00Z">
        <w:r>
          <w:delText xml:space="preserve"> </w:delText>
        </w:r>
      </w:del>
      <w:del w:id="3578" w:author="PR Preview" w:date="2026-01-01T00:00:00Z">
        <w:r>
          <w:delText xml:space="preserve">and</w:delText>
        </w:r>
      </w:del>
      <w:del w:id="357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delText xml:space="preserve">in</w:delText>
        </w:r>
      </w:del>
      <w:del w:id="3582" w:author="PR Preview" w:date="2026-01-01T00:00:00Z">
        <w:r>
          <w:delText xml:space="preserve"> </w:delText>
        </w:r>
      </w:del>
      <w:hyperlink w:anchor="exm-sum-intersection-subspace">
        <w:del w:id="3583" w:author="PR Preview" w:date="2026-01-01T00:00:00Z">
          <w:r>
            <w:rPr>
              <w:rStyle w:val="Hyperlink"/>
            </w:rPr>
            <w:delText xml:space="preserve">Example 44</w:delText>
          </w:r>
        </w:del>
      </w:hyperlink>
      <w:del w:id="3584" w:author="PR Preview" w:date="2026-01-01T00:00:00Z">
        <w:r>
          <w:delText xml:space="preserve">,</w:delText>
        </w:r>
      </w:del>
      <w:del w:id="3585" w:author="PR Preview" w:date="2026-01-01T00:00:00Z">
        <w:r>
          <w:delText xml:space="preserve"> </w:delText>
        </w:r>
      </w:del>
      <w:del w:id="3586" w:author="PR Preview" w:date="2026-01-01T00:00:00Z">
        <w:r>
          <w:delText xml:space="preserve">each has dimension</w:delText>
        </w:r>
      </w:del>
      <w:del w:id="3587" w:author="PR Preview" w:date="2026-01-01T00:00:00Z">
        <w:r>
          <w:delText xml:space="preserve"> </w:delText>
        </w:r>
      </w:del>
      <m:oMath>
        <m:r>
          <m:t>2</m:t>
        </m:r>
      </m:oMath>
      <w:del w:id="3588" w:author="PR Preview" w:date="2026-01-01T00:00:00Z">
        <w:r>
          <w:delText xml:space="preserve">:</w:delText>
        </w:r>
      </w:del>
      <w:del w:id="3589" w:author="PR Preview" w:date="2026-01-01T00:00:00Z">
        <w:r>
          <w:delText xml:space="preserve"> </w:delText>
        </w:r>
      </w:del>
      <w:del w:id="3590" w:author="PR Preview" w:date="2026-01-01T00:00:00Z">
        <w:r>
          <w:delText xml:space="preserve">the plane</w:delText>
        </w:r>
      </w:del>
      <w:del w:id="3591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3592" w:author="PR Preview" w:date="2026-01-01T00:00:00Z">
        <w:r>
          <w:delText xml:space="preserve"> </w:delText>
        </w:r>
      </w:del>
      <w:del w:id="3593" w:author="PR Preview" w:date="2026-01-01T00:00:00Z">
        <w:r>
          <w:delText xml:space="preserve">has basis</w:delText>
        </w:r>
      </w:del>
      <w:del w:id="35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595" w:author="PR Preview" w:date="2026-01-01T00:00:00Z">
        <w:r>
          <w:delText xml:space="preserve"> </w:delText>
        </w:r>
      </w:del>
      <w:del w:id="3596" w:author="PR Preview" w:date="2026-01-01T00:00:00Z">
        <w:r>
          <w:delText xml:space="preserve">(</w:delText>
        </w:r>
      </w:del>
      <w:hyperlink w:anchor="exm-dimension">
        <w:del w:id="3597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3598" w:author="PR Preview" w:date="2026-01-01T00:00:00Z">
        <w:r>
          <w:delText xml:space="preserve">),</w:delText>
        </w:r>
      </w:del>
      <w:del w:id="3599" w:author="PR Preview" w:date="2026-01-01T00:00:00Z">
        <w:r>
          <w:delText xml:space="preserve"> </w:delText>
        </w:r>
      </w:del>
      <w:del w:id="3600" w:author="PR Preview" w:date="2026-01-01T00:00:00Z">
        <w:r>
          <w:delText xml:space="preserve">and the plane</w:delText>
        </w:r>
      </w:del>
      <w:del w:id="360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3602" w:author="PR Preview" w:date="2026-01-01T00:00:00Z">
        <w:r>
          <w:delText xml:space="preserve"> </w:delText>
        </w:r>
      </w:del>
      <w:del w:id="3603" w:author="PR Preview" w:date="2026-01-01T00:00:00Z">
        <w:r>
          <w:delText xml:space="preserve">has basis</w:delText>
        </w:r>
      </w:del>
      <w:del w:id="36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605" w:author="PR Preview" w:date="2026-01-01T00:00:00Z">
        <w:r>
          <w:delText xml:space="preserve"> </w:delText>
        </w:r>
      </w:del>
      <w:del w:id="3606" w:author="PR Preview" w:date="2026-01-01T00:00:00Z">
        <w:r>
          <w:delText xml:space="preserve">by the same argument.</w:delText>
        </w:r>
      </w:del>
      <w:del w:id="3607" w:author="PR Preview" w:date="2026-01-01T00:00:00Z">
        <w:r>
          <w:delText xml:space="preserve"> </w:delText>
        </w:r>
      </w:del>
      <w:del w:id="3608" w:author="PR Preview" w:date="2026-01-01T00:00:00Z">
        <w:r>
          <w:delText xml:space="preserve">Their intersection, the</w:delText>
        </w:r>
      </w:del>
      <w:del w:id="3609" w:author="PR Preview" w:date="2026-01-01T00:00:00Z">
        <w:r>
          <w:delText xml:space="preserve"> </w:delText>
        </w:r>
      </w:del>
      <m:oMath>
        <m:r>
          <m:t>y</m:t>
        </m:r>
      </m:oMath>
      <w:del w:id="3610" w:author="PR Preview" w:date="2026-01-01T00:00:00Z">
        <w:r>
          <w:delText xml:space="preserve">-axis</w:delText>
        </w:r>
      </w:del>
      <w:del w:id="3611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612" w:author="PR Preview" w:date="2026-01-01T00:00:00Z">
        <w:r>
          <w:delText xml:space="preserve">,</w:delText>
        </w:r>
      </w:del>
      <w:del w:id="3613" w:author="PR Preview" w:date="2026-01-01T00:00:00Z">
        <w:r>
          <w:delText xml:space="preserve"> </w:delText>
        </w:r>
      </w:del>
      <w:del w:id="3614" w:author="PR Preview" w:date="2026-01-01T00:00:00Z">
        <w:r>
          <w:delText xml:space="preserve">has dimension</w:delText>
        </w:r>
      </w:del>
      <w:del w:id="3615" w:author="PR Preview" w:date="2026-01-01T00:00:00Z">
        <w:r>
          <w:delText xml:space="preserve"> </w:delText>
        </w:r>
      </w:del>
      <m:oMath>
        <m:r>
          <m:t>1</m:t>
        </m:r>
      </m:oMath>
      <w:del w:id="3616" w:author="PR Preview" w:date="2026-01-01T00:00:00Z">
        <w:r>
          <w:delText xml:space="preserve">,</w:delText>
        </w:r>
      </w:del>
      <w:del w:id="3617" w:author="PR Preview" w:date="2026-01-01T00:00:00Z">
        <w:r>
          <w:delText xml:space="preserve"> </w:delText>
        </w:r>
      </w:del>
      <w:del w:id="3618" w:author="PR Preview" w:date="2026-01-01T00:00:00Z">
        <w:r>
          <w:delText xml:space="preserve">because the single nonzero vector</w:delText>
        </w:r>
      </w:del>
      <w:del w:id="36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620" w:author="PR Preview" w:date="2026-01-01T00:00:00Z">
        <w:r>
          <w:delText xml:space="preserve"> </w:delText>
        </w:r>
      </w:del>
      <w:del w:id="3621" w:author="PR Preview" w:date="2026-01-01T00:00:00Z">
        <w:r>
          <w:delText xml:space="preserve">is linearly independent</w:delText>
        </w:r>
      </w:del>
      <w:del w:id="3622" w:author="PR Preview" w:date="2026-01-01T00:00:00Z">
        <w:r>
          <w:delText xml:space="preserve"> </w:delText>
        </w:r>
      </w:del>
      <w:del w:id="3623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624" w:author="PR Preview" w:date="2026-01-01T00:00:00Z">
        <w:r>
          <w:delText xml:space="preserve"> </w:delText>
        </w:r>
      </w:del>
      <w:del w:id="3625" w:author="PR Preview" w:date="2026-01-01T00:00:00Z">
        <w:r>
          <w:delText xml:space="preserve">is</w:delText>
        </w:r>
      </w:del>
      <w:del w:id="36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3627" w:author="PR Preview" w:date="2026-01-01T00:00:00Z">
        <w:r>
          <w:delText xml:space="preserve"> </w:delText>
        </w:r>
      </w:del>
      <w:del w:id="3628" w:author="PR Preview" w:date="2026-01-01T00:00:00Z">
        <w:r>
          <w:delText xml:space="preserve">only if</w:delText>
        </w:r>
      </w:del>
      <w:del w:id="3629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3630" w:author="PR Preview" w:date="2026-01-01T00:00:00Z">
        <w:r>
          <w:delText xml:space="preserve">)</w:delText>
        </w:r>
      </w:del>
      <w:del w:id="3631" w:author="PR Preview" w:date="2026-01-01T00:00:00Z">
        <w:r>
          <w:delText xml:space="preserve"> </w:delText>
        </w:r>
      </w:del>
      <w:del w:id="3632" w:author="PR Preview" w:date="2026-01-01T00:00:00Z">
        <w:r>
          <w:delText xml:space="preserve">and so is a basis of it.</w:delText>
        </w:r>
      </w:del>
      <w:del w:id="3633" w:author="PR Preview" w:date="2026-01-01T00:00:00Z">
        <w:r>
          <w:delText xml:space="preserve"> </w:delText>
        </w:r>
      </w:del>
      <w:hyperlink w:anchor="thm-dim-sum">
        <w:del w:id="3634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3635" w:author="PR Preview" w:date="2026-01-01T00:00:00Z">
        <w:r>
          <w:delText xml:space="preserve"> </w:delText>
        </w:r>
      </w:del>
      <w:del w:id="3636" w:author="PR Preview" w:date="2026-01-01T00:00:00Z">
        <w:r>
          <w:delText xml:space="preserve">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3637" w:author="PR Preview" w:date="2026-01-01T00:00:00Z">
        <w:r>
          <w:delText xml:space="preserve">which agrees with</w:delText>
        </w:r>
      </w:del>
      <w:del w:id="363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639" w:author="PR Preview" w:date="2026-01-01T00:00:00Z">
        <w:r>
          <w:delText xml:space="preserve"> </w:delText>
        </w:r>
      </w:del>
      <w:del w:id="3640" w:author="PR Preview" w:date="2026-01-01T00:00:00Z">
        <w:r>
          <w:delText xml:space="preserve">(</w:delText>
        </w:r>
      </w:del>
      <w:hyperlink w:anchor="exm-sum-intersection-subspace">
        <w:del w:id="3641" w:author="PR Preview" w:date="2026-01-01T00:00:00Z">
          <w:r>
            <w:rPr>
              <w:rStyle w:val="Hyperlink"/>
            </w:rPr>
            <w:delText xml:space="preserve">Example 44</w:delText>
          </w:r>
        </w:del>
      </w:hyperlink>
      <w:del w:id="3642" w:author="PR Preview" w:date="2026-01-01T00:00:00Z">
        <w:r>
          <w:delText xml:space="preserve">)</w:delText>
        </w:r>
      </w:del>
      <w:del w:id="3643" w:author="PR Preview" w:date="2026-01-01T00:00:00Z">
        <w:r>
          <w:delText xml:space="preserve"> </w:delText>
        </w:r>
      </w:del>
      <w:del w:id="3644" w:author="PR Preview" w:date="2026-01-01T00:00:00Z">
        <w:r>
          <w:delText xml:space="preserve">and</w:delText>
        </w:r>
      </w:del>
      <w:del w:id="3645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3646" w:author="PR Preview" w:date="2026-01-01T00:00:00Z">
        <w:r>
          <w:delText xml:space="preserve"> </w:delText>
        </w:r>
      </w:del>
      <w:del w:id="3647" w:author="PR Preview" w:date="2026-01-01T00:00:00Z">
        <w:r>
          <w:delText xml:space="preserve">(</w:delText>
        </w:r>
      </w:del>
      <w:hyperlink w:anchor="exm-dimension">
        <w:del w:id="3648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3649" w:author="PR Preview" w:date="2026-01-01T00:00:00Z">
        <w:r>
          <w:delText xml:space="preserve">).</w:delText>
        </w:r>
      </w:del>
    </w:p>
    <w:p>
      <w:pPr>
        <w:pStyle w:val="BodyText"/>
      </w:pPr>
      <w:del w:id="3650" w:author="PR Preview" w:date="2026-01-01T00:00:00Z">
        <w:r>
          <w:rPr>
            <w:b/>
            <w:bCs/>
          </w:rPr>
          <w:delText xml:space="preserve">Corollary 2 (The dimension of a sum is at most the sum of the dimensions)</w:delText>
        </w:r>
      </w:del>
      <w:del w:id="3651" w:author="PR Preview" w:date="2026-01-01T00:00:00Z">
        <w:r>
          <w:delText xml:space="preserve"> </w:delText>
        </w:r>
      </w:del>
      <w:del w:id="3652" w:author="PR Preview" w:date="2026-01-01T00:00:00Z">
        <w:r>
          <w:delText xml:space="preserve">If</w:delText>
        </w:r>
      </w:del>
      <w:del w:id="36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654" w:author="PR Preview" w:date="2026-01-01T00:00:00Z">
        <w:r>
          <w:delText xml:space="preserve"> </w:delText>
        </w:r>
      </w:del>
      <w:del w:id="3655" w:author="PR Preview" w:date="2026-01-01T00:00:00Z">
        <w:r>
          <w:delText xml:space="preserve">and</w:delText>
        </w:r>
      </w:del>
      <w:del w:id="365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657" w:author="PR Preview" w:date="2026-01-01T00:00:00Z">
        <w:r>
          <w:delText xml:space="preserve"> </w:delText>
        </w:r>
      </w:del>
      <w:del w:id="3658" w:author="PR Preview" w:date="2026-01-01T00:00:00Z">
        <w:r>
          <w:delText xml:space="preserve">are subspaces of</w:delText>
        </w:r>
      </w:del>
      <w:del w:id="365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660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661" w:author="PR Preview" w:date="2026-01-01T00:00:00Z">
        <w:r>
          <w:delText xml:space="preserve">with equality exactly when</w:delText>
        </w:r>
      </w:del>
      <w:del w:id="366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3663" w:author="PR Preview" w:date="2026-01-01T00:00:00Z">
        <w:r>
          <w:delText xml:space="preserve">.</w:delText>
        </w:r>
      </w:del>
    </w:p>
    <w:p>
      <w:pPr>
        <w:pStyle w:val="BodyText"/>
      </w:pPr>
      <w:del w:id="3664" w:author="PR Preview" w:date="2026-01-01T00:00:00Z">
        <w:r>
          <w:rPr>
            <w:i/>
            <w:iCs/>
          </w:rPr>
          <w:delText xml:space="preserve">Proof</w:delText>
        </w:r>
      </w:del>
      <w:del w:id="3665" w:author="PR Preview" w:date="2026-01-01T00:00:00Z">
        <w:r>
          <w:delText xml:space="preserve">. </w:delText>
        </w:r>
      </w:del>
      <w:del w:id="3666" w:author="PR Preview" w:date="2026-01-01T00:00:00Z">
        <w:r>
          <w:delText xml:space="preserve">By</w:delText>
        </w:r>
      </w:del>
      <w:del w:id="3667" w:author="PR Preview" w:date="2026-01-01T00:00:00Z">
        <w:r>
          <w:delText xml:space="preserve"> </w:delText>
        </w:r>
      </w:del>
      <w:hyperlink w:anchor="thm-dim-sum">
        <w:del w:id="3668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3669" w:author="PR Preview" w:date="2026-01-01T00:00:00Z">
        <w:r>
          <w:delText xml:space="preserve">, the two sides differ by</w:delText>
        </w:r>
      </w:del>
      <w:del w:id="3670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3671" w:author="PR Preview" w:date="2026-01-01T00:00:00Z">
        <w:r>
          <w:delText xml:space="preserve">.</w:delText>
        </w:r>
      </w:del>
      <w:del w:id="3672" w:author="PR Preview" w:date="2026-01-01T00:00:00Z">
        <w:r>
          <w:delText xml:space="preserve"> </w:delText>
        </w:r>
      </w:del>
      <w:del w:id="3673" w:author="PR Preview" w:date="2026-01-01T00:00:00Z">
        <w:r>
          <w:delText xml:space="preserve">That dimension is</w:delText>
        </w:r>
      </w:del>
      <w:del w:id="3674" w:author="PR Preview" w:date="2026-01-01T00:00:00Z">
        <w:r>
          <w:delText xml:space="preserve"> </w:delText>
        </w:r>
      </w:del>
      <m:oMath>
        <m:r>
          <m:t>0</m:t>
        </m:r>
      </m:oMath>
      <w:del w:id="3675" w:author="PR Preview" w:date="2026-01-01T00:00:00Z">
        <w:r>
          <w:delText xml:space="preserve"> </w:delText>
        </w:r>
      </w:del>
      <w:del w:id="3676" w:author="PR Preview" w:date="2026-01-01T00:00:00Z">
        <w:r>
          <w:delText xml:space="preserve">exactly when a basis of the intersection is the empty list,</w:delText>
        </w:r>
      </w:del>
      <w:del w:id="3677" w:author="PR Preview" w:date="2026-01-01T00:00:00Z">
        <w:r>
          <w:delText xml:space="preserve"> </w:delText>
        </w:r>
      </w:del>
      <w:del w:id="3678" w:author="PR Preview" w:date="2026-01-01T00:00:00Z">
        <w:r>
          <w:delText xml:space="preserve">that is, when the intersection is the span of the empty list,</w:delText>
        </w:r>
      </w:del>
      <w:del w:id="367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3680" w:author="PR Preview" w:date="2026-01-01T00:00:00Z">
        <w:r>
          <w:delText xml:space="preserve"> </w:delText>
        </w:r>
      </w:del>
      <w:del w:id="3681" w:author="PR Preview" w:date="2026-01-01T00:00:00Z">
        <w:r>
          <w:delText xml:space="preserve">(</w:delText>
        </w:r>
      </w:del>
      <w:hyperlink w:anchor="def-span">
        <w:del w:id="368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683" w:author="PR Preview" w:date="2026-01-01T00:00:00Z">
        <w:r>
          <w:delText xml:space="preserve">,</w:delText>
        </w:r>
      </w:del>
      <w:del w:id="3684" w:author="PR Preview" w:date="2026-01-01T00:00:00Z">
        <w:r>
          <w:delText xml:space="preserve"> </w:delText>
        </w:r>
      </w:del>
      <w:hyperlink w:anchor="exm-dimension">
        <w:del w:id="3685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3686" w:author="PR Preview" w:date="2026-01-01T00:00:00Z">
        <w:r>
          <w:delText xml:space="preserve">).</w:delText>
        </w:r>
      </w:del>
    </w:p>
    <w:p>
      <w:pPr>
        <w:pStyle w:val="BodyText"/>
      </w:pPr>
      <w:del w:id="3687" w:author="PR Preview" w:date="2026-01-01T00:00:00Z">
        <w:r>
          <w:rPr>
            <w:b/>
            <w:bCs/>
          </w:rPr>
          <w:delText xml:space="preserve">Example 46 (Equality and strict inequality)</w:delText>
        </w:r>
      </w:del>
      <w:del w:id="3688" w:author="PR Preview" w:date="2026-01-01T00:00:00Z">
        <w:r>
          <w:delText xml:space="preserve"> </w:delText>
        </w:r>
      </w:del>
      <w:del w:id="3689" w:author="PR Preview" w:date="2026-01-01T00:00:00Z">
        <w:r>
          <w:delText xml:space="preserve"> </w:delText>
        </w:r>
      </w:del>
    </w:p>
    <w:p>
      <w:pPr>
        <w:numPr>
          <w:ilvl w:val="0"/>
          <w:numId w:val="1019"/>
        </w:numPr>
      </w:pPr>
      <w:del w:id="3690" w:author="PR Preview" w:date="2026-01-01T00:00:00Z">
        <w:r>
          <w:delText xml:space="preserve">For the lines</w:delText>
        </w:r>
      </w:del>
      <w:del w:id="369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692" w:author="PR Preview" w:date="2026-01-01T00:00:00Z">
        <w:r>
          <w:delText xml:space="preserve"> </w:delText>
        </w:r>
      </w:del>
      <w:del w:id="3693" w:author="PR Preview" w:date="2026-01-01T00:00:00Z">
        <w:r>
          <w:delText xml:space="preserve">and</w:delText>
        </w:r>
      </w:del>
      <w:del w:id="36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695" w:author="PR Preview" w:date="2026-01-01T00:00:00Z">
        <w:r>
          <w:delText xml:space="preserve"> </w:delText>
        </w:r>
      </w:del>
      <w:del w:id="3696" w:author="PR Preview" w:date="2026-01-01T00:00:00Z">
        <w:r>
          <w:delText xml:space="preserve">in</w:delText>
        </w:r>
      </w:del>
      <w:del w:id="3697" w:author="PR Preview" w:date="2026-01-01T00:00:00Z">
        <w:r>
          <w:delText xml:space="preserve"> </w:delText>
        </w:r>
      </w:del>
      <w:hyperlink w:anchor="exm-subspace-sum">
        <w:del w:id="3698" w:author="PR Preview" w:date="2026-01-01T00:00:00Z">
          <w:r>
            <w:rPr>
              <w:rStyle w:val="Hyperlink"/>
            </w:rPr>
            <w:delText xml:space="preserve">Example 42</w:delText>
          </w:r>
        </w:del>
      </w:hyperlink>
      <w:del w:id="3699" w:author="PR Preview" w:date="2026-01-01T00:00:00Z">
        <w:r>
          <w:delText xml:space="preserve">,</w:delText>
        </w:r>
      </w:del>
      <w:del w:id="3700" w:author="PR Preview" w:date="2026-01-01T00:00:00Z">
        <w:r>
          <w:delText xml:space="preserve"> </w:delText>
        </w:r>
      </w:del>
      <w:del w:id="3701" w:author="PR Preview" w:date="2026-01-01T00:00:00Z">
        <w:r>
          <w:delText xml:space="preserve">a common vector satisfies</w:delText>
        </w:r>
      </w:del>
      <w:del w:id="3702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703" w:author="PR Preview" w:date="2026-01-01T00:00:00Z">
        <w:r>
          <w:delText xml:space="preserve">,</w:delText>
        </w:r>
      </w:del>
      <w:del w:id="3704" w:author="PR Preview" w:date="2026-01-01T00:00:00Z">
        <w:r>
          <w:delText xml:space="preserve"> </w:delText>
        </w:r>
      </w:del>
      <w:del w:id="3705" w:author="PR Preview" w:date="2026-01-01T00:00:00Z">
        <w:r>
          <w:delText xml:space="preserve">so</w:delText>
        </w:r>
      </w:del>
      <w:del w:id="37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del w:id="3707" w:author="PR Preview" w:date="2026-01-01T00:00:00Z">
        <w:r>
          <w:delText xml:space="preserve"> </w:delText>
        </w:r>
      </w:del>
      <w:del w:id="3708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del w:id="3709" w:author="PR Preview" w:date="2026-01-01T00:00:00Z">
        <w:r>
          <w:delText xml:space="preserve">The intersection is</w:delText>
        </w:r>
      </w:del>
      <w:del w:id="37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3711" w:author="PR Preview" w:date="2026-01-01T00:00:00Z">
        <w:r>
          <w:delText xml:space="preserve">,</w:delText>
        </w:r>
      </w:del>
      <w:del w:id="3712" w:author="PR Preview" w:date="2026-01-01T00:00:00Z">
        <w:r>
          <w:delText xml:space="preserve"> </w:delText>
        </w:r>
      </w:del>
      <w:del w:id="3713" w:author="PR Preview" w:date="2026-01-01T00:00:00Z">
        <w:r>
          <w:delText xml:space="preserve">and indeed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del w:id="3714" w:author="PR Preview" w:date="2026-01-01T00:00:00Z">
        <w:r>
          <w:delText xml:space="preserve">the sum is the plane</w:delText>
        </w:r>
      </w:del>
      <w:del w:id="3715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3716" w:author="PR Preview" w:date="2026-01-01T00:00:00Z">
        <w:r>
          <w:delText xml:space="preserve"> </w:delText>
        </w:r>
      </w:del>
      <w:del w:id="3717" w:author="PR Preview" w:date="2026-01-01T00:00:00Z">
        <w:r>
          <w:delText xml:space="preserve">(</w:delText>
        </w:r>
      </w:del>
      <w:hyperlink w:anchor="exm-subspace-sum">
        <w:del w:id="3718" w:author="PR Preview" w:date="2026-01-01T00:00:00Z">
          <w:r>
            <w:rPr>
              <w:rStyle w:val="Hyperlink"/>
            </w:rPr>
            <w:delText xml:space="preserve">Example 42</w:delText>
          </w:r>
        </w:del>
      </w:hyperlink>
      <w:del w:id="3719" w:author="PR Preview" w:date="2026-01-01T00:00:00Z">
        <w:r>
          <w:delText xml:space="preserve">),</w:delText>
        </w:r>
      </w:del>
      <w:del w:id="3720" w:author="PR Preview" w:date="2026-01-01T00:00:00Z">
        <w:r>
          <w:delText xml:space="preserve"> </w:delText>
        </w:r>
      </w:del>
      <w:del w:id="3721" w:author="PR Preview" w:date="2026-01-01T00:00:00Z">
        <w:r>
          <w:delText xml:space="preserve">which has dimension</w:delText>
        </w:r>
      </w:del>
      <w:del w:id="3722" w:author="PR Preview" w:date="2026-01-01T00:00:00Z">
        <w:r>
          <w:delText xml:space="preserve"> </w:delText>
        </w:r>
      </w:del>
      <m:oMath>
        <m:r>
          <m:t>2</m:t>
        </m:r>
      </m:oMath>
      <w:del w:id="3723" w:author="PR Preview" w:date="2026-01-01T00:00:00Z">
        <w:r>
          <w:delText xml:space="preserve"> </w:delText>
        </w:r>
      </w:del>
      <w:del w:id="3724" w:author="PR Preview" w:date="2026-01-01T00:00:00Z">
        <w:r>
          <w:delText xml:space="preserve">(</w:delText>
        </w:r>
      </w:del>
      <w:hyperlink w:anchor="exm-dimension">
        <w:del w:id="3725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3726" w:author="PR Preview" w:date="2026-01-01T00:00:00Z">
        <w:r>
          <w:delText xml:space="preserve">),</w:delText>
        </w:r>
      </w:del>
      <w:del w:id="3727" w:author="PR Preview" w:date="2026-01-01T00:00:00Z">
        <w:r>
          <w:delText xml:space="preserve"> </w:delText>
        </w:r>
      </w:del>
      <w:del w:id="3728" w:author="PR Preview" w:date="2026-01-01T00:00:00Z">
        <w:r>
          <w:delText xml:space="preserve">and each line has dimension</w:delText>
        </w:r>
      </w:del>
      <w:del w:id="3729" w:author="PR Preview" w:date="2026-01-01T00:00:00Z">
        <w:r>
          <w:delText xml:space="preserve"> </w:delText>
        </w:r>
      </w:del>
      <m:oMath>
        <m:r>
          <m:t>1</m:t>
        </m:r>
      </m:oMath>
      <w:del w:id="3730" w:author="PR Preview" w:date="2026-01-01T00:00:00Z">
        <w:r>
          <w:delText xml:space="preserve">, with its spanning vector as a basis.</w:delText>
        </w:r>
      </w:del>
    </w:p>
    <w:p>
      <w:pPr>
        <w:numPr>
          <w:ilvl w:val="0"/>
          <w:numId w:val="1019"/>
        </w:numPr>
      </w:pPr>
      <w:del w:id="3731" w:author="PR Preview" w:date="2026-01-01T00:00:00Z">
        <w:r>
          <w:delText xml:space="preserve">For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3732" w:author="PR Preview" w:date="2026-01-01T00:00:00Z">
        <w:r>
          <w:delText xml:space="preserve">the sum is the same line,</w:delText>
        </w:r>
      </w:del>
      <w:del w:id="3733" w:author="PR Preview" w:date="2026-01-01T00:00:00Z">
        <w:r>
          <w:delText xml:space="preserve"> </w:delText>
        </w:r>
      </w:del>
      <w:del w:id="3734" w:author="PR Preview" w:date="2026-01-01T00:00:00Z">
        <w:r>
          <w:delText xml:space="preserve">because</w:delText>
        </w:r>
      </w:del>
      <w:del w:id="3735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736" w:author="PR Preview" w:date="2026-01-01T00:00:00Z">
        <w:r>
          <w:delText xml:space="preserve">,</w:delText>
        </w:r>
      </w:del>
      <w:del w:id="3737" w:author="PR Preview" w:date="2026-01-01T00:00:00Z">
        <w:r>
          <w:delText xml:space="preserve"> </w:delText>
        </w:r>
      </w:del>
      <w:del w:id="3738" w:author="PR Preview" w:date="2026-01-01T00:00:00Z">
        <w:r>
          <w:delText xml:space="preserve">so</w:delText>
        </w:r>
      </w:del>
      <w:del w:id="3739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del w:id="3740" w:author="PR Preview" w:date="2026-01-01T00:00:00Z">
        <w:r>
          <w:delText xml:space="preserve">,</w:delText>
        </w:r>
      </w:del>
      <w:del w:id="3741" w:author="PR Preview" w:date="2026-01-01T00:00:00Z">
        <w:r>
          <w:delText xml:space="preserve"> </w:delText>
        </w:r>
      </w:del>
      <w:del w:id="3742" w:author="PR Preview" w:date="2026-01-01T00:00:00Z">
        <w:r>
          <w:delText xml:space="preserve">a</w:delText>
        </w:r>
      </w:del>
      <w:del w:id="3743" w:author="PR Preview" w:date="2026-01-01T00:00:00Z">
        <w:r>
          <w:delText xml:space="preserve"> </w:delText>
        </w:r>
      </w:del>
      <w:hyperlink r:id="rId17">
        <w:del w:id="3744" w:author="PR Preview" w:date="2026-01-01T00:00:00Z">
          <w:r>
            <w:rPr>
              <w:rStyle w:val="Hyperlink"/>
            </w:rPr>
            <w:delText xml:space="preserve">strict inequality</w:delText>
          </w:r>
        </w:del>
      </w:hyperlink>
      <w:del w:id="3745" w:author="PR Preview" w:date="2026-01-01T00:00:00Z">
        <w:r>
          <w:delText xml:space="preserve">.</w:delText>
        </w:r>
      </w:del>
    </w:p>
    <w:p>
      <w:pPr>
        <w:pStyle w:val="FirstParagraph"/>
      </w:pPr>
      <w:del w:id="3746" w:author="PR Preview" w:date="2026-01-01T00:00:00Z">
        <w:r>
          <w:rPr>
            <w:b/>
            <w:bCs/>
          </w:rPr>
          <w:delText xml:space="preserve">Theorem 26 (Rank is subadditive)</w:delText>
        </w:r>
      </w:del>
      <w:del w:id="3747" w:author="PR Preview" w:date="2026-01-01T00:00:00Z">
        <w:r>
          <w:delText xml:space="preserve"> </w:delText>
        </w:r>
      </w:del>
      <w:del w:id="3748" w:author="PR Preview" w:date="2026-01-01T00:00:00Z">
        <w:r>
          <w:delText xml:space="preserve">For</w:delText>
        </w:r>
      </w:del>
      <w:del w:id="374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750" w:author="PR Preview" w:date="2026-01-01T00:00:00Z">
        <w:r>
          <w:delText xml:space="preserve"> </w:delText>
        </w:r>
      </w:del>
      <w:del w:id="3751" w:author="PR Preview" w:date="2026-01-01T00:00:00Z">
        <w:r>
          <w:delText xml:space="preserve">matrices</w:delText>
        </w:r>
      </w:del>
      <w:del w:id="37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753" w:author="PR Preview" w:date="2026-01-01T00:00:00Z">
        <w:r>
          <w:delText xml:space="preserve"> </w:delText>
        </w:r>
      </w:del>
      <w:del w:id="3754" w:author="PR Preview" w:date="2026-01-01T00:00:00Z">
        <w:r>
          <w:delText xml:space="preserve">and</w:delText>
        </w:r>
      </w:del>
      <w:del w:id="375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375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757" w:author="PR Preview" w:date="2026-01-01T00:00:00Z">
        <w:r>
          <w:rPr>
            <w:i/>
            <w:iCs/>
          </w:rPr>
          <w:delText xml:space="preserve">Proof</w:delText>
        </w:r>
      </w:del>
      <w:del w:id="3758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3759" w:author="PR Preview" w:date="2026-01-01T00:00:00Z">
        <w:r>
          <w:rPr>
            <w:b/>
            <w:bCs/>
          </w:rPr>
          <w:delText xml:space="preserve">.</w:delText>
        </w:r>
      </w:del>
      <w:del w:id="3760" w:author="PR Preview" w:date="2026-01-01T00:00:00Z">
        <w:r>
          <w:delText xml:space="preserve"> </w:delText>
        </w:r>
      </w:del>
      <w:del w:id="3761" w:author="PR Preview" w:date="2026-01-01T00:00:00Z">
        <w:r>
          <w:delText xml:space="preserve">Any vector of</w:delText>
        </w:r>
      </w:del>
      <w:del w:id="376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3763" w:author="PR Preview" w:date="2026-01-01T00:00:00Z">
        <w:r>
          <w:delText xml:space="preserve"> </w:delText>
        </w:r>
      </w:del>
      <w:del w:id="3764" w:author="PR Preview" w:date="2026-01-01T00:00:00Z">
        <w:r>
          <w:delText xml:space="preserve">is</w:delText>
        </w:r>
      </w:del>
      <w:del w:id="37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del w:id="3766" w:author="PR Preview" w:date="2026-01-01T00:00:00Z">
        <w:r>
          <w:delText xml:space="preserve"> </w:delText>
        </w:r>
      </w:del>
      <w:del w:id="3767" w:author="PR Preview" w:date="2026-01-01T00:00:00Z">
        <w:r>
          <w:delText xml:space="preserve">for some</w:delText>
        </w:r>
      </w:del>
      <w:del w:id="376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769" w:author="PR Preview" w:date="2026-01-01T00:00:00Z">
        <w:r>
          <w:delText xml:space="preserve"> </w:delText>
        </w:r>
      </w:del>
      <w:del w:id="3770" w:author="PR Preview" w:date="2026-01-01T00:00:00Z">
        <w:r>
          <w:delText xml:space="preserve">(</w:delText>
        </w:r>
      </w:del>
      <w:hyperlink w:anchor="def-column-space">
        <w:del w:id="3771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772" w:author="PR Preview" w:date="2026-01-01T00:00:00Z">
        <w:r>
          <w:delText xml:space="preserve">), and</w:delText>
        </w:r>
      </w:del>
      <w:del w:id="37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del w:id="3774" w:author="PR Preview" w:date="2026-01-01T00:00:00Z">
        <w:r>
          <w:delText xml:space="preserve"> </w:delText>
        </w:r>
      </w:del>
      <w:del w:id="3775" w:author="PR Preview" w:date="2026-01-01T00:00:00Z">
        <w:r>
          <w:delText xml:space="preserve">(</w:delText>
        </w:r>
      </w:del>
      <w:hyperlink r:id="rId18">
        <w:del w:id="3776" w:author="PR Preview" w:date="2026-01-01T00:00:00Z">
          <w:r>
            <w:rPr>
              <w:rStyle w:val="Hyperlink"/>
            </w:rPr>
            <w:delText xml:space="preserve">Theorem 6 in Matrices</w:delText>
          </w:r>
        </w:del>
      </w:hyperlink>
      <w:del w:id="3777" w:author="PR Preview" w:date="2026-01-01T00:00:00Z">
        <w:r>
          <w:delText xml:space="preserve">, with</w:delText>
        </w:r>
      </w:del>
      <w:del w:id="377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779" w:author="PR Preview" w:date="2026-01-01T00:00:00Z">
        <w:r>
          <w:delText xml:space="preserve"> </w:delText>
        </w:r>
      </w:del>
      <w:del w:id="3780" w:author="PR Preview" w:date="2026-01-01T00:00:00Z">
        <w:r>
          <w:delText xml:space="preserve">as an</w:delText>
        </w:r>
      </w:del>
      <w:del w:id="378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3782" w:author="PR Preview" w:date="2026-01-01T00:00:00Z">
        <w:r>
          <w:delText xml:space="preserve"> </w:delText>
        </w:r>
      </w:del>
      <w:del w:id="3783" w:author="PR Preview" w:date="2026-01-01T00:00:00Z">
        <w:r>
          <w:delText xml:space="preserve">matrix),</w:delText>
        </w:r>
      </w:del>
      <w:del w:id="3784" w:author="PR Preview" w:date="2026-01-01T00:00:00Z">
        <w:r>
          <w:delText xml:space="preserve"> </w:delText>
        </w:r>
      </w:del>
      <w:del w:id="3785" w:author="PR Preview" w:date="2026-01-01T00:00:00Z">
        <w:r>
          <w:delText xml:space="preserve">a vector of</w:delText>
        </w:r>
      </w:del>
      <w:del w:id="378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787" w:author="PR Preview" w:date="2026-01-01T00:00:00Z">
        <w:r>
          <w:delText xml:space="preserve"> </w:delText>
        </w:r>
      </w:del>
      <w:del w:id="3788" w:author="PR Preview" w:date="2026-01-01T00:00:00Z">
        <w:r>
          <w:delText xml:space="preserve">plus a vector of</w:delText>
        </w:r>
      </w:del>
      <w:del w:id="37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3790" w:author="PR Preview" w:date="2026-01-01T00:00:00Z">
        <w:r>
          <w:delText xml:space="preserve">.</w:delText>
        </w:r>
      </w:del>
    </w:p>
    <w:p>
      <w:pPr>
        <w:pStyle w:val="BodyText"/>
      </w:pPr>
      <w:del w:id="3791" w:author="PR Preview" w:date="2026-01-01T00:00:00Z">
        <w:r>
          <w:rPr>
            <w:b/>
            <w:bCs/>
          </w:rPr>
          <w:delText xml:space="preserve">Compare dimensions.</w:delText>
        </w:r>
      </w:del>
      <w:del w:id="3792" w:author="PR Preview" w:date="2026-01-01T00:00:00Z">
        <w:r>
          <w:delText xml:space="preserve"> </w:delText>
        </w:r>
      </w:del>
      <w:del w:id="3793" w:author="PR Preview" w:date="2026-01-01T00:00:00Z">
        <w:r>
          <w:delText xml:space="preserve">All the sets involved are subspaces of</w:delText>
        </w:r>
      </w:del>
      <w:del w:id="379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3795" w:author="PR Preview" w:date="2026-01-01T00:00:00Z">
        <w:r>
          <w:delText xml:space="preserve"> </w:delText>
        </w:r>
      </w:del>
      <w:del w:id="3796" w:author="PR Preview" w:date="2026-01-01T00:00:00Z">
        <w:r>
          <w:delText xml:space="preserve">(</w:delText>
        </w:r>
      </w:del>
      <w:hyperlink w:anchor="thm-column-space-span">
        <w:del w:id="3797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3798" w:author="PR Preview" w:date="2026-01-01T00:00:00Z">
        <w:r>
          <w:delText xml:space="preserve">,</w:delText>
        </w:r>
      </w:del>
      <w:del w:id="3799" w:author="PR Preview" w:date="2026-01-01T00:00:00Z">
        <w:r>
          <w:delText xml:space="preserve"> </w:delText>
        </w:r>
      </w:del>
      <w:hyperlink w:anchor="thm-sum-intersection-subspace">
        <w:del w:id="3800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3801" w:author="PR Preview" w:date="2026-01-01T00:00:00Z">
        <w:r>
          <w:delText xml:space="preserve">),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802" w:author="PR Preview" w:date="2026-01-01T00:00:00Z">
        <w:r>
          <w:rPr>
            <w:b/>
            <w:bCs/>
          </w:rPr>
          <w:delText xml:space="preserve">Example 47 (Subadditivity with equality and without)</w:delText>
        </w:r>
      </w:del>
      <w:del w:id="3803" w:author="PR Preview" w:date="2026-01-01T00:00:00Z">
        <w:r>
          <w:delText xml:space="preserve"> </w:delText>
        </w:r>
      </w:del>
      <w:del w:id="3804" w:author="PR Preview" w:date="2026-01-01T00:00:00Z">
        <w:r>
          <w:delText xml:space="preserve">Let</w:delText>
        </w:r>
      </w:del>
      <w:del w:id="380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3806" w:author="PR Preview" w:date="2026-01-01T00:00:00Z">
        <w:r>
          <w:delText xml:space="preserve"> </w:delText>
        </w:r>
      </w:del>
      <w:del w:id="3807" w:author="PR Preview" w:date="2026-01-01T00:00:00Z">
        <w:r>
          <w:delText xml:space="preserve">and</w:delText>
        </w:r>
      </w:del>
      <w:del w:id="380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809" w:author="PR Preview" w:date="2026-01-01T00:00:00Z">
        <w:r>
          <w:delText xml:space="preserve">.</w:delText>
        </w:r>
      </w:del>
      <w:del w:id="3810" w:author="PR Preview" w:date="2026-01-01T00:00:00Z">
        <w:r>
          <w:delText xml:space="preserve"> </w:delText>
        </w:r>
      </w:del>
      <w:del w:id="3811" w:author="PR Preview" w:date="2026-01-01T00:00:00Z">
        <w:r>
          <w:delText xml:space="preserve">Each has one nonzero column and one zero column.</w:delText>
        </w:r>
      </w:del>
      <w:del w:id="3812" w:author="PR Preview" w:date="2026-01-01T00:00:00Z">
        <w:r>
          <w:delText xml:space="preserve"> </w:delText>
        </w:r>
      </w:del>
      <w:del w:id="3813" w:author="PR Preview" w:date="2026-01-01T00:00:00Z">
        <w:r>
          <w:delText xml:space="preserve">The nonzero column on its own is linearly independent</w:delText>
        </w:r>
      </w:del>
      <w:del w:id="3814" w:author="PR Preview" w:date="2026-01-01T00:00:00Z">
        <w:r>
          <w:delText xml:space="preserve"> </w:delText>
        </w:r>
      </w:del>
      <w:del w:id="3815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del w:id="3816" w:author="PR Preview" w:date="2026-01-01T00:00:00Z">
        <w:r>
          <w:delText xml:space="preserve"> </w:delText>
        </w:r>
      </w:del>
      <w:del w:id="3817" w:author="PR Preview" w:date="2026-01-01T00:00:00Z">
        <w:r>
          <w:delText xml:space="preserve">with</w:delText>
        </w:r>
      </w:del>
      <w:del w:id="381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del w:id="3819" w:author="PR Preview" w:date="2026-01-01T00:00:00Z">
        <w:r>
          <w:delText xml:space="preserve"> </w:delText>
        </w:r>
      </w:del>
      <w:del w:id="3820" w:author="PR Preview" w:date="2026-01-01T00:00:00Z">
        <w:r>
          <w:delText xml:space="preserve">forces</w:delText>
        </w:r>
      </w:del>
      <w:del w:id="382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3822" w:author="PR Preview" w:date="2026-01-01T00:00:00Z">
        <w:r>
          <w:delText xml:space="preserve">),</w:delText>
        </w:r>
      </w:del>
      <w:del w:id="3823" w:author="PR Preview" w:date="2026-01-01T00:00:00Z">
        <w:r>
          <w:delText xml:space="preserve"> </w:delText>
        </w:r>
      </w:del>
      <w:del w:id="3824" w:author="PR Preview" w:date="2026-01-01T00:00:00Z">
        <w:r>
          <w:delText xml:space="preserve">and the two columns together are not,</w:delText>
        </w:r>
      </w:del>
      <w:del w:id="3825" w:author="PR Preview" w:date="2026-01-01T00:00:00Z">
        <w:r>
          <w:delText xml:space="preserve"> </w:delText>
        </w:r>
      </w:del>
      <w:del w:id="3826" w:author="PR Preview" w:date="2026-01-01T00:00:00Z">
        <w:r>
          <w:delText xml:space="preserve">since</w:delText>
        </w:r>
      </w:del>
      <w:del w:id="3827" w:author="PR Preview" w:date="2026-01-01T00:00:00Z">
        <w:r>
          <w:delText xml:space="preserve"> </w:delText>
        </w:r>
      </w:del>
      <m:oMath>
        <m:r>
          <m:t>1</m:t>
        </m:r>
      </m:oMath>
      <w:del w:id="3828" w:author="PR Preview" w:date="2026-01-01T00:00:00Z">
        <w:r>
          <w:delText xml:space="preserve"> </w:delText>
        </w:r>
      </w:del>
      <w:del w:id="3829" w:author="PR Preview" w:date="2026-01-01T00:00:00Z">
        <w:r>
          <w:delText xml:space="preserve">times the zero column is</w:delText>
        </w:r>
      </w:del>
      <w:del w:id="383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del w:id="3831" w:author="PR Preview" w:date="2026-01-01T00:00:00Z">
        <w:r>
          <w:delText xml:space="preserve">;</w:delText>
        </w:r>
      </w:del>
      <w:del w:id="3832" w:author="PR Preview" w:date="2026-01-01T00:00:00Z">
        <w:r>
          <w:delText xml:space="preserve"> </w:delText>
        </w:r>
      </w:del>
      <w:del w:id="3833" w:author="PR Preview" w:date="2026-01-01T00:00:00Z">
        <w:r>
          <w:delText xml:space="preserve">so each matrix has rank</w:delText>
        </w:r>
      </w:del>
      <w:del w:id="3834" w:author="PR Preview" w:date="2026-01-01T00:00:00Z">
        <w:r>
          <w:delText xml:space="preserve"> </w:delText>
        </w:r>
      </w:del>
      <m:oMath>
        <m:r>
          <m:t>1</m:t>
        </m:r>
      </m:oMath>
      <w:del w:id="3835" w:author="PR Preview" w:date="2026-01-01T00:00:00Z">
        <w:r>
          <w:delText xml:space="preserve"> </w:delText>
        </w:r>
      </w:del>
      <w:del w:id="3836" w:author="PR Preview" w:date="2026-01-01T00:00:00Z">
        <w:r>
          <w:delText xml:space="preserve">(</w:delText>
        </w:r>
      </w:del>
      <w:hyperlink w:anchor="def-rank">
        <w:del w:id="383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838" w:author="PR Preview" w:date="2026-01-01T00:00:00Z">
        <w:r>
          <w:delText xml:space="preserve">).</w:delText>
        </w:r>
      </w:del>
      <w:del w:id="3839" w:author="PR Preview" w:date="2026-01-01T00:00:00Z">
        <w:r>
          <w:delText xml:space="preserve"> </w:delText>
        </w:r>
      </w:del>
      <w:del w:id="3840" w:author="PR Preview" w:date="2026-01-01T00:00:00Z">
        <w:r>
          <w:delText xml:space="preserve">By the same argument,</w:delText>
        </w:r>
      </w:del>
      <w:del w:id="384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del w:id="3842" w:author="PR Preview" w:date="2026-01-01T00:00:00Z">
        <w:r>
          <w:delText xml:space="preserve"> </w:delText>
        </w:r>
      </w:del>
      <w:del w:id="3843" w:author="PR Preview" w:date="2026-01-01T00:00:00Z">
        <w:r>
          <w:delText xml:space="preserve">has rank</w:delText>
        </w:r>
      </w:del>
      <w:del w:id="3844" w:author="PR Preview" w:date="2026-01-01T00:00:00Z">
        <w:r>
          <w:delText xml:space="preserve"> </w:delText>
        </w:r>
      </w:del>
      <m:oMath>
        <m:r>
          <m:t>1</m:t>
        </m:r>
      </m:oMath>
      <w:del w:id="384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0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del w:id="3846" w:author="PR Preview" w:date="2026-01-01T00:00:00Z">
        <w:r>
          <w:delText xml:space="preserve"> </w:delText>
        </w:r>
      </w:del>
      <w:del w:id="3847" w:author="PR Preview" w:date="2026-01-01T00:00:00Z">
        <w:r>
          <w:delText xml:space="preserve">is the</w:delText>
        </w:r>
      </w:del>
      <w:del w:id="384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3849" w:author="PR Preview" w:date="2026-01-01T00:00:00Z">
        <w:r>
          <w:delText xml:space="preserve"> </w:delText>
        </w:r>
      </w:del>
      <w:del w:id="3850" w:author="PR Preview" w:date="2026-01-01T00:00:00Z">
        <w:r>
          <w:delText xml:space="preserve">identity matrix, which has rank</w:delText>
        </w:r>
      </w:del>
      <w:del w:id="3851" w:author="PR Preview" w:date="2026-01-01T00:00:00Z">
        <w:r>
          <w:delText xml:space="preserve"> </w:delText>
        </w:r>
      </w:del>
      <m:oMath>
        <m:r>
          <m:t>2</m:t>
        </m:r>
      </m:oMath>
      <w:del w:id="3852" w:author="PR Preview" w:date="2026-01-01T00:00:00Z">
        <w:r>
          <w:delText xml:space="preserve"> </w:delText>
        </w:r>
      </w:del>
      <w:del w:id="3853" w:author="PR Preview" w:date="2026-01-01T00:00:00Z">
        <w:r>
          <w:delText xml:space="preserve">(</w:delText>
        </w:r>
      </w:del>
      <w:hyperlink w:anchor="exm-rank-nullity">
        <w:del w:id="3854" w:author="PR Preview" w:date="2026-01-01T00:00:00Z">
          <w:r>
            <w:rPr>
              <w:rStyle w:val="Hyperlink"/>
            </w:rPr>
            <w:delText xml:space="preserve">Example 31</w:delText>
          </w:r>
        </w:del>
      </w:hyperlink>
      <w:del w:id="3855" w:author="PR Preview" w:date="2026-01-01T00:00:00Z">
        <w:r>
          <w:delText xml:space="preserve">),</w:delText>
        </w:r>
      </w:del>
      <w:del w:id="3856" w:author="PR Preview" w:date="2026-01-01T00:00:00Z">
        <w:r>
          <w:delText xml:space="preserve"> </w:delText>
        </w:r>
      </w:del>
      <w:del w:id="3857" w:author="PR Preview" w:date="2026-01-01T00:00:00Z">
        <w:r>
          <w:delText xml:space="preserve">so the bound</w:delText>
        </w:r>
      </w:del>
      <w:del w:id="385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del w:id="3859" w:author="PR Preview" w:date="2026-01-01T00:00:00Z">
        <w:r>
          <w:delText xml:space="preserve"> </w:delText>
        </w:r>
      </w:del>
      <w:del w:id="3860" w:author="PR Preview" w:date="2026-01-01T00:00:00Z">
        <w:r>
          <w:delText xml:space="preserve">holds with equality.</w:delText>
        </w:r>
      </w:del>
    </w:p>
    <w:p>
      <w:pPr>
        <w:pStyle w:val="Compact"/>
        <w:numPr>
          <w:ilvl w:val="0"/>
          <w:numId w:val="1020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861" w:author="PR Preview" w:date="2026-01-01T00:00:00Z">
        <w:r>
          <w:delText xml:space="preserve"> </w:delText>
        </w:r>
      </w:del>
      <w:del w:id="3862" w:author="PR Preview" w:date="2026-01-01T00:00:00Z">
        <w:r>
          <w:delText xml:space="preserve">is the</w:delText>
        </w:r>
      </w:del>
      <w:del w:id="3863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3864" w:author="PR Preview" w:date="2026-01-01T00:00:00Z">
        <w:r>
          <w:delText xml:space="preserve"> </w:delText>
        </w:r>
      </w:del>
      <w:del w:id="3865" w:author="PR Preview" w:date="2026-01-01T00:00:00Z">
        <w:r>
          <w:delText xml:space="preserve">zero matrix,</w:delText>
        </w:r>
      </w:del>
      <w:del w:id="3866" w:author="PR Preview" w:date="2026-01-01T00:00:00Z">
        <w:r>
          <w:delText xml:space="preserve"> </w:delText>
        </w:r>
      </w:del>
      <w:del w:id="3867" w:author="PR Preview" w:date="2026-01-01T00:00:00Z">
        <w:r>
          <w:delText xml:space="preserve">which has rank</w:delText>
        </w:r>
      </w:del>
      <w:del w:id="3868" w:author="PR Preview" w:date="2026-01-01T00:00:00Z">
        <w:r>
          <w:delText xml:space="preserve"> </w:delText>
        </w:r>
      </w:del>
      <m:oMath>
        <m:r>
          <m:t>0</m:t>
        </m:r>
      </m:oMath>
      <w:del w:id="3869" w:author="PR Preview" w:date="2026-01-01T00:00:00Z">
        <w:r>
          <w:delText xml:space="preserve">:</w:delText>
        </w:r>
      </w:del>
      <w:del w:id="3870" w:author="PR Preview" w:date="2026-01-01T00:00:00Z">
        <w:r>
          <w:delText xml:space="preserve"> </w:delText>
        </w:r>
      </w:del>
      <w:del w:id="3871" w:author="PR Preview" w:date="2026-01-01T00:00:00Z">
        <w:r>
          <w:delText xml:space="preserve">any nonempty list of its columns contains</w:delText>
        </w:r>
      </w:del>
      <w:del w:id="387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del w:id="3873" w:author="PR Preview" w:date="2026-01-01T00:00:00Z">
        <w:r>
          <w:delText xml:space="preserve">,</w:delText>
        </w:r>
      </w:del>
      <w:del w:id="3874" w:author="PR Preview" w:date="2026-01-01T00:00:00Z">
        <w:r>
          <w:delText xml:space="preserve"> </w:delText>
        </w:r>
      </w:del>
      <w:del w:id="3875" w:author="PR Preview" w:date="2026-01-01T00:00:00Z">
        <w:r>
          <w:delText xml:space="preserve">and</w:delText>
        </w:r>
      </w:del>
      <w:del w:id="387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del w:id="3877" w:author="PR Preview" w:date="2026-01-01T00:00:00Z">
        <w:r>
          <w:delText xml:space="preserve">.</w:delText>
        </w:r>
      </w:del>
      <w:del w:id="3878" w:author="PR Preview" w:date="2026-01-01T00:00:00Z">
        <w:r>
          <w:delText xml:space="preserve"> </w:delText>
        </w:r>
      </w:del>
      <w:del w:id="3879" w:author="PR Preview" w:date="2026-01-01T00:00:00Z">
        <w:r>
          <w:delText xml:space="preserve">So the bound</w:delText>
        </w:r>
      </w:del>
      <w:del w:id="388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del w:id="3881" w:author="PR Preview" w:date="2026-01-01T00:00:00Z">
        <w:r>
          <w:delText xml:space="preserve"> </w:delText>
        </w:r>
      </w:del>
      <w:del w:id="3882" w:author="PR Preview" w:date="2026-01-01T00:00:00Z">
        <w:r>
          <w:delText xml:space="preserve">is strict.</w:delText>
        </w:r>
      </w:del>
    </w:p>
    <w:p>
      <w:pPr>
        <w:pStyle w:val="FirstParagraph"/>
      </w:pPr>
      <w:del w:id="3883" w:author="PR Preview" w:date="2026-01-01T00:00:00Z">
        <w:r>
          <w:rPr>
            <w:b/>
            <w:bCs/>
          </w:rPr>
          <w:delText xml:space="preserve">Definition 17 (Direct sum)</w:delText>
        </w:r>
      </w:del>
      <w:del w:id="3884" w:author="PR Preview" w:date="2026-01-01T00:00:00Z">
        <w:r>
          <w:delText xml:space="preserve"> </w:delText>
        </w:r>
      </w:del>
      <w:del w:id="3885" w:author="PR Preview" w:date="2026-01-01T00:00:00Z">
        <w:r>
          <w:delText xml:space="preserve">Let</w:delText>
        </w:r>
      </w:del>
      <w:del w:id="388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887" w:author="PR Preview" w:date="2026-01-01T00:00:00Z">
        <w:r>
          <w:delText xml:space="preserve">,</w:delText>
        </w:r>
      </w:del>
      <w:del w:id="38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889" w:author="PR Preview" w:date="2026-01-01T00:00:00Z">
        <w:r>
          <w:delText xml:space="preserve"> </w:delText>
        </w:r>
      </w:del>
      <w:del w:id="3890" w:author="PR Preview" w:date="2026-01-01T00:00:00Z">
        <w:r>
          <w:delText xml:space="preserve">and</w:delText>
        </w:r>
      </w:del>
      <w:del w:id="389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</m:oMath>
      <w:del w:id="3892" w:author="PR Preview" w:date="2026-01-01T00:00:00Z">
        <w:r>
          <w:delText xml:space="preserve"> </w:delText>
        </w:r>
      </w:del>
      <w:del w:id="3893" w:author="PR Preview" w:date="2026-01-01T00:00:00Z">
        <w:r>
          <w:delText xml:space="preserve">be subspaces of</w:delText>
        </w:r>
      </w:del>
      <w:del w:id="389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895" w:author="PR Preview" w:date="2026-01-01T00:00:00Z">
        <w:r>
          <w:delText xml:space="preserve">.</w:delText>
        </w:r>
      </w:del>
      <w:del w:id="389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897" w:author="PR Preview" w:date="2026-01-01T00:00:00Z">
        <w:r>
          <w:delText xml:space="preserve"> </w:delText>
        </w:r>
      </w:del>
      <w:del w:id="3898" w:author="PR Preview" w:date="2026-01-01T00:00:00Z">
        <w:r>
          <w:delText xml:space="preserve">and</w:delText>
        </w:r>
      </w:del>
      <w:del w:id="38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900" w:author="PR Preview" w:date="2026-01-01T00:00:00Z">
        <w:r>
          <w:delText xml:space="preserve"> </w:delText>
        </w:r>
      </w:del>
      <w:del w:id="3901" w:author="PR Preview" w:date="2026-01-01T00:00:00Z">
        <w:r>
          <w:delText xml:space="preserve">are</w:delText>
        </w:r>
      </w:del>
      <w:del w:id="3902" w:author="PR Preview" w:date="2026-01-01T00:00:00Z">
        <w:r>
          <w:delText xml:space="preserve"> </w:delText>
        </w:r>
      </w:del>
      <w:del w:id="3903" w:author="PR Preview" w:date="2026-01-01T00:00:00Z">
        <w:r>
          <w:rPr>
            <w:b/>
            <w:bCs/>
          </w:rPr>
          <w:delText xml:space="preserve">complementary</w:delText>
        </w:r>
      </w:del>
      <w:del w:id="3904" w:author="PR Preview" w:date="2026-01-01T00:00:00Z">
        <w:r>
          <w:delText xml:space="preserve"> </w:delText>
        </w:r>
      </w:del>
      <w:del w:id="3905" w:author="PR Preview" w:date="2026-01-01T00:00:00Z">
        <w:r>
          <w:delText xml:space="preserve">in</w:delText>
        </w:r>
      </w:del>
      <w:del w:id="390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</m:oMath>
      <w:del w:id="3907" w:author="PR Preview" w:date="2026-01-01T00:00:00Z">
        <w:r>
          <w:delText xml:space="preserve"> </w:delText>
        </w:r>
      </w:del>
      <w:del w:id="3908" w:author="PR Preview" w:date="2026-01-01T00:00:00Z">
        <w:r>
          <w:delText xml:space="preserve">if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del w:id="3909" w:author="PR Preview" w:date="2026-01-01T00:00:00Z">
        <w:r>
          <w:delText xml:space="preserve">(</w:delText>
        </w:r>
      </w:del>
      <w:hyperlink w:anchor="def-subspace-sum">
        <w:del w:id="3910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3911" w:author="PR Preview" w:date="2026-01-01T00:00:00Z">
        <w:r>
          <w:delText xml:space="preserve">).</w:delText>
        </w:r>
      </w:del>
      <w:del w:id="3912" w:author="PR Preview" w:date="2026-01-01T00:00:00Z">
        <w:r>
          <w:delText xml:space="preserve"> </w:delText>
        </w:r>
      </w:del>
      <w:del w:id="3913" w:author="PR Preview" w:date="2026-01-01T00:00:00Z">
        <w:r>
          <w:delText xml:space="preserve">Then</w:delText>
        </w:r>
      </w:del>
      <w:del w:id="391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</m:oMath>
      <w:del w:id="3915" w:author="PR Preview" w:date="2026-01-01T00:00:00Z">
        <w:r>
          <w:delText xml:space="preserve"> </w:delText>
        </w:r>
      </w:del>
      <w:del w:id="3916" w:author="PR Preview" w:date="2026-01-01T00:00:00Z">
        <w:r>
          <w:delText xml:space="preserve">is the</w:delText>
        </w:r>
      </w:del>
      <w:del w:id="3917" w:author="PR Preview" w:date="2026-01-01T00:00:00Z">
        <w:r>
          <w:delText xml:space="preserve"> </w:delText>
        </w:r>
      </w:del>
      <w:del w:id="3918" w:author="PR Preview" w:date="2026-01-01T00:00:00Z">
        <w:r>
          <w:rPr>
            <w:b/>
            <w:bCs/>
          </w:rPr>
          <w:delText xml:space="preserve">direct sum</w:delText>
        </w:r>
      </w:del>
      <w:del w:id="3919" w:author="PR Preview" w:date="2026-01-01T00:00:00Z">
        <w:r>
          <w:delText xml:space="preserve"> </w:delText>
        </w:r>
      </w:del>
      <w:del w:id="3920" w:author="PR Preview" w:date="2026-01-01T00:00:00Z">
        <w:r>
          <w:delText xml:space="preserve">of</w:delText>
        </w:r>
      </w:del>
      <w:del w:id="392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922" w:author="PR Preview" w:date="2026-01-01T00:00:00Z">
        <w:r>
          <w:delText xml:space="preserve"> </w:delText>
        </w:r>
      </w:del>
      <w:del w:id="3923" w:author="PR Preview" w:date="2026-01-01T00:00:00Z">
        <w:r>
          <w:delText xml:space="preserve">and</w:delText>
        </w:r>
      </w:del>
      <w:del w:id="392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925" w:author="PR Preview" w:date="2026-01-01T00:00:00Z">
        <w:r>
          <w:delText xml:space="preserve">,</w:delText>
        </w:r>
      </w:del>
      <w:del w:id="3926" w:author="PR Preview" w:date="2026-01-01T00:00:00Z">
        <w:r>
          <w:delText xml:space="preserve"> </w:delText>
        </w:r>
      </w:del>
      <w:del w:id="3927" w:author="PR Preview" w:date="2026-01-01T00:00:00Z">
        <w:r>
          <w:delText xml:space="preserve">written</w:delText>
        </w:r>
      </w:del>
      <w:del w:id="392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929" w:author="PR Preview" w:date="2026-01-01T00:00:00Z">
        <w:r>
          <w:delText xml:space="preserve">.</w:delText>
        </w:r>
      </w:del>
    </w:p>
    <w:p>
      <w:pPr>
        <w:pStyle w:val="BodyText"/>
      </w:pPr>
      <w:del w:id="3930" w:author="PR Preview" w:date="2026-01-01T00:00:00Z">
        <w:r>
          <w:rPr>
            <w:b/>
            <w:bCs/>
          </w:rPr>
          <w:delText xml:space="preserve">Example 48 (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931" w:author="PR Preview" w:date="2026-01-01T00:00:00Z">
        <w:r>
          <w:rPr>
            <w:b/>
            <w:bCs/>
          </w:rPr>
          <w:delText xml:space="preserve"> </w:delText>
        </w:r>
      </w:del>
      <w:del w:id="3932" w:author="PR Preview" w:date="2026-01-01T00:00:00Z">
        <w:r>
          <w:rPr>
            <w:b/>
            <w:bCs/>
          </w:rPr>
          <w:delText xml:space="preserve">is a plane plus a line)</w:delText>
        </w:r>
      </w:del>
      <w:del w:id="3933" w:author="PR Preview" w:date="2026-01-01T00:00:00Z">
        <w:r>
          <w:delText xml:space="preserve"> </w:delText>
        </w:r>
      </w:del>
      <w:del w:id="3934" w:author="PR Preview" w:date="2026-01-01T00:00:00Z">
        <w:r>
          <w:delText xml:space="preserve">Let</w:delText>
        </w:r>
      </w:del>
      <w:del w:id="393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3936" w:author="PR Preview" w:date="2026-01-01T00:00:00Z">
        <w:r>
          <w:delText xml:space="preserve">, the plane</w:delText>
        </w:r>
      </w:del>
      <w:del w:id="393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3938" w:author="PR Preview" w:date="2026-01-01T00:00:00Z">
        <w:r>
          <w:delText xml:space="preserve">,</w:delText>
        </w:r>
      </w:del>
      <w:del w:id="3939" w:author="PR Preview" w:date="2026-01-01T00:00:00Z">
        <w:r>
          <w:delText xml:space="preserve"> </w:delText>
        </w:r>
      </w:del>
      <w:del w:id="3940" w:author="PR Preview" w:date="2026-01-01T00:00:00Z">
        <w:r>
          <w:delText xml:space="preserve">and</w:delText>
        </w:r>
      </w:del>
      <w:del w:id="39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3942" w:author="PR Preview" w:date="2026-01-01T00:00:00Z">
        <w:r>
          <w:delText xml:space="preserve">, the</w:delText>
        </w:r>
      </w:del>
      <w:del w:id="3943" w:author="PR Preview" w:date="2026-01-01T00:00:00Z">
        <w:r>
          <w:delText xml:space="preserve"> </w:delText>
        </w:r>
      </w:del>
      <m:oMath>
        <m:r>
          <m:t>z</m:t>
        </m:r>
      </m:oMath>
      <w:del w:id="3944" w:author="PR Preview" w:date="2026-01-01T00:00:00Z">
        <w:r>
          <w:delText xml:space="preserve">-axis.</w:delText>
        </w:r>
      </w:del>
    </w:p>
    <w:p>
      <w:pPr>
        <w:pStyle w:val="Compact"/>
        <w:numPr>
          <w:ilvl w:val="0"/>
          <w:numId w:val="1021"/>
        </w:numPr>
      </w:pPr>
      <w:del w:id="3945" w:author="PR Preview" w:date="2026-01-01T00:00:00Z">
        <w:r>
          <w:rPr>
            <w:b/>
            <w:bCs/>
          </w:rPr>
          <w:delText xml:space="preserve">Sum:</w:delText>
        </w:r>
      </w:del>
      <w:del w:id="3946" w:author="PR Preview" w:date="2026-01-01T00:00:00Z">
        <w:r>
          <w:delText xml:space="preserve"> </w:delText>
        </w:r>
      </w:del>
      <w:del w:id="3947" w:author="PR Preview" w:date="2026-01-01T00:00:00Z">
        <w:r>
          <w:delText xml:space="preserve">any</w:delText>
        </w:r>
      </w:del>
      <w:del w:id="39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949" w:author="PR Preview" w:date="2026-01-01T00:00:00Z">
        <w:r>
          <w:delText xml:space="preserve"> </w:delText>
        </w:r>
      </w:del>
      <w:del w:id="3950" w:author="PR Preview" w:date="2026-01-01T00:00:00Z">
        <w:r>
          <w:delText xml:space="preserve">is</w:delText>
        </w:r>
      </w:del>
      <w:del w:id="395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del w:id="3952" w:author="PR Preview" w:date="2026-01-01T00:00:00Z">
        <w:r>
          <w:delText xml:space="preserve">,</w:delText>
        </w:r>
      </w:del>
      <w:del w:id="3953" w:author="PR Preview" w:date="2026-01-01T00:00:00Z">
        <w:r>
          <w:delText xml:space="preserve"> </w:delText>
        </w:r>
      </w:del>
      <w:del w:id="3954" w:author="PR Preview" w:date="2026-01-01T00:00:00Z">
        <w:r>
          <w:delText xml:space="preserve">so</w:delText>
        </w:r>
      </w:del>
      <w:del w:id="395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95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1"/>
        </w:numPr>
      </w:pPr>
      <w:del w:id="3957" w:author="PR Preview" w:date="2026-01-01T00:00:00Z">
        <w:r>
          <w:rPr>
            <w:b/>
            <w:bCs/>
          </w:rPr>
          <w:delText xml:space="preserve">Intersection:</w:delText>
        </w:r>
      </w:del>
      <w:del w:id="3958" w:author="PR Preview" w:date="2026-01-01T00:00:00Z">
        <w:r>
          <w:delText xml:space="preserve"> </w:delText>
        </w:r>
      </w:del>
      <w:del w:id="3959" w:author="PR Preview" w:date="2026-01-01T00:00:00Z">
        <w:r>
          <w:delText xml:space="preserve">a vector in both has third entry</w:delText>
        </w:r>
      </w:del>
      <w:del w:id="3960" w:author="PR Preview" w:date="2026-01-01T00:00:00Z">
        <w:r>
          <w:delText xml:space="preserve"> </w:delText>
        </w:r>
      </w:del>
      <m:oMath>
        <m:r>
          <m:t>0</m:t>
        </m:r>
      </m:oMath>
      <w:del w:id="3961" w:author="PR Preview" w:date="2026-01-01T00:00:00Z">
        <w:r>
          <w:delText xml:space="preserve"> </w:delText>
        </w:r>
      </w:del>
      <w:del w:id="3962" w:author="PR Preview" w:date="2026-01-01T00:00:00Z">
        <w:r>
          <w:delText xml:space="preserve">and first and second entries</w:delText>
        </w:r>
      </w:del>
      <w:del w:id="3963" w:author="PR Preview" w:date="2026-01-01T00:00:00Z">
        <w:r>
          <w:delText xml:space="preserve"> </w:delText>
        </w:r>
      </w:del>
      <m:oMath>
        <m:r>
          <m:t>0</m:t>
        </m:r>
      </m:oMath>
      <w:del w:id="3964" w:author="PR Preview" w:date="2026-01-01T00:00:00Z">
        <w:r>
          <w:delText xml:space="preserve">,</w:delText>
        </w:r>
      </w:del>
      <w:del w:id="3965" w:author="PR Preview" w:date="2026-01-01T00:00:00Z">
        <w:r>
          <w:delText xml:space="preserve"> </w:delText>
        </w:r>
      </w:del>
      <w:del w:id="3966" w:author="PR Preview" w:date="2026-01-01T00:00:00Z">
        <w:r>
          <w:delText xml:space="preserve">so</w:delText>
        </w:r>
      </w:del>
      <w:del w:id="39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3968" w:author="PR Preview" w:date="2026-01-01T00:00:00Z">
        <w:r>
          <w:delText xml:space="preserve">.</w:delText>
        </w:r>
      </w:del>
    </w:p>
    <w:p>
      <w:pPr>
        <w:pStyle w:val="FirstParagraph"/>
      </w:pPr>
      <w:del w:id="3969" w:author="PR Preview" w:date="2026-01-01T00:00:00Z">
        <w:r>
          <w:delText xml:space="preserve">So</w:delText>
        </w:r>
      </w:del>
      <w:del w:id="397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971" w:author="PR Preview" w:date="2026-01-01T00:00:00Z">
        <w:r>
          <w:delText xml:space="preserve">.</w:delText>
        </w:r>
      </w:del>
    </w:p>
    <w:p>
      <w:pPr>
        <w:pStyle w:val="BodyText"/>
      </w:pPr>
      <w:del w:id="3972" w:author="PR Preview" w:date="2026-01-01T00:00:00Z">
        <w:r>
          <w:rPr>
            <w:b/>
            <w:bCs/>
          </w:rPr>
          <w:delText xml:space="preserve">Example 49 (Two planes that sum to</w:delText>
        </w:r>
      </w:del>
      <w:del w:id="397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974" w:author="PR Preview" w:date="2026-01-01T00:00:00Z">
        <w:r>
          <w:rPr>
            <w:b/>
            <w:bCs/>
          </w:rPr>
          <w:delText xml:space="preserve"> </w:delText>
        </w:r>
      </w:del>
      <w:del w:id="3975" w:author="PR Preview" w:date="2026-01-01T00:00:00Z">
        <w:r>
          <w:rPr>
            <w:b/>
            <w:bCs/>
          </w:rPr>
          <w:delText xml:space="preserve">but not directly)</w:delText>
        </w:r>
      </w:del>
      <w:del w:id="3976" w:author="PR Preview" w:date="2026-01-01T00:00:00Z">
        <w:r>
          <w:delText xml:space="preserve"> </w:delText>
        </w:r>
      </w:del>
      <w:del w:id="3977" w:author="PR Preview" w:date="2026-01-01T00:00:00Z">
        <w:r>
          <w:delText xml:space="preserve">The planes</w:delText>
        </w:r>
      </w:del>
      <w:del w:id="397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3979" w:author="PR Preview" w:date="2026-01-01T00:00:00Z">
        <w:r>
          <w:delText xml:space="preserve"> </w:delText>
        </w:r>
      </w:del>
      <w:del w:id="3980" w:author="PR Preview" w:date="2026-01-01T00:00:00Z">
        <w:r>
          <w:delText xml:space="preserve">and</w:delText>
        </w:r>
      </w:del>
      <w:del w:id="398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3982" w:author="PR Preview" w:date="2026-01-01T00:00:00Z">
        <w:r>
          <w:delText xml:space="preserve"> </w:delText>
        </w:r>
      </w:del>
      <w:del w:id="3983" w:author="PR Preview" w:date="2026-01-01T00:00:00Z">
        <w:r>
          <w:delText xml:space="preserve">sum to</w:delText>
        </w:r>
      </w:del>
      <w:del w:id="398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985" w:author="PR Preview" w:date="2026-01-01T00:00:00Z">
        <w:r>
          <w:delText xml:space="preserve"> </w:delText>
        </w:r>
      </w:del>
      <w:del w:id="3986" w:author="PR Preview" w:date="2026-01-01T00:00:00Z">
        <w:r>
          <w:delText xml:space="preserve">(</w:delText>
        </w:r>
      </w:del>
      <w:hyperlink w:anchor="exm-sum-intersection-subspace">
        <w:del w:id="3987" w:author="PR Preview" w:date="2026-01-01T00:00:00Z">
          <w:r>
            <w:rPr>
              <w:rStyle w:val="Hyperlink"/>
            </w:rPr>
            <w:delText xml:space="preserve">Example 44</w:delText>
          </w:r>
        </w:del>
      </w:hyperlink>
      <w:del w:id="3988" w:author="PR Preview" w:date="2026-01-01T00:00:00Z">
        <w:r>
          <w:delText xml:space="preserve">),</w:delText>
        </w:r>
      </w:del>
      <w:del w:id="3989" w:author="PR Preview" w:date="2026-01-01T00:00:00Z">
        <w:r>
          <w:delText xml:space="preserve"> </w:delText>
        </w:r>
      </w:del>
      <w:del w:id="3990" w:author="PR Preview" w:date="2026-01-01T00:00:00Z">
        <w:r>
          <w:delText xml:space="preserve">but they share the</w:delText>
        </w:r>
      </w:del>
      <w:del w:id="3991" w:author="PR Preview" w:date="2026-01-01T00:00:00Z">
        <w:r>
          <w:delText xml:space="preserve"> </w:delText>
        </w:r>
      </w:del>
      <m:oMath>
        <m:r>
          <m:t>y</m:t>
        </m:r>
      </m:oMath>
      <w:del w:id="3992" w:author="PR Preview" w:date="2026-01-01T00:00:00Z">
        <w:r>
          <w:delText xml:space="preserve">-axis,</w:delText>
        </w:r>
      </w:del>
      <w:del w:id="3993" w:author="PR Preview" w:date="2026-01-01T00:00:00Z">
        <w:r>
          <w:delText xml:space="preserve"> </w:delText>
        </w:r>
      </w:del>
      <w:del w:id="3994" w:author="PR Preview" w:date="2026-01-01T00:00:00Z">
        <w:r>
          <w:delText xml:space="preserve">so they are not complementary,</w:delText>
        </w:r>
      </w:del>
      <w:del w:id="3995" w:author="PR Preview" w:date="2026-01-01T00:00:00Z">
        <w:r>
          <w:delText xml:space="preserve"> </w:delText>
        </w:r>
      </w:del>
      <w:del w:id="3996" w:author="PR Preview" w:date="2026-01-01T00:00:00Z">
        <w:r>
          <w:delText xml:space="preserve">and</w:delText>
        </w:r>
      </w:del>
      <w:del w:id="399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998" w:author="PR Preview" w:date="2026-01-01T00:00:00Z">
        <w:r>
          <w:delText xml:space="preserve"> </w:delText>
        </w:r>
      </w:del>
      <w:del w:id="3999" w:author="PR Preview" w:date="2026-01-01T00:00:00Z">
        <w:r>
          <w:delText xml:space="preserve">is not their direct sum.</w:delText>
        </w:r>
      </w:del>
      <w:del w:id="4000" w:author="PR Preview" w:date="2026-01-01T00:00:00Z">
        <w:r>
          <w:delText xml:space="preserve"> </w:delText>
        </w:r>
      </w:del>
      <w:del w:id="4001" w:author="PR Preview" w:date="2026-01-01T00:00:00Z">
        <w:r>
          <w:delText xml:space="preserve">The shared line shows up as more than one way to split a vector: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002" w:author="PR Preview" w:date="2026-01-01T00:00:00Z">
        <w:r>
          <w:delText xml:space="preserve">with the first term in the plane</w:delText>
        </w:r>
      </w:del>
      <w:del w:id="400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4004" w:author="PR Preview" w:date="2026-01-01T00:00:00Z">
        <w:r>
          <w:delText xml:space="preserve"> </w:delText>
        </w:r>
      </w:del>
      <w:del w:id="4005" w:author="PR Preview" w:date="2026-01-01T00:00:00Z">
        <w:r>
          <w:delText xml:space="preserve">and the second in the plane</w:delText>
        </w:r>
      </w:del>
      <w:del w:id="400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4007" w:author="PR Preview" w:date="2026-01-01T00:00:00Z">
        <w:r>
          <w:delText xml:space="preserve"> </w:delText>
        </w:r>
      </w:del>
      <w:del w:id="4008" w:author="PR Preview" w:date="2026-01-01T00:00:00Z">
        <w:r>
          <w:delText xml:space="preserve">both times.</w:delText>
        </w:r>
      </w:del>
    </w:p>
    <w:p>
      <w:pPr>
        <w:pStyle w:val="BodyText"/>
      </w:pPr>
      <w:del w:id="4009" w:author="PR Preview" w:date="2026-01-01T00:00:00Z">
        <w:r>
          <w:rPr>
            <w:b/>
            <w:bCs/>
          </w:rPr>
          <w:delText xml:space="preserve">Theorem 27 (Three ways to recognize a direct sum)</w:delText>
        </w:r>
      </w:del>
      <w:del w:id="4010" w:author="PR Preview" w:date="2026-01-01T00:00:00Z">
        <w:r>
          <w:delText xml:space="preserve"> </w:delText>
        </w:r>
      </w:del>
      <w:del w:id="4011" w:author="PR Preview" w:date="2026-01-01T00:00:00Z">
        <w:r>
          <w:delText xml:space="preserve">Let</w:delText>
        </w:r>
      </w:del>
      <w:del w:id="40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4013" w:author="PR Preview" w:date="2026-01-01T00:00:00Z">
        <w:r>
          <w:delText xml:space="preserve"> </w:delText>
        </w:r>
      </w:del>
      <w:del w:id="4014" w:author="PR Preview" w:date="2026-01-01T00:00:00Z">
        <w:r>
          <w:delText xml:space="preserve">and</w:delText>
        </w:r>
      </w:del>
      <w:del w:id="401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016" w:author="PR Preview" w:date="2026-01-01T00:00:00Z">
        <w:r>
          <w:delText xml:space="preserve"> </w:delText>
        </w:r>
      </w:del>
      <w:del w:id="4017" w:author="PR Preview" w:date="2026-01-01T00:00:00Z">
        <w:r>
          <w:delText xml:space="preserve">be subspaces of</w:delText>
        </w:r>
      </w:del>
      <w:del w:id="401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019" w:author="PR Preview" w:date="2026-01-01T00:00:00Z">
        <w:r>
          <w:delText xml:space="preserve">,</w:delText>
        </w:r>
      </w:del>
      <w:del w:id="4020" w:author="PR Preview" w:date="2026-01-01T00:00:00Z">
        <w:r>
          <w:delText xml:space="preserve"> </w:delText>
        </w:r>
      </w:del>
      <w:del w:id="4021" w:author="PR Preview" w:date="2026-01-01T00:00:00Z">
        <w:r>
          <w:delText xml:space="preserve">and let</w:delText>
        </w:r>
      </w:del>
      <w:del w:id="40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023" w:author="PR Preview" w:date="2026-01-01T00:00:00Z">
        <w:r>
          <w:delText xml:space="preserve">.</w:delText>
        </w:r>
      </w:del>
      <w:del w:id="4024" w:author="PR Preview" w:date="2026-01-01T00:00:00Z">
        <w:r>
          <w:delText xml:space="preserve"> </w:delText>
        </w:r>
      </w:del>
      <w:del w:id="4025" w:author="PR Preview" w:date="2026-01-01T00:00:00Z">
        <w:r>
          <w:delText xml:space="preserve">The following statements are equivalent:</w:delText>
        </w:r>
      </w:del>
    </w:p>
    <w:p>
      <w:pPr>
        <w:pStyle w:val="Compact"/>
        <w:numPr>
          <w:ilvl w:val="0"/>
          <w:numId w:val="1022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026" w:author="PR Preview" w:date="2026-01-01T00:00:00Z">
        <w:r>
          <w:delText xml:space="preserve"> </w:delText>
        </w:r>
      </w:del>
      <w:del w:id="4027" w:author="PR Preview" w:date="2026-01-01T00:00:00Z">
        <w:r>
          <w:delText xml:space="preserve">(</w:delText>
        </w:r>
      </w:del>
      <w:hyperlink w:anchor="def-direct-sum">
        <w:del w:id="4028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4029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03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2"/>
        </w:numPr>
      </w:pPr>
      <w:del w:id="4031" w:author="PR Preview" w:date="2026-01-01T00:00:00Z">
        <w:r>
          <w:delText xml:space="preserve">Every</w:delText>
        </w:r>
      </w:del>
      <w:del w:id="40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del w:id="4033" w:author="PR Preview" w:date="2026-01-01T00:00:00Z">
        <w:r>
          <w:delText xml:space="preserve"> </w:delText>
        </w:r>
      </w:del>
      <w:del w:id="4034" w:author="PR Preview" w:date="2026-01-01T00:00:00Z">
        <w:r>
          <w:delText xml:space="preserve">can be written as</w:delText>
        </w:r>
      </w:del>
      <w:del w:id="40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del w:id="4036" w:author="PR Preview" w:date="2026-01-01T00:00:00Z">
        <w:r>
          <w:delText xml:space="preserve"> </w:delText>
        </w:r>
      </w:del>
      <w:del w:id="4037" w:author="PR Preview" w:date="2026-01-01T00:00:00Z">
        <w:r>
          <w:delText xml:space="preserve">with</w:delText>
        </w:r>
      </w:del>
      <w:del w:id="403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4039" w:author="PR Preview" w:date="2026-01-01T00:00:00Z">
        <w:r>
          <w:delText xml:space="preserve"> </w:delText>
        </w:r>
      </w:del>
      <w:del w:id="4040" w:author="PR Preview" w:date="2026-01-01T00:00:00Z">
        <w:r>
          <w:delText xml:space="preserve">and</w:delText>
        </w:r>
      </w:del>
      <w:del w:id="404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042" w:author="PR Preview" w:date="2026-01-01T00:00:00Z">
        <w:r>
          <w:delText xml:space="preserve"> </w:delText>
        </w:r>
      </w:del>
      <w:del w:id="4043" w:author="PR Preview" w:date="2026-01-01T00:00:00Z">
        <w:r>
          <w:delText xml:space="preserve">in only one way.</w:delText>
        </w:r>
      </w:del>
    </w:p>
    <w:p>
      <w:pPr>
        <w:pStyle w:val="FirstParagraph"/>
      </w:pPr>
      <w:del w:id="4044" w:author="PR Preview" w:date="2026-01-01T00:00:00Z">
        <w:r>
          <w:rPr>
            <w:i/>
            <w:iCs/>
          </w:rPr>
          <w:delText xml:space="preserve">Proof</w:delText>
        </w:r>
      </w:del>
      <w:del w:id="4045" w:author="PR Preview" w:date="2026-01-01T00:00:00Z">
        <w:r>
          <w:delText xml:space="preserve">. </w:delText>
        </w:r>
      </w:del>
      <w:del w:id="4046" w:author="PR Preview" w:date="2026-01-01T00:00:00Z">
        <w:r>
          <w:delText xml:space="preserve">Since</w:delText>
        </w:r>
      </w:del>
      <w:del w:id="404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048" w:author="PR Preview" w:date="2026-01-01T00:00:00Z">
        <w:r>
          <w:delText xml:space="preserve"> </w:delText>
        </w:r>
      </w:del>
      <w:del w:id="4049" w:author="PR Preview" w:date="2026-01-01T00:00:00Z">
        <w:r>
          <w:delText xml:space="preserve">is given,</w:delText>
        </w:r>
      </w:del>
      <w:del w:id="4050" w:author="PR Preview" w:date="2026-01-01T00:00:00Z">
        <w:r>
          <w:delText xml:space="preserve"> </w:delText>
        </w:r>
      </w:del>
      <w:del w:id="4051" w:author="PR Preview" w:date="2026-01-01T00:00:00Z">
        <w:r>
          <w:delText xml:space="preserve">statement 1 says exactly that</w:delText>
        </w:r>
      </w:del>
      <w:del w:id="40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4053" w:author="PR Preview" w:date="2026-01-01T00:00:00Z">
        <w:r>
          <w:delText xml:space="preserve">.</w:delText>
        </w:r>
      </w:del>
    </w:p>
    <w:p>
      <w:pPr>
        <w:pStyle w:val="BodyText"/>
      </w:pPr>
      <w:del w:id="4054" w:author="PR Preview" w:date="2026-01-01T00:00:00Z">
        <w:r>
          <w:rPr>
            <w:b/>
            <w:bCs/>
          </w:rPr>
          <w:delText xml:space="preserve">1 and 2 are equivalent.</w:delText>
        </w:r>
      </w:del>
      <w:del w:id="4055" w:author="PR Preview" w:date="2026-01-01T00:00:00Z">
        <w:r>
          <w:delText xml:space="preserve"> </w:delText>
        </w:r>
      </w:del>
      <w:del w:id="4056" w:author="PR Preview" w:date="2026-01-01T00:00:00Z">
        <w:r>
          <w:delText xml:space="preserve">By</w:delText>
        </w:r>
      </w:del>
      <w:del w:id="4057" w:author="PR Preview" w:date="2026-01-01T00:00:00Z">
        <w:r>
          <w:delText xml:space="preserve"> </w:delText>
        </w:r>
      </w:del>
      <w:hyperlink w:anchor="cor-dim-subadditive">
        <w:del w:id="4058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4059" w:author="PR Preview" w:date="2026-01-01T00:00:00Z">
        <w:r>
          <w:delText xml:space="preserve">,</w:delText>
        </w:r>
      </w:del>
      <w:del w:id="4060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061" w:author="PR Preview" w:date="2026-01-01T00:00:00Z">
        <w:r>
          <w:delText xml:space="preserve"> </w:delText>
        </w:r>
      </w:del>
      <w:del w:id="4062" w:author="PR Preview" w:date="2026-01-01T00:00:00Z">
        <w:r>
          <w:delText xml:space="preserve">exactly when</w:delText>
        </w:r>
      </w:del>
      <w:del w:id="406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4064" w:author="PR Preview" w:date="2026-01-01T00:00:00Z">
        <w:r>
          <w:delText xml:space="preserve">.</w:delText>
        </w:r>
      </w:del>
    </w:p>
    <w:p>
      <w:pPr>
        <w:pStyle w:val="BodyText"/>
      </w:pPr>
      <w:del w:id="4065" w:author="PR Preview" w:date="2026-01-01T00:00:00Z">
        <w:r>
          <w:rPr>
            <w:b/>
            <w:bCs/>
          </w:rPr>
          <w:delText xml:space="preserve">1 implies 3.</w:delText>
        </w:r>
      </w:del>
      <w:del w:id="4066" w:author="PR Preview" w:date="2026-01-01T00:00:00Z">
        <w:r>
          <w:delText xml:space="preserve"> </w:delText>
        </w:r>
      </w:del>
      <w:del w:id="4067" w:author="PR Preview" w:date="2026-01-01T00:00:00Z">
        <w:r>
          <w:delText xml:space="preserve">Every</w:delText>
        </w:r>
      </w:del>
      <w:del w:id="406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del w:id="4069" w:author="PR Preview" w:date="2026-01-01T00:00:00Z">
        <w:r>
          <w:delText xml:space="preserve"> </w:delText>
        </w:r>
      </w:del>
      <w:del w:id="4070" w:author="PR Preview" w:date="2026-01-01T00:00:00Z">
        <w:r>
          <w:delText xml:space="preserve">has at least one such expression,</w:delText>
        </w:r>
      </w:del>
      <w:del w:id="4071" w:author="PR Preview" w:date="2026-01-01T00:00:00Z">
        <w:r>
          <w:delText xml:space="preserve"> </w:delText>
        </w:r>
      </w:del>
      <w:del w:id="4072" w:author="PR Preview" w:date="2026-01-01T00:00:00Z">
        <w:r>
          <w:delText xml:space="preserve">because</w:delText>
        </w:r>
      </w:del>
      <w:del w:id="407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074" w:author="PR Preview" w:date="2026-01-01T00:00:00Z">
        <w:r>
          <w:delText xml:space="preserve">.</w:delText>
        </w:r>
      </w:del>
      <w:del w:id="4075" w:author="PR Preview" w:date="2026-01-01T00:00:00Z">
        <w:r>
          <w:delText xml:space="preserve"> </w:delText>
        </w:r>
      </w:del>
      <w:del w:id="4076" w:author="PR Preview" w:date="2026-01-01T00:00:00Z">
        <w:r>
          <w:delText xml:space="preserve">Suppose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077" w:author="PR Preview" w:date="2026-01-01T00:00:00Z">
        <w:r>
          <w:delText xml:space="preserve">with</w:delText>
        </w:r>
      </w:del>
      <w:del w:id="407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4079" w:author="PR Preview" w:date="2026-01-01T00:00:00Z">
        <w:r>
          <w:delText xml:space="preserve"> </w:delText>
        </w:r>
      </w:del>
      <w:del w:id="4080" w:author="PR Preview" w:date="2026-01-01T00:00:00Z">
        <w:r>
          <w:delText xml:space="preserve">and</w:delText>
        </w:r>
      </w:del>
      <w:del w:id="408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082" w:author="PR Preview" w:date="2026-01-01T00:00:00Z">
        <w:r>
          <w:delText xml:space="preserve">.</w:delText>
        </w:r>
      </w:del>
      <w:del w:id="4083" w:author="PR Preview" w:date="2026-01-01T00:00:00Z">
        <w:r>
          <w:delText xml:space="preserve"> </w:delText>
        </w:r>
      </w:del>
      <w:del w:id="4084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085" w:author="PR Preview" w:date="2026-01-01T00:00:00Z">
        <w:r>
          <w:delText xml:space="preserve">The left side is in</w:delText>
        </w:r>
      </w:del>
      <w:del w:id="408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4087" w:author="PR Preview" w:date="2026-01-01T00:00:00Z">
        <w:r>
          <w:delText xml:space="preserve"> </w:delText>
        </w:r>
      </w:del>
      <w:del w:id="4088" w:author="PR Preview" w:date="2026-01-01T00:00:00Z">
        <w:r>
          <w:delText xml:space="preserve">and the right side is in</w:delText>
        </w:r>
      </w:del>
      <w:del w:id="40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090" w:author="PR Preview" w:date="2026-01-01T00:00:00Z">
        <w:r>
          <w:delText xml:space="preserve">,</w:delText>
        </w:r>
      </w:del>
      <w:del w:id="4091" w:author="PR Preview" w:date="2026-01-01T00:00:00Z">
        <w:r>
          <w:delText xml:space="preserve"> </w:delText>
        </w:r>
      </w:del>
      <w:del w:id="4092" w:author="PR Preview" w:date="2026-01-01T00:00:00Z">
        <w:r>
          <w:delText xml:space="preserve">because each subspace is closed under addition and scalar multiplication</w:delText>
        </w:r>
      </w:del>
      <w:del w:id="4093" w:author="PR Preview" w:date="2026-01-01T00:00:00Z">
        <w:r>
          <w:delText xml:space="preserve"> </w:delText>
        </w:r>
      </w:del>
      <w:del w:id="4094" w:author="PR Preview" w:date="2026-01-01T00:00:00Z">
        <w:r>
          <w:delText xml:space="preserve">(the difference is</w:delText>
        </w:r>
      </w:del>
      <w:del w:id="409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del w:id="4096" w:author="PR Preview" w:date="2026-01-01T00:00:00Z">
        <w:r>
          <w:delText xml:space="preserve">).</w:delText>
        </w:r>
      </w:del>
      <w:del w:id="4097" w:author="PR Preview" w:date="2026-01-01T00:00:00Z">
        <w:r>
          <w:delText xml:space="preserve"> </w:delText>
        </w:r>
      </w:del>
      <w:del w:id="4098" w:author="PR Preview" w:date="2026-01-01T00:00:00Z">
        <w:r>
          <w:delText xml:space="preserve">So both sides are in</w:delText>
        </w:r>
      </w:del>
      <w:del w:id="40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4100" w:author="PR Preview" w:date="2026-01-01T00:00:00Z">
        <w:r>
          <w:delText xml:space="preserve">,</w:delText>
        </w:r>
      </w:del>
      <w:del w:id="4101" w:author="PR Preview" w:date="2026-01-01T00:00:00Z">
        <w:r>
          <w:delText xml:space="preserve"> </w:delText>
        </w:r>
      </w:del>
      <w:del w:id="4102" w:author="PR Preview" w:date="2026-01-01T00:00:00Z">
        <w:r>
          <w:delText xml:space="preserve">which gives</w:delText>
        </w:r>
      </w:del>
      <w:del w:id="410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del w:id="4104" w:author="PR Preview" w:date="2026-01-01T00:00:00Z">
        <w:r>
          <w:delText xml:space="preserve"> </w:delText>
        </w:r>
      </w:del>
      <w:del w:id="4105" w:author="PR Preview" w:date="2026-01-01T00:00:00Z">
        <w:r>
          <w:delText xml:space="preserve">and</w:delText>
        </w:r>
      </w:del>
      <w:del w:id="410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del w:id="4107" w:author="PR Preview" w:date="2026-01-01T00:00:00Z">
        <w:r>
          <w:delText xml:space="preserve">.</w:delText>
        </w:r>
      </w:del>
    </w:p>
    <w:p>
      <w:pPr>
        <w:pStyle w:val="BodyText"/>
      </w:pPr>
      <w:del w:id="4108" w:author="PR Preview" w:date="2026-01-01T00:00:00Z">
        <w:r>
          <w:rPr>
            <w:b/>
            <w:bCs/>
          </w:rPr>
          <w:delText xml:space="preserve">3 implies 1.</w:delText>
        </w:r>
      </w:del>
      <w:del w:id="4109" w:author="PR Preview" w:date="2026-01-01T00:00:00Z">
        <w:r>
          <w:delText xml:space="preserve"> </w:delText>
        </w:r>
      </w:del>
      <w:del w:id="4110" w:author="PR Preview" w:date="2026-01-01T00:00:00Z">
        <w:r>
          <w:delText xml:space="preserve">Take any</w:delText>
        </w:r>
      </w:del>
      <w:del w:id="41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112" w:author="PR Preview" w:date="2026-01-01T00:00:00Z">
        <w:r>
          <w:delText xml:space="preserve">.</w:delText>
        </w:r>
      </w:del>
      <w:del w:id="4113" w:author="PR Preview" w:date="2026-01-01T00:00:00Z">
        <w:r>
          <w:delText xml:space="preserve"> </w:delText>
        </w:r>
      </w:del>
      <w:del w:id="4114" w:author="PR Preview" w:date="2026-01-01T00:00:00Z">
        <w:r>
          <w:delText xml:space="preserve">Then</w:delText>
        </w:r>
      </w:del>
      <w:del w:id="411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del w:id="4116" w:author="PR Preview" w:date="2026-01-01T00:00:00Z">
        <w:r>
          <w:delText xml:space="preserve">, with</w:delText>
        </w:r>
      </w:del>
      <w:del w:id="411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4118" w:author="PR Preview" w:date="2026-01-01T00:00:00Z">
        <w:r>
          <w:delText xml:space="preserve"> </w:delText>
        </w:r>
      </w:del>
      <w:del w:id="4119" w:author="PR Preview" w:date="2026-01-01T00:00:00Z">
        <w:r>
          <w:delText xml:space="preserve">and</w:delText>
        </w:r>
      </w:del>
      <w:del w:id="412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121" w:author="PR Preview" w:date="2026-01-01T00:00:00Z">
        <w:r>
          <w:delText xml:space="preserve">,</w:delText>
        </w:r>
      </w:del>
      <w:del w:id="4122" w:author="PR Preview" w:date="2026-01-01T00:00:00Z">
        <w:r>
          <w:delText xml:space="preserve"> </w:delText>
        </w:r>
      </w:del>
      <w:del w:id="4123" w:author="PR Preview" w:date="2026-01-01T00:00:00Z">
        <w:r>
          <w:delText xml:space="preserve">and</w:delText>
        </w:r>
      </w:del>
      <w:del w:id="412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del w:id="4125" w:author="PR Preview" w:date="2026-01-01T00:00:00Z">
        <w:r>
          <w:delText xml:space="preserve">, with</w:delText>
        </w:r>
      </w:del>
      <w:del w:id="41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4127" w:author="PR Preview" w:date="2026-01-01T00:00:00Z">
        <w:r>
          <w:delText xml:space="preserve"> </w:delText>
        </w:r>
      </w:del>
      <w:del w:id="4128" w:author="PR Preview" w:date="2026-01-01T00:00:00Z">
        <w:r>
          <w:delText xml:space="preserve">and</w:delText>
        </w:r>
      </w:del>
      <w:del w:id="41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130" w:author="PR Preview" w:date="2026-01-01T00:00:00Z">
        <w:r>
          <w:delText xml:space="preserve"> </w:delText>
        </w:r>
      </w:del>
      <w:del w:id="4131" w:author="PR Preview" w:date="2026-01-01T00:00:00Z">
        <w:r>
          <w:delText xml:space="preserve">(</w:delText>
        </w:r>
      </w:del>
      <w:hyperlink w:anchor="thm-subspace-zero">
        <w:del w:id="4132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4133" w:author="PR Preview" w:date="2026-01-01T00:00:00Z">
        <w:r>
          <w:delText xml:space="preserve">).</w:delText>
        </w:r>
      </w:del>
      <w:del w:id="4134" w:author="PR Preview" w:date="2026-01-01T00:00:00Z">
        <w:r>
          <w:delText xml:space="preserve"> </w:delText>
        </w:r>
      </w:del>
      <w:del w:id="4135" w:author="PR Preview" w:date="2026-01-01T00:00:00Z">
        <w:r>
          <w:delText xml:space="preserve">By statement 3 these two expressions are the same,</w:delText>
        </w:r>
      </w:del>
      <w:del w:id="4136" w:author="PR Preview" w:date="2026-01-01T00:00:00Z">
        <w:r>
          <w:delText xml:space="preserve"> </w:delText>
        </w:r>
      </w:del>
      <w:del w:id="4137" w:author="PR Preview" w:date="2026-01-01T00:00:00Z">
        <w:r>
          <w:delText xml:space="preserve">so</w:delText>
        </w:r>
      </w:del>
      <w:del w:id="41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del w:id="4139" w:author="PR Preview" w:date="2026-01-01T00:00:00Z">
        <w:r>
          <w:delText xml:space="preserve">,</w:delText>
        </w:r>
      </w:del>
      <w:del w:id="4140" w:author="PR Preview" w:date="2026-01-01T00:00:00Z">
        <w:r>
          <w:delText xml:space="preserve"> </w:delText>
        </w:r>
      </w:del>
      <w:del w:id="4141" w:author="PR Preview" w:date="2026-01-01T00:00:00Z">
        <w:r>
          <w:delText xml:space="preserve">and</w:delText>
        </w:r>
      </w:del>
      <w:del w:id="41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4143" w:author="PR Preview" w:date="2026-01-01T00:00:00Z">
        <w:r>
          <w:delText xml:space="preserve">.</w:delText>
        </w:r>
      </w:del>
    </w:p>
    <w:p>
      <w:pPr>
        <w:pStyle w:val="BodyText"/>
      </w:pPr>
      <w:del w:id="4144" w:author="PR Preview" w:date="2026-01-01T00:00:00Z">
        <w:r>
          <w:rPr>
            <w:b/>
            <w:bCs/>
          </w:rPr>
          <w:delText xml:space="preserve">Example 50 (Checking the three statements)</w:delText>
        </w:r>
      </w:del>
      <w:del w:id="4145" w:author="PR Preview" w:date="2026-01-01T00:00:00Z">
        <w:r>
          <w:delText xml:space="preserve"> </w:delText>
        </w:r>
      </w:del>
      <w:del w:id="4146" w:author="PR Preview" w:date="2026-01-01T00:00:00Z">
        <w:r>
          <w:delText xml:space="preserve">For the plane</w:delText>
        </w:r>
      </w:del>
      <w:del w:id="414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4148" w:author="PR Preview" w:date="2026-01-01T00:00:00Z">
        <w:r>
          <w:delText xml:space="preserve"> </w:delText>
        </w:r>
      </w:del>
      <w:del w:id="4149" w:author="PR Preview" w:date="2026-01-01T00:00:00Z">
        <w:r>
          <w:delText xml:space="preserve">and the</w:delText>
        </w:r>
      </w:del>
      <w:del w:id="4150" w:author="PR Preview" w:date="2026-01-01T00:00:00Z">
        <w:r>
          <w:delText xml:space="preserve"> </w:delText>
        </w:r>
      </w:del>
      <m:oMath>
        <m:r>
          <m:t>z</m:t>
        </m:r>
      </m:oMath>
      <w:del w:id="4151" w:author="PR Preview" w:date="2026-01-01T00:00:00Z">
        <w:r>
          <w:delText xml:space="preserve">-axis in</w:delText>
        </w:r>
      </w:del>
      <w:del w:id="4152" w:author="PR Preview" w:date="2026-01-01T00:00:00Z">
        <w:r>
          <w:delText xml:space="preserve"> </w:delText>
        </w:r>
      </w:del>
      <w:hyperlink w:anchor="exm-direct-sum">
        <w:del w:id="4153" w:author="PR Preview" w:date="2026-01-01T00:00:00Z">
          <w:r>
            <w:rPr>
              <w:rStyle w:val="Hyperlink"/>
            </w:rPr>
            <w:delText xml:space="preserve">Example 48</w:delText>
          </w:r>
        </w:del>
      </w:hyperlink>
      <w:del w:id="4154" w:author="PR Preview" w:date="2026-01-01T00:00:00Z">
        <w:r>
          <w:delText xml:space="preserve">:</w:delText>
        </w:r>
      </w:del>
    </w:p>
    <w:p>
      <w:pPr>
        <w:numPr>
          <w:ilvl w:val="0"/>
          <w:numId w:val="1023"/>
        </w:numPr>
      </w:pPr>
      <w:del w:id="4155" w:author="PR Preview" w:date="2026-01-01T00:00:00Z">
        <w:r>
          <w:delText xml:space="preserve">the dimensions add up: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4156" w:author="PR Preview" w:date="2026-01-01T00:00:00Z">
        <w:r>
          <w:delText xml:space="preserve">since the plane has dimension</w:delText>
        </w:r>
      </w:del>
      <w:del w:id="4157" w:author="PR Preview" w:date="2026-01-01T00:00:00Z">
        <w:r>
          <w:delText xml:space="preserve"> </w:delText>
        </w:r>
      </w:del>
      <m:oMath>
        <m:r>
          <m:t>2</m:t>
        </m:r>
      </m:oMath>
      <w:del w:id="4158" w:author="PR Preview" w:date="2026-01-01T00:00:00Z">
        <w:r>
          <w:delText xml:space="preserve"> </w:delText>
        </w:r>
      </w:del>
      <w:del w:id="4159" w:author="PR Preview" w:date="2026-01-01T00:00:00Z">
        <w:r>
          <w:delText xml:space="preserve">(</w:delText>
        </w:r>
      </w:del>
      <w:hyperlink w:anchor="exm-dimension">
        <w:del w:id="4160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4161" w:author="PR Preview" w:date="2026-01-01T00:00:00Z">
        <w:r>
          <w:delText xml:space="preserve">),</w:delText>
        </w:r>
      </w:del>
      <w:del w:id="4162" w:author="PR Preview" w:date="2026-01-01T00:00:00Z">
        <w:r>
          <w:delText xml:space="preserve"> </w:delText>
        </w:r>
      </w:del>
      <w:del w:id="4163" w:author="PR Preview" w:date="2026-01-01T00:00:00Z">
        <w:r>
          <w:delText xml:space="preserve">the</w:delText>
        </w:r>
      </w:del>
      <w:del w:id="4164" w:author="PR Preview" w:date="2026-01-01T00:00:00Z">
        <w:r>
          <w:delText xml:space="preserve"> </w:delText>
        </w:r>
      </w:del>
      <m:oMath>
        <m:r>
          <m:t>z</m:t>
        </m:r>
      </m:oMath>
      <w:del w:id="4165" w:author="PR Preview" w:date="2026-01-01T00:00:00Z">
        <w:r>
          <w:delText xml:space="preserve">-axis has the single nonzero vector</w:delText>
        </w:r>
      </w:del>
      <w:del w:id="41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167" w:author="PR Preview" w:date="2026-01-01T00:00:00Z">
        <w:r>
          <w:delText xml:space="preserve"> </w:delText>
        </w:r>
      </w:del>
      <w:del w:id="4168" w:author="PR Preview" w:date="2026-01-01T00:00:00Z">
        <w:r>
          <w:delText xml:space="preserve">as a basis,</w:delText>
        </w:r>
      </w:del>
      <w:del w:id="4169" w:author="PR Preview" w:date="2026-01-01T00:00:00Z">
        <w:r>
          <w:delText xml:space="preserve"> </w:delText>
        </w:r>
      </w:del>
      <w:del w:id="4170" w:author="PR Preview" w:date="2026-01-01T00:00:00Z">
        <w:r>
          <w:delText xml:space="preserve">and</w:delText>
        </w:r>
      </w:del>
      <w:del w:id="4171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4172" w:author="PR Preview" w:date="2026-01-01T00:00:00Z">
        <w:r>
          <w:delText xml:space="preserve"> </w:delText>
        </w:r>
      </w:del>
      <w:del w:id="4173" w:author="PR Preview" w:date="2026-01-01T00:00:00Z">
        <w:r>
          <w:delText xml:space="preserve">(</w:delText>
        </w:r>
      </w:del>
      <w:hyperlink w:anchor="exm-dimension">
        <w:del w:id="4174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4175" w:author="PR Preview" w:date="2026-01-01T00:00:00Z">
        <w:r>
          <w:delText xml:space="preserve">);</w:delText>
        </w:r>
      </w:del>
    </w:p>
    <w:p>
      <w:pPr>
        <w:numPr>
          <w:ilvl w:val="0"/>
          <w:numId w:val="1023"/>
        </w:numPr>
      </w:pPr>
      <w:del w:id="4176" w:author="PR Preview" w:date="2026-01-01T00:00:00Z">
        <w:r>
          <w:delText xml:space="preserve">the split is unique: if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4177" w:author="PR Preview" w:date="2026-01-01T00:00:00Z">
        <w:r>
          <w:delText xml:space="preserve">then</w:delText>
        </w:r>
      </w:del>
      <w:del w:id="417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x</m:t>
        </m:r>
      </m:oMath>
      <w:del w:id="4179" w:author="PR Preview" w:date="2026-01-01T00:00:00Z">
        <w:r>
          <w:delText xml:space="preserve">,</w:delText>
        </w:r>
      </w:del>
      <w:del w:id="418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y</m:t>
        </m:r>
      </m:oMath>
      <w:del w:id="4181" w:author="PR Preview" w:date="2026-01-01T00:00:00Z">
        <w:r>
          <w:delText xml:space="preserve"> </w:delText>
        </w:r>
      </w:del>
      <w:del w:id="4182" w:author="PR Preview" w:date="2026-01-01T00:00:00Z">
        <w:r>
          <w:delText xml:space="preserve">and</w:delText>
        </w:r>
      </w:del>
      <w:del w:id="418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z</m:t>
        </m:r>
      </m:oMath>
      <w:del w:id="4184" w:author="PR Preview" w:date="2026-01-01T00:00:00Z">
        <w:r>
          <w:delText xml:space="preserve">.</w:delText>
        </w:r>
      </w:del>
    </w:p>
    <w:p>
      <w:pPr>
        <w:pStyle w:val="FirstParagraph"/>
      </w:pPr>
      <w:del w:id="4185" w:author="PR Preview" w:date="2026-01-01T00:00:00Z">
        <w:r>
          <w:delText xml:space="preserve">For the planes</w:delText>
        </w:r>
      </w:del>
      <w:del w:id="4186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4187" w:author="PR Preview" w:date="2026-01-01T00:00:00Z">
        <w:r>
          <w:delText xml:space="preserve"> </w:delText>
        </w:r>
      </w:del>
      <w:del w:id="4188" w:author="PR Preview" w:date="2026-01-01T00:00:00Z">
        <w:r>
          <w:delText xml:space="preserve">and</w:delText>
        </w:r>
      </w:del>
      <w:del w:id="418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4190" w:author="PR Preview" w:date="2026-01-01T00:00:00Z">
        <w:r>
          <w:delText xml:space="preserve"> </w:delText>
        </w:r>
      </w:del>
      <w:del w:id="4191" w:author="PR Preview" w:date="2026-01-01T00:00:00Z">
        <w:r>
          <w:delText xml:space="preserve">in</w:delText>
        </w:r>
      </w:del>
      <w:del w:id="4192" w:author="PR Preview" w:date="2026-01-01T00:00:00Z">
        <w:r>
          <w:delText xml:space="preserve"> </w:delText>
        </w:r>
      </w:del>
      <w:hyperlink w:anchor="exm-not-direct-sum">
        <w:del w:id="4193" w:author="PR Preview" w:date="2026-01-01T00:00:00Z">
          <w:r>
            <w:rPr>
              <w:rStyle w:val="Hyperlink"/>
            </w:rPr>
            <w:delText xml:space="preserve">Example 49</w:delText>
          </w:r>
        </w:del>
      </w:hyperlink>
      <w:del w:id="4194" w:author="PR Preview" w:date="2026-01-01T00:00:00Z">
        <w:r>
          <w:delText xml:space="preserve">,</w:delText>
        </w:r>
      </w:del>
      <w:del w:id="4195" w:author="PR Preview" w:date="2026-01-01T00:00:00Z">
        <w:r>
          <w:delText xml:space="preserve"> </w:delText>
        </w:r>
      </w:del>
      <w:del w:id="4196" w:author="PR Preview" w:date="2026-01-01T00:00:00Z">
        <w:r>
          <w:delText xml:space="preserve">both statements fail: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197" w:author="PR Preview" w:date="2026-01-01T00:00:00Z">
        <w:r>
          <w:delText xml:space="preserve">(</w:delText>
        </w:r>
      </w:del>
      <w:hyperlink w:anchor="exm-dim-sum">
        <w:del w:id="4198" w:author="PR Preview" w:date="2026-01-01T00:00:00Z">
          <w:r>
            <w:rPr>
              <w:rStyle w:val="Hyperlink"/>
            </w:rPr>
            <w:delText xml:space="preserve">Example 45</w:delText>
          </w:r>
        </w:del>
      </w:hyperlink>
      <w:del w:id="4199" w:author="PR Preview" w:date="2026-01-01T00:00:00Z">
        <w:r>
          <w:delText xml:space="preserve">),</w:delText>
        </w:r>
      </w:del>
      <w:del w:id="4200" w:author="PR Preview" w:date="2026-01-01T00:00:00Z">
        <w:r>
          <w:delText xml:space="preserve"> </w:delText>
        </w:r>
      </w:del>
      <w:del w:id="4201" w:author="PR Preview" w:date="2026-01-01T00:00:00Z">
        <w:r>
          <w:delText xml:space="preserve">and</w:delText>
        </w:r>
      </w:del>
      <w:del w:id="420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203" w:author="PR Preview" w:date="2026-01-01T00:00:00Z">
        <w:r>
          <w:delText xml:space="preserve"> </w:delText>
        </w:r>
      </w:del>
      <w:del w:id="4204" w:author="PR Preview" w:date="2026-01-01T00:00:00Z">
        <w:r>
          <w:delText xml:space="preserve">splits in two ways.</w:delText>
        </w:r>
      </w:del>
    </w:p>
    <w:p>
      <w:pPr>
        <w:pStyle w:val="BodyText"/>
      </w:pPr>
      <w:del w:id="4205" w:author="PR Preview" w:date="2026-01-01T00:00:00Z">
        <w:r>
          <w:rPr>
            <w:b/>
            <w:bCs/>
          </w:rPr>
          <w:delText xml:space="preserve">Definition 18 (Projection onto a subspace along a complement)</w:delText>
        </w:r>
      </w:del>
      <w:del w:id="4206" w:author="PR Preview" w:date="2026-01-01T00:00:00Z">
        <w:r>
          <w:delText xml:space="preserve"> </w:delText>
        </w:r>
      </w:del>
      <w:del w:id="4207" w:author="PR Preview" w:date="2026-01-01T00:00:00Z">
        <w:r>
          <w:delText xml:space="preserve">Let</w:delText>
        </w:r>
      </w:del>
      <w:del w:id="420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209" w:author="PR Preview" w:date="2026-01-01T00:00:00Z">
        <w:r>
          <w:delText xml:space="preserve"> </w:delText>
        </w:r>
      </w:del>
      <w:del w:id="4210" w:author="PR Preview" w:date="2026-01-01T00:00:00Z">
        <w:r>
          <w:delText xml:space="preserve">and</w:delText>
        </w:r>
      </w:del>
      <w:del w:id="421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4212" w:author="PR Preview" w:date="2026-01-01T00:00:00Z">
        <w:r>
          <w:delText xml:space="preserve"> </w:delText>
        </w:r>
      </w:del>
      <w:del w:id="4213" w:author="PR Preview" w:date="2026-01-01T00:00:00Z">
        <w:r>
          <w:delText xml:space="preserve">be subspaces of</w:delText>
        </w:r>
      </w:del>
      <w:del w:id="421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215" w:author="PR Preview" w:date="2026-01-01T00:00:00Z">
        <w:r>
          <w:delText xml:space="preserve"> </w:delText>
        </w:r>
      </w:del>
      <w:del w:id="4216" w:author="PR Preview" w:date="2026-01-01T00:00:00Z">
        <w:r>
          <w:delText xml:space="preserve">with</w:delText>
        </w:r>
      </w:del>
      <w:del w:id="421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del w:id="4218" w:author="PR Preview" w:date="2026-01-01T00:00:00Z">
        <w:r>
          <w:delText xml:space="preserve"> </w:delText>
        </w:r>
      </w:del>
      <w:del w:id="4219" w:author="PR Preview" w:date="2026-01-01T00:00:00Z">
        <w:r>
          <w:delText xml:space="preserve">(</w:delText>
        </w:r>
      </w:del>
      <w:hyperlink w:anchor="def-direct-sum">
        <w:del w:id="4220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4221" w:author="PR Preview" w:date="2026-01-01T00:00:00Z">
        <w:r>
          <w:delText xml:space="preserve">),</w:delText>
        </w:r>
      </w:del>
      <w:del w:id="4222" w:author="PR Preview" w:date="2026-01-01T00:00:00Z">
        <w:r>
          <w:delText xml:space="preserve"> </w:delText>
        </w:r>
      </w:del>
      <w:del w:id="4223" w:author="PR Preview" w:date="2026-01-01T00:00:00Z">
        <w:r>
          <w:delText xml:space="preserve">and let</w:delText>
        </w:r>
      </w:del>
      <w:del w:id="422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225" w:author="PR Preview" w:date="2026-01-01T00:00:00Z">
        <w:r>
          <w:delText xml:space="preserve">.</w:delText>
        </w:r>
      </w:del>
      <w:del w:id="4226" w:author="PR Preview" w:date="2026-01-01T00:00:00Z">
        <w:r>
          <w:delText xml:space="preserve"> </w:delText>
        </w:r>
      </w:del>
      <w:del w:id="4227" w:author="PR Preview" w:date="2026-01-01T00:00:00Z">
        <w:r>
          <w:delText xml:space="preserve">By</w:delText>
        </w:r>
      </w:del>
      <w:del w:id="4228" w:author="PR Preview" w:date="2026-01-01T00:00:00Z">
        <w:r>
          <w:delText xml:space="preserve"> </w:delText>
        </w:r>
      </w:del>
      <w:hyperlink w:anchor="thm-direct-sum-equiv">
        <w:del w:id="4229" w:author="PR Preview" w:date="2026-01-01T00:00:00Z">
          <w:r>
            <w:rPr>
              <w:rStyle w:val="Hyperlink"/>
            </w:rPr>
            <w:delText xml:space="preserve">Theorem 27</w:delText>
          </w:r>
        </w:del>
      </w:hyperlink>
      <w:del w:id="4230" w:author="PR Preview" w:date="2026-01-01T00:00:00Z">
        <w:r>
          <w:delText xml:space="preserve">,</w:delText>
        </w:r>
      </w:del>
      <w:del w:id="423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del w:id="4232" w:author="PR Preview" w:date="2026-01-01T00:00:00Z">
        <w:r>
          <w:delText xml:space="preserve"> </w:delText>
        </w:r>
      </w:del>
      <w:del w:id="4233" w:author="PR Preview" w:date="2026-01-01T00:00:00Z">
        <w:r>
          <w:delText xml:space="preserve">for exactly one</w:delText>
        </w:r>
      </w:del>
      <w:del w:id="42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4235" w:author="PR Preview" w:date="2026-01-01T00:00:00Z">
        <w:r>
          <w:delText xml:space="preserve"> </w:delText>
        </w:r>
      </w:del>
      <w:del w:id="4236" w:author="PR Preview" w:date="2026-01-01T00:00:00Z">
        <w:r>
          <w:delText xml:space="preserve">and</w:delText>
        </w:r>
      </w:del>
      <w:del w:id="423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4238" w:author="PR Preview" w:date="2026-01-01T00:00:00Z">
        <w:r>
          <w:delText xml:space="preserve">.</w:delText>
        </w:r>
      </w:del>
      <w:del w:id="4239" w:author="PR Preview" w:date="2026-01-01T00:00:00Z">
        <w:r>
          <w:delText xml:space="preserve"> </w:delText>
        </w:r>
      </w:del>
      <w:del w:id="4240" w:author="PR Preview" w:date="2026-01-01T00:00:00Z">
        <w:r>
          <w:delText xml:space="preserve">The vector</w:delText>
        </w:r>
      </w:del>
      <w:del w:id="42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4242" w:author="PR Preview" w:date="2026-01-01T00:00:00Z">
        <w:r>
          <w:delText xml:space="preserve"> </w:delText>
        </w:r>
      </w:del>
      <w:del w:id="4243" w:author="PR Preview" w:date="2026-01-01T00:00:00Z">
        <w:r>
          <w:delText xml:space="preserve">is the</w:delText>
        </w:r>
      </w:del>
      <w:del w:id="4244" w:author="PR Preview" w:date="2026-01-01T00:00:00Z">
        <w:r>
          <w:delText xml:space="preserve"> </w:delText>
        </w:r>
      </w:del>
      <w:del w:id="4245" w:author="PR Preview" w:date="2026-01-01T00:00:00Z">
        <w:r>
          <w:rPr>
            <w:b/>
            <w:bCs/>
          </w:rPr>
          <w:delText xml:space="preserve">projection</w:delText>
        </w:r>
      </w:del>
      <w:del w:id="4246" w:author="PR Preview" w:date="2026-01-01T00:00:00Z">
        <w:r>
          <w:delText xml:space="preserve"> </w:delText>
        </w:r>
      </w:del>
      <w:del w:id="4247" w:author="PR Preview" w:date="2026-01-01T00:00:00Z">
        <w:r>
          <w:delText xml:space="preserve">of</w:delText>
        </w:r>
      </w:del>
      <w:del w:id="424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4249" w:author="PR Preview" w:date="2026-01-01T00:00:00Z">
        <w:r>
          <w:delText xml:space="preserve"> </w:delText>
        </w:r>
      </w:del>
      <w:del w:id="4250" w:author="PR Preview" w:date="2026-01-01T00:00:00Z">
        <w:r>
          <w:delText xml:space="preserve">onto</w:delText>
        </w:r>
      </w:del>
      <w:del w:id="425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252" w:author="PR Preview" w:date="2026-01-01T00:00:00Z">
        <w:r>
          <w:delText xml:space="preserve"> </w:delText>
        </w:r>
      </w:del>
      <w:del w:id="4253" w:author="PR Preview" w:date="2026-01-01T00:00:00Z">
        <w:r>
          <w:delText xml:space="preserve">along</w:delText>
        </w:r>
      </w:del>
      <w:del w:id="425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4255" w:author="PR Preview" w:date="2026-01-01T00:00:00Z">
        <w:r>
          <w:delText xml:space="preserve"> </w:delText>
        </w:r>
      </w:del>
      <w:del w:id="4256" w:author="PR Preview" w:date="2026-01-01T00:00:00Z">
        <w:r>
          <w:delText xml:space="preserve">(Banerjee and Roy 2014, Definition 6.3, p. 163)</w:delText>
        </w:r>
      </w:del>
      <w:del w:id="4257" w:author="PR Preview" w:date="2026-01-01T00:00:00Z">
        <w:r>
          <w:delText xml:space="preserve">.</w:delText>
        </w:r>
      </w:del>
    </w:p>
    <w:p>
      <w:pPr>
        <w:pStyle w:val="BodyText"/>
      </w:pPr>
      <w:del w:id="4258" w:author="PR Preview" w:date="2026-01-01T00:00:00Z">
        <w:r>
          <w:rPr>
            <w:b/>
            <w:bCs/>
          </w:rPr>
          <w:delText xml:space="preserve">Example 51 (The projection depends on the complement)</w:delText>
        </w:r>
      </w:del>
      <w:del w:id="4259" w:author="PR Preview" w:date="2026-01-01T00:00:00Z">
        <w:r>
          <w:delText xml:space="preserve"> </w:delText>
        </w:r>
      </w:del>
      <w:del w:id="4260" w:author="PR Preview" w:date="2026-01-01T00:00:00Z">
        <w:r>
          <w:delText xml:space="preserve">Let</w:delText>
        </w:r>
      </w:del>
      <w:del w:id="426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262" w:author="PR Preview" w:date="2026-01-01T00:00:00Z">
        <w:r>
          <w:delText xml:space="preserve">, the horizontal axis in</w:delText>
        </w:r>
      </w:del>
      <w:del w:id="426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264" w:author="PR Preview" w:date="2026-01-01T00:00:00Z">
        <w:r>
          <w:delText xml:space="preserve">,</w:delText>
        </w:r>
      </w:del>
      <w:del w:id="4265" w:author="PR Preview" w:date="2026-01-01T00:00:00Z">
        <w:r>
          <w:delText xml:space="preserve"> </w:delText>
        </w:r>
      </w:del>
      <w:del w:id="4266" w:author="PR Preview" w:date="2026-01-01T00:00:00Z">
        <w:r>
          <w:delText xml:space="preserve">and let</w:delText>
        </w:r>
      </w:del>
      <w:del w:id="426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26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4"/>
        </w:numPr>
      </w:pPr>
      <w:del w:id="4269" w:author="PR Preview" w:date="2026-01-01T00:00:00Z">
        <w:r>
          <w:rPr>
            <w:b/>
            <w:bCs/>
          </w:rPr>
          <w:delText xml:space="preserve">Along</w:delText>
        </w:r>
      </w:del>
      <w:del w:id="4270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271" w:author="PR Preview" w:date="2026-01-01T00:00:00Z">
        <w:r>
          <w:rPr>
            <w:b/>
            <w:bCs/>
          </w:rPr>
          <w:delText xml:space="preserve">:</w:delText>
        </w:r>
      </w:del>
      <w:del w:id="42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273" w:author="PR Preview" w:date="2026-01-01T00:00:00Z">
        <w:r>
          <w:delText xml:space="preserve">,</w:delText>
        </w:r>
      </w:del>
      <w:del w:id="4274" w:author="PR Preview" w:date="2026-01-01T00:00:00Z">
        <w:r>
          <w:delText xml:space="preserve"> </w:delText>
        </w:r>
      </w:del>
      <w:del w:id="4275" w:author="PR Preview" w:date="2026-01-01T00:00:00Z">
        <w:r>
          <w:delText xml:space="preserve">with</w:delText>
        </w:r>
      </w:del>
      <w:del w:id="42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4277" w:author="PR Preview" w:date="2026-01-01T00:00:00Z">
        <w:r>
          <w:delText xml:space="preserve"> </w:delText>
        </w:r>
      </w:del>
      <w:del w:id="4278" w:author="PR Preview" w:date="2026-01-01T00:00:00Z">
        <w:r>
          <w:delText xml:space="preserve">and</w:delText>
        </w:r>
      </w:del>
      <w:del w:id="427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del w:id="4280" w:author="PR Preview" w:date="2026-01-01T00:00:00Z">
        <w:r>
          <w:delText xml:space="preserve">,</w:delText>
        </w:r>
      </w:del>
      <w:del w:id="4281" w:author="PR Preview" w:date="2026-01-01T00:00:00Z">
        <w:r>
          <w:delText xml:space="preserve"> </w:delText>
        </w:r>
      </w:del>
      <w:del w:id="4282" w:author="PR Preview" w:date="2026-01-01T00:00:00Z">
        <w:r>
          <w:delText xml:space="preserve">so the projection of</w:delText>
        </w:r>
      </w:del>
      <w:del w:id="42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284" w:author="PR Preview" w:date="2026-01-01T00:00:00Z">
        <w:r>
          <w:delText xml:space="preserve"> </w:delText>
        </w:r>
      </w:del>
      <w:del w:id="4285" w:author="PR Preview" w:date="2026-01-01T00:00:00Z">
        <w:r>
          <w:delText xml:space="preserve">onto</w:delText>
        </w:r>
      </w:del>
      <w:del w:id="428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287" w:author="PR Preview" w:date="2026-01-01T00:00:00Z">
        <w:r>
          <w:delText xml:space="preserve"> </w:delText>
        </w:r>
      </w:del>
      <w:del w:id="4288" w:author="PR Preview" w:date="2026-01-01T00:00:00Z">
        <w:r>
          <w:delText xml:space="preserve">along</w:delText>
        </w:r>
      </w:del>
      <w:del w:id="42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del w:id="4290" w:author="PR Preview" w:date="2026-01-01T00:00:00Z">
        <w:r>
          <w:delText xml:space="preserve"> </w:delText>
        </w:r>
      </w:del>
      <w:del w:id="4291" w:author="PR Preview" w:date="2026-01-01T00:00:00Z">
        <w:r>
          <w:delText xml:space="preserve">is</w:delText>
        </w:r>
      </w:del>
      <w:del w:id="42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29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4"/>
        </w:numPr>
      </w:pPr>
      <w:del w:id="4294" w:author="PR Preview" w:date="2026-01-01T00:00:00Z">
        <w:r>
          <w:rPr>
            <w:b/>
            <w:bCs/>
          </w:rPr>
          <w:delText xml:space="preserve">Along</w:delText>
        </w:r>
      </w:del>
      <w:del w:id="4295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296" w:author="PR Preview" w:date="2026-01-01T00:00:00Z">
        <w:r>
          <w:rPr>
            <w:b/>
            <w:bCs/>
          </w:rPr>
          <w:delText xml:space="preserve">:</w:delText>
        </w:r>
      </w:del>
      <w:del w:id="42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298" w:author="PR Preview" w:date="2026-01-01T00:00:00Z">
        <w:r>
          <w:delText xml:space="preserve">,</w:delText>
        </w:r>
      </w:del>
      <w:del w:id="4299" w:author="PR Preview" w:date="2026-01-01T00:00:00Z">
        <w:r>
          <w:delText xml:space="preserve"> </w:delText>
        </w:r>
      </w:del>
      <w:del w:id="4300" w:author="PR Preview" w:date="2026-01-01T00:00:00Z">
        <w:r>
          <w:delText xml:space="preserve">with</w:delText>
        </w:r>
      </w:del>
      <w:del w:id="43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4302" w:author="PR Preview" w:date="2026-01-01T00:00:00Z">
        <w:r>
          <w:delText xml:space="preserve"> </w:delText>
        </w:r>
      </w:del>
      <w:del w:id="4303" w:author="PR Preview" w:date="2026-01-01T00:00:00Z">
        <w:r>
          <w:delText xml:space="preserve">and</w:delText>
        </w:r>
      </w:del>
      <w:del w:id="43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del w:id="4305" w:author="PR Preview" w:date="2026-01-01T00:00:00Z">
        <w:r>
          <w:delText xml:space="preserve">,</w:delText>
        </w:r>
      </w:del>
      <w:del w:id="4306" w:author="PR Preview" w:date="2026-01-01T00:00:00Z">
        <w:r>
          <w:delText xml:space="preserve"> </w:delText>
        </w:r>
      </w:del>
      <w:del w:id="4307" w:author="PR Preview" w:date="2026-01-01T00:00:00Z">
        <w:r>
          <w:delText xml:space="preserve">so the projection of</w:delText>
        </w:r>
      </w:del>
      <w:del w:id="43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309" w:author="PR Preview" w:date="2026-01-01T00:00:00Z">
        <w:r>
          <w:delText xml:space="preserve"> </w:delText>
        </w:r>
      </w:del>
      <w:del w:id="4310" w:author="PR Preview" w:date="2026-01-01T00:00:00Z">
        <w:r>
          <w:delText xml:space="preserve">onto</w:delText>
        </w:r>
      </w:del>
      <w:del w:id="431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312" w:author="PR Preview" w:date="2026-01-01T00:00:00Z">
        <w:r>
          <w:delText xml:space="preserve"> </w:delText>
        </w:r>
      </w:del>
      <w:del w:id="4313" w:author="PR Preview" w:date="2026-01-01T00:00:00Z">
        <w:r>
          <w:delText xml:space="preserve">along</w:delText>
        </w:r>
      </w:del>
      <w:del w:id="43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del w:id="4315" w:author="PR Preview" w:date="2026-01-01T00:00:00Z">
        <w:r>
          <w:delText xml:space="preserve"> </w:delText>
        </w:r>
      </w:del>
      <w:del w:id="4316" w:author="PR Preview" w:date="2026-01-01T00:00:00Z">
        <w:r>
          <w:delText xml:space="preserve">is</w:delText>
        </w:r>
      </w:del>
      <w:del w:id="431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318" w:author="PR Preview" w:date="2026-01-01T00:00:00Z">
        <w:r>
          <w:delText xml:space="preserve">.</w:delText>
        </w:r>
      </w:del>
    </w:p>
    <w:p>
      <w:pPr>
        <w:pStyle w:val="FirstParagraph"/>
      </w:pPr>
      <w:del w:id="4319" w:author="PR Preview" w:date="2026-01-01T00:00:00Z">
        <w:r>
          <w:delText xml:space="preserve">Each of</w:delText>
        </w:r>
      </w:del>
      <w:del w:id="43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del w:id="4321" w:author="PR Preview" w:date="2026-01-01T00:00:00Z">
        <w:r>
          <w:delText xml:space="preserve"> </w:delText>
        </w:r>
      </w:del>
      <w:del w:id="4322" w:author="PR Preview" w:date="2026-01-01T00:00:00Z">
        <w:r>
          <w:delText xml:space="preserve">and</w:delText>
        </w:r>
      </w:del>
      <w:del w:id="43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del w:id="4324" w:author="PR Preview" w:date="2026-01-01T00:00:00Z">
        <w:r>
          <w:delText xml:space="preserve"> </w:delText>
        </w:r>
      </w:del>
      <w:del w:id="4325" w:author="PR Preview" w:date="2026-01-01T00:00:00Z">
        <w:r>
          <w:delText xml:space="preserve">is a line that meets</w:delText>
        </w:r>
      </w:del>
      <w:del w:id="432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327" w:author="PR Preview" w:date="2026-01-01T00:00:00Z">
        <w:r>
          <w:delText xml:space="preserve"> </w:delText>
        </w:r>
      </w:del>
      <w:del w:id="4328" w:author="PR Preview" w:date="2026-01-01T00:00:00Z">
        <w:r>
          <w:delText xml:space="preserve">only at</w:delText>
        </w:r>
      </w:del>
      <w:del w:id="43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4330" w:author="PR Preview" w:date="2026-01-01T00:00:00Z">
        <w:r>
          <w:delText xml:space="preserve">,</w:delText>
        </w:r>
      </w:del>
      <w:del w:id="4331" w:author="PR Preview" w:date="2026-01-01T00:00:00Z">
        <w:r>
          <w:delText xml:space="preserve"> </w:delText>
        </w:r>
      </w:del>
      <w:del w:id="4332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del w:id="4333" w:author="PR Preview" w:date="2026-01-01T00:00:00Z">
        <w:r>
          <w:delText xml:space="preserve">(</w:delText>
        </w:r>
      </w:del>
      <w:hyperlink w:anchor="def-direct-sum">
        <w:del w:id="4334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4335" w:author="PR Preview" w:date="2026-01-01T00:00:00Z">
        <w:r>
          <w:delText xml:space="preserve">,</w:delText>
        </w:r>
      </w:del>
      <w:del w:id="4336" w:author="PR Preview" w:date="2026-01-01T00:00:00Z">
        <w:r>
          <w:delText xml:space="preserve"> </w:delText>
        </w:r>
      </w:del>
      <w:hyperlink w:anchor="thm-direct-sum-equiv">
        <w:del w:id="4337" w:author="PR Preview" w:date="2026-01-01T00:00:00Z">
          <w:r>
            <w:rPr>
              <w:rStyle w:val="Hyperlink"/>
            </w:rPr>
            <w:delText xml:space="preserve">Theorem 27</w:delText>
          </w:r>
        </w:del>
      </w:hyperlink>
      <w:del w:id="4338" w:author="PR Preview" w:date="2026-01-01T00:00:00Z">
        <w:r>
          <w:delText xml:space="preserve">).</w:delText>
        </w:r>
      </w:del>
      <w:del w:id="4339" w:author="PR Preview" w:date="2026-01-01T00:00:00Z">
        <w:r>
          <w:delText xml:space="preserve"> </w:delText>
        </w:r>
      </w:del>
      <w:del w:id="4340" w:author="PR Preview" w:date="2026-01-01T00:00:00Z">
        <w:r>
          <w:delText xml:space="preserve">The same vector has a different projection onto the same subspace</w:delText>
        </w:r>
      </w:del>
      <w:del w:id="4341" w:author="PR Preview" w:date="2026-01-01T00:00:00Z">
        <w:r>
          <w:delText xml:space="preserve"> </w:delText>
        </w:r>
      </w:del>
      <w:del w:id="4342" w:author="PR Preview" w:date="2026-01-01T00:00:00Z">
        <w:r>
          <w:delText xml:space="preserve">when the complement changes.</w:delText>
        </w:r>
      </w:del>
    </w:p>
    <w:p>
      <w:pPr>
        <w:pStyle w:val="Heading2"/>
      </w:pPr>
      <w:del w:id="4343" w:author="PR Preview" w:date="2026-01-01T00:00:00Z">
        <w:r>
          <w:delText xml:space="preserve">6 Orthogonal complements</w:delText>
        </w:r>
      </w:del>
    </w:p>
    <w:p>
      <w:pPr>
        <w:pStyle w:val="FirstParagraph"/>
      </w:pPr>
      <w:del w:id="4344" w:author="PR Preview" w:date="2026-01-01T00:00:00Z">
        <w:r>
          <w:rPr>
            <w:b/>
            <w:bCs/>
          </w:rPr>
          <w:delText xml:space="preserve">Theorem 28 (The dot product is linear in each slot)</w:delText>
        </w:r>
      </w:del>
      <w:del w:id="4345" w:author="PR Preview" w:date="2026-01-01T00:00:00Z">
        <w:r>
          <w:delText xml:space="preserve"> </w:delText>
        </w:r>
      </w:del>
      <w:del w:id="4346" w:author="PR Preview" w:date="2026-01-01T00:00:00Z">
        <w:r>
          <w:delText xml:space="preserve">For vectors</w:delText>
        </w:r>
      </w:del>
      <w:del w:id="434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348" w:author="PR Preview" w:date="2026-01-01T00:00:00Z">
        <w:r>
          <w:delText xml:space="preserve"> </w:delText>
        </w:r>
      </w:del>
      <w:del w:id="4349" w:author="PR Preview" w:date="2026-01-01T00:00:00Z">
        <w:r>
          <w:delText xml:space="preserve">and numbers</w:delText>
        </w:r>
      </w:del>
      <w:del w:id="435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</m:oMath>
      <w:del w:id="435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4352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353" w:author="PR Preview" w:date="2026-01-01T00:00:00Z">
        <w:r>
          <w:rPr>
            <w:i/>
            <w:iCs/>
          </w:rPr>
          <w:delText xml:space="preserve">Proof</w:delText>
        </w:r>
      </w:del>
      <w:del w:id="4354" w:author="PR Preview" w:date="2026-01-01T00:00:00Z">
        <w:r>
          <w:delText xml:space="preserve">. </w:delText>
        </w:r>
      </w:del>
      <w:del w:id="4355" w:author="PR Preview" w:date="2026-01-01T00:00:00Z">
        <w:r>
          <w:rPr>
            <w:b/>
            <w:bCs/>
          </w:rPr>
          <w:delText xml:space="preserve">Second slot.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356" w:author="PR Preview" w:date="2026-01-01T00:00:00Z">
        <w:r>
          <w:rPr>
            <w:b/>
            <w:bCs/>
          </w:rPr>
          <w:delText xml:space="preserve">First slot.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del w:id="4357" w:author="PR Preview" w:date="2026-01-01T00:00:00Z">
        <w:r>
          <w:delText xml:space="preserve">Two special cases are used often.</w:delText>
        </w:r>
      </w:del>
      <w:del w:id="4358" w:author="PR Preview" w:date="2026-01-01T00:00:00Z">
        <w:r>
          <w:delText xml:space="preserve"> </w:delText>
        </w:r>
      </w:del>
      <w:del w:id="4359" w:author="PR Preview" w:date="2026-01-01T00:00:00Z">
        <w:r>
          <w:delText xml:space="preserve">With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360" w:author="PR Preview" w:date="2026-01-01T00:00:00Z">
        <w:r>
          <w:delText xml:space="preserve">and</w:delText>
        </w:r>
      </w:del>
      <w:del w:id="4361" w:author="PR Preview" w:date="2026-01-01T00:00:00Z">
        <w:r>
          <w:delText xml:space="preserve"> </w:delText>
        </w:r>
      </w:del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del w:id="4362" w:author="PR Preview" w:date="2026-01-01T00:00:00Z">
        <w:r>
          <w:delText xml:space="preserve">,</w:delText>
        </w:r>
      </w:del>
      <w:del w:id="4363" w:author="PR Preview" w:date="2026-01-01T00:00:00Z">
        <w:r>
          <w:delText xml:space="preserve"> </w:delText>
        </w:r>
      </w:del>
      <w:del w:id="4364" w:author="PR Preview" w:date="2026-01-01T00:00:00Z">
        <w:r>
          <w:delText xml:space="preserve">the theorem gives</w:delText>
        </w:r>
      </w:del>
      <w:del w:id="436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del w:id="4366" w:author="PR Preview" w:date="2026-01-01T00:00:00Z">
        <w:r>
          <w:delText xml:space="preserve">.</w:delText>
        </w:r>
      </w:del>
      <w:del w:id="4367" w:author="PR Preview" w:date="2026-01-01T00:00:00Z">
        <w:r>
          <w:delText xml:space="preserve"> </w:delText>
        </w:r>
      </w:del>
      <w:del w:id="4368" w:author="PR Preview" w:date="2026-01-01T00:00:00Z">
        <w:r>
          <w:delText xml:space="preserve">With</w:delText>
        </w:r>
      </w:del>
      <w:del w:id="436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del w:id="4370" w:author="PR Preview" w:date="2026-01-01T00:00:00Z">
        <w:r>
          <w:delText xml:space="preserve"> </w:delText>
        </w:r>
      </w:del>
      <w:del w:id="4371" w:author="PR Preview" w:date="2026-01-01T00:00:00Z">
        <w:r>
          <w:delText xml:space="preserve">and</w:delText>
        </w:r>
      </w:del>
      <w:del w:id="437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4373" w:author="PR Preview" w:date="2026-01-01T00:00:00Z">
        <w:r>
          <w:delText xml:space="preserve">, and</w:delText>
        </w:r>
      </w:del>
      <w:del w:id="4374" w:author="PR Preview" w:date="2026-01-01T00:00:00Z">
        <w:r>
          <w:delText xml:space="preserve"> </w:delText>
        </w:r>
      </w:del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del w:id="4375" w:author="PR Preview" w:date="2026-01-01T00:00:00Z">
        <w:r>
          <w:delText xml:space="preserve">,</w:delText>
        </w:r>
      </w:del>
      <w:del w:id="4376" w:author="PR Preview" w:date="2026-01-01T00:00:00Z">
        <w:r>
          <w:delText xml:space="preserve"> </w:delText>
        </w:r>
      </w:del>
      <w:del w:id="4377" w:author="PR Preview" w:date="2026-01-01T00:00:00Z">
        <w:r>
          <w:delText xml:space="preserve">it gives</w:delText>
        </w:r>
      </w:del>
      <w:del w:id="437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del w:id="4379" w:author="PR Preview" w:date="2026-01-01T00:00:00Z">
        <w:r>
          <w:delText xml:space="preserve">,</w:delText>
        </w:r>
      </w:del>
      <w:del w:id="4380" w:author="PR Preview" w:date="2026-01-01T00:00:00Z">
        <w:r>
          <w:delText xml:space="preserve"> </w:delText>
        </w:r>
      </w:del>
      <w:del w:id="4381" w:author="PR Preview" w:date="2026-01-01T00:00:00Z">
        <w:r>
          <w:delText xml:space="preserve">and likewise in the first slot.</w:delText>
        </w:r>
      </w:del>
    </w:p>
    <w:p>
      <w:pPr>
        <w:pStyle w:val="BodyText"/>
      </w:pPr>
      <w:del w:id="4382" w:author="PR Preview" w:date="2026-01-01T00:00:00Z">
        <w:r>
          <w:rPr>
            <w:b/>
            <w:bCs/>
          </w:rPr>
          <w:delText xml:space="preserve">Example 52 (Splitting a dot product)</w:delText>
        </w:r>
      </w:del>
      <w:del w:id="4383" w:author="PR Preview" w:date="2026-01-01T00:00:00Z">
        <w:r>
          <w:delText xml:space="preserve"> </w:delText>
        </w:r>
      </w:del>
      <w:del w:id="4384" w:author="PR Preview" w:date="2026-01-01T00:00:00Z">
        <w:r>
          <w:delText xml:space="preserve">Let</w:delText>
        </w:r>
      </w:del>
      <w:del w:id="438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386" w:author="PR Preview" w:date="2026-01-01T00:00:00Z">
        <w:r>
          <w:delText xml:space="preserve">,</w:delText>
        </w:r>
      </w:del>
      <w:del w:id="438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388" w:author="PR Preview" w:date="2026-01-01T00:00:00Z">
        <w:r>
          <w:delText xml:space="preserve">,</w:delText>
        </w:r>
      </w:del>
      <w:del w:id="438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390" w:author="PR Preview" w:date="2026-01-01T00:00:00Z">
        <w:r>
          <w:delText xml:space="preserve">,</w:delText>
        </w:r>
      </w:del>
      <w:del w:id="439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4392" w:author="PR Preview" w:date="2026-01-01T00:00:00Z">
        <w:r>
          <w:delText xml:space="preserve"> </w:delText>
        </w:r>
      </w:del>
      <w:del w:id="4393" w:author="PR Preview" w:date="2026-01-01T00:00:00Z">
        <w:r>
          <w:delText xml:space="preserve">and</w:delText>
        </w:r>
      </w:del>
      <w:del w:id="439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395" w:author="PR Preview" w:date="2026-01-01T00:00:00Z">
        <w:r>
          <w:delText xml:space="preserve">.</w:delText>
        </w:r>
      </w:del>
      <w:del w:id="4396" w:author="PR Preview" w:date="2026-01-01T00:00:00Z">
        <w:r>
          <w:delText xml:space="preserve"> </w:delText>
        </w:r>
      </w:del>
      <w:del w:id="4397" w:author="PR Preview" w:date="2026-01-01T00:00:00Z">
        <w:r>
          <w:delText xml:space="preserve">Directly,</w:delText>
        </w:r>
      </w:del>
      <w:del w:id="4398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4399" w:author="PR Preview" w:date="2026-01-01T00:00:00Z">
        <w:r>
          <w:delText xml:space="preserve"> </w:delText>
        </w:r>
      </w:del>
      <w:del w:id="4400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401" w:author="PR Preview" w:date="2026-01-01T00:00:00Z">
        <w:r>
          <w:delText xml:space="preserve">By</w:delText>
        </w:r>
      </w:del>
      <w:del w:id="4402" w:author="PR Preview" w:date="2026-01-01T00:00:00Z">
        <w:r>
          <w:delText xml:space="preserve"> </w:delText>
        </w:r>
      </w:del>
      <w:hyperlink w:anchor="thm-dot-linear">
        <w:del w:id="4403" w:author="PR Preview" w:date="2026-01-01T00:00:00Z">
          <w:r>
            <w:rPr>
              <w:rStyle w:val="Hyperlink"/>
            </w:rPr>
            <w:delText xml:space="preserve">Theorem 28</w:delText>
          </w:r>
        </w:del>
      </w:hyperlink>
      <w:del w:id="4404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405" w:author="PR Preview" w:date="2026-01-01T00:00:00Z">
        <w:r>
          <w:delText xml:space="preserve">the same number.</w:delText>
        </w:r>
      </w:del>
    </w:p>
    <w:p>
      <w:pPr>
        <w:pStyle w:val="BodyText"/>
      </w:pPr>
      <w:del w:id="4406" w:author="PR Preview" w:date="2026-01-01T00:00:00Z">
        <w:r>
          <w:rPr>
            <w:b/>
            <w:bCs/>
          </w:rPr>
          <w:delText xml:space="preserve">Definition 19 (Orthogonal complement)</w:delText>
        </w:r>
      </w:del>
      <w:del w:id="4407" w:author="PR Preview" w:date="2026-01-01T00:00:00Z">
        <w:r>
          <w:delText xml:space="preserve"> </w:delText>
        </w:r>
      </w:del>
      <w:del w:id="4408" w:author="PR Preview" w:date="2026-01-01T00:00:00Z">
        <w:r>
          <w:delText xml:space="preserve">The</w:delText>
        </w:r>
      </w:del>
      <w:del w:id="4409" w:author="PR Preview" w:date="2026-01-01T00:00:00Z">
        <w:r>
          <w:delText xml:space="preserve"> </w:delText>
        </w:r>
      </w:del>
      <w:del w:id="4410" w:author="PR Preview" w:date="2026-01-01T00:00:00Z">
        <w:r>
          <w:rPr>
            <w:b/>
            <w:bCs/>
          </w:rPr>
          <w:delText xml:space="preserve">orthogonal complement</w:delText>
        </w:r>
      </w:del>
      <w:del w:id="4411" w:author="PR Preview" w:date="2026-01-01T00:00:00Z">
        <w:r>
          <w:delText xml:space="preserve"> </w:delText>
        </w:r>
      </w:del>
      <w:del w:id="4412" w:author="PR Preview" w:date="2026-01-01T00:00:00Z">
        <w:r>
          <w:delText xml:space="preserve">of a set</w:delText>
        </w:r>
      </w:del>
      <w:del w:id="44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4414" w:author="PR Preview" w:date="2026-01-01T00:00:00Z">
        <w:r>
          <w:delText xml:space="preserve"> </w:delText>
        </w:r>
      </w:del>
      <w:del w:id="4415" w:author="PR Preview" w:date="2026-01-01T00:00:00Z">
        <w:r>
          <w:delText xml:space="preserve">of vectors in</w:delText>
        </w:r>
      </w:del>
      <w:del w:id="441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417" w:author="PR Preview" w:date="2026-01-01T00:00:00Z">
        <w:r>
          <w:delText xml:space="preserve"> </w:delText>
        </w:r>
      </w:del>
      <w:del w:id="4418" w:author="PR Preview" w:date="2026-01-01T00:00:00Z">
        <w:r>
          <w:delText xml:space="preserve">is the set of vectors orthogonal (</w:delText>
        </w:r>
      </w:del>
      <w:hyperlink r:id="rId13">
        <w:del w:id="4419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4420" w:author="PR Preview" w:date="2026-01-01T00:00:00Z">
        <w:r>
          <w:delText xml:space="preserve">)</w:delText>
        </w:r>
      </w:del>
      <w:del w:id="4421" w:author="PR Preview" w:date="2026-01-01T00:00:00Z">
        <w:r>
          <w:delText xml:space="preserve"> </w:delText>
        </w:r>
      </w:del>
      <w:del w:id="4422" w:author="PR Preview" w:date="2026-01-01T00:00:00Z">
        <w:r>
          <w:delText xml:space="preserve">to every vector of</w:delText>
        </w:r>
      </w:del>
      <w:del w:id="442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442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425" w:author="PR Preview" w:date="2026-01-01T00:00:00Z">
        <w:r>
          <w:delText xml:space="preserve"> </w:delText>
        </w:r>
      </w:del>
      <w:del w:id="4426" w:author="PR Preview" w:date="2026-01-01T00:00:00Z">
        <w:r>
          <w:delText xml:space="preserve">is read</w:delText>
        </w:r>
      </w:del>
      <w:del w:id="4427" w:author="PR Preview" w:date="2026-01-01T00:00:00Z">
        <w:r>
          <w:delText xml:space="preserve"> </w:delText>
        </w:r>
      </w:del>
      <w:del w:id="4428" w:author="PR Preview" w:date="2026-01-01T00:00:00Z">
        <w:r>
          <w:delText xml:space="preserve">“</w:delText>
        </w:r>
      </w:del>
      <m:oMath>
        <m:r>
          <m:rPr>
            <m:scr m:val="script"/>
            <m:sty m:val="p"/>
          </m:rPr>
          <m:t>X</m:t>
        </m:r>
      </m:oMath>
      <w:del w:id="4429" w:author="PR Preview" w:date="2026-01-01T00:00:00Z">
        <w:r>
          <w:delText xml:space="preserve"> </w:delText>
        </w:r>
      </w:del>
      <w:del w:id="4430" w:author="PR Preview" w:date="2026-01-01T00:00:00Z">
        <w:r>
          <w:delText xml:space="preserve">perp”</w:delText>
        </w:r>
      </w:del>
      <w:del w:id="4431" w:author="PR Preview" w:date="2026-01-01T00:00:00Z">
        <w:r>
          <w:delText xml:space="preserve">.</w:delText>
        </w:r>
      </w:del>
      <w:del w:id="443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4433" w:author="PR Preview" w:date="2026-01-01T00:00:00Z">
        <w:r>
          <w:delText xml:space="preserve"> </w:delText>
        </w:r>
      </w:del>
      <w:del w:id="4434" w:author="PR Preview" w:date="2026-01-01T00:00:00Z">
        <w:r>
          <w:delText xml:space="preserve">need not be a subspace.</w:delText>
        </w:r>
      </w:del>
    </w:p>
    <w:p>
      <w:pPr>
        <w:pStyle w:val="BodyText"/>
      </w:pPr>
      <w:del w:id="4435" w:author="PR Preview" w:date="2026-01-01T00:00:00Z">
        <w:r>
          <w:rPr>
            <w:b/>
            <w:bCs/>
          </w:rPr>
          <w:delText xml:space="preserve">Example 53 (Orthogonal complements in</w:delText>
        </w:r>
      </w:del>
      <w:del w:id="4436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437" w:author="PR Preview" w:date="2026-01-01T00:00:00Z">
        <w:r>
          <w:rPr>
            <w:b/>
            <w:bCs/>
          </w:rPr>
          <w:delText xml:space="preserve">)</w:delText>
        </w:r>
      </w:del>
      <w:del w:id="4438" w:author="PR Preview" w:date="2026-01-01T00:00:00Z">
        <w:r>
          <w:delText xml:space="preserve"> </w:delText>
        </w:r>
      </w:del>
      <w:del w:id="4439" w:author="PR Preview" w:date="2026-01-01T00:00:00Z">
        <w:r>
          <w:delText xml:space="preserve"> </w:delText>
        </w:r>
      </w:del>
    </w:p>
    <w:p>
      <w:pPr>
        <w:numPr>
          <w:ilvl w:val="0"/>
          <w:numId w:val="1025"/>
        </w:numPr>
      </w:pPr>
      <w:del w:id="4440" w:author="PR Preview" w:date="2026-01-01T00:00:00Z">
        <w:r>
          <w:rPr>
            <w:b/>
            <w:bCs/>
          </w:rPr>
          <w:delText xml:space="preserve">A plane.</w:delText>
        </w:r>
      </w:del>
      <w:del w:id="4441" w:author="PR Preview" w:date="2026-01-01T00:00:00Z">
        <w:r>
          <w:delText xml:space="preserve"> </w:delText>
        </w:r>
      </w:del>
      <w:del w:id="4442" w:author="PR Preview" w:date="2026-01-01T00:00:00Z">
        <w:r>
          <w:delText xml:space="preserve">Let</w:delText>
        </w:r>
      </w:del>
      <w:del w:id="444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4444" w:author="PR Preview" w:date="2026-01-01T00:00:00Z">
        <w:r>
          <w:delText xml:space="preserve">, the plane</w:delText>
        </w:r>
      </w:del>
      <w:del w:id="4445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4446" w:author="PR Preview" w:date="2026-01-01T00:00:00Z">
        <w:r>
          <w:delText xml:space="preserve">.</w:delText>
        </w:r>
      </w:del>
      <w:del w:id="4447" w:author="PR Preview" w:date="2026-01-01T00:00:00Z">
        <w:r>
          <w:delText xml:space="preserve"> </w:delText>
        </w:r>
      </w:del>
      <w:del w:id="4448" w:author="PR Preview" w:date="2026-01-01T00:00:00Z">
        <w:r>
          <w:delText xml:space="preserve">A vector</w:delText>
        </w:r>
      </w:del>
      <w:del w:id="444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4450" w:author="PR Preview" w:date="2026-01-01T00:00:00Z">
        <w:r>
          <w:delText xml:space="preserve"> </w:delText>
        </w:r>
      </w:del>
      <w:del w:id="4451" w:author="PR Preview" w:date="2026-01-01T00:00:00Z">
        <w:r>
          <w:delText xml:space="preserve">is in</w:delText>
        </w:r>
      </w:del>
      <w:del w:id="4452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453" w:author="PR Preview" w:date="2026-01-01T00:00:00Z">
        <w:r>
          <w:delText xml:space="preserve"> </w:delText>
        </w:r>
      </w:del>
      <w:del w:id="4454" w:author="PR Preview" w:date="2026-01-01T00:00:00Z">
        <w:r>
          <w:delText xml:space="preserve">when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del w:id="4455" w:author="PR Preview" w:date="2026-01-01T00:00:00Z">
        <w:r>
          <w:delText xml:space="preserve">for all</w:delText>
        </w:r>
      </w:del>
      <w:del w:id="4456" w:author="PR Preview" w:date="2026-01-01T00:00:00Z">
        <w:r>
          <w:delText xml:space="preserve"> </w:delText>
        </w:r>
      </w:del>
      <m:oMath>
        <m:r>
          <m:t>a</m:t>
        </m:r>
      </m:oMath>
      <w:del w:id="4457" w:author="PR Preview" w:date="2026-01-01T00:00:00Z">
        <w:r>
          <w:delText xml:space="preserve"> </w:delText>
        </w:r>
      </w:del>
      <w:del w:id="4458" w:author="PR Preview" w:date="2026-01-01T00:00:00Z">
        <w:r>
          <w:delText xml:space="preserve">and</w:delText>
        </w:r>
      </w:del>
      <w:del w:id="4459" w:author="PR Preview" w:date="2026-01-01T00:00:00Z">
        <w:r>
          <w:delText xml:space="preserve"> </w:delText>
        </w:r>
      </w:del>
      <m:oMath>
        <m:r>
          <m:t>b</m:t>
        </m:r>
      </m:oMath>
      <w:del w:id="4460" w:author="PR Preview" w:date="2026-01-01T00:00:00Z">
        <w:r>
          <w:delText xml:space="preserve">.</w:delText>
        </w:r>
      </w:del>
      <w:del w:id="4461" w:author="PR Preview" w:date="2026-01-01T00:00:00Z">
        <w:r>
          <w:delText xml:space="preserve"> </w:delText>
        </w:r>
      </w:del>
      <w:del w:id="4462" w:author="PR Preview" w:date="2026-01-01T00:00:00Z">
        <w:r>
          <w:delText xml:space="preserve">Taking</w:delText>
        </w:r>
      </w:del>
      <w:del w:id="446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464" w:author="PR Preview" w:date="2026-01-01T00:00:00Z">
        <w:r>
          <w:delText xml:space="preserve"> </w:delText>
        </w:r>
      </w:del>
      <w:del w:id="4465" w:author="PR Preview" w:date="2026-01-01T00:00:00Z">
        <w:r>
          <w:delText xml:space="preserve">forces</w:delText>
        </w:r>
      </w:del>
      <w:del w:id="4466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4467" w:author="PR Preview" w:date="2026-01-01T00:00:00Z">
        <w:r>
          <w:delText xml:space="preserve">,</w:delText>
        </w:r>
      </w:del>
      <w:del w:id="4468" w:author="PR Preview" w:date="2026-01-01T00:00:00Z">
        <w:r>
          <w:delText xml:space="preserve"> </w:delText>
        </w:r>
      </w:del>
      <w:del w:id="4469" w:author="PR Preview" w:date="2026-01-01T00:00:00Z">
        <w:r>
          <w:delText xml:space="preserve">and taking</w:delText>
        </w:r>
      </w:del>
      <w:del w:id="447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471" w:author="PR Preview" w:date="2026-01-01T00:00:00Z">
        <w:r>
          <w:delText xml:space="preserve"> </w:delText>
        </w:r>
      </w:del>
      <w:del w:id="4472" w:author="PR Preview" w:date="2026-01-01T00:00:00Z">
        <w:r>
          <w:delText xml:space="preserve">forces</w:delText>
        </w:r>
      </w:del>
      <w:del w:id="4473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4474" w:author="PR Preview" w:date="2026-01-01T00:00:00Z">
        <w:r>
          <w:delText xml:space="preserve">;</w:delText>
        </w:r>
      </w:del>
      <w:del w:id="4475" w:author="PR Preview" w:date="2026-01-01T00:00:00Z">
        <w:r>
          <w:delText xml:space="preserve"> </w:delText>
        </w:r>
      </w:del>
      <w:del w:id="4476" w:author="PR Preview" w:date="2026-01-01T00:00:00Z">
        <w:r>
          <w:delText xml:space="preserve">conversely, if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4477" w:author="PR Preview" w:date="2026-01-01T00:00:00Z">
        <w:r>
          <w:delText xml:space="preserve">then</w:delText>
        </w:r>
      </w:del>
      <w:del w:id="4478" w:author="PR Preview" w:date="2026-01-01T00:00:00Z">
        <w:r>
          <w:delText xml:space="preserve"> </w:delText>
        </w:r>
      </w:del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4479" w:author="PR Preview" w:date="2026-01-01T00:00:00Z">
        <w:r>
          <w:delText xml:space="preserve"> </w:delText>
        </w:r>
      </w:del>
      <w:del w:id="4480" w:author="PR Preview" w:date="2026-01-01T00:00:00Z">
        <w:r>
          <w:delText xml:space="preserve">for all</w:delText>
        </w:r>
      </w:del>
      <w:del w:id="4481" w:author="PR Preview" w:date="2026-01-01T00:00:00Z">
        <w:r>
          <w:delText xml:space="preserve"> </w:delText>
        </w:r>
      </w:del>
      <m:oMath>
        <m:r>
          <m:t>a</m:t>
        </m:r>
      </m:oMath>
      <w:del w:id="4482" w:author="PR Preview" w:date="2026-01-01T00:00:00Z">
        <w:r>
          <w:delText xml:space="preserve"> </w:delText>
        </w:r>
      </w:del>
      <w:del w:id="4483" w:author="PR Preview" w:date="2026-01-01T00:00:00Z">
        <w:r>
          <w:delText xml:space="preserve">and</w:delText>
        </w:r>
      </w:del>
      <w:del w:id="4484" w:author="PR Preview" w:date="2026-01-01T00:00:00Z">
        <w:r>
          <w:delText xml:space="preserve"> </w:delText>
        </w:r>
      </w:del>
      <m:oMath>
        <m:r>
          <m:t>b</m:t>
        </m:r>
      </m:oMath>
      <w:del w:id="4485" w:author="PR Preview" w:date="2026-01-01T00:00:00Z">
        <w:r>
          <w:delText xml:space="preserve">.</w:delText>
        </w:r>
      </w:del>
      <w:del w:id="4486" w:author="PR Preview" w:date="2026-01-01T00:00:00Z">
        <w:r>
          <w:delText xml:space="preserve"> </w:delText>
        </w:r>
      </w:del>
      <w:del w:id="4487" w:author="PR Preview" w:date="2026-01-01T00:00:00Z">
        <w:r>
          <w:delText xml:space="preserve">So</w:delText>
        </w:r>
      </w:del>
      <w:del w:id="4488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4489" w:author="PR Preview" w:date="2026-01-01T00:00:00Z">
        <w:r>
          <w:delText xml:space="preserve">, the</w:delText>
        </w:r>
      </w:del>
      <w:del w:id="4490" w:author="PR Preview" w:date="2026-01-01T00:00:00Z">
        <w:r>
          <w:delText xml:space="preserve"> </w:delText>
        </w:r>
      </w:del>
      <m:oMath>
        <m:r>
          <m:t>z</m:t>
        </m:r>
      </m:oMath>
      <w:del w:id="4491" w:author="PR Preview" w:date="2026-01-01T00:00:00Z">
        <w:r>
          <w:delText xml:space="preserve">-axis.</w:delText>
        </w:r>
      </w:del>
    </w:p>
    <w:p>
      <w:pPr>
        <w:numPr>
          <w:ilvl w:val="0"/>
          <w:numId w:val="1025"/>
        </w:numPr>
      </w:pPr>
      <w:del w:id="4492" w:author="PR Preview" w:date="2026-01-01T00:00:00Z">
        <w:r>
          <w:rPr>
            <w:b/>
            <w:bCs/>
          </w:rPr>
          <w:delText xml:space="preserve">Two vectors.</w:delText>
        </w:r>
      </w:del>
      <w:del w:id="4493" w:author="PR Preview" w:date="2026-01-01T00:00:00Z">
        <w:r>
          <w:delText xml:space="preserve"> </w:delText>
        </w:r>
      </w:del>
      <w:del w:id="4494" w:author="PR Preview" w:date="2026-01-01T00:00:00Z">
        <w:r>
          <w:delText xml:space="preserve">The two-element set</w:delText>
        </w:r>
      </w:del>
      <w:del w:id="449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496" w:author="PR Preview" w:date="2026-01-01T00:00:00Z">
        <w:r>
          <w:delText xml:space="preserve"> </w:delText>
        </w:r>
      </w:del>
      <w:del w:id="4497" w:author="PR Preview" w:date="2026-01-01T00:00:00Z">
        <w:r>
          <w:delText xml:space="preserve">is not a subspace,</w:delText>
        </w:r>
      </w:del>
      <w:del w:id="4498" w:author="PR Preview" w:date="2026-01-01T00:00:00Z">
        <w:r>
          <w:delText xml:space="preserve"> </w:delText>
        </w:r>
      </w:del>
      <w:del w:id="4499" w:author="PR Preview" w:date="2026-01-01T00:00:00Z">
        <w:r>
          <w:delText xml:space="preserve">and its orthogonal complement is the</w:delText>
        </w:r>
      </w:del>
      <w:del w:id="4500" w:author="PR Preview" w:date="2026-01-01T00:00:00Z">
        <w:r>
          <w:delText xml:space="preserve"> </w:delText>
        </w:r>
      </w:del>
      <m:oMath>
        <m:r>
          <m:t>z</m:t>
        </m:r>
      </m:oMath>
      <w:del w:id="4501" w:author="PR Preview" w:date="2026-01-01T00:00:00Z">
        <w:r>
          <w:delText xml:space="preserve">-axis too:</w:delText>
        </w:r>
      </w:del>
      <w:del w:id="4502" w:author="PR Preview" w:date="2026-01-01T00:00:00Z">
        <w:r>
          <w:delText xml:space="preserve"> </w:delText>
        </w:r>
      </w:del>
      <w:del w:id="4503" w:author="PR Preview" w:date="2026-01-01T00:00:00Z">
        <w:r>
          <w:delText xml:space="preserve">the two conditions</w:delText>
        </w:r>
      </w:del>
      <w:del w:id="4504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4505" w:author="PR Preview" w:date="2026-01-01T00:00:00Z">
        <w:r>
          <w:delText xml:space="preserve"> </w:delText>
        </w:r>
      </w:del>
      <w:del w:id="4506" w:author="PR Preview" w:date="2026-01-01T00:00:00Z">
        <w:r>
          <w:delText xml:space="preserve">and</w:delText>
        </w:r>
      </w:del>
      <w:del w:id="4507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4508" w:author="PR Preview" w:date="2026-01-01T00:00:00Z">
        <w:r>
          <w:delText xml:space="preserve"> </w:delText>
        </w:r>
      </w:del>
      <w:del w:id="4509" w:author="PR Preview" w:date="2026-01-01T00:00:00Z">
        <w:r>
          <w:delText xml:space="preserve">are the same as for the plane.</w:delText>
        </w:r>
      </w:del>
    </w:p>
    <w:p>
      <w:pPr>
        <w:numPr>
          <w:ilvl w:val="0"/>
          <w:numId w:val="1025"/>
        </w:numPr>
      </w:pPr>
      <w:del w:id="4510" w:author="PR Preview" w:date="2026-01-01T00:00:00Z">
        <w:r>
          <w:rPr>
            <w:b/>
            <w:bCs/>
          </w:rPr>
          <w:delText xml:space="preserve">The extremes.</w:delText>
        </w:r>
      </w:del>
      <w:del w:id="451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512" w:author="PR Preview" w:date="2026-01-01T00:00:00Z">
        <w:r>
          <w:delText xml:space="preserve">, because</w:delText>
        </w:r>
      </w:del>
      <w:del w:id="451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del w:id="4514" w:author="PR Preview" w:date="2026-01-01T00:00:00Z">
        <w:r>
          <w:delText xml:space="preserve"> </w:delText>
        </w:r>
      </w:del>
      <w:del w:id="4515" w:author="PR Preview" w:date="2026-01-01T00:00:00Z">
        <w:r>
          <w:delText xml:space="preserve">for every</w:delText>
        </w:r>
      </w:del>
      <w:del w:id="45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4517" w:author="PR Preview" w:date="2026-01-01T00:00:00Z">
        <w:r>
          <w:delText xml:space="preserve">.</w:delText>
        </w:r>
      </w:del>
      <w:del w:id="45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4519" w:author="PR Preview" w:date="2026-01-01T00:00:00Z">
        <w:r>
          <w:delText xml:space="preserve">,</w:delText>
        </w:r>
      </w:del>
      <w:del w:id="4520" w:author="PR Preview" w:date="2026-01-01T00:00:00Z">
        <w:r>
          <w:delText xml:space="preserve"> </w:delText>
        </w:r>
      </w:del>
      <w:del w:id="4521" w:author="PR Preview" w:date="2026-01-01T00:00:00Z">
        <w:r>
          <w:delText xml:space="preserve">because a</w:delText>
        </w:r>
      </w:del>
      <w:del w:id="452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4523" w:author="PR Preview" w:date="2026-01-01T00:00:00Z">
        <w:r>
          <w:delText xml:space="preserve"> </w:delText>
        </w:r>
      </w:del>
      <w:del w:id="4524" w:author="PR Preview" w:date="2026-01-01T00:00:00Z">
        <w:r>
          <w:delText xml:space="preserve">in it is orthogonal to itself,</w:delText>
        </w:r>
      </w:del>
      <w:del w:id="4525" w:author="PR Preview" w:date="2026-01-01T00:00:00Z">
        <w:r>
          <w:delText xml:space="preserve"> </w:delText>
        </w:r>
      </w:del>
      <w:del w:id="4526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del w:id="4527" w:author="PR Preview" w:date="2026-01-01T00:00:00Z">
        <w:r>
          <w:delText xml:space="preserve">forces</w:delText>
        </w:r>
      </w:del>
      <w:del w:id="452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del w:id="4529" w:author="PR Preview" w:date="2026-01-01T00:00:00Z">
        <w:r>
          <w:delText xml:space="preserve">.</w:delText>
        </w:r>
      </w:del>
    </w:p>
    <w:p>
      <w:pPr>
        <w:pStyle w:val="FirstParagraph"/>
      </w:pPr>
      <w:del w:id="4530" w:author="PR Preview" w:date="2026-01-01T00:00:00Z">
        <w:r>
          <w:rPr>
            <w:b/>
            <w:bCs/>
          </w:rPr>
          <w:delText xml:space="preserve">Theorem 29 (An orthogonal complement is a subspace)</w:delText>
        </w:r>
      </w:del>
      <w:del w:id="4531" w:author="PR Preview" w:date="2026-01-01T00:00:00Z">
        <w:r>
          <w:delText xml:space="preserve"> </w:delText>
        </w:r>
      </w:del>
      <w:del w:id="4532" w:author="PR Preview" w:date="2026-01-01T00:00:00Z">
        <w:r>
          <w:delText xml:space="preserve">For any set</w:delText>
        </w:r>
      </w:del>
      <w:del w:id="453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4534" w:author="PR Preview" w:date="2026-01-01T00:00:00Z">
        <w:r>
          <w:delText xml:space="preserve"> </w:delText>
        </w:r>
      </w:del>
      <w:del w:id="4535" w:author="PR Preview" w:date="2026-01-01T00:00:00Z">
        <w:r>
          <w:delText xml:space="preserve">of vectors in</w:delText>
        </w:r>
      </w:del>
      <w:del w:id="453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537" w:author="PR Preview" w:date="2026-01-01T00:00:00Z">
        <w:r>
          <w:delText xml:space="preserve">,</w:delText>
        </w:r>
      </w:del>
      <w:del w:id="4538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539" w:author="PR Preview" w:date="2026-01-01T00:00:00Z">
        <w:r>
          <w:delText xml:space="preserve"> </w:delText>
        </w:r>
      </w:del>
      <w:del w:id="4540" w:author="PR Preview" w:date="2026-01-01T00:00:00Z">
        <w:r>
          <w:delText xml:space="preserve">(</w:delText>
        </w:r>
      </w:del>
      <w:hyperlink w:anchor="def-orthogonal-complement">
        <w:del w:id="4541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4542" w:author="PR Preview" w:date="2026-01-01T00:00:00Z">
        <w:r>
          <w:delText xml:space="preserve">)</w:delText>
        </w:r>
      </w:del>
      <w:del w:id="4543" w:author="PR Preview" w:date="2026-01-01T00:00:00Z">
        <w:r>
          <w:delText xml:space="preserve"> </w:delText>
        </w:r>
      </w:del>
      <w:del w:id="4544" w:author="PR Preview" w:date="2026-01-01T00:00:00Z">
        <w:r>
          <w:delText xml:space="preserve">is a subspace of</w:delText>
        </w:r>
      </w:del>
      <w:del w:id="454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546" w:author="PR Preview" w:date="2026-01-01T00:00:00Z">
        <w:r>
          <w:delText xml:space="preserve"> </w:delText>
        </w:r>
      </w:del>
      <w:del w:id="4547" w:author="PR Preview" w:date="2026-01-01T00:00:00Z">
        <w:r>
          <w:delText xml:space="preserve">(</w:delText>
        </w:r>
      </w:del>
      <w:hyperlink w:anchor="def-subspace">
        <w:del w:id="4548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549" w:author="PR Preview" w:date="2026-01-01T00:00:00Z">
        <w:r>
          <w:delText xml:space="preserve">).</w:delText>
        </w:r>
      </w:del>
    </w:p>
    <w:p>
      <w:pPr>
        <w:pStyle w:val="BodyText"/>
      </w:pPr>
      <w:del w:id="4550" w:author="PR Preview" w:date="2026-01-01T00:00:00Z">
        <w:r>
          <w:rPr>
            <w:i/>
            <w:iCs/>
          </w:rPr>
          <w:delText xml:space="preserve">Proof</w:delText>
        </w:r>
      </w:del>
      <w:del w:id="4551" w:author="PR Preview" w:date="2026-01-01T00:00:00Z">
        <w:r>
          <w:delText xml:space="preserve">. </w:delText>
        </w:r>
      </w:del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552" w:author="PR Preview" w:date="2026-01-01T00:00:00Z">
        <w:r>
          <w:delText xml:space="preserve"> </w:delText>
        </w:r>
      </w:del>
      <w:del w:id="4553" w:author="PR Preview" w:date="2026-01-01T00:00:00Z">
        <w:r>
          <w:delText xml:space="preserve">is not empty: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4554" w:author="PR Preview" w:date="2026-01-01T00:00:00Z">
        <w:r>
          <w:delText xml:space="preserve">for every</w:delText>
        </w:r>
      </w:del>
      <w:del w:id="455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4556" w:author="PR Preview" w:date="2026-01-01T00:00:00Z">
        <w:r>
          <w:delText xml:space="preserve">,</w:delText>
        </w:r>
      </w:del>
      <w:del w:id="4557" w:author="PR Preview" w:date="2026-01-01T00:00:00Z">
        <w:r>
          <w:delText xml:space="preserve"> </w:delText>
        </w:r>
      </w:del>
      <w:del w:id="4558" w:author="PR Preview" w:date="2026-01-01T00:00:00Z">
        <w:r>
          <w:delText xml:space="preserve">so</w:delText>
        </w:r>
      </w:del>
      <w:del w:id="455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560" w:author="PR Preview" w:date="2026-01-01T00:00:00Z">
        <w:r>
          <w:delText xml:space="preserve">.</w:delText>
        </w:r>
      </w:del>
      <w:del w:id="4561" w:author="PR Preview" w:date="2026-01-01T00:00:00Z">
        <w:r>
          <w:delText xml:space="preserve"> </w:delText>
        </w:r>
      </w:del>
      <w:del w:id="4562" w:author="PR Preview" w:date="2026-01-01T00:00:00Z">
        <w:r>
          <w:delText xml:space="preserve">Let</w:delText>
        </w:r>
      </w:del>
      <w:del w:id="456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564" w:author="PR Preview" w:date="2026-01-01T00:00:00Z">
        <w:r>
          <w:delText xml:space="preserve">, let</w:delText>
        </w:r>
      </w:del>
      <w:del w:id="456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4566" w:author="PR Preview" w:date="2026-01-01T00:00:00Z">
        <w:r>
          <w:delText xml:space="preserve">,</w:delText>
        </w:r>
      </w:del>
      <w:del w:id="4567" w:author="PR Preview" w:date="2026-01-01T00:00:00Z">
        <w:r>
          <w:delText xml:space="preserve"> </w:delText>
        </w:r>
      </w:del>
      <w:del w:id="4568" w:author="PR Preview" w:date="2026-01-01T00:00:00Z">
        <w:r>
          <w:delText xml:space="preserve">and let</w:delText>
        </w:r>
      </w:del>
      <w:del w:id="456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del w:id="4570" w:author="PR Preview" w:date="2026-01-01T00:00:00Z">
        <w:r>
          <w:delText xml:space="preserve">.</w:delText>
        </w:r>
      </w:del>
    </w:p>
    <w:p>
      <w:pPr>
        <w:pStyle w:val="BodyText"/>
      </w:pPr>
      <w:del w:id="4571" w:author="PR Preview" w:date="2026-01-01T00:00:00Z">
        <w:r>
          <w:rPr>
            <w:b/>
            <w:bCs/>
          </w:rPr>
          <w:delText xml:space="preserve">Addition.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4572" w:author="PR Preview" w:date="2026-01-01T00:00:00Z">
        <w:r>
          <w:rPr>
            <w:b/>
            <w:bCs/>
          </w:rPr>
          <w:delText xml:space="preserve">Scalar multiplication.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4573" w:author="PR Preview" w:date="2026-01-01T00:00:00Z">
        <w:r>
          <w:delText xml:space="preserve">These two equations hold for every</w:delText>
        </w:r>
      </w:del>
      <w:del w:id="457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del w:id="4575" w:author="PR Preview" w:date="2026-01-01T00:00:00Z">
        <w:r>
          <w:delText xml:space="preserve">,</w:delText>
        </w:r>
      </w:del>
      <w:del w:id="4576" w:author="PR Preview" w:date="2026-01-01T00:00:00Z">
        <w:r>
          <w:delText xml:space="preserve"> </w:delText>
        </w:r>
      </w:del>
      <w:del w:id="4577" w:author="PR Preview" w:date="2026-01-01T00:00:00Z">
        <w:r>
          <w:delText xml:space="preserve">so</w:delText>
        </w:r>
      </w:del>
      <w:del w:id="457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del w:id="4579" w:author="PR Preview" w:date="2026-01-01T00:00:00Z">
        <w:r>
          <w:delText xml:space="preserve"> </w:delText>
        </w:r>
      </w:del>
      <w:del w:id="4580" w:author="PR Preview" w:date="2026-01-01T00:00:00Z">
        <w:r>
          <w:delText xml:space="preserve">and</w:delText>
        </w:r>
      </w:del>
      <w:del w:id="4581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del w:id="4582" w:author="PR Preview" w:date="2026-01-01T00:00:00Z">
        <w:r>
          <w:delText xml:space="preserve"> </w:delText>
        </w:r>
      </w:del>
      <w:del w:id="4583" w:author="PR Preview" w:date="2026-01-01T00:00:00Z">
        <w:r>
          <w:delText xml:space="preserve">are in</w:delText>
        </w:r>
      </w:del>
      <w:del w:id="4584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585" w:author="PR Preview" w:date="2026-01-01T00:00:00Z">
        <w:r>
          <w:delText xml:space="preserve">.</w:delText>
        </w:r>
      </w:del>
    </w:p>
    <w:p>
      <w:pPr>
        <w:pStyle w:val="BodyText"/>
      </w:pPr>
      <w:del w:id="4586" w:author="PR Preview" w:date="2026-01-01T00:00:00Z">
        <w:r>
          <w:rPr>
            <w:b/>
            <w:bCs/>
          </w:rPr>
          <w:delText xml:space="preserve">Example 54 (The complement of a single vector is a line)</w:delText>
        </w:r>
      </w:del>
      <w:del w:id="4587" w:author="PR Preview" w:date="2026-01-01T00:00:00Z">
        <w:r>
          <w:delText xml:space="preserve"> </w:delText>
        </w:r>
      </w:del>
      <w:del w:id="4588" w:author="PR Preview" w:date="2026-01-01T00:00:00Z">
        <w:r>
          <w:delText xml:space="preserve">The one-element set</w:delText>
        </w:r>
      </w:del>
      <w:del w:id="45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590" w:author="PR Preview" w:date="2026-01-01T00:00:00Z">
        <w:r>
          <w:delText xml:space="preserve"> </w:delText>
        </w:r>
      </w:del>
      <w:del w:id="4591" w:author="PR Preview" w:date="2026-01-01T00:00:00Z">
        <w:r>
          <w:delText xml:space="preserve">in</w:delText>
        </w:r>
      </w:del>
      <w:del w:id="459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593" w:author="PR Preview" w:date="2026-01-01T00:00:00Z">
        <w:r>
          <w:delText xml:space="preserve"> </w:delText>
        </w:r>
      </w:del>
      <w:del w:id="4594" w:author="PR Preview" w:date="2026-01-01T00:00:00Z">
        <w:r>
          <w:delText xml:space="preserve">is not a subspace:</w:delText>
        </w:r>
      </w:del>
      <w:del w:id="4595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4596" w:author="PR Preview" w:date="2026-01-01T00:00:00Z">
        <w:r>
          <w:delText xml:space="preserve"> </w:delText>
        </w:r>
      </w:del>
      <w:del w:id="4597" w:author="PR Preview" w:date="2026-01-01T00:00:00Z">
        <w:r>
          <w:delText xml:space="preserve">is not in it.</w:delText>
        </w:r>
      </w:del>
      <w:del w:id="4598" w:author="PR Preview" w:date="2026-01-01T00:00:00Z">
        <w:r>
          <w:delText xml:space="preserve"> </w:delText>
        </w:r>
      </w:del>
      <w:del w:id="4599" w:author="PR Preview" w:date="2026-01-01T00:00:00Z">
        <w:r>
          <w:delText xml:space="preserve">Its orthogonal complement 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600" w:author="PR Preview" w:date="2026-01-01T00:00:00Z">
        <w:r>
          <w:delText xml:space="preserve">since</w:delText>
        </w:r>
      </w:del>
      <w:del w:id="4601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4602" w:author="PR Preview" w:date="2026-01-01T00:00:00Z">
        <w:r>
          <w:delText xml:space="preserve"> </w:delText>
        </w:r>
      </w:del>
      <w:del w:id="4603" w:author="PR Preview" w:date="2026-01-01T00:00:00Z">
        <w:r>
          <w:delText xml:space="preserve">means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604" w:author="PR Preview" w:date="2026-01-01T00:00:00Z">
        <w:r>
          <w:delText xml:space="preserve">That set is</w:delText>
        </w:r>
      </w:del>
      <w:del w:id="4605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606" w:author="PR Preview" w:date="2026-01-01T00:00:00Z">
        <w:r>
          <w:delText xml:space="preserve">,</w:delText>
        </w:r>
      </w:del>
      <w:del w:id="4607" w:author="PR Preview" w:date="2026-01-01T00:00:00Z">
        <w:r>
          <w:delText xml:space="preserve"> </w:delText>
        </w:r>
      </w:del>
      <w:del w:id="4608" w:author="PR Preview" w:date="2026-01-01T00:00:00Z">
        <w:r>
          <w:delText xml:space="preserve">a subspace by</w:delText>
        </w:r>
      </w:del>
      <w:del w:id="4609" w:author="PR Preview" w:date="2026-01-01T00:00:00Z">
        <w:r>
          <w:delText xml:space="preserve"> </w:delText>
        </w:r>
      </w:del>
      <w:hyperlink w:anchor="thm-span-subspace">
        <w:del w:id="4610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4611" w:author="PR Preview" w:date="2026-01-01T00:00:00Z">
        <w:r>
          <w:delText xml:space="preserve">,</w:delText>
        </w:r>
      </w:del>
      <w:del w:id="4612" w:author="PR Preview" w:date="2026-01-01T00:00:00Z">
        <w:r>
          <w:delText xml:space="preserve"> </w:delText>
        </w:r>
      </w:del>
      <w:del w:id="4613" w:author="PR Preview" w:date="2026-01-01T00:00:00Z">
        <w:r>
          <w:delText xml:space="preserve">as</w:delText>
        </w:r>
      </w:del>
      <w:del w:id="4614" w:author="PR Preview" w:date="2026-01-01T00:00:00Z">
        <w:r>
          <w:delText xml:space="preserve"> </w:delText>
        </w:r>
      </w:del>
      <w:hyperlink w:anchor="thm-orthogonal-complement-subspace">
        <w:del w:id="4615" w:author="PR Preview" w:date="2026-01-01T00:00:00Z">
          <w:r>
            <w:rPr>
              <w:rStyle w:val="Hyperlink"/>
            </w:rPr>
            <w:delText xml:space="preserve">Theorem 29</w:delText>
          </w:r>
        </w:del>
      </w:hyperlink>
      <w:del w:id="4616" w:author="PR Preview" w:date="2026-01-01T00:00:00Z">
        <w:r>
          <w:delText xml:space="preserve"> </w:delText>
        </w:r>
      </w:del>
      <w:del w:id="4617" w:author="PR Preview" w:date="2026-01-01T00:00:00Z">
        <w:r>
          <w:delText xml:space="preserve">says it must be.</w:delText>
        </w:r>
      </w:del>
      <w:del w:id="4618" w:author="PR Preview" w:date="2026-01-01T00:00:00Z">
        <w:r>
          <w:delText xml:space="preserve"> </w:delText>
        </w:r>
      </w:del>
      <w:del w:id="4619" w:author="PR Preview" w:date="2026-01-01T00:00:00Z">
        <w:r>
          <w:delText xml:space="preserve">It contains</w:delText>
        </w:r>
      </w:del>
      <w:del w:id="46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621" w:author="PR Preview" w:date="2026-01-01T00:00:00Z">
        <w:r>
          <w:delText xml:space="preserve">, the vector</w:delText>
        </w:r>
      </w:del>
      <w:del w:id="4622" w:author="PR Preview" w:date="2026-01-01T00:00:00Z">
        <w:r>
          <w:delText xml:space="preserve"> </w:delText>
        </w:r>
      </w:del>
      <w:hyperlink r:id="rId19">
        <w:del w:id="4623" w:author="PR Preview" w:date="2026-01-01T00:00:00Z">
          <w:r>
            <w:rPr>
              <w:rStyle w:val="Hyperlink"/>
            </w:rPr>
            <w:delText xml:space="preserve">Remark 7 in Vectors</w:delText>
          </w:r>
        </w:del>
      </w:hyperlink>
      <w:del w:id="4624" w:author="PR Preview" w:date="2026-01-01T00:00:00Z">
        <w:r>
          <w:delText xml:space="preserve"> </w:delText>
        </w:r>
      </w:del>
      <w:del w:id="4625" w:author="PR Preview" w:date="2026-01-01T00:00:00Z">
        <w:r>
          <w:delText xml:space="preserve">found perpendicular to</w:delText>
        </w:r>
      </w:del>
      <w:del w:id="46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627" w:author="PR Preview" w:date="2026-01-01T00:00:00Z">
        <w:r>
          <w:delText xml:space="preserve">.</w:delText>
        </w:r>
      </w:del>
    </w:p>
    <w:p>
      <w:pPr>
        <w:pStyle w:val="BodyText"/>
      </w:pPr>
      <w:del w:id="4628" w:author="PR Preview" w:date="2026-01-01T00:00:00Z">
        <w:r>
          <w:rPr>
            <w:b/>
            <w:bCs/>
          </w:rPr>
          <w:delText xml:space="preserve">Theorem 30 (The orthogonal complement of a column space is a null space)</w:delText>
        </w:r>
      </w:del>
      <w:del w:id="4629" w:author="PR Preview" w:date="2026-01-01T00:00:00Z">
        <w:r>
          <w:delText xml:space="preserve"> </w:delText>
        </w:r>
      </w:del>
      <w:del w:id="4630" w:author="PR Preview" w:date="2026-01-01T00:00:00Z">
        <w:r>
          <w:delText xml:space="preserve">For any</w:delText>
        </w:r>
      </w:del>
      <w:del w:id="463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4632" w:author="PR Preview" w:date="2026-01-01T00:00:00Z">
        <w:r>
          <w:delText xml:space="preserve"> </w:delText>
        </w:r>
      </w:del>
      <w:del w:id="4633" w:author="PR Preview" w:date="2026-01-01T00:00:00Z">
        <w:r>
          <w:delText xml:space="preserve">matrix</w:delText>
        </w:r>
      </w:del>
      <w:del w:id="46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635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636" w:author="PR Preview" w:date="2026-01-01T00:00:00Z">
        <w:r>
          <w:rPr>
            <w:i/>
            <w:iCs/>
          </w:rPr>
          <w:delText xml:space="preserve">Proof</w:delText>
        </w:r>
      </w:del>
      <w:del w:id="4637" w:author="PR Preview" w:date="2026-01-01T00:00:00Z">
        <w:r>
          <w:delText xml:space="preserve">. </w:delText>
        </w:r>
      </w:del>
      <w:del w:id="4638" w:author="PR Preview" w:date="2026-01-01T00:00:00Z">
        <w:r>
          <w:delText xml:space="preserve">Let</w:delText>
        </w:r>
      </w:del>
      <w:del w:id="463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del w:id="4640" w:author="PR Preview" w:date="2026-01-01T00:00:00Z">
        <w:r>
          <w:delText xml:space="preserve"> </w:delText>
        </w:r>
      </w:del>
      <w:del w:id="4641" w:author="PR Preview" w:date="2026-01-01T00:00:00Z">
        <w:r>
          <w:delText xml:space="preserve">be the columns of</w:delText>
        </w:r>
      </w:del>
      <w:del w:id="464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643" w:author="PR Preview" w:date="2026-01-01T00:00:00Z">
        <w:r>
          <w:delText xml:space="preserve">,</w:delText>
        </w:r>
      </w:del>
      <w:del w:id="4644" w:author="PR Preview" w:date="2026-01-01T00:00:00Z">
        <w:r>
          <w:delText xml:space="preserve"> </w:delText>
        </w:r>
      </w:del>
      <w:del w:id="4645" w:author="PR Preview" w:date="2026-01-01T00:00:00Z">
        <w:r>
          <w:delText xml:space="preserve">so</w:delText>
        </w:r>
      </w:del>
      <w:del w:id="464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del w:id="4647" w:author="PR Preview" w:date="2026-01-01T00:00:00Z">
        <w:r>
          <w:delText xml:space="preserve">.</w:delText>
        </w:r>
      </w:del>
      <w:del w:id="4648" w:author="PR Preview" w:date="2026-01-01T00:00:00Z">
        <w:r>
          <w:delText xml:space="preserve"> </w:delText>
        </w:r>
      </w:del>
      <w:del w:id="4649" w:author="PR Preview" w:date="2026-01-01T00:00:00Z">
        <w:r>
          <w:delText xml:space="preserve">For</w:delText>
        </w:r>
      </w:del>
      <w:del w:id="465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651" w:author="PR Preview" w:date="2026-01-01T00:00:00Z">
        <w:r>
          <w:delText xml:space="preserve">, entry</w:delText>
        </w:r>
      </w:del>
      <w:del w:id="4652" w:author="PR Preview" w:date="2026-01-01T00:00:00Z">
        <w:r>
          <w:delText xml:space="preserve"> </w:delText>
        </w:r>
      </w:del>
      <m:oMath>
        <m:r>
          <m:t>j</m:t>
        </m:r>
      </m:oMath>
      <w:del w:id="4653" w:author="PR Preview" w:date="2026-01-01T00:00:00Z">
        <w:r>
          <w:delText xml:space="preserve"> </w:delText>
        </w:r>
      </w:del>
      <w:del w:id="4654" w:author="PR Preview" w:date="2026-01-01T00:00:00Z">
        <w:r>
          <w:delText xml:space="preserve">of</w:delText>
        </w:r>
      </w:del>
      <w:del w:id="465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del w:id="4656" w:author="PR Preview" w:date="2026-01-01T00:00:00Z">
        <w:r>
          <w:delText xml:space="preserve"> </w:delText>
        </w:r>
      </w:del>
      <w:del w:id="4657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658" w:author="PR Preview" w:date="2026-01-01T00:00:00Z">
        <w:r>
          <w:delText xml:space="preserve">So</w:delText>
        </w:r>
      </w:del>
      <w:del w:id="465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660" w:author="PR Preview" w:date="2026-01-01T00:00:00Z">
        <w:r>
          <w:delText xml:space="preserve"> </w:delText>
        </w:r>
      </w:del>
      <w:del w:id="4661" w:author="PR Preview" w:date="2026-01-01T00:00:00Z">
        <w:r>
          <w:delText xml:space="preserve">(</w:delText>
        </w:r>
      </w:del>
      <w:hyperlink w:anchor="def-null-space">
        <w:del w:id="4662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663" w:author="PR Preview" w:date="2026-01-01T00:00:00Z">
        <w:r>
          <w:delText xml:space="preserve">)</w:delText>
        </w:r>
      </w:del>
      <w:del w:id="4664" w:author="PR Preview" w:date="2026-01-01T00:00:00Z">
        <w:r>
          <w:delText xml:space="preserve"> </w:delText>
        </w:r>
      </w:del>
      <w:del w:id="4665" w:author="PR Preview" w:date="2026-01-01T00:00:00Z">
        <w:r>
          <w:delText xml:space="preserve">exactly when</w:delText>
        </w:r>
      </w:del>
      <w:del w:id="466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del w:id="4667" w:author="PR Preview" w:date="2026-01-01T00:00:00Z">
        <w:r>
          <w:delText xml:space="preserve"> </w:delText>
        </w:r>
      </w:del>
      <w:del w:id="4668" w:author="PR Preview" w:date="2026-01-01T00:00:00Z">
        <w:r>
          <w:delText xml:space="preserve">for every column</w:delText>
        </w:r>
      </w:del>
      <w:del w:id="466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del w:id="4670" w:author="PR Preview" w:date="2026-01-01T00:00:00Z">
        <w:r>
          <w:delText xml:space="preserve">.</w:delText>
        </w:r>
      </w:del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671" w:author="PR Preview" w:date="2026-01-01T00:00:00Z">
        <w:r>
          <w:rPr>
            <w:b/>
            <w:bCs/>
          </w:rPr>
          <w:delText xml:space="preserve">.</w:delText>
        </w:r>
      </w:del>
      <w:del w:id="4672" w:author="PR Preview" w:date="2026-01-01T00:00:00Z">
        <w:r>
          <w:delText xml:space="preserve"> </w:delText>
        </w:r>
      </w:del>
      <w:del w:id="4673" w:author="PR Preview" w:date="2026-01-01T00:00:00Z">
        <w:r>
          <w:delText xml:space="preserve">Each column</w:delText>
        </w:r>
      </w:del>
      <w:del w:id="467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del w:id="4675" w:author="PR Preview" w:date="2026-01-01T00:00:00Z">
        <w:r>
          <w:delText xml:space="preserve"> </w:delText>
        </w:r>
      </w:del>
      <w:del w:id="4676" w:author="PR Preview" w:date="2026-01-01T00:00:00Z">
        <w:r>
          <w:delText xml:space="preserve">is in</w:delText>
        </w:r>
      </w:del>
      <w:del w:id="467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678" w:author="PR Preview" w:date="2026-01-01T00:00:00Z">
        <w:r>
          <w:delText xml:space="preserve"> </w:delText>
        </w:r>
      </w:del>
      <w:del w:id="4679" w:author="PR Preview" w:date="2026-01-01T00:00:00Z">
        <w:r>
          <w:delText xml:space="preserve">(</w:delText>
        </w:r>
      </w:del>
      <w:hyperlink w:anchor="thm-column-space-span">
        <w:del w:id="468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4681" w:author="PR Preview" w:date="2026-01-01T00:00:00Z">
        <w:r>
          <w:delText xml:space="preserve">),</w:delText>
        </w:r>
      </w:del>
      <w:del w:id="4682" w:author="PR Preview" w:date="2026-01-01T00:00:00Z">
        <w:r>
          <w:delText xml:space="preserve"> </w:delText>
        </w:r>
      </w:del>
      <w:del w:id="4683" w:author="PR Preview" w:date="2026-01-01T00:00:00Z">
        <w:r>
          <w:delText xml:space="preserve">so a vector orthogonal to all of</w:delText>
        </w:r>
      </w:del>
      <w:del w:id="468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685" w:author="PR Preview" w:date="2026-01-01T00:00:00Z">
        <w:r>
          <w:delText xml:space="preserve"> </w:delText>
        </w:r>
      </w:del>
      <w:del w:id="4686" w:author="PR Preview" w:date="2026-01-01T00:00:00Z">
        <w:r>
          <w:delText xml:space="preserve">is orthogonal to every column.</w:delText>
        </w:r>
      </w:del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687" w:author="PR Preview" w:date="2026-01-01T00:00:00Z">
        <w:r>
          <w:rPr>
            <w:b/>
            <w:bCs/>
          </w:rPr>
          <w:delText xml:space="preserve">.</w:delText>
        </w:r>
      </w:del>
      <w:del w:id="4688" w:author="PR Preview" w:date="2026-01-01T00:00:00Z">
        <w:r>
          <w:delText xml:space="preserve"> </w:delText>
        </w:r>
      </w:del>
      <w:del w:id="4689" w:author="PR Preview" w:date="2026-01-01T00:00:00Z">
        <w:r>
          <w:delText xml:space="preserve">Suppose</w:delText>
        </w:r>
      </w:del>
      <w:del w:id="469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del w:id="4691" w:author="PR Preview" w:date="2026-01-01T00:00:00Z">
        <w:r>
          <w:delText xml:space="preserve"> </w:delText>
        </w:r>
      </w:del>
      <w:del w:id="4692" w:author="PR Preview" w:date="2026-01-01T00:00:00Z">
        <w:r>
          <w:delText xml:space="preserve">for every</w:delText>
        </w:r>
      </w:del>
      <w:del w:id="4693" w:author="PR Preview" w:date="2026-01-01T00:00:00Z">
        <w:r>
          <w:delText xml:space="preserve"> </w:delText>
        </w:r>
      </w:del>
      <m:oMath>
        <m:r>
          <m:t>j</m:t>
        </m:r>
      </m:oMath>
      <w:del w:id="4694" w:author="PR Preview" w:date="2026-01-01T00:00:00Z">
        <w:r>
          <w:delText xml:space="preserve">,</w:delText>
        </w:r>
      </w:del>
      <w:del w:id="4695" w:author="PR Preview" w:date="2026-01-01T00:00:00Z">
        <w:r>
          <w:delText xml:space="preserve"> </w:delText>
        </w:r>
      </w:del>
      <w:del w:id="4696" w:author="PR Preview" w:date="2026-01-01T00:00:00Z">
        <w:r>
          <w:delText xml:space="preserve">and take any</w:delText>
        </w:r>
      </w:del>
      <w:del w:id="469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698" w:author="PR Preview" w:date="2026-01-01T00:00:00Z">
        <w:r>
          <w:delText xml:space="preserve">,</w:delText>
        </w:r>
      </w:del>
      <w:del w:id="4699" w:author="PR Preview" w:date="2026-01-01T00:00:00Z">
        <w:r>
          <w:delText xml:space="preserve"> </w:delText>
        </w:r>
      </w:del>
      <w:del w:id="4700" w:author="PR Preview" w:date="2026-01-01T00:00:00Z">
        <w:r>
          <w:delText xml:space="preserve">so</w:delText>
        </w:r>
      </w:del>
      <w:del w:id="470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del w:id="4702" w:author="PR Preview" w:date="2026-01-01T00:00:00Z">
        <w:r>
          <w:delText xml:space="preserve"> </w:delText>
        </w:r>
      </w:del>
      <w:del w:id="4703" w:author="PR Preview" w:date="2026-01-01T00:00:00Z">
        <w:r>
          <w:delText xml:space="preserve">for some</w:delText>
        </w:r>
      </w:del>
      <w:del w:id="470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4705" w:author="PR Preview" w:date="2026-01-01T00:00:00Z">
        <w:r>
          <w:delText xml:space="preserve"> </w:delText>
        </w:r>
      </w:del>
      <w:del w:id="4706" w:author="PR Preview" w:date="2026-01-01T00:00:00Z">
        <w:r>
          <w:delText xml:space="preserve">(</w:delText>
        </w:r>
      </w:del>
      <w:hyperlink w:anchor="def-column-space">
        <w:del w:id="470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708" w:author="PR Preview" w:date="2026-01-01T00:00:00Z">
        <w:r>
          <w:delText xml:space="preserve">).</w:delText>
        </w:r>
      </w:del>
      <w:del w:id="4709" w:author="PR Preview" w:date="2026-01-01T00:00:00Z">
        <w:r>
          <w:delText xml:space="preserve"> </w:delText>
        </w:r>
      </w:del>
      <w:del w:id="4710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4711" w:author="PR Preview" w:date="2026-01-01T00:00:00Z">
        <w:r>
          <w:delText xml:space="preserve">So</w:delText>
        </w:r>
      </w:del>
      <w:del w:id="471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4713" w:author="PR Preview" w:date="2026-01-01T00:00:00Z">
        <w:r>
          <w:delText xml:space="preserve"> </w:delText>
        </w:r>
      </w:del>
      <w:del w:id="4714" w:author="PR Preview" w:date="2026-01-01T00:00:00Z">
        <w:r>
          <w:delText xml:space="preserve">is orthogonal to every vector of</w:delText>
        </w:r>
      </w:del>
      <w:del w:id="47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716" w:author="PR Preview" w:date="2026-01-01T00:00:00Z">
        <w:r>
          <w:delText xml:space="preserve">.</w:delText>
        </w:r>
      </w:del>
    </w:p>
    <w:p>
      <w:pPr>
        <w:pStyle w:val="BodyText"/>
      </w:pPr>
      <w:del w:id="4717" w:author="PR Preview" w:date="2026-01-01T00:00:00Z">
        <w:r>
          <w:rPr>
            <w:b/>
            <w:bCs/>
          </w:rPr>
          <w:delText xml:space="preserve">Example 55 (The complement of the column space in</w:delText>
        </w:r>
      </w:del>
      <w:del w:id="4718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4719" w:author="PR Preview" w:date="2026-01-01T00:00:00Z">
          <w:r>
            <w:rPr>
              <w:rStyle w:val="Hyperlink"/>
              <w:b/>
              <w:bCs/>
            </w:rPr>
            <w:delText xml:space="preserve">Example 22</w:delText>
          </w:r>
        </w:del>
      </w:hyperlink>
      <w:del w:id="4720" w:author="PR Preview" w:date="2026-01-01T00:00:00Z">
        <w:r>
          <w:rPr>
            <w:b/>
            <w:bCs/>
          </w:rPr>
          <w:delText xml:space="preserve">)</w:delText>
        </w:r>
      </w:del>
      <w:del w:id="4721" w:author="PR Preview" w:date="2026-01-01T00:00:00Z">
        <w:r>
          <w:delText xml:space="preserve"> </w:delText>
        </w:r>
      </w:del>
      <w:del w:id="4722" w:author="PR Preview" w:date="2026-01-01T00:00:00Z">
        <w:r>
          <w:delText xml:space="preserve">For</w:delText>
        </w:r>
      </w:del>
      <w:del w:id="47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724" w:author="PR Preview" w:date="2026-01-01T00:00:00Z">
        <w:r>
          <w:delText xml:space="preserve"> </w:delText>
        </w:r>
      </w:del>
      <w:del w:id="4725" w:author="PR Preview" w:date="2026-01-01T00:00:00Z">
        <w:r>
          <w:delText xml:space="preserve">in</w:delText>
        </w:r>
      </w:del>
      <w:del w:id="4726" w:author="PR Preview" w:date="2026-01-01T00:00:00Z">
        <w:r>
          <w:delText xml:space="preserve"> </w:delText>
        </w:r>
      </w:del>
      <w:hyperlink w:anchor="exm-column-space">
        <w:del w:id="4727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4728" w:author="PR Preview" w:date="2026-01-01T00:00:00Z">
        <w:r>
          <w:delText xml:space="preserve">,</w:delText>
        </w:r>
      </w:del>
      <w:del w:id="472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730" w:author="PR Preview" w:date="2026-01-01T00:00:00Z">
        <w:r>
          <w:delText xml:space="preserve"> </w:delText>
        </w:r>
      </w:del>
      <w:del w:id="4731" w:author="PR Preview" w:date="2026-01-01T00:00:00Z">
        <w:r>
          <w:delText xml:space="preserve">(1).</w:delText>
        </w:r>
      </w:del>
      <w:del w:id="4732" w:author="PR Preview" w:date="2026-01-01T00:00:00Z">
        <w:r>
          <w:delText xml:space="preserve"> </w:delText>
        </w:r>
      </w:del>
      <w:hyperlink w:anchor="exm-null-space">
        <w:del w:id="4733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4734" w:author="PR Preview" w:date="2026-01-01T00:00:00Z">
        <w:r>
          <w:delText xml:space="preserve"> </w:delText>
        </w:r>
      </w:del>
      <w:del w:id="4735" w:author="PR Preview" w:date="2026-01-01T00:00:00Z">
        <w:r>
          <w:delText xml:space="preserve">found</w:delText>
        </w:r>
      </w:del>
      <w:del w:id="473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737" w:author="PR Preview" w:date="2026-01-01T00:00:00Z">
        <w:r>
          <w:delText xml:space="preserve">,</w:delText>
        </w:r>
      </w:del>
      <w:del w:id="4738" w:author="PR Preview" w:date="2026-01-01T00:00:00Z">
        <w:r>
          <w:delText xml:space="preserve"> </w:delText>
        </w:r>
      </w:del>
      <w:del w:id="4739" w:author="PR Preview" w:date="2026-01-01T00:00:00Z">
        <w:r>
          <w:delText xml:space="preserve">so by</w:delText>
        </w:r>
      </w:del>
      <w:del w:id="4740" w:author="PR Preview" w:date="2026-01-01T00:00:00Z">
        <w:r>
          <w:delText xml:space="preserve"> </w:delText>
        </w:r>
      </w:del>
      <w:hyperlink w:anchor="thm-complement-null-space">
        <w:del w:id="4741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4742" w:author="PR Preview" w:date="2026-01-01T00:00:00Z">
        <w:r>
          <w:delText xml:space="preserve"> </w:delText>
        </w:r>
      </w:del>
      <w:del w:id="4743" w:author="PR Preview" w:date="2026-01-01T00:00:00Z">
        <w:r>
          <w:delText xml:space="preserve">this line is</w:delText>
        </w:r>
      </w:del>
      <w:del w:id="47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745" w:author="PR Preview" w:date="2026-01-01T00:00:00Z">
        <w:r>
          <w:delText xml:space="preserve">.</w:delText>
        </w:r>
      </w:del>
      <w:del w:id="4746" w:author="PR Preview" w:date="2026-01-01T00:00:00Z">
        <w:r>
          <w:delText xml:space="preserve"> </w:delText>
        </w:r>
      </w:del>
      <w:del w:id="4747" w:author="PR Preview" w:date="2026-01-01T00:00:00Z">
        <w:r>
          <w:delText xml:space="preserve">Directly, for any</w:delText>
        </w:r>
      </w:del>
      <w:del w:id="4748" w:author="PR Preview" w:date="2026-01-01T00:00:00Z">
        <w:r>
          <w:delText xml:space="preserve"> </w:delText>
        </w:r>
      </w:del>
      <m:oMath>
        <m:r>
          <m:t>c</m:t>
        </m:r>
      </m:oMath>
      <w:del w:id="474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4750" w:author="PR Preview" w:date="2026-01-01T00:00:00Z">
        <w:r>
          <w:rPr>
            <w:b/>
            <w:bCs/>
          </w:rPr>
          <w:delText xml:space="preserve">Theorem 31 (A subspace and its orthogonal complement make up the whole space)</w:delText>
        </w:r>
      </w:del>
      <w:del w:id="4751" w:author="PR Preview" w:date="2026-01-01T00:00:00Z">
        <w:r>
          <w:delText xml:space="preserve"> </w:delText>
        </w:r>
      </w:del>
      <w:del w:id="4752" w:author="PR Preview" w:date="2026-01-01T00:00:00Z">
        <w:r>
          <w:delText xml:space="preserve">Let</w:delText>
        </w:r>
      </w:del>
      <w:del w:id="47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754" w:author="PR Preview" w:date="2026-01-01T00:00:00Z">
        <w:r>
          <w:delText xml:space="preserve"> </w:delText>
        </w:r>
      </w:del>
      <w:del w:id="4755" w:author="PR Preview" w:date="2026-01-01T00:00:00Z">
        <w:r>
          <w:delText xml:space="preserve">be a subspace of</w:delText>
        </w:r>
      </w:del>
      <w:del w:id="475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757" w:author="PR Preview" w:date="2026-01-01T00:00:00Z">
        <w:r>
          <w:delText xml:space="preserve">. Then</w:delText>
        </w:r>
      </w:del>
    </w:p>
    <w:p>
      <w:pPr>
        <w:pStyle w:val="Compact"/>
        <w:numPr>
          <w:ilvl w:val="0"/>
          <w:numId w:val="1026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4758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26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del w:id="4759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26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760" w:author="PR Preview" w:date="2026-01-01T00:00:00Z">
        <w:r>
          <w:delText xml:space="preserve"> </w:delText>
        </w:r>
      </w:del>
      <w:del w:id="4761" w:author="PR Preview" w:date="2026-01-01T00:00:00Z">
        <w:r>
          <w:delText xml:space="preserve">(</w:delText>
        </w:r>
      </w:del>
      <w:hyperlink w:anchor="def-direct-sum">
        <w:del w:id="4762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4763" w:author="PR Preview" w:date="2026-01-01T00:00:00Z">
        <w:r>
          <w:delText xml:space="preserve">).</w:delText>
        </w:r>
      </w:del>
    </w:p>
    <w:p>
      <w:pPr>
        <w:pStyle w:val="FirstParagraph"/>
      </w:pPr>
      <w:del w:id="4764" w:author="PR Preview" w:date="2026-01-01T00:00:00Z">
        <w:r>
          <w:delText xml:space="preserve">So every</w:delText>
        </w:r>
      </w:del>
      <w:del w:id="476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766" w:author="PR Preview" w:date="2026-01-01T00:00:00Z">
        <w:r>
          <w:delText xml:space="preserve"> </w:delText>
        </w:r>
      </w:del>
      <w:del w:id="4767" w:author="PR Preview" w:date="2026-01-01T00:00:00Z">
        <w:r>
          <w:delText xml:space="preserve">can be written as</w:delText>
        </w:r>
      </w:del>
      <w:del w:id="476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del w:id="4769" w:author="PR Preview" w:date="2026-01-01T00:00:00Z">
        <w:r>
          <w:delText xml:space="preserve"> </w:delText>
        </w:r>
      </w:del>
      <w:del w:id="4770" w:author="PR Preview" w:date="2026-01-01T00:00:00Z">
        <w:r>
          <w:delText xml:space="preserve">with</w:delText>
        </w:r>
      </w:del>
      <w:del w:id="477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4772" w:author="PR Preview" w:date="2026-01-01T00:00:00Z">
        <w:r>
          <w:delText xml:space="preserve"> </w:delText>
        </w:r>
      </w:del>
      <w:del w:id="4773" w:author="PR Preview" w:date="2026-01-01T00:00:00Z">
        <w:r>
          <w:delText xml:space="preserve">and</w:delText>
        </w:r>
      </w:del>
      <w:del w:id="477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775" w:author="PR Preview" w:date="2026-01-01T00:00:00Z">
        <w:r>
          <w:delText xml:space="preserve"> </w:delText>
        </w:r>
      </w:del>
      <w:del w:id="4776" w:author="PR Preview" w:date="2026-01-01T00:00:00Z">
        <w:r>
          <w:delText xml:space="preserve">in only one way (</w:delText>
        </w:r>
      </w:del>
      <w:hyperlink w:anchor="thm-direct-sum-equiv">
        <w:del w:id="4777" w:author="PR Preview" w:date="2026-01-01T00:00:00Z">
          <w:r>
            <w:rPr>
              <w:rStyle w:val="Hyperlink"/>
            </w:rPr>
            <w:delText xml:space="preserve">Theorem 27</w:delText>
          </w:r>
        </w:del>
      </w:hyperlink>
      <w:del w:id="4778" w:author="PR Preview" w:date="2026-01-01T00:00:00Z">
        <w:r>
          <w:delText xml:space="preserve">).</w:delText>
        </w:r>
      </w:del>
    </w:p>
    <w:p>
      <w:pPr>
        <w:pStyle w:val="BodyText"/>
      </w:pPr>
      <w:del w:id="4779" w:author="PR Preview" w:date="2026-01-01T00:00:00Z">
        <w:r>
          <w:rPr>
            <w:i/>
            <w:iCs/>
          </w:rPr>
          <w:delText xml:space="preserve">Proof</w:delText>
        </w:r>
      </w:del>
      <w:del w:id="4780" w:author="PR Preview" w:date="2026-01-01T00:00:00Z">
        <w:r>
          <w:delText xml:space="preserve">.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781" w:author="PR Preview" w:date="2026-01-01T00:00:00Z">
        <w:r>
          <w:delText xml:space="preserve"> </w:delText>
        </w:r>
      </w:del>
      <w:del w:id="4782" w:author="PR Preview" w:date="2026-01-01T00:00:00Z">
        <w:r>
          <w:delText xml:space="preserve">is a subspace (</w:delText>
        </w:r>
      </w:del>
      <w:hyperlink w:anchor="thm-orthogonal-complement-subspace">
        <w:del w:id="4783" w:author="PR Preview" w:date="2026-01-01T00:00:00Z">
          <w:r>
            <w:rPr>
              <w:rStyle w:val="Hyperlink"/>
            </w:rPr>
            <w:delText xml:space="preserve">Theorem 29</w:delText>
          </w:r>
        </w:del>
      </w:hyperlink>
      <w:del w:id="4784" w:author="PR Preview" w:date="2026-01-01T00:00:00Z">
        <w:r>
          <w:delText xml:space="preserve">),</w:delText>
        </w:r>
      </w:del>
      <w:del w:id="4785" w:author="PR Preview" w:date="2026-01-01T00:00:00Z">
        <w:r>
          <w:delText xml:space="preserve"> </w:delText>
        </w:r>
      </w:del>
      <w:del w:id="4786" w:author="PR Preview" w:date="2026-01-01T00:00:00Z">
        <w:r>
          <w:delText xml:space="preserve">so it has a dimension (</w:delText>
        </w:r>
      </w:del>
      <w:hyperlink w:anchor="def-dimension">
        <w:del w:id="478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788" w:author="PR Preview" w:date="2026-01-01T00:00:00Z">
        <w:r>
          <w:delText xml:space="preserve">).</w:delText>
        </w:r>
      </w:del>
    </w:p>
    <w:p>
      <w:pPr>
        <w:pStyle w:val="BodyText"/>
      </w:pPr>
      <w:del w:id="4789" w:author="PR Preview" w:date="2026-01-01T00:00:00Z">
        <w:r>
          <w:rPr>
            <w:b/>
            <w:bCs/>
          </w:rPr>
          <w:delText xml:space="preserve">Part 1.</w:delText>
        </w:r>
      </w:del>
      <w:del w:id="4790" w:author="PR Preview" w:date="2026-01-01T00:00:00Z">
        <w:r>
          <w:delText xml:space="preserve"> </w:delText>
        </w:r>
      </w:del>
      <w:del w:id="4791" w:author="PR Preview" w:date="2026-01-01T00:00:00Z">
        <w:r>
          <w:delText xml:space="preserve">Both</w:delText>
        </w:r>
      </w:del>
      <w:del w:id="479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793" w:author="PR Preview" w:date="2026-01-01T00:00:00Z">
        <w:r>
          <w:delText xml:space="preserve"> </w:delText>
        </w:r>
      </w:del>
      <w:del w:id="4794" w:author="PR Preview" w:date="2026-01-01T00:00:00Z">
        <w:r>
          <w:delText xml:space="preserve">and</w:delText>
        </w:r>
      </w:del>
      <w:del w:id="479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796" w:author="PR Preview" w:date="2026-01-01T00:00:00Z">
        <w:r>
          <w:delText xml:space="preserve"> </w:delText>
        </w:r>
      </w:del>
      <w:del w:id="4797" w:author="PR Preview" w:date="2026-01-01T00:00:00Z">
        <w:r>
          <w:delText xml:space="preserve">contain</w:delText>
        </w:r>
      </w:del>
      <w:del w:id="47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4799" w:author="PR Preview" w:date="2026-01-01T00:00:00Z">
        <w:r>
          <w:delText xml:space="preserve"> </w:delText>
        </w:r>
      </w:del>
      <w:del w:id="4800" w:author="PR Preview" w:date="2026-01-01T00:00:00Z">
        <w:r>
          <w:delText xml:space="preserve">(</w:delText>
        </w:r>
      </w:del>
      <w:hyperlink w:anchor="thm-subspace-zero">
        <w:del w:id="4801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4802" w:author="PR Preview" w:date="2026-01-01T00:00:00Z">
        <w:r>
          <w:delText xml:space="preserve">).</w:delText>
        </w:r>
      </w:del>
      <w:del w:id="4803" w:author="PR Preview" w:date="2026-01-01T00:00:00Z">
        <w:r>
          <w:delText xml:space="preserve"> </w:delText>
        </w:r>
      </w:del>
      <w:del w:id="4804" w:author="PR Preview" w:date="2026-01-01T00:00:00Z">
        <w:r>
          <w:delText xml:space="preserve">If</w:delText>
        </w:r>
      </w:del>
      <w:del w:id="480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4806" w:author="PR Preview" w:date="2026-01-01T00:00:00Z">
        <w:r>
          <w:delText xml:space="preserve"> </w:delText>
        </w:r>
      </w:del>
      <w:del w:id="4807" w:author="PR Preview" w:date="2026-01-01T00:00:00Z">
        <w:r>
          <w:delText xml:space="preserve">is in both,</w:delText>
        </w:r>
      </w:del>
      <w:del w:id="4808" w:author="PR Preview" w:date="2026-01-01T00:00:00Z">
        <w:r>
          <w:delText xml:space="preserve"> </w:delText>
        </w:r>
      </w:del>
      <w:del w:id="4809" w:author="PR Preview" w:date="2026-01-01T00:00:00Z">
        <w:r>
          <w:delText xml:space="preserve">then</w:delText>
        </w:r>
      </w:del>
      <w:del w:id="481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4811" w:author="PR Preview" w:date="2026-01-01T00:00:00Z">
        <w:r>
          <w:delText xml:space="preserve"> </w:delText>
        </w:r>
      </w:del>
      <w:del w:id="4812" w:author="PR Preview" w:date="2026-01-01T00:00:00Z">
        <w:r>
          <w:delText xml:space="preserve">is orthogonal to every vector of</w:delText>
        </w:r>
      </w:del>
      <w:del w:id="48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814" w:author="PR Preview" w:date="2026-01-01T00:00:00Z">
        <w:r>
          <w:delText xml:space="preserve">,</w:delText>
        </w:r>
      </w:del>
      <w:del w:id="481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4816" w:author="PR Preview" w:date="2026-01-01T00:00:00Z">
        <w:r>
          <w:delText xml:space="preserve"> </w:delText>
        </w:r>
      </w:del>
      <w:del w:id="4817" w:author="PR Preview" w:date="2026-01-01T00:00:00Z">
        <w:r>
          <w:delText xml:space="preserve">itself included,</w:delText>
        </w:r>
      </w:del>
      <w:del w:id="4818" w:author="PR Preview" w:date="2026-01-01T00:00:00Z">
        <w:r>
          <w:delText xml:space="preserve"> </w:delText>
        </w:r>
      </w:del>
      <w:del w:id="4819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820" w:author="PR Preview" w:date="2026-01-01T00:00:00Z">
        <w:r>
          <w:delText xml:space="preserve">which forces every</w:delText>
        </w:r>
      </w:del>
      <w:del w:id="482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4822" w:author="PR Preview" w:date="2026-01-01T00:00:00Z">
        <w:r>
          <w:delText xml:space="preserve">.</w:delText>
        </w:r>
      </w:del>
    </w:p>
    <w:p>
      <w:pPr>
        <w:pStyle w:val="BodyText"/>
      </w:pPr>
      <w:del w:id="4823" w:author="PR Preview" w:date="2026-01-01T00:00:00Z">
        <w:r>
          <w:rPr>
            <w:b/>
            <w:bCs/>
          </w:rPr>
          <w:delText xml:space="preserve">Part 2.</w:delText>
        </w:r>
      </w:del>
      <w:del w:id="4824" w:author="PR Preview" w:date="2026-01-01T00:00:00Z">
        <w:r>
          <w:delText xml:space="preserve"> </w:delText>
        </w:r>
      </w:del>
      <w:del w:id="4825" w:author="PR Preview" w:date="2026-01-01T00:00:00Z">
        <w:r>
          <w:delText xml:space="preserve">Let</w:delText>
        </w:r>
      </w:del>
      <w:del w:id="482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4827" w:author="PR Preview" w:date="2026-01-01T00:00:00Z">
        <w:r>
          <w:delText xml:space="preserve">.</w:delText>
        </w:r>
      </w:del>
      <w:del w:id="4828" w:author="PR Preview" w:date="2026-01-01T00:00:00Z">
        <w:r>
          <w:delText xml:space="preserve"> </w:delText>
        </w:r>
      </w:del>
      <w:del w:id="4829" w:author="PR Preview" w:date="2026-01-01T00:00:00Z">
        <w:r>
          <w:delText xml:space="preserve">If</w:delText>
        </w:r>
      </w:del>
      <w:del w:id="4830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0</m:t>
        </m:r>
      </m:oMath>
      <w:del w:id="4831" w:author="PR Preview" w:date="2026-01-01T00:00:00Z">
        <w:r>
          <w:delText xml:space="preserve">, then</w:delText>
        </w:r>
      </w:del>
      <w:del w:id="483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833" w:author="PR Preview" w:date="2026-01-01T00:00:00Z">
        <w:r>
          <w:delText xml:space="preserve"> </w:delText>
        </w:r>
      </w:del>
      <w:del w:id="4834" w:author="PR Preview" w:date="2026-01-01T00:00:00Z">
        <w:r>
          <w:delText xml:space="preserve">has a basis (</w:delText>
        </w:r>
      </w:del>
      <w:hyperlink w:anchor="thm-extend-basis">
        <w:del w:id="4835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4836" w:author="PR Preview" w:date="2026-01-01T00:00:00Z">
        <w:r>
          <w:delText xml:space="preserve">)</w:delText>
        </w:r>
      </w:del>
      <w:del w:id="4837" w:author="PR Preview" w:date="2026-01-01T00:00:00Z">
        <w:r>
          <w:delText xml:space="preserve"> </w:delText>
        </w:r>
      </w:del>
      <w:del w:id="4838" w:author="PR Preview" w:date="2026-01-01T00:00:00Z">
        <w:r>
          <w:delText xml:space="preserve">with</w:delText>
        </w:r>
      </w:del>
      <w:del w:id="4839" w:author="PR Preview" w:date="2026-01-01T00:00:00Z">
        <w:r>
          <w:delText xml:space="preserve"> </w:delText>
        </w:r>
      </w:del>
      <m:oMath>
        <m:r>
          <m:t>0</m:t>
        </m:r>
      </m:oMath>
      <w:del w:id="4840" w:author="PR Preview" w:date="2026-01-01T00:00:00Z">
        <w:r>
          <w:delText xml:space="preserve"> </w:delText>
        </w:r>
      </w:del>
      <w:del w:id="4841" w:author="PR Preview" w:date="2026-01-01T00:00:00Z">
        <w:r>
          <w:delText xml:space="preserve">vectors (</w:delText>
        </w:r>
      </w:del>
      <w:hyperlink w:anchor="def-dimension">
        <w:del w:id="4842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843" w:author="PR Preview" w:date="2026-01-01T00:00:00Z">
        <w:r>
          <w:delText xml:space="preserve">), the empty list,</w:delText>
        </w:r>
      </w:del>
      <w:del w:id="4844" w:author="PR Preview" w:date="2026-01-01T00:00:00Z">
        <w:r>
          <w:delText xml:space="preserve"> </w:delText>
        </w:r>
      </w:del>
      <w:del w:id="4845" w:author="PR Preview" w:date="2026-01-01T00:00:00Z">
        <w:r>
          <w:delText xml:space="preserve">whose span is</w:delText>
        </w:r>
      </w:del>
      <w:del w:id="484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4847" w:author="PR Preview" w:date="2026-01-01T00:00:00Z">
        <w:r>
          <w:delText xml:space="preserve"> </w:delText>
        </w:r>
      </w:del>
      <w:del w:id="4848" w:author="PR Preview" w:date="2026-01-01T00:00:00Z">
        <w:r>
          <w:delText xml:space="preserve">(</w:delText>
        </w:r>
      </w:del>
      <w:hyperlink w:anchor="def-span">
        <w:del w:id="4849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850" w:author="PR Preview" w:date="2026-01-01T00:00:00Z">
        <w:r>
          <w:delText xml:space="preserve">);</w:delText>
        </w:r>
      </w:del>
      <w:del w:id="4851" w:author="PR Preview" w:date="2026-01-01T00:00:00Z">
        <w:r>
          <w:delText xml:space="preserve"> </w:delText>
        </w:r>
      </w:del>
      <w:del w:id="4852" w:author="PR Preview" w:date="2026-01-01T00:00:00Z">
        <w:r>
          <w:delText xml:space="preserve">so</w:delText>
        </w:r>
      </w:del>
      <w:del w:id="48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4854" w:author="PR Preview" w:date="2026-01-01T00:00:00Z">
        <w:r>
          <w:delText xml:space="preserve">,</w:delText>
        </w:r>
      </w:del>
      <w:del w:id="485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856" w:author="PR Preview" w:date="2026-01-01T00:00:00Z">
        <w:r>
          <w:delText xml:space="preserve"> </w:delText>
        </w:r>
      </w:del>
      <w:del w:id="4857" w:author="PR Preview" w:date="2026-01-01T00:00:00Z">
        <w:r>
          <w:delText xml:space="preserve">(every</w:delText>
        </w:r>
      </w:del>
      <w:del w:id="485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4859" w:author="PR Preview" w:date="2026-01-01T00:00:00Z">
        <w:r>
          <w:delText xml:space="preserve"> </w:delText>
        </w:r>
      </w:del>
      <w:del w:id="4860" w:author="PR Preview" w:date="2026-01-01T00:00:00Z">
        <w:r>
          <w:delText xml:space="preserve">satisfies</w:delText>
        </w:r>
      </w:del>
      <w:del w:id="486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del w:id="4862" w:author="PR Preview" w:date="2026-01-01T00:00:00Z">
        <w:r>
          <w:delText xml:space="preserve">),</w:delText>
        </w:r>
      </w:del>
      <w:del w:id="4863" w:author="PR Preview" w:date="2026-01-01T00:00:00Z">
        <w:r>
          <w:delText xml:space="preserve"> </w:delText>
        </w:r>
      </w:del>
      <w:del w:id="4864" w:author="PR Preview" w:date="2026-01-01T00:00:00Z">
        <w:r>
          <w:delText xml:space="preserve">and</w:delText>
        </w:r>
      </w:del>
      <w:del w:id="4865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del w:id="4866" w:author="PR Preview" w:date="2026-01-01T00:00:00Z">
        <w:r>
          <w:delText xml:space="preserve"> </w:delText>
        </w:r>
      </w:del>
      <w:del w:id="4867" w:author="PR Preview" w:date="2026-01-01T00:00:00Z">
        <w:r>
          <w:delText xml:space="preserve">(</w:delText>
        </w:r>
      </w:del>
      <w:hyperlink w:anchor="exm-dimension">
        <w:del w:id="4868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4869" w:author="PR Preview" w:date="2026-01-01T00:00:00Z">
        <w:r>
          <w:delText xml:space="preserve">).</w:delText>
        </w:r>
      </w:del>
      <w:del w:id="4870" w:author="PR Preview" w:date="2026-01-01T00:00:00Z">
        <w:r>
          <w:delText xml:space="preserve"> </w:delText>
        </w:r>
      </w:del>
      <w:del w:id="4871" w:author="PR Preview" w:date="2026-01-01T00:00:00Z">
        <w:r>
          <w:delText xml:space="preserve">If</w:delText>
        </w:r>
      </w:del>
      <w:del w:id="487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≥</m:t>
        </m:r>
        <m:r>
          <m:t>1</m:t>
        </m:r>
      </m:oMath>
      <w:del w:id="4873" w:author="PR Preview" w:date="2026-01-01T00:00:00Z">
        <w:r>
          <w:delText xml:space="preserve">, choose a basis</w:delText>
        </w:r>
      </w:del>
      <w:del w:id="487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del w:id="4875" w:author="PR Preview" w:date="2026-01-01T00:00:00Z">
        <w:r>
          <w:delText xml:space="preserve"> </w:delText>
        </w:r>
      </w:del>
      <w:del w:id="4876" w:author="PR Preview" w:date="2026-01-01T00:00:00Z">
        <w:r>
          <w:delText xml:space="preserve">of</w:delText>
        </w:r>
      </w:del>
      <w:del w:id="487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878" w:author="PR Preview" w:date="2026-01-01T00:00:00Z">
        <w:r>
          <w:delText xml:space="preserve"> </w:delText>
        </w:r>
      </w:del>
      <w:del w:id="4879" w:author="PR Preview" w:date="2026-01-01T00:00:00Z">
        <w:r>
          <w:delText xml:space="preserve">(</w:delText>
        </w:r>
      </w:del>
      <w:hyperlink w:anchor="thm-extend-basis">
        <w:del w:id="4880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4881" w:author="PR Preview" w:date="2026-01-01T00:00:00Z">
        <w:r>
          <w:delText xml:space="preserve">),</w:delText>
        </w:r>
      </w:del>
      <w:del w:id="4882" w:author="PR Preview" w:date="2026-01-01T00:00:00Z">
        <w:r>
          <w:delText xml:space="preserve"> </w:delText>
        </w:r>
      </w:del>
      <w:del w:id="4883" w:author="PR Preview" w:date="2026-01-01T00:00:00Z">
        <w:r>
          <w:delText xml:space="preserve">and let</w:delText>
        </w:r>
      </w:del>
      <w:del w:id="488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885" w:author="PR Preview" w:date="2026-01-01T00:00:00Z">
        <w:r>
          <w:delText xml:space="preserve"> </w:delText>
        </w:r>
      </w:del>
      <w:del w:id="4886" w:author="PR Preview" w:date="2026-01-01T00:00:00Z">
        <w:r>
          <w:delText xml:space="preserve">be the</w:delText>
        </w:r>
      </w:del>
      <w:del w:id="488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d</m:t>
        </m:r>
      </m:oMath>
      <w:del w:id="4888" w:author="PR Preview" w:date="2026-01-01T00:00:00Z">
        <w:r>
          <w:delText xml:space="preserve"> </w:delText>
        </w:r>
      </w:del>
      <w:del w:id="4889" w:author="PR Preview" w:date="2026-01-01T00:00:00Z">
        <w:r>
          <w:delText xml:space="preserve">matrix with these columns.</w:delText>
        </w:r>
      </w:del>
      <w:del w:id="4890" w:author="PR Preview" w:date="2026-01-01T00:00:00Z">
        <w:r>
          <w:delText xml:space="preserve"> </w:delText>
        </w:r>
      </w:del>
      <w:del w:id="4891" w:author="PR Preview" w:date="2026-01-01T00:00:00Z">
        <w:r>
          <w:delText xml:space="preserve">The basis spans</w:delText>
        </w:r>
      </w:del>
      <w:del w:id="489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893" w:author="PR Preview" w:date="2026-01-01T00:00:00Z">
        <w:r>
          <w:delText xml:space="preserve">,</w:delText>
        </w:r>
      </w:del>
      <w:del w:id="4894" w:author="PR Preview" w:date="2026-01-01T00:00:00Z">
        <w:r>
          <w:delText xml:space="preserve"> </w:delText>
        </w:r>
      </w:del>
      <w:del w:id="4895" w:author="PR Preview" w:date="2026-01-01T00:00:00Z">
        <w:r>
          <w:delText xml:space="preserve">so</w:delText>
        </w:r>
      </w:del>
      <w:del w:id="489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4897" w:author="PR Preview" w:date="2026-01-01T00:00:00Z">
        <w:r>
          <w:delText xml:space="preserve"> </w:delText>
        </w:r>
      </w:del>
      <w:del w:id="4898" w:author="PR Preview" w:date="2026-01-01T00:00:00Z">
        <w:r>
          <w:delText xml:space="preserve">(</w:delText>
        </w:r>
      </w:del>
      <w:hyperlink w:anchor="thm-column-space-span">
        <w:del w:id="4899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4900" w:author="PR Preview" w:date="2026-01-01T00:00:00Z">
        <w:r>
          <w:delText xml:space="preserve">),</w:delText>
        </w:r>
      </w:del>
      <w:del w:id="4901" w:author="PR Preview" w:date="2026-01-01T00:00:00Z">
        <w:r>
          <w:delText xml:space="preserve"> </w:delText>
        </w:r>
      </w:del>
      <w:del w:id="4902" w:author="PR Preview" w:date="2026-01-01T00:00:00Z">
        <w:r>
          <w:delText xml:space="preserve">and</w:delText>
        </w:r>
      </w:del>
      <w:del w:id="4903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904" w:author="PR Preview" w:date="2026-01-01T00:00:00Z">
        <w:r>
          <w:delText xml:space="preserve"> </w:delText>
        </w:r>
      </w:del>
      <w:del w:id="4905" w:author="PR Preview" w:date="2026-01-01T00:00:00Z">
        <w:r>
          <w:delText xml:space="preserve">(</w:delText>
        </w:r>
      </w:del>
      <w:hyperlink w:anchor="thm-complement-null-space">
        <w:del w:id="4906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4907" w:author="PR Preview" w:date="2026-01-01T00:00:00Z">
        <w:r>
          <w:delText xml:space="preserve">).</w:delText>
        </w:r>
      </w:del>
      <w:del w:id="490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909" w:author="PR Preview" w:date="2026-01-01T00:00:00Z">
        <w:r>
          <w:delText xml:space="preserve"> </w:delText>
        </w:r>
      </w:del>
      <w:del w:id="4910" w:author="PR Preview" w:date="2026-01-01T00:00:00Z">
        <w:r>
          <w:delText xml:space="preserve">is</w:delText>
        </w:r>
      </w:del>
      <w:del w:id="491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×</m:t>
        </m:r>
        <m:r>
          <m:t>p</m:t>
        </m:r>
      </m:oMath>
      <w:del w:id="4912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913" w:author="PR Preview" w:date="2026-01-01T00:00:00Z">
        <w:r>
          <w:rPr>
            <w:b/>
            <w:bCs/>
          </w:rPr>
          <w:delText xml:space="preserve">Part 3.</w:delText>
        </w:r>
      </w:del>
      <w:del w:id="491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915" w:author="PR Preview" w:date="2026-01-01T00:00:00Z">
        <w:r>
          <w:delText xml:space="preserve"> </w:delText>
        </w:r>
      </w:del>
      <w:del w:id="4916" w:author="PR Preview" w:date="2026-01-01T00:00:00Z">
        <w:r>
          <w:delText xml:space="preserve">is a subspace of</w:delText>
        </w:r>
      </w:del>
      <w:del w:id="491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918" w:author="PR Preview" w:date="2026-01-01T00:00:00Z">
        <w:r>
          <w:delText xml:space="preserve"> </w:delText>
        </w:r>
      </w:del>
      <w:del w:id="4919" w:author="PR Preview" w:date="2026-01-01T00:00:00Z">
        <w:r>
          <w:delText xml:space="preserve">(</w:delText>
        </w:r>
      </w:del>
      <w:hyperlink w:anchor="thm-sum-intersection-subspace">
        <w:del w:id="4920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4921" w:author="PR Preview" w:date="2026-01-01T00:00:00Z">
        <w:r>
          <w:delText xml:space="preserve">),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4922" w:author="PR Preview" w:date="2026-01-01T00:00:00Z">
        <w:r>
          <w:delText xml:space="preserve">Since</w:delText>
        </w:r>
      </w:del>
      <w:del w:id="492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924" w:author="PR Preview" w:date="2026-01-01T00:00:00Z">
        <w:r>
          <w:delText xml:space="preserve">,</w:delText>
        </w:r>
      </w:del>
      <w:del w:id="492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926" w:author="PR Preview" w:date="2026-01-01T00:00:00Z">
        <w:r>
          <w:delText xml:space="preserve"> </w:delText>
        </w:r>
      </w:del>
      <w:del w:id="4927" w:author="PR Preview" w:date="2026-01-01T00:00:00Z">
        <w:r>
          <w:delText xml:space="preserve">is a subspace (</w:delText>
        </w:r>
      </w:del>
      <w:hyperlink w:anchor="exm-subspace">
        <w:del w:id="492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4929" w:author="PR Preview" w:date="2026-01-01T00:00:00Z">
        <w:r>
          <w:delText xml:space="preserve">)</w:delText>
        </w:r>
      </w:del>
      <w:del w:id="4930" w:author="PR Preview" w:date="2026-01-01T00:00:00Z">
        <w:r>
          <w:delText xml:space="preserve"> </w:delText>
        </w:r>
      </w:del>
      <w:del w:id="4931" w:author="PR Preview" w:date="2026-01-01T00:00:00Z">
        <w:r>
          <w:delText xml:space="preserve">and</w:delText>
        </w:r>
      </w:del>
      <w:del w:id="4932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del w:id="4933" w:author="PR Preview" w:date="2026-01-01T00:00:00Z">
        <w:r>
          <w:delText xml:space="preserve"> </w:delText>
        </w:r>
      </w:del>
      <w:del w:id="4934" w:author="PR Preview" w:date="2026-01-01T00:00:00Z">
        <w:r>
          <w:delText xml:space="preserve">(</w:delText>
        </w:r>
      </w:del>
      <w:hyperlink w:anchor="exm-dimension">
        <w:del w:id="4935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4936" w:author="PR Preview" w:date="2026-01-01T00:00:00Z">
        <w:r>
          <w:delText xml:space="preserve">),</w:delText>
        </w:r>
      </w:del>
      <w:del w:id="4937" w:author="PR Preview" w:date="2026-01-01T00:00:00Z">
        <w:r>
          <w:delText xml:space="preserve"> </w:delText>
        </w:r>
      </w:del>
      <w:hyperlink w:anchor="thm-subspace-equal-dim">
        <w:del w:id="4938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939" w:author="PR Preview" w:date="2026-01-01T00:00:00Z">
        <w:r>
          <w:delText xml:space="preserve"> </w:delText>
        </w:r>
      </w:del>
      <w:del w:id="4940" w:author="PR Preview" w:date="2026-01-01T00:00:00Z">
        <w:r>
          <w:delText xml:space="preserve">gives</w:delText>
        </w:r>
      </w:del>
      <w:del w:id="494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942" w:author="PR Preview" w:date="2026-01-01T00:00:00Z">
        <w:r>
          <w:delText xml:space="preserve">.</w:delText>
        </w:r>
      </w:del>
      <w:del w:id="4943" w:author="PR Preview" w:date="2026-01-01T00:00:00Z">
        <w:r>
          <w:delText xml:space="preserve"> </w:delText>
        </w:r>
      </w:del>
      <w:del w:id="4944" w:author="PR Preview" w:date="2026-01-01T00:00:00Z">
        <w:r>
          <w:delText xml:space="preserve">Together with part 1,</w:delText>
        </w:r>
      </w:del>
      <w:del w:id="494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946" w:author="PR Preview" w:date="2026-01-01T00:00:00Z">
        <w:r>
          <w:delText xml:space="preserve">.</w:delText>
        </w:r>
      </w:del>
      <w:del w:id="4947" w:author="PR Preview" w:date="2026-01-01T00:00:00Z">
        <w:r>
          <w:delText xml:space="preserve"> </w:delText>
        </w:r>
      </w:del>
      <w:del w:id="4948" w:author="PR Preview" w:date="2026-01-01T00:00:00Z">
        <w:r>
          <w:delText xml:space="preserve">The uniqueness of the split then follows from</w:delText>
        </w:r>
      </w:del>
      <w:del w:id="4949" w:author="PR Preview" w:date="2026-01-01T00:00:00Z">
        <w:r>
          <w:delText xml:space="preserve"> </w:delText>
        </w:r>
      </w:del>
      <w:hyperlink w:anchor="thm-direct-sum-equiv">
        <w:del w:id="4950" w:author="PR Preview" w:date="2026-01-01T00:00:00Z">
          <w:r>
            <w:rPr>
              <w:rStyle w:val="Hyperlink"/>
            </w:rPr>
            <w:delText xml:space="preserve">Theorem 27</w:delText>
          </w:r>
        </w:del>
      </w:hyperlink>
      <w:del w:id="4951" w:author="PR Preview" w:date="2026-01-01T00:00:00Z">
        <w:r>
          <w:delText xml:space="preserve"> </w:delText>
        </w:r>
      </w:del>
      <w:del w:id="4952" w:author="PR Preview" w:date="2026-01-01T00:00:00Z">
        <w:r>
          <w:delText xml:space="preserve">(statement 1 implies statement 3).</w:delText>
        </w:r>
      </w:del>
    </w:p>
    <w:p>
      <w:pPr>
        <w:pStyle w:val="BodyText"/>
      </w:pPr>
      <w:del w:id="4953" w:author="PR Preview" w:date="2026-01-01T00:00:00Z">
        <w:r>
          <w:rPr>
            <w:b/>
            <w:bCs/>
          </w:rPr>
          <w:delText xml:space="preserve">Example 56 (Splitting a vector of</w:delText>
        </w:r>
      </w:del>
      <w:del w:id="4954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955" w:author="PR Preview" w:date="2026-01-01T00:00:00Z">
        <w:r>
          <w:rPr>
            <w:b/>
            <w:bCs/>
          </w:rPr>
          <w:delText xml:space="preserve"> </w:delText>
        </w:r>
      </w:del>
      <w:del w:id="4956" w:author="PR Preview" w:date="2026-01-01T00:00:00Z">
        <w:r>
          <w:rPr>
            <w:b/>
            <w:bCs/>
          </w:rPr>
          <w:delText xml:space="preserve">along a line and its complement)</w:delText>
        </w:r>
      </w:del>
      <w:del w:id="4957" w:author="PR Preview" w:date="2026-01-01T00:00:00Z">
        <w:r>
          <w:delText xml:space="preserve"> </w:delText>
        </w:r>
      </w:del>
      <w:del w:id="4958" w:author="PR Preview" w:date="2026-01-01T00:00:00Z">
        <w:r>
          <w:delText xml:space="preserve">Let</w:delText>
        </w:r>
      </w:del>
      <w:del w:id="495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960" w:author="PR Preview" w:date="2026-01-01T00:00:00Z">
        <w:r>
          <w:delText xml:space="preserve"> </w:delText>
        </w:r>
      </w:del>
      <w:del w:id="4961" w:author="PR Preview" w:date="2026-01-01T00:00:00Z">
        <w:r>
          <w:delText xml:space="preserve">in</w:delText>
        </w:r>
      </w:del>
      <w:del w:id="496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4963" w:author="PR Preview" w:date="2026-01-01T00:00:00Z">
        <w:r>
          <w:delText xml:space="preserve">.</w:delText>
        </w:r>
      </w:del>
      <w:del w:id="4964" w:author="PR Preview" w:date="2026-01-01T00:00:00Z">
        <w:r>
          <w:delText xml:space="preserve"> </w:delText>
        </w:r>
      </w:del>
      <w:del w:id="4965" w:author="PR Preview" w:date="2026-01-01T00:00:00Z">
        <w:r>
          <w:delText xml:space="preserve">A single nonzero vector is linearly independent</w:delText>
        </w:r>
      </w:del>
      <w:del w:id="4966" w:author="PR Preview" w:date="2026-01-01T00:00:00Z">
        <w:r>
          <w:delText xml:space="preserve"> </w:delText>
        </w:r>
      </w:del>
      <w:del w:id="4967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del w:id="4968" w:author="PR Preview" w:date="2026-01-01T00:00:00Z">
        <w:r>
          <w:delText xml:space="preserve"> </w:delText>
        </w:r>
      </w:del>
      <w:del w:id="4969" w:author="PR Preview" w:date="2026-01-01T00:00:00Z">
        <w:r>
          <w:delText xml:space="preserve">with</w:delText>
        </w:r>
      </w:del>
      <w:del w:id="497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4971" w:author="PR Preview" w:date="2026-01-01T00:00:00Z">
        <w:r>
          <w:delText xml:space="preserve"> </w:delText>
        </w:r>
      </w:del>
      <w:del w:id="4972" w:author="PR Preview" w:date="2026-01-01T00:00:00Z">
        <w:r>
          <w:delText xml:space="preserve">forces</w:delText>
        </w:r>
      </w:del>
      <w:del w:id="497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4974" w:author="PR Preview" w:date="2026-01-01T00:00:00Z">
        <w:r>
          <w:delText xml:space="preserve">),</w:delText>
        </w:r>
      </w:del>
      <w:del w:id="4975" w:author="PR Preview" w:date="2026-01-01T00:00:00Z">
        <w:r>
          <w:delText xml:space="preserve"> </w:delText>
        </w:r>
      </w:del>
      <w:del w:id="4976" w:author="PR Preview" w:date="2026-01-01T00:00:00Z">
        <w:r>
          <w:delText xml:space="preserve">so</w:delText>
        </w:r>
      </w:del>
      <w:del w:id="49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978" w:author="PR Preview" w:date="2026-01-01T00:00:00Z">
        <w:r>
          <w:delText xml:space="preserve"> </w:delText>
        </w:r>
      </w:del>
      <w:del w:id="4979" w:author="PR Preview" w:date="2026-01-01T00:00:00Z">
        <w:r>
          <w:delText xml:space="preserve">is a basis of</w:delText>
        </w:r>
      </w:del>
      <w:del w:id="498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981" w:author="PR Preview" w:date="2026-01-01T00:00:00Z">
        <w:r>
          <w:delText xml:space="preserve"> </w:delText>
        </w:r>
      </w:del>
      <w:del w:id="4982" w:author="PR Preview" w:date="2026-01-01T00:00:00Z">
        <w:r>
          <w:delText xml:space="preserve">and</w:delText>
        </w:r>
      </w:del>
      <w:del w:id="4983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4984" w:author="PR Preview" w:date="2026-01-01T00:00:00Z">
        <w:r>
          <w:delText xml:space="preserve">.</w:delText>
        </w:r>
      </w:del>
      <w:del w:id="4985" w:author="PR Preview" w:date="2026-01-01T00:00:00Z">
        <w:r>
          <w:delText xml:space="preserve"> </w:delText>
        </w:r>
      </w:del>
      <w:del w:id="4986" w:author="PR Preview" w:date="2026-01-01T00:00:00Z">
        <w:r>
          <w:delText xml:space="preserve">A vector</w:delText>
        </w:r>
      </w:del>
      <w:del w:id="498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4988" w:author="PR Preview" w:date="2026-01-01T00:00:00Z">
        <w:r>
          <w:delText xml:space="preserve"> </w:delText>
        </w:r>
      </w:del>
      <w:del w:id="4989" w:author="PR Preview" w:date="2026-01-01T00:00:00Z">
        <w:r>
          <w:delText xml:space="preserve">is in</w:delText>
        </w:r>
      </w:del>
      <w:del w:id="4990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4991" w:author="PR Preview" w:date="2026-01-01T00:00:00Z">
        <w:r>
          <w:delText xml:space="preserve"> </w:delText>
        </w:r>
      </w:del>
      <w:del w:id="4992" w:author="PR Preview" w:date="2026-01-01T00:00:00Z">
        <w:r>
          <w:delText xml:space="preserve">exactly when</w:delText>
        </w:r>
      </w:del>
      <w:del w:id="4993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4994" w:author="PR Preview" w:date="2026-01-01T00:00:00Z">
        <w:r>
          <w:delText xml:space="preserve">:</w:delText>
        </w:r>
      </w:del>
      <w:del w:id="4995" w:author="PR Preview" w:date="2026-01-01T00:00:00Z">
        <w:r>
          <w:delText xml:space="preserve"> </w:delText>
        </w:r>
      </w:del>
      <w:del w:id="4996" w:author="PR Preview" w:date="2026-01-01T00:00:00Z">
        <w:r>
          <w:delText xml:space="preserve">that condition says</w:delText>
        </w:r>
      </w:del>
      <w:del w:id="49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del w:id="4998" w:author="PR Preview" w:date="2026-01-01T00:00:00Z">
        <w:r>
          <w:delText xml:space="preserve">,</w:delText>
        </w:r>
      </w:del>
      <w:del w:id="4999" w:author="PR Preview" w:date="2026-01-01T00:00:00Z">
        <w:r>
          <w:delText xml:space="preserve"> </w:delText>
        </w:r>
      </w:del>
      <w:del w:id="5000" w:author="PR Preview" w:date="2026-01-01T00:00:00Z">
        <w:r>
          <w:delText xml:space="preserve">and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5001" w:author="PR Preview" w:date="2026-01-01T00:00:00Z">
        <w:r>
          <w:delText xml:space="preserve">for every</w:delText>
        </w:r>
      </w:del>
      <w:del w:id="5002" w:author="PR Preview" w:date="2026-01-01T00:00:00Z">
        <w:r>
          <w:delText xml:space="preserve"> </w:delText>
        </w:r>
      </w:del>
      <m:oMath>
        <m:r>
          <m:t>c</m:t>
        </m:r>
      </m:oMath>
      <w:del w:id="5003" w:author="PR Preview" w:date="2026-01-01T00:00:00Z">
        <w:r>
          <w:delText xml:space="preserve">.</w:delText>
        </w:r>
      </w:del>
      <w:del w:id="5004" w:author="PR Preview" w:date="2026-01-01T00:00:00Z">
        <w:r>
          <w:delText xml:space="preserve"> </w:delText>
        </w:r>
      </w:del>
      <w:del w:id="5005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5006" w:author="PR Preview" w:date="2026-01-01T00:00:00Z">
        <w:r>
          <w:delText xml:space="preserve">Those two vectors are linearly independent,</w:delText>
        </w:r>
      </w:del>
      <w:del w:id="5007" w:author="PR Preview" w:date="2026-01-01T00:00:00Z">
        <w:r>
          <w:delText xml:space="preserve"> </w:delText>
        </w:r>
      </w:del>
      <w:del w:id="5008" w:author="PR Preview" w:date="2026-01-01T00:00:00Z">
        <w:r>
          <w:delText xml:space="preserve">because</w:delText>
        </w:r>
      </w:del>
      <w:del w:id="5009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5010" w:author="PR Preview" w:date="2026-01-01T00:00:00Z">
        <w:r>
          <w:delText xml:space="preserve"> </w:delText>
        </w:r>
      </w:del>
      <w:del w:id="5011" w:author="PR Preview" w:date="2026-01-01T00:00:00Z">
        <w:r>
          <w:delText xml:space="preserve">is</w:delText>
        </w:r>
      </w:del>
      <w:del w:id="501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5013" w:author="PR Preview" w:date="2026-01-01T00:00:00Z">
        <w:r>
          <w:delText xml:space="preserve"> </w:delText>
        </w:r>
      </w:del>
      <w:del w:id="5014" w:author="PR Preview" w:date="2026-01-01T00:00:00Z">
        <w:r>
          <w:delText xml:space="preserve">only if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5015" w:author="PR Preview" w:date="2026-01-01T00:00:00Z">
        <w:r>
          <w:delText xml:space="preserve">so</w:delText>
        </w:r>
      </w:del>
      <w:del w:id="5016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5017" w:author="PR Preview" w:date="2026-01-01T00:00:00Z">
        <w:r>
          <w:delText xml:space="preserve">, and</w:delText>
        </w:r>
      </w:del>
      <w:del w:id="501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del w:id="5019" w:author="PR Preview" w:date="2026-01-01T00:00:00Z">
        <w:r>
          <w:delText xml:space="preserve">, as part 2 says.</w:delText>
        </w:r>
      </w:del>
    </w:p>
    <w:p>
      <w:pPr>
        <w:pStyle w:val="BodyText"/>
      </w:pPr>
      <w:del w:id="5020" w:author="PR Preview" w:date="2026-01-01T00:00:00Z">
        <w:r>
          <w:delText xml:space="preserve">To split</w:delText>
        </w:r>
      </w:del>
      <w:del w:id="502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022" w:author="PR Preview" w:date="2026-01-01T00:00:00Z">
        <w:r>
          <w:delText xml:space="preserve">,</w:delText>
        </w:r>
      </w:del>
      <w:del w:id="5023" w:author="PR Preview" w:date="2026-01-01T00:00:00Z">
        <w:r>
          <w:delText xml:space="preserve"> </w:delText>
        </w:r>
      </w:del>
      <w:del w:id="5024" w:author="PR Preview" w:date="2026-01-01T00:00:00Z">
        <w:r>
          <w:delText xml:space="preserve">look for</w:delText>
        </w:r>
      </w:del>
      <w:del w:id="502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026" w:author="PR Preview" w:date="2026-01-01T00:00:00Z">
        <w:r>
          <w:delText xml:space="preserve"> </w:delText>
        </w:r>
      </w:del>
      <w:del w:id="5027" w:author="PR Preview" w:date="2026-01-01T00:00:00Z">
        <w:r>
          <w:delText xml:space="preserve">with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028" w:author="PR Preview" w:date="2026-01-01T00:00:00Z">
        <w:r>
          <w:delText xml:space="preserve">in</w:delText>
        </w:r>
      </w:del>
      <w:del w:id="502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5030" w:author="PR Preview" w:date="2026-01-01T00:00:00Z">
        <w:r>
          <w:delText xml:space="preserve">:</w:delText>
        </w:r>
      </w:del>
      <w:del w:id="5031" w:author="PR Preview" w:date="2026-01-01T00:00:00Z">
        <w:r>
          <w:delText xml:space="preserve"> </w:delText>
        </w:r>
      </w:del>
      <w:del w:id="5032" w:author="PR Preview" w:date="2026-01-01T00:00:00Z">
        <w:r>
          <w:delText xml:space="preserve">that membership needs</w:delText>
        </w:r>
      </w:del>
      <w:del w:id="503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034" w:author="PR Preview" w:date="2026-01-01T00:00:00Z">
        <w:r>
          <w:delText xml:space="preserve">, so</w:delText>
        </w:r>
      </w:del>
      <w:del w:id="503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2</m:t>
        </m:r>
      </m:oMath>
      <w:del w:id="5036" w:author="PR Preview" w:date="2026-01-01T00:00:00Z">
        <w:r>
          <w:delText xml:space="preserve">.</w:delText>
        </w:r>
      </w:del>
      <w:del w:id="5037" w:author="PR Preview" w:date="2026-01-01T00:00:00Z">
        <w:r>
          <w:delText xml:space="preserve"> </w:delText>
        </w:r>
      </w:del>
      <w:del w:id="5038" w:author="PR Preview" w:date="2026-01-01T00:00:00Z">
        <w:r>
          <w:delText xml:space="preserve">Then</w:delText>
        </w:r>
      </w:del>
      <w:del w:id="50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040" w:author="PR Preview" w:date="2026-01-01T00:00:00Z">
        <w:r>
          <w:delText xml:space="preserve"> </w:delText>
        </w:r>
      </w:del>
      <w:del w:id="5041" w:author="PR Preview" w:date="2026-01-01T00:00:00Z">
        <w:r>
          <w:delText xml:space="preserve">and</w:delText>
        </w:r>
      </w:del>
      <w:del w:id="504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043" w:author="PR Preview" w:date="2026-01-01T00:00:00Z">
        <w:r>
          <w:delText xml:space="preserve">,</w:delText>
        </w:r>
      </w:del>
      <w:del w:id="5044" w:author="PR Preview" w:date="2026-01-01T00:00:00Z">
        <w:r>
          <w:delText xml:space="preserve"> </w:delText>
        </w:r>
      </w:del>
      <w:del w:id="5045" w:author="PR Preview" w:date="2026-01-01T00:00:00Z">
        <w:r>
          <w:delText xml:space="preserve">with</w:delText>
        </w:r>
      </w:del>
      <w:del w:id="504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047" w:author="PR Preview" w:date="2026-01-01T00:00:00Z">
        <w:r>
          <w:delText xml:space="preserve"> </w:delText>
        </w:r>
      </w:del>
      <w:del w:id="5048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5049" w:author="PR Preview" w:date="2026-01-01T00:00:00Z">
        <w:r>
          <w:rPr>
            <w:b/>
            <w:bCs/>
          </w:rPr>
          <w:delText xml:space="preserve">Theorem 32 (The orthogonal complement of the orthogonal complement)</w:delText>
        </w:r>
      </w:del>
      <w:del w:id="5050" w:author="PR Preview" w:date="2026-01-01T00:00:00Z">
        <w:r>
          <w:delText xml:space="preserve"> </w:delText>
        </w:r>
      </w:del>
      <w:del w:id="5051" w:author="PR Preview" w:date="2026-01-01T00:00:00Z">
        <w:r>
          <w:delText xml:space="preserve">For any subspace</w:delText>
        </w:r>
      </w:del>
      <w:del w:id="50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5053" w:author="PR Preview" w:date="2026-01-01T00:00:00Z">
        <w:r>
          <w:delText xml:space="preserve"> </w:delText>
        </w:r>
      </w:del>
      <w:del w:id="5054" w:author="PR Preview" w:date="2026-01-01T00:00:00Z">
        <w:r>
          <w:delText xml:space="preserve">of</w:delText>
        </w:r>
      </w:del>
      <w:del w:id="505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05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5057" w:author="PR Preview" w:date="2026-01-01T00:00:00Z">
        <w:r>
          <w:rPr>
            <w:i/>
            <w:iCs/>
          </w:rPr>
          <w:delText xml:space="preserve">Proof</w:delText>
        </w:r>
      </w:del>
      <w:del w:id="5058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5059" w:author="PR Preview" w:date="2026-01-01T00:00:00Z">
        <w:r>
          <w:rPr>
            <w:b/>
            <w:bCs/>
          </w:rPr>
          <w:delText xml:space="preserve">.</w:delText>
        </w:r>
      </w:del>
      <w:del w:id="5060" w:author="PR Preview" w:date="2026-01-01T00:00:00Z">
        <w:r>
          <w:delText xml:space="preserve"> </w:delText>
        </w:r>
      </w:del>
      <w:del w:id="5061" w:author="PR Preview" w:date="2026-01-01T00:00:00Z">
        <w:r>
          <w:delText xml:space="preserve">Take</w:delText>
        </w:r>
      </w:del>
      <w:del w:id="506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5063" w:author="PR Preview" w:date="2026-01-01T00:00:00Z">
        <w:r>
          <w:delText xml:space="preserve"> </w:delText>
        </w:r>
      </w:del>
      <w:del w:id="5064" w:author="PR Preview" w:date="2026-01-01T00:00:00Z">
        <w:r>
          <w:delText xml:space="preserve">and any</w:delText>
        </w:r>
      </w:del>
      <w:del w:id="506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5066" w:author="PR Preview" w:date="2026-01-01T00:00:00Z">
        <w:r>
          <w:delText xml:space="preserve">.</w:delText>
        </w:r>
      </w:del>
      <w:del w:id="5067" w:author="PR Preview" w:date="2026-01-01T00:00:00Z">
        <w:r>
          <w:delText xml:space="preserve"> </w:delText>
        </w:r>
      </w:del>
      <w:del w:id="5068" w:author="PR Preview" w:date="2026-01-01T00:00:00Z">
        <w:r>
          <w:delText xml:space="preserve">By</w:delText>
        </w:r>
      </w:del>
      <w:del w:id="5069" w:author="PR Preview" w:date="2026-01-01T00:00:00Z">
        <w:r>
          <w:delText xml:space="preserve"> </w:delText>
        </w:r>
      </w:del>
      <w:hyperlink w:anchor="def-orthogonal-complement">
        <w:del w:id="5070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5071" w:author="PR Preview" w:date="2026-01-01T00:00:00Z">
        <w:r>
          <w:delText xml:space="preserve">,</w:delText>
        </w:r>
      </w:del>
      <w:del w:id="507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del w:id="5073" w:author="PR Preview" w:date="2026-01-01T00:00:00Z">
        <w:r>
          <w:delText xml:space="preserve">,</w:delText>
        </w:r>
      </w:del>
      <w:del w:id="5074" w:author="PR Preview" w:date="2026-01-01T00:00:00Z">
        <w:r>
          <w:delText xml:space="preserve"> </w:delText>
        </w:r>
      </w:del>
      <w:del w:id="5075" w:author="PR Preview" w:date="2026-01-01T00:00:00Z">
        <w:r>
          <w:delText xml:space="preserve">so</w:delText>
        </w:r>
      </w:del>
      <w:del w:id="507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del w:id="5077" w:author="PR Preview" w:date="2026-01-01T00:00:00Z">
        <w:r>
          <w:delText xml:space="preserve"> </w:delText>
        </w:r>
      </w:del>
      <w:del w:id="5078" w:author="PR Preview" w:date="2026-01-01T00:00:00Z">
        <w:r>
          <w:delText xml:space="preserve">too (</w:delText>
        </w:r>
      </w:del>
      <w:hyperlink r:id="rId20">
        <w:del w:id="5079" w:author="PR Preview" w:date="2026-01-01T00:00:00Z">
          <w:r>
            <w:rPr>
              <w:rStyle w:val="Hyperlink"/>
            </w:rPr>
            <w:delText xml:space="preserve">Theorem 1 in Vectors</w:delText>
          </w:r>
        </w:del>
      </w:hyperlink>
      <w:del w:id="5080" w:author="PR Preview" w:date="2026-01-01T00:00:00Z">
        <w:r>
          <w:delText xml:space="preserve">).</w:delText>
        </w:r>
      </w:del>
      <w:del w:id="5081" w:author="PR Preview" w:date="2026-01-01T00:00:00Z">
        <w:r>
          <w:delText xml:space="preserve"> </w:delText>
        </w:r>
      </w:del>
      <w:del w:id="5082" w:author="PR Preview" w:date="2026-01-01T00:00:00Z">
        <w:r>
          <w:delText xml:space="preserve">So</w:delText>
        </w:r>
      </w:del>
      <w:del w:id="508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s</m:t>
            </m:r>
          </m:e>
        </m:acc>
      </m:oMath>
      <w:del w:id="5084" w:author="PR Preview" w:date="2026-01-01T00:00:00Z">
        <w:r>
          <w:delText xml:space="preserve"> </w:delText>
        </w:r>
      </w:del>
      <w:del w:id="5085" w:author="PR Preview" w:date="2026-01-01T00:00:00Z">
        <w:r>
          <w:delText xml:space="preserve">is orthogonal to every vector of</w:delText>
        </w:r>
      </w:del>
      <w:del w:id="5086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5087" w:author="PR Preview" w:date="2026-01-01T00:00:00Z">
        <w:r>
          <w:delText xml:space="preserve">,</w:delText>
        </w:r>
      </w:del>
      <w:del w:id="5088" w:author="PR Preview" w:date="2026-01-01T00:00:00Z">
        <w:r>
          <w:delText xml:space="preserve"> </w:delText>
        </w:r>
      </w:del>
      <w:del w:id="5089" w:author="PR Preview" w:date="2026-01-01T00:00:00Z">
        <w:r>
          <w:delText xml:space="preserve">that is,</w:delText>
        </w:r>
      </w:del>
      <w:del w:id="509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5091" w:author="PR Preview" w:date="2026-01-01T00:00:00Z">
        <w:r>
          <w:delText xml:space="preserve">.</w:delText>
        </w:r>
      </w:del>
    </w:p>
    <w:p>
      <w:pPr>
        <w:pStyle w:val="BodyText"/>
      </w:pPr>
      <w:del w:id="5092" w:author="PR Preview" w:date="2026-01-01T00:00:00Z">
        <w:r>
          <w:rPr>
            <w:b/>
            <w:bCs/>
          </w:rPr>
          <w:delText xml:space="preserve">Equal dimensions.</w:delText>
        </w:r>
      </w:del>
      <w:del w:id="5093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5094" w:author="PR Preview" w:date="2026-01-01T00:00:00Z">
        <w:r>
          <w:delText xml:space="preserve"> </w:delText>
        </w:r>
      </w:del>
      <w:del w:id="5095" w:author="PR Preview" w:date="2026-01-01T00:00:00Z">
        <w:r>
          <w:delText xml:space="preserve">is a subspace (</w:delText>
        </w:r>
      </w:del>
      <w:hyperlink w:anchor="thm-orthogonal-complement-subspace">
        <w:del w:id="5096" w:author="PR Preview" w:date="2026-01-01T00:00:00Z">
          <w:r>
            <w:rPr>
              <w:rStyle w:val="Hyperlink"/>
            </w:rPr>
            <w:delText xml:space="preserve">Theorem 29</w:delText>
          </w:r>
        </w:del>
      </w:hyperlink>
      <w:del w:id="5097" w:author="PR Preview" w:date="2026-01-01T00:00:00Z">
        <w:r>
          <w:delText xml:space="preserve">),</w:delText>
        </w:r>
      </w:del>
      <w:del w:id="5098" w:author="PR Preview" w:date="2026-01-01T00:00:00Z">
        <w:r>
          <w:delText xml:space="preserve"> </w:delText>
        </w:r>
      </w:del>
      <w:del w:id="5099" w:author="PR Preview" w:date="2026-01-01T00:00:00Z">
        <w:r>
          <w:delText xml:space="preserve">so part 2 of</w:delText>
        </w:r>
      </w:del>
      <w:del w:id="5100" w:author="PR Preview" w:date="2026-01-01T00:00:00Z">
        <w:r>
          <w:delText xml:space="preserve"> </w:delText>
        </w:r>
      </w:del>
      <w:hyperlink w:anchor="thm-orthogonal-direct-sum">
        <w:del w:id="5101" w:author="PR Preview" w:date="2026-01-01T00:00:00Z">
          <w:r>
            <w:rPr>
              <w:rStyle w:val="Hyperlink"/>
            </w:rPr>
            <w:delText xml:space="preserve">Theorem 31</w:delText>
          </w:r>
        </w:del>
      </w:hyperlink>
      <w:del w:id="5102" w:author="PR Preview" w:date="2026-01-01T00:00:00Z">
        <w:r>
          <w:delText xml:space="preserve"> </w:delText>
        </w:r>
      </w:del>
      <w:del w:id="5103" w:author="PR Preview" w:date="2026-01-01T00:00:00Z">
        <w:r>
          <w:delText xml:space="preserve">applies to it as well as to</w:delText>
        </w:r>
      </w:del>
      <w:del w:id="510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510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31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31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5106" w:author="PR Preview" w:date="2026-01-01T00:00:00Z">
        <w:r>
          <w:delText xml:space="preserve"> </w:delText>
        </w:r>
      </w:del>
      <w:del w:id="5107" w:author="PR Preview" w:date="2026-01-01T00:00:00Z">
        <w:r>
          <w:delText xml:space="preserve">is a subspace (</w:delText>
        </w:r>
      </w:del>
      <w:hyperlink w:anchor="thm-orthogonal-complement-subspace">
        <w:del w:id="5108" w:author="PR Preview" w:date="2026-01-01T00:00:00Z">
          <w:r>
            <w:rPr>
              <w:rStyle w:val="Hyperlink"/>
            </w:rPr>
            <w:delText xml:space="preserve">Theorem 29</w:delText>
          </w:r>
        </w:del>
      </w:hyperlink>
      <w:del w:id="5109" w:author="PR Preview" w:date="2026-01-01T00:00:00Z">
        <w:r>
          <w:delText xml:space="preserve">)</w:delText>
        </w:r>
      </w:del>
      <w:del w:id="5110" w:author="PR Preview" w:date="2026-01-01T00:00:00Z">
        <w:r>
          <w:delText xml:space="preserve"> </w:delText>
        </w:r>
      </w:del>
      <w:del w:id="5111" w:author="PR Preview" w:date="2026-01-01T00:00:00Z">
        <w:r>
          <w:delText xml:space="preserve">that contains</w:delText>
        </w:r>
      </w:del>
      <w:del w:id="51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5113" w:author="PR Preview" w:date="2026-01-01T00:00:00Z">
        <w:r>
          <w:delText xml:space="preserve"> </w:delText>
        </w:r>
      </w:del>
      <w:del w:id="5114" w:author="PR Preview" w:date="2026-01-01T00:00:00Z">
        <w:r>
          <w:delText xml:space="preserve">and has the same dimension,</w:delText>
        </w:r>
      </w:del>
      <w:del w:id="5115" w:author="PR Preview" w:date="2026-01-01T00:00:00Z">
        <w:r>
          <w:delText xml:space="preserve"> </w:delText>
        </w:r>
      </w:del>
      <w:del w:id="5116" w:author="PR Preview" w:date="2026-01-01T00:00:00Z">
        <w:r>
          <w:delText xml:space="preserve">so it equals</w:delText>
        </w:r>
      </w:del>
      <w:del w:id="51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5118" w:author="PR Preview" w:date="2026-01-01T00:00:00Z">
        <w:r>
          <w:delText xml:space="preserve"> </w:delText>
        </w:r>
      </w:del>
      <w:del w:id="5119" w:author="PR Preview" w:date="2026-01-01T00:00:00Z">
        <w:r>
          <w:delText xml:space="preserve">(</w:delText>
        </w:r>
      </w:del>
      <w:hyperlink w:anchor="thm-subspace-equal-dim">
        <w:del w:id="5120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5121" w:author="PR Preview" w:date="2026-01-01T00:00:00Z">
        <w:r>
          <w:delText xml:space="preserve">).</w:delText>
        </w:r>
      </w:del>
    </w:p>
    <w:p>
      <w:pPr>
        <w:pStyle w:val="BodyText"/>
      </w:pPr>
      <w:del w:id="5122" w:author="PR Preview" w:date="2026-01-01T00:00:00Z">
        <w:r>
          <w:rPr>
            <w:b/>
            <w:bCs/>
          </w:rPr>
          <w:delText xml:space="preserve">Example 57 (Back to the line)</w:delText>
        </w:r>
      </w:del>
      <w:del w:id="5123" w:author="PR Preview" w:date="2026-01-01T00:00:00Z">
        <w:r>
          <w:delText xml:space="preserve"> </w:delText>
        </w:r>
      </w:del>
      <w:del w:id="5124" w:author="PR Preview" w:date="2026-01-01T00:00:00Z">
        <w:r>
          <w:delText xml:space="preserve">In</w:delText>
        </w:r>
      </w:del>
      <w:del w:id="5125" w:author="PR Preview" w:date="2026-01-01T00:00:00Z">
        <w:r>
          <w:delText xml:space="preserve"> </w:delText>
        </w:r>
      </w:del>
      <w:hyperlink w:anchor="exm-orthogonal-direct-sum">
        <w:del w:id="5126" w:author="PR Preview" w:date="2026-01-01T00:00:00Z">
          <w:r>
            <w:rPr>
              <w:rStyle w:val="Hyperlink"/>
            </w:rPr>
            <w:delText xml:space="preserve">Example 56</w:delText>
          </w:r>
        </w:del>
      </w:hyperlink>
      <w:del w:id="5127" w:author="PR Preview" w:date="2026-01-01T00:00:00Z">
        <w:r>
          <w:delText xml:space="preserve">,</w:delText>
        </w:r>
      </w:del>
      <w:del w:id="512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5129" w:author="PR Preview" w:date="2026-01-01T00:00:00Z">
        <w:r>
          <w:delText xml:space="preserve"> </w:delText>
        </w:r>
      </w:del>
      <w:del w:id="5130" w:author="PR Preview" w:date="2026-01-01T00:00:00Z">
        <w:r>
          <w:delText xml:space="preserve">and</w:delText>
        </w:r>
      </w:del>
      <w:del w:id="5131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5132" w:author="PR Preview" w:date="2026-01-01T00:00:00Z">
        <w:r>
          <w:delText xml:space="preserve">.</w:delText>
        </w:r>
      </w:del>
      <w:del w:id="5133" w:author="PR Preview" w:date="2026-01-01T00:00:00Z">
        <w:r>
          <w:delText xml:space="preserve"> </w:delText>
        </w:r>
      </w:del>
      <w:del w:id="5134" w:author="PR Preview" w:date="2026-01-01T00:00:00Z">
        <w:r>
          <w:delText xml:space="preserve">Put those two spanning vectors in the columns of the</w:delText>
        </w:r>
      </w:del>
      <w:del w:id="5135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5136" w:author="PR Preview" w:date="2026-01-01T00:00:00Z">
        <w:r>
          <w:delText xml:space="preserve"> </w:delText>
        </w:r>
      </w:del>
      <w:del w:id="5137" w:author="PR Preview" w:date="2026-01-01T00:00:00Z">
        <w:r>
          <w:delText xml:space="preserve">matrix</w:delText>
        </w:r>
      </w:del>
      <w:del w:id="513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5139" w:author="PR Preview" w:date="2026-01-01T00:00:00Z">
        <w:r>
          <w:delText xml:space="preserve">,</w:delText>
        </w:r>
      </w:del>
      <w:del w:id="5140" w:author="PR Preview" w:date="2026-01-01T00:00:00Z">
        <w:r>
          <w:delText xml:space="preserve"> </w:delText>
        </w:r>
      </w:del>
      <w:del w:id="5141" w:author="PR Preview" w:date="2026-01-01T00:00:00Z">
        <w:r>
          <w:delText xml:space="preserve">so</w:delText>
        </w:r>
      </w:del>
      <w:del w:id="5142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5143" w:author="PR Preview" w:date="2026-01-01T00:00:00Z">
        <w:r>
          <w:delText xml:space="preserve"> </w:delText>
        </w:r>
      </w:del>
      <w:del w:id="5144" w:author="PR Preview" w:date="2026-01-01T00:00:00Z">
        <w:r>
          <w:delText xml:space="preserve">(</w:delText>
        </w:r>
      </w:del>
      <w:hyperlink w:anchor="thm-column-space-span">
        <w:del w:id="5145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5146" w:author="PR Preview" w:date="2026-01-01T00:00:00Z">
        <w:r>
          <w:delText xml:space="preserve">)</w:delText>
        </w:r>
      </w:del>
      <w:del w:id="5147" w:author="PR Preview" w:date="2026-01-01T00:00:00Z">
        <w:r>
          <w:delText xml:space="preserve"> </w:delText>
        </w:r>
      </w:del>
      <w:del w:id="5148" w:author="PR Preview" w:date="2026-01-01T00:00:00Z">
        <w:r>
          <w:delText xml:space="preserve">and</w:delText>
        </w:r>
      </w:del>
      <w:del w:id="51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5150" w:author="PR Preview" w:date="2026-01-01T00:00:00Z">
        <w:r>
          <w:delText xml:space="preserve"> </w:delText>
        </w:r>
      </w:del>
      <w:del w:id="5151" w:author="PR Preview" w:date="2026-01-01T00:00:00Z">
        <w:r>
          <w:delText xml:space="preserve">(</w:delText>
        </w:r>
      </w:del>
      <w:hyperlink w:anchor="thm-complement-null-space">
        <w:del w:id="5152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5153" w:author="PR Preview" w:date="2026-01-01T00:00:00Z">
        <w:r>
          <w:delText xml:space="preserve">).</w:delText>
        </w:r>
      </w:del>
      <w:del w:id="5154" w:author="PR Preview" w:date="2026-01-01T00:00:00Z">
        <w:r>
          <w:delText xml:space="preserve"> </w:delText>
        </w:r>
      </w:del>
      <w:del w:id="5155" w:author="PR Preview" w:date="2026-01-01T00:00:00Z">
        <w:r>
          <w:delText xml:space="preserve">Since</w:delText>
        </w:r>
      </w:del>
      <w:del w:id="515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del w:id="5157" w:author="PR Preview" w:date="2026-01-01T00:00:00Z">
        <w:r>
          <w:delText xml:space="preserve"> </w:delText>
        </w:r>
      </w:del>
      <w:del w:id="5158" w:author="PR Preview" w:date="2026-01-01T00:00:00Z">
        <w:r>
          <w:delText xml:space="preserve">(</w:delText>
        </w:r>
      </w:del>
      <w:hyperlink r:id="rId48">
        <w:del w:id="5159" w:author="PR Preview" w:date="2026-01-01T00:00:00Z">
          <w:r>
            <w:rPr>
              <w:rStyle w:val="Hyperlink"/>
            </w:rPr>
            <w:delText xml:space="preserve">Definition 11 in Matrices</w:delText>
          </w:r>
        </w:del>
      </w:hyperlink>
      <w:del w:id="5160" w:author="PR Preview" w:date="2026-01-01T00:00:00Z">
        <w:r>
          <w:delText xml:space="preserve">),</w:delText>
        </w:r>
      </w:del>
      <w:del w:id="516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5162" w:author="PR Preview" w:date="2026-01-01T00:00:00Z">
        <w:r>
          <w:delText xml:space="preserve"> </w:delText>
        </w:r>
      </w:del>
      <w:del w:id="5163" w:author="PR Preview" w:date="2026-01-01T00:00:00Z">
        <w:r>
          <w:delText xml:space="preserve">exactly when</w:delText>
        </w:r>
      </w:del>
      <w:del w:id="5164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5165" w:author="PR Preview" w:date="2026-01-01T00:00:00Z">
        <w:r>
          <w:delText xml:space="preserve"> </w:delText>
        </w:r>
      </w:del>
      <w:del w:id="5166" w:author="PR Preview" w:date="2026-01-01T00:00:00Z">
        <w:r>
          <w:delText xml:space="preserve">and</w:delText>
        </w:r>
      </w:del>
      <w:del w:id="5167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del w:id="5168" w:author="PR Preview" w:date="2026-01-01T00:00:00Z">
        <w:r>
          <w:delText xml:space="preserve">.</w:delText>
        </w:r>
      </w:del>
      <w:del w:id="5169" w:author="PR Preview" w:date="2026-01-01T00:00:00Z">
        <w:r>
          <w:delText xml:space="preserve"> </w:delText>
        </w:r>
      </w:del>
      <w:del w:id="5170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5171" w:author="PR Preview" w:date="2026-01-01T00:00:00Z">
        <w:r>
          <w:rPr>
            <w:b/>
            <w:bCs/>
          </w:rPr>
          <w:delText xml:space="preserve">Example 58 (A set that is not a subspace does not come back)</w:delText>
        </w:r>
      </w:del>
      <w:del w:id="5172" w:author="PR Preview" w:date="2026-01-01T00:00:00Z">
        <w:r>
          <w:delText xml:space="preserve"> </w:delText>
        </w:r>
      </w:del>
      <w:del w:id="5173" w:author="PR Preview" w:date="2026-01-01T00:00:00Z">
        <w:r>
          <w:delText xml:space="preserve">The one-element set</w:delText>
        </w:r>
      </w:del>
      <w:del w:id="517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5175" w:author="PR Preview" w:date="2026-01-01T00:00:00Z">
        <w:r>
          <w:delText xml:space="preserve"> </w:delText>
        </w:r>
      </w:del>
      <w:del w:id="5176" w:author="PR Preview" w:date="2026-01-01T00:00:00Z">
        <w:r>
          <w:delText xml:space="preserve">is not a subspace.</w:delText>
        </w:r>
      </w:del>
      <w:del w:id="5177" w:author="PR Preview" w:date="2026-01-01T00:00:00Z">
        <w:r>
          <w:delText xml:space="preserve"> </w:delText>
        </w:r>
      </w:del>
      <w:del w:id="5178" w:author="PR Preview" w:date="2026-01-01T00:00:00Z">
        <w:r>
          <w:delText xml:space="preserve">Its orthogonal complement is the same as that of</w:delText>
        </w:r>
      </w:del>
      <w:del w:id="51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5180" w:author="PR Preview" w:date="2026-01-01T00:00:00Z">
        <w:r>
          <w:delText xml:space="preserve"> </w:delText>
        </w:r>
      </w:del>
      <w:del w:id="5181" w:author="PR Preview" w:date="2026-01-01T00:00:00Z">
        <w:r>
          <w:delText xml:space="preserve">in</w:delText>
        </w:r>
      </w:del>
      <w:del w:id="5182" w:author="PR Preview" w:date="2026-01-01T00:00:00Z">
        <w:r>
          <w:delText xml:space="preserve"> </w:delText>
        </w:r>
      </w:del>
      <w:hyperlink w:anchor="exm-double-complement">
        <w:del w:id="5183" w:author="PR Preview" w:date="2026-01-01T00:00:00Z">
          <w:r>
            <w:rPr>
              <w:rStyle w:val="Hyperlink"/>
            </w:rPr>
            <w:delText xml:space="preserve">Example 57</w:delText>
          </w:r>
        </w:del>
      </w:hyperlink>
      <w:del w:id="5184" w:author="PR Preview" w:date="2026-01-01T00:00:00Z">
        <w:r>
          <w:delText xml:space="preserve">,</w:delText>
        </w:r>
      </w:del>
      <w:del w:id="5185" w:author="PR Preview" w:date="2026-01-01T00:00:00Z">
        <w:r>
          <w:delText xml:space="preserve"> </w:delText>
        </w:r>
      </w:del>
      <w:del w:id="5186" w:author="PR Preview" w:date="2026-01-01T00:00:00Z">
        <w:r>
          <w:delText xml:space="preserve">since both are defined by the single condition</w:delText>
        </w:r>
      </w:del>
      <w:del w:id="5187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5188" w:author="PR Preview" w:date="2026-01-01T00:00:00Z">
        <w:r>
          <w:delText xml:space="preserve">,</w:delText>
        </w:r>
      </w:del>
      <w:del w:id="5189" w:author="PR Preview" w:date="2026-01-01T00:00:00Z">
        <w:r>
          <w:delText xml:space="preserve"> </w:delText>
        </w:r>
      </w:del>
      <w:del w:id="5190" w:author="PR Preview" w:date="2026-01-01T00:00:00Z">
        <w:r>
          <w:delText xml:space="preserve">so</w:delText>
        </w:r>
      </w:del>
      <w:del w:id="519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5192" w:author="PR Preview" w:date="2026-01-01T00:00:00Z">
        <w:r>
          <w:delText xml:space="preserve">,</w:delText>
        </w:r>
      </w:del>
      <w:del w:id="5193" w:author="PR Preview" w:date="2026-01-01T00:00:00Z">
        <w:r>
          <w:delText xml:space="preserve"> </w:delText>
        </w:r>
      </w:del>
      <w:del w:id="5194" w:author="PR Preview" w:date="2026-01-01T00:00:00Z">
        <w:r>
          <w:delText xml:space="preserve">which contains</w:delText>
        </w:r>
      </w:del>
      <w:del w:id="51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del w:id="5196" w:author="PR Preview" w:date="2026-01-01T00:00:00Z">
        <w:r>
          <w:delText xml:space="preserve">.</w:delText>
        </w:r>
      </w:del>
      <w:del w:id="5197" w:author="PR Preview" w:date="2026-01-01T00:00:00Z">
        <w:r>
          <w:delText xml:space="preserve"> </w:delText>
        </w:r>
      </w:del>
      <w:hyperlink w:anchor="thm-double-complement">
        <w:del w:id="5198" w:author="PR Preview" w:date="2026-01-01T00:00:00Z">
          <w:r>
            <w:rPr>
              <w:rStyle w:val="Hyperlink"/>
            </w:rPr>
            <w:delText xml:space="preserve">Theorem 32</w:delText>
          </w:r>
        </w:del>
      </w:hyperlink>
      <w:del w:id="5199" w:author="PR Preview" w:date="2026-01-01T00:00:00Z">
        <w:r>
          <w:delText xml:space="preserve"> </w:delText>
        </w:r>
      </w:del>
      <w:del w:id="5200" w:author="PR Preview" w:date="2026-01-01T00:00:00Z">
        <w:r>
          <w:delText xml:space="preserve">needs</w:delText>
        </w:r>
      </w:del>
      <w:del w:id="520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5202" w:author="PR Preview" w:date="2026-01-01T00:00:00Z">
        <w:r>
          <w:delText xml:space="preserve"> </w:delText>
        </w:r>
      </w:del>
      <w:del w:id="5203" w:author="PR Preview" w:date="2026-01-01T00:00:00Z">
        <w:r>
          <w:delText xml:space="preserve">to be a subspace.</w:delText>
        </w:r>
      </w:del>
    </w:p>
    <w:p>
      <w:pPr>
        <w:pStyle w:val="Heading2"/>
      </w:pPr>
      <w:del w:id="5204" w:author="PR Preview" w:date="2026-01-01T00:00:00Z">
        <w:r>
          <w:delText xml:space="preserve">7 The fundamental theorem of linear algebra</w:delText>
        </w:r>
      </w:del>
    </w:p>
    <w:p>
      <w:pPr>
        <w:pStyle w:val="FirstParagraph"/>
      </w:pPr>
      <w:del w:id="5205" w:author="PR Preview" w:date="2026-01-01T00:00:00Z">
        <w:r>
          <w:rPr>
            <w:b/>
            <w:bCs/>
          </w:rPr>
          <w:delText xml:space="preserve">Theorem 33 (Fundamental theorem of linear algebra)</w:delText>
        </w:r>
      </w:del>
      <w:del w:id="5206" w:author="PR Preview" w:date="2026-01-01T00:00:00Z">
        <w:r>
          <w:delText xml:space="preserve"> </w:delText>
        </w:r>
      </w:del>
      <w:del w:id="5207" w:author="PR Preview" w:date="2026-01-01T00:00:00Z">
        <w:r>
          <w:delText xml:space="preserve">Let</w:delText>
        </w:r>
      </w:del>
      <w:del w:id="52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209" w:author="PR Preview" w:date="2026-01-01T00:00:00Z">
        <w:r>
          <w:delText xml:space="preserve"> </w:delText>
        </w:r>
      </w:del>
      <w:del w:id="5210" w:author="PR Preview" w:date="2026-01-01T00:00:00Z">
        <w:r>
          <w:delText xml:space="preserve">be an</w:delText>
        </w:r>
      </w:del>
      <w:del w:id="521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5212" w:author="PR Preview" w:date="2026-01-01T00:00:00Z">
        <w:r>
          <w:delText xml:space="preserve"> </w:delText>
        </w:r>
      </w:del>
      <w:del w:id="5213" w:author="PR Preview" w:date="2026-01-01T00:00:00Z">
        <w:r>
          <w:delText xml:space="preserve">matrix with</w:delText>
        </w:r>
      </w:del>
      <w:del w:id="521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5215" w:author="PR Preview" w:date="2026-01-01T00:00:00Z">
        <w:r>
          <w:delText xml:space="preserve">. Then</w:delText>
        </w:r>
      </w:del>
    </w:p>
    <w:p>
      <w:pPr>
        <w:numPr>
          <w:ilvl w:val="0"/>
          <w:numId w:val="1027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5216" w:author="PR Preview" w:date="2026-01-01T00:00:00Z">
        <w:r>
          <w:delText xml:space="preserve">,</w:delText>
        </w:r>
      </w:del>
      <w:del w:id="5217" w:author="PR Preview" w:date="2026-01-01T00:00:00Z">
        <w:r>
          <w:delText xml:space="preserve"> </w:delText>
        </w:r>
      </w:del>
      <w:del w:id="5218" w:author="PR Preview" w:date="2026-01-01T00:00:00Z">
        <w:r>
          <w:delText xml:space="preserve">and</w:delText>
        </w:r>
      </w:del>
      <w:del w:id="521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5220" w:author="PR Preview" w:date="2026-01-01T00:00:00Z">
        <w:r>
          <w:delText xml:space="preserve">;</w:delText>
        </w:r>
      </w:del>
    </w:p>
    <w:p>
      <w:pPr>
        <w:numPr>
          <w:ilvl w:val="0"/>
          <w:numId w:val="1027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5221" w:author="PR Preview" w:date="2026-01-01T00:00:00Z">
        <w:r>
          <w:delText xml:space="preserve">;</w:delText>
        </w:r>
      </w:del>
    </w:p>
    <w:p>
      <w:pPr>
        <w:numPr>
          <w:ilvl w:val="0"/>
          <w:numId w:val="102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5222" w:author="PR Preview" w:date="2026-01-01T00:00:00Z">
        <w:r>
          <w:delText xml:space="preserve">,</w:delText>
        </w:r>
      </w:del>
      <w:del w:id="5223" w:author="PR Preview" w:date="2026-01-01T00:00:00Z">
        <w:r>
          <w:delText xml:space="preserve"> </w:delText>
        </w:r>
      </w:del>
      <w:del w:id="5224" w:author="PR Preview" w:date="2026-01-01T00:00:00Z">
        <w:r>
          <w:delText xml:space="preserve">and</w:delText>
        </w:r>
      </w:del>
      <w:del w:id="522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226" w:author="PR Preview" w:date="2026-01-01T00:00:00Z">
        <w:r>
          <w:delText xml:space="preserve">;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del w:id="5227" w:author="PR Preview" w:date="2026-01-01T00:00:00Z">
        <w:r>
          <w:delText xml:space="preserve">,</w:delText>
        </w:r>
      </w:del>
      <w:del w:id="5228" w:author="PR Preview" w:date="2026-01-01T00:00:00Z">
        <w:r>
          <w:delText xml:space="preserve"> </w:delText>
        </w:r>
      </w:del>
      <w:del w:id="5229" w:author="PR Preview" w:date="2026-01-01T00:00:00Z">
        <w:r>
          <w:delText xml:space="preserve">and</w:delText>
        </w:r>
      </w:del>
      <w:del w:id="5230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del w:id="5231" w:author="PR Preview" w:date="2026-01-01T00:00:00Z">
        <w:r>
          <w:delText xml:space="preserve">.</w:delText>
        </w:r>
      </w:del>
    </w:p>
    <w:p>
      <w:pPr>
        <w:pStyle w:val="FirstParagraph"/>
      </w:pPr>
      <w:del w:id="5232" w:author="PR Preview" w:date="2026-01-01T00:00:00Z">
        <w:r>
          <w:rPr>
            <w:i/>
            <w:iCs/>
          </w:rPr>
          <w:delText xml:space="preserve">Proof</w:delText>
        </w:r>
      </w:del>
      <w:del w:id="5233" w:author="PR Preview" w:date="2026-01-01T00:00:00Z">
        <w:r>
          <w:delText xml:space="preserve">. </w:delText>
        </w:r>
      </w:del>
      <w:del w:id="5234" w:author="PR Preview" w:date="2026-01-01T00:00:00Z">
        <w:r>
          <w:rPr>
            <w:b/>
            <w:bCs/>
          </w:rPr>
          <w:delText xml:space="preserve">Part 1.</w:delText>
        </w:r>
      </w:del>
      <w:del w:id="5235" w:author="PR Preview" w:date="2026-01-01T00:00:00Z">
        <w:r>
          <w:delText xml:space="preserve"> </w:delText>
        </w:r>
      </w:del>
      <w:del w:id="5236" w:author="PR Preview" w:date="2026-01-01T00:00:00Z">
        <w:r>
          <w:delText xml:space="preserve">The first equation is</w:delText>
        </w:r>
      </w:del>
      <w:del w:id="5237" w:author="PR Preview" w:date="2026-01-01T00:00:00Z">
        <w:r>
          <w:delText xml:space="preserve"> </w:delText>
        </w:r>
      </w:del>
      <w:hyperlink w:anchor="thm-complement-null-space">
        <w:del w:id="5238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5239" w:author="PR Preview" w:date="2026-01-01T00:00:00Z">
        <w:r>
          <w:delText xml:space="preserve">.</w:delText>
        </w:r>
      </w:del>
      <w:del w:id="524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241" w:author="PR Preview" w:date="2026-01-01T00:00:00Z">
        <w:r>
          <w:delText xml:space="preserve"> </w:delText>
        </w:r>
      </w:del>
      <w:del w:id="5242" w:author="PR Preview" w:date="2026-01-01T00:00:00Z">
        <w:r>
          <w:delText xml:space="preserve">is a subspace of</w:delText>
        </w:r>
      </w:del>
      <w:del w:id="524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5244" w:author="PR Preview" w:date="2026-01-01T00:00:00Z">
        <w:r>
          <w:delText xml:space="preserve"> </w:delText>
        </w:r>
      </w:del>
      <w:del w:id="5245" w:author="PR Preview" w:date="2026-01-01T00:00:00Z">
        <w:r>
          <w:delText xml:space="preserve">(</w:delText>
        </w:r>
      </w:del>
      <w:hyperlink w:anchor="thm-column-space-span">
        <w:del w:id="5246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5247" w:author="PR Preview" w:date="2026-01-01T00:00:00Z">
        <w:r>
          <w:delText xml:space="preserve">),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del w:id="5248" w:author="PR Preview" w:date="2026-01-01T00:00:00Z">
        <w:r>
          <w:rPr>
            <w:b/>
            <w:bCs/>
          </w:rPr>
          <w:delText xml:space="preserve">Part 2.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del w:id="5249" w:author="PR Preview" w:date="2026-01-01T00:00:00Z">
        <w:r>
          <w:rPr>
            <w:b/>
            <w:bCs/>
          </w:rPr>
          <w:delText xml:space="preserve">Part 3.</w:delText>
        </w:r>
      </w:del>
      <w:del w:id="5250" w:author="PR Preview" w:date="2026-01-01T00:00:00Z">
        <w:r>
          <w:delText xml:space="preserve"> </w:delText>
        </w:r>
      </w:del>
      <w:del w:id="5251" w:author="PR Preview" w:date="2026-01-01T00:00:00Z">
        <w:r>
          <w:delText xml:space="preserve">Apply parts 2 and 1 to the</w:delText>
        </w:r>
      </w:del>
      <w:del w:id="525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m</m:t>
        </m:r>
      </m:oMath>
      <w:del w:id="5253" w:author="PR Preview" w:date="2026-01-01T00:00:00Z">
        <w:r>
          <w:delText xml:space="preserve"> </w:delText>
        </w:r>
      </w:del>
      <w:del w:id="5254" w:author="PR Preview" w:date="2026-01-01T00:00:00Z">
        <w:r>
          <w:delText xml:space="preserve">matrix</w:delText>
        </w:r>
      </w:del>
      <w:del w:id="525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256" w:author="PR Preview" w:date="2026-01-01T00:00:00Z">
        <w:r>
          <w:delText xml:space="preserve">,</w:delText>
        </w:r>
      </w:del>
      <w:del w:id="5257" w:author="PR Preview" w:date="2026-01-01T00:00:00Z">
        <w:r>
          <w:delText xml:space="preserve"> </w:delText>
        </w:r>
      </w:del>
      <w:del w:id="5258" w:author="PR Preview" w:date="2026-01-01T00:00:00Z">
        <w:r>
          <w:delText xml:space="preserve">using</w:delText>
        </w:r>
      </w:del>
      <w:del w:id="525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5260" w:author="PR Preview" w:date="2026-01-01T00:00:00Z">
        <w:r>
          <w:delText xml:space="preserve">:</w:delText>
        </w:r>
      </w:del>
      <w:del w:id="5261" w:author="PR Preview" w:date="2026-01-01T00:00:00Z">
        <w:r>
          <w:delText xml:space="preserve"> </w:delText>
        </w:r>
      </w:del>
      <w:del w:id="5262" w:author="PR Preview" w:date="2026-01-01T00:00:00Z">
        <w:r>
          <w:delText xml:space="preserve">part 2 gives</w:delText>
        </w:r>
      </w:del>
      <w:del w:id="526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5264" w:author="PR Preview" w:date="2026-01-01T00:00:00Z">
        <w:r>
          <w:delText xml:space="preserve">,</w:delText>
        </w:r>
      </w:del>
      <w:del w:id="5265" w:author="PR Preview" w:date="2026-01-01T00:00:00Z">
        <w:r>
          <w:delText xml:space="preserve"> </w:delText>
        </w:r>
      </w:del>
      <w:del w:id="5266" w:author="PR Preview" w:date="2026-01-01T00:00:00Z">
        <w:r>
          <w:delText xml:space="preserve">and part 1 gives</w:delText>
        </w:r>
      </w:del>
      <w:del w:id="526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268" w:author="PR Preview" w:date="2026-01-01T00:00:00Z">
        <w:r>
          <w:delText xml:space="preserve">.</w:delText>
        </w:r>
      </w:del>
    </w:p>
    <w:p>
      <w:pPr>
        <w:pStyle w:val="BodyText"/>
      </w:pPr>
      <w:del w:id="5269" w:author="PR Preview" w:date="2026-01-01T00:00:00Z">
        <w:r>
          <w:rPr>
            <w:b/>
            <w:bCs/>
          </w:rPr>
          <w:delText xml:space="preserve">Part 4.</w:delText>
        </w:r>
      </w:del>
      <w:del w:id="5270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del w:id="5271" w:author="PR Preview" w:date="2026-01-01T00:00:00Z">
        <w:r>
          <w:delText xml:space="preserve"> </w:delText>
        </w:r>
      </w:del>
      <w:del w:id="5272" w:author="PR Preview" w:date="2026-01-01T00:00:00Z">
        <w:r>
          <w:delText xml:space="preserve">by</w:delText>
        </w:r>
      </w:del>
      <w:del w:id="5273" w:author="PR Preview" w:date="2026-01-01T00:00:00Z">
        <w:r>
          <w:delText xml:space="preserve"> </w:delText>
        </w:r>
      </w:del>
      <w:hyperlink w:anchor="thm-rank-dim">
        <w:del w:id="5274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5275" w:author="PR Preview" w:date="2026-01-01T00:00:00Z">
        <w:r>
          <w:delText xml:space="preserve">.</w:delText>
        </w:r>
      </w:del>
      <w:del w:id="5276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5277" w:author="PR Preview" w:date="2026-01-01T00:00:00Z">
        <w:r>
          <w:delText xml:space="preserve"> </w:delText>
        </w:r>
      </w:del>
      <w:del w:id="5278" w:author="PR Preview" w:date="2026-01-01T00:00:00Z">
        <w:r>
          <w:delText xml:space="preserve">by</w:delText>
        </w:r>
      </w:del>
      <w:del w:id="5279" w:author="PR Preview" w:date="2026-01-01T00:00:00Z">
        <w:r>
          <w:delText xml:space="preserve"> </w:delText>
        </w:r>
      </w:del>
      <w:hyperlink w:anchor="thm-rank-dim">
        <w:del w:id="5280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5281" w:author="PR Preview" w:date="2026-01-01T00:00:00Z">
        <w:r>
          <w:delText xml:space="preserve">,</w:delText>
        </w:r>
      </w:del>
      <w:del w:id="5282" w:author="PR Preview" w:date="2026-01-01T00:00:00Z">
        <w:r>
          <w:delText xml:space="preserve"> </w:delText>
        </w:r>
      </w:del>
      <w:del w:id="5283" w:author="PR Preview" w:date="2026-01-01T00:00:00Z">
        <w:r>
          <w:delText xml:space="preserve">and that is</w:delText>
        </w:r>
      </w:del>
      <w:del w:id="5284" w:author="PR Preview" w:date="2026-01-01T00:00:00Z">
        <w:r>
          <w:delText xml:space="preserve"> </w:delText>
        </w:r>
      </w:del>
      <m:oMath>
        <m:r>
          <m:t>r</m:t>
        </m:r>
      </m:oMath>
      <w:del w:id="5285" w:author="PR Preview" w:date="2026-01-01T00:00:00Z">
        <w:r>
          <w:delText xml:space="preserve"> </w:delText>
        </w:r>
      </w:del>
      <w:del w:id="5286" w:author="PR Preview" w:date="2026-01-01T00:00:00Z">
        <w:r>
          <w:delText xml:space="preserve">by</w:delText>
        </w:r>
      </w:del>
      <w:del w:id="5287" w:author="PR Preview" w:date="2026-01-01T00:00:00Z">
        <w:r>
          <w:delText xml:space="preserve"> </w:delText>
        </w:r>
      </w:del>
      <w:hyperlink w:anchor="thm-rank-transpose">
        <w:del w:id="5288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5289" w:author="PR Preview" w:date="2026-01-01T00:00:00Z">
        <w:r>
          <w:delText xml:space="preserve">.</w:delText>
        </w:r>
      </w:del>
      <w:del w:id="529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291" w:author="PR Preview" w:date="2026-01-01T00:00:00Z">
        <w:r>
          <w:delText xml:space="preserve"> </w:delText>
        </w:r>
      </w:del>
      <w:del w:id="5292" w:author="PR Preview" w:date="2026-01-01T00:00:00Z">
        <w:r>
          <w:delText xml:space="preserve">has</w:delText>
        </w:r>
      </w:del>
      <w:del w:id="5293" w:author="PR Preview" w:date="2026-01-01T00:00:00Z">
        <w:r>
          <w:delText xml:space="preserve"> </w:delText>
        </w:r>
      </w:del>
      <m:oMath>
        <m:r>
          <m:t>n</m:t>
        </m:r>
      </m:oMath>
      <w:del w:id="5294" w:author="PR Preview" w:date="2026-01-01T00:00:00Z">
        <w:r>
          <w:delText xml:space="preserve"> </w:delText>
        </w:r>
      </w:del>
      <w:del w:id="5295" w:author="PR Preview" w:date="2026-01-01T00:00:00Z">
        <w:r>
          <w:delText xml:space="preserve">columns,</w:delText>
        </w:r>
      </w:del>
      <w:del w:id="5296" w:author="PR Preview" w:date="2026-01-01T00:00:00Z">
        <w:r>
          <w:delText xml:space="preserve"> </w:delText>
        </w:r>
      </w:del>
      <w:del w:id="5297" w:author="PR Preview" w:date="2026-01-01T00:00:00Z">
        <w:r>
          <w:delText xml:space="preserve">so</w:delText>
        </w:r>
      </w:del>
      <w:del w:id="5298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del w:id="5299" w:author="PR Preview" w:date="2026-01-01T00:00:00Z">
        <w:r>
          <w:delText xml:space="preserve"> </w:delText>
        </w:r>
      </w:del>
      <w:del w:id="5300" w:author="PR Preview" w:date="2026-01-01T00:00:00Z">
        <w:r>
          <w:delText xml:space="preserve">(</w:delText>
        </w:r>
      </w:del>
      <w:hyperlink w:anchor="def-nullity">
        <w:del w:id="5301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5302" w:author="PR Preview" w:date="2026-01-01T00:00:00Z">
        <w:r>
          <w:delText xml:space="preserve">,</w:delText>
        </w:r>
      </w:del>
      <w:del w:id="5303" w:author="PR Preview" w:date="2026-01-01T00:00:00Z">
        <w:r>
          <w:delText xml:space="preserve"> </w:delText>
        </w:r>
      </w:del>
      <w:hyperlink w:anchor="thm-rank-nullity">
        <w:del w:id="5304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5305" w:author="PR Preview" w:date="2026-01-01T00:00:00Z">
        <w:r>
          <w:delText xml:space="preserve">).</w:delText>
        </w:r>
      </w:del>
      <w:del w:id="530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307" w:author="PR Preview" w:date="2026-01-01T00:00:00Z">
        <w:r>
          <w:delText xml:space="preserve"> </w:delText>
        </w:r>
      </w:del>
      <w:del w:id="5308" w:author="PR Preview" w:date="2026-01-01T00:00:00Z">
        <w:r>
          <w:delText xml:space="preserve">has</w:delText>
        </w:r>
      </w:del>
      <w:del w:id="5309" w:author="PR Preview" w:date="2026-01-01T00:00:00Z">
        <w:r>
          <w:delText xml:space="preserve"> </w:delText>
        </w:r>
      </w:del>
      <m:oMath>
        <m:r>
          <m:t>m</m:t>
        </m:r>
      </m:oMath>
      <w:del w:id="5310" w:author="PR Preview" w:date="2026-01-01T00:00:00Z">
        <w:r>
          <w:delText xml:space="preserve"> </w:delText>
        </w:r>
      </w:del>
      <w:del w:id="5311" w:author="PR Preview" w:date="2026-01-01T00:00:00Z">
        <w:r>
          <w:delText xml:space="preserve">columns and rank</w:delText>
        </w:r>
      </w:del>
      <w:del w:id="5312" w:author="PR Preview" w:date="2026-01-01T00:00:00Z">
        <w:r>
          <w:delText xml:space="preserve"> </w:delText>
        </w:r>
      </w:del>
      <m:oMath>
        <m:r>
          <m:t>r</m:t>
        </m:r>
      </m:oMath>
      <w:del w:id="5313" w:author="PR Preview" w:date="2026-01-01T00:00:00Z">
        <w:r>
          <w:delText xml:space="preserve">,</w:delText>
        </w:r>
      </w:del>
      <w:del w:id="5314" w:author="PR Preview" w:date="2026-01-01T00:00:00Z">
        <w:r>
          <w:delText xml:space="preserve"> </w:delText>
        </w:r>
      </w:del>
      <w:del w:id="5315" w:author="PR Preview" w:date="2026-01-01T00:00:00Z">
        <w:r>
          <w:delText xml:space="preserve">so</w:delText>
        </w:r>
      </w:del>
      <w:del w:id="5316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del w:id="5317" w:author="PR Preview" w:date="2026-01-01T00:00:00Z">
        <w:r>
          <w:delText xml:space="preserve"> </w:delText>
        </w:r>
      </w:del>
      <w:del w:id="5318" w:author="PR Preview" w:date="2026-01-01T00:00:00Z">
        <w:r>
          <w:delText xml:space="preserve">in the same way.</w:delText>
        </w:r>
      </w:del>
    </w:p>
    <w:p>
      <w:pPr>
        <w:pStyle w:val="BodyText"/>
      </w:pPr>
      <w:del w:id="5319" w:author="PR Preview" w:date="2026-01-01T00:00:00Z">
        <w:r>
          <w:rPr>
            <w:b/>
            <w:bCs/>
          </w:rPr>
          <w:delText xml:space="preserve">Example 59 (The four subspaces of the matrix in</w:delText>
        </w:r>
      </w:del>
      <w:del w:id="5320" w:author="PR Preview" w:date="2026-01-01T00:00:00Z">
        <w:r>
          <w:rPr>
            <w:b/>
            <w:bCs/>
          </w:rPr>
          <w:delText xml:space="preserve"> </w:delText>
        </w:r>
      </w:del>
      <w:hyperlink w:anchor="exm-column-space">
        <w:del w:id="5321" w:author="PR Preview" w:date="2026-01-01T00:00:00Z">
          <w:r>
            <w:rPr>
              <w:rStyle w:val="Hyperlink"/>
              <w:b/>
              <w:bCs/>
            </w:rPr>
            <w:delText xml:space="preserve">Example 22</w:delText>
          </w:r>
        </w:del>
      </w:hyperlink>
      <w:del w:id="5322" w:author="PR Preview" w:date="2026-01-01T00:00:00Z">
        <w:r>
          <w:rPr>
            <w:b/>
            <w:bCs/>
          </w:rPr>
          <w:delText xml:space="preserve">)</w:delText>
        </w:r>
      </w:del>
      <w:del w:id="5323" w:author="PR Preview" w:date="2026-01-01T00:00:00Z">
        <w:r>
          <w:delText xml:space="preserve"> </w:delText>
        </w:r>
      </w:del>
      <w:del w:id="5324" w:author="PR Preview" w:date="2026-01-01T00:00:00Z">
        <w:r>
          <w:delText xml:space="preserve">For</w:delText>
        </w:r>
      </w:del>
      <w:del w:id="532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326" w:author="PR Preview" w:date="2026-01-01T00:00:00Z">
        <w:r>
          <w:delText xml:space="preserve"> </w:delText>
        </w:r>
      </w:del>
      <w:del w:id="5327" w:author="PR Preview" w:date="2026-01-01T00:00:00Z">
        <w:r>
          <w:delText xml:space="preserve">in</w:delText>
        </w:r>
      </w:del>
      <w:del w:id="5328" w:author="PR Preview" w:date="2026-01-01T00:00:00Z">
        <w:r>
          <w:delText xml:space="preserve"> </w:delText>
        </w:r>
      </w:del>
      <w:hyperlink w:anchor="exm-column-space">
        <w:del w:id="5329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5330" w:author="PR Preview" w:date="2026-01-01T00:00:00Z">
        <w:r>
          <w:delText xml:space="preserve">,</w:delText>
        </w:r>
      </w:del>
      <w:del w:id="533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2</m:t>
        </m:r>
      </m:oMath>
      <w:del w:id="5332" w:author="PR Preview" w:date="2026-01-01T00:00:00Z">
        <w:r>
          <w:delText xml:space="preserve">,</w:delText>
        </w:r>
      </w:del>
      <w:del w:id="533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5334" w:author="PR Preview" w:date="2026-01-01T00:00:00Z">
        <w:r>
          <w:delText xml:space="preserve"> </w:delText>
        </w:r>
      </w:del>
      <w:del w:id="5335" w:author="PR Preview" w:date="2026-01-01T00:00:00Z">
        <w:r>
          <w:delText xml:space="preserve">and</w:delText>
        </w:r>
      </w:del>
      <w:del w:id="5336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1</m:t>
        </m:r>
      </m:oMath>
      <w:del w:id="5337" w:author="PR Preview" w:date="2026-01-01T00:00:00Z">
        <w:r>
          <w:delText xml:space="preserve"> </w:delText>
        </w:r>
      </w:del>
      <w:del w:id="5338" w:author="PR Preview" w:date="2026-01-01T00:00:00Z">
        <w:r>
          <w:delText xml:space="preserve">(</w:delText>
        </w:r>
      </w:del>
      <w:hyperlink w:anchor="exm-rank-dim">
        <w:del w:id="5339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5340" w:author="PR Preview" w:date="2026-01-01T00:00:00Z">
        <w:r>
          <w:delText xml:space="preserve">).</w:delText>
        </w:r>
      </w:del>
    </w:p>
    <w:p>
      <w:pPr>
        <w:numPr>
          <w:ilvl w:val="0"/>
          <w:numId w:val="1028"/>
        </w:numPr>
      </w:pPr>
      <w:del w:id="5341" w:author="PR Preview" w:date="2026-01-01T00:00:00Z">
        <w:r>
          <w:rPr>
            <w:b/>
            <w:bCs/>
          </w:rPr>
          <w:delText xml:space="preserve">In</w:delText>
        </w:r>
      </w:del>
      <w:del w:id="534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343" w:author="PR Preview" w:date="2026-01-01T00:00:00Z">
        <w:r>
          <w:rPr>
            <w:b/>
            <w:bCs/>
          </w:rPr>
          <w:delText xml:space="preserve">:</w:delText>
        </w:r>
      </w:del>
      <w:del w:id="5344" w:author="PR Preview" w:date="2026-01-01T00:00:00Z">
        <w:r>
          <w:delText xml:space="preserve"> </w:delText>
        </w:r>
      </w:del>
      <w:del w:id="5345" w:author="PR Preview" w:date="2026-01-01T00:00:00Z">
        <w:r>
          <w:delText xml:space="preserve">the row space</w:delText>
        </w:r>
      </w:del>
      <w:del w:id="534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29"/>
        </w:numPr>
      </w:pPr>
      <w:del w:id="5347" w:author="PR Preview" w:date="2026-01-01T00:00:00Z">
        <w:r>
          <w:delText xml:space="preserve">has dimension</w:delText>
        </w:r>
      </w:del>
      <w:del w:id="534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=</m:t>
        </m:r>
        <m:r>
          <m:t>r</m:t>
        </m:r>
      </m:oMath>
      <w:del w:id="5349" w:author="PR Preview" w:date="2026-01-01T00:00:00Z">
        <w:r>
          <w:delText xml:space="preserve">,</w:delText>
        </w:r>
      </w:del>
      <w:del w:id="5350" w:author="PR Preview" w:date="2026-01-01T00:00:00Z">
        <w:r>
          <w:delText xml:space="preserve"> </w:delText>
        </w:r>
      </w:del>
      <w:del w:id="5351" w:author="PR Preview" w:date="2026-01-01T00:00:00Z">
        <w:r>
          <w:delText xml:space="preserve">and</w:delText>
        </w:r>
      </w:del>
      <w:del w:id="53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5353" w:author="PR Preview" w:date="2026-01-01T00:00:00Z">
        <w:r>
          <w:delText xml:space="preserve"> </w:delText>
        </w:r>
      </w:del>
      <w:del w:id="5354" w:author="PR Preview" w:date="2026-01-01T00:00:00Z">
        <w:r>
          <w:delText xml:space="preserve">has dimension</w:delText>
        </w:r>
      </w:del>
      <w:del w:id="535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del w:id="5356" w:author="PR Preview" w:date="2026-01-01T00:00:00Z">
        <w:r>
          <w:delText xml:space="preserve"> </w:delText>
        </w:r>
      </w:del>
      <w:del w:id="5357" w:author="PR Preview" w:date="2026-01-01T00:00:00Z">
        <w:r>
          <w:delText xml:space="preserve">(</w:delText>
        </w:r>
      </w:del>
      <w:hyperlink w:anchor="exm-nullity">
        <w:del w:id="5358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5359" w:author="PR Preview" w:date="2026-01-01T00:00:00Z">
        <w:r>
          <w:delText xml:space="preserve">).</w:delText>
        </w:r>
      </w:del>
      <w:del w:id="5360" w:author="PR Preview" w:date="2026-01-01T00:00:00Z">
        <w:r>
          <w:delText xml:space="preserve"> </w:delText>
        </w:r>
      </w:del>
      <w:del w:id="5361" w:author="PR Preview" w:date="2026-01-01T00:00:00Z">
        <w:r>
          <w:delText xml:space="preserve">The spanning vectors are orthogonal:</w:delText>
        </w:r>
      </w:del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del w:id="5362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8"/>
        </w:numPr>
      </w:pPr>
      <w:del w:id="5363" w:author="PR Preview" w:date="2026-01-01T00:00:00Z">
        <w:r>
          <w:rPr>
            <w:b/>
            <w:bCs/>
          </w:rPr>
          <w:delText xml:space="preserve">In</w:delText>
        </w:r>
      </w:del>
      <w:del w:id="5364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5365" w:author="PR Preview" w:date="2026-01-01T00:00:00Z">
        <w:r>
          <w:rPr>
            <w:b/>
            <w:bCs/>
          </w:rPr>
          <w:delText xml:space="preserve">:</w:delText>
        </w:r>
      </w:del>
      <w:del w:id="536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5367" w:author="PR Preview" w:date="2026-01-01T00:00:00Z">
        <w:r>
          <w:delText xml:space="preserve"> </w:delText>
        </w:r>
      </w:del>
      <w:del w:id="5368" w:author="PR Preview" w:date="2026-01-01T00:00:00Z">
        <w:r>
          <w:delText xml:space="preserve">has dimension</w:delText>
        </w:r>
      </w:del>
      <w:del w:id="536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=</m:t>
        </m:r>
        <m:r>
          <m:t>r</m:t>
        </m:r>
      </m:oMath>
      <w:del w:id="5370" w:author="PR Preview" w:date="2026-01-01T00:00:00Z">
        <w:r>
          <w:delText xml:space="preserve">,</w:delText>
        </w:r>
      </w:del>
      <w:del w:id="5371" w:author="PR Preview" w:date="2026-01-01T00:00:00Z">
        <w:r>
          <w:delText xml:space="preserve"> </w:delText>
        </w:r>
      </w:del>
      <w:del w:id="5372" w:author="PR Preview" w:date="2026-01-01T00:00:00Z">
        <w:r>
          <w:delText xml:space="preserve">and</w:delText>
        </w:r>
      </w:del>
      <w:del w:id="537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5374" w:author="PR Preview" w:date="2026-01-01T00:00:00Z">
        <w:r>
          <w:delText xml:space="preserve"> </w:delText>
        </w:r>
      </w:del>
      <w:del w:id="5375" w:author="PR Preview" w:date="2026-01-01T00:00:00Z">
        <w:r>
          <w:delText xml:space="preserve">has dimension</w:delText>
        </w:r>
      </w:del>
      <w:del w:id="537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del w:id="5377" w:author="PR Preview" w:date="2026-01-01T00:00:00Z">
        <w:r>
          <w:delText xml:space="preserve"> </w:delText>
        </w:r>
      </w:del>
      <w:del w:id="5378" w:author="PR Preview" w:date="2026-01-01T00:00:00Z">
        <w:r>
          <w:delText xml:space="preserve">(</w:delText>
        </w:r>
      </w:del>
      <w:hyperlink w:anchor="exm-complement-null-space">
        <w:del w:id="5379" w:author="PR Preview" w:date="2026-01-01T00:00:00Z">
          <w:r>
            <w:rPr>
              <w:rStyle w:val="Hyperlink"/>
            </w:rPr>
            <w:delText xml:space="preserve">Example 55</w:delText>
          </w:r>
        </w:del>
      </w:hyperlink>
      <w:del w:id="5380" w:author="PR Preview" w:date="2026-01-01T00:00:00Z">
        <w:r>
          <w:delText xml:space="preserve">).</w:delText>
        </w:r>
      </w:del>
    </w:p>
    <w:p>
      <w:pPr>
        <w:pStyle w:val="FirstParagraph"/>
      </w:pPr>
      <w:del w:id="5381" w:author="PR Preview" w:date="2026-01-01T00:00:00Z">
        <w:r>
          <w:delText xml:space="preserve">By part 3,</w:delText>
        </w:r>
      </w:del>
      <w:del w:id="538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383" w:author="PR Preview" w:date="2026-01-01T00:00:00Z">
        <w:r>
          <w:delText xml:space="preserve"> </w:delText>
        </w:r>
      </w:del>
      <w:del w:id="5384" w:author="PR Preview" w:date="2026-01-01T00:00:00Z">
        <w:r>
          <w:delText xml:space="preserve">splits uniquely</w:delText>
        </w:r>
      </w:del>
      <w:del w:id="5385" w:author="PR Preview" w:date="2026-01-01T00:00:00Z">
        <w:r>
          <w:delText xml:space="preserve"> </w:delText>
        </w:r>
      </w:del>
      <w:del w:id="5386" w:author="PR Preview" w:date="2026-01-01T00:00:00Z">
        <w:r>
          <w:delText xml:space="preserve">into a row-space part</w:delText>
        </w:r>
      </w:del>
      <w:del w:id="5387" w:author="PR Preview" w:date="2026-01-01T00:00:00Z">
        <w:r>
          <w:delText xml:space="preserve"> </w:delText>
        </w:r>
      </w:del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5388" w:author="PR Preview" w:date="2026-01-01T00:00:00Z">
        <w:r>
          <w:delText xml:space="preserve"> </w:delText>
        </w:r>
      </w:del>
      <w:del w:id="5389" w:author="PR Preview" w:date="2026-01-01T00:00:00Z">
        <w:r>
          <w:delText xml:space="preserve">and a null-space part.</w:delText>
        </w:r>
      </w:del>
      <w:del w:id="5390" w:author="PR Preview" w:date="2026-01-01T00:00:00Z">
        <w:r>
          <w:delText xml:space="preserve"> </w:delText>
        </w:r>
      </w:del>
      <w:del w:id="5391" w:author="PR Preview" w:date="2026-01-01T00:00:00Z">
        <w:r>
          <w:delText xml:space="preserve">The null-space part</w:delText>
        </w:r>
      </w:del>
      <w:del w:id="539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5393" w:author="PR Preview" w:date="2026-01-01T00:00:00Z">
        <w:r>
          <w:delText xml:space="preserve"> </w:delText>
        </w:r>
      </w:del>
      <w:del w:id="5394" w:author="PR Preview" w:date="2026-01-01T00:00:00Z">
        <w:r>
          <w:delText xml:space="preserve">lies in</w:delText>
        </w:r>
      </w:del>
      <w:del w:id="539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396" w:author="PR Preview" w:date="2026-01-01T00:00:00Z">
        <w:r>
          <w:delText xml:space="preserve"> </w:delText>
        </w:r>
      </w:del>
      <w:del w:id="5397" w:author="PR Preview" w:date="2026-01-01T00:00:00Z">
        <w:r>
          <w:delText xml:space="preserve">(part 3),</w:delText>
        </w:r>
      </w:del>
      <w:del w:id="5398" w:author="PR Preview" w:date="2026-01-01T00:00:00Z">
        <w:r>
          <w:delText xml:space="preserve"> </w:delText>
        </w:r>
      </w:del>
      <w:del w:id="5399" w:author="PR Preview" w:date="2026-01-01T00:00:00Z">
        <w:r>
          <w:delText xml:space="preserve">and</w:delText>
        </w:r>
      </w:del>
      <w:del w:id="540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5401" w:author="PR Preview" w:date="2026-01-01T00:00:00Z">
        <w:r>
          <w:delText xml:space="preserve"> </w:delText>
        </w:r>
      </w:del>
      <w:del w:id="5402" w:author="PR Preview" w:date="2026-01-01T00:00:00Z">
        <w:r>
          <w:delText xml:space="preserve">(</w:delText>
        </w:r>
      </w:del>
      <w:hyperlink w:anchor="thm-complement-null-space">
        <w:del w:id="5403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5404" w:author="PR Preview" w:date="2026-01-01T00:00:00Z">
        <w:r>
          <w:delText xml:space="preserve"> </w:delText>
        </w:r>
      </w:del>
      <w:del w:id="5405" w:author="PR Preview" w:date="2026-01-01T00:00:00Z">
        <w:r>
          <w:delText xml:space="preserve">applied to</w:delText>
        </w:r>
      </w:del>
      <w:del w:id="540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407" w:author="PR Preview" w:date="2026-01-01T00:00:00Z">
        <w:r>
          <w:delText xml:space="preserve">, with</w:delText>
        </w:r>
      </w:del>
      <w:del w:id="540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5409" w:author="PR Preview" w:date="2026-01-01T00:00:00Z">
        <w:r>
          <w:delText xml:space="preserve">),</w:delText>
        </w:r>
      </w:del>
      <w:del w:id="5410" w:author="PR Preview" w:date="2026-01-01T00:00:00Z">
        <w:r>
          <w:delText xml:space="preserve"> </w:delText>
        </w:r>
      </w:del>
      <w:del w:id="5411" w:author="PR Preview" w:date="2026-01-01T00:00:00Z">
        <w:r>
          <w:delText xml:space="preserve">so it must be orthogonal to</w:delText>
        </w:r>
      </w:del>
      <w:del w:id="541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541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5414" w:author="PR Preview" w:date="2026-01-01T00:00:00Z">
        <w:r>
          <w:delText xml:space="preserve">so</w:delText>
        </w:r>
      </w:del>
      <w:del w:id="541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del w:id="5416" w:author="PR Preview" w:date="2026-01-01T00:00:00Z">
        <w:r>
          <w:delText xml:space="preserve">.</w:delText>
        </w:r>
      </w:del>
      <w:del w:id="5417" w:author="PR Preview" w:date="2026-01-01T00:00:00Z">
        <w:r>
          <w:delText xml:space="preserve"> </w:delText>
        </w:r>
      </w:del>
      <w:del w:id="5418" w:author="PR Preview" w:date="2026-01-01T00:00:00Z">
        <w:r>
          <w:delText xml:space="preserve">The row-space part is</w:delText>
        </w:r>
      </w:del>
      <w:del w:id="54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del w:id="5420" w:author="PR Preview" w:date="2026-01-01T00:00:00Z">
        <w:r>
          <w:delText xml:space="preserve"> </w:delText>
        </w:r>
      </w:del>
      <w:del w:id="5421" w:author="PR Preview" w:date="2026-01-01T00:00:00Z">
        <w:r>
          <w:delText xml:space="preserve">and the null-space part is</w:delText>
        </w:r>
      </w:del>
      <w:del w:id="54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del w:id="5423" w:author="PR Preview" w:date="2026-01-01T00:00:00Z">
        <w:r>
          <w:delText xml:space="preserve">;</w:delText>
        </w:r>
      </w:del>
      <w:del w:id="5424" w:author="PR Preview" w:date="2026-01-01T00:00:00Z">
        <w:r>
          <w:delText xml:space="preserve"> </w:delText>
        </w:r>
      </w:del>
      <w:del w:id="5425" w:author="PR Preview" w:date="2026-01-01T00:00:00Z">
        <w:r>
          <w:delText xml:space="preserve">as a check, row 1 of</w:delText>
        </w:r>
      </w:del>
      <w:del w:id="542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427" w:author="PR Preview" w:date="2026-01-01T00:00:00Z">
        <w:r>
          <w:delText xml:space="preserve"> </w:delText>
        </w:r>
      </w:del>
      <w:del w:id="5428" w:author="PR Preview" w:date="2026-01-01T00:00:00Z">
        <w:r>
          <w:delText xml:space="preserve">gives</w:delText>
        </w:r>
      </w:del>
      <w:del w:id="542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del w:id="5430" w:author="PR Preview" w:date="2026-01-01T00:00:00Z">
        <w:r>
          <w:delText xml:space="preserve">,</w:delText>
        </w:r>
      </w:del>
      <w:del w:id="5431" w:author="PR Preview" w:date="2026-01-01T00:00:00Z">
        <w:r>
          <w:delText xml:space="preserve"> </w:delText>
        </w:r>
      </w:del>
      <w:del w:id="5432" w:author="PR Preview" w:date="2026-01-01T00:00:00Z">
        <w:r>
          <w:delText xml:space="preserve">and row 2 is</w:delText>
        </w:r>
      </w:del>
      <w:del w:id="5433" w:author="PR Preview" w:date="2026-01-01T00:00:00Z">
        <w:r>
          <w:delText xml:space="preserve"> </w:delText>
        </w:r>
      </w:del>
      <m:oMath>
        <m:r>
          <m:t>3</m:t>
        </m:r>
      </m:oMath>
      <w:del w:id="5434" w:author="PR Preview" w:date="2026-01-01T00:00:00Z">
        <w:r>
          <w:delText xml:space="preserve"> </w:delText>
        </w:r>
      </w:del>
      <w:del w:id="5435" w:author="PR Preview" w:date="2026-01-01T00:00:00Z">
        <w:r>
          <w:delText xml:space="preserve">times row 1,</w:delText>
        </w:r>
      </w:del>
      <w:del w:id="5436" w:author="PR Preview" w:date="2026-01-01T00:00:00Z">
        <w:r>
          <w:delText xml:space="preserve"> </w:delText>
        </w:r>
      </w:del>
      <w:del w:id="5437" w:author="PR Preview" w:date="2026-01-01T00:00:00Z">
        <w:r>
          <w:delText xml:space="preserve">so</w:delText>
        </w:r>
      </w:del>
      <w:del w:id="543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439" w:author="PR Preview" w:date="2026-01-01T00:00:00Z">
        <w:r>
          <w:delText xml:space="preserve"> </w:delText>
        </w:r>
      </w:del>
      <w:del w:id="5440" w:author="PR Preview" w:date="2026-01-01T00:00:00Z">
        <w:r>
          <w:delText xml:space="preserve">sends the null-space part to</w:delText>
        </w:r>
      </w:del>
      <w:del w:id="544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del w:id="5442" w:author="PR Preview" w:date="2026-01-01T00:00:00Z">
        <w:r>
          <w:delText xml:space="preserve">.</w:delText>
        </w:r>
      </w:del>
    </w:p>
    <w:p>
      <w:pPr>
        <w:pStyle w:val="Bibliography"/>
      </w:pPr>
      <w:del w:id="5443" w:author="PR Preview" w:date="2026-01-01T00:00:00Z">
        <w:r>
          <w:delText xml:space="preserve">Banerjee, Sudipto, and Anindya Roy. 2014.</w:delText>
        </w:r>
      </w:del>
      <w:del w:id="5444" w:author="PR Preview" w:date="2026-01-01T00:00:00Z">
        <w:r>
          <w:delText xml:space="preserve"> </w:delText>
        </w:r>
      </w:del>
      <w:del w:id="5445" w:author="PR Preview" w:date="2026-01-01T00:00:00Z">
        <w:r>
          <w:rPr>
            <w:i/>
            <w:iCs/>
          </w:rPr>
          <w:delText xml:space="preserve">Linear Algebra and Matrix Analysis for Statistics</w:delText>
        </w:r>
      </w:del>
      <w:del w:id="5446" w:author="PR Preview" w:date="2026-01-01T00:00:00Z">
        <w:r>
          <w:delText xml:space="preserve">. Vol. 181. Crc Press Boca Raton.</w:delText>
        </w:r>
      </w:del>
      <w:del w:id="5447" w:author="PR Preview" w:date="2026-01-01T00:00:00Z">
        <w:r>
          <w:delText xml:space="preserve"> </w:delText>
        </w:r>
      </w:del>
      <w:hyperlink r:id="rId21">
        <w:del w:id="5448" w:author="PR Preview" w:date="2026-01-01T00:00:00Z">
          <w:r>
            <w:rPr>
              <w:rStyle w:val="Hyperlink"/>
            </w:rPr>
            <w:delText xml:space="preserve">https://www.routledge.com/Linear-Algebra-and-Matrix-Analysis-for-Statistics/Banerjee-Roy/p/book/9781420095388</w:delText>
          </w:r>
        </w:del>
      </w:hyperlink>
      <w:del w:id="5449" w:author="PR Preview" w:date="2026-01-01T00:00:00Z">
        <w:r>
          <w:delText xml:space="preserve">.</w:delText>
        </w:r>
      </w:del>
    </w:p>
    <w:p>
      <w:pPr>
        <w:pStyle w:val="Bibliography"/>
      </w:pPr>
      <w:del w:id="5450" w:author="PR Preview" w:date="2026-01-01T00:00:00Z">
        <w:r>
          <w:delText xml:space="preserve">Zhou, Hua. 2024a.</w:delText>
        </w:r>
      </w:del>
      <w:del w:id="5451" w:author="PR Preview" w:date="2026-01-01T00:00:00Z">
        <w:r>
          <w:delText xml:space="preserve"> </w:delText>
        </w:r>
      </w:del>
      <w:del w:id="5452" w:author="PR Preview" w:date="2026-01-01T00:00:00Z">
        <w:r>
          <w:rPr>
            <w:i/>
            <w:iCs/>
          </w:rPr>
          <w:delText xml:space="preserve">Orthogonal Projections</w:delText>
        </w:r>
      </w:del>
      <w:del w:id="5453" w:author="PR Preview" w:date="2026-01-01T00:00:00Z">
        <w:r>
          <w:delText xml:space="preserve">. Lecture notes for Biostat 216, Mathematical Methods for Biostatistics, University of California, Los Angeles.</w:delText>
        </w:r>
      </w:del>
      <w:del w:id="5454" w:author="PR Preview" w:date="2026-01-01T00:00:00Z">
        <w:r>
          <w:delText xml:space="preserve"> </w:delText>
        </w:r>
      </w:del>
      <w:hyperlink r:id="rId22">
        <w:del w:id="5455" w:author="PR Preview" w:date="2026-01-01T00:00:00Z">
          <w:r>
            <w:rPr>
              <w:rStyle w:val="Hyperlink"/>
            </w:rPr>
            <w:delText xml:space="preserve">https://ucla-biostat-216.github.io/2024fall/slides/06-orthproj/06-orthproj.html</w:delText>
          </w:r>
        </w:del>
      </w:hyperlink>
      <w:del w:id="5456" w:author="PR Preview" w:date="2026-01-01T00:00:00Z">
        <w:r>
          <w:delText xml:space="preserve">.</w:delText>
        </w:r>
      </w:del>
    </w:p>
    <w:p>
      <w:pPr>
        <w:pStyle w:val="Bibliography"/>
      </w:pPr>
      <w:del w:id="5457" w:author="PR Preview" w:date="2026-01-01T00:00:00Z">
        <w:r>
          <w:delText xml:space="preserve">Zhou, Hua. 2024b.</w:delText>
        </w:r>
      </w:del>
      <w:del w:id="5458" w:author="PR Preview" w:date="2026-01-01T00:00:00Z">
        <w:r>
          <w:delText xml:space="preserve"> </w:delText>
        </w:r>
      </w:del>
      <w:del w:id="5459" w:author="PR Preview" w:date="2026-01-01T00:00:00Z">
        <w:r>
          <w:rPr>
            <w:i/>
            <w:iCs/>
          </w:rPr>
          <w:delText xml:space="preserve">Rank and Nullity</w:delText>
        </w:r>
      </w:del>
      <w:del w:id="5460" w:author="PR Preview" w:date="2026-01-01T00:00:00Z">
        <w:r>
          <w:delText xml:space="preserve">. Lecture notes for Biostat 216, Mathematical Methods for Biostatistics, University of California, Los Angeles.</w:delText>
        </w:r>
      </w:del>
      <w:del w:id="5461" w:author="PR Preview" w:date="2026-01-01T00:00:00Z">
        <w:r>
          <w:delText xml:space="preserve"> </w:delText>
        </w:r>
      </w:del>
      <w:hyperlink r:id="rId23">
        <w:del w:id="5462" w:author="PR Preview" w:date="2026-01-01T00:00:00Z">
          <w:r>
            <w:rPr>
              <w:rStyle w:val="Hyperlink"/>
            </w:rPr>
            <w:delText xml:space="preserve">https://ucla-biostat-216.github.io/2024fall/slides/05-rank/05-rank.html</w:delText>
          </w:r>
        </w:del>
      </w:hyperlink>
      <w:del w:id="5463" w:author="PR Preview" w:date="2026-01-01T00:00:00Z">
        <w:r>
          <w:delText xml:space="preserve">.</w:delText>
        </w:r>
      </w:del>
    </w:p>
    <w:p>
      <w:pPr>
        <w:pStyle w:val="Bibliography"/>
      </w:pPr>
      <w:del w:id="5464" w:author="PR Preview" w:date="2026-01-01T00:00:00Z">
        <w:r>
          <w:delText xml:space="preserve">Zhou, Hua. 2024c.</w:delText>
        </w:r>
      </w:del>
      <w:del w:id="5465" w:author="PR Preview" w:date="2026-01-01T00:00:00Z">
        <w:r>
          <w:delText xml:space="preserve"> </w:delText>
        </w:r>
      </w:del>
      <w:del w:id="5466" w:author="PR Preview" w:date="2026-01-01T00:00:00Z">
        <w:r>
          <w:rPr>
            <w:i/>
            <w:iCs/>
          </w:rPr>
          <w:delText xml:space="preserve">Vector Space</w:delText>
        </w:r>
      </w:del>
      <w:del w:id="5467" w:author="PR Preview" w:date="2026-01-01T00:00:00Z">
        <w:r>
          <w:delText xml:space="preserve">. Lecture notes for Biostat 216, Mathematical Methods for Biostatistics, University of California, Los Angeles.</w:delText>
        </w:r>
      </w:del>
      <w:del w:id="5468" w:author="PR Preview" w:date="2026-01-01T00:00:00Z">
        <w:r>
          <w:delText xml:space="preserve"> </w:delText>
        </w:r>
      </w:del>
      <w:hyperlink r:id="rId62">
        <w:del w:id="5469" w:author="PR Preview" w:date="2026-01-01T00:00:00Z">
          <w:r>
            <w:rPr>
              <w:rStyle w:val="Hyperlink"/>
            </w:rPr>
            <w:delText xml:space="preserve">https://ucla-biostat-216.github.io/2024fall/slides/04-vecsp/04-vecsp.html</w:delText>
          </w:r>
        </w:del>
      </w:hyperlink>
      <w:del w:id="5470" w:author="PR Preview" w:date="2026-01-01T00:00:00Z">
        <w:r>
          <w:delText xml:space="preserve">.</w:delText>
        </w:r>
      </w:del>
    </w:p>
    <w:p>
      <w:pPr>
        <w:pStyle w:val="Bibliography"/>
      </w:pPr>
      <w:ins w:id="5471" w:author="PR Preview" w:date="2026-01-01T00:00:00Z">
        <w:r>
          <w:t xml:space="preserve">Zhou, Hua. 2024.</w:t>
        </w:r>
      </w:ins>
      <w:ins w:id="5472" w:author="PR Preview" w:date="2026-01-01T00:00:00Z">
        <w:r>
          <w:t xml:space="preserve"> </w:t>
        </w:r>
      </w:ins>
      <w:ins w:id="5473" w:author="PR Preview" w:date="2026-01-01T00:00:00Z">
        <w:r>
          <w:rPr>
            <w:i/>
            <w:iCs/>
          </w:rPr>
          <w:t xml:space="preserve">Vector Space</w:t>
        </w:r>
      </w:ins>
      <w:ins w:id="5474" w:author="PR Preview" w:date="2026-01-01T00:00:00Z">
        <w:r>
          <w:t xml:space="preserve">. Lecture notes for Biostat 216, Mathematical Methods for Biostatistics, University of California, Los Angeles.</w:t>
        </w:r>
      </w:ins>
      <w:ins w:id="5475" w:author="PR Preview" w:date="2026-01-01T00:00:00Z">
        <w:r>
          <w:t xml:space="preserve"> </w:t>
        </w:r>
      </w:ins>
      <w:hyperlink r:id="rId62">
        <w:ins w:id="5476" w:author="PR Preview" w:date="2026-01-01T00:00:00Z">
          <w:r>
            <w:rPr>
              <w:rStyle w:val="Hyperlink"/>
            </w:rPr>
            <w:t xml:space="preserve">https://ucla-biostat-216.github.io/2024fall/slides/04-vecsp/04-vecsp.html</w:t>
          </w:r>
        </w:ins>
      </w:hyperlink>
      <w:ins w:id="5477" w:author="PR Preview" w:date="2026-01-01T00:00:00Z">
        <w:r>
          <w:t xml:space="preserve">.</w:t>
        </w:r>
      </w:ins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Relationship Id="rId9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sets-functions.qmd#def-image" TargetMode="External"/><Relationship Id="rId11" Type="http://schemas.openxmlformats.org/officeDocument/2006/relationships/hyperlink" Target="linear-algebra-matrices.html#def-translation" TargetMode="External"/><Relationship Id="rId12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linear-algebra-vectors.html#def-orthogonal-vectors" TargetMode="External"/><Relationship Id="rId14" Type="http://schemas.openxmlformats.org/officeDocument/2006/relationships/hyperlink" Target="linear-algebra-matrices.html#exm-dot-product-matmul" TargetMode="External"/><Relationship Id="rId15" Type="http://schemas.openxmlformats.org/officeDocument/2006/relationships/hyperlink" Target="linear-algebra-matrices.html#exm-hyperplane" TargetMode="External"/><Relationship Id="rId17" Type="http://schemas.openxmlformats.org/officeDocument/2006/relationships/hyperlink" Target="algebra.qmd#def-strict-inequality" TargetMode="External"/><Relationship Id="rId18" Type="http://schemas.openxmlformats.org/officeDocument/2006/relationships/hyperlink" Target="linear-algebra-matrices.html#thm-matmul-distrib" TargetMode="External"/><Relationship Id="rId19" Type="http://schemas.openxmlformats.org/officeDocument/2006/relationships/hyperlink" Target="linear-algebra-vectors.html#rem-orthogonal-perpendicular" TargetMode="External"/><Relationship Id="rId20" Type="http://schemas.openxmlformats.org/officeDocument/2006/relationships/hyperlink" Target="linear-algebra-vectors.html#thm-lincom-symmetric" TargetMode="External"/><Relationship Id="rId21" Type="http://schemas.openxmlformats.org/officeDocument/2006/relationships/hyperlink" Target="https://www.routledge.com/Linear-Algebra-and-Matrix-Analysis-for-Statistics/Banerjee-Roy/p/book/9781420095388" TargetMode="External"/><Relationship Id="rId22" Type="http://schemas.openxmlformats.org/officeDocument/2006/relationships/hyperlink" Target="https://ucla-biostat-216.github.io/2024fall/slides/06-orthproj/06-orthproj.html" TargetMode="External"/><Relationship Id="rId23" Type="http://schemas.openxmlformats.org/officeDocument/2006/relationships/hyperlink" Target="https://ucla-biostat-216.github.io/2024fall/slides/05-rank/05-rank.html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2026-10-10T08:12:33Z</dcterms:created>
  <dcterms:modified xsi:type="dcterms:W3CDTF">2026-10-10T08:12:33Z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