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ins w:id="1" w:author="PR Preview" w:date="2026-01-01T00:00:00Z">
        <w:r>
          <w:t xml:space="preserve">Column Space, Null Space and Rank-Nullity</w:t>
        </w:r>
      </w:ins>
    </w:p>
    <w:p>
      <w:pPr>
        <w:pStyle w:val="Date"/>
      </w:pPr>
      <w:ins w:id="2" w:author="PR Preview" w:date="2026-01-01T00:00:00Z">
        <w:r>
          <w:t xml:space="preserve">Last modified: 2026-10-10 00:44:20 (PDT)</w:t>
        </w:r>
      </w:ins>
    </w:p>
    <w:bookmarkStart w:id="30" w:name="sec-column-null-space"/>
    <w:p>
      <w:pPr>
        <w:pStyle w:val="Heading2"/>
      </w:pPr>
      <w:ins w:id="3" w:author="PR Preview" w:date="2026-01-01T00:00:00Z">
        <w:r>
          <w:t xml:space="preserve">1 Column space and null space</w:t>
        </w:r>
      </w:ins>
    </w:p>
    <w:bookmarkStart w:id="9" w:name="def-column-space"/>
    <w:p>
      <w:pPr>
        <w:pStyle w:val="FirstParagraph"/>
      </w:pPr>
      <w:ins w:id="4" w:author="PR Preview" w:date="2026-01-01T00:00:00Z">
        <w:r>
          <w:rPr>
            <w:b/>
            <w:bCs/>
          </w:rPr>
          <w:t xml:space="preserve">Definition 1 (Column space (range, image))</w:t>
        </w:r>
      </w:ins>
      <w:ins w:id="5" w:author="PR Preview" w:date="2026-01-01T00:00:00Z">
        <w:r>
          <w:t xml:space="preserve"> </w:t>
        </w:r>
      </w:ins>
      <w:ins w:id="6" w:author="PR Preview" w:date="2026-01-01T00:00:00Z">
        <w:r>
          <w:t xml:space="preserve">The</w:t>
        </w:r>
      </w:ins>
      <w:ins w:id="7" w:author="PR Preview" w:date="2026-01-01T00:00:00Z">
        <w:r>
          <w:t xml:space="preserve"> </w:t>
        </w:r>
      </w:ins>
      <w:ins w:id="8" w:author="PR Preview" w:date="2026-01-01T00:00:00Z">
        <w:r>
          <w:rPr>
            <w:b/>
            <w:bCs/>
          </w:rPr>
          <w:t xml:space="preserve">column space</w:t>
        </w:r>
      </w:ins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of an</w:t>
        </w:r>
      </w:ins>
      <w:ins w:id="11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matrix</w:t>
        </w:r>
      </w:ins>
      <w:ins w:id="1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17" w:author="PR Preview" w:date="2026-01-01T00:00:00Z">
        <w:r>
          <w:t xml:space="preserve">the set of all vectors</w:t>
        </w:r>
      </w:ins>
      <w:ins w:id="1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in</w:t>
        </w:r>
      </w:ins>
      <w:ins w:id="21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22" w:author="PR Preview" w:date="2026-01-01T00:00:00Z">
        <w:r>
          <w:t xml:space="preserve">.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It is also called the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rPr>
            <w:b/>
            <w:bCs/>
          </w:rPr>
          <w:t xml:space="preserve">range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or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rPr>
            <w:b/>
            <w:bCs/>
          </w:rPr>
          <w:t xml:space="preserve">image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of</w:t>
        </w:r>
      </w:ins>
      <w:ins w:id="3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4" w:author="PR Preview" w:date="2026-01-01T00:00:00Z">
        <w:r>
          <w:t xml:space="preserve">.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The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rPr>
            <w:b/>
            <w:bCs/>
          </w:rPr>
          <w:t xml:space="preserve">row space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of</w:t>
        </w:r>
      </w:ins>
      <w:ins w:id="4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is</w:t>
        </w:r>
      </w:ins>
      <w:ins w:id="4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ins w:id="45" w:author="PR Preview" w:date="2026-01-01T00:00:00Z">
        <w:r>
          <w:t xml:space="preserve">,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a set of vectors in</w:t>
        </w:r>
      </w:ins>
      <w:ins w:id="48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ins w:id="49" w:author="PR Preview" w:date="2026-01-01T00:00:00Z">
        <w:r>
          <w:t xml:space="preserve">.</w:t>
        </w:r>
      </w:ins>
    </w:p>
    <w:bookmarkEnd w:id="9"/>
    <w:bookmarkStart w:id="11" w:name="exm-column-space"/>
    <w:p>
      <w:pPr>
        <w:pStyle w:val="BodyText"/>
      </w:pPr>
      <w:ins w:id="50" w:author="PR Preview" w:date="2026-01-01T00:00:00Z">
        <w:r>
          <w:rPr>
            <w:b/>
            <w:bCs/>
          </w:rPr>
          <w:t xml:space="preserve">Example 1 (The column space of a rank-one matrix)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Let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53" w:author="PR Preview" w:date="2026-01-01T00:00:00Z">
        <w:r>
          <w:t xml:space="preserve">For any</w:t>
        </w:r>
      </w:ins>
      <w:ins w:id="5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55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56" w:author="PR Preview" w:date="2026-01-01T00:00:00Z">
        <w:r>
          <w:t xml:space="preserve">(</w:t>
        </w:r>
      </w:ins>
      <w:hyperlink r:id="rId10">
        <w:ins w:id="57" w:author="PR Preview" w:date="2026-01-01T00:00:00Z">
          <w:r>
            <w:rPr>
              <w:rStyle w:val="Hyperlink"/>
            </w:rPr>
            <w:t xml:space="preserve">Definition 11 in Matrices</w:t>
          </w:r>
        </w:ins>
      </w:hyperlink>
      <w:ins w:id="58" w:author="PR Preview" w:date="2026-01-01T00:00:00Z">
        <w:r>
          <w:t xml:space="preserve">).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The number</w:t>
        </w:r>
      </w:ins>
      <w:ins w:id="6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can be any real number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(take</w:t>
        </w:r>
      </w:ins>
      <w:ins w:id="6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and</w:t>
        </w:r>
      </w:ins>
      <w:ins w:id="6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ins w:id="70" w:author="PR Preview" w:date="2026-01-01T00:00:00Z">
        <w:r>
          <w:t xml:space="preserve">),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so</w:t>
        </w:r>
      </w:ins>
      <w:ins w:id="7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ins w:id="74" w:author="PR Preview" w:date="2026-01-01T00:00:00Z">
        <w:r>
          <w:t xml:space="preserve">,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a line in</w:t>
        </w:r>
      </w:ins>
      <w:ins w:id="77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78" w:author="PR Preview" w:date="2026-01-01T00:00:00Z">
        <w:r>
          <w:t xml:space="preserve">.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The vector</w:t>
        </w:r>
      </w:ins>
      <w:ins w:id="8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is not in</w:t>
        </w:r>
      </w:ins>
      <w:ins w:id="8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85" w:author="PR Preview" w:date="2026-01-01T00:00:00Z">
        <w:r>
          <w:t xml:space="preserve">:</w:t>
        </w:r>
      </w:ins>
      <w:ins w:id="86" w:author="PR Preview" w:date="2026-01-01T00:00:00Z">
        <w:r>
          <w:t xml:space="preserve"> </w:t>
        </w:r>
      </w:ins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has second entry</w:t>
        </w:r>
      </w:ins>
      <w:ins w:id="89" w:author="PR Preview" w:date="2026-01-01T00:00:00Z">
        <w:r>
          <w:t xml:space="preserve"> </w:t>
        </w:r>
      </w:ins>
      <m:oMath>
        <m:r>
          <m:t>3</m:t>
        </m:r>
        <m:r>
          <m:t>c</m:t>
        </m:r>
      </m:oMath>
      <w:ins w:id="90" w:author="PR Preview" w:date="2026-01-01T00:00:00Z">
        <w:r>
          <w:t xml:space="preserve">,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which is</w:t>
        </w:r>
      </w:ins>
      <w:ins w:id="93" w:author="PR Preview" w:date="2026-01-01T00:00:00Z">
        <w:r>
          <w:t xml:space="preserve"> </w:t>
        </w:r>
      </w:ins>
      <m:oMath>
        <m:r>
          <m:t>0</m:t>
        </m:r>
      </m:oMath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only if</w:t>
        </w:r>
      </w:ins>
      <w:ins w:id="96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0</m:t>
        </m:r>
      </m:oMath>
      <w:ins w:id="97" w:author="PR Preview" w:date="2026-01-01T00:00:00Z">
        <w:r>
          <w:t xml:space="preserve">, and then the first entry is</w:t>
        </w:r>
      </w:ins>
      <w:ins w:id="98" w:author="PR Preview" w:date="2026-01-01T00:00:00Z">
        <w:r>
          <w:t xml:space="preserve"> </w:t>
        </w:r>
      </w:ins>
      <m:oMath>
        <m:r>
          <m:t>0</m:t>
        </m:r>
      </m:oMath>
      <w:ins w:id="99" w:author="PR Preview" w:date="2026-01-01T00:00:00Z">
        <w:r>
          <w:t xml:space="preserve">, not</w:t>
        </w:r>
      </w:ins>
      <w:ins w:id="100" w:author="PR Preview" w:date="2026-01-01T00:00:00Z">
        <w:r>
          <w:t xml:space="preserve"> </w:t>
        </w:r>
      </w:ins>
      <m:oMath>
        <m:r>
          <m:t>1</m:t>
        </m:r>
      </m:oMath>
      <w:ins w:id="101" w:author="PR Preview" w:date="2026-01-01T00:00:00Z">
        <w:r>
          <w:t xml:space="preserve">.</w:t>
        </w:r>
      </w:ins>
    </w:p>
    <w:bookmarkEnd w:id="11"/>
    <w:bookmarkStart w:id="12" w:name="thm-column-space-span"/>
    <w:p>
      <w:pPr>
        <w:pStyle w:val="BodyText"/>
      </w:pPr>
      <w:ins w:id="102" w:author="PR Preview" w:date="2026-01-01T00:00:00Z">
        <w:r>
          <w:rPr>
            <w:b/>
            <w:bCs/>
          </w:rPr>
          <w:t xml:space="preserve">Theorem 1 (The column space is the span of the columns)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If</w:t>
        </w:r>
      </w:ins>
      <w:ins w:id="10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is an</w:t>
        </w:r>
      </w:ins>
      <w:ins w:id="108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matrix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with columns</w:t>
        </w:r>
      </w:ins>
      <w:ins w:id="113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ins w:id="114" w:author="PR Preview" w:date="2026-01-01T00:00:00Z">
        <w:r>
          <w:t xml:space="preserve">, then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115" w:author="PR Preview" w:date="2026-01-01T00:00:00Z">
        <w:r>
          <w:t xml:space="preserve">so</w:t>
        </w:r>
      </w:ins>
      <w:ins w:id="11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is a subspace of</w:t>
        </w:r>
      </w:ins>
      <w:ins w:id="119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120" w:author="PR Preview" w:date="2026-01-01T00:00:00Z">
        <w:r>
          <w:t xml:space="preserve">,</w:t>
        </w:r>
      </w:ins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and the row space</w:t>
        </w:r>
      </w:ins>
      <w:ins w:id="12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is a subspace of</w:t>
        </w:r>
      </w:ins>
      <w:ins w:id="126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ins w:id="127" w:author="PR Preview" w:date="2026-01-01T00:00:00Z">
        <w:r>
          <w:t xml:space="preserve">.</w:t>
        </w:r>
      </w:ins>
    </w:p>
    <w:bookmarkEnd w:id="12"/>
    <w:p>
      <w:pPr>
        <w:pStyle w:val="BodyText"/>
      </w:pPr>
      <w:ins w:id="128" w:author="PR Preview" w:date="2026-01-01T00:00:00Z">
        <w:r>
          <w:rPr>
            <w:i/>
            <w:iCs/>
          </w:rPr>
          <w:t xml:space="preserve">Proof</w:t>
        </w:r>
      </w:ins>
      <w:ins w:id="129" w:author="PR Preview" w:date="2026-01-01T00:00:00Z">
        <w:r>
          <w:t xml:space="preserve">. </w:t>
        </w:r>
      </w:ins>
      <w:ins w:id="130" w:author="PR Preview" w:date="2026-01-01T00:00:00Z">
        <w:r>
          <w:t xml:space="preserve">By</w:t>
        </w:r>
      </w:ins>
      <w:ins w:id="131" w:author="PR Preview" w:date="2026-01-01T00:00:00Z">
        <w:r>
          <w:t xml:space="preserve"> </w:t>
        </w:r>
      </w:ins>
      <w:hyperlink r:id="rId13">
        <w:ins w:id="132" w:author="PR Preview" w:date="2026-01-01T00:00:00Z">
          <w:r>
            <w:rPr>
              <w:rStyle w:val="Hyperlink"/>
            </w:rPr>
            <w:t xml:space="preserve">Theorem 3 in Subspaces and Rank</w:t>
          </w:r>
        </w:ins>
      </w:hyperlink>
      <w:ins w:id="133" w:author="PR Preview" w:date="2026-01-01T00:00:00Z">
        <w:r>
          <w:t xml:space="preserve">,</w:t>
        </w:r>
      </w:ins>
      <w:ins w:id="13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ins w:id="135" w:author="PR Preview" w:date="2026-01-01T00:00:00Z">
        <w:r>
          <w:t xml:space="preserve">,</w:t>
        </w:r>
      </w:ins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and as</w:t>
        </w:r>
      </w:ins>
      <w:ins w:id="13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ranges over</w:t>
        </w:r>
      </w:ins>
      <w:ins w:id="141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ins w:id="142" w:author="PR Preview" w:date="2026-01-01T00:00:00Z">
        <w:r>
          <w:t xml:space="preserve">,</w:t>
        </w:r>
      </w:ins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the coefficients</w:t>
        </w:r>
      </w:ins>
      <w:ins w:id="14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range over all lists of</w:t>
        </w:r>
      </w:ins>
      <w:ins w:id="148" w:author="PR Preview" w:date="2026-01-01T00:00:00Z">
        <w:r>
          <w:t xml:space="preserve"> </w:t>
        </w:r>
      </w:ins>
      <m:oMath>
        <m:r>
          <m:t>n</m:t>
        </m:r>
      </m:oMath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numbers.</w:t>
        </w:r>
      </w:ins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So the set of all</w:t>
        </w:r>
      </w:ins>
      <w:ins w:id="15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(</w:t>
        </w:r>
      </w:ins>
      <w:hyperlink w:anchor="def-column-space">
        <w:ins w:id="156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57" w:author="PR Preview" w:date="2026-01-01T00:00:00Z">
        <w:r>
          <w:t xml:space="preserve">)</w:t>
        </w:r>
      </w:ins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is the set of all linear combinations of the columns,</w:t>
        </w:r>
      </w:ins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which is their span (</w:t>
        </w:r>
      </w:ins>
      <w:hyperlink r:id="rId14">
        <w:ins w:id="162" w:author="PR Preview" w:date="2026-01-01T00:00:00Z">
          <w:r>
            <w:rPr>
              <w:rStyle w:val="Hyperlink"/>
            </w:rPr>
            <w:t xml:space="preserve">Definition 5 in Subspaces and Rank</w:t>
          </w:r>
        </w:ins>
      </w:hyperlink>
      <w:ins w:id="163" w:author="PR Preview" w:date="2026-01-01T00:00:00Z">
        <w:r>
          <w:t xml:space="preserve">).</w:t>
        </w:r>
      </w:ins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A span is a subspace (</w:t>
        </w:r>
      </w:ins>
      <w:hyperlink r:id="rId15">
        <w:ins w:id="166" w:author="PR Preview" w:date="2026-01-01T00:00:00Z">
          <w:r>
            <w:rPr>
              <w:rStyle w:val="Hyperlink"/>
            </w:rPr>
            <w:t xml:space="preserve">Theorem 2 in Subspaces and Rank</w:t>
          </w:r>
        </w:ins>
      </w:hyperlink>
      <w:ins w:id="167" w:author="PR Preview" w:date="2026-01-01T00:00:00Z">
        <w:r>
          <w:t xml:space="preserve">).</w:t>
        </w:r>
      </w:ins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Applying the same argument to</w:t>
        </w:r>
      </w:ins>
      <w:ins w:id="170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71" w:author="PR Preview" w:date="2026-01-01T00:00:00Z">
        <w:r>
          <w:t xml:space="preserve">,</w:t>
        </w:r>
      </w:ins>
      <w:ins w:id="172" w:author="PR Preview" w:date="2026-01-01T00:00:00Z">
        <w:r>
          <w:t xml:space="preserve"> </w:t>
        </w:r>
      </w:ins>
      <w:ins w:id="173" w:author="PR Preview" w:date="2026-01-01T00:00:00Z">
        <w:r>
          <w:t xml:space="preserve">whose columns are the rows of</w:t>
        </w:r>
      </w:ins>
      <w:ins w:id="17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75" w:author="PR Preview" w:date="2026-01-01T00:00:00Z">
        <w:r>
          <w:t xml:space="preserve">,</w:t>
        </w:r>
      </w:ins>
      <w:ins w:id="176" w:author="PR Preview" w:date="2026-01-01T00:00:00Z">
        <w:r>
          <w:t xml:space="preserve"> </w:t>
        </w:r>
      </w:ins>
      <w:ins w:id="177" w:author="PR Preview" w:date="2026-01-01T00:00:00Z">
        <w:r>
          <w:t xml:space="preserve">shows the row space is a subspace of</w:t>
        </w:r>
      </w:ins>
      <w:ins w:id="178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ins w:id="179" w:author="PR Preview" w:date="2026-01-01T00:00:00Z">
        <w:r>
          <w:t xml:space="preserve">.</w:t>
        </w:r>
      </w:ins>
    </w:p>
    <w:bookmarkStart w:id="16" w:name="exm-column-space-span"/>
    <w:p>
      <w:pPr>
        <w:pStyle w:val="BodyText"/>
      </w:pPr>
      <w:ins w:id="180" w:author="PR Preview" w:date="2026-01-01T00:00:00Z">
        <w:r>
          <w:rPr>
            <w:b/>
            <w:bCs/>
          </w:rPr>
          <w:t xml:space="preserve">Example 2 (Reading off the column space and row space from the columns and rows)</w:t>
        </w:r>
      </w:ins>
      <w:ins w:id="181" w:author="PR Preview" w:date="2026-01-01T00:00:00Z">
        <w:r>
          <w:t xml:space="preserve"> </w:t>
        </w:r>
      </w:ins>
      <w:ins w:id="182" w:author="PR Preview" w:date="2026-01-01T00:00:00Z">
        <w:r>
          <w:t xml:space="preserve">For</w:t>
        </w:r>
      </w:ins>
      <w:ins w:id="18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84" w:author="PR Preview" w:date="2026-01-01T00:00:00Z">
        <w:r>
          <w:t xml:space="preserve"> </w:t>
        </w:r>
      </w:ins>
      <w:ins w:id="185" w:author="PR Preview" w:date="2026-01-01T00:00:00Z">
        <w:r>
          <w:t xml:space="preserve">in</w:t>
        </w:r>
      </w:ins>
      <w:ins w:id="186" w:author="PR Preview" w:date="2026-01-01T00:00:00Z">
        <w:r>
          <w:t xml:space="preserve"> </w:t>
        </w:r>
      </w:ins>
      <w:hyperlink w:anchor="exm-column-space">
        <w:ins w:id="187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188" w:author="PR Preview" w:date="2026-01-01T00:00:00Z">
        <w:r>
          <w:t xml:space="preserve">,</w:t>
        </w:r>
      </w:ins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the columns are</w:t>
        </w:r>
      </w:ins>
      <w:ins w:id="19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192" w:author="PR Preview" w:date="2026-01-01T00:00:00Z">
        <w:r>
          <w:t xml:space="preserve">,</w:t>
        </w:r>
      </w:ins>
      <w:ins w:id="19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and</w:t>
        </w:r>
      </w:ins>
      <w:ins w:id="19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197" w:author="PR Preview" w:date="2026-01-01T00:00:00Z">
        <w:r>
          <w:t xml:space="preserve">,</w:t>
        </w:r>
      </w:ins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so by</w:t>
        </w:r>
      </w:ins>
      <w:ins w:id="200" w:author="PR Preview" w:date="2026-01-01T00:00:00Z">
        <w:r>
          <w:t xml:space="preserve"> </w:t>
        </w:r>
      </w:ins>
      <w:hyperlink w:anchor="thm-column-space-span">
        <w:ins w:id="201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20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203" w:author="PR Preview" w:date="2026-01-01T00:00:00Z">
        <w:r>
          <w:t xml:space="preserve">,</w:t>
        </w:r>
      </w:ins>
      <w:ins w:id="204" w:author="PR Preview" w:date="2026-01-01T00:00:00Z">
        <w:r>
          <w:t xml:space="preserve"> </w:t>
        </w:r>
      </w:ins>
      <w:ins w:id="205" w:author="PR Preview" w:date="2026-01-01T00:00:00Z">
        <w:r>
          <w:t xml:space="preserve">the same line found in</w:t>
        </w:r>
      </w:ins>
      <w:ins w:id="206" w:author="PR Preview" w:date="2026-01-01T00:00:00Z">
        <w:r>
          <w:t xml:space="preserve"> </w:t>
        </w:r>
      </w:ins>
      <w:hyperlink w:anchor="exm-column-space">
        <w:ins w:id="207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208" w:author="PR Preview" w:date="2026-01-01T00:00:00Z">
        <w:r>
          <w:t xml:space="preserve">.</w:t>
        </w:r>
      </w:ins>
      <w:ins w:id="209" w:author="PR Preview" w:date="2026-01-01T00:00:00Z">
        <w:r>
          <w:t xml:space="preserve"> </w:t>
        </w:r>
      </w:ins>
      <w:ins w:id="210" w:author="PR Preview" w:date="2026-01-01T00:00:00Z">
        <w:r>
          <w:t xml:space="preserve">The rows are</w:t>
        </w:r>
      </w:ins>
      <w:ins w:id="21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and</w:t>
        </w:r>
      </w:ins>
      <w:ins w:id="21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ins w:id="215" w:author="PR Preview" w:date="2026-01-01T00:00:00Z">
        <w:r>
          <w:t xml:space="preserve">,</w:t>
        </w:r>
      </w:ins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so the row space is</w:t>
        </w:r>
      </w:ins>
      <w:ins w:id="218" w:author="PR Preview" w:date="2026-01-01T00:00:00Z">
        <w:r>
          <w:t xml:space="preserve"> </w:t>
        </w:r>
      </w:ins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219" w:author="PR Preview" w:date="2026-01-01T00:00:00Z">
        <w:r>
          <w:t xml:space="preserve">,</w:t>
        </w:r>
      </w:ins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a line in</w:t>
        </w:r>
      </w:ins>
      <w:ins w:id="222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223" w:author="PR Preview" w:date="2026-01-01T00:00:00Z">
        <w:r>
          <w:t xml:space="preserve">.</w:t>
        </w:r>
      </w:ins>
    </w:p>
    <w:bookmarkEnd w:id="16"/>
    <w:bookmarkStart w:id="18" w:name="def-null-space"/>
    <w:p>
      <w:pPr>
        <w:pStyle w:val="BodyText"/>
      </w:pPr>
      <w:ins w:id="224" w:author="PR Preview" w:date="2026-01-01T00:00:00Z">
        <w:r>
          <w:rPr>
            <w:b/>
            <w:bCs/>
          </w:rPr>
          <w:t xml:space="preserve">Definition 2 (Null space (kernel))</w:t>
        </w:r>
      </w:ins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The</w:t>
        </w:r>
      </w:ins>
      <w:ins w:id="227" w:author="PR Preview" w:date="2026-01-01T00:00:00Z">
        <w:r>
          <w:t xml:space="preserve"> </w:t>
        </w:r>
      </w:ins>
      <w:ins w:id="228" w:author="PR Preview" w:date="2026-01-01T00:00:00Z">
        <w:r>
          <w:rPr>
            <w:b/>
            <w:bCs/>
          </w:rPr>
          <w:t xml:space="preserve">null space</w:t>
        </w:r>
      </w:ins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of an</w:t>
        </w:r>
      </w:ins>
      <w:ins w:id="231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matrix</w:t>
        </w:r>
      </w:ins>
      <w:ins w:id="23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237" w:author="PR Preview" w:date="2026-01-01T00:00:00Z">
        <w:r>
          <w:t xml:space="preserve">the set of</w:t>
        </w:r>
      </w:ins>
      <w:ins w:id="238" w:author="PR Preview" w:date="2026-01-01T00:00:00Z">
        <w:r>
          <w:t xml:space="preserve"> </w:t>
        </w:r>
      </w:ins>
      <w:hyperlink r:id="rId17">
        <w:ins w:id="239" w:author="PR Preview" w:date="2026-01-01T00:00:00Z">
          <w:r>
            <w:rPr>
              <w:rStyle w:val="Hyperlink"/>
            </w:rPr>
            <w:t xml:space="preserve">solutions</w:t>
          </w:r>
        </w:ins>
      </w:hyperlink>
      <w:ins w:id="240" w:author="PR Preview" w:date="2026-01-01T00:00:00Z">
        <w:r>
          <w:t xml:space="preserve"> </w:t>
        </w:r>
      </w:ins>
      <w:ins w:id="241" w:author="PR Preview" w:date="2026-01-01T00:00:00Z">
        <w:r>
          <w:t xml:space="preserve">of the linear system</w:t>
        </w:r>
      </w:ins>
      <w:ins w:id="24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ins w:id="243" w:author="PR Preview" w:date="2026-01-01T00:00:00Z">
        <w:r>
          <w:t xml:space="preserve">.</w:t>
        </w:r>
      </w:ins>
      <w:ins w:id="244" w:author="PR Preview" w:date="2026-01-01T00:00:00Z">
        <w:r>
          <w:t xml:space="preserve"> </w:t>
        </w:r>
      </w:ins>
      <w:ins w:id="245" w:author="PR Preview" w:date="2026-01-01T00:00:00Z">
        <w:r>
          <w:t xml:space="preserve">It is also called the</w:t>
        </w:r>
      </w:ins>
      <w:ins w:id="246" w:author="PR Preview" w:date="2026-01-01T00:00:00Z">
        <w:r>
          <w:t xml:space="preserve"> </w:t>
        </w:r>
      </w:ins>
      <w:ins w:id="247" w:author="PR Preview" w:date="2026-01-01T00:00:00Z">
        <w:r>
          <w:rPr>
            <w:b/>
            <w:bCs/>
          </w:rPr>
          <w:t xml:space="preserve">kernel</w:t>
        </w:r>
      </w:ins>
      <w:ins w:id="248" w:author="PR Preview" w:date="2026-01-01T00:00:00Z">
        <w:r>
          <w:t xml:space="preserve"> </w:t>
        </w:r>
      </w:ins>
      <w:ins w:id="249" w:author="PR Preview" w:date="2026-01-01T00:00:00Z">
        <w:r>
          <w:t xml:space="preserve">of</w:t>
        </w:r>
      </w:ins>
      <w:ins w:id="25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51" w:author="PR Preview" w:date="2026-01-01T00:00:00Z">
        <w:r>
          <w:t xml:space="preserve">.</w:t>
        </w:r>
      </w:ins>
      <w:ins w:id="252" w:author="PR Preview" w:date="2026-01-01T00:00:00Z">
        <w:r>
          <w:t xml:space="preserve"> </w:t>
        </w:r>
      </w:ins>
      <w:ins w:id="253" w:author="PR Preview" w:date="2026-01-01T00:00:00Z">
        <w:r>
          <w:t xml:space="preserve">The</w:t>
        </w:r>
      </w:ins>
      <w:ins w:id="254" w:author="PR Preview" w:date="2026-01-01T00:00:00Z">
        <w:r>
          <w:t xml:space="preserve"> </w:t>
        </w:r>
      </w:ins>
      <w:ins w:id="255" w:author="PR Preview" w:date="2026-01-01T00:00:00Z">
        <w:r>
          <w:rPr>
            <w:b/>
            <w:bCs/>
          </w:rPr>
          <w:t xml:space="preserve">left null space</w:t>
        </w:r>
      </w:ins>
      <w:ins w:id="256" w:author="PR Preview" w:date="2026-01-01T00:00:00Z">
        <w:r>
          <w:t xml:space="preserve"> </w:t>
        </w:r>
      </w:ins>
      <w:ins w:id="257" w:author="PR Preview" w:date="2026-01-01T00:00:00Z">
        <w:r>
          <w:t xml:space="preserve">of</w:t>
        </w:r>
      </w:ins>
      <w:ins w:id="25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59" w:author="PR Preview" w:date="2026-01-01T00:00:00Z">
        <w:r>
          <w:t xml:space="preserve"> </w:t>
        </w:r>
      </w:ins>
      <w:ins w:id="260" w:author="PR Preview" w:date="2026-01-01T00:00:00Z">
        <w:r>
          <w:t xml:space="preserve">is</w:t>
        </w:r>
      </w:ins>
      <w:ins w:id="26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ins w:id="262" w:author="PR Preview" w:date="2026-01-01T00:00:00Z">
        <w:r>
          <w:t xml:space="preserve">,</w:t>
        </w:r>
      </w:ins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a set of vectors in</w:t>
        </w:r>
      </w:ins>
      <w:ins w:id="265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266" w:author="PR Preview" w:date="2026-01-01T00:00:00Z">
        <w:r>
          <w:t xml:space="preserve">.</w:t>
        </w:r>
      </w:ins>
    </w:p>
    <w:bookmarkEnd w:id="18"/>
    <w:bookmarkStart w:id="19" w:name="exm-null-space"/>
    <w:p>
      <w:pPr>
        <w:pStyle w:val="BodyText"/>
      </w:pPr>
      <w:ins w:id="267" w:author="PR Preview" w:date="2026-01-01T00:00:00Z">
        <w:r>
          <w:rPr>
            <w:b/>
            <w:bCs/>
          </w:rPr>
          <w:t xml:space="preserve">Example 3 (The null space and left null space of a rank-one matrix)</w:t>
        </w:r>
      </w:ins>
      <w:ins w:id="268" w:author="PR Preview" w:date="2026-01-01T00:00:00Z">
        <w:r>
          <w:t xml:space="preserve"> </w:t>
        </w:r>
      </w:ins>
      <w:ins w:id="269" w:author="PR Preview" w:date="2026-01-01T00:00:00Z">
        <w:r>
          <w:t xml:space="preserve">For</w:t>
        </w:r>
      </w:ins>
      <w:ins w:id="27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in</w:t>
        </w:r>
      </w:ins>
      <w:ins w:id="273" w:author="PR Preview" w:date="2026-01-01T00:00:00Z">
        <w:r>
          <w:t xml:space="preserve"> </w:t>
        </w:r>
      </w:ins>
      <w:hyperlink w:anchor="exm-column-space">
        <w:ins w:id="274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275" w:author="PR Preview" w:date="2026-01-01T00:00:00Z">
        <w:r>
          <w:t xml:space="preserve">,</w:t>
        </w:r>
      </w:ins>
      <w:ins w:id="27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ins w:id="277" w:author="PR Preview" w:date="2026-01-01T00:00:00Z">
        <w:r>
          <w:t xml:space="preserve">,</w:t>
        </w:r>
      </w:ins>
      <w:ins w:id="278" w:author="PR Preview" w:date="2026-01-01T00:00:00Z">
        <w:r>
          <w:t xml:space="preserve"> </w:t>
        </w:r>
      </w:ins>
      <w:ins w:id="279" w:author="PR Preview" w:date="2026-01-01T00:00:00Z">
        <w:r>
          <w:t xml:space="preserve">so</w:t>
        </w:r>
      </w:ins>
      <w:ins w:id="28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ins w:id="281" w:author="PR Preview" w:date="2026-01-01T00:00:00Z">
        <w:r>
          <w:t xml:space="preserve"> </w:t>
        </w:r>
      </w:ins>
      <w:ins w:id="282" w:author="PR Preview" w:date="2026-01-01T00:00:00Z">
        <w:r>
          <w:t xml:space="preserve">exactly when</w:t>
        </w:r>
      </w:ins>
      <w:ins w:id="28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ins w:id="284" w:author="PR Preview" w:date="2026-01-01T00:00:00Z">
        <w:r>
          <w:t xml:space="preserve">.</w:t>
        </w:r>
      </w:ins>
      <w:ins w:id="285" w:author="PR Preview" w:date="2026-01-01T00:00:00Z">
        <w:r>
          <w:t xml:space="preserve"> </w:t>
        </w:r>
      </w:ins>
      <w:ins w:id="286" w:author="PR Preview" w:date="2026-01-01T00:00:00Z">
        <w:r>
          <w:t xml:space="preserve">Writing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287" w:author="PR Preview" w:date="2026-01-01T00:00:00Z">
        <w:r>
          <w:t xml:space="preserve">shows</w:t>
        </w:r>
      </w:ins>
      <w:ins w:id="28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289" w:author="PR Preview" w:date="2026-01-01T00:00:00Z">
        <w:r>
          <w:t xml:space="preserve">,</w:t>
        </w:r>
      </w:ins>
      <w:ins w:id="290" w:author="PR Preview" w:date="2026-01-01T00:00:00Z">
        <w:r>
          <w:t xml:space="preserve"> </w:t>
        </w:r>
      </w:ins>
      <w:ins w:id="291" w:author="PR Preview" w:date="2026-01-01T00:00:00Z">
        <w:r>
          <w:t xml:space="preserve">a plane in</w:t>
        </w:r>
      </w:ins>
      <w:ins w:id="292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293" w:author="PR Preview" w:date="2026-01-01T00:00:00Z">
        <w:r>
          <w:t xml:space="preserve">.</w:t>
        </w:r>
      </w:ins>
    </w:p>
    <w:p>
      <w:pPr>
        <w:pStyle w:val="BodyText"/>
      </w:pPr>
      <w:ins w:id="294" w:author="PR Preview" w:date="2026-01-01T00:00:00Z">
        <w:r>
          <w:t xml:space="preserve">For the left null space,</w:t>
        </w:r>
      </w:ins>
      <w:ins w:id="295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ins w:id="296" w:author="PR Preview" w:date="2026-01-01T00:00:00Z">
        <w:r>
          <w:t xml:space="preserve">,</w:t>
        </w:r>
      </w:ins>
      <w:ins w:id="297" w:author="PR Preview" w:date="2026-01-01T00:00:00Z">
        <w:r>
          <w:t xml:space="preserve"> </w:t>
        </w:r>
      </w:ins>
      <w:ins w:id="298" w:author="PR Preview" w:date="2026-01-01T00:00:00Z">
        <w:r>
          <w:t xml:space="preserve">which is</w:t>
        </w:r>
      </w:ins>
      <w:ins w:id="299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ins w:id="300" w:author="PR Preview" w:date="2026-01-01T00:00:00Z">
        <w:r>
          <w:t xml:space="preserve"> </w:t>
        </w:r>
      </w:ins>
      <w:ins w:id="301" w:author="PR Preview" w:date="2026-01-01T00:00:00Z">
        <w:r>
          <w:t xml:space="preserve">exactly when</w:t>
        </w:r>
      </w:ins>
      <w:ins w:id="302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ins w:id="303" w:author="PR Preview" w:date="2026-01-01T00:00:00Z">
        <w:r>
          <w:t xml:space="preserve">,</w:t>
        </w:r>
      </w:ins>
      <w:ins w:id="304" w:author="PR Preview" w:date="2026-01-01T00:00:00Z">
        <w:r>
          <w:t xml:space="preserve"> </w:t>
        </w:r>
      </w:ins>
      <w:ins w:id="305" w:author="PR Preview" w:date="2026-01-01T00:00:00Z">
        <w:r>
          <w:t xml:space="preserve">so</w:t>
        </w:r>
      </w:ins>
      <w:ins w:id="30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307" w:author="PR Preview" w:date="2026-01-01T00:00:00Z">
        <w:r>
          <w:t xml:space="preserve">,</w:t>
        </w:r>
      </w:ins>
      <w:ins w:id="308" w:author="PR Preview" w:date="2026-01-01T00:00:00Z">
        <w:r>
          <w:t xml:space="preserve"> </w:t>
        </w:r>
      </w:ins>
      <w:ins w:id="309" w:author="PR Preview" w:date="2026-01-01T00:00:00Z">
        <w:r>
          <w:t xml:space="preserve">a line in</w:t>
        </w:r>
      </w:ins>
      <w:ins w:id="310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311" w:author="PR Preview" w:date="2026-01-01T00:00:00Z">
        <w:r>
          <w:t xml:space="preserve">.</w:t>
        </w:r>
      </w:ins>
    </w:p>
    <w:bookmarkEnd w:id="19"/>
    <w:bookmarkStart w:id="21" w:name="thm-null-space-subspace"/>
    <w:p>
      <w:pPr>
        <w:pStyle w:val="BodyText"/>
      </w:pPr>
      <w:ins w:id="312" w:author="PR Preview" w:date="2026-01-01T00:00:00Z">
        <w:r>
          <w:rPr>
            <w:b/>
            <w:bCs/>
          </w:rPr>
          <w:t xml:space="preserve">Theorem 2 (A null space is a subspace)</w:t>
        </w:r>
      </w:ins>
      <w:ins w:id="313" w:author="PR Preview" w:date="2026-01-01T00:00:00Z">
        <w:r>
          <w:t xml:space="preserve"> </w:t>
        </w:r>
      </w:ins>
      <w:ins w:id="314" w:author="PR Preview" w:date="2026-01-01T00:00:00Z">
        <w:r>
          <w:t xml:space="preserve">For any</w:t>
        </w:r>
      </w:ins>
      <w:ins w:id="315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matrix</w:t>
        </w:r>
      </w:ins>
      <w:ins w:id="31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19" w:author="PR Preview" w:date="2026-01-01T00:00:00Z">
        <w:r>
          <w:t xml:space="preserve">,</w:t>
        </w:r>
      </w:ins>
      <w:ins w:id="32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321" w:author="PR Preview" w:date="2026-01-01T00:00:00Z">
        <w:r>
          <w:t xml:space="preserve"> </w:t>
        </w:r>
      </w:ins>
      <w:ins w:id="322" w:author="PR Preview" w:date="2026-01-01T00:00:00Z">
        <w:r>
          <w:t xml:space="preserve">(</w:t>
        </w:r>
      </w:ins>
      <w:hyperlink w:anchor="def-null-space">
        <w:ins w:id="323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324" w:author="PR Preview" w:date="2026-01-01T00:00:00Z">
        <w:r>
          <w:t xml:space="preserve">)</w:t>
        </w:r>
      </w:ins>
      <w:ins w:id="325" w:author="PR Preview" w:date="2026-01-01T00:00:00Z">
        <w:r>
          <w:t xml:space="preserve"> </w:t>
        </w:r>
      </w:ins>
      <w:ins w:id="326" w:author="PR Preview" w:date="2026-01-01T00:00:00Z">
        <w:r>
          <w:t xml:space="preserve">is a subspace of</w:t>
        </w:r>
      </w:ins>
      <w:ins w:id="327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ins w:id="328" w:author="PR Preview" w:date="2026-01-01T00:00:00Z">
        <w:r>
          <w:t xml:space="preserve"> </w:t>
        </w:r>
      </w:ins>
      <w:ins w:id="329" w:author="PR Preview" w:date="2026-01-01T00:00:00Z">
        <w:r>
          <w:t xml:space="preserve">(</w:t>
        </w:r>
      </w:ins>
      <w:hyperlink r:id="rId20">
        <w:ins w:id="330" w:author="PR Preview" w:date="2026-01-01T00:00:00Z">
          <w:r>
            <w:rPr>
              <w:rStyle w:val="Hyperlink"/>
            </w:rPr>
            <w:t xml:space="preserve">Definition 4 in Subspaces and Rank</w:t>
          </w:r>
        </w:ins>
      </w:hyperlink>
      <w:ins w:id="331" w:author="PR Preview" w:date="2026-01-01T00:00:00Z">
        <w:r>
          <w:t xml:space="preserve">).</w:t>
        </w:r>
      </w:ins>
    </w:p>
    <w:bookmarkEnd w:id="21"/>
    <w:p>
      <w:pPr>
        <w:pStyle w:val="BodyText"/>
      </w:pPr>
      <w:ins w:id="332" w:author="PR Preview" w:date="2026-01-01T00:00:00Z">
        <w:r>
          <w:rPr>
            <w:i/>
            <w:iCs/>
          </w:rPr>
          <w:t xml:space="preserve">Proof</w:t>
        </w:r>
      </w:ins>
      <w:ins w:id="333" w:author="PR Preview" w:date="2026-01-01T00:00:00Z">
        <w:r>
          <w:t xml:space="preserve">. </w:t>
        </w:r>
      </w:ins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ins w:id="334" w:author="PR Preview" w:date="2026-01-01T00:00:00Z">
        <w:r>
          <w:t xml:space="preserve">, so</w:t>
        </w:r>
      </w:ins>
      <w:ins w:id="335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336" w:author="PR Preview" w:date="2026-01-01T00:00:00Z">
        <w:r>
          <w:t xml:space="preserve">,</w:t>
        </w:r>
      </w:ins>
      <w:ins w:id="337" w:author="PR Preview" w:date="2026-01-01T00:00:00Z">
        <w:r>
          <w:t xml:space="preserve"> </w:t>
        </w:r>
      </w:ins>
      <w:ins w:id="338" w:author="PR Preview" w:date="2026-01-01T00:00:00Z">
        <w:r>
          <w:t xml:space="preserve">and the null space is not empty.</w:t>
        </w:r>
      </w:ins>
      <w:ins w:id="339" w:author="PR Preview" w:date="2026-01-01T00:00:00Z">
        <w:r>
          <w:t xml:space="preserve"> </w:t>
        </w:r>
      </w:ins>
      <w:ins w:id="340" w:author="PR Preview" w:date="2026-01-01T00:00:00Z">
        <w:r>
          <w:t xml:space="preserve">If</w:t>
        </w:r>
      </w:ins>
      <w:ins w:id="34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342" w:author="PR Preview" w:date="2026-01-01T00:00:00Z">
        <w:r>
          <w:t xml:space="preserve"> </w:t>
        </w:r>
      </w:ins>
      <w:ins w:id="343" w:author="PR Preview" w:date="2026-01-01T00:00:00Z">
        <w:r>
          <w:t xml:space="preserve">and</w:t>
        </w:r>
      </w:ins>
      <w:ins w:id="344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345" w:author="PR Preview" w:date="2026-01-01T00:00:00Z">
        <w:r>
          <w:t xml:space="preserve">, 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ins w:id="346" w:author="PR Preview" w:date="2026-01-01T00:00:00Z">
        <w:r>
          <w:t xml:space="preserve">and, for each entry</w:t>
        </w:r>
      </w:ins>
      <w:ins w:id="347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ins w:id="348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ins w:id="349" w:author="PR Preview" w:date="2026-01-01T00:00:00Z">
        <w:r>
          <w:t xml:space="preserve">so</w:t>
        </w:r>
      </w:ins>
      <w:ins w:id="35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ins w:id="351" w:author="PR Preview" w:date="2026-01-01T00:00:00Z">
        <w:r>
          <w:t xml:space="preserve">.</w:t>
        </w:r>
      </w:ins>
      <w:ins w:id="352" w:author="PR Preview" w:date="2026-01-01T00:00:00Z">
        <w:r>
          <w:t xml:space="preserve"> </w:t>
        </w:r>
      </w:ins>
      <w:ins w:id="353" w:author="PR Preview" w:date="2026-01-01T00:00:00Z">
        <w:r>
          <w:t xml:space="preserve">Therefore</w:t>
        </w:r>
      </w:ins>
      <w:ins w:id="35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ins w:id="355" w:author="PR Preview" w:date="2026-01-01T00:00:00Z">
        <w:r>
          <w:t xml:space="preserve"> </w:t>
        </w:r>
      </w:ins>
      <w:ins w:id="356" w:author="PR Preview" w:date="2026-01-01T00:00:00Z">
        <w:r>
          <w:t xml:space="preserve">and</w:t>
        </w:r>
      </w:ins>
      <w:ins w:id="357" w:author="PR Preview" w:date="2026-01-01T00:00:00Z">
        <w:r>
          <w:t xml:space="preserve"> </w:t>
        </w:r>
      </w:ins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ins w:id="358" w:author="PR Preview" w:date="2026-01-01T00:00:00Z">
        <w:r>
          <w:t xml:space="preserve"> </w:t>
        </w:r>
      </w:ins>
      <w:ins w:id="359" w:author="PR Preview" w:date="2026-01-01T00:00:00Z">
        <w:r>
          <w:t xml:space="preserve">are in</w:t>
        </w:r>
      </w:ins>
      <w:ins w:id="36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361" w:author="PR Preview" w:date="2026-01-01T00:00:00Z">
        <w:r>
          <w:t xml:space="preserve">.</w:t>
        </w:r>
      </w:ins>
    </w:p>
    <w:bookmarkStart w:id="23" w:name="exm-null-space-subspace"/>
    <w:p>
      <w:pPr>
        <w:pStyle w:val="BodyText"/>
      </w:pPr>
      <w:ins w:id="362" w:author="PR Preview" w:date="2026-01-01T00:00:00Z">
        <w:r>
          <w:rPr>
            <w:b/>
            <w:bCs/>
          </w:rPr>
          <w:t xml:space="preserve">Example 4 (The solutions of</w:t>
        </w:r>
      </w:ins>
      <w:ins w:id="363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ins w:id="364" w:author="PR Preview" w:date="2026-01-01T00:00:00Z">
        <w:r>
          <w:rPr>
            <w:b/>
            <w:bCs/>
          </w:rPr>
          <w:t xml:space="preserve"> </w:t>
        </w:r>
      </w:ins>
      <w:ins w:id="365" w:author="PR Preview" w:date="2026-01-01T00:00:00Z">
        <w:r>
          <w:rPr>
            <w:b/>
            <w:bCs/>
          </w:rPr>
          <w:t xml:space="preserve">with</w:t>
        </w:r>
      </w:ins>
      <w:ins w:id="366" w:author="PR Preview" w:date="2026-01-01T00:00:00Z">
        <w:r>
          <w:rPr>
            <w:b/>
            <w:bCs/>
          </w:rP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ins w:id="367" w:author="PR Preview" w:date="2026-01-01T00:00:00Z">
        <w:r>
          <w:rPr>
            <w:b/>
            <w:bCs/>
          </w:rPr>
          <w:t xml:space="preserve"> </w:t>
        </w:r>
      </w:ins>
      <w:ins w:id="368" w:author="PR Preview" w:date="2026-01-01T00:00:00Z">
        <w:r>
          <w:rPr>
            <w:b/>
            <w:bCs/>
          </w:rPr>
          <w:t xml:space="preserve">are not a subspace)</w:t>
        </w:r>
      </w:ins>
      <w:ins w:id="369" w:author="PR Preview" w:date="2026-01-01T00:00:00Z">
        <w:r>
          <w:t xml:space="preserve"> </w:t>
        </w:r>
      </w:ins>
      <w:ins w:id="370" w:author="PR Preview" w:date="2026-01-01T00:00:00Z">
        <w:r>
          <w:t xml:space="preserve">In</w:t>
        </w:r>
      </w:ins>
      <w:ins w:id="371" w:author="PR Preview" w:date="2026-01-01T00:00:00Z">
        <w:r>
          <w:t xml:space="preserve"> </w:t>
        </w:r>
      </w:ins>
      <w:hyperlink w:anchor="exm-null-space">
        <w:ins w:id="372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373" w:author="PR Preview" w:date="2026-01-01T00:00:00Z">
        <w:r>
          <w:t xml:space="preserve">,</w:t>
        </w:r>
      </w:ins>
      <w:ins w:id="37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375" w:author="PR Preview" w:date="2026-01-01T00:00:00Z">
        <w:r>
          <w:t xml:space="preserve"> </w:t>
        </w:r>
      </w:ins>
      <w:ins w:id="376" w:author="PR Preview" w:date="2026-01-01T00:00:00Z">
        <w:r>
          <w:t xml:space="preserve">and</w:t>
        </w:r>
      </w:ins>
      <w:ins w:id="37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378" w:author="PR Preview" w:date="2026-01-01T00:00:00Z">
        <w:r>
          <w:t xml:space="preserve"> </w:t>
        </w:r>
      </w:ins>
      <w:ins w:id="379" w:author="PR Preview" w:date="2026-01-01T00:00:00Z">
        <w:r>
          <w:t xml:space="preserve">are in</w:t>
        </w:r>
      </w:ins>
      <w:ins w:id="38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381" w:author="PR Preview" w:date="2026-01-01T00:00:00Z">
        <w:r>
          <w:t xml:space="preserve">,</w:t>
        </w:r>
      </w:ins>
      <w:ins w:id="382" w:author="PR Preview" w:date="2026-01-01T00:00:00Z">
        <w:r>
          <w:t xml:space="preserve"> </w:t>
        </w:r>
      </w:ins>
      <w:ins w:id="383" w:author="PR Preview" w:date="2026-01-01T00:00:00Z">
        <w:r>
          <w:t xml:space="preserve">and so is their sum</w:t>
        </w:r>
      </w:ins>
      <w:ins w:id="38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385" w:author="PR Preview" w:date="2026-01-01T00:00:00Z">
        <w:r>
          <w:t xml:space="preserve">,</w:t>
        </w:r>
      </w:ins>
      <w:ins w:id="386" w:author="PR Preview" w:date="2026-01-01T00:00:00Z">
        <w:r>
          <w:t xml:space="preserve"> </w:t>
        </w:r>
      </w:ins>
      <w:ins w:id="387" w:author="PR Preview" w:date="2026-01-01T00:00:00Z">
        <w:r>
          <w:t xml:space="preserve">since</w:t>
        </w:r>
      </w:ins>
      <w:ins w:id="388" w:author="PR Preview" w:date="2026-01-01T00:00:00Z">
        <w:r>
          <w:t xml:space="preserve"> </w:t>
        </w:r>
      </w:ins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ins w:id="389" w:author="PR Preview" w:date="2026-01-01T00:00:00Z">
        <w:r>
          <w:t xml:space="preserve">.</w:t>
        </w:r>
      </w:ins>
      <w:ins w:id="390" w:author="PR Preview" w:date="2026-01-01T00:00:00Z">
        <w:r>
          <w:t xml:space="preserve"> </w:t>
        </w:r>
      </w:ins>
      <w:ins w:id="391" w:author="PR Preview" w:date="2026-01-01T00:00:00Z">
        <w:r>
          <w:t xml:space="preserve">By contrast, the solutions of</w:t>
        </w:r>
      </w:ins>
      <w:ins w:id="39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393" w:author="PR Preview" w:date="2026-01-01T00:00:00Z">
        <w:r>
          <w:t xml:space="preserve"> </w:t>
        </w:r>
      </w:ins>
      <w:ins w:id="394" w:author="PR Preview" w:date="2026-01-01T00:00:00Z">
        <w:r>
          <w:t xml:space="preserve">for the same</w:t>
        </w:r>
      </w:ins>
      <w:ins w:id="39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96" w:author="PR Preview" w:date="2026-01-01T00:00:00Z">
        <w:r>
          <w:t xml:space="preserve"> </w:t>
        </w:r>
      </w:ins>
      <w:ins w:id="397" w:author="PR Preview" w:date="2026-01-01T00:00:00Z">
        <w:r>
          <w:t xml:space="preserve">are the vectors with</w:t>
        </w:r>
      </w:ins>
      <w:ins w:id="39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ins w:id="399" w:author="PR Preview" w:date="2026-01-01T00:00:00Z">
        <w:r>
          <w:t xml:space="preserve">.</w:t>
        </w:r>
      </w:ins>
      <w:ins w:id="400" w:author="PR Preview" w:date="2026-01-01T00:00:00Z">
        <w:r>
          <w:t xml:space="preserve"> </w:t>
        </w:r>
      </w:ins>
      <w:ins w:id="401" w:author="PR Preview" w:date="2026-01-01T00:00:00Z">
        <w:r>
          <w:t xml:space="preserve">That set does not contain</w:t>
        </w:r>
      </w:ins>
      <w:ins w:id="402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ins w:id="403" w:author="PR Preview" w:date="2026-01-01T00:00:00Z">
        <w:r>
          <w:t xml:space="preserve">,</w:t>
        </w:r>
      </w:ins>
      <w:ins w:id="404" w:author="PR Preview" w:date="2026-01-01T00:00:00Z">
        <w:r>
          <w:t xml:space="preserve"> </w:t>
        </w:r>
      </w:ins>
      <w:ins w:id="405" w:author="PR Preview" w:date="2026-01-01T00:00:00Z">
        <w:r>
          <w:t xml:space="preserve">so by</w:t>
        </w:r>
      </w:ins>
      <w:ins w:id="406" w:author="PR Preview" w:date="2026-01-01T00:00:00Z">
        <w:r>
          <w:t xml:space="preserve"> </w:t>
        </w:r>
      </w:ins>
      <w:hyperlink r:id="rId22">
        <w:ins w:id="407" w:author="PR Preview" w:date="2026-01-01T00:00:00Z">
          <w:r>
            <w:rPr>
              <w:rStyle w:val="Hyperlink"/>
            </w:rPr>
            <w:t xml:space="preserve">Theorem 1 in Subspaces and Rank</w:t>
          </w:r>
        </w:ins>
      </w:hyperlink>
      <w:ins w:id="408" w:author="PR Preview" w:date="2026-01-01T00:00:00Z">
        <w:r>
          <w:t xml:space="preserve"> </w:t>
        </w:r>
      </w:ins>
      <w:ins w:id="409" w:author="PR Preview" w:date="2026-01-01T00:00:00Z">
        <w:r>
          <w:t xml:space="preserve">it is not a subspace.</w:t>
        </w:r>
      </w:ins>
    </w:p>
    <w:bookmarkEnd w:id="23"/>
    <w:bookmarkStart w:id="24" w:name="thm-row-null-disjoint"/>
    <w:p>
      <w:pPr>
        <w:pStyle w:val="BodyText"/>
      </w:pPr>
      <w:ins w:id="410" w:author="PR Preview" w:date="2026-01-01T00:00:00Z">
        <w:r>
          <w:rPr>
            <w:b/>
            <w:bCs/>
          </w:rPr>
          <w:t xml:space="preserve">Theorem 3 (The row space and null space share only the zero vector)</w:t>
        </w:r>
      </w:ins>
      <w:ins w:id="411" w:author="PR Preview" w:date="2026-01-01T00:00:00Z">
        <w:r>
          <w:t xml:space="preserve"> </w:t>
        </w:r>
      </w:ins>
      <w:ins w:id="412" w:author="PR Preview" w:date="2026-01-01T00:00:00Z">
        <w:r>
          <w:t xml:space="preserve">For any</w:t>
        </w:r>
      </w:ins>
      <w:ins w:id="413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414" w:author="PR Preview" w:date="2026-01-01T00:00:00Z">
        <w:r>
          <w:t xml:space="preserve"> </w:t>
        </w:r>
      </w:ins>
      <w:ins w:id="415" w:author="PR Preview" w:date="2026-01-01T00:00:00Z">
        <w:r>
          <w:t xml:space="preserve">matrix</w:t>
        </w:r>
      </w:ins>
      <w:ins w:id="41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17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ins w:id="418" w:author="PR Preview" w:date="2026-01-01T00:00:00Z">
        <w:r>
          <w:rPr>
            <w:i/>
            <w:iCs/>
          </w:rPr>
          <w:t xml:space="preserve">Proof</w:t>
        </w:r>
      </w:ins>
      <w:ins w:id="419" w:author="PR Preview" w:date="2026-01-01T00:00:00Z">
        <w:r>
          <w:t xml:space="preserve">. </w:t>
        </w:r>
      </w:ins>
      <w:ins w:id="420" w:author="PR Preview" w:date="2026-01-01T00:00:00Z">
        <w:r>
          <w:t xml:space="preserve">Both sets are subspaces,</w:t>
        </w:r>
      </w:ins>
      <w:ins w:id="421" w:author="PR Preview" w:date="2026-01-01T00:00:00Z">
        <w:r>
          <w:t xml:space="preserve"> </w:t>
        </w:r>
      </w:ins>
      <w:ins w:id="422" w:author="PR Preview" w:date="2026-01-01T00:00:00Z">
        <w:r>
          <w:t xml:space="preserve">by</w:t>
        </w:r>
      </w:ins>
      <w:ins w:id="423" w:author="PR Preview" w:date="2026-01-01T00:00:00Z">
        <w:r>
          <w:t xml:space="preserve"> </w:t>
        </w:r>
      </w:ins>
      <w:hyperlink w:anchor="thm-column-space-span">
        <w:ins w:id="424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425" w:author="PR Preview" w:date="2026-01-01T00:00:00Z">
        <w:r>
          <w:t xml:space="preserve"> </w:t>
        </w:r>
      </w:ins>
      <w:ins w:id="426" w:author="PR Preview" w:date="2026-01-01T00:00:00Z">
        <w:r>
          <w:t xml:space="preserve">and</w:t>
        </w:r>
      </w:ins>
      <w:ins w:id="427" w:author="PR Preview" w:date="2026-01-01T00:00:00Z">
        <w:r>
          <w:t xml:space="preserve"> </w:t>
        </w:r>
      </w:ins>
      <w:hyperlink w:anchor="thm-null-space-subspace">
        <w:ins w:id="428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429" w:author="PR Preview" w:date="2026-01-01T00:00:00Z">
        <w:r>
          <w:t xml:space="preserve">,</w:t>
        </w:r>
      </w:ins>
      <w:ins w:id="430" w:author="PR Preview" w:date="2026-01-01T00:00:00Z">
        <w:r>
          <w:t xml:space="preserve"> </w:t>
        </w:r>
      </w:ins>
      <w:ins w:id="431" w:author="PR Preview" w:date="2026-01-01T00:00:00Z">
        <w:r>
          <w:t xml:space="preserve">so both contain</w:t>
        </w:r>
      </w:ins>
      <w:ins w:id="432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ins w:id="433" w:author="PR Preview" w:date="2026-01-01T00:00:00Z">
        <w:r>
          <w:t xml:space="preserve"> </w:t>
        </w:r>
      </w:ins>
      <w:ins w:id="434" w:author="PR Preview" w:date="2026-01-01T00:00:00Z">
        <w:r>
          <w:t xml:space="preserve">(</w:t>
        </w:r>
      </w:ins>
      <w:hyperlink r:id="rId22">
        <w:ins w:id="435" w:author="PR Preview" w:date="2026-01-01T00:00:00Z">
          <w:r>
            <w:rPr>
              <w:rStyle w:val="Hyperlink"/>
            </w:rPr>
            <w:t xml:space="preserve">Theorem 1 in Subspaces and Rank</w:t>
          </w:r>
        </w:ins>
      </w:hyperlink>
      <w:ins w:id="436" w:author="PR Preview" w:date="2026-01-01T00:00:00Z">
        <w:r>
          <w:t xml:space="preserve">).</w:t>
        </w:r>
      </w:ins>
    </w:p>
    <w:p>
      <w:pPr>
        <w:pStyle w:val="BodyText"/>
      </w:pPr>
      <w:ins w:id="437" w:author="PR Preview" w:date="2026-01-01T00:00:00Z">
        <w:r>
          <w:t xml:space="preserve">Now take any</w:t>
        </w:r>
      </w:ins>
      <w:ins w:id="43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439" w:author="PR Preview" w:date="2026-01-01T00:00:00Z">
        <w:r>
          <w:t xml:space="preserve"> </w:t>
        </w:r>
      </w:ins>
      <w:ins w:id="440" w:author="PR Preview" w:date="2026-01-01T00:00:00Z">
        <w:r>
          <w:t xml:space="preserve">in both sets.</w:t>
        </w:r>
      </w:ins>
      <w:ins w:id="441" w:author="PR Preview" w:date="2026-01-01T00:00:00Z">
        <w:r>
          <w:t xml:space="preserve"> </w:t>
        </w:r>
      </w:ins>
      <w:ins w:id="442" w:author="PR Preview" w:date="2026-01-01T00:00:00Z">
        <w:r>
          <w:t xml:space="preserve">Being in the row space means</w:t>
        </w:r>
      </w:ins>
      <w:ins w:id="44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ins w:id="444" w:author="PR Preview" w:date="2026-01-01T00:00:00Z">
        <w:r>
          <w:t xml:space="preserve"> </w:t>
        </w:r>
      </w:ins>
      <w:ins w:id="445" w:author="PR Preview" w:date="2026-01-01T00:00:00Z">
        <w:r>
          <w:t xml:space="preserve">for some</w:t>
        </w:r>
      </w:ins>
      <w:ins w:id="44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447" w:author="PR Preview" w:date="2026-01-01T00:00:00Z">
        <w:r>
          <w:t xml:space="preserve"> </w:t>
        </w:r>
      </w:ins>
      <w:ins w:id="448" w:author="PR Preview" w:date="2026-01-01T00:00:00Z">
        <w:r>
          <w:t xml:space="preserve">(</w:t>
        </w:r>
      </w:ins>
      <w:hyperlink w:anchor="def-column-space">
        <w:ins w:id="449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450" w:author="PR Preview" w:date="2026-01-01T00:00:00Z">
        <w:r>
          <w:t xml:space="preserve">),</w:t>
        </w:r>
      </w:ins>
      <w:ins w:id="451" w:author="PR Preview" w:date="2026-01-01T00:00:00Z">
        <w:r>
          <w:t xml:space="preserve"> </w:t>
        </w:r>
      </w:ins>
      <w:ins w:id="452" w:author="PR Preview" w:date="2026-01-01T00:00:00Z">
        <w:r>
          <w:t xml:space="preserve">and being in the null space means</w:t>
        </w:r>
      </w:ins>
      <w:ins w:id="45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ins w:id="454" w:author="PR Preview" w:date="2026-01-01T00:00:00Z">
        <w:r>
          <w:t xml:space="preserve"> </w:t>
        </w:r>
      </w:ins>
      <w:ins w:id="455" w:author="PR Preview" w:date="2026-01-01T00:00:00Z">
        <w:r>
          <w:t xml:space="preserve">(</w:t>
        </w:r>
      </w:ins>
      <w:hyperlink w:anchor="def-null-space">
        <w:ins w:id="456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457" w:author="PR Preview" w:date="2026-01-01T00:00:00Z">
        <w:r>
          <w:t xml:space="preserve">).</w:t>
        </w:r>
      </w:ins>
      <w:ins w:id="458" w:author="PR Preview" w:date="2026-01-01T00:00:00Z">
        <w:r>
          <w:t xml:space="preserve"> </w:t>
        </w:r>
      </w:ins>
      <w:ins w:id="459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460" w:author="PR Preview" w:date="2026-01-01T00:00:00Z">
        <w:r>
          <w:t xml:space="preserve">But</w:t>
        </w:r>
      </w:ins>
      <w:ins w:id="461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ins w:id="462" w:author="PR Preview" w:date="2026-01-01T00:00:00Z">
        <w:r>
          <w:t xml:space="preserve">,</w:t>
        </w:r>
      </w:ins>
      <w:ins w:id="463" w:author="PR Preview" w:date="2026-01-01T00:00:00Z">
        <w:r>
          <w:t xml:space="preserve"> </w:t>
        </w:r>
      </w:ins>
      <w:ins w:id="464" w:author="PR Preview" w:date="2026-01-01T00:00:00Z">
        <w:r>
          <w:t xml:space="preserve">which is</w:t>
        </w:r>
      </w:ins>
      <w:ins w:id="465" w:author="PR Preview" w:date="2026-01-01T00:00:00Z">
        <w:r>
          <w:t xml:space="preserve"> </w:t>
        </w:r>
      </w:ins>
      <m:oMath>
        <m:r>
          <m:t>0</m:t>
        </m:r>
      </m:oMath>
      <w:ins w:id="466" w:author="PR Preview" w:date="2026-01-01T00:00:00Z">
        <w:r>
          <w:t xml:space="preserve"> </w:t>
        </w:r>
      </w:ins>
      <w:ins w:id="467" w:author="PR Preview" w:date="2026-01-01T00:00:00Z">
        <w:r>
          <w:t xml:space="preserve">only when every</w:t>
        </w:r>
      </w:ins>
      <w:ins w:id="46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ins w:id="469" w:author="PR Preview" w:date="2026-01-01T00:00:00Z">
        <w:r>
          <w:t xml:space="preserve">.</w:t>
        </w:r>
      </w:ins>
      <w:ins w:id="470" w:author="PR Preview" w:date="2026-01-01T00:00:00Z">
        <w:r>
          <w:t xml:space="preserve"> </w:t>
        </w:r>
      </w:ins>
      <w:ins w:id="471" w:author="PR Preview" w:date="2026-01-01T00:00:00Z">
        <w:r>
          <w:t xml:space="preserve">So</w:t>
        </w:r>
      </w:ins>
      <w:ins w:id="47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ins w:id="473" w:author="PR Preview" w:date="2026-01-01T00:00:00Z">
        <w:r>
          <w:t xml:space="preserve">.</w:t>
        </w:r>
      </w:ins>
    </w:p>
    <w:bookmarkStart w:id="25" w:name="exm-row-null-disjoint"/>
    <w:p>
      <w:pPr>
        <w:pStyle w:val="BodyText"/>
      </w:pPr>
      <w:ins w:id="474" w:author="PR Preview" w:date="2026-01-01T00:00:00Z">
        <w:r>
          <w:rPr>
            <w:b/>
            <w:bCs/>
          </w:rPr>
          <w:t xml:space="preserve">Example 5 (The row space and null space in</w:t>
        </w:r>
      </w:ins>
      <w:ins w:id="475" w:author="PR Preview" w:date="2026-01-01T00:00:00Z">
        <w:r>
          <w:rPr>
            <w:b/>
            <w:bCs/>
          </w:rPr>
          <w:t xml:space="preserve"> </w:t>
        </w:r>
      </w:ins>
      <w:hyperlink w:anchor="exm-null-space">
        <w:ins w:id="476" w:author="PR Preview" w:date="2026-01-01T00:00:00Z">
          <w:r>
            <w:rPr>
              <w:rStyle w:val="Hyperlink"/>
              <w:b/>
              <w:bCs/>
            </w:rPr>
            <w:t xml:space="preserve">Example 3</w:t>
          </w:r>
        </w:ins>
      </w:hyperlink>
      <w:ins w:id="477" w:author="PR Preview" w:date="2026-01-01T00:00:00Z">
        <w:r>
          <w:rPr>
            <w:b/>
            <w:bCs/>
          </w:rPr>
          <w:t xml:space="preserve">)</w:t>
        </w:r>
      </w:ins>
      <w:ins w:id="478" w:author="PR Preview" w:date="2026-01-01T00:00:00Z">
        <w:r>
          <w:t xml:space="preserve"> </w:t>
        </w:r>
      </w:ins>
      <w:ins w:id="479" w:author="PR Preview" w:date="2026-01-01T00:00:00Z">
        <w:r>
          <w:t xml:space="preserve">For</w:t>
        </w:r>
      </w:ins>
      <w:ins w:id="48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481" w:author="PR Preview" w:date="2026-01-01T00:00:00Z">
        <w:r>
          <w:t xml:space="preserve"> </w:t>
        </w:r>
      </w:ins>
      <w:ins w:id="482" w:author="PR Preview" w:date="2026-01-01T00:00:00Z">
        <w:r>
          <w:t xml:space="preserve">in</w:t>
        </w:r>
      </w:ins>
      <w:ins w:id="483" w:author="PR Preview" w:date="2026-01-01T00:00:00Z">
        <w:r>
          <w:t xml:space="preserve"> </w:t>
        </w:r>
      </w:ins>
      <w:hyperlink w:anchor="exm-column-space">
        <w:ins w:id="484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485" w:author="PR Preview" w:date="2026-01-01T00:00:00Z">
        <w:r>
          <w:t xml:space="preserve">,</w:t>
        </w:r>
      </w:ins>
      <w:ins w:id="486" w:author="PR Preview" w:date="2026-01-01T00:00:00Z">
        <w:r>
          <w:t xml:space="preserve"> </w:t>
        </w:r>
      </w:ins>
      <w:ins w:id="487" w:author="PR Preview" w:date="2026-01-01T00:00:00Z">
        <w:r>
          <w:t xml:space="preserve">the row space is</w:t>
        </w:r>
      </w:ins>
      <w:ins w:id="488" w:author="PR Preview" w:date="2026-01-01T00:00:00Z">
        <w:r>
          <w:t xml:space="preserve"> </w:t>
        </w:r>
      </w:ins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489" w:author="PR Preview" w:date="2026-01-01T00:00:00Z">
        <w:r>
          <w:t xml:space="preserve"> </w:t>
        </w:r>
      </w:ins>
      <w:ins w:id="490" w:author="PR Preview" w:date="2026-01-01T00:00:00Z">
        <w:r>
          <w:t xml:space="preserve">and the null space is</w:t>
        </w:r>
      </w:ins>
      <w:ins w:id="491" w:author="PR Preview" w:date="2026-01-01T00:00:00Z">
        <w:r>
          <w:t xml:space="preserve"> </w:t>
        </w:r>
      </w:ins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492" w:author="PR Preview" w:date="2026-01-01T00:00:00Z">
        <w:r>
          <w:t xml:space="preserve"> </w:t>
        </w:r>
      </w:ins>
      <w:ins w:id="493" w:author="PR Preview" w:date="2026-01-01T00:00:00Z">
        <w:r>
          <w:t xml:space="preserve">(</w:t>
        </w:r>
      </w:ins>
      <w:hyperlink w:anchor="exm-null-space">
        <w:ins w:id="494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495" w:author="PR Preview" w:date="2026-01-01T00:00:00Z">
        <w:r>
          <w:t xml:space="preserve">).</w:t>
        </w:r>
      </w:ins>
      <w:ins w:id="496" w:author="PR Preview" w:date="2026-01-01T00:00:00Z">
        <w:r>
          <w:t xml:space="preserve"> </w:t>
        </w:r>
      </w:ins>
      <w:ins w:id="497" w:author="PR Preview" w:date="2026-01-01T00:00:00Z">
        <w:r>
          <w:t xml:space="preserve">A vector</w:t>
        </w:r>
      </w:ins>
      <w:ins w:id="498" w:author="PR Preview" w:date="2026-01-01T00:00:00Z">
        <w:r>
          <w:t xml:space="preserve"> </w:t>
        </w:r>
      </w:ins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ins w:id="499" w:author="PR Preview" w:date="2026-01-01T00:00:00Z">
        <w:r>
          <w:t xml:space="preserve"> </w:t>
        </w:r>
      </w:ins>
      <w:ins w:id="500" w:author="PR Preview" w:date="2026-01-01T00:00:00Z">
        <w:r>
          <w:t xml:space="preserve">of the row space is in the null space only if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ins w:id="501" w:author="PR Preview" w:date="2026-01-01T00:00:00Z">
        <w:r>
          <w:t xml:space="preserve">is</w:t>
        </w:r>
      </w:ins>
      <w:ins w:id="502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ins w:id="503" w:author="PR Preview" w:date="2026-01-01T00:00:00Z">
        <w:r>
          <w:t xml:space="preserve">, that is, only if</w:t>
        </w:r>
      </w:ins>
      <w:ins w:id="504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0</m:t>
        </m:r>
      </m:oMath>
      <w:ins w:id="505" w:author="PR Preview" w:date="2026-01-01T00:00:00Z">
        <w:r>
          <w:t xml:space="preserve">.</w:t>
        </w:r>
      </w:ins>
      <w:ins w:id="506" w:author="PR Preview" w:date="2026-01-01T00:00:00Z">
        <w:r>
          <w:t xml:space="preserve"> </w:t>
        </w:r>
      </w:ins>
      <w:ins w:id="507" w:author="PR Preview" w:date="2026-01-01T00:00:00Z">
        <w:r>
          <w:t xml:space="preserve">So the two subspaces share only</w:t>
        </w:r>
      </w:ins>
      <w:ins w:id="508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ins w:id="509" w:author="PR Preview" w:date="2026-01-01T00:00:00Z">
        <w:r>
          <w:t xml:space="preserve">.</w:t>
        </w:r>
      </w:ins>
    </w:p>
    <w:bookmarkEnd w:id="25"/>
    <w:bookmarkStart w:id="26" w:name="def-gram-matrix"/>
    <w:p>
      <w:pPr>
        <w:pStyle w:val="BodyText"/>
      </w:pPr>
      <w:ins w:id="510" w:author="PR Preview" w:date="2026-01-01T00:00:00Z">
        <w:r>
          <w:rPr>
            <w:b/>
            <w:bCs/>
          </w:rPr>
          <w:t xml:space="preserve">Definition 3 (Gram matrix)</w:t>
        </w:r>
      </w:ins>
      <w:ins w:id="511" w:author="PR Preview" w:date="2026-01-01T00:00:00Z">
        <w:r>
          <w:t xml:space="preserve"> </w:t>
        </w:r>
      </w:ins>
      <w:ins w:id="512" w:author="PR Preview" w:date="2026-01-01T00:00:00Z">
        <w:r>
          <w:t xml:space="preserve">The</w:t>
        </w:r>
      </w:ins>
      <w:ins w:id="513" w:author="PR Preview" w:date="2026-01-01T00:00:00Z">
        <w:r>
          <w:t xml:space="preserve"> </w:t>
        </w:r>
      </w:ins>
      <w:ins w:id="514" w:author="PR Preview" w:date="2026-01-01T00:00:00Z">
        <w:r>
          <w:rPr>
            <w:b/>
            <w:bCs/>
          </w:rPr>
          <w:t xml:space="preserve">Gram matrix</w:t>
        </w:r>
      </w:ins>
      <w:ins w:id="515" w:author="PR Preview" w:date="2026-01-01T00:00:00Z">
        <w:r>
          <w:t xml:space="preserve"> </w:t>
        </w:r>
      </w:ins>
      <w:ins w:id="516" w:author="PR Preview" w:date="2026-01-01T00:00:00Z">
        <w:r>
          <w:t xml:space="preserve">of an</w:t>
        </w:r>
      </w:ins>
      <w:ins w:id="517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518" w:author="PR Preview" w:date="2026-01-01T00:00:00Z">
        <w:r>
          <w:t xml:space="preserve"> </w:t>
        </w:r>
      </w:ins>
      <w:ins w:id="519" w:author="PR Preview" w:date="2026-01-01T00:00:00Z">
        <w:r>
          <w:t xml:space="preserve">matrix</w:t>
        </w:r>
      </w:ins>
      <w:ins w:id="52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521" w:author="PR Preview" w:date="2026-01-01T00:00:00Z">
        <w:r>
          <w:t xml:space="preserve"> </w:t>
        </w:r>
      </w:ins>
      <w:ins w:id="522" w:author="PR Preview" w:date="2026-01-01T00:00:00Z">
        <w:r>
          <w:t xml:space="preserve">is the</w:t>
        </w:r>
      </w:ins>
      <w:ins w:id="52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n</m:t>
        </m:r>
      </m:oMath>
      <w:ins w:id="524" w:author="PR Preview" w:date="2026-01-01T00:00:00Z">
        <w:r>
          <w:t xml:space="preserve"> </w:t>
        </w:r>
      </w:ins>
      <w:ins w:id="525" w:author="PR Preview" w:date="2026-01-01T00:00:00Z">
        <w:r>
          <w:t xml:space="preserve">matrix</w:t>
        </w:r>
      </w:ins>
      <w:ins w:id="526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ins w:id="527" w:author="PR Preview" w:date="2026-01-01T00:00:00Z">
        <w:r>
          <w:t xml:space="preserve">.</w:t>
        </w:r>
      </w:ins>
    </w:p>
    <w:bookmarkEnd w:id="26"/>
    <w:bookmarkStart w:id="27" w:name="exm-gram-matrix"/>
    <w:p>
      <w:pPr>
        <w:pStyle w:val="BodyText"/>
      </w:pPr>
      <w:ins w:id="528" w:author="PR Preview" w:date="2026-01-01T00:00:00Z">
        <w:r>
          <w:rPr>
            <w:b/>
            <w:bCs/>
          </w:rPr>
          <w:t xml:space="preserve">Example 6 (A Gram matrix and its entries)</w:t>
        </w:r>
      </w:ins>
      <w:ins w:id="529" w:author="PR Preview" w:date="2026-01-01T00:00:00Z">
        <w:r>
          <w:t xml:space="preserve"> </w:t>
        </w:r>
      </w:ins>
      <w:ins w:id="530" w:author="PR Preview" w:date="2026-01-01T00:00:00Z">
        <w:r>
          <w:t xml:space="preserve">Let</w:t>
        </w:r>
      </w:ins>
      <w:ins w:id="53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532" w:author="PR Preview" w:date="2026-01-01T00:00:00Z">
        <w:r>
          <w:t xml:space="preserve">,</w:t>
        </w:r>
      </w:ins>
      <w:ins w:id="533" w:author="PR Preview" w:date="2026-01-01T00:00:00Z">
        <w:r>
          <w:t xml:space="preserve"> </w:t>
        </w:r>
      </w:ins>
      <w:ins w:id="534" w:author="PR Preview" w:date="2026-01-01T00:00:00Z">
        <w:r>
          <w:t xml:space="preserve">with columns</w:t>
        </w:r>
      </w:ins>
      <w:ins w:id="535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536" w:author="PR Preview" w:date="2026-01-01T00:00:00Z">
        <w:r>
          <w:t xml:space="preserve"> </w:t>
        </w:r>
      </w:ins>
      <w:ins w:id="537" w:author="PR Preview" w:date="2026-01-01T00:00:00Z">
        <w:r>
          <w:t xml:space="preserve">and</w:t>
        </w:r>
      </w:ins>
      <w:ins w:id="538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539" w:author="PR Preview" w:date="2026-01-01T00:00:00Z">
        <w:r>
          <w:t xml:space="preserve">. 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ins w:id="540" w:author="PR Preview" w:date="2026-01-01T00:00:00Z">
        <w:r>
          <w:t xml:space="preserve">Row</w:t>
        </w:r>
      </w:ins>
      <w:ins w:id="541" w:author="PR Preview" w:date="2026-01-01T00:00:00Z">
        <w:r>
          <w:t xml:space="preserve"> </w:t>
        </w:r>
      </w:ins>
      <m:oMath>
        <m:r>
          <m:t>i</m:t>
        </m:r>
      </m:oMath>
      <w:ins w:id="542" w:author="PR Preview" w:date="2026-01-01T00:00:00Z">
        <w:r>
          <w:t xml:space="preserve"> </w:t>
        </w:r>
      </w:ins>
      <w:ins w:id="543" w:author="PR Preview" w:date="2026-01-01T00:00:00Z">
        <w:r>
          <w:t xml:space="preserve">of</w:t>
        </w:r>
      </w:ins>
      <w:ins w:id="544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545" w:author="PR Preview" w:date="2026-01-01T00:00:00Z">
        <w:r>
          <w:t xml:space="preserve"> </w:t>
        </w:r>
      </w:ins>
      <w:ins w:id="546" w:author="PR Preview" w:date="2026-01-01T00:00:00Z">
        <w:r>
          <w:t xml:space="preserve">is column</w:t>
        </w:r>
      </w:ins>
      <w:ins w:id="547" w:author="PR Preview" w:date="2026-01-01T00:00:00Z">
        <w:r>
          <w:t xml:space="preserve"> </w:t>
        </w:r>
      </w:ins>
      <m:oMath>
        <m:r>
          <m:t>i</m:t>
        </m:r>
      </m:oMath>
      <w:ins w:id="548" w:author="PR Preview" w:date="2026-01-01T00:00:00Z">
        <w:r>
          <w:t xml:space="preserve"> </w:t>
        </w:r>
      </w:ins>
      <w:ins w:id="549" w:author="PR Preview" w:date="2026-01-01T00:00:00Z">
        <w:r>
          <w:t xml:space="preserve">of</w:t>
        </w:r>
      </w:ins>
      <w:ins w:id="55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551" w:author="PR Preview" w:date="2026-01-01T00:00:00Z">
        <w:r>
          <w:t xml:space="preserve">,</w:t>
        </w:r>
      </w:ins>
      <w:ins w:id="552" w:author="PR Preview" w:date="2026-01-01T00:00:00Z">
        <w:r>
          <w:t xml:space="preserve"> </w:t>
        </w:r>
      </w:ins>
      <w:ins w:id="553" w:author="PR Preview" w:date="2026-01-01T00:00:00Z">
        <w:r>
          <w:t xml:space="preserve">so entry</w:t>
        </w:r>
      </w:ins>
      <w:ins w:id="55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555" w:author="PR Preview" w:date="2026-01-01T00:00:00Z">
        <w:r>
          <w:t xml:space="preserve"> </w:t>
        </w:r>
      </w:ins>
      <w:ins w:id="556" w:author="PR Preview" w:date="2026-01-01T00:00:00Z">
        <w:r>
          <w:t xml:space="preserve">of the Gram matrix is the dot product</w:t>
        </w:r>
      </w:ins>
      <w:ins w:id="557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ins w:id="558" w:author="PR Preview" w:date="2026-01-01T00:00:00Z">
        <w:r>
          <w:t xml:space="preserve">:</w:t>
        </w:r>
      </w:ins>
      <w:ins w:id="559" w:author="PR Preview" w:date="2026-01-01T00:00:00Z">
        <w:r>
          <w:t xml:space="preserve"> </w:t>
        </w:r>
      </w:ins>
      <w:ins w:id="560" w:author="PR Preview" w:date="2026-01-01T00:00:00Z">
        <w:r>
          <w:t xml:space="preserve">for instance,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ins w:id="561" w:author="PR Preview" w:date="2026-01-01T00:00:00Z">
        <w:r>
          <w:t xml:space="preserve">is entry</w:t>
        </w:r>
      </w:ins>
      <w:ins w:id="56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563" w:author="PR Preview" w:date="2026-01-01T00:00:00Z">
        <w:r>
          <w:t xml:space="preserve">.</w:t>
        </w:r>
      </w:ins>
    </w:p>
    <w:bookmarkEnd w:id="27"/>
    <w:bookmarkStart w:id="28" w:name="thm-null-gram"/>
    <w:p>
      <w:pPr>
        <w:pStyle w:val="BodyText"/>
      </w:pPr>
      <w:ins w:id="564" w:author="PR Preview" w:date="2026-01-01T00:00:00Z">
        <w:r>
          <w:rPr>
            <w:b/>
            <w:bCs/>
          </w:rPr>
          <w:t xml:space="preserve">Theorem 4 (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ins w:id="565" w:author="PR Preview" w:date="2026-01-01T00:00:00Z">
        <w:r>
          <w:rPr>
            <w:b/>
            <w:bCs/>
          </w:rPr>
          <w:t xml:space="preserve"> </w:t>
        </w:r>
      </w:ins>
      <w:ins w:id="566" w:author="PR Preview" w:date="2026-01-01T00:00:00Z">
        <w:r>
          <w:rPr>
            <w:b/>
            <w:bCs/>
          </w:rPr>
          <w:t xml:space="preserve">has the same null space as</w:t>
        </w:r>
      </w:ins>
      <w:ins w:id="567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bi"/>
          </m:rPr>
          <m:t>A</m:t>
        </m:r>
      </m:oMath>
      <w:ins w:id="568" w:author="PR Preview" w:date="2026-01-01T00:00:00Z">
        <w:r>
          <w:rPr>
            <w:b/>
            <w:bCs/>
          </w:rPr>
          <w:t xml:space="preserve">)</w:t>
        </w:r>
      </w:ins>
      <w:ins w:id="569" w:author="PR Preview" w:date="2026-01-01T00:00:00Z">
        <w:r>
          <w:t xml:space="preserve"> </w:t>
        </w:r>
      </w:ins>
      <w:ins w:id="570" w:author="PR Preview" w:date="2026-01-01T00:00:00Z">
        <w:r>
          <w:t xml:space="preserve">For any</w:t>
        </w:r>
      </w:ins>
      <w:ins w:id="571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572" w:author="PR Preview" w:date="2026-01-01T00:00:00Z">
        <w:r>
          <w:t xml:space="preserve"> </w:t>
        </w:r>
      </w:ins>
      <w:ins w:id="573" w:author="PR Preview" w:date="2026-01-01T00:00:00Z">
        <w:r>
          <w:t xml:space="preserve">matrix</w:t>
        </w:r>
      </w:ins>
      <w:ins w:id="57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575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8"/>
    <w:p>
      <w:pPr>
        <w:pStyle w:val="FirstParagraph"/>
      </w:pPr>
      <w:ins w:id="576" w:author="PR Preview" w:date="2026-01-01T00:00:00Z">
        <w:r>
          <w:rPr>
            <w:i/>
            <w:iCs/>
          </w:rPr>
          <w:t xml:space="preserve">Proof</w:t>
        </w:r>
      </w:ins>
      <w:ins w:id="577" w:author="PR Preview" w:date="2026-01-01T00:00:00Z">
        <w:r>
          <w:t xml:space="preserve">.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ins w:id="578" w:author="PR Preview" w:date="2026-01-01T00:00:00Z">
        <w:r>
          <w:rPr>
            <w:b/>
            <w:bCs/>
          </w:rPr>
          <w:t xml:space="preserve">.</w:t>
        </w:r>
      </w:ins>
      <w:ins w:id="579" w:author="PR Preview" w:date="2026-01-01T00:00:00Z">
        <w:r>
          <w:t xml:space="preserve"> </w:t>
        </w:r>
      </w:ins>
      <w:ins w:id="580" w:author="PR Preview" w:date="2026-01-01T00:00:00Z">
        <w:r>
          <w:t xml:space="preserve">If</w:t>
        </w:r>
      </w:ins>
      <w:ins w:id="58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ins w:id="582" w:author="PR Preview" w:date="2026-01-01T00:00:00Z">
        <w:r>
          <w:t xml:space="preserve">,</w:t>
        </w:r>
      </w:ins>
      <w:ins w:id="583" w:author="PR Preview" w:date="2026-01-01T00:00:00Z">
        <w:r>
          <w:t xml:space="preserve"> </w:t>
        </w:r>
      </w:ins>
      <w:ins w:id="584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585" w:author="PR Preview" w:date="2026-01-01T00:00:00Z">
        <w:r>
          <w:rPr>
            <w:b/>
            <w:bCs/>
          </w:rPr>
          <w:t xml:space="preserve">.</w:t>
        </w:r>
      </w:ins>
      <w:ins w:id="586" w:author="PR Preview" w:date="2026-01-01T00:00:00Z">
        <w:r>
          <w:t xml:space="preserve"> </w:t>
        </w:r>
      </w:ins>
      <w:ins w:id="587" w:author="PR Preview" w:date="2026-01-01T00:00:00Z">
        <w:r>
          <w:t xml:space="preserve">If</w:t>
        </w:r>
      </w:ins>
      <w:ins w:id="588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ins w:id="589" w:author="PR Preview" w:date="2026-01-01T00:00:00Z">
        <w:r>
          <w:t xml:space="preserve">, 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590" w:author="PR Preview" w:date="2026-01-01T00:00:00Z">
        <w:r>
          <w:t xml:space="preserve">A vector whose Euclidean norm is</w:t>
        </w:r>
      </w:ins>
      <w:ins w:id="591" w:author="PR Preview" w:date="2026-01-01T00:00:00Z">
        <w:r>
          <w:t xml:space="preserve"> </w:t>
        </w:r>
      </w:ins>
      <m:oMath>
        <m:r>
          <m:t>0</m:t>
        </m:r>
      </m:oMath>
      <w:ins w:id="592" w:author="PR Preview" w:date="2026-01-01T00:00:00Z">
        <w:r>
          <w:t xml:space="preserve"> </w:t>
        </w:r>
      </w:ins>
      <w:ins w:id="593" w:author="PR Preview" w:date="2026-01-01T00:00:00Z">
        <w:r>
          <w:t xml:space="preserve">has every entry</w:t>
        </w:r>
      </w:ins>
      <w:ins w:id="594" w:author="PR Preview" w:date="2026-01-01T00:00:00Z">
        <w:r>
          <w:t xml:space="preserve"> </w:t>
        </w:r>
      </w:ins>
      <m:oMath>
        <m:r>
          <m:t>0</m:t>
        </m:r>
      </m:oMath>
      <w:ins w:id="595" w:author="PR Preview" w:date="2026-01-01T00:00:00Z">
        <w:r>
          <w:t xml:space="preserve">,</w:t>
        </w:r>
      </w:ins>
      <w:ins w:id="596" w:author="PR Preview" w:date="2026-01-01T00:00:00Z">
        <w:r>
          <w:t xml:space="preserve"> </w:t>
        </w:r>
      </w:ins>
      <w:ins w:id="597" w:author="PR Preview" w:date="2026-01-01T00:00:00Z">
        <w:r>
          <w:t xml:space="preserve">so</w:t>
        </w:r>
      </w:ins>
      <w:ins w:id="59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ins w:id="599" w:author="PR Preview" w:date="2026-01-01T00:00:00Z">
        <w:r>
          <w:t xml:space="preserve">.</w:t>
        </w:r>
      </w:ins>
    </w:p>
    <w:bookmarkStart w:id="29" w:name="exm-null-gram"/>
    <w:p>
      <w:pPr>
        <w:pStyle w:val="BodyText"/>
      </w:pPr>
      <w:ins w:id="600" w:author="PR Preview" w:date="2026-01-01T00:00:00Z">
        <w:r>
          <w:rPr>
            <w:b/>
            <w:bCs/>
          </w:rPr>
          <w:t xml:space="preserve">Example 7 (The null space of a Gram matrix)</w:t>
        </w:r>
      </w:ins>
      <w:ins w:id="601" w:author="PR Preview" w:date="2026-01-01T00:00:00Z">
        <w:r>
          <w:t xml:space="preserve"> </w:t>
        </w:r>
      </w:ins>
      <w:ins w:id="602" w:author="PR Preview" w:date="2026-01-01T00:00:00Z">
        <w:r>
          <w:t xml:space="preserve">For</w:t>
        </w:r>
      </w:ins>
      <w:ins w:id="60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604" w:author="PR Preview" w:date="2026-01-01T00:00:00Z">
        <w:r>
          <w:t xml:space="preserve"> </w:t>
        </w:r>
      </w:ins>
      <w:ins w:id="605" w:author="PR Preview" w:date="2026-01-01T00:00:00Z">
        <w:r>
          <w:t xml:space="preserve">in</w:t>
        </w:r>
      </w:ins>
      <w:ins w:id="606" w:author="PR Preview" w:date="2026-01-01T00:00:00Z">
        <w:r>
          <w:t xml:space="preserve"> </w:t>
        </w:r>
      </w:ins>
      <w:hyperlink w:anchor="exm-column-space">
        <w:ins w:id="607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608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609" w:author="PR Preview" w:date="2026-01-01T00:00:00Z">
        <w:r>
          <w:t xml:space="preserve">Every row is a multiple of</w:t>
        </w:r>
      </w:ins>
      <w:ins w:id="61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ins w:id="611" w:author="PR Preview" w:date="2026-01-01T00:00:00Z">
        <w:r>
          <w:t xml:space="preserve">,</w:t>
        </w:r>
      </w:ins>
      <w:ins w:id="612" w:author="PR Preview" w:date="2026-01-01T00:00:00Z">
        <w:r>
          <w:t xml:space="preserve"> </w:t>
        </w:r>
      </w:ins>
      <w:ins w:id="613" w:author="PR Preview" w:date="2026-01-01T00:00:00Z">
        <w:r>
          <w:t xml:space="preserve">so</w:t>
        </w:r>
      </w:ins>
      <w:ins w:id="614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ins w:id="615" w:author="PR Preview" w:date="2026-01-01T00:00:00Z">
        <w:r>
          <w:t xml:space="preserve"> </w:t>
        </w:r>
      </w:ins>
      <w:ins w:id="616" w:author="PR Preview" w:date="2026-01-01T00:00:00Z">
        <w:r>
          <w:t xml:space="preserve">exactly when</w:t>
        </w:r>
      </w:ins>
      <w:ins w:id="61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ins w:id="618" w:author="PR Preview" w:date="2026-01-01T00:00:00Z">
        <w:r>
          <w:t xml:space="preserve">,</w:t>
        </w:r>
      </w:ins>
      <w:ins w:id="619" w:author="PR Preview" w:date="2026-01-01T00:00:00Z">
        <w:r>
          <w:t xml:space="preserve"> </w:t>
        </w:r>
      </w:ins>
      <w:ins w:id="620" w:author="PR Preview" w:date="2026-01-01T00:00:00Z">
        <w:r>
          <w:t xml:space="preserve">the same condition as for</w:t>
        </w:r>
      </w:ins>
      <w:ins w:id="62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622" w:author="PR Preview" w:date="2026-01-01T00:00:00Z">
        <w:r>
          <w:t xml:space="preserve"> </w:t>
        </w:r>
      </w:ins>
      <w:ins w:id="623" w:author="PR Preview" w:date="2026-01-01T00:00:00Z">
        <w:r>
          <w:t xml:space="preserve">in</w:t>
        </w:r>
      </w:ins>
      <w:ins w:id="624" w:author="PR Preview" w:date="2026-01-01T00:00:00Z">
        <w:r>
          <w:t xml:space="preserve"> </w:t>
        </w:r>
      </w:ins>
      <w:hyperlink w:anchor="exm-null-space">
        <w:ins w:id="625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626" w:author="PR Preview" w:date="2026-01-01T00:00:00Z">
        <w:r>
          <w:t xml:space="preserve">.</w:t>
        </w:r>
      </w:ins>
    </w:p>
    <w:bookmarkEnd w:id="29"/>
    <w:bookmarkEnd w:id="30"/>
    <w:bookmarkStart w:id="88" w:name="sec-rank-nullity"/>
    <w:p>
      <w:pPr>
        <w:pStyle w:val="Heading2"/>
      </w:pPr>
      <w:ins w:id="627" w:author="PR Preview" w:date="2026-01-01T00:00:00Z">
        <w:r>
          <w:t xml:space="preserve">2 Rank-nullity and rank factorization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35" w:name="thm-rank-dim"/>
    <w:p>
      <w:pPr>
        <w:pStyle w:val="BodyText"/>
      </w:pPr>
      <w:ins w:id="628" w:author="PR Preview" w:date="2026-01-01T00:00:00Z">
        <w:r>
          <w:rPr>
            <w:b/>
            <w:bCs/>
          </w:rPr>
          <w:t xml:space="preserve">Theorem 5 (The rank is the dimension of the column space)</w:t>
        </w:r>
      </w:ins>
      <w:ins w:id="629" w:author="PR Preview" w:date="2026-01-01T00:00:00Z">
        <w:r>
          <w:t xml:space="preserve"> </w:t>
        </w:r>
      </w:ins>
      <w:ins w:id="630" w:author="PR Preview" w:date="2026-01-01T00:00:00Z">
        <w:r>
          <w:t xml:space="preserve">For any</w:t>
        </w:r>
      </w:ins>
      <w:ins w:id="631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632" w:author="PR Preview" w:date="2026-01-01T00:00:00Z">
        <w:r>
          <w:t xml:space="preserve"> </w:t>
        </w:r>
      </w:ins>
      <w:ins w:id="633" w:author="PR Preview" w:date="2026-01-01T00:00:00Z">
        <w:r>
          <w:t xml:space="preserve">matrix</w:t>
        </w:r>
      </w:ins>
      <w:ins w:id="63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635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5"/>
    <w:p>
      <w:pPr>
        <w:pStyle w:val="FirstParagraph"/>
      </w:pPr>
      <w:ins w:id="636" w:author="PR Preview" w:date="2026-01-01T00:00:00Z">
        <w:r>
          <w:rPr>
            <w:i/>
            <w:iCs/>
          </w:rPr>
          <w:t xml:space="preserve">Proof</w:t>
        </w:r>
      </w:ins>
      <w:ins w:id="637" w:author="PR Preview" w:date="2026-01-01T00:00:00Z">
        <w:r>
          <w:t xml:space="preserve">. </w:t>
        </w:r>
      </w:ins>
      <w:ins w:id="638" w:author="PR Preview" w:date="2026-01-01T00:00:00Z">
        <w:r>
          <w:t xml:space="preserve">Let</w:t>
        </w:r>
      </w:ins>
      <w:ins w:id="639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640" w:author="PR Preview" w:date="2026-01-01T00:00:00Z">
        <w:r>
          <w:t xml:space="preserve"> </w:t>
        </w:r>
      </w:ins>
      <w:ins w:id="641" w:author="PR Preview" w:date="2026-01-01T00:00:00Z">
        <w:r>
          <w:t xml:space="preserve">(</w:t>
        </w:r>
      </w:ins>
      <w:hyperlink r:id="rId36">
        <w:ins w:id="642" w:author="PR Preview" w:date="2026-01-01T00:00:00Z">
          <w:r>
            <w:rPr>
              <w:rStyle w:val="Hyperlink"/>
            </w:rPr>
            <w:t xml:space="preserve">Definition 2 in Subspaces and Rank</w:t>
          </w:r>
        </w:ins>
      </w:hyperlink>
      <w:ins w:id="643" w:author="PR Preview" w:date="2026-01-01T00:00:00Z">
        <w:r>
          <w:t xml:space="preserve">),</w:t>
        </w:r>
      </w:ins>
      <w:ins w:id="644" w:author="PR Preview" w:date="2026-01-01T00:00:00Z">
        <w:r>
          <w:t xml:space="preserve"> </w:t>
        </w:r>
      </w:ins>
      <w:ins w:id="645" w:author="PR Preview" w:date="2026-01-01T00:00:00Z">
        <w:r>
          <w:t xml:space="preserve">and choose</w:t>
        </w:r>
      </w:ins>
      <w:ins w:id="646" w:author="PR Preview" w:date="2026-01-01T00:00:00Z">
        <w:r>
          <w:t xml:space="preserve"> </w:t>
        </w:r>
      </w:ins>
      <m:oMath>
        <m:r>
          <m:t>r</m:t>
        </m:r>
      </m:oMath>
      <w:ins w:id="647" w:author="PR Preview" w:date="2026-01-01T00:00:00Z">
        <w:r>
          <w:t xml:space="preserve"> </w:t>
        </w:r>
      </w:ins>
      <w:ins w:id="648" w:author="PR Preview" w:date="2026-01-01T00:00:00Z">
        <w:r>
          <w:t xml:space="preserve">linearly independent columns of</w:t>
        </w:r>
      </w:ins>
      <w:ins w:id="64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650" w:author="PR Preview" w:date="2026-01-01T00:00:00Z">
        <w:r>
          <w:t xml:space="preserve">;</w:t>
        </w:r>
      </w:ins>
      <w:ins w:id="651" w:author="PR Preview" w:date="2026-01-01T00:00:00Z">
        <w:r>
          <w:t xml:space="preserve"> </w:t>
        </w:r>
      </w:ins>
      <w:ins w:id="652" w:author="PR Preview" w:date="2026-01-01T00:00:00Z">
        <w:r>
          <w:t xml:space="preserve">by</w:t>
        </w:r>
      </w:ins>
      <w:ins w:id="653" w:author="PR Preview" w:date="2026-01-01T00:00:00Z">
        <w:r>
          <w:t xml:space="preserve"> </w:t>
        </w:r>
      </w:ins>
      <w:hyperlink r:id="rId36">
        <w:ins w:id="654" w:author="PR Preview" w:date="2026-01-01T00:00:00Z">
          <w:r>
            <w:rPr>
              <w:rStyle w:val="Hyperlink"/>
            </w:rPr>
            <w:t xml:space="preserve">Definition 2 in Subspaces and Rank</w:t>
          </w:r>
        </w:ins>
      </w:hyperlink>
      <w:ins w:id="655" w:author="PR Preview" w:date="2026-01-01T00:00:00Z">
        <w:r>
          <w:t xml:space="preserve">, no larger set of columns is linearly independent.</w:t>
        </w:r>
      </w:ins>
      <w:ins w:id="656" w:author="PR Preview" w:date="2026-01-01T00:00:00Z">
        <w:r>
          <w:t xml:space="preserve"> </w:t>
        </w:r>
      </w:ins>
      <w:ins w:id="657" w:author="PR Preview" w:date="2026-01-01T00:00:00Z">
        <w:r>
          <w:t xml:space="preserve">We show the chosen columns are a basis of</w:t>
        </w:r>
      </w:ins>
      <w:ins w:id="65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659" w:author="PR Preview" w:date="2026-01-01T00:00:00Z">
        <w:r>
          <w:t xml:space="preserve"> </w:t>
        </w:r>
      </w:ins>
      <w:ins w:id="660" w:author="PR Preview" w:date="2026-01-01T00:00:00Z">
        <w:r>
          <w:t xml:space="preserve">(</w:t>
        </w:r>
      </w:ins>
      <w:hyperlink r:id="rId37">
        <w:ins w:id="661" w:author="PR Preview" w:date="2026-01-01T00:00:00Z">
          <w:r>
            <w:rPr>
              <w:rStyle w:val="Hyperlink"/>
            </w:rPr>
            <w:t xml:space="preserve">Definition 6 in Subspaces and Rank</w:t>
          </w:r>
        </w:ins>
      </w:hyperlink>
      <w:ins w:id="662" w:author="PR Preview" w:date="2026-01-01T00:00:00Z">
        <w:r>
          <w:t xml:space="preserve">).</w:t>
        </w:r>
      </w:ins>
    </w:p>
    <w:p>
      <w:pPr>
        <w:pStyle w:val="BodyText"/>
      </w:pPr>
      <w:ins w:id="663" w:author="PR Preview" w:date="2026-01-01T00:00:00Z">
        <w:r>
          <w:rPr>
            <w:b/>
            <w:bCs/>
          </w:rPr>
          <w:t xml:space="preserve">Every column is in the span of the chosen columns.</w:t>
        </w:r>
      </w:ins>
      <w:ins w:id="664" w:author="PR Preview" w:date="2026-01-01T00:00:00Z">
        <w:r>
          <w:t xml:space="preserve"> </w:t>
        </w:r>
      </w:ins>
      <w:ins w:id="665" w:author="PR Preview" w:date="2026-01-01T00:00:00Z">
        <w:r>
          <w:t xml:space="preserve">A chosen column is in that span trivially.</w:t>
        </w:r>
      </w:ins>
      <w:ins w:id="666" w:author="PR Preview" w:date="2026-01-01T00:00:00Z">
        <w:r>
          <w:t xml:space="preserve"> </w:t>
        </w:r>
      </w:ins>
      <w:ins w:id="667" w:author="PR Preview" w:date="2026-01-01T00:00:00Z">
        <w:r>
          <w:t xml:space="preserve">If some unchosen column</w:t>
        </w:r>
      </w:ins>
      <w:ins w:id="668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ins w:id="669" w:author="PR Preview" w:date="2026-01-01T00:00:00Z">
        <w:r>
          <w:t xml:space="preserve"> </w:t>
        </w:r>
      </w:ins>
      <w:ins w:id="670" w:author="PR Preview" w:date="2026-01-01T00:00:00Z">
        <w:r>
          <w:t xml:space="preserve">were not in the span,</w:t>
        </w:r>
      </w:ins>
      <w:ins w:id="671" w:author="PR Preview" w:date="2026-01-01T00:00:00Z">
        <w:r>
          <w:t xml:space="preserve"> </w:t>
        </w:r>
      </w:ins>
      <w:ins w:id="672" w:author="PR Preview" w:date="2026-01-01T00:00:00Z">
        <w:r>
          <w:t xml:space="preserve">then adding it to the chosen columns would give</w:t>
        </w:r>
      </w:ins>
      <w:ins w:id="673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+</m:t>
        </m:r>
        <m:r>
          <m:t>1</m:t>
        </m:r>
      </m:oMath>
      <w:ins w:id="674" w:author="PR Preview" w:date="2026-01-01T00:00:00Z">
        <w:r>
          <w:t xml:space="preserve"> </w:t>
        </w:r>
      </w:ins>
      <w:ins w:id="675" w:author="PR Preview" w:date="2026-01-01T00:00:00Z">
        <w:r>
          <w:t xml:space="preserve">linearly independent columns</w:t>
        </w:r>
      </w:ins>
      <w:ins w:id="676" w:author="PR Preview" w:date="2026-01-01T00:00:00Z">
        <w:r>
          <w:t xml:space="preserve"> </w:t>
        </w:r>
      </w:ins>
      <w:ins w:id="677" w:author="PR Preview" w:date="2026-01-01T00:00:00Z">
        <w:r>
          <w:t xml:space="preserve">(</w:t>
        </w:r>
      </w:ins>
      <w:hyperlink r:id="rId38">
        <w:ins w:id="678" w:author="PR Preview" w:date="2026-01-01T00:00:00Z">
          <w:r>
            <w:rPr>
              <w:rStyle w:val="Hyperlink"/>
            </w:rPr>
            <w:t xml:space="preserve">Theorem 8 in Subspaces and Rank</w:t>
          </w:r>
        </w:ins>
      </w:hyperlink>
      <w:ins w:id="679" w:author="PR Preview" w:date="2026-01-01T00:00:00Z">
        <w:r>
          <w:t xml:space="preserve">),</w:t>
        </w:r>
      </w:ins>
      <w:ins w:id="680" w:author="PR Preview" w:date="2026-01-01T00:00:00Z">
        <w:r>
          <w:t xml:space="preserve"> </w:t>
        </w:r>
      </w:ins>
      <w:ins w:id="681" w:author="PR Preview" w:date="2026-01-01T00:00:00Z">
        <w:r>
          <w:t xml:space="preserve">more than</w:t>
        </w:r>
      </w:ins>
      <w:ins w:id="682" w:author="PR Preview" w:date="2026-01-01T00:00:00Z">
        <w:r>
          <w:t xml:space="preserve"> </w:t>
        </w:r>
      </w:ins>
      <m:oMath>
        <m:r>
          <m:t>r</m:t>
        </m:r>
      </m:oMath>
      <w:ins w:id="683" w:author="PR Preview" w:date="2026-01-01T00:00:00Z">
        <w:r>
          <w:t xml:space="preserve">.</w:t>
        </w:r>
      </w:ins>
      <w:ins w:id="684" w:author="PR Preview" w:date="2026-01-01T00:00:00Z">
        <w:r>
          <w:t xml:space="preserve"> </w:t>
        </w:r>
      </w:ins>
      <w:ins w:id="685" w:author="PR Preview" w:date="2026-01-01T00:00:00Z">
        <w:r>
          <w:t xml:space="preserve">So every column of</w:t>
        </w:r>
      </w:ins>
      <w:ins w:id="68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687" w:author="PR Preview" w:date="2026-01-01T00:00:00Z">
        <w:r>
          <w:t xml:space="preserve"> </w:t>
        </w:r>
      </w:ins>
      <w:ins w:id="688" w:author="PR Preview" w:date="2026-01-01T00:00:00Z">
        <w:r>
          <w:t xml:space="preserve">is in the span of the chosen columns.</w:t>
        </w:r>
      </w:ins>
    </w:p>
    <w:p>
      <w:pPr>
        <w:pStyle w:val="BodyText"/>
      </w:pPr>
      <w:ins w:id="689" w:author="PR Preview" w:date="2026-01-01T00:00:00Z">
        <w:r>
          <w:rPr>
            <w:b/>
            <w:bCs/>
          </w:rPr>
          <w:t xml:space="preserve">The chosen columns span</w:t>
        </w:r>
      </w:ins>
      <w:ins w:id="690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691" w:author="PR Preview" w:date="2026-01-01T00:00:00Z">
        <w:r>
          <w:rPr>
            <w:b/>
            <w:bCs/>
          </w:rPr>
          <w:t xml:space="preserve">.</w:t>
        </w:r>
      </w:ins>
      <w:ins w:id="692" w:author="PR Preview" w:date="2026-01-01T00:00:00Z">
        <w:r>
          <w:t xml:space="preserve"> </w:t>
        </w:r>
      </w:ins>
      <w:ins w:id="693" w:author="PR Preview" w:date="2026-01-01T00:00:00Z">
        <w:r>
          <w:t xml:space="preserve">The span of the chosen columns is a subspace (</w:t>
        </w:r>
      </w:ins>
      <w:hyperlink r:id="rId15">
        <w:ins w:id="694" w:author="PR Preview" w:date="2026-01-01T00:00:00Z">
          <w:r>
            <w:rPr>
              <w:rStyle w:val="Hyperlink"/>
            </w:rPr>
            <w:t xml:space="preserve">Theorem 2 in Subspaces and Rank</w:t>
          </w:r>
        </w:ins>
      </w:hyperlink>
      <w:ins w:id="695" w:author="PR Preview" w:date="2026-01-01T00:00:00Z">
        <w:r>
          <w:t xml:space="preserve">),</w:t>
        </w:r>
      </w:ins>
      <w:ins w:id="696" w:author="PR Preview" w:date="2026-01-01T00:00:00Z">
        <w:r>
          <w:t xml:space="preserve"> </w:t>
        </w:r>
      </w:ins>
      <w:ins w:id="697" w:author="PR Preview" w:date="2026-01-01T00:00:00Z">
        <w:r>
          <w:t xml:space="preserve">so it is closed under addition and scalar multiplication,</w:t>
        </w:r>
      </w:ins>
      <w:ins w:id="698" w:author="PR Preview" w:date="2026-01-01T00:00:00Z">
        <w:r>
          <w:t xml:space="preserve"> </w:t>
        </w:r>
      </w:ins>
      <w:ins w:id="699" w:author="PR Preview" w:date="2026-01-01T00:00:00Z">
        <w:r>
          <w:t xml:space="preserve">and it contains every linear combination of the columns of</w:t>
        </w:r>
      </w:ins>
      <w:ins w:id="70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701" w:author="PR Preview" w:date="2026-01-01T00:00:00Z">
        <w:r>
          <w:t xml:space="preserve">.</w:t>
        </w:r>
      </w:ins>
      <w:ins w:id="702" w:author="PR Preview" w:date="2026-01-01T00:00:00Z">
        <w:r>
          <w:t xml:space="preserve"> </w:t>
        </w:r>
      </w:ins>
      <w:ins w:id="703" w:author="PR Preview" w:date="2026-01-01T00:00:00Z">
        <w:r>
          <w:t xml:space="preserve">By</w:t>
        </w:r>
      </w:ins>
      <w:ins w:id="704" w:author="PR Preview" w:date="2026-01-01T00:00:00Z">
        <w:r>
          <w:t xml:space="preserve"> </w:t>
        </w:r>
      </w:ins>
      <w:hyperlink w:anchor="thm-column-space-span">
        <w:ins w:id="705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706" w:author="PR Preview" w:date="2026-01-01T00:00:00Z">
        <w:r>
          <w:t xml:space="preserve">,</w:t>
        </w:r>
      </w:ins>
      <w:ins w:id="707" w:author="PR Preview" w:date="2026-01-01T00:00:00Z">
        <w:r>
          <w:t xml:space="preserve"> </w:t>
        </w:r>
      </w:ins>
      <w:ins w:id="708" w:author="PR Preview" w:date="2026-01-01T00:00:00Z">
        <w:r>
          <w:t xml:space="preserve">those combinations make up</w:t>
        </w:r>
      </w:ins>
      <w:ins w:id="70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710" w:author="PR Preview" w:date="2026-01-01T00:00:00Z">
        <w:r>
          <w:t xml:space="preserve">,</w:t>
        </w:r>
      </w:ins>
      <w:ins w:id="711" w:author="PR Preview" w:date="2026-01-01T00:00:00Z">
        <w:r>
          <w:t xml:space="preserve"> </w:t>
        </w:r>
      </w:ins>
      <w:ins w:id="712" w:author="PR Preview" w:date="2026-01-01T00:00:00Z">
        <w:r>
          <w:t xml:space="preserve">so</w:t>
        </w:r>
      </w:ins>
      <w:ins w:id="71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714" w:author="PR Preview" w:date="2026-01-01T00:00:00Z">
        <w:r>
          <w:t xml:space="preserve"> </w:t>
        </w:r>
      </w:ins>
      <w:ins w:id="715" w:author="PR Preview" w:date="2026-01-01T00:00:00Z">
        <w:r>
          <w:t xml:space="preserve">is contained in the span of the chosen columns.</w:t>
        </w:r>
      </w:ins>
      <w:ins w:id="716" w:author="PR Preview" w:date="2026-01-01T00:00:00Z">
        <w:r>
          <w:t xml:space="preserve"> </w:t>
        </w:r>
      </w:ins>
      <w:ins w:id="717" w:author="PR Preview" w:date="2026-01-01T00:00:00Z">
        <w:r>
          <w:t xml:space="preserve">The chosen columns are themselves columns of</w:t>
        </w:r>
      </w:ins>
      <w:ins w:id="71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719" w:author="PR Preview" w:date="2026-01-01T00:00:00Z">
        <w:r>
          <w:t xml:space="preserve">,</w:t>
        </w:r>
      </w:ins>
      <w:ins w:id="720" w:author="PR Preview" w:date="2026-01-01T00:00:00Z">
        <w:r>
          <w:t xml:space="preserve"> </w:t>
        </w:r>
      </w:ins>
      <w:ins w:id="721" w:author="PR Preview" w:date="2026-01-01T00:00:00Z">
        <w:r>
          <w:t xml:space="preserve">so their span is contained in</w:t>
        </w:r>
      </w:ins>
      <w:ins w:id="72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723" w:author="PR Preview" w:date="2026-01-01T00:00:00Z">
        <w:r>
          <w:t xml:space="preserve">,</w:t>
        </w:r>
      </w:ins>
      <w:ins w:id="724" w:author="PR Preview" w:date="2026-01-01T00:00:00Z">
        <w:r>
          <w:t xml:space="preserve"> </w:t>
        </w:r>
      </w:ins>
      <w:ins w:id="725" w:author="PR Preview" w:date="2026-01-01T00:00:00Z">
        <w:r>
          <w:t xml:space="preserve">and the two sets are equal.</w:t>
        </w:r>
      </w:ins>
    </w:p>
    <w:p>
      <w:pPr>
        <w:pStyle w:val="BodyText"/>
      </w:pPr>
      <w:ins w:id="726" w:author="PR Preview" w:date="2026-01-01T00:00:00Z">
        <w:r>
          <w:t xml:space="preserve">The chosen columns are linearly independent and span</w:t>
        </w:r>
      </w:ins>
      <w:ins w:id="72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728" w:author="PR Preview" w:date="2026-01-01T00:00:00Z">
        <w:r>
          <w:t xml:space="preserve">,</w:t>
        </w:r>
      </w:ins>
      <w:ins w:id="729" w:author="PR Preview" w:date="2026-01-01T00:00:00Z">
        <w:r>
          <w:t xml:space="preserve"> </w:t>
        </w:r>
      </w:ins>
      <w:ins w:id="730" w:author="PR Preview" w:date="2026-01-01T00:00:00Z">
        <w:r>
          <w:t xml:space="preserve">so they are a basis of it,</w:t>
        </w:r>
      </w:ins>
      <w:ins w:id="731" w:author="PR Preview" w:date="2026-01-01T00:00:00Z">
        <w:r>
          <w:t xml:space="preserve"> </w:t>
        </w:r>
      </w:ins>
      <w:ins w:id="732" w:author="PR Preview" w:date="2026-01-01T00:00:00Z">
        <w:r>
          <w:t xml:space="preserve">and</w:t>
        </w:r>
      </w:ins>
      <w:ins w:id="733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ins w:id="734" w:author="PR Preview" w:date="2026-01-01T00:00:00Z">
        <w:r>
          <w:t xml:space="preserve"> </w:t>
        </w:r>
      </w:ins>
      <w:ins w:id="735" w:author="PR Preview" w:date="2026-01-01T00:00:00Z">
        <w:r>
          <w:t xml:space="preserve">(</w:t>
        </w:r>
      </w:ins>
      <w:hyperlink r:id="rId39">
        <w:ins w:id="736" w:author="PR Preview" w:date="2026-01-01T00:00:00Z">
          <w:r>
            <w:rPr>
              <w:rStyle w:val="Hyperlink"/>
            </w:rPr>
            <w:t xml:space="preserve">Definition 8 in Subspaces and Rank</w:t>
          </w:r>
        </w:ins>
      </w:hyperlink>
      <w:ins w:id="737" w:author="PR Preview" w:date="2026-01-01T00:00:00Z">
        <w:r>
          <w:t xml:space="preserve">).</w:t>
        </w:r>
      </w:ins>
      <w:ins w:id="738" w:author="PR Preview" w:date="2026-01-01T00:00:00Z">
        <w:r>
          <w:t xml:space="preserve"> </w:t>
        </w:r>
      </w:ins>
      <w:ins w:id="739" w:author="PR Preview" w:date="2026-01-01T00:00:00Z">
        <w:r>
          <w:t xml:space="preserve">If</w:t>
        </w:r>
      </w:ins>
      <w:ins w:id="740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=</m:t>
        </m:r>
        <m:r>
          <m:t>0</m:t>
        </m:r>
      </m:oMath>
      <w:ins w:id="741" w:author="PR Preview" w:date="2026-01-01T00:00:00Z">
        <w:r>
          <w:t xml:space="preserve">, every column is</w:t>
        </w:r>
      </w:ins>
      <w:ins w:id="742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ins w:id="743" w:author="PR Preview" w:date="2026-01-01T00:00:00Z">
        <w:r>
          <w:t xml:space="preserve">,</w:t>
        </w:r>
      </w:ins>
      <w:ins w:id="74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ins w:id="745" w:author="PR Preview" w:date="2026-01-01T00:00:00Z">
        <w:r>
          <w:t xml:space="preserve">, and both sides are</w:t>
        </w:r>
      </w:ins>
      <w:ins w:id="746" w:author="PR Preview" w:date="2026-01-01T00:00:00Z">
        <w:r>
          <w:t xml:space="preserve"> </w:t>
        </w:r>
      </w:ins>
      <m:oMath>
        <m:r>
          <m:t>0</m:t>
        </m:r>
      </m:oMath>
      <w:ins w:id="747" w:author="PR Preview" w:date="2026-01-01T00:00:00Z">
        <w:r>
          <w:t xml:space="preserve">.</w:t>
        </w:r>
      </w:ins>
    </w:p>
    <w:bookmarkStart w:id="40" w:name="exm-rank-dim"/>
    <w:p>
      <w:pPr>
        <w:pStyle w:val="BodyText"/>
      </w:pPr>
      <w:ins w:id="748" w:author="PR Preview" w:date="2026-01-01T00:00:00Z">
        <w:r>
          <w:rPr>
            <w:b/>
            <w:bCs/>
          </w:rPr>
          <w:t xml:space="preserve">Example 8 (The rank of the matrix in</w:t>
        </w:r>
      </w:ins>
      <w:ins w:id="749" w:author="PR Preview" w:date="2026-01-01T00:00:00Z">
        <w:r>
          <w:rPr>
            <w:b/>
            <w:bCs/>
          </w:rPr>
          <w:t xml:space="preserve"> </w:t>
        </w:r>
      </w:ins>
      <w:hyperlink w:anchor="exm-column-space">
        <w:ins w:id="750" w:author="PR Preview" w:date="2026-01-01T00:00:00Z">
          <w:r>
            <w:rPr>
              <w:rStyle w:val="Hyperlink"/>
              <w:b/>
              <w:bCs/>
            </w:rPr>
            <w:t xml:space="preserve">Example 1</w:t>
          </w:r>
        </w:ins>
      </w:hyperlink>
      <w:ins w:id="751" w:author="PR Preview" w:date="2026-01-01T00:00:00Z">
        <w:r>
          <w:rPr>
            <w:b/>
            <w:bCs/>
          </w:rPr>
          <w:t xml:space="preserve">)</w:t>
        </w:r>
      </w:ins>
      <w:ins w:id="752" w:author="PR Preview" w:date="2026-01-01T00:00:00Z">
        <w:r>
          <w:t xml:space="preserve"> </w:t>
        </w:r>
      </w:ins>
      <w:ins w:id="753" w:author="PR Preview" w:date="2026-01-01T00:00:00Z">
        <w:r>
          <w:t xml:space="preserve">For</w:t>
        </w:r>
      </w:ins>
      <w:ins w:id="75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755" w:author="PR Preview" w:date="2026-01-01T00:00:00Z">
        <w:r>
          <w:t xml:space="preserve"> </w:t>
        </w:r>
      </w:ins>
      <w:ins w:id="756" w:author="PR Preview" w:date="2026-01-01T00:00:00Z">
        <w:r>
          <w:t xml:space="preserve">in</w:t>
        </w:r>
      </w:ins>
      <w:ins w:id="757" w:author="PR Preview" w:date="2026-01-01T00:00:00Z">
        <w:r>
          <w:t xml:space="preserve"> </w:t>
        </w:r>
      </w:ins>
      <w:hyperlink w:anchor="exm-column-space">
        <w:ins w:id="758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759" w:author="PR Preview" w:date="2026-01-01T00:00:00Z">
        <w:r>
          <w:t xml:space="preserve">,</w:t>
        </w:r>
      </w:ins>
      <w:ins w:id="76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761" w:author="PR Preview" w:date="2026-01-01T00:00:00Z">
        <w:r>
          <w:t xml:space="preserve"> </w:t>
        </w:r>
      </w:ins>
      <w:ins w:id="762" w:author="PR Preview" w:date="2026-01-01T00:00:00Z">
        <w:r>
          <w:t xml:space="preserve">(</w:t>
        </w:r>
      </w:ins>
      <w:hyperlink w:anchor="exm-column-space-span">
        <w:ins w:id="763" w:author="PR Preview" w:date="2026-01-01T00:00:00Z">
          <w:r>
            <w:rPr>
              <w:rStyle w:val="Hyperlink"/>
            </w:rPr>
            <w:t xml:space="preserve">Example 2</w:t>
          </w:r>
        </w:ins>
      </w:hyperlink>
      <w:ins w:id="764" w:author="PR Preview" w:date="2026-01-01T00:00:00Z">
        <w:r>
          <w:t xml:space="preserve">),</w:t>
        </w:r>
      </w:ins>
      <w:ins w:id="765" w:author="PR Preview" w:date="2026-01-01T00:00:00Z">
        <w:r>
          <w:t xml:space="preserve"> </w:t>
        </w:r>
      </w:ins>
      <w:ins w:id="766" w:author="PR Preview" w:date="2026-01-01T00:00:00Z">
        <w:r>
          <w:t xml:space="preserve">and</w:t>
        </w:r>
      </w:ins>
      <w:ins w:id="76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768" w:author="PR Preview" w:date="2026-01-01T00:00:00Z">
        <w:r>
          <w:t xml:space="preserve"> </w:t>
        </w:r>
      </w:ins>
      <w:ins w:id="769" w:author="PR Preview" w:date="2026-01-01T00:00:00Z">
        <w:r>
          <w:t xml:space="preserve">is linearly independent because it is nonzero,</w:t>
        </w:r>
      </w:ins>
      <w:ins w:id="770" w:author="PR Preview" w:date="2026-01-01T00:00:00Z">
        <w:r>
          <w:t xml:space="preserve"> </w:t>
        </w:r>
      </w:ins>
      <w:ins w:id="771" w:author="PR Preview" w:date="2026-01-01T00:00:00Z">
        <w:r>
          <w:t xml:space="preserve">so it is a basis and</w:t>
        </w:r>
      </w:ins>
      <w:ins w:id="77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773" w:author="PR Preview" w:date="2026-01-01T00:00:00Z">
        <w:r>
          <w:t xml:space="preserve"> </w:t>
        </w:r>
      </w:ins>
      <w:ins w:id="774" w:author="PR Preview" w:date="2026-01-01T00:00:00Z">
        <w:r>
          <w:t xml:space="preserve">has dimension</w:t>
        </w:r>
      </w:ins>
      <w:ins w:id="775" w:author="PR Preview" w:date="2026-01-01T00:00:00Z">
        <w:r>
          <w:t xml:space="preserve"> </w:t>
        </w:r>
      </w:ins>
      <m:oMath>
        <m:r>
          <m:t>1</m:t>
        </m:r>
      </m:oMath>
      <w:ins w:id="776" w:author="PR Preview" w:date="2026-01-01T00:00:00Z">
        <w:r>
          <w:t xml:space="preserve">.</w:t>
        </w:r>
      </w:ins>
      <w:ins w:id="777" w:author="PR Preview" w:date="2026-01-01T00:00:00Z">
        <w:r>
          <w:t xml:space="preserve"> </w:t>
        </w:r>
      </w:ins>
      <w:ins w:id="778" w:author="PR Preview" w:date="2026-01-01T00:00:00Z">
        <w:r>
          <w:t xml:space="preserve">So</w:t>
        </w:r>
      </w:ins>
      <w:ins w:id="779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780" w:author="PR Preview" w:date="2026-01-01T00:00:00Z">
        <w:r>
          <w:t xml:space="preserve">, by</w:t>
        </w:r>
      </w:ins>
      <w:ins w:id="781" w:author="PR Preview" w:date="2026-01-01T00:00:00Z">
        <w:r>
          <w:t xml:space="preserve"> </w:t>
        </w:r>
      </w:ins>
      <w:hyperlink w:anchor="thm-rank-dim">
        <w:ins w:id="782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783" w:author="PR Preview" w:date="2026-01-01T00:00:00Z">
        <w:r>
          <w:t xml:space="preserve">.</w:t>
        </w:r>
      </w:ins>
      <w:ins w:id="784" w:author="PR Preview" w:date="2026-01-01T00:00:00Z">
        <w:r>
          <w:t xml:space="preserve"> </w:t>
        </w:r>
      </w:ins>
      <w:ins w:id="785" w:author="PR Preview" w:date="2026-01-01T00:00:00Z">
        <w:r>
          <w:t xml:space="preserve">Directly: the first column</w:t>
        </w:r>
      </w:ins>
      <w:ins w:id="78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787" w:author="PR Preview" w:date="2026-01-01T00:00:00Z">
        <w:r>
          <w:t xml:space="preserve"> </w:t>
        </w:r>
      </w:ins>
      <w:ins w:id="788" w:author="PR Preview" w:date="2026-01-01T00:00:00Z">
        <w:r>
          <w:t xml:space="preserve">is linearly independent on its own,</w:t>
        </w:r>
      </w:ins>
      <w:ins w:id="789" w:author="PR Preview" w:date="2026-01-01T00:00:00Z">
        <w:r>
          <w:t xml:space="preserve"> </w:t>
        </w:r>
      </w:ins>
      <w:ins w:id="790" w:author="PR Preview" w:date="2026-01-01T00:00:00Z">
        <w:r>
          <w:t xml:space="preserve">and any two columns are dependent,</w:t>
        </w:r>
      </w:ins>
      <w:ins w:id="791" w:author="PR Preview" w:date="2026-01-01T00:00:00Z">
        <w:r>
          <w:t xml:space="preserve"> </w:t>
        </w:r>
      </w:ins>
      <w:ins w:id="792" w:author="PR Preview" w:date="2026-01-01T00:00:00Z">
        <w:r>
          <w:t xml:space="preserve">because each column is a multiple of</w:t>
        </w:r>
      </w:ins>
      <w:ins w:id="79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794" w:author="PR Preview" w:date="2026-01-01T00:00:00Z">
        <w:r>
          <w:t xml:space="preserve">.</w:t>
        </w:r>
      </w:ins>
    </w:p>
    <w:bookmarkEnd w:id="40"/>
    <w:bookmarkStart w:id="41" w:name="def-nullity"/>
    <w:p>
      <w:pPr>
        <w:pStyle w:val="BodyText"/>
      </w:pPr>
      <w:ins w:id="795" w:author="PR Preview" w:date="2026-01-01T00:00:00Z">
        <w:r>
          <w:rPr>
            <w:b/>
            <w:bCs/>
          </w:rPr>
          <w:t xml:space="preserve">Definition 4 (Nullity)</w:t>
        </w:r>
      </w:ins>
      <w:ins w:id="796" w:author="PR Preview" w:date="2026-01-01T00:00:00Z">
        <w:r>
          <w:t xml:space="preserve"> </w:t>
        </w:r>
      </w:ins>
      <w:ins w:id="797" w:author="PR Preview" w:date="2026-01-01T00:00:00Z">
        <w:r>
          <w:t xml:space="preserve">The</w:t>
        </w:r>
      </w:ins>
      <w:ins w:id="798" w:author="PR Preview" w:date="2026-01-01T00:00:00Z">
        <w:r>
          <w:t xml:space="preserve"> </w:t>
        </w:r>
      </w:ins>
      <w:ins w:id="799" w:author="PR Preview" w:date="2026-01-01T00:00:00Z">
        <w:r>
          <w:rPr>
            <w:b/>
            <w:bCs/>
          </w:rPr>
          <w:t xml:space="preserve">nullity</w:t>
        </w:r>
      </w:ins>
      <w:ins w:id="800" w:author="PR Preview" w:date="2026-01-01T00:00:00Z">
        <w:r>
          <w:t xml:space="preserve"> </w:t>
        </w:r>
      </w:ins>
      <w:ins w:id="801" w:author="PR Preview" w:date="2026-01-01T00:00:00Z">
        <w:r>
          <w:t xml:space="preserve">of a matrix</w:t>
        </w:r>
      </w:ins>
      <w:ins w:id="80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803" w:author="PR Preview" w:date="2026-01-01T00:00:00Z">
        <w:r>
          <w:t xml:space="preserve"> </w:t>
        </w:r>
      </w:ins>
      <w:ins w:id="804" w:author="PR Preview" w:date="2026-01-01T00:00:00Z">
        <w:r>
          <w:t xml:space="preserve">is</w:t>
        </w:r>
      </w:ins>
      <w:ins w:id="805" w:author="PR Preview" w:date="2026-01-01T00:00:00Z">
        <w:r>
          <w:t xml:space="preserve"> </w:t>
        </w:r>
      </w:ins>
      <w:ins w:id="806" w:author="PR Preview" w:date="2026-01-01T00:00:00Z">
        <w:r>
          <w:t xml:space="preserve">the dimension of its null space (</w:t>
        </w:r>
      </w:ins>
      <w:hyperlink w:anchor="def-null-space">
        <w:ins w:id="807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808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nullity"/>
    <w:p>
      <w:pPr>
        <w:pStyle w:val="FirstParagraph"/>
      </w:pPr>
      <w:ins w:id="809" w:author="PR Preview" w:date="2026-01-01T00:00:00Z">
        <w:r>
          <w:rPr>
            <w:b/>
            <w:bCs/>
          </w:rPr>
          <w:t xml:space="preserve">Example 9 (The nullity of the matrix in</w:t>
        </w:r>
      </w:ins>
      <w:ins w:id="810" w:author="PR Preview" w:date="2026-01-01T00:00:00Z">
        <w:r>
          <w:rPr>
            <w:b/>
            <w:bCs/>
          </w:rPr>
          <w:t xml:space="preserve"> </w:t>
        </w:r>
      </w:ins>
      <w:hyperlink w:anchor="exm-column-space">
        <w:ins w:id="811" w:author="PR Preview" w:date="2026-01-01T00:00:00Z">
          <w:r>
            <w:rPr>
              <w:rStyle w:val="Hyperlink"/>
              <w:b/>
              <w:bCs/>
            </w:rPr>
            <w:t xml:space="preserve">Example 1</w:t>
          </w:r>
        </w:ins>
      </w:hyperlink>
      <w:ins w:id="812" w:author="PR Preview" w:date="2026-01-01T00:00:00Z">
        <w:r>
          <w:rPr>
            <w:b/>
            <w:bCs/>
          </w:rPr>
          <w:t xml:space="preserve">)</w:t>
        </w:r>
      </w:ins>
      <w:ins w:id="813" w:author="PR Preview" w:date="2026-01-01T00:00:00Z">
        <w:r>
          <w:t xml:space="preserve"> </w:t>
        </w:r>
      </w:ins>
      <w:ins w:id="814" w:author="PR Preview" w:date="2026-01-01T00:00:00Z">
        <w:r>
          <w:t xml:space="preserve">For</w:t>
        </w:r>
      </w:ins>
      <w:ins w:id="81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816" w:author="PR Preview" w:date="2026-01-01T00:00:00Z">
        <w:r>
          <w:t xml:space="preserve"> </w:t>
        </w:r>
      </w:ins>
      <w:ins w:id="817" w:author="PR Preview" w:date="2026-01-01T00:00:00Z">
        <w:r>
          <w:t xml:space="preserve">in</w:t>
        </w:r>
      </w:ins>
      <w:ins w:id="818" w:author="PR Preview" w:date="2026-01-01T00:00:00Z">
        <w:r>
          <w:t xml:space="preserve"> </w:t>
        </w:r>
      </w:ins>
      <w:hyperlink w:anchor="exm-column-space">
        <w:ins w:id="819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820" w:author="PR Preview" w:date="2026-01-01T00:00:00Z">
        <w:r>
          <w:t xml:space="preserve">,</w:t>
        </w:r>
      </w:ins>
      <w:ins w:id="82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822" w:author="PR Preview" w:date="2026-01-01T00:00:00Z">
        <w:r>
          <w:t xml:space="preserve"> </w:t>
        </w:r>
      </w:ins>
      <w:ins w:id="823" w:author="PR Preview" w:date="2026-01-01T00:00:00Z">
        <w:r>
          <w:t xml:space="preserve">(</w:t>
        </w:r>
      </w:ins>
      <w:hyperlink w:anchor="exm-null-space">
        <w:ins w:id="824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825" w:author="PR Preview" w:date="2026-01-01T00:00:00Z">
        <w:r>
          <w:t xml:space="preserve">).</w:t>
        </w:r>
      </w:ins>
      <w:ins w:id="826" w:author="PR Preview" w:date="2026-01-01T00:00:00Z">
        <w:r>
          <w:t xml:space="preserve"> </w:t>
        </w:r>
      </w:ins>
      <w:ins w:id="827" w:author="PR Preview" w:date="2026-01-01T00:00:00Z">
        <w:r>
          <w:t xml:space="preserve">Those two vectors are linearly independent:</w:t>
        </w:r>
      </w:ins>
      <w:ins w:id="828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829" w:author="PR Preview" w:date="2026-01-01T00:00:00Z">
        <w:r>
          <w:t xml:space="preserve">,</w:t>
        </w:r>
      </w:ins>
      <w:ins w:id="830" w:author="PR Preview" w:date="2026-01-01T00:00:00Z">
        <w:r>
          <w:t xml:space="preserve"> </w:t>
        </w:r>
      </w:ins>
      <w:ins w:id="831" w:author="PR Preview" w:date="2026-01-01T00:00:00Z">
        <w:r>
          <w:t xml:space="preserve">which is</w:t>
        </w:r>
      </w:ins>
      <w:ins w:id="832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ins w:id="833" w:author="PR Preview" w:date="2026-01-01T00:00:00Z">
        <w:r>
          <w:t xml:space="preserve"> </w:t>
        </w:r>
      </w:ins>
      <w:ins w:id="834" w:author="PR Preview" w:date="2026-01-01T00:00:00Z">
        <w:r>
          <w:t xml:space="preserve">only if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835" w:author="PR Preview" w:date="2026-01-01T00:00:00Z">
        <w:r>
          <w:t xml:space="preserve">So they are a basis of</w:t>
        </w:r>
      </w:ins>
      <w:ins w:id="83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837" w:author="PR Preview" w:date="2026-01-01T00:00:00Z">
        <w:r>
          <w:t xml:space="preserve">,</w:t>
        </w:r>
      </w:ins>
      <w:ins w:id="838" w:author="PR Preview" w:date="2026-01-01T00:00:00Z">
        <w:r>
          <w:t xml:space="preserve"> </w:t>
        </w:r>
      </w:ins>
      <w:ins w:id="839" w:author="PR Preview" w:date="2026-01-01T00:00:00Z">
        <w:r>
          <w:t xml:space="preserve">and</w:t>
        </w:r>
      </w:ins>
      <w:ins w:id="840" w:author="PR Preview" w:date="2026-01-01T00:00:00Z">
        <w:r>
          <w:t xml:space="preserve"> </w:t>
        </w:r>
      </w:ins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ins w:id="841" w:author="PR Preview" w:date="2026-01-01T00:00:00Z">
        <w:r>
          <w:t xml:space="preserve">.</w:t>
        </w:r>
      </w:ins>
      <w:ins w:id="842" w:author="PR Preview" w:date="2026-01-01T00:00:00Z">
        <w:r>
          <w:t xml:space="preserve"> </w:t>
        </w:r>
      </w:ins>
      <w:ins w:id="843" w:author="PR Preview" w:date="2026-01-01T00:00:00Z">
        <w:r>
          <w:t xml:space="preserve">The</w:t>
        </w:r>
      </w:ins>
      <w:ins w:id="844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845" w:author="PR Preview" w:date="2026-01-01T00:00:00Z">
        <w:r>
          <w:t xml:space="preserve"> </w:t>
        </w:r>
      </w:ins>
      <w:ins w:id="846" w:author="PR Preview" w:date="2026-01-01T00:00:00Z">
        <w:r>
          <w:t xml:space="preserve">identity matrix has nullity</w:t>
        </w:r>
      </w:ins>
      <w:ins w:id="847" w:author="PR Preview" w:date="2026-01-01T00:00:00Z">
        <w:r>
          <w:t xml:space="preserve"> </w:t>
        </w:r>
      </w:ins>
      <m:oMath>
        <m:r>
          <m:t>0</m:t>
        </m:r>
      </m:oMath>
      <w:ins w:id="848" w:author="PR Preview" w:date="2026-01-01T00:00:00Z">
        <w:r>
          <w:t xml:space="preserve">,</w:t>
        </w:r>
      </w:ins>
      <w:ins w:id="849" w:author="PR Preview" w:date="2026-01-01T00:00:00Z">
        <w:r>
          <w:t xml:space="preserve"> </w:t>
        </w:r>
      </w:ins>
      <w:ins w:id="850" w:author="PR Preview" w:date="2026-01-01T00:00:00Z">
        <w:r>
          <w:t xml:space="preserve">because</w:t>
        </w:r>
      </w:ins>
      <w:ins w:id="851" w:author="PR Preview" w:date="2026-01-01T00:00:00Z">
        <w:r>
          <w:t xml:space="preserve"> </w:t>
        </w:r>
      </w:ins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ins w:id="852" w:author="PR Preview" w:date="2026-01-01T00:00:00Z">
        <w:r>
          <w:t xml:space="preserve"> </w:t>
        </w:r>
      </w:ins>
      <w:ins w:id="853" w:author="PR Preview" w:date="2026-01-01T00:00:00Z">
        <w:r>
          <w:t xml:space="preserve">is</w:t>
        </w:r>
      </w:ins>
      <w:ins w:id="854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ins w:id="855" w:author="PR Preview" w:date="2026-01-01T00:00:00Z">
        <w:r>
          <w:t xml:space="preserve"> </w:t>
        </w:r>
      </w:ins>
      <w:ins w:id="856" w:author="PR Preview" w:date="2026-01-01T00:00:00Z">
        <w:r>
          <w:t xml:space="preserve">only when</w:t>
        </w:r>
      </w:ins>
      <w:ins w:id="85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ins w:id="858" w:author="PR Preview" w:date="2026-01-01T00:00:00Z">
        <w:r>
          <w:t xml:space="preserve">.</w:t>
        </w:r>
      </w:ins>
    </w:p>
    <w:bookmarkEnd w:id="42"/>
    <w:bookmarkStart w:id="43" w:name="thm-rank-nullity"/>
    <w:p>
      <w:pPr>
        <w:pStyle w:val="BodyText"/>
      </w:pPr>
      <w:ins w:id="859" w:author="PR Preview" w:date="2026-01-01T00:00:00Z">
        <w:r>
          <w:rPr>
            <w:b/>
            <w:bCs/>
          </w:rPr>
          <w:t xml:space="preserve">Theorem 6 (Rank-nullity theorem)</w:t>
        </w:r>
      </w:ins>
      <w:ins w:id="860" w:author="PR Preview" w:date="2026-01-01T00:00:00Z">
        <w:r>
          <w:t xml:space="preserve"> </w:t>
        </w:r>
      </w:ins>
      <w:ins w:id="861" w:author="PR Preview" w:date="2026-01-01T00:00:00Z">
        <w:r>
          <w:t xml:space="preserve">For any</w:t>
        </w:r>
      </w:ins>
      <w:ins w:id="862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863" w:author="PR Preview" w:date="2026-01-01T00:00:00Z">
        <w:r>
          <w:t xml:space="preserve"> </w:t>
        </w:r>
      </w:ins>
      <w:ins w:id="864" w:author="PR Preview" w:date="2026-01-01T00:00:00Z">
        <w:r>
          <w:t xml:space="preserve">matrix</w:t>
        </w:r>
      </w:ins>
      <w:ins w:id="86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866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ins w:id="867" w:author="PR Preview" w:date="2026-01-01T00:00:00Z">
        <w:r>
          <w:rPr>
            <w:i/>
            <w:iCs/>
          </w:rPr>
          <w:t xml:space="preserve">Proof</w:t>
        </w:r>
      </w:ins>
      <w:ins w:id="868" w:author="PR Preview" w:date="2026-01-01T00:00:00Z">
        <w:r>
          <w:t xml:space="preserve">. </w:t>
        </w:r>
      </w:ins>
      <w:ins w:id="869" w:author="PR Preview" w:date="2026-01-01T00:00:00Z">
        <w:r>
          <w:t xml:space="preserve">Let</w:t>
        </w:r>
      </w:ins>
      <w:ins w:id="870" w:author="PR Preview" w:date="2026-01-01T00:00:00Z">
        <w:r>
          <w:t xml:space="preserve"> </w:t>
        </w:r>
      </w:ins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871" w:author="PR Preview" w:date="2026-01-01T00:00:00Z">
        <w:r>
          <w:t xml:space="preserve">.</w:t>
        </w:r>
      </w:ins>
      <w:ins w:id="872" w:author="PR Preview" w:date="2026-01-01T00:00:00Z">
        <w:r>
          <w:t xml:space="preserve"> </w:t>
        </w:r>
      </w:ins>
      <w:ins w:id="873" w:author="PR Preview" w:date="2026-01-01T00:00:00Z">
        <w:r>
          <w:t xml:space="preserve">Choose a basis</w:t>
        </w:r>
      </w:ins>
      <w:ins w:id="874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ins w:id="875" w:author="PR Preview" w:date="2026-01-01T00:00:00Z">
        <w:r>
          <w:t xml:space="preserve"> </w:t>
        </w:r>
      </w:ins>
      <w:ins w:id="876" w:author="PR Preview" w:date="2026-01-01T00:00:00Z">
        <w:r>
          <w:t xml:space="preserve">of</w:t>
        </w:r>
      </w:ins>
      <w:ins w:id="87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878" w:author="PR Preview" w:date="2026-01-01T00:00:00Z">
        <w:r>
          <w:t xml:space="preserve">,</w:t>
        </w:r>
      </w:ins>
      <w:ins w:id="879" w:author="PR Preview" w:date="2026-01-01T00:00:00Z">
        <w:r>
          <w:t xml:space="preserve"> </w:t>
        </w:r>
      </w:ins>
      <w:ins w:id="880" w:author="PR Preview" w:date="2026-01-01T00:00:00Z">
        <w:r>
          <w:t xml:space="preserve">and extend it to a basis</w:t>
        </w:r>
      </w:ins>
      <w:ins w:id="881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ins w:id="882" w:author="PR Preview" w:date="2026-01-01T00:00:00Z">
        <w:r>
          <w:t xml:space="preserve"> </w:t>
        </w:r>
      </w:ins>
      <w:ins w:id="883" w:author="PR Preview" w:date="2026-01-01T00:00:00Z">
        <w:r>
          <w:t xml:space="preserve">of</w:t>
        </w:r>
      </w:ins>
      <w:ins w:id="884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ins w:id="885" w:author="PR Preview" w:date="2026-01-01T00:00:00Z">
        <w:r>
          <w:t xml:space="preserve"> </w:t>
        </w:r>
      </w:ins>
      <w:ins w:id="886" w:author="PR Preview" w:date="2026-01-01T00:00:00Z">
        <w:r>
          <w:t xml:space="preserve">(</w:t>
        </w:r>
      </w:ins>
      <w:hyperlink r:id="rId44">
        <w:ins w:id="887" w:author="PR Preview" w:date="2026-01-01T00:00:00Z">
          <w:r>
            <w:rPr>
              <w:rStyle w:val="Hyperlink"/>
            </w:rPr>
            <w:t xml:space="preserve">Theorem 9 in Subspaces and Rank</w:t>
          </w:r>
        </w:ins>
      </w:hyperlink>
      <w:ins w:id="888" w:author="PR Preview" w:date="2026-01-01T00:00:00Z">
        <w:r>
          <w:t xml:space="preserve">);</w:t>
        </w:r>
      </w:ins>
      <w:ins w:id="889" w:author="PR Preview" w:date="2026-01-01T00:00:00Z">
        <w:r>
          <w:t xml:space="preserve"> </w:t>
        </w:r>
      </w:ins>
      <w:ins w:id="890" w:author="PR Preview" w:date="2026-01-01T00:00:00Z">
        <w:r>
          <w:t xml:space="preserve">it has</w:t>
        </w:r>
      </w:ins>
      <w:ins w:id="891" w:author="PR Preview" w:date="2026-01-01T00:00:00Z">
        <w:r>
          <w:t xml:space="preserve"> </w:t>
        </w:r>
      </w:ins>
      <m:oMath>
        <m:r>
          <m:t>n</m:t>
        </m:r>
      </m:oMath>
      <w:ins w:id="892" w:author="PR Preview" w:date="2026-01-01T00:00:00Z">
        <w:r>
          <w:t xml:space="preserve"> </w:t>
        </w:r>
      </w:ins>
      <w:ins w:id="893" w:author="PR Preview" w:date="2026-01-01T00:00:00Z">
        <w:r>
          <w:t xml:space="preserve">vectors,</w:t>
        </w:r>
      </w:ins>
      <w:ins w:id="894" w:author="PR Preview" w:date="2026-01-01T00:00:00Z">
        <w:r>
          <w:t xml:space="preserve"> </w:t>
        </w:r>
      </w:ins>
      <w:ins w:id="895" w:author="PR Preview" w:date="2026-01-01T00:00:00Z">
        <w:r>
          <w:t xml:space="preserve">because every basis of</w:t>
        </w:r>
      </w:ins>
      <w:ins w:id="896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ins w:id="897" w:author="PR Preview" w:date="2026-01-01T00:00:00Z">
        <w:r>
          <w:t xml:space="preserve"> </w:t>
        </w:r>
      </w:ins>
      <w:ins w:id="898" w:author="PR Preview" w:date="2026-01-01T00:00:00Z">
        <w:r>
          <w:t xml:space="preserve">has</w:t>
        </w:r>
      </w:ins>
      <w:ins w:id="899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ins w:id="900" w:author="PR Preview" w:date="2026-01-01T00:00:00Z">
        <w:r>
          <w:t xml:space="preserve"> </w:t>
        </w:r>
      </w:ins>
      <w:ins w:id="901" w:author="PR Preview" w:date="2026-01-01T00:00:00Z">
        <w:r>
          <w:t xml:space="preserve">vectors</w:t>
        </w:r>
      </w:ins>
      <w:ins w:id="902" w:author="PR Preview" w:date="2026-01-01T00:00:00Z">
        <w:r>
          <w:t xml:space="preserve"> </w:t>
        </w:r>
      </w:ins>
      <w:ins w:id="903" w:author="PR Preview" w:date="2026-01-01T00:00:00Z">
        <w:r>
          <w:t xml:space="preserve">(</w:t>
        </w:r>
      </w:ins>
      <w:hyperlink r:id="rId45">
        <w:ins w:id="904" w:author="PR Preview" w:date="2026-01-01T00:00:00Z">
          <w:r>
            <w:rPr>
              <w:rStyle w:val="Hyperlink"/>
            </w:rPr>
            <w:t xml:space="preserve">Theorem 7 in Subspaces and Rank</w:t>
          </w:r>
        </w:ins>
      </w:hyperlink>
      <w:ins w:id="905" w:author="PR Preview" w:date="2026-01-01T00:00:00Z">
        <w:r>
          <w:t xml:space="preserve">,</w:t>
        </w:r>
      </w:ins>
      <w:ins w:id="906" w:author="PR Preview" w:date="2026-01-01T00:00:00Z">
        <w:r>
          <w:t xml:space="preserve"> </w:t>
        </w:r>
      </w:ins>
      <w:hyperlink r:id="rId46">
        <w:ins w:id="907" w:author="PR Preview" w:date="2026-01-01T00:00:00Z">
          <w:r>
            <w:rPr>
              <w:rStyle w:val="Hyperlink"/>
            </w:rPr>
            <w:t xml:space="preserve">Example 16 in Subspaces and Rank</w:t>
          </w:r>
        </w:ins>
      </w:hyperlink>
      <w:ins w:id="908" w:author="PR Preview" w:date="2026-01-01T00:00:00Z">
        <w:r>
          <w:t xml:space="preserve">).</w:t>
        </w:r>
      </w:ins>
      <w:ins w:id="909" w:author="PR Preview" w:date="2026-01-01T00:00:00Z">
        <w:r>
          <w:t xml:space="preserve"> </w:t>
        </w:r>
      </w:ins>
      <w:ins w:id="910" w:author="PR Preview" w:date="2026-01-01T00:00:00Z">
        <w:r>
          <w:t xml:space="preserve">We show that</w:t>
        </w:r>
      </w:ins>
      <w:ins w:id="91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ins w:id="912" w:author="PR Preview" w:date="2026-01-01T00:00:00Z">
        <w:r>
          <w:t xml:space="preserve"> </w:t>
        </w:r>
      </w:ins>
      <w:ins w:id="913" w:author="PR Preview" w:date="2026-01-01T00:00:00Z">
        <w:r>
          <w:t xml:space="preserve">are a basis of</w:t>
        </w:r>
      </w:ins>
      <w:ins w:id="91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915" w:author="PR Preview" w:date="2026-01-01T00:00:00Z">
        <w:r>
          <w:t xml:space="preserve">,</w:t>
        </w:r>
      </w:ins>
      <w:ins w:id="916" w:author="PR Preview" w:date="2026-01-01T00:00:00Z">
        <w:r>
          <w:t xml:space="preserve"> </w:t>
        </w:r>
      </w:ins>
      <w:ins w:id="917" w:author="PR Preview" w:date="2026-01-01T00:00:00Z">
        <w:r>
          <w:t xml:space="preserve">using</w:t>
        </w:r>
      </w:ins>
      <w:ins w:id="918" w:author="PR Preview" w:date="2026-01-01T00:00:00Z">
        <w:r>
          <w:t xml:space="preserve"> </w:t>
        </w:r>
      </w:ins>
      <w:hyperlink r:id="rId47">
        <w:ins w:id="919" w:author="PR Preview" w:date="2026-01-01T00:00:00Z">
          <w:r>
            <w:rPr>
              <w:rStyle w:val="Hyperlink"/>
            </w:rPr>
            <w:t xml:space="preserve">Theorem 4 in Subspaces and Rank</w:t>
          </w:r>
        </w:ins>
      </w:hyperlink>
      <w:ins w:id="920" w:author="PR Preview" w:date="2026-01-01T00:00:00Z">
        <w:r>
          <w:t xml:space="preserve"> </w:t>
        </w:r>
      </w:ins>
      <w:ins w:id="921" w:author="PR Preview" w:date="2026-01-01T00:00:00Z">
        <w:r>
          <w:t xml:space="preserve">to apply</w:t>
        </w:r>
      </w:ins>
      <w:ins w:id="92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923" w:author="PR Preview" w:date="2026-01-01T00:00:00Z">
        <w:r>
          <w:t xml:space="preserve"> </w:t>
        </w:r>
      </w:ins>
      <w:ins w:id="924" w:author="PR Preview" w:date="2026-01-01T00:00:00Z">
        <w:r>
          <w:t xml:space="preserve">to linear combinations.</w:t>
        </w:r>
      </w:ins>
    </w:p>
    <w:p>
      <w:pPr>
        <w:pStyle w:val="BodyText"/>
      </w:pPr>
      <w:ins w:id="925" w:author="PR Preview" w:date="2026-01-01T00:00:00Z">
        <w:r>
          <w:rPr>
            <w:b/>
            <w:bCs/>
          </w:rPr>
          <w:t xml:space="preserve">They are linearly independent.</w:t>
        </w:r>
      </w:ins>
      <w:ins w:id="926" w:author="PR Preview" w:date="2026-01-01T00:00:00Z">
        <w:r>
          <w:t xml:space="preserve"> </w:t>
        </w:r>
      </w:ins>
      <w:ins w:id="927" w:author="PR Preview" w:date="2026-01-01T00:00:00Z">
        <w:r>
          <w:t xml:space="preserve">Suppose</w:t>
        </w:r>
      </w:ins>
      <w:ins w:id="928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ins w:id="929" w:author="PR Preview" w:date="2026-01-01T00:00:00Z">
        <w:r>
          <w:t xml:space="preserve">.</w:t>
        </w:r>
      </w:ins>
      <w:ins w:id="930" w:author="PR Preview" w:date="2026-01-01T00:00:00Z">
        <w:r>
          <w:t xml:space="preserve"> </w:t>
        </w:r>
      </w:ins>
      <w:ins w:id="931" w:author="PR Preview" w:date="2026-01-01T00:00:00Z">
        <w:r>
          <w:t xml:space="preserve">Then</w:t>
        </w:r>
      </w:ins>
      <w:ins w:id="93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ins w:id="933" w:author="PR Preview" w:date="2026-01-01T00:00:00Z">
        <w:r>
          <w:t xml:space="preserve"> </w:t>
        </w:r>
      </w:ins>
      <w:ins w:id="934" w:author="PR Preview" w:date="2026-01-01T00:00:00Z">
        <w:r>
          <w:t xml:space="preserve">(</w:t>
        </w:r>
      </w:ins>
      <w:hyperlink r:id="rId47">
        <w:ins w:id="935" w:author="PR Preview" w:date="2026-01-01T00:00:00Z">
          <w:r>
            <w:rPr>
              <w:rStyle w:val="Hyperlink"/>
            </w:rPr>
            <w:t xml:space="preserve">Theorem 4 in Subspaces and Rank</w:t>
          </w:r>
        </w:ins>
      </w:hyperlink>
      <w:ins w:id="936" w:author="PR Preview" w:date="2026-01-01T00:00:00Z">
        <w:r>
          <w:t xml:space="preserve">),</w:t>
        </w:r>
      </w:ins>
      <w:ins w:id="937" w:author="PR Preview" w:date="2026-01-01T00:00:00Z">
        <w:r>
          <w:t xml:space="preserve"> </w:t>
        </w:r>
      </w:ins>
      <w:ins w:id="938" w:author="PR Preview" w:date="2026-01-01T00:00:00Z">
        <w:r>
          <w:t xml:space="preserve">so</w:t>
        </w:r>
      </w:ins>
      <w:ins w:id="939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940" w:author="PR Preview" w:date="2026-01-01T00:00:00Z">
        <w:r>
          <w:t xml:space="preserve">,</w:t>
        </w:r>
      </w:ins>
      <w:ins w:id="941" w:author="PR Preview" w:date="2026-01-01T00:00:00Z">
        <w:r>
          <w:t xml:space="preserve"> </w:t>
        </w:r>
      </w:ins>
      <w:ins w:id="942" w:author="PR Preview" w:date="2026-01-01T00:00:00Z">
        <w:r>
          <w:t xml:space="preserve">and it equals</w:t>
        </w:r>
      </w:ins>
      <w:ins w:id="943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ins w:id="944" w:author="PR Preview" w:date="2026-01-01T00:00:00Z">
        <w:r>
          <w:t xml:space="preserve"> </w:t>
        </w:r>
      </w:ins>
      <w:ins w:id="945" w:author="PR Preview" w:date="2026-01-01T00:00:00Z">
        <w:r>
          <w:t xml:space="preserve">for some numbers</w:t>
        </w:r>
      </w:ins>
      <w:ins w:id="946" w:author="PR Preview" w:date="2026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j</m:t>
            </m:r>
          </m:sub>
        </m:sSub>
      </m:oMath>
      <w:ins w:id="947" w:author="PR Preview" w:date="2026-01-01T00:00:00Z">
        <w:r>
          <w:t xml:space="preserve">,</w:t>
        </w:r>
      </w:ins>
      <w:ins w:id="948" w:author="PR Preview" w:date="2026-01-01T00:00:00Z">
        <w:r>
          <w:t xml:space="preserve"> </w:t>
        </w:r>
      </w:ins>
      <w:ins w:id="949" w:author="PR Preview" w:date="2026-01-01T00:00:00Z">
        <w:r>
          <w:t xml:space="preserve">since the</w:t>
        </w:r>
      </w:ins>
      <w:ins w:id="950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ins w:id="951" w:author="PR Preview" w:date="2026-01-01T00:00:00Z">
        <w:r>
          <w:t xml:space="preserve"> </w:t>
        </w:r>
      </w:ins>
      <w:ins w:id="952" w:author="PR Preview" w:date="2026-01-01T00:00:00Z">
        <w:r>
          <w:t xml:space="preserve">span</w:t>
        </w:r>
      </w:ins>
      <w:ins w:id="95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954" w:author="PR Preview" w:date="2026-01-01T00:00:00Z">
        <w:r>
          <w:t xml:space="preserve">.</w:t>
        </w:r>
      </w:ins>
      <w:ins w:id="955" w:author="PR Preview" w:date="2026-01-01T00:00:00Z">
        <w:r>
          <w:t xml:space="preserve"> </w:t>
        </w:r>
      </w:ins>
      <w:ins w:id="956" w:author="PR Preview" w:date="2026-01-01T00:00:00Z">
        <w:r>
          <w:t xml:space="preserve">Moving everything to one side,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957" w:author="PR Preview" w:date="2026-01-01T00:00:00Z">
        <w:r>
          <w:t xml:space="preserve">and because the</w:t>
        </w:r>
      </w:ins>
      <w:ins w:id="95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959" w:author="PR Preview" w:date="2026-01-01T00:00:00Z">
        <w:r>
          <w:t xml:space="preserve">’s and</w:t>
        </w:r>
      </w:ins>
      <w:ins w:id="96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961" w:author="PR Preview" w:date="2026-01-01T00:00:00Z">
        <w:r>
          <w:t xml:space="preserve">’s together form a basis of</w:t>
        </w:r>
      </w:ins>
      <w:ins w:id="962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ins w:id="963" w:author="PR Preview" w:date="2026-01-01T00:00:00Z">
        <w:r>
          <w:t xml:space="preserve">,</w:t>
        </w:r>
      </w:ins>
      <w:ins w:id="964" w:author="PR Preview" w:date="2026-01-01T00:00:00Z">
        <w:r>
          <w:t xml:space="preserve"> </w:t>
        </w:r>
      </w:ins>
      <w:ins w:id="965" w:author="PR Preview" w:date="2026-01-01T00:00:00Z">
        <w:r>
          <w:t xml:space="preserve">which is linearly independent,</w:t>
        </w:r>
      </w:ins>
      <w:ins w:id="966" w:author="PR Preview" w:date="2026-01-01T00:00:00Z">
        <w:r>
          <w:t xml:space="preserve"> </w:t>
        </w:r>
      </w:ins>
      <w:ins w:id="967" w:author="PR Preview" w:date="2026-01-01T00:00:00Z">
        <w:r>
          <w:t xml:space="preserve">every coefficient is</w:t>
        </w:r>
      </w:ins>
      <w:ins w:id="968" w:author="PR Preview" w:date="2026-01-01T00:00:00Z">
        <w:r>
          <w:t xml:space="preserve"> </w:t>
        </w:r>
      </w:ins>
      <m:oMath>
        <m:r>
          <m:t>0</m:t>
        </m:r>
      </m:oMath>
      <w:ins w:id="969" w:author="PR Preview" w:date="2026-01-01T00:00:00Z">
        <w:r>
          <w:t xml:space="preserve">; in particular every</w:t>
        </w:r>
      </w:ins>
      <w:ins w:id="970" w:author="PR Preview" w:date="2026-01-01T00:00:00Z">
        <w:r>
          <w:t xml:space="preserve"> </w:t>
        </w:r>
      </w:ins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ins w:id="971" w:author="PR Preview" w:date="2026-01-01T00:00:00Z">
        <w:r>
          <w:t xml:space="preserve">.</w:t>
        </w:r>
      </w:ins>
    </w:p>
    <w:p>
      <w:pPr>
        <w:pStyle w:val="BodyText"/>
      </w:pPr>
      <w:ins w:id="972" w:author="PR Preview" w:date="2026-01-01T00:00:00Z">
        <w:r>
          <w:rPr>
            <w:b/>
            <w:bCs/>
          </w:rPr>
          <w:t xml:space="preserve">They span</w:t>
        </w:r>
      </w:ins>
      <w:ins w:id="973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974" w:author="PR Preview" w:date="2026-01-01T00:00:00Z">
        <w:r>
          <w:rPr>
            <w:b/>
            <w:bCs/>
          </w:rPr>
          <w:t xml:space="preserve">.</w:t>
        </w:r>
      </w:ins>
      <w:ins w:id="975" w:author="PR Preview" w:date="2026-01-01T00:00:00Z">
        <w:r>
          <w:t xml:space="preserve"> </w:t>
        </w:r>
      </w:ins>
      <w:ins w:id="976" w:author="PR Preview" w:date="2026-01-01T00:00:00Z">
        <w:r>
          <w:t xml:space="preserve">Take any</w:t>
        </w:r>
      </w:ins>
      <w:ins w:id="97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978" w:author="PR Preview" w:date="2026-01-01T00:00:00Z">
        <w:r>
          <w:t xml:space="preserve">,</w:t>
        </w:r>
      </w:ins>
      <w:ins w:id="979" w:author="PR Preview" w:date="2026-01-01T00:00:00Z">
        <w:r>
          <w:t xml:space="preserve"> </w:t>
        </w:r>
      </w:ins>
      <w:ins w:id="980" w:author="PR Preview" w:date="2026-01-01T00:00:00Z">
        <w:r>
          <w:t xml:space="preserve">so</w:t>
        </w:r>
      </w:ins>
      <w:ins w:id="98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ins w:id="982" w:author="PR Preview" w:date="2026-01-01T00:00:00Z">
        <w:r>
          <w:t xml:space="preserve"> </w:t>
        </w:r>
      </w:ins>
      <w:ins w:id="983" w:author="PR Preview" w:date="2026-01-01T00:00:00Z">
        <w:r>
          <w:t xml:space="preserve">for some</w:t>
        </w:r>
      </w:ins>
      <w:ins w:id="98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ins w:id="985" w:author="PR Preview" w:date="2026-01-01T00:00:00Z">
        <w:r>
          <w:t xml:space="preserve"> </w:t>
        </w:r>
      </w:ins>
      <w:ins w:id="986" w:author="PR Preview" w:date="2026-01-01T00:00:00Z">
        <w:r>
          <w:t xml:space="preserve">(</w:t>
        </w:r>
      </w:ins>
      <w:hyperlink w:anchor="def-column-space">
        <w:ins w:id="987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988" w:author="PR Preview" w:date="2026-01-01T00:00:00Z">
        <w:r>
          <w:t xml:space="preserve">).</w:t>
        </w:r>
      </w:ins>
      <w:ins w:id="989" w:author="PR Preview" w:date="2026-01-01T00:00:00Z">
        <w:r>
          <w:t xml:space="preserve"> </w:t>
        </w:r>
      </w:ins>
      <w:ins w:id="990" w:author="PR Preview" w:date="2026-01-01T00:00:00Z">
        <w:r>
          <w:t xml:space="preserve">Write</w:t>
        </w:r>
      </w:ins>
      <w:ins w:id="99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ins w:id="992" w:author="PR Preview" w:date="2026-01-01T00:00:00Z">
        <w:r>
          <w:t xml:space="preserve"> </w:t>
        </w:r>
      </w:ins>
      <w:ins w:id="993" w:author="PR Preview" w:date="2026-01-01T00:00:00Z">
        <w:r>
          <w:t xml:space="preserve">in the basis of</w:t>
        </w:r>
      </w:ins>
      <w:ins w:id="994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ins w:id="995" w:author="PR Preview" w:date="2026-01-01T00:00:00Z">
        <w:r>
          <w:t xml:space="preserve">.</w:t>
        </w:r>
      </w:ins>
      <w:ins w:id="996" w:author="PR Preview" w:date="2026-01-01T00:00:00Z">
        <w:r>
          <w:t xml:space="preserve"> </w:t>
        </w:r>
      </w:ins>
      <w:ins w:id="997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ins w:id="998" w:author="PR Preview" w:date="2026-01-01T00:00:00Z">
        <w:r>
          <w:t xml:space="preserve">a linear combination of</w:t>
        </w:r>
      </w:ins>
      <w:ins w:id="99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ins w:id="1000" w:author="PR Preview" w:date="2026-01-01T00:00:00Z">
        <w:r>
          <w:t xml:space="preserve">.</w:t>
        </w:r>
      </w:ins>
      <w:ins w:id="1001" w:author="PR Preview" w:date="2026-01-01T00:00:00Z">
        <w:r>
          <w:t xml:space="preserve"> </w:t>
        </w:r>
      </w:ins>
      <w:ins w:id="1002" w:author="PR Preview" w:date="2026-01-01T00:00:00Z">
        <w:r>
          <w:t xml:space="preserve">These vectors are in</w:t>
        </w:r>
      </w:ins>
      <w:ins w:id="100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1004" w:author="PR Preview" w:date="2026-01-01T00:00:00Z">
        <w:r>
          <w:t xml:space="preserve">,</w:t>
        </w:r>
      </w:ins>
      <w:ins w:id="1005" w:author="PR Preview" w:date="2026-01-01T00:00:00Z">
        <w:r>
          <w:t xml:space="preserve"> </w:t>
        </w:r>
      </w:ins>
      <w:ins w:id="1006" w:author="PR Preview" w:date="2026-01-01T00:00:00Z">
        <w:r>
          <w:t xml:space="preserve">so their span is exactly</w:t>
        </w:r>
      </w:ins>
      <w:ins w:id="100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1008" w:author="PR Preview" w:date="2026-01-01T00:00:00Z">
        <w:r>
          <w:t xml:space="preserve">.</w:t>
        </w:r>
      </w:ins>
    </w:p>
    <w:p>
      <w:pPr>
        <w:pStyle w:val="BodyText"/>
      </w:pPr>
      <w:ins w:id="1009" w:author="PR Preview" w:date="2026-01-01T00:00:00Z">
        <w:r>
          <w:t xml:space="preserve">So</w:t>
        </w:r>
      </w:ins>
      <w:ins w:id="1010" w:author="PR Preview" w:date="2026-01-01T00:00:00Z">
        <w:r>
          <w:t xml:space="preserve"> </w:t>
        </w:r>
      </w:ins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ins w:id="1011" w:author="PR Preview" w:date="2026-01-01T00:00:00Z">
        <w:r>
          <w:t xml:space="preserve">,</w:t>
        </w:r>
      </w:ins>
      <w:ins w:id="1012" w:author="PR Preview" w:date="2026-01-01T00:00:00Z">
        <w:r>
          <w:t xml:space="preserve"> </w:t>
        </w:r>
      </w:ins>
      <w:ins w:id="1013" w:author="PR Preview" w:date="2026-01-01T00:00:00Z">
        <w:r>
          <w:t xml:space="preserve">and</w:t>
        </w:r>
      </w:ins>
      <w:ins w:id="1014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ins w:id="1015" w:author="PR Preview" w:date="2026-01-01T00:00:00Z">
        <w:r>
          <w:t xml:space="preserve"> </w:t>
        </w:r>
      </w:ins>
      <w:ins w:id="1016" w:author="PR Preview" w:date="2026-01-01T00:00:00Z">
        <w:r>
          <w:t xml:space="preserve">by</w:t>
        </w:r>
      </w:ins>
      <w:ins w:id="1017" w:author="PR Preview" w:date="2026-01-01T00:00:00Z">
        <w:r>
          <w:t xml:space="preserve"> </w:t>
        </w:r>
      </w:ins>
      <w:hyperlink w:anchor="thm-rank-dim">
        <w:ins w:id="1018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1019" w:author="PR Preview" w:date="2026-01-01T00:00:00Z">
        <w:r>
          <w:t xml:space="preserve">.</w:t>
        </w:r>
      </w:ins>
    </w:p>
    <w:bookmarkStart w:id="48" w:name="exm-rank-nullity"/>
    <w:p>
      <w:pPr>
        <w:pStyle w:val="BodyText"/>
      </w:pPr>
      <w:ins w:id="1020" w:author="PR Preview" w:date="2026-01-01T00:00:00Z">
        <w:r>
          <w:rPr>
            <w:b/>
            <w:bCs/>
          </w:rPr>
          <w:t xml:space="preserve">Example 10 (Checking rank-nullity on the matrix in</w:t>
        </w:r>
      </w:ins>
      <w:ins w:id="1021" w:author="PR Preview" w:date="2026-01-01T00:00:00Z">
        <w:r>
          <w:rPr>
            <w:b/>
            <w:bCs/>
          </w:rPr>
          <w:t xml:space="preserve"> </w:t>
        </w:r>
      </w:ins>
      <w:hyperlink w:anchor="exm-column-space">
        <w:ins w:id="1022" w:author="PR Preview" w:date="2026-01-01T00:00:00Z">
          <w:r>
            <w:rPr>
              <w:rStyle w:val="Hyperlink"/>
              <w:b/>
              <w:bCs/>
            </w:rPr>
            <w:t xml:space="preserve">Example 1</w:t>
          </w:r>
        </w:ins>
      </w:hyperlink>
      <w:ins w:id="1023" w:author="PR Preview" w:date="2026-01-01T00:00:00Z">
        <w:r>
          <w:rPr>
            <w:b/>
            <w:bCs/>
          </w:rPr>
          <w:t xml:space="preserve">)</w:t>
        </w:r>
      </w:ins>
      <w:ins w:id="1024" w:author="PR Preview" w:date="2026-01-01T00:00:00Z">
        <w:r>
          <w:t xml:space="preserve"> </w:t>
        </w:r>
      </w:ins>
      <w:ins w:id="1025" w:author="PR Preview" w:date="2026-01-01T00:00:00Z">
        <w:r>
          <w:t xml:space="preserve">The matrix</w:t>
        </w:r>
      </w:ins>
      <w:ins w:id="102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027" w:author="PR Preview" w:date="2026-01-01T00:00:00Z">
        <w:r>
          <w:t xml:space="preserve"> </w:t>
        </w:r>
      </w:ins>
      <w:ins w:id="1028" w:author="PR Preview" w:date="2026-01-01T00:00:00Z">
        <w:r>
          <w:t xml:space="preserve">in</w:t>
        </w:r>
      </w:ins>
      <w:ins w:id="1029" w:author="PR Preview" w:date="2026-01-01T00:00:00Z">
        <w:r>
          <w:t xml:space="preserve"> </w:t>
        </w:r>
      </w:ins>
      <w:hyperlink w:anchor="exm-column-space">
        <w:ins w:id="1030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1031" w:author="PR Preview" w:date="2026-01-01T00:00:00Z">
        <w:r>
          <w:t xml:space="preserve"> </w:t>
        </w:r>
      </w:ins>
      <w:ins w:id="1032" w:author="PR Preview" w:date="2026-01-01T00:00:00Z">
        <w:r>
          <w:t xml:space="preserve">has</w:t>
        </w:r>
      </w:ins>
      <w:ins w:id="103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</m:t>
        </m:r>
      </m:oMath>
      <w:ins w:id="1034" w:author="PR Preview" w:date="2026-01-01T00:00:00Z">
        <w:r>
          <w:t xml:space="preserve"> </w:t>
        </w:r>
      </w:ins>
      <w:ins w:id="1035" w:author="PR Preview" w:date="2026-01-01T00:00:00Z">
        <w:r>
          <w:t xml:space="preserve">columns,</w:t>
        </w:r>
      </w:ins>
      <w:ins w:id="1036" w:author="PR Preview" w:date="2026-01-01T00:00:00Z">
        <w:r>
          <w:t xml:space="preserve"> </w:t>
        </w:r>
      </w:ins>
      <w:ins w:id="1037" w:author="PR Preview" w:date="2026-01-01T00:00:00Z">
        <w:r>
          <w:t xml:space="preserve">rank</w:t>
        </w:r>
      </w:ins>
      <w:ins w:id="1038" w:author="PR Preview" w:date="2026-01-01T00:00:00Z">
        <w:r>
          <w:t xml:space="preserve"> </w:t>
        </w:r>
      </w:ins>
      <m:oMath>
        <m:r>
          <m:t>1</m:t>
        </m:r>
      </m:oMath>
      <w:ins w:id="1039" w:author="PR Preview" w:date="2026-01-01T00:00:00Z">
        <w:r>
          <w:t xml:space="preserve"> </w:t>
        </w:r>
      </w:ins>
      <w:ins w:id="1040" w:author="PR Preview" w:date="2026-01-01T00:00:00Z">
        <w:r>
          <w:t xml:space="preserve">(</w:t>
        </w:r>
      </w:ins>
      <w:hyperlink w:anchor="exm-rank-dim">
        <w:ins w:id="1041" w:author="PR Preview" w:date="2026-01-01T00:00:00Z">
          <w:r>
            <w:rPr>
              <w:rStyle w:val="Hyperlink"/>
            </w:rPr>
            <w:t xml:space="preserve">Example 8</w:t>
          </w:r>
        </w:ins>
      </w:hyperlink>
      <w:ins w:id="1042" w:author="PR Preview" w:date="2026-01-01T00:00:00Z">
        <w:r>
          <w:t xml:space="preserve">)</w:t>
        </w:r>
      </w:ins>
      <w:ins w:id="1043" w:author="PR Preview" w:date="2026-01-01T00:00:00Z">
        <w:r>
          <w:t xml:space="preserve"> </w:t>
        </w:r>
      </w:ins>
      <w:ins w:id="1044" w:author="PR Preview" w:date="2026-01-01T00:00:00Z">
        <w:r>
          <w:t xml:space="preserve">and nullity</w:t>
        </w:r>
      </w:ins>
      <w:ins w:id="1045" w:author="PR Preview" w:date="2026-01-01T00:00:00Z">
        <w:r>
          <w:t xml:space="preserve"> </w:t>
        </w:r>
      </w:ins>
      <m:oMath>
        <m:r>
          <m:t>2</m:t>
        </m:r>
      </m:oMath>
      <w:ins w:id="1046" w:author="PR Preview" w:date="2026-01-01T00:00:00Z">
        <w:r>
          <w:t xml:space="preserve"> </w:t>
        </w:r>
      </w:ins>
      <w:ins w:id="1047" w:author="PR Preview" w:date="2026-01-01T00:00:00Z">
        <w:r>
          <w:t xml:space="preserve">(</w:t>
        </w:r>
      </w:ins>
      <w:hyperlink w:anchor="exm-nullity">
        <w:ins w:id="1048" w:author="PR Preview" w:date="2026-01-01T00:00:00Z">
          <w:r>
            <w:rPr>
              <w:rStyle w:val="Hyperlink"/>
            </w:rPr>
            <w:t xml:space="preserve">Example 9</w:t>
          </w:r>
        </w:ins>
      </w:hyperlink>
      <w:ins w:id="1049" w:author="PR Preview" w:date="2026-01-01T00:00:00Z">
        <w:r>
          <w:t xml:space="preserve">),</w:t>
        </w:r>
      </w:ins>
      <w:ins w:id="1050" w:author="PR Preview" w:date="2026-01-01T00:00:00Z">
        <w:r>
          <w:t xml:space="preserve"> </w:t>
        </w:r>
      </w:ins>
      <w:ins w:id="1051" w:author="PR Preview" w:date="2026-01-01T00:00:00Z">
        <w:r>
          <w:t xml:space="preserve">and</w:t>
        </w:r>
      </w:ins>
      <w:ins w:id="1052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ins w:id="1053" w:author="PR Preview" w:date="2026-01-01T00:00:00Z">
        <w:r>
          <w:t xml:space="preserve">.</w:t>
        </w:r>
      </w:ins>
      <w:ins w:id="1054" w:author="PR Preview" w:date="2026-01-01T00:00:00Z">
        <w:r>
          <w:t xml:space="preserve"> </w:t>
        </w:r>
      </w:ins>
      <w:ins w:id="1055" w:author="PR Preview" w:date="2026-01-01T00:00:00Z">
        <w:r>
          <w:t xml:space="preserve">The</w:t>
        </w:r>
      </w:ins>
      <w:ins w:id="1056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1057" w:author="PR Preview" w:date="2026-01-01T00:00:00Z">
        <w:r>
          <w:t xml:space="preserve"> </w:t>
        </w:r>
      </w:ins>
      <w:ins w:id="1058" w:author="PR Preview" w:date="2026-01-01T00:00:00Z">
        <w:r>
          <w:t xml:space="preserve">identity matrix has rank</w:t>
        </w:r>
      </w:ins>
      <w:ins w:id="1059" w:author="PR Preview" w:date="2026-01-01T00:00:00Z">
        <w:r>
          <w:t xml:space="preserve"> </w:t>
        </w:r>
      </w:ins>
      <m:oMath>
        <m:r>
          <m:t>2</m:t>
        </m:r>
      </m:oMath>
      <w:ins w:id="1060" w:author="PR Preview" w:date="2026-01-01T00:00:00Z">
        <w:r>
          <w:t xml:space="preserve"> </w:t>
        </w:r>
      </w:ins>
      <w:ins w:id="1061" w:author="PR Preview" w:date="2026-01-01T00:00:00Z">
        <w:r>
          <w:t xml:space="preserve">and nullity</w:t>
        </w:r>
      </w:ins>
      <w:ins w:id="1062" w:author="PR Preview" w:date="2026-01-01T00:00:00Z">
        <w:r>
          <w:t xml:space="preserve"> </w:t>
        </w:r>
      </w:ins>
      <m:oMath>
        <m:r>
          <m:t>0</m:t>
        </m:r>
      </m:oMath>
      <w:ins w:id="1063" w:author="PR Preview" w:date="2026-01-01T00:00:00Z">
        <w:r>
          <w:t xml:space="preserve"> </w:t>
        </w:r>
      </w:ins>
      <w:ins w:id="1064" w:author="PR Preview" w:date="2026-01-01T00:00:00Z">
        <w:r>
          <w:t xml:space="preserve">(</w:t>
        </w:r>
      </w:ins>
      <w:hyperlink w:anchor="exm-nullity">
        <w:ins w:id="1065" w:author="PR Preview" w:date="2026-01-01T00:00:00Z">
          <w:r>
            <w:rPr>
              <w:rStyle w:val="Hyperlink"/>
            </w:rPr>
            <w:t xml:space="preserve">Example 9</w:t>
          </w:r>
        </w:ins>
      </w:hyperlink>
      <w:ins w:id="1066" w:author="PR Preview" w:date="2026-01-01T00:00:00Z">
        <w:r>
          <w:t xml:space="preserve">),</w:t>
        </w:r>
      </w:ins>
      <w:ins w:id="1067" w:author="PR Preview" w:date="2026-01-01T00:00:00Z">
        <w:r>
          <w:t xml:space="preserve"> </w:t>
        </w:r>
      </w:ins>
      <w:ins w:id="1068" w:author="PR Preview" w:date="2026-01-01T00:00:00Z">
        <w:r>
          <w:t xml:space="preserve">and</w:t>
        </w:r>
      </w:ins>
      <w:ins w:id="1069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ins w:id="1070" w:author="PR Preview" w:date="2026-01-01T00:00:00Z">
        <w:r>
          <w:t xml:space="preserve">.</w:t>
        </w:r>
      </w:ins>
    </w:p>
    <w:bookmarkEnd w:id="48"/>
    <w:bookmarkStart w:id="49" w:name="thm-rank-product"/>
    <w:p>
      <w:pPr>
        <w:pStyle w:val="BodyText"/>
      </w:pPr>
      <w:ins w:id="1071" w:author="PR Preview" w:date="2026-01-01T00:00:00Z">
        <w:r>
          <w:rPr>
            <w:b/>
            <w:bCs/>
          </w:rPr>
          <w:t xml:space="preserve">Theorem 7 (Multiplying on the right cannot increase the rank)</w:t>
        </w:r>
      </w:ins>
      <w:ins w:id="1072" w:author="PR Preview" w:date="2026-01-01T00:00:00Z">
        <w:r>
          <w:t xml:space="preserve"> </w:t>
        </w:r>
      </w:ins>
      <w:ins w:id="1073" w:author="PR Preview" w:date="2026-01-01T00:00:00Z">
        <w:r>
          <w:t xml:space="preserve">If</w:t>
        </w:r>
      </w:ins>
      <w:ins w:id="107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075" w:author="PR Preview" w:date="2026-01-01T00:00:00Z">
        <w:r>
          <w:t xml:space="preserve"> </w:t>
        </w:r>
      </w:ins>
      <w:ins w:id="1076" w:author="PR Preview" w:date="2026-01-01T00:00:00Z">
        <w:r>
          <w:t xml:space="preserve">is</w:t>
        </w:r>
      </w:ins>
      <w:ins w:id="1077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1078" w:author="PR Preview" w:date="2026-01-01T00:00:00Z">
        <w:r>
          <w:t xml:space="preserve"> </w:t>
        </w:r>
      </w:ins>
      <w:ins w:id="1079" w:author="PR Preview" w:date="2026-01-01T00:00:00Z">
        <w:r>
          <w:t xml:space="preserve">and</w:t>
        </w:r>
      </w:ins>
      <w:ins w:id="1080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1081" w:author="PR Preview" w:date="2026-01-01T00:00:00Z">
        <w:r>
          <w:t xml:space="preserve"> </w:t>
        </w:r>
      </w:ins>
      <w:ins w:id="1082" w:author="PR Preview" w:date="2026-01-01T00:00:00Z">
        <w:r>
          <w:t xml:space="preserve">is</w:t>
        </w:r>
      </w:ins>
      <w:ins w:id="108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k</m:t>
        </m:r>
      </m:oMath>
      <w:ins w:id="1084" w:author="PR Preview" w:date="2026-01-01T00:00:00Z">
        <w:r>
          <w:t xml:space="preserve">, then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ins w:id="1085" w:author="PR Preview" w:date="2026-01-01T00:00:00Z">
        <w:r>
          <w:rPr>
            <w:i/>
            <w:iCs/>
          </w:rPr>
          <w:t xml:space="preserve">Proof</w:t>
        </w:r>
      </w:ins>
      <w:ins w:id="1086" w:author="PR Preview" w:date="2026-01-01T00:00:00Z">
        <w:r>
          <w:t xml:space="preserve">.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1087" w:author="PR Preview" w:date="2026-01-01T00:00:00Z">
        <w:r>
          <w:rPr>
            <w:b/>
            <w:bCs/>
          </w:rPr>
          <w:t xml:space="preserve">.</w:t>
        </w:r>
      </w:ins>
      <w:ins w:id="1088" w:author="PR Preview" w:date="2026-01-01T00:00:00Z">
        <w:r>
          <w:t xml:space="preserve"> </w:t>
        </w:r>
      </w:ins>
      <w:ins w:id="1089" w:author="PR Preview" w:date="2026-01-01T00:00:00Z">
        <w:r>
          <w:t xml:space="preserve">Any vector in</w:t>
        </w:r>
      </w:ins>
      <w:ins w:id="109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ins w:id="1091" w:author="PR Preview" w:date="2026-01-01T00:00:00Z">
        <w:r>
          <w:t xml:space="preserve"> </w:t>
        </w:r>
      </w:ins>
      <w:ins w:id="1092" w:author="PR Preview" w:date="2026-01-01T00:00:00Z">
        <w:r>
          <w:t xml:space="preserve">is</w:t>
        </w:r>
      </w:ins>
      <w:ins w:id="109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ins w:id="1094" w:author="PR Preview" w:date="2026-01-01T00:00:00Z">
        <w:r>
          <w:t xml:space="preserve"> </w:t>
        </w:r>
      </w:ins>
      <w:ins w:id="1095" w:author="PR Preview" w:date="2026-01-01T00:00:00Z">
        <w:r>
          <w:t xml:space="preserve">for some</w:t>
        </w:r>
      </w:ins>
      <w:ins w:id="109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ins w:id="1097" w:author="PR Preview" w:date="2026-01-01T00:00:00Z">
        <w:r>
          <w:t xml:space="preserve"> </w:t>
        </w:r>
      </w:ins>
      <w:ins w:id="1098" w:author="PR Preview" w:date="2026-01-01T00:00:00Z">
        <w:r>
          <w:t xml:space="preserve">(</w:t>
        </w:r>
      </w:ins>
      <w:hyperlink w:anchor="def-column-space">
        <w:ins w:id="1099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100" w:author="PR Preview" w:date="2026-01-01T00:00:00Z">
        <w:r>
          <w:t xml:space="preserve">), 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1101" w:author="PR Preview" w:date="2026-01-01T00:00:00Z">
        <w:r>
          <w:t xml:space="preserve">is</w:t>
        </w:r>
      </w:ins>
      <w:ins w:id="110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103" w:author="PR Preview" w:date="2026-01-01T00:00:00Z">
        <w:r>
          <w:t xml:space="preserve"> </w:t>
        </w:r>
      </w:ins>
      <w:ins w:id="1104" w:author="PR Preview" w:date="2026-01-01T00:00:00Z">
        <w:r>
          <w:t xml:space="preserve">times the vector</w:t>
        </w:r>
      </w:ins>
      <w:ins w:id="1105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ins w:id="1106" w:author="PR Preview" w:date="2026-01-01T00:00:00Z">
        <w:r>
          <w:t xml:space="preserve">,</w:t>
        </w:r>
      </w:ins>
      <w:ins w:id="1107" w:author="PR Preview" w:date="2026-01-01T00:00:00Z">
        <w:r>
          <w:t xml:space="preserve"> </w:t>
        </w:r>
      </w:ins>
      <w:ins w:id="1108" w:author="PR Preview" w:date="2026-01-01T00:00:00Z">
        <w:r>
          <w:t xml:space="preserve">so it is in</w:t>
        </w:r>
      </w:ins>
      <w:ins w:id="110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1110" w:author="PR Preview" w:date="2026-01-01T00:00:00Z">
        <w:r>
          <w:t xml:space="preserve">.</w:t>
        </w:r>
      </w:ins>
    </w:p>
    <w:p>
      <w:pPr>
        <w:pStyle w:val="BodyText"/>
      </w:pPr>
      <w:ins w:id="1111" w:author="PR Preview" w:date="2026-01-01T00:00:00Z">
        <w:r>
          <w:rPr>
            <w:b/>
            <w:bCs/>
          </w:rPr>
          <w:t xml:space="preserve">Compare dimensions.</w:t>
        </w:r>
      </w:ins>
      <w:ins w:id="1112" w:author="PR Preview" w:date="2026-01-01T00:00:00Z">
        <w:r>
          <w:t xml:space="preserve"> </w:t>
        </w:r>
      </w:ins>
      <w:ins w:id="1113" w:author="PR Preview" w:date="2026-01-01T00:00:00Z">
        <w:r>
          <w:t xml:space="preserve">Both column spaces are subspaces (</w:t>
        </w:r>
      </w:ins>
      <w:hyperlink w:anchor="thm-column-space-span">
        <w:ins w:id="1114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1115" w:author="PR Preview" w:date="2026-01-01T00:00:00Z">
        <w:r>
          <w:t xml:space="preserve">), 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0" w:name="exm-rank-product"/>
    <w:p>
      <w:pPr>
        <w:pStyle w:val="FirstParagraph"/>
      </w:pPr>
      <w:ins w:id="1116" w:author="PR Preview" w:date="2026-01-01T00:00:00Z">
        <w:r>
          <w:rPr>
            <w:b/>
            <w:bCs/>
          </w:rPr>
          <w:t xml:space="preserve">Example 11 (A product can lose rank)</w:t>
        </w:r>
      </w:ins>
      <w:ins w:id="1117" w:author="PR Preview" w:date="2026-01-01T00:00:00Z">
        <w:r>
          <w:t xml:space="preserve"> </w:t>
        </w:r>
      </w:ins>
      <w:ins w:id="1118" w:author="PR Preview" w:date="2026-01-01T00:00:00Z">
        <w:r>
          <w:t xml:space="preserve">Let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ins w:id="1119" w:author="PR Preview" w:date="2026-01-01T00:00:00Z">
        <w:r>
          <w:t xml:space="preserve"> </w:t>
        </w:r>
      </w:ins>
      <w:ins w:id="1120" w:author="PR Preview" w:date="2026-01-01T00:00:00Z">
        <w:r>
          <w:t xml:space="preserve">has rank</w:t>
        </w:r>
      </w:ins>
      <w:ins w:id="1121" w:author="PR Preview" w:date="2026-01-01T00:00:00Z">
        <w:r>
          <w:t xml:space="preserve"> </w:t>
        </w:r>
      </w:ins>
      <m:oMath>
        <m:r>
          <m:t>1</m:t>
        </m:r>
      </m:oMath>
      <w:ins w:id="1122" w:author="PR Preview" w:date="2026-01-01T00:00:00Z">
        <w:r>
          <w:t xml:space="preserve">, but</w:t>
        </w:r>
      </w:ins>
      <w:ins w:id="112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ins w:id="1124" w:author="PR Preview" w:date="2026-01-01T00:00:00Z">
        <w:r>
          <w:t xml:space="preserve"> </w:t>
        </w:r>
      </w:ins>
      <w:ins w:id="1125" w:author="PR Preview" w:date="2026-01-01T00:00:00Z">
        <w:r>
          <w:t xml:space="preserve">has rank</w:t>
        </w:r>
      </w:ins>
      <w:ins w:id="1126" w:author="PR Preview" w:date="2026-01-01T00:00:00Z">
        <w:r>
          <w:t xml:space="preserve"> </w:t>
        </w:r>
      </w:ins>
      <m:oMath>
        <m:r>
          <m:t>0</m:t>
        </m:r>
      </m:oMath>
      <w:ins w:id="1127" w:author="PR Preview" w:date="2026-01-01T00:00:00Z">
        <w:r>
          <w:t xml:space="preserve">,</w:t>
        </w:r>
      </w:ins>
      <w:ins w:id="1128" w:author="PR Preview" w:date="2026-01-01T00:00:00Z">
        <w:r>
          <w:t xml:space="preserve"> </w:t>
        </w:r>
      </w:ins>
      <w:ins w:id="1129" w:author="PR Preview" w:date="2026-01-01T00:00:00Z">
        <w:r>
          <w:t xml:space="preserve">so the inequality in</w:t>
        </w:r>
      </w:ins>
      <w:ins w:id="1130" w:author="PR Preview" w:date="2026-01-01T00:00:00Z">
        <w:r>
          <w:t xml:space="preserve"> </w:t>
        </w:r>
      </w:ins>
      <w:hyperlink w:anchor="thm-rank-product">
        <w:ins w:id="1131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1132" w:author="PR Preview" w:date="2026-01-01T00:00:00Z">
        <w:r>
          <w:t xml:space="preserve"> </w:t>
        </w:r>
      </w:ins>
      <w:ins w:id="1133" w:author="PR Preview" w:date="2026-01-01T00:00:00Z">
        <w:r>
          <w:t xml:space="preserve">can be strict.</w:t>
        </w:r>
      </w:ins>
      <w:ins w:id="1134" w:author="PR Preview" w:date="2026-01-01T00:00:00Z">
        <w:r>
          <w:t xml:space="preserve"> </w:t>
        </w:r>
      </w:ins>
      <w:ins w:id="1135" w:author="PR Preview" w:date="2026-01-01T00:00:00Z">
        <w:r>
          <w:t xml:space="preserve">With the</w:t>
        </w:r>
      </w:ins>
      <w:ins w:id="1136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1137" w:author="PR Preview" w:date="2026-01-01T00:00:00Z">
        <w:r>
          <w:t xml:space="preserve"> </w:t>
        </w:r>
      </w:ins>
      <w:ins w:id="1138" w:author="PR Preview" w:date="2026-01-01T00:00:00Z">
        <w:r>
          <w:t xml:space="preserve">identity in place of</w:t>
        </w:r>
      </w:ins>
      <w:ins w:id="1139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1140" w:author="PR Preview" w:date="2026-01-01T00:00:00Z">
        <w:r>
          <w:t xml:space="preserve">,</w:t>
        </w:r>
      </w:ins>
      <w:ins w:id="114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ins w:id="1142" w:author="PR Preview" w:date="2026-01-01T00:00:00Z">
        <w:r>
          <w:t xml:space="preserve"> </w:t>
        </w:r>
      </w:ins>
      <w:ins w:id="1143" w:author="PR Preview" w:date="2026-01-01T00:00:00Z">
        <w:r>
          <w:t xml:space="preserve">keeps rank</w:t>
        </w:r>
      </w:ins>
      <w:ins w:id="1144" w:author="PR Preview" w:date="2026-01-01T00:00:00Z">
        <w:r>
          <w:t xml:space="preserve"> </w:t>
        </w:r>
      </w:ins>
      <m:oMath>
        <m:r>
          <m:t>1</m:t>
        </m:r>
      </m:oMath>
      <w:ins w:id="1145" w:author="PR Preview" w:date="2026-01-01T00:00:00Z">
        <w:r>
          <w:t xml:space="preserve">, and the inequality is an equality.</w:t>
        </w:r>
      </w:ins>
    </w:p>
    <w:bookmarkEnd w:id="50"/>
    <w:bookmarkStart w:id="51" w:name="thm-rank-transpose"/>
    <w:p>
      <w:pPr>
        <w:pStyle w:val="BodyText"/>
      </w:pPr>
      <w:ins w:id="1146" w:author="PR Preview" w:date="2026-01-01T00:00:00Z">
        <w:r>
          <w:rPr>
            <w:b/>
            <w:bCs/>
          </w:rPr>
          <w:t xml:space="preserve">Theorem 8 (Fundamental theorem of ranks)</w:t>
        </w:r>
      </w:ins>
      <w:ins w:id="1147" w:author="PR Preview" w:date="2026-01-01T00:00:00Z">
        <w:r>
          <w:t xml:space="preserve"> </w:t>
        </w:r>
      </w:ins>
      <w:ins w:id="1148" w:author="PR Preview" w:date="2026-01-01T00:00:00Z">
        <w:r>
          <w:t xml:space="preserve">For any</w:t>
        </w:r>
      </w:ins>
      <w:ins w:id="1149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1150" w:author="PR Preview" w:date="2026-01-01T00:00:00Z">
        <w:r>
          <w:t xml:space="preserve"> </w:t>
        </w:r>
      </w:ins>
      <w:ins w:id="1151" w:author="PR Preview" w:date="2026-01-01T00:00:00Z">
        <w:r>
          <w:t xml:space="preserve">matrix</w:t>
        </w:r>
      </w:ins>
      <w:ins w:id="115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153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1154" w:author="PR Preview" w:date="2026-01-01T00:00:00Z">
        <w:r>
          <w:t xml:space="preserve">In particular, the largest number of linearly independent rows of</w:t>
        </w:r>
      </w:ins>
      <w:ins w:id="115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156" w:author="PR Preview" w:date="2026-01-01T00:00:00Z">
        <w:r>
          <w:t xml:space="preserve"> </w:t>
        </w:r>
      </w:ins>
      <w:ins w:id="1157" w:author="PR Preview" w:date="2026-01-01T00:00:00Z">
        <w:r>
          <w:t xml:space="preserve">equals the largest number of linearly independent columns.</w:t>
        </w:r>
      </w:ins>
    </w:p>
    <w:bookmarkEnd w:id="51"/>
    <w:p>
      <w:pPr>
        <w:pStyle w:val="BodyText"/>
      </w:pPr>
      <w:ins w:id="1158" w:author="PR Preview" w:date="2026-01-01T00:00:00Z">
        <w:r>
          <w:rPr>
            <w:i/>
            <w:iCs/>
          </w:rPr>
          <w:t xml:space="preserve">Proof</w:t>
        </w:r>
      </w:ins>
      <w:ins w:id="1159" w:author="PR Preview" w:date="2026-01-01T00:00:00Z">
        <w:r>
          <w:t xml:space="preserve">.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1160" w:author="PR Preview" w:date="2026-01-01T00:00:00Z">
        <w:r>
          <w:rPr>
            <w:b/>
            <w:bCs/>
          </w:rPr>
          <w:t xml:space="preserve">.</w:t>
        </w:r>
      </w:ins>
      <w:ins w:id="1161" w:author="PR Preview" w:date="2026-01-01T00:00:00Z">
        <w:r>
          <w:t xml:space="preserve"> </w:t>
        </w:r>
      </w:ins>
      <w:ins w:id="1162" w:author="PR Preview" w:date="2026-01-01T00:00:00Z">
        <w:r>
          <w:t xml:space="preserve">Both matrices have</w:t>
        </w:r>
      </w:ins>
      <w:ins w:id="1163" w:author="PR Preview" w:date="2026-01-01T00:00:00Z">
        <w:r>
          <w:t xml:space="preserve"> </w:t>
        </w:r>
      </w:ins>
      <m:oMath>
        <m:r>
          <m:t>n</m:t>
        </m:r>
      </m:oMath>
      <w:ins w:id="1164" w:author="PR Preview" w:date="2026-01-01T00:00:00Z">
        <w:r>
          <w:t xml:space="preserve"> </w:t>
        </w:r>
      </w:ins>
      <w:ins w:id="1165" w:author="PR Preview" w:date="2026-01-01T00:00:00Z">
        <w:r>
          <w:t xml:space="preserve">columns,</w:t>
        </w:r>
      </w:ins>
      <w:ins w:id="1166" w:author="PR Preview" w:date="2026-01-01T00:00:00Z">
        <w:r>
          <w:t xml:space="preserve"> </w:t>
        </w:r>
      </w:ins>
      <w:ins w:id="1167" w:author="PR Preview" w:date="2026-01-01T00:00:00Z">
        <w:r>
          <w:t xml:space="preserve">and</w:t>
        </w:r>
      </w:ins>
      <w:ins w:id="116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1169" w:author="PR Preview" w:date="2026-01-01T00:00:00Z">
        <w:r>
          <w:t xml:space="preserve"> </w:t>
        </w:r>
      </w:ins>
      <w:ins w:id="1170" w:author="PR Preview" w:date="2026-01-01T00:00:00Z">
        <w:r>
          <w:t xml:space="preserve">(</w:t>
        </w:r>
      </w:ins>
      <w:hyperlink w:anchor="thm-null-gram">
        <w:ins w:id="1171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1172" w:author="PR Preview" w:date="2026-01-01T00:00:00Z">
        <w:r>
          <w:t xml:space="preserve">),</w:t>
        </w:r>
      </w:ins>
      <w:ins w:id="1173" w:author="PR Preview" w:date="2026-01-01T00:00:00Z">
        <w:r>
          <w:t xml:space="preserve"> </w:t>
        </w:r>
      </w:ins>
      <w:ins w:id="1174" w:author="PR Preview" w:date="2026-01-01T00:00:00Z">
        <w:r>
          <w:t xml:space="preserve">so they have the same nullity (</w:t>
        </w:r>
      </w:ins>
      <w:hyperlink w:anchor="def-nullity">
        <w:ins w:id="1175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1176" w:author="PR Preview" w:date="2026-01-01T00:00:00Z">
        <w:r>
          <w:t xml:space="preserve">).</w:t>
        </w:r>
      </w:ins>
      <w:ins w:id="1177" w:author="PR Preview" w:date="2026-01-01T00:00:00Z">
        <w:r>
          <w:t xml:space="preserve"> </w:t>
        </w:r>
      </w:ins>
      <w:ins w:id="1178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ins w:id="1179" w:author="PR Preview" w:date="2026-01-01T00:00:00Z">
        <w:r>
          <w:rPr>
            <w:b/>
            <w:bCs/>
          </w:rPr>
          <w:t xml:space="preserve">.</w:t>
        </w:r>
      </w:ins>
      <w:ins w:id="1180" w:author="PR Preview" w:date="2026-01-01T00:00:00Z">
        <w:r>
          <w:t xml:space="preserve"> </w:t>
        </w:r>
      </w:ins>
      <w:ins w:id="1181" w:author="PR Preview" w:date="2026-01-01T00:00:00Z">
        <w:r>
          <w:t xml:space="preserve">Apply the previous step to the</w:t>
        </w:r>
      </w:ins>
      <w:ins w:id="118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m</m:t>
        </m:r>
      </m:oMath>
      <w:ins w:id="1183" w:author="PR Preview" w:date="2026-01-01T00:00:00Z">
        <w:r>
          <w:t xml:space="preserve"> </w:t>
        </w:r>
      </w:ins>
      <w:ins w:id="1184" w:author="PR Preview" w:date="2026-01-01T00:00:00Z">
        <w:r>
          <w:t xml:space="preserve">matrix</w:t>
        </w:r>
      </w:ins>
      <w:ins w:id="1185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186" w:author="PR Preview" w:date="2026-01-01T00:00:00Z">
        <w:r>
          <w:t xml:space="preserve">,</w:t>
        </w:r>
      </w:ins>
      <w:ins w:id="1187" w:author="PR Preview" w:date="2026-01-01T00:00:00Z">
        <w:r>
          <w:t xml:space="preserve"> </w:t>
        </w:r>
      </w:ins>
      <w:ins w:id="1188" w:author="PR Preview" w:date="2026-01-01T00:00:00Z">
        <w:r>
          <w:t xml:space="preserve">using</w:t>
        </w:r>
      </w:ins>
      <w:ins w:id="1189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ins w:id="1190" w:author="PR Preview" w:date="2026-01-01T00:00:00Z">
        <w:r>
          <w:t xml:space="preserve">.</w:t>
        </w:r>
      </w:ins>
    </w:p>
    <w:p>
      <w:pPr>
        <w:pStyle w:val="BodyText"/>
      </w:pPr>
      <w:ins w:id="1191" w:author="PR Preview" w:date="2026-01-01T00:00:00Z">
        <w:r>
          <w:rPr>
            <w:b/>
            <w:bCs/>
          </w:rPr>
          <w:t xml:space="preserve">Chain the inequalities.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ins w:id="1192" w:author="PR Preview" w:date="2026-01-01T00:00:00Z">
        <w:r>
          <w:t xml:space="preserve">The chain starts and ends at</w:t>
        </w:r>
      </w:ins>
      <w:ins w:id="1193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1194" w:author="PR Preview" w:date="2026-01-01T00:00:00Z">
        <w:r>
          <w:t xml:space="preserve">,</w:t>
        </w:r>
      </w:ins>
      <w:ins w:id="1195" w:author="PR Preview" w:date="2026-01-01T00:00:00Z">
        <w:r>
          <w:t xml:space="preserve"> </w:t>
        </w:r>
      </w:ins>
      <w:ins w:id="1196" w:author="PR Preview" w:date="2026-01-01T00:00:00Z">
        <w:r>
          <w:t xml:space="preserve">so every quantity in it equals</w:t>
        </w:r>
      </w:ins>
      <w:ins w:id="1197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1198" w:author="PR Preview" w:date="2026-01-01T00:00:00Z">
        <w:r>
          <w:t xml:space="preserve">.</w:t>
        </w:r>
      </w:ins>
      <w:ins w:id="1199" w:author="PR Preview" w:date="2026-01-01T00:00:00Z">
        <w:r>
          <w:t xml:space="preserve"> </w:t>
        </w:r>
      </w:ins>
      <w:ins w:id="1200" w:author="PR Preview" w:date="2026-01-01T00:00:00Z">
        <w:r>
          <w:t xml:space="preserve">The columns of</w:t>
        </w:r>
      </w:ins>
      <w:ins w:id="1201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202" w:author="PR Preview" w:date="2026-01-01T00:00:00Z">
        <w:r>
          <w:t xml:space="preserve"> </w:t>
        </w:r>
      </w:ins>
      <w:ins w:id="1203" w:author="PR Preview" w:date="2026-01-01T00:00:00Z">
        <w:r>
          <w:t xml:space="preserve">are the rows of</w:t>
        </w:r>
      </w:ins>
      <w:ins w:id="120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205" w:author="PR Preview" w:date="2026-01-01T00:00:00Z">
        <w:r>
          <w:t xml:space="preserve">,</w:t>
        </w:r>
      </w:ins>
      <w:ins w:id="1206" w:author="PR Preview" w:date="2026-01-01T00:00:00Z">
        <w:r>
          <w:t xml:space="preserve"> </w:t>
        </w:r>
      </w:ins>
      <w:ins w:id="1207" w:author="PR Preview" w:date="2026-01-01T00:00:00Z">
        <w:r>
          <w:t xml:space="preserve">which gives the statement about rows.</w:t>
        </w:r>
      </w:ins>
    </w:p>
    <w:bookmarkStart w:id="52" w:name="exm-rank-transpose"/>
    <w:p>
      <w:pPr>
        <w:pStyle w:val="BodyText"/>
      </w:pPr>
      <w:ins w:id="1208" w:author="PR Preview" w:date="2026-01-01T00:00:00Z">
        <w:r>
          <w:rPr>
            <w:b/>
            <w:bCs/>
          </w:rPr>
          <w:t xml:space="preserve">Example 12 (Four equal ranks)</w:t>
        </w:r>
      </w:ins>
      <w:ins w:id="1209" w:author="PR Preview" w:date="2026-01-01T00:00:00Z">
        <w:r>
          <w:t xml:space="preserve"> </w:t>
        </w:r>
      </w:ins>
      <w:ins w:id="1210" w:author="PR Preview" w:date="2026-01-01T00:00:00Z">
        <w:r>
          <w:t xml:space="preserve">For</w:t>
        </w:r>
      </w:ins>
      <w:ins w:id="121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212" w:author="PR Preview" w:date="2026-01-01T00:00:00Z">
        <w:r>
          <w:t xml:space="preserve"> </w:t>
        </w:r>
      </w:ins>
      <w:ins w:id="1213" w:author="PR Preview" w:date="2026-01-01T00:00:00Z">
        <w:r>
          <w:t xml:space="preserve">in</w:t>
        </w:r>
      </w:ins>
      <w:ins w:id="1214" w:author="PR Preview" w:date="2026-01-01T00:00:00Z">
        <w:r>
          <w:t xml:space="preserve"> </w:t>
        </w:r>
      </w:ins>
      <w:hyperlink w:anchor="exm-column-space">
        <w:ins w:id="1215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1216" w:author="PR Preview" w:date="2026-01-01T00:00:00Z">
        <w:r>
          <w:t xml:space="preserve">,</w:t>
        </w:r>
      </w:ins>
      <w:ins w:id="1217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1218" w:author="PR Preview" w:date="2026-01-01T00:00:00Z">
        <w:r>
          <w:t xml:space="preserve"> </w:t>
        </w:r>
      </w:ins>
      <w:ins w:id="1219" w:author="PR Preview" w:date="2026-01-01T00:00:00Z">
        <w:r>
          <w:t xml:space="preserve">(</w:t>
        </w:r>
      </w:ins>
      <w:hyperlink w:anchor="exm-rank-dim">
        <w:ins w:id="1220" w:author="PR Preview" w:date="2026-01-01T00:00:00Z">
          <w:r>
            <w:rPr>
              <w:rStyle w:val="Hyperlink"/>
            </w:rPr>
            <w:t xml:space="preserve">Example 8</w:t>
          </w:r>
        </w:ins>
      </w:hyperlink>
      <w:ins w:id="1221" w:author="PR Preview" w:date="2026-01-01T00:00:00Z">
        <w:r>
          <w:t xml:space="preserve">).</w:t>
        </w:r>
      </w:ins>
      <w:ins w:id="1222" w:author="PR Preview" w:date="2026-01-01T00:00:00Z">
        <w:r>
          <w:t xml:space="preserve"> </w:t>
        </w:r>
      </w:ins>
      <w:ins w:id="1223" w:author="PR Preview" w:date="2026-01-01T00:00:00Z">
        <w:r>
          <w:t xml:space="preserve">Its transpose</w:t>
        </w:r>
      </w:ins>
      <w:ins w:id="1224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ins w:id="1225" w:author="PR Preview" w:date="2026-01-01T00:00:00Z">
        <w:r>
          <w:t xml:space="preserve"> </w:t>
        </w:r>
      </w:ins>
      <w:ins w:id="1226" w:author="PR Preview" w:date="2026-01-01T00:00:00Z">
        <w:r>
          <w:t xml:space="preserve">has second column</w:t>
        </w:r>
      </w:ins>
      <w:ins w:id="1227" w:author="PR Preview" w:date="2026-01-01T00:00:00Z">
        <w:r>
          <w:t xml:space="preserve"> </w:t>
        </w:r>
      </w:ins>
      <m:oMath>
        <m:r>
          <m:t>3</m:t>
        </m:r>
      </m:oMath>
      <w:ins w:id="1228" w:author="PR Preview" w:date="2026-01-01T00:00:00Z">
        <w:r>
          <w:t xml:space="preserve"> </w:t>
        </w:r>
      </w:ins>
      <w:ins w:id="1229" w:author="PR Preview" w:date="2026-01-01T00:00:00Z">
        <w:r>
          <w:t xml:space="preserve">times its first, so its rank is</w:t>
        </w:r>
      </w:ins>
      <w:ins w:id="1230" w:author="PR Preview" w:date="2026-01-01T00:00:00Z">
        <w:r>
          <w:t xml:space="preserve"> </w:t>
        </w:r>
      </w:ins>
      <m:oMath>
        <m:r>
          <m:t>1</m:t>
        </m:r>
      </m:oMath>
      <w:ins w:id="1231" w:author="PR Preview" w:date="2026-01-01T00:00:00Z">
        <w:r>
          <w:t xml:space="preserve">.</w:t>
        </w:r>
      </w:ins>
      <w:ins w:id="1232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ins w:id="1233" w:author="PR Preview" w:date="2026-01-01T00:00:00Z">
        <w:r>
          <w:t xml:space="preserve"> </w:t>
        </w:r>
      </w:ins>
      <w:ins w:id="1234" w:author="PR Preview" w:date="2026-01-01T00:00:00Z">
        <w:r>
          <w:t xml:space="preserve">in</w:t>
        </w:r>
      </w:ins>
      <w:ins w:id="1235" w:author="PR Preview" w:date="2026-01-01T00:00:00Z">
        <w:r>
          <w:t xml:space="preserve"> </w:t>
        </w:r>
      </w:ins>
      <w:hyperlink w:anchor="exm-null-gram">
        <w:ins w:id="1236" w:author="PR Preview" w:date="2026-01-01T00:00:00Z">
          <w:r>
            <w:rPr>
              <w:rStyle w:val="Hyperlink"/>
            </w:rPr>
            <w:t xml:space="preserve">Example 7</w:t>
          </w:r>
        </w:ins>
      </w:hyperlink>
      <w:ins w:id="1237" w:author="PR Preview" w:date="2026-01-01T00:00:00Z">
        <w:r>
          <w:t xml:space="preserve"> </w:t>
        </w:r>
      </w:ins>
      <w:ins w:id="1238" w:author="PR Preview" w:date="2026-01-01T00:00:00Z">
        <w:r>
          <w:t xml:space="preserve">has every row a multiple of</w:t>
        </w:r>
      </w:ins>
      <w:ins w:id="123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ins w:id="1240" w:author="PR Preview" w:date="2026-01-01T00:00:00Z">
        <w:r>
          <w:t xml:space="preserve">,</w:t>
        </w:r>
      </w:ins>
      <w:ins w:id="1241" w:author="PR Preview" w:date="2026-01-01T00:00:00Z">
        <w:r>
          <w:t xml:space="preserve"> </w:t>
        </w:r>
      </w:ins>
      <w:ins w:id="1242" w:author="PR Preview" w:date="2026-01-01T00:00:00Z">
        <w:r>
          <w:t xml:space="preserve">so its rank is</w:t>
        </w:r>
      </w:ins>
      <w:ins w:id="1243" w:author="PR Preview" w:date="2026-01-01T00:00:00Z">
        <w:r>
          <w:t xml:space="preserve"> </w:t>
        </w:r>
      </w:ins>
      <m:oMath>
        <m:r>
          <m:t>1</m:t>
        </m:r>
      </m:oMath>
      <w:ins w:id="1244" w:author="PR Preview" w:date="2026-01-01T00:00:00Z">
        <w:r>
          <w:t xml:space="preserve"> </w:t>
        </w:r>
      </w:ins>
      <w:ins w:id="1245" w:author="PR Preview" w:date="2026-01-01T00:00:00Z">
        <w:r>
          <w:t xml:space="preserve">too, 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1246" w:author="PR Preview" w:date="2026-01-01T00:00:00Z">
        <w:r>
          <w:t xml:space="preserve">whose second column is</w:t>
        </w:r>
      </w:ins>
      <w:ins w:id="1247" w:author="PR Preview" w:date="2026-01-01T00:00:00Z">
        <w:r>
          <w:t xml:space="preserve"> </w:t>
        </w:r>
      </w:ins>
      <m:oMath>
        <m:r>
          <m:t>3</m:t>
        </m:r>
      </m:oMath>
      <w:ins w:id="1248" w:author="PR Preview" w:date="2026-01-01T00:00:00Z">
        <w:r>
          <w:t xml:space="preserve"> </w:t>
        </w:r>
      </w:ins>
      <w:ins w:id="1249" w:author="PR Preview" w:date="2026-01-01T00:00:00Z">
        <w:r>
          <w:t xml:space="preserve">times its first, so its rank is</w:t>
        </w:r>
      </w:ins>
      <w:ins w:id="1250" w:author="PR Preview" w:date="2026-01-01T00:00:00Z">
        <w:r>
          <w:t xml:space="preserve"> </w:t>
        </w:r>
      </w:ins>
      <m:oMath>
        <m:r>
          <m:t>1</m:t>
        </m:r>
      </m:oMath>
      <w:ins w:id="1251" w:author="PR Preview" w:date="2026-01-01T00:00:00Z">
        <w:r>
          <w:t xml:space="preserve">.</w:t>
        </w:r>
      </w:ins>
    </w:p>
    <w:bookmarkEnd w:id="52"/>
    <w:bookmarkStart w:id="53" w:name="cor-rank-bound"/>
    <w:p>
      <w:pPr>
        <w:pStyle w:val="BodyText"/>
      </w:pPr>
      <w:ins w:id="1252" w:author="PR Preview" w:date="2026-01-01T00:00:00Z">
        <w:r>
          <w:rPr>
            <w:b/>
            <w:bCs/>
          </w:rPr>
          <w:t xml:space="preserve">Corollary 1 (The rank is at most the smaller dimension)</w:t>
        </w:r>
      </w:ins>
      <w:ins w:id="1253" w:author="PR Preview" w:date="2026-01-01T00:00:00Z">
        <w:r>
          <w:t xml:space="preserve"> </w:t>
        </w:r>
      </w:ins>
      <w:ins w:id="1254" w:author="PR Preview" w:date="2026-01-01T00:00:00Z">
        <w:r>
          <w:t xml:space="preserve">For any</w:t>
        </w:r>
      </w:ins>
      <w:ins w:id="1255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1256" w:author="PR Preview" w:date="2026-01-01T00:00:00Z">
        <w:r>
          <w:t xml:space="preserve"> </w:t>
        </w:r>
      </w:ins>
      <w:ins w:id="1257" w:author="PR Preview" w:date="2026-01-01T00:00:00Z">
        <w:r>
          <w:t xml:space="preserve">matrix</w:t>
        </w:r>
      </w:ins>
      <w:ins w:id="125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259" w:author="PR Preview" w:date="2026-01-01T00:00:00Z">
        <w:r>
          <w:t xml:space="preserve">,</w:t>
        </w:r>
      </w:ins>
      <w:ins w:id="1260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ins w:id="1261" w:author="PR Preview" w:date="2026-01-01T00:00:00Z">
        <w:r>
          <w:t xml:space="preserve">.</w:t>
        </w:r>
      </w:ins>
    </w:p>
    <w:bookmarkEnd w:id="53"/>
    <w:p>
      <w:pPr>
        <w:pStyle w:val="BodyText"/>
      </w:pPr>
      <w:ins w:id="1262" w:author="PR Preview" w:date="2026-01-01T00:00:00Z">
        <w:r>
          <w:rPr>
            <w:i/>
            <w:iCs/>
          </w:rPr>
          <w:t xml:space="preserve">Proof</w:t>
        </w:r>
      </w:ins>
      <w:ins w:id="1263" w:author="PR Preview" w:date="2026-01-01T00:00:00Z">
        <w:r>
          <w:t xml:space="preserve">. </w:t>
        </w:r>
      </w:ins>
      <m:oMath>
        <m:r>
          <m:rPr>
            <m:sty m:val="bi"/>
          </m:rPr>
          <m:t>A</m:t>
        </m:r>
      </m:oMath>
      <w:ins w:id="1264" w:author="PR Preview" w:date="2026-01-01T00:00:00Z">
        <w:r>
          <w:t xml:space="preserve"> </w:t>
        </w:r>
      </w:ins>
      <w:ins w:id="1265" w:author="PR Preview" w:date="2026-01-01T00:00:00Z">
        <w:r>
          <w:t xml:space="preserve">has</w:t>
        </w:r>
      </w:ins>
      <w:ins w:id="1266" w:author="PR Preview" w:date="2026-01-01T00:00:00Z">
        <w:r>
          <w:t xml:space="preserve"> </w:t>
        </w:r>
      </w:ins>
      <m:oMath>
        <m:r>
          <m:t>n</m:t>
        </m:r>
      </m:oMath>
      <w:ins w:id="1267" w:author="PR Preview" w:date="2026-01-01T00:00:00Z">
        <w:r>
          <w:t xml:space="preserve"> </w:t>
        </w:r>
      </w:ins>
      <w:ins w:id="1268" w:author="PR Preview" w:date="2026-01-01T00:00:00Z">
        <w:r>
          <w:t xml:space="preserve">columns,</w:t>
        </w:r>
      </w:ins>
      <w:ins w:id="1269" w:author="PR Preview" w:date="2026-01-01T00:00:00Z">
        <w:r>
          <w:t xml:space="preserve"> </w:t>
        </w:r>
      </w:ins>
      <w:ins w:id="1270" w:author="PR Preview" w:date="2026-01-01T00:00:00Z">
        <w:r>
          <w:t xml:space="preserve">so at most</w:t>
        </w:r>
      </w:ins>
      <w:ins w:id="1271" w:author="PR Preview" w:date="2026-01-01T00:00:00Z">
        <w:r>
          <w:t xml:space="preserve"> </w:t>
        </w:r>
      </w:ins>
      <m:oMath>
        <m:r>
          <m:t>n</m:t>
        </m:r>
      </m:oMath>
      <w:ins w:id="1272" w:author="PR Preview" w:date="2026-01-01T00:00:00Z">
        <w:r>
          <w:t xml:space="preserve"> </w:t>
        </w:r>
      </w:ins>
      <w:ins w:id="1273" w:author="PR Preview" w:date="2026-01-01T00:00:00Z">
        <w:r>
          <w:t xml:space="preserve">of them are linearly independent,</w:t>
        </w:r>
      </w:ins>
      <w:ins w:id="1274" w:author="PR Preview" w:date="2026-01-01T00:00:00Z">
        <w:r>
          <w:t xml:space="preserve"> </w:t>
        </w:r>
      </w:ins>
      <w:ins w:id="1275" w:author="PR Preview" w:date="2026-01-01T00:00:00Z">
        <w:r>
          <w:t xml:space="preserve">and</w:t>
        </w:r>
      </w:ins>
      <w:ins w:id="1276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ins w:id="1277" w:author="PR Preview" w:date="2026-01-01T00:00:00Z">
        <w:r>
          <w:t xml:space="preserve"> </w:t>
        </w:r>
      </w:ins>
      <w:ins w:id="1278" w:author="PR Preview" w:date="2026-01-01T00:00:00Z">
        <w:r>
          <w:t xml:space="preserve">(</w:t>
        </w:r>
      </w:ins>
      <w:hyperlink r:id="rId36">
        <w:ins w:id="1279" w:author="PR Preview" w:date="2026-01-01T00:00:00Z">
          <w:r>
            <w:rPr>
              <w:rStyle w:val="Hyperlink"/>
            </w:rPr>
            <w:t xml:space="preserve">Definition 2 in Subspaces and Rank</w:t>
          </w:r>
        </w:ins>
      </w:hyperlink>
      <w:ins w:id="1280" w:author="PR Preview" w:date="2026-01-01T00:00:00Z">
        <w:r>
          <w:t xml:space="preserve">).</w:t>
        </w:r>
      </w:ins>
      <w:ins w:id="1281" w:author="PR Preview" w:date="2026-01-01T00:00:00Z">
        <w:r>
          <w:t xml:space="preserve"> </w:t>
        </w:r>
      </w:ins>
      <w:ins w:id="1282" w:author="PR Preview" w:date="2026-01-01T00:00:00Z">
        <w:r>
          <w:t xml:space="preserve">Likewise</w:t>
        </w:r>
      </w:ins>
      <w:ins w:id="1283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284" w:author="PR Preview" w:date="2026-01-01T00:00:00Z">
        <w:r>
          <w:t xml:space="preserve"> </w:t>
        </w:r>
      </w:ins>
      <w:ins w:id="1285" w:author="PR Preview" w:date="2026-01-01T00:00:00Z">
        <w:r>
          <w:t xml:space="preserve">has</w:t>
        </w:r>
      </w:ins>
      <w:ins w:id="1286" w:author="PR Preview" w:date="2026-01-01T00:00:00Z">
        <w:r>
          <w:t xml:space="preserve"> </w:t>
        </w:r>
      </w:ins>
      <m:oMath>
        <m:r>
          <m:t>m</m:t>
        </m:r>
      </m:oMath>
      <w:ins w:id="1287" w:author="PR Preview" w:date="2026-01-01T00:00:00Z">
        <w:r>
          <w:t xml:space="preserve"> </w:t>
        </w:r>
      </w:ins>
      <w:ins w:id="1288" w:author="PR Preview" w:date="2026-01-01T00:00:00Z">
        <w:r>
          <w:t xml:space="preserve">columns,</w:t>
        </w:r>
      </w:ins>
      <w:ins w:id="1289" w:author="PR Preview" w:date="2026-01-01T00:00:00Z">
        <w:r>
          <w:t xml:space="preserve"> </w:t>
        </w:r>
      </w:ins>
      <w:ins w:id="1290" w:author="PR Preview" w:date="2026-01-01T00:00:00Z">
        <w:r>
          <w:t xml:space="preserve">so</w:t>
        </w:r>
      </w:ins>
      <w:ins w:id="1291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ins w:id="1292" w:author="PR Preview" w:date="2026-01-01T00:00:00Z">
        <w:r>
          <w:t xml:space="preserve"> </w:t>
        </w:r>
      </w:ins>
      <w:ins w:id="1293" w:author="PR Preview" w:date="2026-01-01T00:00:00Z">
        <w:r>
          <w:t xml:space="preserve">(</w:t>
        </w:r>
      </w:ins>
      <w:hyperlink w:anchor="thm-rank-transpose">
        <w:ins w:id="1294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1295" w:author="PR Preview" w:date="2026-01-01T00:00:00Z">
        <w:r>
          <w:t xml:space="preserve">).</w:t>
        </w:r>
      </w:ins>
    </w:p>
    <w:bookmarkStart w:id="55" w:name="exm-rank-bound"/>
    <w:p>
      <w:pPr>
        <w:pStyle w:val="BodyText"/>
      </w:pPr>
      <w:ins w:id="1296" w:author="PR Preview" w:date="2026-01-01T00:00:00Z">
        <w:r>
          <w:rPr>
            <w:b/>
            <w:bCs/>
          </w:rPr>
          <w:t xml:space="preserve">Example 13 (A</w:t>
        </w:r>
      </w:ins>
      <w:ins w:id="1297" w:author="PR Preview" w:date="2026-01-01T00:00:00Z">
        <w:r>
          <w:rPr>
            <w:b/>
            <w:bCs/>
          </w:rP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3</m:t>
        </m:r>
      </m:oMath>
      <w:ins w:id="1298" w:author="PR Preview" w:date="2026-01-01T00:00:00Z">
        <w:r>
          <w:rPr>
            <w:b/>
            <w:bCs/>
          </w:rPr>
          <w:t xml:space="preserve"> </w:t>
        </w:r>
      </w:ins>
      <w:ins w:id="1299" w:author="PR Preview" w:date="2026-01-01T00:00:00Z">
        <w:r>
          <w:rPr>
            <w:b/>
            <w:bCs/>
          </w:rPr>
          <w:t xml:space="preserve">matrix has rank at most</w:t>
        </w:r>
      </w:ins>
      <w:ins w:id="1300" w:author="PR Preview" w:date="2026-01-01T00:00:00Z">
        <w:r>
          <w:rPr>
            <w:b/>
            <w:bCs/>
          </w:rPr>
          <w:t xml:space="preserve"> </w:t>
        </w:r>
      </w:ins>
      <m:oMath>
        <m:r>
          <m:t>2</m:t>
        </m:r>
      </m:oMath>
      <w:ins w:id="1301" w:author="PR Preview" w:date="2026-01-01T00:00:00Z">
        <w:r>
          <w:rPr>
            <w:b/>
            <w:bCs/>
          </w:rPr>
          <w:t xml:space="preserve">)</w:t>
        </w:r>
      </w:ins>
      <w:ins w:id="1302" w:author="PR Preview" w:date="2026-01-01T00:00:00Z">
        <w:r>
          <w:t xml:space="preserve"> </w:t>
        </w:r>
      </w:ins>
      <w:ins w:id="1303" w:author="PR Preview" w:date="2026-01-01T00:00:00Z">
        <w:r>
          <w:t xml:space="preserve">By</w:t>
        </w:r>
      </w:ins>
      <w:ins w:id="1304" w:author="PR Preview" w:date="2026-01-01T00:00:00Z">
        <w:r>
          <w:t xml:space="preserve"> </w:t>
        </w:r>
      </w:ins>
      <w:hyperlink w:anchor="cor-rank-bound">
        <w:ins w:id="1305" w:author="PR Preview" w:date="2026-01-01T00:00:00Z">
          <w:r>
            <w:rPr>
              <w:rStyle w:val="Hyperlink"/>
            </w:rPr>
            <w:t xml:space="preserve">Corollary 1</w:t>
          </w:r>
        </w:ins>
      </w:hyperlink>
      <w:ins w:id="1306" w:author="PR Preview" w:date="2026-01-01T00:00:00Z">
        <w:r>
          <w:t xml:space="preserve">, every</w:t>
        </w:r>
      </w:ins>
      <w:ins w:id="1307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3</m:t>
        </m:r>
      </m:oMath>
      <w:ins w:id="1308" w:author="PR Preview" w:date="2026-01-01T00:00:00Z">
        <w:r>
          <w:t xml:space="preserve"> </w:t>
        </w:r>
      </w:ins>
      <w:ins w:id="1309" w:author="PR Preview" w:date="2026-01-01T00:00:00Z">
        <w:r>
          <w:t xml:space="preserve">matrix has rank at most</w:t>
        </w:r>
      </w:ins>
      <w:ins w:id="1310" w:author="PR Preview" w:date="2026-01-01T00:00:00Z">
        <w:r>
          <w:t xml:space="preserve"> </w:t>
        </w:r>
      </w:ins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ins w:id="1311" w:author="PR Preview" w:date="2026-01-01T00:00:00Z">
        <w:r>
          <w:t xml:space="preserve">,</w:t>
        </w:r>
      </w:ins>
      <w:ins w:id="1312" w:author="PR Preview" w:date="2026-01-01T00:00:00Z">
        <w:r>
          <w:t xml:space="preserve"> </w:t>
        </w:r>
      </w:ins>
      <w:ins w:id="1313" w:author="PR Preview" w:date="2026-01-01T00:00:00Z">
        <w:r>
          <w:t xml:space="preserve">even though it has</w:t>
        </w:r>
      </w:ins>
      <w:ins w:id="1314" w:author="PR Preview" w:date="2026-01-01T00:00:00Z">
        <w:r>
          <w:t xml:space="preserve"> </w:t>
        </w:r>
      </w:ins>
      <m:oMath>
        <m:r>
          <m:t>3</m:t>
        </m:r>
      </m:oMath>
      <w:ins w:id="1315" w:author="PR Preview" w:date="2026-01-01T00:00:00Z">
        <w:r>
          <w:t xml:space="preserve"> </w:t>
        </w:r>
      </w:ins>
      <w:ins w:id="1316" w:author="PR Preview" w:date="2026-01-01T00:00:00Z">
        <w:r>
          <w:t xml:space="preserve">columns.</w:t>
        </w:r>
      </w:ins>
      <w:ins w:id="1317" w:author="PR Preview" w:date="2026-01-01T00:00:00Z">
        <w:r>
          <w:t xml:space="preserve"> </w:t>
        </w:r>
      </w:ins>
      <w:ins w:id="1318" w:author="PR Preview" w:date="2026-01-01T00:00:00Z">
        <w:r>
          <w:t xml:space="preserve">The matrix</w:t>
        </w:r>
      </w:ins>
      <w:ins w:id="1319" w:author="PR Preview" w:date="2026-01-01T00:00:00Z">
        <w:r>
          <w:t xml:space="preserve"> </w:t>
        </w:r>
      </w:ins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1320" w:author="PR Preview" w:date="2026-01-01T00:00:00Z">
        <w:r>
          <w:t xml:space="preserve"> </w:t>
        </w:r>
      </w:ins>
      <w:ins w:id="1321" w:author="PR Preview" w:date="2026-01-01T00:00:00Z">
        <w:r>
          <w:t xml:space="preserve">of</w:t>
        </w:r>
      </w:ins>
      <w:ins w:id="1322" w:author="PR Preview" w:date="2026-01-01T00:00:00Z">
        <w:r>
          <w:t xml:space="preserve"> </w:t>
        </w:r>
      </w:ins>
      <w:hyperlink r:id="rId54">
        <w:ins w:id="1323" w:author="PR Preview" w:date="2026-01-01T00:00:00Z">
          <w:r>
            <w:rPr>
              <w:rStyle w:val="Hyperlink"/>
            </w:rPr>
            <w:t xml:space="preserve">Remark 1 in Subspaces and Rank</w:t>
          </w:r>
        </w:ins>
      </w:hyperlink>
      <w:ins w:id="1324" w:author="PR Preview" w:date="2026-01-01T00:00:00Z">
        <w:r>
          <w:t xml:space="preserve"> </w:t>
        </w:r>
      </w:ins>
      <w:ins w:id="1325" w:author="PR Preview" w:date="2026-01-01T00:00:00Z">
        <w:r>
          <w:t xml:space="preserve">reaches that bound:</w:t>
        </w:r>
      </w:ins>
      <w:ins w:id="1326" w:author="PR Preview" w:date="2026-01-01T00:00:00Z">
        <w:r>
          <w:t xml:space="preserve"> </w:t>
        </w:r>
      </w:ins>
      <w:ins w:id="1327" w:author="PR Preview" w:date="2026-01-01T00:00:00Z">
        <w:r>
          <w:t xml:space="preserve">its first two columns</w:t>
        </w:r>
      </w:ins>
      <w:ins w:id="132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329" w:author="PR Preview" w:date="2026-01-01T00:00:00Z">
        <w:r>
          <w:t xml:space="preserve"> </w:t>
        </w:r>
      </w:ins>
      <w:ins w:id="1330" w:author="PR Preview" w:date="2026-01-01T00:00:00Z">
        <w:r>
          <w:t xml:space="preserve">and</w:t>
        </w:r>
      </w:ins>
      <w:ins w:id="133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332" w:author="PR Preview" w:date="2026-01-01T00:00:00Z">
        <w:r>
          <w:t xml:space="preserve"> </w:t>
        </w:r>
      </w:ins>
      <w:ins w:id="1333" w:author="PR Preview" w:date="2026-01-01T00:00:00Z">
        <w:r>
          <w:t xml:space="preserve">are linearly independent,</w:t>
        </w:r>
      </w:ins>
      <w:ins w:id="1334" w:author="PR Preview" w:date="2026-01-01T00:00:00Z">
        <w:r>
          <w:t xml:space="preserve"> </w:t>
        </w:r>
      </w:ins>
      <w:ins w:id="1335" w:author="PR Preview" w:date="2026-01-01T00:00:00Z">
        <w:r>
          <w:t xml:space="preserve">so its rank is</w:t>
        </w:r>
      </w:ins>
      <w:ins w:id="1336" w:author="PR Preview" w:date="2026-01-01T00:00:00Z">
        <w:r>
          <w:t xml:space="preserve"> </w:t>
        </w:r>
      </w:ins>
      <m:oMath>
        <m:r>
          <m:t>2</m:t>
        </m:r>
      </m:oMath>
      <w:ins w:id="1337" w:author="PR Preview" w:date="2026-01-01T00:00:00Z">
        <w:r>
          <w:t xml:space="preserve">.</w:t>
        </w:r>
      </w:ins>
    </w:p>
    <w:bookmarkEnd w:id="55"/>
    <w:bookmarkStart w:id="58" w:name="def-affine-subspace"/>
    <w:p>
      <w:pPr>
        <w:pStyle w:val="BodyText"/>
      </w:pPr>
      <w:ins w:id="1338" w:author="PR Preview" w:date="2026-01-01T00:00:00Z">
        <w:r>
          <w:rPr>
            <w:b/>
            <w:bCs/>
          </w:rPr>
          <w:t xml:space="preserve">Definition 5 (Affine subspace)</w:t>
        </w:r>
      </w:ins>
      <w:ins w:id="1339" w:author="PR Preview" w:date="2026-01-01T00:00:00Z">
        <w:r>
          <w:t xml:space="preserve"> </w:t>
        </w:r>
      </w:ins>
      <w:ins w:id="1340" w:author="PR Preview" w:date="2026-01-01T00:00:00Z">
        <w:r>
          <w:t xml:space="preserve">An</w:t>
        </w:r>
      </w:ins>
      <w:ins w:id="1341" w:author="PR Preview" w:date="2026-01-01T00:00:00Z">
        <w:r>
          <w:t xml:space="preserve"> </w:t>
        </w:r>
      </w:ins>
      <w:ins w:id="1342" w:author="PR Preview" w:date="2026-01-01T00:00:00Z">
        <w:r>
          <w:rPr>
            <w:b/>
            <w:bCs/>
          </w:rPr>
          <w:t xml:space="preserve">affine subspace</w:t>
        </w:r>
      </w:ins>
      <w:ins w:id="1343" w:author="PR Preview" w:date="2026-01-01T00:00:00Z">
        <w:r>
          <w:t xml:space="preserve"> </w:t>
        </w:r>
      </w:ins>
      <w:ins w:id="1344" w:author="PR Preview" w:date="2026-01-01T00:00:00Z">
        <w:r>
          <w:t xml:space="preserve">of</w:t>
        </w:r>
      </w:ins>
      <w:ins w:id="1345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346" w:author="PR Preview" w:date="2026-01-01T00:00:00Z">
        <w:r>
          <w:t xml:space="preserve"> </w:t>
        </w:r>
      </w:ins>
      <w:ins w:id="1347" w:author="PR Preview" w:date="2026-01-01T00:00:00Z">
        <w:r>
          <w:t xml:space="preserve">is a set of the form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ins w:id="1348" w:author="PR Preview" w:date="2026-01-01T00:00:00Z">
        <w:r>
          <w:t xml:space="preserve">for some vector</w:t>
        </w:r>
      </w:ins>
      <w:ins w:id="1349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350" w:author="PR Preview" w:date="2026-01-01T00:00:00Z">
        <w:r>
          <w:t xml:space="preserve"> </w:t>
        </w:r>
      </w:ins>
      <w:ins w:id="1351" w:author="PR Preview" w:date="2026-01-01T00:00:00Z">
        <w:r>
          <w:t xml:space="preserve">and some subspace</w:t>
        </w:r>
      </w:ins>
      <w:ins w:id="135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353" w:author="PR Preview" w:date="2026-01-01T00:00:00Z">
        <w:r>
          <w:t xml:space="preserve"> </w:t>
        </w:r>
      </w:ins>
      <w:ins w:id="1354" w:author="PR Preview" w:date="2026-01-01T00:00:00Z">
        <w:r>
          <w:t xml:space="preserve">of</w:t>
        </w:r>
      </w:ins>
      <w:ins w:id="1355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356" w:author="PR Preview" w:date="2026-01-01T00:00:00Z">
        <w:r>
          <w:t xml:space="preserve"> </w:t>
        </w:r>
      </w:ins>
      <w:ins w:id="1357" w:author="PR Preview" w:date="2026-01-01T00:00:00Z">
        <w:r>
          <w:t xml:space="preserve">(</w:t>
        </w:r>
      </w:ins>
      <w:hyperlink r:id="rId20">
        <w:ins w:id="1358" w:author="PR Preview" w:date="2026-01-01T00:00:00Z">
          <w:r>
            <w:rPr>
              <w:rStyle w:val="Hyperlink"/>
            </w:rPr>
            <w:t xml:space="preserve">Definition 4 in Subspaces and Rank</w:t>
          </w:r>
        </w:ins>
      </w:hyperlink>
      <w:ins w:id="1359" w:author="PR Preview" w:date="2026-01-01T00:00:00Z">
        <w:r>
          <w:t xml:space="preserve">):</w:t>
        </w:r>
      </w:ins>
      <w:ins w:id="1360" w:author="PR Preview" w:date="2026-01-01T00:00:00Z">
        <w:r>
          <w:t xml:space="preserve"> </w:t>
        </w:r>
      </w:ins>
      <w:ins w:id="1361" w:author="PR Preview" w:date="2026-01-01T00:00:00Z">
        <w:r>
          <w:t xml:space="preserve">the</w:t>
        </w:r>
      </w:ins>
      <w:ins w:id="1362" w:author="PR Preview" w:date="2026-01-01T00:00:00Z">
        <w:r>
          <w:t xml:space="preserve"> </w:t>
        </w:r>
      </w:ins>
      <w:hyperlink r:id="rId56">
        <w:ins w:id="1363" w:author="PR Preview" w:date="2026-01-01T00:00:00Z">
          <w:r>
            <w:rPr>
              <w:rStyle w:val="Hyperlink"/>
            </w:rPr>
            <w:t xml:space="preserve">image</w:t>
          </w:r>
        </w:ins>
      </w:hyperlink>
      <w:ins w:id="1364" w:author="PR Preview" w:date="2026-01-01T00:00:00Z">
        <w:r>
          <w:t xml:space="preserve"> </w:t>
        </w:r>
      </w:ins>
      <w:ins w:id="1365" w:author="PR Preview" w:date="2026-01-01T00:00:00Z">
        <w:r>
          <w:t xml:space="preserve">of</w:t>
        </w:r>
      </w:ins>
      <w:ins w:id="136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367" w:author="PR Preview" w:date="2026-01-01T00:00:00Z">
        <w:r>
          <w:t xml:space="preserve"> </w:t>
        </w:r>
      </w:ins>
      <w:ins w:id="1368" w:author="PR Preview" w:date="2026-01-01T00:00:00Z">
        <w:r>
          <w:t xml:space="preserve">under the translation by</w:t>
        </w:r>
      </w:ins>
      <w:ins w:id="1369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ins w:id="1370" w:author="PR Preview" w:date="2026-01-01T00:00:00Z">
        <w:r>
          <w:t xml:space="preserve"> </w:t>
        </w:r>
      </w:ins>
      <w:ins w:id="1371" w:author="PR Preview" w:date="2026-01-01T00:00:00Z">
        <w:r>
          <w:t xml:space="preserve">(</w:t>
        </w:r>
      </w:ins>
      <w:hyperlink r:id="rId57">
        <w:ins w:id="1372" w:author="PR Preview" w:date="2026-01-01T00:00:00Z">
          <w:r>
            <w:rPr>
              <w:rStyle w:val="Hyperlink"/>
            </w:rPr>
            <w:t xml:space="preserve">Definition 16 in Matrices</w:t>
          </w:r>
        </w:ins>
      </w:hyperlink>
      <w:ins w:id="1373" w:author="PR Preview" w:date="2026-01-01T00:00:00Z">
        <w:r>
          <w:t xml:space="preserve">).</w:t>
        </w:r>
      </w:ins>
    </w:p>
    <w:bookmarkEnd w:id="58"/>
    <w:bookmarkStart w:id="60" w:name="exm-affine-subspace"/>
    <w:p>
      <w:pPr>
        <w:pStyle w:val="BodyText"/>
      </w:pPr>
      <w:ins w:id="1374" w:author="PR Preview" w:date="2026-01-01T00:00:00Z">
        <w:r>
          <w:rPr>
            <w:b/>
            <w:bCs/>
          </w:rPr>
          <w:t xml:space="preserve">Example 14 (A line that misses the origin is an affine subspace)</w:t>
        </w:r>
      </w:ins>
      <w:ins w:id="1375" w:author="PR Preview" w:date="2026-01-01T00:00:00Z">
        <w:r>
          <w:t xml:space="preserve"> </w:t>
        </w:r>
      </w:ins>
      <w:ins w:id="1376" w:author="PR Preview" w:date="2026-01-01T00:00:00Z">
        <w:r>
          <w:t xml:space="preserve">The line</w:t>
        </w:r>
      </w:ins>
      <w:ins w:id="137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ins w:id="1378" w:author="PR Preview" w:date="2026-01-01T00:00:00Z">
        <w:r>
          <w:t xml:space="preserve"> </w:t>
        </w:r>
      </w:ins>
      <w:ins w:id="1379" w:author="PR Preview" w:date="2026-01-01T00:00:00Z">
        <w:r>
          <w:t xml:space="preserve">of</w:t>
        </w:r>
      </w:ins>
      <w:ins w:id="1380" w:author="PR Preview" w:date="2026-01-01T00:00:00Z">
        <w:r>
          <w:t xml:space="preserve"> </w:t>
        </w:r>
      </w:ins>
      <w:hyperlink r:id="rId59">
        <w:ins w:id="1381" w:author="PR Preview" w:date="2026-01-01T00:00:00Z">
          <w:r>
            <w:rPr>
              <w:rStyle w:val="Hyperlink"/>
            </w:rPr>
            <w:t xml:space="preserve">Example 4 in Subspaces and Rank</w:t>
          </w:r>
        </w:ins>
      </w:hyperlink>
      <w:ins w:id="1382" w:author="PR Preview" w:date="2026-01-01T00:00:00Z">
        <w:r>
          <w:t xml:space="preserve"> </w:t>
        </w:r>
      </w:ins>
      <w:ins w:id="1383" w:author="PR Preview" w:date="2026-01-01T00:00:00Z">
        <w:r>
          <w:t xml:space="preserve">is not a subspace,</w:t>
        </w:r>
      </w:ins>
      <w:ins w:id="1384" w:author="PR Preview" w:date="2026-01-01T00:00:00Z">
        <w:r>
          <w:t xml:space="preserve"> </w:t>
        </w:r>
      </w:ins>
      <w:ins w:id="1385" w:author="PR Preview" w:date="2026-01-01T00:00:00Z">
        <w:r>
          <w:t xml:space="preserve">but it is an affine subspace,</w:t>
        </w:r>
      </w:ins>
      <w:ins w:id="1386" w:author="PR Preview" w:date="2026-01-01T00:00:00Z">
        <w:r>
          <w:t xml:space="preserve"> </w:t>
        </w:r>
      </w:ins>
      <w:ins w:id="1387" w:author="PR Preview" w:date="2026-01-01T00:00:00Z">
        <w:r>
          <w:t xml:space="preserve">with</w:t>
        </w:r>
      </w:ins>
      <w:ins w:id="1388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389" w:author="PR Preview" w:date="2026-01-01T00:00:00Z">
        <w:r>
          <w:t xml:space="preserve"> </w:t>
        </w:r>
      </w:ins>
      <w:ins w:id="1390" w:author="PR Preview" w:date="2026-01-01T00:00:00Z">
        <w:r>
          <w:t xml:space="preserve">and</w:t>
        </w:r>
      </w:ins>
      <w:ins w:id="139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1392" w:author="PR Preview" w:date="2026-01-01T00:00:00Z">
        <w:r>
          <w:t xml:space="preserve"> </w:t>
        </w:r>
      </w:ins>
      <w:ins w:id="1393" w:author="PR Preview" w:date="2026-01-01T00:00:00Z">
        <w:r>
          <w:t xml:space="preserve">(</w:t>
        </w:r>
      </w:ins>
      <w:hyperlink r:id="rId14">
        <w:ins w:id="1394" w:author="PR Preview" w:date="2026-01-01T00:00:00Z">
          <w:r>
            <w:rPr>
              <w:rStyle w:val="Hyperlink"/>
            </w:rPr>
            <w:t xml:space="preserve">Definition 5 in Subspaces and Rank</w:t>
          </w:r>
        </w:ins>
      </w:hyperlink>
      <w:ins w:id="1395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ins w:id="1396" w:author="PR Preview" w:date="2026-01-01T00:00:00Z">
        <w:r>
          <w:t xml:space="preserve">and as</w:t>
        </w:r>
      </w:ins>
      <w:ins w:id="1397" w:author="PR Preview" w:date="2026-01-01T00:00:00Z">
        <w:r>
          <w:t xml:space="preserve"> </w:t>
        </w:r>
      </w:ins>
      <m:oMath>
        <m:r>
          <m:t>c</m:t>
        </m:r>
      </m:oMath>
      <w:ins w:id="1398" w:author="PR Preview" w:date="2026-01-01T00:00:00Z">
        <w:r>
          <w:t xml:space="preserve"> </w:t>
        </w:r>
      </w:ins>
      <w:ins w:id="1399" w:author="PR Preview" w:date="2026-01-01T00:00:00Z">
        <w:r>
          <w:t xml:space="preserve">ranges over</w:t>
        </w:r>
      </w:ins>
      <w:ins w:id="1400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1401" w:author="PR Preview" w:date="2026-01-01T00:00:00Z">
        <w:r>
          <w:t xml:space="preserve">,</w:t>
        </w:r>
      </w:ins>
      <w:ins w:id="140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403" w:author="PR Preview" w:date="2026-01-01T00:00:00Z">
        <w:r>
          <w:t xml:space="preserve"> </w:t>
        </w:r>
      </w:ins>
      <w:ins w:id="1404" w:author="PR Preview" w:date="2026-01-01T00:00:00Z">
        <w:r>
          <w:t xml:space="preserve">ranges over all of</w:t>
        </w:r>
      </w:ins>
      <w:ins w:id="140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T</m:t>
        </m:r>
      </m:oMath>
      <w:ins w:id="1406" w:author="PR Preview" w:date="2026-01-01T00:00:00Z">
        <w:r>
          <w:t xml:space="preserve">.</w:t>
        </w:r>
      </w:ins>
      <w:ins w:id="1407" w:author="PR Preview" w:date="2026-01-01T00:00:00Z">
        <w:r>
          <w:t xml:space="preserve"> </w:t>
        </w:r>
      </w:ins>
      <w:ins w:id="1408" w:author="PR Preview" w:date="2026-01-01T00:00:00Z">
        <w:r>
          <w:t xml:space="preserve">Every subspace</w:t>
        </w:r>
      </w:ins>
      <w:ins w:id="140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410" w:author="PR Preview" w:date="2026-01-01T00:00:00Z">
        <w:r>
          <w:t xml:space="preserve"> </w:t>
        </w:r>
      </w:ins>
      <w:ins w:id="1411" w:author="PR Preview" w:date="2026-01-01T00:00:00Z">
        <w:r>
          <w:t xml:space="preserve">is also an affine subspace, with</w:t>
        </w:r>
      </w:ins>
      <w:ins w:id="1412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ins w:id="1413" w:author="PR Preview" w:date="2026-01-01T00:00:00Z">
        <w:r>
          <w:t xml:space="preserve">.</w:t>
        </w:r>
      </w:ins>
    </w:p>
    <w:bookmarkEnd w:id="60"/>
    <w:bookmarkStart w:id="63" w:name="thm-hyperplane-subspace"/>
    <w:p>
      <w:pPr>
        <w:pStyle w:val="BodyText"/>
      </w:pPr>
      <w:ins w:id="1414" w:author="PR Preview" w:date="2026-01-01T00:00:00Z">
        <w:r>
          <w:rPr>
            <w:b/>
            <w:bCs/>
          </w:rPr>
          <w:t xml:space="preserve">Theorem 9 (A hyperplane is a translated subspace of dimension</w:t>
        </w:r>
      </w:ins>
      <w:ins w:id="1415" w:author="PR Preview" w:date="2026-01-01T00:00:00Z">
        <w:r>
          <w:rPr>
            <w:b/>
            <w:bCs/>
          </w:rPr>
          <w:t xml:space="preserve"> </w:t>
        </w:r>
      </w:ins>
      <m:oMath>
        <m:r>
          <m:t>p</m:t>
        </m:r>
        <m:r>
          <m:rPr>
            <m:sty m:val="p"/>
          </m:rPr>
          <m:t>−</m:t>
        </m:r>
        <m:r>
          <m:t>1</m:t>
        </m:r>
      </m:oMath>
      <w:ins w:id="1416" w:author="PR Preview" w:date="2026-01-01T00:00:00Z">
        <w:r>
          <w:rPr>
            <w:b/>
            <w:bCs/>
          </w:rPr>
          <w:t xml:space="preserve">)</w:t>
        </w:r>
      </w:ins>
      <w:ins w:id="1417" w:author="PR Preview" w:date="2026-01-01T00:00:00Z">
        <w:r>
          <w:t xml:space="preserve"> </w:t>
        </w:r>
      </w:ins>
      <w:ins w:id="1418" w:author="PR Preview" w:date="2026-01-01T00:00:00Z">
        <w:r>
          <w:t xml:space="preserve">Let</w:t>
        </w:r>
      </w:ins>
      <w:ins w:id="141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420" w:author="PR Preview" w:date="2026-01-01T00:00:00Z">
        <w:r>
          <w:t xml:space="preserve"> </w:t>
        </w:r>
      </w:ins>
      <w:ins w:id="1421" w:author="PR Preview" w:date="2026-01-01T00:00:00Z">
        <w:r>
          <w:t xml:space="preserve">be nonzero, let</w:t>
        </w:r>
      </w:ins>
      <w:ins w:id="1422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1423" w:author="PR Preview" w:date="2026-01-01T00:00:00Z">
        <w:r>
          <w:t xml:space="preserve">,</w:t>
        </w:r>
      </w:ins>
      <w:ins w:id="1424" w:author="PR Preview" w:date="2026-01-01T00:00:00Z">
        <w:r>
          <w:t xml:space="preserve"> </w:t>
        </w:r>
      </w:ins>
      <w:ins w:id="1425" w:author="PR Preview" w:date="2026-01-01T00:00:00Z">
        <w:r>
          <w:t xml:space="preserve">let</w:t>
        </w:r>
      </w:ins>
      <w:ins w:id="142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ins w:id="1427" w:author="PR Preview" w:date="2026-01-01T00:00:00Z">
        <w:r>
          <w:t xml:space="preserve"> </w:t>
        </w:r>
      </w:ins>
      <w:ins w:id="1428" w:author="PR Preview" w:date="2026-01-01T00:00:00Z">
        <w:r>
          <w:t xml:space="preserve">be the hyperplane</w:t>
        </w:r>
      </w:ins>
      <w:ins w:id="1429" w:author="PR Preview" w:date="2026-01-01T00:00:00Z">
        <w:r>
          <w:t xml:space="preserve"> </w:t>
        </w:r>
      </w:ins>
      <w:ins w:id="1430" w:author="PR Preview" w:date="2026-01-01T00:00:00Z">
        <w:r>
          <w:t xml:space="preserve">with normal vector</w:t>
        </w:r>
      </w:ins>
      <w:ins w:id="143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</m:oMath>
      <w:ins w:id="1432" w:author="PR Preview" w:date="2026-01-01T00:00:00Z">
        <w:r>
          <w:t xml:space="preserve"> </w:t>
        </w:r>
      </w:ins>
      <w:ins w:id="1433" w:author="PR Preview" w:date="2026-01-01T00:00:00Z">
        <w:r>
          <w:t xml:space="preserve">and offset</w:t>
        </w:r>
      </w:ins>
      <w:ins w:id="1434" w:author="PR Preview" w:date="2026-01-01T00:00:00Z">
        <w:r>
          <w:t xml:space="preserve"> </w:t>
        </w:r>
      </w:ins>
      <m:oMath>
        <m:r>
          <m:t>b</m:t>
        </m:r>
      </m:oMath>
      <w:ins w:id="1435" w:author="PR Preview" w:date="2026-01-01T00:00:00Z">
        <w:r>
          <w:t xml:space="preserve"> </w:t>
        </w:r>
      </w:ins>
      <w:ins w:id="1436" w:author="PR Preview" w:date="2026-01-01T00:00:00Z">
        <w:r>
          <w:t xml:space="preserve">(</w:t>
        </w:r>
      </w:ins>
      <w:hyperlink r:id="rId61">
        <w:ins w:id="1437" w:author="PR Preview" w:date="2026-01-01T00:00:00Z">
          <w:r>
            <w:rPr>
              <w:rStyle w:val="Hyperlink"/>
            </w:rPr>
            <w:t xml:space="preserve">Definition 19 in Matrices</w:t>
          </w:r>
        </w:ins>
      </w:hyperlink>
      <w:ins w:id="1438" w:author="PR Preview" w:date="2026-01-01T00:00:00Z">
        <w:r>
          <w:t xml:space="preserve">),</w:t>
        </w:r>
      </w:ins>
      <w:ins w:id="1439" w:author="PR Preview" w:date="2026-01-01T00:00:00Z">
        <w:r>
          <w:t xml:space="preserve"> </w:t>
        </w:r>
      </w:ins>
      <w:ins w:id="1440" w:author="PR Preview" w:date="2026-01-01T00:00:00Z">
        <w:r>
          <w:t xml:space="preserve">and let</w:t>
        </w:r>
      </w:ins>
      <w:ins w:id="144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ins w:id="1442" w:author="PR Preview" w:date="2026-01-01T00:00:00Z">
        <w:r>
          <w:t xml:space="preserve"> </w:t>
        </w:r>
      </w:ins>
      <w:ins w:id="1443" w:author="PR Preview" w:date="2026-01-01T00:00:00Z">
        <w:r>
          <w:t xml:space="preserve">be the hyperplane with the same normal vector and offset</w:t>
        </w:r>
      </w:ins>
      <w:ins w:id="1444" w:author="PR Preview" w:date="2026-01-01T00:00:00Z">
        <w:r>
          <w:t xml:space="preserve"> </w:t>
        </w:r>
      </w:ins>
      <m:oMath>
        <m:r>
          <m:t>0</m:t>
        </m:r>
      </m:oMath>
      <w:ins w:id="1445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ins w:id="1446" w:author="PR Preview" w:date="2026-01-01T00:00:00Z">
        <w:r>
          <w:t xml:space="preserve"> </w:t>
        </w:r>
      </w:ins>
      <w:ins w:id="1447" w:author="PR Preview" w:date="2026-01-01T00:00:00Z">
        <w:r>
          <w:t xml:space="preserve">is a subspace of</w:t>
        </w:r>
      </w:ins>
      <w:ins w:id="1448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449" w:author="PR Preview" w:date="2026-01-01T00:00:00Z">
        <w:r>
          <w:t xml:space="preserve"> </w:t>
        </w:r>
      </w:ins>
      <w:ins w:id="1450" w:author="PR Preview" w:date="2026-01-01T00:00:00Z">
        <w:r>
          <w:t xml:space="preserve">(</w:t>
        </w:r>
      </w:ins>
      <w:hyperlink r:id="rId20">
        <w:ins w:id="1451" w:author="PR Preview" w:date="2026-01-01T00:00:00Z">
          <w:r>
            <w:rPr>
              <w:rStyle w:val="Hyperlink"/>
            </w:rPr>
            <w:t xml:space="preserve">Definition 4 in Subspaces and Rank</w:t>
          </w:r>
        </w:ins>
      </w:hyperlink>
      <w:ins w:id="1452" w:author="PR Preview" w:date="2026-01-01T00:00:00Z">
        <w:r>
          <w:t xml:space="preserve">) of dimension</w:t>
        </w:r>
      </w:ins>
      <w:ins w:id="145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−</m:t>
        </m:r>
        <m:r>
          <m:t>1</m:t>
        </m:r>
      </m:oMath>
      <w:ins w:id="1454" w:author="PR Preview" w:date="2026-01-01T00:00:00Z">
        <w:r>
          <w:t xml:space="preserve"> </w:t>
        </w:r>
      </w:ins>
      <w:ins w:id="1455" w:author="PR Preview" w:date="2026-01-01T00:00:00Z">
        <w:r>
          <w:t xml:space="preserve">(</w:t>
        </w:r>
      </w:ins>
      <w:hyperlink r:id="rId39">
        <w:ins w:id="1456" w:author="PR Preview" w:date="2026-01-01T00:00:00Z">
          <w:r>
            <w:rPr>
              <w:rStyle w:val="Hyperlink"/>
            </w:rPr>
            <w:t xml:space="preserve">Definition 8 in Subspaces and Rank</w:t>
          </w:r>
        </w:ins>
      </w:hyperlink>
      <w:ins w:id="1457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H</m:t>
        </m:r>
      </m:oMath>
      <w:ins w:id="1458" w:author="PR Preview" w:date="2026-01-01T00:00:00Z">
        <w:r>
          <w:t xml:space="preserve"> </w:t>
        </w:r>
      </w:ins>
      <w:ins w:id="1459" w:author="PR Preview" w:date="2026-01-01T00:00:00Z">
        <w:r>
          <w:t xml:space="preserve">is not empty, and for any</w:t>
        </w:r>
      </w:ins>
      <w:ins w:id="1460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ins w:id="1461" w:author="PR Preview" w:date="2026-01-01T00:00:00Z">
        <w:r>
          <w:t xml:space="preserve">,</w:t>
        </w:r>
      </w:ins>
      <w:ins w:id="146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ins w:id="1463" w:author="PR Preview" w:date="2026-01-01T00:00:00Z">
        <w:r>
          <w:t xml:space="preserve">,</w:t>
        </w:r>
      </w:ins>
      <w:ins w:id="1464" w:author="PR Preview" w:date="2026-01-01T00:00:00Z">
        <w:r>
          <w:t xml:space="preserve"> </w:t>
        </w:r>
      </w:ins>
      <w:ins w:id="1465" w:author="PR Preview" w:date="2026-01-01T00:00:00Z">
        <w:r>
          <w:t xml:space="preserve">so</w:t>
        </w:r>
      </w:ins>
      <w:ins w:id="146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1467" w:author="PR Preview" w:date="2026-01-01T00:00:00Z">
        <w:r>
          <w:t xml:space="preserve"> </w:t>
        </w:r>
      </w:ins>
      <w:ins w:id="1468" w:author="PR Preview" w:date="2026-01-01T00:00:00Z">
        <w:r>
          <w:t xml:space="preserve">is an affine subspace (</w:t>
        </w:r>
      </w:ins>
      <w:hyperlink w:anchor="def-affine-subspace">
        <w:ins w:id="1469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1470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1"/>
        </w:numPr>
      </w:pPr>
      <w:ins w:id="1471" w:author="PR Preview" w:date="2026-01-01T00:00:00Z">
        <w:r>
          <w:t xml:space="preserve">For any</w:t>
        </w:r>
      </w:ins>
      <w:ins w:id="147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ins w:id="1473" w:author="PR Preview" w:date="2026-01-01T00:00:00Z">
        <w:r>
          <w:t xml:space="preserve">,</w:t>
        </w:r>
      </w:ins>
      <w:ins w:id="1474" w:author="PR Preview" w:date="2026-01-01T00:00:00Z">
        <w:r>
          <w:t xml:space="preserve"> </w:t>
        </w:r>
      </w:ins>
      <w:ins w:id="1475" w:author="PR Preview" w:date="2026-01-01T00:00:00Z">
        <w:r>
          <w:t xml:space="preserve">the normal vector is orthogonal to their difference:</w:t>
        </w:r>
      </w:ins>
      <w:ins w:id="147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ins w:id="1477" w:author="PR Preview" w:date="2026-01-01T00:00:00Z">
        <w:r>
          <w:t xml:space="preserve"> </w:t>
        </w:r>
      </w:ins>
      <w:ins w:id="1478" w:author="PR Preview" w:date="2026-01-01T00:00:00Z">
        <w:r>
          <w:t xml:space="preserve">(</w:t>
        </w:r>
      </w:ins>
      <w:hyperlink r:id="rId62">
        <w:ins w:id="1479" w:author="PR Preview" w:date="2026-01-01T00:00:00Z">
          <w:r>
            <w:rPr>
              <w:rStyle w:val="Hyperlink"/>
            </w:rPr>
            <w:t xml:space="preserve">Definition 13 in Vectors</w:t>
          </w:r>
        </w:ins>
      </w:hyperlink>
      <w:ins w:id="1480" w:author="PR Preview" w:date="2026-01-01T00:00:00Z">
        <w:r>
          <w:t xml:space="preserve">).</w:t>
        </w:r>
      </w:ins>
    </w:p>
    <w:bookmarkEnd w:id="63"/>
    <w:p>
      <w:pPr>
        <w:pStyle w:val="FirstParagraph"/>
      </w:pPr>
      <w:ins w:id="1481" w:author="PR Preview" w:date="2026-01-01T00:00:00Z">
        <w:r>
          <w:rPr>
            <w:i/>
            <w:iCs/>
          </w:rPr>
          <w:t xml:space="preserve">Proof</w:t>
        </w:r>
      </w:ins>
      <w:ins w:id="1482" w:author="PR Preview" w:date="2026-01-01T00:00:00Z">
        <w:r>
          <w:t xml:space="preserve">. </w:t>
        </w:r>
      </w:ins>
      <w:ins w:id="1483" w:author="PR Preview" w:date="2026-01-01T00:00:00Z">
        <w:r>
          <w:t xml:space="preserve">Here</w:t>
        </w:r>
      </w:ins>
      <w:ins w:id="1484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ins w:id="1485" w:author="PR Preview" w:date="2026-01-01T00:00:00Z">
        <w:r>
          <w:t xml:space="preserve"> </w:t>
        </w:r>
      </w:ins>
      <w:ins w:id="1486" w:author="PR Preview" w:date="2026-01-01T00:00:00Z">
        <w:r>
          <w:t xml:space="preserve">is a</w:t>
        </w:r>
      </w:ins>
      <w:ins w:id="1487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p</m:t>
        </m:r>
      </m:oMath>
      <w:ins w:id="1488" w:author="PR Preview" w:date="2026-01-01T00:00:00Z">
        <w:r>
          <w:t xml:space="preserve"> </w:t>
        </w:r>
      </w:ins>
      <w:ins w:id="1489" w:author="PR Preview" w:date="2026-01-01T00:00:00Z">
        <w:r>
          <w:t xml:space="preserve">matrix, and</w:t>
        </w:r>
      </w:ins>
      <w:ins w:id="1490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ins w:id="1491" w:author="PR Preview" w:date="2026-01-01T00:00:00Z">
        <w:r>
          <w:t xml:space="preserve"> </w:t>
        </w:r>
      </w:ins>
      <w:ins w:id="1492" w:author="PR Preview" w:date="2026-01-01T00:00:00Z">
        <w:r>
          <w:t xml:space="preserve">(</w:t>
        </w:r>
      </w:ins>
      <w:hyperlink r:id="rId64">
        <w:ins w:id="1493" w:author="PR Preview" w:date="2026-01-01T00:00:00Z">
          <w:r>
            <w:rPr>
              <w:rStyle w:val="Hyperlink"/>
            </w:rPr>
            <w:t xml:space="preserve">Example 6 in Matrices</w:t>
          </w:r>
        </w:ins>
      </w:hyperlink>
      <w:ins w:id="1494" w:author="PR Preview" w:date="2026-01-01T00:00:00Z">
        <w:r>
          <w:t xml:space="preserve">).</w:t>
        </w:r>
      </w:ins>
    </w:p>
    <w:p>
      <w:pPr>
        <w:pStyle w:val="BodyText"/>
      </w:pPr>
      <w:ins w:id="1495" w:author="PR Preview" w:date="2026-01-01T00:00:00Z">
        <w:r>
          <w:rPr>
            <w:b/>
            <w:bCs/>
          </w:rPr>
          <w:t xml:space="preserve">Part 1.</w:t>
        </w:r>
      </w:ins>
      <w:ins w:id="1496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ins w:id="1497" w:author="PR Preview" w:date="2026-01-01T00:00:00Z">
        <w:r>
          <w:t xml:space="preserve"> </w:t>
        </w:r>
      </w:ins>
      <w:ins w:id="1498" w:author="PR Preview" w:date="2026-01-01T00:00:00Z">
        <w:r>
          <w:t xml:space="preserve">is the null space</w:t>
        </w:r>
      </w:ins>
      <w:ins w:id="149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ins w:id="1500" w:author="PR Preview" w:date="2026-01-01T00:00:00Z">
        <w:r>
          <w:t xml:space="preserve"> </w:t>
        </w:r>
      </w:ins>
      <w:ins w:id="1501" w:author="PR Preview" w:date="2026-01-01T00:00:00Z">
        <w:r>
          <w:t xml:space="preserve">(</w:t>
        </w:r>
      </w:ins>
      <w:hyperlink w:anchor="def-null-space">
        <w:ins w:id="1502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1503" w:author="PR Preview" w:date="2026-01-01T00:00:00Z">
        <w:r>
          <w:t xml:space="preserve">),</w:t>
        </w:r>
      </w:ins>
      <w:ins w:id="1504" w:author="PR Preview" w:date="2026-01-01T00:00:00Z">
        <w:r>
          <w:t xml:space="preserve"> </w:t>
        </w:r>
      </w:ins>
      <w:ins w:id="1505" w:author="PR Preview" w:date="2026-01-01T00:00:00Z">
        <w:r>
          <w:t xml:space="preserve">so it is a subspace (</w:t>
        </w:r>
      </w:ins>
      <w:hyperlink w:anchor="thm-null-space-subspace">
        <w:ins w:id="1506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1507" w:author="PR Preview" w:date="2026-01-01T00:00:00Z">
        <w:r>
          <w:t xml:space="preserve">).</w:t>
        </w:r>
      </w:ins>
      <w:ins w:id="1508" w:author="PR Preview" w:date="2026-01-01T00:00:00Z">
        <w:r>
          <w:t xml:space="preserve"> </w:t>
        </w:r>
      </w:ins>
      <w:ins w:id="1509" w:author="PR Preview" w:date="2026-01-01T00:00:00Z">
        <w:r>
          <w:t xml:space="preserve">The</w:t>
        </w:r>
      </w:ins>
      <w:ins w:id="1510" w:author="PR Preview" w:date="2026-01-01T00:00:00Z">
        <w:r>
          <w:t xml:space="preserve"> </w:t>
        </w:r>
      </w:ins>
      <m:oMath>
        <m:r>
          <m:t>p</m:t>
        </m:r>
      </m:oMath>
      <w:ins w:id="1511" w:author="PR Preview" w:date="2026-01-01T00:00:00Z">
        <w:r>
          <w:t xml:space="preserve"> </w:t>
        </w:r>
      </w:ins>
      <w:ins w:id="1512" w:author="PR Preview" w:date="2026-01-01T00:00:00Z">
        <w:r>
          <w:t xml:space="preserve">columns of</w:t>
        </w:r>
      </w:ins>
      <w:ins w:id="1513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ins w:id="1514" w:author="PR Preview" w:date="2026-01-01T00:00:00Z">
        <w:r>
          <w:t xml:space="preserve"> </w:t>
        </w:r>
      </w:ins>
      <w:ins w:id="1515" w:author="PR Preview" w:date="2026-01-01T00:00:00Z">
        <w:r>
          <w:t xml:space="preserve">are the numbers</w:t>
        </w:r>
      </w:ins>
      <w:ins w:id="1516" w:author="PR Preview" w:date="2026-01-01T00:00:00Z">
        <w:r>
          <w:t xml:space="preserve"> </w:t>
        </w:r>
      </w:ins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ins w:id="1517" w:author="PR Preview" w:date="2026-01-01T00:00:00Z">
        <w:r>
          <w:t xml:space="preserve">.</w:t>
        </w:r>
      </w:ins>
      <w:ins w:id="1518" w:author="PR Preview" w:date="2026-01-01T00:00:00Z">
        <w:r>
          <w:t xml:space="preserve"> </w:t>
        </w:r>
      </w:ins>
      <w:ins w:id="1519" w:author="PR Preview" w:date="2026-01-01T00:00:00Z">
        <w:r>
          <w:t xml:space="preserve">Some</w:t>
        </w:r>
      </w:ins>
      <w:ins w:id="1520" w:author="PR Preview" w:date="2026-01-01T00:00:00Z">
        <w:r>
          <w:t xml:space="preserve"> </w:t>
        </w:r>
      </w:ins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ins w:id="1521" w:author="PR Preview" w:date="2026-01-01T00:00:00Z">
        <w:r>
          <w:t xml:space="preserve">, because</w:t>
        </w:r>
      </w:ins>
      <w:ins w:id="152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ins w:id="1523" w:author="PR Preview" w:date="2026-01-01T00:00:00Z">
        <w:r>
          <w:t xml:space="preserve">,</w:t>
        </w:r>
      </w:ins>
      <w:ins w:id="1524" w:author="PR Preview" w:date="2026-01-01T00:00:00Z">
        <w:r>
          <w:t xml:space="preserve"> </w:t>
        </w:r>
      </w:ins>
      <w:ins w:id="1525" w:author="PR Preview" w:date="2026-01-01T00:00:00Z">
        <w:r>
          <w:t xml:space="preserve">and that column on its own is linearly independent (</w:t>
        </w:r>
      </w:ins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ins w:id="1526" w:author="PR Preview" w:date="2026-01-01T00:00:00Z">
        <w:r>
          <w:t xml:space="preserve"> </w:t>
        </w:r>
      </w:ins>
      <w:ins w:id="1527" w:author="PR Preview" w:date="2026-01-01T00:00:00Z">
        <w:r>
          <w:t xml:space="preserve">forces</w:t>
        </w:r>
      </w:ins>
      <w:ins w:id="1528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0</m:t>
        </m:r>
      </m:oMath>
      <w:ins w:id="1529" w:author="PR Preview" w:date="2026-01-01T00:00:00Z">
        <w:r>
          <w:t xml:space="preserve">),</w:t>
        </w:r>
      </w:ins>
      <w:ins w:id="1530" w:author="PR Preview" w:date="2026-01-01T00:00:00Z">
        <w:r>
          <w:t xml:space="preserve"> </w:t>
        </w:r>
      </w:ins>
      <w:ins w:id="1531" w:author="PR Preview" w:date="2026-01-01T00:00:00Z">
        <w:r>
          <w:t xml:space="preserve">so</w:t>
        </w:r>
      </w:ins>
      <w:ins w:id="1532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ins w:id="1533" w:author="PR Preview" w:date="2026-01-01T00:00:00Z">
        <w:r>
          <w:t xml:space="preserve"> </w:t>
        </w:r>
      </w:ins>
      <w:ins w:id="1534" w:author="PR Preview" w:date="2026-01-01T00:00:00Z">
        <w:r>
          <w:t xml:space="preserve">(</w:t>
        </w:r>
      </w:ins>
      <w:hyperlink r:id="rId36">
        <w:ins w:id="1535" w:author="PR Preview" w:date="2026-01-01T00:00:00Z">
          <w:r>
            <w:rPr>
              <w:rStyle w:val="Hyperlink"/>
            </w:rPr>
            <w:t xml:space="preserve">Definition 2 in Subspaces and Rank</w:t>
          </w:r>
        </w:ins>
      </w:hyperlink>
      <w:ins w:id="1536" w:author="PR Preview" w:date="2026-01-01T00:00:00Z">
        <w:r>
          <w:t xml:space="preserve">);</w:t>
        </w:r>
      </w:ins>
      <w:ins w:id="1537" w:author="PR Preview" w:date="2026-01-01T00:00:00Z">
        <w:r>
          <w:t xml:space="preserve"> </w:t>
        </w:r>
      </w:ins>
      <w:ins w:id="1538" w:author="PR Preview" w:date="2026-01-01T00:00:00Z">
        <w:r>
          <w:t xml:space="preserve">and</w:t>
        </w:r>
      </w:ins>
      <w:ins w:id="1539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1540" w:author="PR Preview" w:date="2026-01-01T00:00:00Z">
        <w:r>
          <w:t xml:space="preserve"> </w:t>
        </w:r>
      </w:ins>
      <w:ins w:id="1541" w:author="PR Preview" w:date="2026-01-01T00:00:00Z">
        <w:r>
          <w:t xml:space="preserve">(</w:t>
        </w:r>
      </w:ins>
      <w:hyperlink w:anchor="cor-rank-bound">
        <w:ins w:id="1542" w:author="PR Preview" w:date="2026-01-01T00:00:00Z">
          <w:r>
            <w:rPr>
              <w:rStyle w:val="Hyperlink"/>
            </w:rPr>
            <w:t xml:space="preserve">Corollary 1</w:t>
          </w:r>
        </w:ins>
      </w:hyperlink>
      <w:ins w:id="1543" w:author="PR Preview" w:date="2026-01-01T00:00:00Z">
        <w:r>
          <w:t xml:space="preserve">).</w:t>
        </w:r>
      </w:ins>
      <w:ins w:id="1544" w:author="PR Preview" w:date="2026-01-01T00:00:00Z">
        <w:r>
          <w:t xml:space="preserve"> </w:t>
        </w:r>
      </w:ins>
      <w:ins w:id="1545" w:author="PR Preview" w:date="2026-01-01T00:00:00Z">
        <w:r>
          <w:t xml:space="preserve">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1546" w:author="PR Preview" w:date="2026-01-01T00:00:00Z">
        <w:r>
          <w:rPr>
            <w:b/>
            <w:bCs/>
          </w:rPr>
          <w:t xml:space="preserve">Part 2.</w:t>
        </w:r>
      </w:ins>
      <w:ins w:id="154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ins w:id="1548" w:author="PR Preview" w:date="2026-01-01T00:00:00Z">
        <w:r>
          <w:t xml:space="preserve">, because some</w:t>
        </w:r>
      </w:ins>
      <w:ins w:id="1549" w:author="PR Preview" w:date="2026-01-01T00:00:00Z">
        <w:r>
          <w:t xml:space="preserve"> </w:t>
        </w:r>
      </w:ins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ins w:id="1550" w:author="PR Preview" w:date="2026-01-01T00:00:00Z">
        <w:r>
          <w:t xml:space="preserve">.</w:t>
        </w:r>
      </w:ins>
      <w:ins w:id="1551" w:author="PR Preview" w:date="2026-01-01T00:00:00Z">
        <w:r>
          <w:t xml:space="preserve"> </w:t>
        </w:r>
      </w:ins>
      <w:ins w:id="1552" w:author="PR Preview" w:date="2026-01-01T00:00:00Z">
        <w:r>
          <w:t xml:space="preserve">So</w:t>
        </w:r>
      </w:ins>
      <w:ins w:id="1553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ins w:id="1554" w:author="PR Preview" w:date="2026-01-01T00:00:00Z">
        <w:r>
          <w:t xml:space="preserve"> </w:t>
        </w:r>
      </w:ins>
      <w:ins w:id="1555" w:author="PR Preview" w:date="2026-01-01T00:00:00Z">
        <w:r>
          <w:t xml:space="preserve">is defined, 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ins w:id="1556" w:author="PR Preview" w:date="2026-01-01T00:00:00Z">
        <w:r>
          <w:t xml:space="preserve">so</w:t>
        </w:r>
      </w:ins>
      <w:ins w:id="1557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ins w:id="1558" w:author="PR Preview" w:date="2026-01-01T00:00:00Z">
        <w:r>
          <w:t xml:space="preserve">, and</w:t>
        </w:r>
      </w:ins>
      <w:ins w:id="155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1560" w:author="PR Preview" w:date="2026-01-01T00:00:00Z">
        <w:r>
          <w:t xml:space="preserve"> </w:t>
        </w:r>
      </w:ins>
      <w:ins w:id="1561" w:author="PR Preview" w:date="2026-01-01T00:00:00Z">
        <w:r>
          <w:t xml:space="preserve">is not empty.</w:t>
        </w:r>
      </w:ins>
      <w:ins w:id="1562" w:author="PR Preview" w:date="2026-01-01T00:00:00Z">
        <w:r>
          <w:t xml:space="preserve"> </w:t>
        </w:r>
      </w:ins>
      <w:ins w:id="1563" w:author="PR Preview" w:date="2026-01-01T00:00:00Z">
        <w:r>
          <w:t xml:space="preserve">Now take any</w:t>
        </w:r>
      </w:ins>
      <w:ins w:id="1564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ins w:id="1565" w:author="PR Preview" w:date="2026-01-01T00:00:00Z">
        <w:r>
          <w:t xml:space="preserve">, so</w:t>
        </w:r>
      </w:ins>
      <w:ins w:id="1566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ins w:id="1567" w:author="PR Preview" w:date="2026-01-01T00:00:00Z">
        <w:r>
          <w:t xml:space="preserve">.</w:t>
        </w:r>
      </w:ins>
      <w:ins w:id="1568" w:author="PR Preview" w:date="2026-01-01T00:00:00Z">
        <w:r>
          <w:t xml:space="preserve"> </w:t>
        </w:r>
      </w:ins>
      <w:ins w:id="1569" w:author="PR Preview" w:date="2026-01-01T00:00:00Z">
        <w:r>
          <w:t xml:space="preserve">For any</w:t>
        </w:r>
      </w:ins>
      <w:ins w:id="157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571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ins w:id="1572" w:author="PR Preview" w:date="2026-01-01T00:00:00Z">
        <w:r>
          <w:t xml:space="preserve">so</w:t>
        </w:r>
      </w:ins>
      <w:ins w:id="157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ins w:id="1574" w:author="PR Preview" w:date="2026-01-01T00:00:00Z">
        <w:r>
          <w:t xml:space="preserve"> </w:t>
        </w:r>
      </w:ins>
      <w:ins w:id="1575" w:author="PR Preview" w:date="2026-01-01T00:00:00Z">
        <w:r>
          <w:t xml:space="preserve">exactly when</w:t>
        </w:r>
      </w:ins>
      <w:ins w:id="157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ins w:id="1577" w:author="PR Preview" w:date="2026-01-01T00:00:00Z">
        <w:r>
          <w:t xml:space="preserve">,</w:t>
        </w:r>
      </w:ins>
      <w:ins w:id="1578" w:author="PR Preview" w:date="2026-01-01T00:00:00Z">
        <w:r>
          <w:t xml:space="preserve"> </w:t>
        </w:r>
      </w:ins>
      <w:ins w:id="1579" w:author="PR Preview" w:date="2026-01-01T00:00:00Z">
        <w:r>
          <w:t xml:space="preserve">that is, exactly when</w:t>
        </w:r>
      </w:ins>
      <w:ins w:id="158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ins w:id="1581" w:author="PR Preview" w:date="2026-01-01T00:00:00Z">
        <w:r>
          <w:t xml:space="preserve"> </w:t>
        </w:r>
      </w:ins>
      <w:ins w:id="1582" w:author="PR Preview" w:date="2026-01-01T00:00:00Z">
        <w:r>
          <w:t xml:space="preserve">with</w:t>
        </w:r>
      </w:ins>
      <w:ins w:id="158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ins w:id="1584" w:author="PR Preview" w:date="2026-01-01T00:00:00Z">
        <w:r>
          <w:t xml:space="preserve">.</w:t>
        </w:r>
      </w:ins>
      <w:ins w:id="1585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ins w:id="1586" w:author="PR Preview" w:date="2026-01-01T00:00:00Z">
        <w:r>
          <w:t xml:space="preserve"> </w:t>
        </w:r>
      </w:ins>
      <w:ins w:id="1587" w:author="PR Preview" w:date="2026-01-01T00:00:00Z">
        <w:r>
          <w:t xml:space="preserve">is a subspace (part 1),</w:t>
        </w:r>
      </w:ins>
      <w:ins w:id="1588" w:author="PR Preview" w:date="2026-01-01T00:00:00Z">
        <w:r>
          <w:t xml:space="preserve"> </w:t>
        </w:r>
      </w:ins>
      <w:ins w:id="1589" w:author="PR Preview" w:date="2026-01-01T00:00:00Z">
        <w:r>
          <w:t xml:space="preserve">so</w:t>
        </w:r>
      </w:ins>
      <w:ins w:id="159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1591" w:author="PR Preview" w:date="2026-01-01T00:00:00Z">
        <w:r>
          <w:t xml:space="preserve"> </w:t>
        </w:r>
      </w:ins>
      <w:ins w:id="1592" w:author="PR Preview" w:date="2026-01-01T00:00:00Z">
        <w:r>
          <w:t xml:space="preserve">has the form in</w:t>
        </w:r>
      </w:ins>
      <w:ins w:id="1593" w:author="PR Preview" w:date="2026-01-01T00:00:00Z">
        <w:r>
          <w:t xml:space="preserve"> </w:t>
        </w:r>
      </w:ins>
      <w:hyperlink w:anchor="def-affine-subspace">
        <w:ins w:id="1594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1595" w:author="PR Preview" w:date="2026-01-01T00:00:00Z">
        <w:r>
          <w:t xml:space="preserve">.</w:t>
        </w:r>
      </w:ins>
    </w:p>
    <w:p>
      <w:pPr>
        <w:pStyle w:val="BodyText"/>
      </w:pPr>
      <w:ins w:id="1596" w:author="PR Preview" w:date="2026-01-01T00:00:00Z">
        <w:r>
          <w:rPr>
            <w:b/>
            <w:bCs/>
          </w:rPr>
          <w:t xml:space="preserve">Part 3.</w:t>
        </w:r>
      </w:ins>
      <w:ins w:id="1597" w:author="PR Preview" w:date="2026-01-01T00:00:00Z">
        <w:r>
          <w:t xml:space="preserve"> </w:t>
        </w:r>
      </w:ins>
      <w:ins w:id="1598" w:author="PR Preview" w:date="2026-01-01T00:00:00Z">
        <w:r>
          <w:t xml:space="preserve">For</w:t>
        </w:r>
      </w:ins>
      <w:ins w:id="159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ins w:id="1600" w:author="PR Preview" w:date="2026-01-01T00:00:00Z">
        <w:r>
          <w:t xml:space="preserve">, both</w:t>
        </w:r>
      </w:ins>
      <w:ins w:id="1601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ins w:id="1602" w:author="PR Preview" w:date="2026-01-01T00:00:00Z">
        <w:r>
          <w:t xml:space="preserve"> </w:t>
        </w:r>
      </w:ins>
      <w:ins w:id="1603" w:author="PR Preview" w:date="2026-01-01T00:00:00Z">
        <w:r>
          <w:t xml:space="preserve">and</w:t>
        </w:r>
      </w:ins>
      <w:ins w:id="1604" w:author="PR Preview" w:date="2026-01-01T00:00:00Z">
        <w:r>
          <w:t xml:space="preserve"> </w:t>
        </w:r>
      </w:ins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ins w:id="1605" w:author="PR Preview" w:date="2026-01-01T00:00:00Z">
        <w:r>
          <w:t xml:space="preserve"> </w:t>
        </w:r>
      </w:ins>
      <w:ins w:id="1606" w:author="PR Preview" w:date="2026-01-01T00:00:00Z">
        <w:r>
          <w:t xml:space="preserve">equal</w:t>
        </w:r>
      </w:ins>
      <w:ins w:id="1607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b</m:t>
        </m:r>
      </m:oMath>
      <w:ins w:id="1608" w:author="PR Preview" w:date="2026-01-01T00:00:00Z">
        <w:r>
          <w:t xml:space="preserve">, 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66" w:name="exm-hyperplane-subspace"/>
    <w:p>
      <w:pPr>
        <w:pStyle w:val="FirstParagraph"/>
      </w:pPr>
      <w:ins w:id="1609" w:author="PR Preview" w:date="2026-01-01T00:00:00Z">
        <w:r>
          <w:rPr>
            <w:b/>
            <w:bCs/>
          </w:rPr>
          <w:t xml:space="preserve">Example 15 (The plane</w:t>
        </w:r>
      </w:ins>
      <w:ins w:id="1610" w:author="PR Preview" w:date="2026-01-01T00:00:00Z">
        <w:r>
          <w:rPr>
            <w:b/>
            <w:bCs/>
          </w:rP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ins w:id="1611" w:author="PR Preview" w:date="2026-01-01T00:00:00Z">
        <w:r>
          <w:rPr>
            <w:b/>
            <w:bCs/>
          </w:rPr>
          <w:t xml:space="preserve"> </w:t>
        </w:r>
      </w:ins>
      <w:ins w:id="1612" w:author="PR Preview" w:date="2026-01-01T00:00:00Z">
        <w:r>
          <w:rPr>
            <w:b/>
            <w:bCs/>
          </w:rPr>
          <w:t xml:space="preserve">in</w:t>
        </w:r>
      </w:ins>
      <w:ins w:id="1613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1614" w:author="PR Preview" w:date="2026-01-01T00:00:00Z">
        <w:r>
          <w:rPr>
            <w:b/>
            <w:bCs/>
          </w:rPr>
          <w:t xml:space="preserve">)</w:t>
        </w:r>
      </w:ins>
      <w:ins w:id="1615" w:author="PR Preview" w:date="2026-01-01T00:00:00Z">
        <w:r>
          <w:t xml:space="preserve"> </w:t>
        </w:r>
      </w:ins>
      <w:ins w:id="1616" w:author="PR Preview" w:date="2026-01-01T00:00:00Z">
        <w:r>
          <w:t xml:space="preserve">Take</w:t>
        </w:r>
      </w:ins>
      <w:ins w:id="161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618" w:author="PR Preview" w:date="2026-01-01T00:00:00Z">
        <w:r>
          <w:t xml:space="preserve"> </w:t>
        </w:r>
      </w:ins>
      <w:ins w:id="1619" w:author="PR Preview" w:date="2026-01-01T00:00:00Z">
        <w:r>
          <w:t xml:space="preserve">and</w:t>
        </w:r>
      </w:ins>
      <w:ins w:id="1620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1621" w:author="PR Preview" w:date="2026-01-01T00:00:00Z">
        <w:r>
          <w:t xml:space="preserve">,</w:t>
        </w:r>
      </w:ins>
      <w:ins w:id="1622" w:author="PR Preview" w:date="2026-01-01T00:00:00Z">
        <w:r>
          <w:t xml:space="preserve"> </w:t>
        </w:r>
      </w:ins>
      <w:ins w:id="1623" w:author="PR Preview" w:date="2026-01-01T00:00:00Z">
        <w:r>
          <w:t xml:space="preserve">so</w:t>
        </w:r>
      </w:ins>
      <w:ins w:id="162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ins w:id="1625" w:author="PR Preview" w:date="2026-01-01T00:00:00Z">
        <w:r>
          <w:t xml:space="preserve">,</w:t>
        </w:r>
      </w:ins>
      <w:ins w:id="1626" w:author="PR Preview" w:date="2026-01-01T00:00:00Z">
        <w:r>
          <w:t xml:space="preserve"> </w:t>
        </w:r>
      </w:ins>
      <w:ins w:id="1627" w:author="PR Preview" w:date="2026-01-01T00:00:00Z">
        <w:r>
          <w:t xml:space="preserve">the plane that</w:t>
        </w:r>
      </w:ins>
      <w:ins w:id="1628" w:author="PR Preview" w:date="2026-01-01T00:00:00Z">
        <w:r>
          <w:t xml:space="preserve"> </w:t>
        </w:r>
      </w:ins>
      <w:hyperlink r:id="rId65">
        <w:ins w:id="1629" w:author="PR Preview" w:date="2026-01-01T00:00:00Z">
          <w:r>
            <w:rPr>
              <w:rStyle w:val="Hyperlink"/>
            </w:rPr>
            <w:t xml:space="preserve">Example 5 in Subspaces and Rank</w:t>
          </w:r>
        </w:ins>
      </w:hyperlink>
      <w:ins w:id="1630" w:author="PR Preview" w:date="2026-01-01T00:00:00Z">
        <w:r>
          <w:t xml:space="preserve"> </w:t>
        </w:r>
      </w:ins>
      <w:ins w:id="1631" w:author="PR Preview" w:date="2026-01-01T00:00:00Z">
        <w:r>
          <w:t xml:space="preserve">showed is not a subspace.</w:t>
        </w:r>
      </w:ins>
      <w:ins w:id="1632" w:author="PR Preview" w:date="2026-01-01T00:00:00Z">
        <w:r>
          <w:t xml:space="preserve"> </w:t>
        </w:r>
      </w:ins>
      <w:ins w:id="1633" w:author="PR Preview" w:date="2026-01-01T00:00:00Z">
        <w:r>
          <w:t xml:space="preserve">By part 1,</w:t>
        </w:r>
      </w:ins>
      <w:ins w:id="163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ins w:id="1635" w:author="PR Preview" w:date="2026-01-01T00:00:00Z">
        <w:r>
          <w:t xml:space="preserve"> </w:t>
        </w:r>
      </w:ins>
      <w:ins w:id="1636" w:author="PR Preview" w:date="2026-01-01T00:00:00Z">
        <w:r>
          <w:t xml:space="preserve">is a subspace of dimension</w:t>
        </w:r>
      </w:ins>
      <w:ins w:id="1637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ins w:id="1638" w:author="PR Preview" w:date="2026-01-01T00:00:00Z">
        <w:r>
          <w:t xml:space="preserve">.</w:t>
        </w:r>
      </w:ins>
    </w:p>
    <w:p>
      <w:pPr>
        <w:numPr>
          <w:ilvl w:val="0"/>
          <w:numId w:val="1002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639" w:author="PR Preview" w:date="2026-01-01T00:00:00Z">
        <w:r>
          <w:t xml:space="preserve"> </w:t>
        </w:r>
      </w:ins>
      <w:ins w:id="1640" w:author="PR Preview" w:date="2026-01-01T00:00:00Z">
        <w:r>
          <w:t xml:space="preserve">is in</w:t>
        </w:r>
      </w:ins>
      <w:ins w:id="164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1642" w:author="PR Preview" w:date="2026-01-01T00:00:00Z">
        <w:r>
          <w:t xml:space="preserve">, since</w:t>
        </w:r>
      </w:ins>
      <w:ins w:id="1643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ins w:id="1644" w:author="PR Preview" w:date="2026-01-01T00:00:00Z">
        <w:r>
          <w:t xml:space="preserve">,</w:t>
        </w:r>
      </w:ins>
      <w:ins w:id="1645" w:author="PR Preview" w:date="2026-01-01T00:00:00Z">
        <w:r>
          <w:t xml:space="preserve"> </w:t>
        </w:r>
      </w:ins>
      <w:ins w:id="1646" w:author="PR Preview" w:date="2026-01-01T00:00:00Z">
        <w:r>
          <w:t xml:space="preserve">and so is</w:t>
        </w:r>
      </w:ins>
      <w:ins w:id="164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648" w:author="PR Preview" w:date="2026-01-01T00:00:00Z">
        <w:r>
          <w:t xml:space="preserve">.</w:t>
        </w:r>
      </w:ins>
    </w:p>
    <w:p>
      <w:pPr>
        <w:numPr>
          <w:ilvl w:val="0"/>
          <w:numId w:val="1002"/>
        </w:numPr>
      </w:pPr>
      <w:ins w:id="1649" w:author="PR Preview" w:date="2026-01-01T00:00:00Z">
        <w:r>
          <w:t xml:space="preserve">Their difference</w:t>
        </w:r>
      </w:ins>
      <w:ins w:id="165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651" w:author="PR Preview" w:date="2026-01-01T00:00:00Z">
        <w:r>
          <w:t xml:space="preserve"> </w:t>
        </w:r>
      </w:ins>
      <w:ins w:id="1652" w:author="PR Preview" w:date="2026-01-01T00:00:00Z">
        <w:r>
          <w:t xml:space="preserve">has entries summing to</w:t>
        </w:r>
      </w:ins>
      <w:ins w:id="1653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ins w:id="1654" w:author="PR Preview" w:date="2026-01-01T00:00:00Z">
        <w:r>
          <w:t xml:space="preserve">,</w:t>
        </w:r>
      </w:ins>
      <w:ins w:id="1655" w:author="PR Preview" w:date="2026-01-01T00:00:00Z">
        <w:r>
          <w:t xml:space="preserve"> </w:t>
        </w:r>
      </w:ins>
      <w:ins w:id="1656" w:author="PR Preview" w:date="2026-01-01T00:00:00Z">
        <w:r>
          <w:t xml:space="preserve">so it is in</w:t>
        </w:r>
      </w:ins>
      <w:ins w:id="165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ins w:id="1658" w:author="PR Preview" w:date="2026-01-01T00:00:00Z">
        <w:r>
          <w:t xml:space="preserve">, and</w:t>
        </w:r>
      </w:ins>
      <w:ins w:id="165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660" w:author="PR Preview" w:date="2026-01-01T00:00:00Z">
        <w:r>
          <w:t xml:space="preserve">, as part 2 says.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1661" w:author="PR Preview" w:date="2026-01-01T00:00:00Z">
        <w:r>
          <w:t xml:space="preserve">as part 3 says.</w:t>
        </w:r>
      </w:ins>
    </w:p>
    <w:p>
      <w:pPr>
        <w:numPr>
          <w:ilvl w:val="0"/>
          <w:numId w:val="1002"/>
        </w:numPr>
      </w:pPr>
      <w:ins w:id="1662" w:author="PR Preview" w:date="2026-01-01T00:00:00Z">
        <w:r>
          <w:t xml:space="preserve">The point built in the proof 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1663" w:author="PR Preview" w:date="2026-01-01T00:00:00Z">
        <w:r>
          <w:t xml:space="preserve">and</w:t>
        </w:r>
      </w:ins>
      <w:ins w:id="1664" w:author="PR Preview" w:date="2026-01-01T00:00:00Z">
        <w:r>
          <w:t xml:space="preserve"> </w:t>
        </w:r>
      </w:ins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ins w:id="1665" w:author="PR Preview" w:date="2026-01-01T00:00:00Z">
        <w:r>
          <w:t xml:space="preserve">.</w:t>
        </w:r>
      </w:ins>
    </w:p>
    <w:bookmarkEnd w:id="66"/>
    <w:bookmarkStart w:id="67" w:name="thm-hyperplane-origin"/>
    <w:p>
      <w:pPr>
        <w:pStyle w:val="FirstParagraph"/>
      </w:pPr>
      <w:ins w:id="1666" w:author="PR Preview" w:date="2026-01-01T00:00:00Z">
        <w:r>
          <w:rPr>
            <w:b/>
            <w:bCs/>
          </w:rPr>
          <w:t xml:space="preserve">Theorem 10 (Where a hyperplane passes, and its shape in</w:t>
        </w:r>
      </w:ins>
      <w:ins w:id="1667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1668" w:author="PR Preview" w:date="2026-01-01T00:00:00Z">
        <w:r>
          <w:rPr>
            <w:b/>
            <w:bCs/>
          </w:rPr>
          <w:t xml:space="preserve"> </w:t>
        </w:r>
      </w:ins>
      <w:ins w:id="1669" w:author="PR Preview" w:date="2026-01-01T00:00:00Z">
        <w:r>
          <w:rPr>
            <w:b/>
            <w:bCs/>
          </w:rPr>
          <w:t xml:space="preserve">and</w:t>
        </w:r>
      </w:ins>
      <w:ins w:id="1670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1671" w:author="PR Preview" w:date="2026-01-01T00:00:00Z">
        <w:r>
          <w:rPr>
            <w:b/>
            <w:bCs/>
          </w:rPr>
          <w:t xml:space="preserve">)</w:t>
        </w:r>
      </w:ins>
      <w:ins w:id="1672" w:author="PR Preview" w:date="2026-01-01T00:00:00Z">
        <w:r>
          <w:t xml:space="preserve"> </w:t>
        </w:r>
      </w:ins>
      <w:ins w:id="1673" w:author="PR Preview" w:date="2026-01-01T00:00:00Z">
        <w:r>
          <w:t xml:space="preserve">Let</w:t>
        </w:r>
      </w:ins>
      <w:ins w:id="167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ins w:id="1675" w:author="PR Preview" w:date="2026-01-01T00:00:00Z">
        <w:r>
          <w:t xml:space="preserve"> </w:t>
        </w:r>
      </w:ins>
      <w:ins w:id="1676" w:author="PR Preview" w:date="2026-01-01T00:00:00Z">
        <w:r>
          <w:t xml:space="preserve">be a hyperplane (</w:t>
        </w:r>
      </w:ins>
      <w:hyperlink r:id="rId61">
        <w:ins w:id="1677" w:author="PR Preview" w:date="2026-01-01T00:00:00Z">
          <w:r>
            <w:rPr>
              <w:rStyle w:val="Hyperlink"/>
            </w:rPr>
            <w:t xml:space="preserve">Definition 19 in Matrices</w:t>
          </w:r>
        </w:ins>
      </w:hyperlink>
      <w:ins w:id="1678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ins w:id="1679" w:author="PR Preview" w:date="2026-01-01T00:00:00Z">
        <w:r>
          <w:t xml:space="preserve"> </w:t>
        </w:r>
      </w:ins>
      <w:ins w:id="1680" w:author="PR Preview" w:date="2026-01-01T00:00:00Z">
        <w:r>
          <w:t xml:space="preserve">contains the origin</w:t>
        </w:r>
      </w:ins>
      <w:ins w:id="168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</m:oMath>
      <w:ins w:id="1682" w:author="PR Preview" w:date="2026-01-01T00:00:00Z">
        <w:r>
          <w:t xml:space="preserve"> </w:t>
        </w:r>
      </w:ins>
      <w:ins w:id="1683" w:author="PR Preview" w:date="2026-01-01T00:00:00Z">
        <w:r>
          <w:t xml:space="preserve">exactly when</w:t>
        </w:r>
      </w:ins>
      <w:ins w:id="1684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0</m:t>
        </m:r>
      </m:oMath>
      <w:ins w:id="1685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3"/>
        </w:numPr>
      </w:pPr>
      <w:ins w:id="1686" w:author="PR Preview" w:date="2026-01-01T00:00:00Z">
        <w:r>
          <w:t xml:space="preserve">If</w:t>
        </w:r>
      </w:ins>
      <w:ins w:id="168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2</m:t>
        </m:r>
      </m:oMath>
      <w:ins w:id="1688" w:author="PR Preview" w:date="2026-01-01T00:00:00Z">
        <w:r>
          <w:t xml:space="preserve">, then</w:t>
        </w:r>
      </w:ins>
      <w:ins w:id="168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1690" w:author="PR Preview" w:date="2026-01-01T00:00:00Z">
        <w:r>
          <w:t xml:space="preserve"> </w:t>
        </w:r>
      </w:ins>
      <w:ins w:id="1691" w:author="PR Preview" w:date="2026-01-01T00:00:00Z">
        <w:r>
          <w:t xml:space="preserve">is a line:</w:t>
        </w:r>
      </w:ins>
      <w:ins w:id="169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ins w:id="1693" w:author="PR Preview" w:date="2026-01-01T00:00:00Z">
        <w:r>
          <w:t xml:space="preserve"> </w:t>
        </w:r>
      </w:ins>
      <w:ins w:id="1694" w:author="PR Preview" w:date="2026-01-01T00:00:00Z">
        <w:r>
          <w:t xml:space="preserve">for some</w:t>
        </w:r>
      </w:ins>
      <w:ins w:id="1695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1696" w:author="PR Preview" w:date="2026-01-01T00:00:00Z">
        <w:r>
          <w:t xml:space="preserve"> </w:t>
        </w:r>
      </w:ins>
      <w:ins w:id="1697" w:author="PR Preview" w:date="2026-01-01T00:00:00Z">
        <w:r>
          <w:t xml:space="preserve">and some nonzero</w:t>
        </w:r>
      </w:ins>
      <w:ins w:id="169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1699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3"/>
        </w:numPr>
      </w:pPr>
      <w:ins w:id="1700" w:author="PR Preview" w:date="2026-01-01T00:00:00Z">
        <w:r>
          <w:t xml:space="preserve">If</w:t>
        </w:r>
      </w:ins>
      <w:ins w:id="170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3</m:t>
        </m:r>
      </m:oMath>
      <w:ins w:id="1702" w:author="PR Preview" w:date="2026-01-01T00:00:00Z">
        <w:r>
          <w:t xml:space="preserve">, then</w:t>
        </w:r>
      </w:ins>
      <w:ins w:id="170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1704" w:author="PR Preview" w:date="2026-01-01T00:00:00Z">
        <w:r>
          <w:t xml:space="preserve"> </w:t>
        </w:r>
      </w:ins>
      <w:ins w:id="1705" w:author="PR Preview" w:date="2026-01-01T00:00:00Z">
        <w:r>
          <w:t xml:space="preserve">is a plane:</w:t>
        </w:r>
      </w:ins>
      <w:ins w:id="170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ins w:id="1707" w:author="PR Preview" w:date="2026-01-01T00:00:00Z">
        <w:r>
          <w:t xml:space="preserve"> </w:t>
        </w:r>
      </w:ins>
      <w:ins w:id="1708" w:author="PR Preview" w:date="2026-01-01T00:00:00Z">
        <w:r>
          <w:t xml:space="preserve">for some</w:t>
        </w:r>
      </w:ins>
      <w:ins w:id="1709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1710" w:author="PR Preview" w:date="2026-01-01T00:00:00Z">
        <w:r>
          <w:t xml:space="preserve"> </w:t>
        </w:r>
      </w:ins>
      <w:ins w:id="1711" w:author="PR Preview" w:date="2026-01-01T00:00:00Z">
        <w:r>
          <w:t xml:space="preserve">and some linearly independent</w:t>
        </w:r>
      </w:ins>
      <w:ins w:id="1712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1713" w:author="PR Preview" w:date="2026-01-01T00:00:00Z">
        <w:r>
          <w:t xml:space="preserve">.</w:t>
        </w:r>
      </w:ins>
    </w:p>
    <w:bookmarkEnd w:id="67"/>
    <w:p>
      <w:pPr>
        <w:pStyle w:val="FirstParagraph"/>
      </w:pPr>
      <w:ins w:id="1714" w:author="PR Preview" w:date="2026-01-01T00:00:00Z">
        <w:r>
          <w:rPr>
            <w:i/>
            <w:iCs/>
          </w:rPr>
          <w:t xml:space="preserve">Proof</w:t>
        </w:r>
      </w:ins>
      <w:ins w:id="1715" w:author="PR Preview" w:date="2026-01-01T00:00:00Z">
        <w:r>
          <w:t xml:space="preserve">. </w:t>
        </w:r>
      </w:ins>
      <w:ins w:id="1716" w:author="PR Preview" w:date="2026-01-01T00:00:00Z">
        <w:r>
          <w:rPr>
            <w:b/>
            <w:bCs/>
          </w:rPr>
          <w:t xml:space="preserve">Part 1.</w:t>
        </w:r>
      </w:ins>
      <w:ins w:id="1717" w:author="PR Preview" w:date="2026-01-01T00:00:00Z">
        <w:r>
          <w:t xml:space="preserve"> </w:t>
        </w:r>
      </w:ins>
      <w:ins w:id="1718" w:author="PR Preview" w:date="2026-01-01T00:00:00Z">
        <w:r>
          <w:t xml:space="preserve">Since</w:t>
        </w:r>
      </w:ins>
      <w:ins w:id="171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ins w:id="1720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(@thm-add-ident)</m:t>
              </m:r>
            </m:e>
          </m:eqArr>
        </m:oMath>
      </m:oMathPara>
    </w:p>
    <w:p>
      <w:pPr>
        <w:pStyle w:val="FirstParagraph"/>
      </w:pPr>
      <w:ins w:id="1721" w:author="PR Preview" w:date="2026-01-01T00:00:00Z">
        <w:r>
          <w:t xml:space="preserve">so</w:t>
        </w:r>
      </w:ins>
      <w:ins w:id="172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ins w:id="1723" w:author="PR Preview" w:date="2026-01-01T00:00:00Z">
        <w:r>
          <w:t xml:space="preserve"> </w:t>
        </w:r>
      </w:ins>
      <w:ins w:id="1724" w:author="PR Preview" w:date="2026-01-01T00:00:00Z">
        <w:r>
          <w:t xml:space="preserve">exactly when</w:t>
        </w:r>
      </w:ins>
      <w:ins w:id="1725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0</m:t>
        </m:r>
      </m:oMath>
      <w:ins w:id="1726" w:author="PR Preview" w:date="2026-01-01T00:00:00Z">
        <w:r>
          <w:t xml:space="preserve">.</w:t>
        </w:r>
      </w:ins>
    </w:p>
    <w:p>
      <w:pPr>
        <w:pStyle w:val="BodyText"/>
      </w:pPr>
      <w:ins w:id="1727" w:author="PR Preview" w:date="2026-01-01T00:00:00Z">
        <w:r>
          <w:rPr>
            <w:b/>
            <w:bCs/>
          </w:rPr>
          <w:t xml:space="preserve">Parts 2 and 3.</w:t>
        </w:r>
      </w:ins>
      <w:ins w:id="1728" w:author="PR Preview" w:date="2026-01-01T00:00:00Z">
        <w:r>
          <w:t xml:space="preserve"> </w:t>
        </w:r>
      </w:ins>
      <w:ins w:id="1729" w:author="PR Preview" w:date="2026-01-01T00:00:00Z">
        <w:r>
          <w:t xml:space="preserve">By</w:t>
        </w:r>
      </w:ins>
      <w:ins w:id="1730" w:author="PR Preview" w:date="2026-01-01T00:00:00Z">
        <w:r>
          <w:t xml:space="preserve"> </w:t>
        </w:r>
      </w:ins>
      <w:hyperlink w:anchor="thm-hyperplane-subspace">
        <w:ins w:id="1731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1732" w:author="PR Preview" w:date="2026-01-01T00:00:00Z">
        <w:r>
          <w:t xml:space="preserve">,</w:t>
        </w:r>
      </w:ins>
      <w:ins w:id="173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ins w:id="1734" w:author="PR Preview" w:date="2026-01-01T00:00:00Z">
        <w:r>
          <w:t xml:space="preserve"> </w:t>
        </w:r>
      </w:ins>
      <w:ins w:id="1735" w:author="PR Preview" w:date="2026-01-01T00:00:00Z">
        <w:r>
          <w:t xml:space="preserve">for any</w:t>
        </w:r>
      </w:ins>
      <w:ins w:id="1736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ins w:id="1737" w:author="PR Preview" w:date="2026-01-01T00:00:00Z">
        <w:r>
          <w:t xml:space="preserve">,</w:t>
        </w:r>
      </w:ins>
      <w:ins w:id="1738" w:author="PR Preview" w:date="2026-01-01T00:00:00Z">
        <w:r>
          <w:t xml:space="preserve"> </w:t>
        </w:r>
      </w:ins>
      <w:ins w:id="1739" w:author="PR Preview" w:date="2026-01-01T00:00:00Z">
        <w:r>
          <w:t xml:space="preserve">where</w:t>
        </w:r>
      </w:ins>
      <w:ins w:id="174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ins w:id="1741" w:author="PR Preview" w:date="2026-01-01T00:00:00Z">
        <w:r>
          <w:t xml:space="preserve"> </w:t>
        </w:r>
      </w:ins>
      <w:ins w:id="1742" w:author="PR Preview" w:date="2026-01-01T00:00:00Z">
        <w:r>
          <w:t xml:space="preserve">is a subspace of</w:t>
        </w:r>
      </w:ins>
      <w:ins w:id="1743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744" w:author="PR Preview" w:date="2026-01-01T00:00:00Z">
        <w:r>
          <w:t xml:space="preserve"> </w:t>
        </w:r>
      </w:ins>
      <w:ins w:id="1745" w:author="PR Preview" w:date="2026-01-01T00:00:00Z">
        <w:r>
          <w:t xml:space="preserve">of dimension</w:t>
        </w:r>
      </w:ins>
      <w:ins w:id="174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−</m:t>
        </m:r>
        <m:r>
          <m:t>1</m:t>
        </m:r>
      </m:oMath>
      <w:ins w:id="1747" w:author="PR Preview" w:date="2026-01-01T00:00:00Z">
        <w:r>
          <w:t xml:space="preserve">.</w:t>
        </w:r>
      </w:ins>
    </w:p>
    <w:p>
      <w:pPr>
        <w:pStyle w:val="BodyText"/>
      </w:pPr>
      <w:ins w:id="1748" w:author="PR Preview" w:date="2026-01-01T00:00:00Z">
        <w:r>
          <w:t xml:space="preserve">For</w:t>
        </w:r>
      </w:ins>
      <w:ins w:id="174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2</m:t>
        </m:r>
      </m:oMath>
      <w:ins w:id="1750" w:author="PR Preview" w:date="2026-01-01T00:00:00Z">
        <w:r>
          <w:t xml:space="preserve">,</w:t>
        </w:r>
      </w:ins>
      <w:ins w:id="1751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ins w:id="1752" w:author="PR Preview" w:date="2026-01-01T00:00:00Z">
        <w:r>
          <w:t xml:space="preserve"> </w:t>
        </w:r>
      </w:ins>
      <w:ins w:id="1753" w:author="PR Preview" w:date="2026-01-01T00:00:00Z">
        <w:r>
          <w:t xml:space="preserve">has dimension</w:t>
        </w:r>
      </w:ins>
      <w:ins w:id="1754" w:author="PR Preview" w:date="2026-01-01T00:00:00Z">
        <w:r>
          <w:t xml:space="preserve"> </w:t>
        </w:r>
      </w:ins>
      <m:oMath>
        <m:r>
          <m:t>1</m:t>
        </m:r>
      </m:oMath>
      <w:ins w:id="1755" w:author="PR Preview" w:date="2026-01-01T00:00:00Z">
        <w:r>
          <w:t xml:space="preserve">, so it has a basis (</w:t>
        </w:r>
      </w:ins>
      <w:hyperlink r:id="rId37">
        <w:ins w:id="1756" w:author="PR Preview" w:date="2026-01-01T00:00:00Z">
          <w:r>
            <w:rPr>
              <w:rStyle w:val="Hyperlink"/>
            </w:rPr>
            <w:t xml:space="preserve">Definition 6 in Subspaces and Rank</w:t>
          </w:r>
        </w:ins>
      </w:hyperlink>
      <w:ins w:id="1757" w:author="PR Preview" w:date="2026-01-01T00:00:00Z">
        <w:r>
          <w:t xml:space="preserve">) with one vector</w:t>
        </w:r>
      </w:ins>
      <w:ins w:id="175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</m:oMath>
      <w:ins w:id="1759" w:author="PR Preview" w:date="2026-01-01T00:00:00Z">
        <w:r>
          <w:t xml:space="preserve">.</w:t>
        </w:r>
      </w:ins>
      <w:ins w:id="1760" w:author="PR Preview" w:date="2026-01-01T00:00:00Z">
        <w:r>
          <w:t xml:space="preserve"> </w:t>
        </w:r>
      </w:ins>
      <w:ins w:id="1761" w:author="PR Preview" w:date="2026-01-01T00:00:00Z">
        <w:r>
          <w:t xml:space="preserve">That vector is nonzero, and</w:t>
        </w:r>
      </w:ins>
      <w:ins w:id="1762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ins w:id="1763" w:author="PR Preview" w:date="2026-01-01T00:00:00Z">
        <w:r>
          <w:t xml:space="preserve">.</w:t>
        </w:r>
      </w:ins>
    </w:p>
    <w:p>
      <w:pPr>
        <w:pStyle w:val="BodyText"/>
      </w:pPr>
      <w:ins w:id="1764" w:author="PR Preview" w:date="2026-01-01T00:00:00Z">
        <w:r>
          <w:t xml:space="preserve">For</w:t>
        </w:r>
      </w:ins>
      <w:ins w:id="176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3</m:t>
        </m:r>
      </m:oMath>
      <w:ins w:id="1766" w:author="PR Preview" w:date="2026-01-01T00:00:00Z">
        <w:r>
          <w:t xml:space="preserve">,</w:t>
        </w:r>
      </w:ins>
      <w:ins w:id="176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ins w:id="1768" w:author="PR Preview" w:date="2026-01-01T00:00:00Z">
        <w:r>
          <w:t xml:space="preserve"> </w:t>
        </w:r>
      </w:ins>
      <w:ins w:id="1769" w:author="PR Preview" w:date="2026-01-01T00:00:00Z">
        <w:r>
          <w:t xml:space="preserve">has dimension</w:t>
        </w:r>
      </w:ins>
      <w:ins w:id="1770" w:author="PR Preview" w:date="2026-01-01T00:00:00Z">
        <w:r>
          <w:t xml:space="preserve"> </w:t>
        </w:r>
      </w:ins>
      <m:oMath>
        <m:r>
          <m:t>2</m:t>
        </m:r>
      </m:oMath>
      <w:ins w:id="1771" w:author="PR Preview" w:date="2026-01-01T00:00:00Z">
        <w:r>
          <w:t xml:space="preserve">, so it has a basis with two vectors</w:t>
        </w:r>
      </w:ins>
      <w:ins w:id="1772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ins w:id="1773" w:author="PR Preview" w:date="2026-01-01T00:00:00Z">
        <w:r>
          <w:t xml:space="preserve"> </w:t>
        </w:r>
      </w:ins>
      <w:ins w:id="1774" w:author="PR Preview" w:date="2026-01-01T00:00:00Z">
        <w:r>
          <w:t xml:space="preserve">and</w:t>
        </w:r>
      </w:ins>
      <w:ins w:id="1775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ins w:id="1776" w:author="PR Preview" w:date="2026-01-01T00:00:00Z">
        <w:r>
          <w:t xml:space="preserve">.</w:t>
        </w:r>
      </w:ins>
      <w:ins w:id="1777" w:author="PR Preview" w:date="2026-01-01T00:00:00Z">
        <w:r>
          <w:t xml:space="preserve"> </w:t>
        </w:r>
      </w:ins>
      <w:ins w:id="1778" w:author="PR Preview" w:date="2026-01-01T00:00:00Z">
        <w:r>
          <w:t xml:space="preserve">They are linearly independent, and</w:t>
        </w:r>
      </w:ins>
      <w:ins w:id="177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ins w:id="1780" w:author="PR Preview" w:date="2026-01-01T00:00:00Z">
        <w:r>
          <w:t xml:space="preserve">.</w:t>
        </w:r>
      </w:ins>
    </w:p>
    <w:bookmarkStart w:id="69" w:name="exm-hyperplane-origin"/>
    <w:p>
      <w:pPr>
        <w:pStyle w:val="BodyText"/>
      </w:pPr>
      <w:ins w:id="1781" w:author="PR Preview" w:date="2026-01-01T00:00:00Z">
        <w:r>
          <w:rPr>
            <w:b/>
            <w:bCs/>
          </w:rPr>
          <w:t xml:space="preserve">Example 16 (A line in</w:t>
        </w:r>
      </w:ins>
      <w:ins w:id="1782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1783" w:author="PR Preview" w:date="2026-01-01T00:00:00Z">
        <w:r>
          <w:rPr>
            <w:b/>
            <w:bCs/>
          </w:rPr>
          <w:t xml:space="preserve"> </w:t>
        </w:r>
      </w:ins>
      <w:ins w:id="1784" w:author="PR Preview" w:date="2026-01-01T00:00:00Z">
        <w:r>
          <w:rPr>
            <w:b/>
            <w:bCs/>
          </w:rPr>
          <w:t xml:space="preserve">and a plane in</w:t>
        </w:r>
      </w:ins>
      <w:ins w:id="1785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1786" w:author="PR Preview" w:date="2026-01-01T00:00:00Z">
        <w:r>
          <w:rPr>
            <w:b/>
            <w:bCs/>
          </w:rPr>
          <w:t xml:space="preserve">, checked on a grid of points)</w:t>
        </w:r>
      </w:ins>
      <w:ins w:id="1787" w:author="PR Preview" w:date="2026-01-01T00:00:00Z">
        <w:r>
          <w:t xml:space="preserve"> </w:t>
        </w:r>
      </w:ins>
      <w:ins w:id="1788" w:author="PR Preview" w:date="2026-01-01T00:00:00Z">
        <w:r>
          <w:t xml:space="preserve">In</w:t>
        </w:r>
      </w:ins>
      <w:ins w:id="1789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1790" w:author="PR Preview" w:date="2026-01-01T00:00:00Z">
        <w:r>
          <w:t xml:space="preserve">, take</w:t>
        </w:r>
      </w:ins>
      <w:ins w:id="179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792" w:author="PR Preview" w:date="2026-01-01T00:00:00Z">
        <w:r>
          <w:t xml:space="preserve"> </w:t>
        </w:r>
      </w:ins>
      <w:ins w:id="1793" w:author="PR Preview" w:date="2026-01-01T00:00:00Z">
        <w:r>
          <w:t xml:space="preserve">and</w:t>
        </w:r>
      </w:ins>
      <w:ins w:id="1794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1795" w:author="PR Preview" w:date="2026-01-01T00:00:00Z">
        <w:r>
          <w:t xml:space="preserve">, the line of</w:t>
        </w:r>
      </w:ins>
      <w:ins w:id="1796" w:author="PR Preview" w:date="2026-01-01T00:00:00Z">
        <w:r>
          <w:t xml:space="preserve"> </w:t>
        </w:r>
      </w:ins>
      <w:hyperlink r:id="rId68">
        <w:ins w:id="1797" w:author="PR Preview" w:date="2026-01-01T00:00:00Z">
          <w:r>
            <w:rPr>
              <w:rStyle w:val="Hyperlink"/>
            </w:rPr>
            <w:t xml:space="preserve">Example 19 in Matrices</w:t>
          </w:r>
        </w:ins>
      </w:hyperlink>
      <w:ins w:id="1798" w:author="PR Preview" w:date="2026-01-01T00:00:00Z">
        <w:r>
          <w:t xml:space="preserve">.</w:t>
        </w:r>
      </w:ins>
      <w:ins w:id="1799" w:author="PR Preview" w:date="2026-01-01T00:00:00Z">
        <w:r>
          <w:t xml:space="preserve"> </w:t>
        </w:r>
      </w:ins>
      <w:ins w:id="1800" w:author="PR Preview" w:date="2026-01-01T00:00:00Z">
        <w:r>
          <w:t xml:space="preserve">The point</w:t>
        </w:r>
      </w:ins>
      <w:ins w:id="1801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ins w:id="1802" w:author="PR Preview" w:date="2026-01-01T00:00:00Z">
        <w:r>
          <w:t xml:space="preserve"> </w:t>
        </w:r>
      </w:ins>
      <w:ins w:id="1803" w:author="PR Preview" w:date="2026-01-01T00:00:00Z">
        <w:r>
          <w:t xml:space="preserve">is on it,</w:t>
        </w:r>
      </w:ins>
      <w:ins w:id="1804" w:author="PR Preview" w:date="2026-01-01T00:00:00Z">
        <w:r>
          <w:t xml:space="preserve"> </w:t>
        </w:r>
      </w:ins>
      <w:ins w:id="1805" w:author="PR Preview" w:date="2026-01-01T00:00:00Z">
        <w:r>
          <w:t xml:space="preserve">and the vector</w:t>
        </w:r>
      </w:ins>
      <w:ins w:id="180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ins w:id="1807" w:author="PR Preview" w:date="2026-01-01T00:00:00Z">
        <w:r>
          <w:t xml:space="preserve"> </w:t>
        </w:r>
      </w:ins>
      <w:ins w:id="1808" w:author="PR Preview" w:date="2026-01-01T00:00:00Z">
        <w:r>
          <w:t xml:space="preserve">is nonzero with</w:t>
        </w:r>
      </w:ins>
      <w:ins w:id="180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ins w:id="1810" w:author="PR Preview" w:date="2026-01-01T00:00:00Z">
        <w:r>
          <w:t xml:space="preserve">,</w:t>
        </w:r>
      </w:ins>
      <w:ins w:id="1811" w:author="PR Preview" w:date="2026-01-01T00:00:00Z">
        <w:r>
          <w:t xml:space="preserve"> </w:t>
        </w:r>
      </w:ins>
      <w:ins w:id="1812" w:author="PR Preview" w:date="2026-01-01T00:00:00Z">
        <w:r>
          <w:t xml:space="preserve">so it spans the subspace</w:t>
        </w:r>
      </w:ins>
      <w:ins w:id="1813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ins w:id="1814" w:author="PR Preview" w:date="2026-01-01T00:00:00Z">
        <w:r>
          <w:t xml:space="preserve"> </w:t>
        </w:r>
      </w:ins>
      <w:ins w:id="1815" w:author="PR Preview" w:date="2026-01-01T00:00:00Z">
        <w:r>
          <w:t xml:space="preserve">of</w:t>
        </w:r>
      </w:ins>
      <w:ins w:id="1816" w:author="PR Preview" w:date="2026-01-01T00:00:00Z">
        <w:r>
          <w:t xml:space="preserve"> </w:t>
        </w:r>
      </w:ins>
      <w:hyperlink w:anchor="thm-hyperplane-subspace">
        <w:ins w:id="1817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1818" w:author="PR Preview" w:date="2026-01-01T00:00:00Z">
        <w:r>
          <w:t xml:space="preserve">.</w:t>
        </w:r>
      </w:ins>
      <w:ins w:id="1819" w:author="PR Preview" w:date="2026-01-01T00:00:00Z">
        <w:r>
          <w:t xml:space="preserve"> </w:t>
        </w:r>
      </w:ins>
      <w:ins w:id="1820" w:author="PR Preview" w:date="2026-01-01T00:00:00Z">
        <w:r>
          <w:t xml:space="preserve">In</w:t>
        </w:r>
      </w:ins>
      <w:ins w:id="1821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1822" w:author="PR Preview" w:date="2026-01-01T00:00:00Z">
        <w:r>
          <w:t xml:space="preserve">, take</w:t>
        </w:r>
      </w:ins>
      <w:ins w:id="182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824" w:author="PR Preview" w:date="2026-01-01T00:00:00Z">
        <w:r>
          <w:t xml:space="preserve"> </w:t>
        </w:r>
      </w:ins>
      <w:ins w:id="1825" w:author="PR Preview" w:date="2026-01-01T00:00:00Z">
        <w:r>
          <w:t xml:space="preserve">and</w:t>
        </w:r>
      </w:ins>
      <w:ins w:id="1826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1827" w:author="PR Preview" w:date="2026-01-01T00:00:00Z">
        <w:r>
          <w:t xml:space="preserve">, the plane of</w:t>
        </w:r>
      </w:ins>
      <w:ins w:id="1828" w:author="PR Preview" w:date="2026-01-01T00:00:00Z">
        <w:r>
          <w:t xml:space="preserve"> </w:t>
        </w:r>
      </w:ins>
      <w:hyperlink w:anchor="exm-hyperplane-subspace">
        <w:ins w:id="1829" w:author="PR Preview" w:date="2026-01-01T00:00:00Z">
          <w:r>
            <w:rPr>
              <w:rStyle w:val="Hyperlink"/>
            </w:rPr>
            <w:t xml:space="preserve">Example 15</w:t>
          </w:r>
        </w:ins>
      </w:hyperlink>
      <w:ins w:id="1830" w:author="PR Preview" w:date="2026-01-01T00:00:00Z">
        <w:r>
          <w:t xml:space="preserve">,</w:t>
        </w:r>
      </w:ins>
      <w:ins w:id="1831" w:author="PR Preview" w:date="2026-01-01T00:00:00Z">
        <w:r>
          <w:t xml:space="preserve"> </w:t>
        </w:r>
      </w:ins>
      <w:ins w:id="1832" w:author="PR Preview" w:date="2026-01-01T00:00:00Z">
        <w:r>
          <w:t xml:space="preserve">with the independent vectors</w:t>
        </w:r>
      </w:ins>
      <w:ins w:id="1833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834" w:author="PR Preview" w:date="2026-01-01T00:00:00Z">
        <w:r>
          <w:t xml:space="preserve"> </w:t>
        </w:r>
      </w:ins>
      <w:ins w:id="1835" w:author="PR Preview" w:date="2026-01-01T00:00:00Z">
        <w:r>
          <w:t xml:space="preserve">and</w:t>
        </w:r>
      </w:ins>
      <w:ins w:id="1836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1837" w:author="PR Preview" w:date="2026-01-01T00:00:00Z">
        <w:r>
          <w:t xml:space="preserve"> </w:t>
        </w:r>
      </w:ins>
      <w:ins w:id="1838" w:author="PR Preview" w:date="2026-01-01T00:00:00Z">
        <w:r>
          <w:t xml:space="preserve">in</w:t>
        </w:r>
      </w:ins>
      <w:ins w:id="183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ins w:id="1840" w:author="PR Preview" w:date="2026-01-01T00:00:00Z">
        <w:r>
          <w:t xml:space="preserve">.</w:t>
        </w:r>
      </w:ins>
      <w:ins w:id="1841" w:author="PR Preview" w:date="2026-01-01T00:00:00Z">
        <w:r>
          <w:t xml:space="preserve"> </w:t>
        </w:r>
      </w:ins>
      <w:ins w:id="1842" w:author="PR Preview" w:date="2026-01-01T00:00:00Z">
        <w:r>
          <w:t xml:space="preserve">The code evaluates</w:t>
        </w:r>
      </w:ins>
      <w:ins w:id="184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ins w:id="1844" w:author="PR Preview" w:date="2026-01-01T00:00:00Z">
        <w:r>
          <w:t xml:space="preserve"> </w:t>
        </w:r>
      </w:ins>
      <w:ins w:id="1845" w:author="PR Preview" w:date="2026-01-01T00:00:00Z">
        <w:r>
          <w:t xml:space="preserve">at the origin</w:t>
        </w:r>
      </w:ins>
      <w:ins w:id="1846" w:author="PR Preview" w:date="2026-01-01T00:00:00Z">
        <w:r>
          <w:t xml:space="preserve"> </w:t>
        </w:r>
      </w:ins>
      <w:ins w:id="1847" w:author="PR Preview" w:date="2026-01-01T00:00:00Z">
        <w:r>
          <w:t xml:space="preserve">and at points</w:t>
        </w:r>
      </w:ins>
      <w:ins w:id="1848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ins w:id="1849" w:author="PR Preview" w:date="2026-01-01T00:00:00Z">
        <w:r>
          <w:t xml:space="preserve"> </w:t>
        </w:r>
      </w:ins>
      <w:ins w:id="1850" w:author="PR Preview" w:date="2026-01-01T00:00:00Z">
        <w:r>
          <w:t xml:space="preserve">and</w:t>
        </w:r>
      </w:ins>
      <w:ins w:id="1851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ins w:id="1852" w:author="PR Preview" w:date="2026-01-01T00:00:00Z">
        <w:r>
          <w:t xml:space="preserve">.</w:t>
        </w:r>
      </w:ins>
    </w:p>
    <w:p>
      <w:pPr>
        <w:pStyle w:val="SourceCode"/>
      </w:pPr>
      <w:ins w:id="1853" w:author="PR Preview" w:date="2026-01-01T00:00:00Z">
        <w:r>
          <w:rPr>
            <w:rStyle w:val="NormalTok"/>
          </w:rPr>
          <w:t xml:space="preserve">level </w:t>
        </w:r>
      </w:ins>
      <w:ins w:id="1854" w:author="PR Preview" w:date="2026-01-01T00:00:00Z">
        <w:r>
          <w:rPr>
            <w:rStyle w:val="OtherTok"/>
          </w:rPr>
          <w:t xml:space="preserve">&lt;-</w:t>
        </w:r>
      </w:ins>
      <w:ins w:id="1855" w:author="PR Preview" w:date="2026-01-01T00:00:00Z">
        <w:r>
          <w:rPr>
            <w:rStyle w:val="NormalTok"/>
          </w:rPr>
          <w:t xml:space="preserve"> </w:t>
        </w:r>
      </w:ins>
      <w:ins w:id="1856" w:author="PR Preview" w:date="2026-01-01T00:00:00Z">
        <w:r>
          <w:rPr>
            <w:rStyle w:val="ControlFlowTok"/>
          </w:rPr>
          <w:t xml:space="preserve">function</w:t>
        </w:r>
      </w:ins>
      <w:ins w:id="1857" w:author="PR Preview" w:date="2026-01-01T00:00:00Z">
        <w:r>
          <w:rPr>
            <w:rStyle w:val="NormalTok"/>
          </w:rPr>
          <w:t xml:space="preserve">(w, b, x) </w:t>
        </w:r>
      </w:ins>
      <w:ins w:id="1858" w:author="PR Preview" w:date="2026-01-01T00:00:00Z">
        <w:r>
          <w:rPr>
            <w:rStyle w:val="FunctionTok"/>
          </w:rPr>
          <w:t xml:space="preserve">sum</w:t>
        </w:r>
      </w:ins>
      <w:ins w:id="1859" w:author="PR Preview" w:date="2026-01-01T00:00:00Z">
        <w:r>
          <w:rPr>
            <w:rStyle w:val="NormalTok"/>
          </w:rPr>
          <w:t xml:space="preserve">(w </w:t>
        </w:r>
      </w:ins>
      <w:ins w:id="1860" w:author="PR Preview" w:date="2026-01-01T00:00:00Z">
        <w:r>
          <w:rPr>
            <w:rStyle w:val="SpecialCharTok"/>
          </w:rPr>
          <w:t xml:space="preserve">*</w:t>
        </w:r>
      </w:ins>
      <w:ins w:id="1861" w:author="PR Preview" w:date="2026-01-01T00:00:00Z">
        <w:r>
          <w:rPr>
            <w:rStyle w:val="NormalTok"/>
          </w:rPr>
          <w:t xml:space="preserve"> x) </w:t>
        </w:r>
      </w:ins>
      <w:ins w:id="1862" w:author="PR Preview" w:date="2026-01-01T00:00:00Z">
        <w:r>
          <w:rPr>
            <w:rStyle w:val="SpecialCharTok"/>
          </w:rPr>
          <w:t xml:space="preserve">+</w:t>
        </w:r>
      </w:ins>
      <w:ins w:id="1863" w:author="PR Preview" w:date="2026-01-01T00:00:00Z">
        <w:r>
          <w:rPr>
            <w:rStyle w:val="NormalTok"/>
          </w:rPr>
          <w:t xml:space="preserve"> b</w:t>
        </w:r>
      </w:ins>
      <w:ins w:id="1864" w:author="PR Preview" w:date="2026-01-01T00:00:00Z">
        <w:r>
          <w:br/>
        </w:r>
      </w:ins>
      <w:ins w:id="1865" w:author="PR Preview" w:date="2026-01-01T00:00:00Z">
        <w:r>
          <w:br/>
        </w:r>
      </w:ins>
      <w:ins w:id="1866" w:author="PR Preview" w:date="2026-01-01T00:00:00Z">
        <w:r>
          <w:rPr>
            <w:rStyle w:val="NormalTok"/>
          </w:rPr>
          <w:t xml:space="preserve">w2 </w:t>
        </w:r>
      </w:ins>
      <w:ins w:id="1867" w:author="PR Preview" w:date="2026-01-01T00:00:00Z">
        <w:r>
          <w:rPr>
            <w:rStyle w:val="OtherTok"/>
          </w:rPr>
          <w:t xml:space="preserve">&lt;-</w:t>
        </w:r>
      </w:ins>
      <w:ins w:id="1868" w:author="PR Preview" w:date="2026-01-01T00:00:00Z">
        <w:r>
          <w:rPr>
            <w:rStyle w:val="NormalTok"/>
          </w:rPr>
          <w:t xml:space="preserve"> </w:t>
        </w:r>
      </w:ins>
      <w:ins w:id="1869" w:author="PR Preview" w:date="2026-01-01T00:00:00Z">
        <w:r>
          <w:rPr>
            <w:rStyle w:val="FunctionTok"/>
          </w:rPr>
          <w:t xml:space="preserve">c</w:t>
        </w:r>
      </w:ins>
      <w:ins w:id="1870" w:author="PR Preview" w:date="2026-01-01T00:00:00Z">
        <w:r>
          <w:rPr>
            <w:rStyle w:val="NormalTok"/>
          </w:rPr>
          <w:t xml:space="preserve">(</w:t>
        </w:r>
      </w:ins>
      <w:ins w:id="1871" w:author="PR Preview" w:date="2026-01-01T00:00:00Z">
        <w:r>
          <w:rPr>
            <w:rStyle w:val="DecValTok"/>
          </w:rPr>
          <w:t xml:space="preserve">1</w:t>
        </w:r>
      </w:ins>
      <w:ins w:id="1872" w:author="PR Preview" w:date="2026-01-01T00:00:00Z">
        <w:r>
          <w:rPr>
            <w:rStyle w:val="NormalTok"/>
          </w:rPr>
          <w:t xml:space="preserve">, </w:t>
        </w:r>
      </w:ins>
      <w:ins w:id="1873" w:author="PR Preview" w:date="2026-01-01T00:00:00Z">
        <w:r>
          <w:rPr>
            <w:rStyle w:val="DecValTok"/>
          </w:rPr>
          <w:t xml:space="preserve">1</w:t>
        </w:r>
      </w:ins>
      <w:ins w:id="1874" w:author="PR Preview" w:date="2026-01-01T00:00:00Z">
        <w:r>
          <w:rPr>
            <w:rStyle w:val="NormalTok"/>
          </w:rPr>
          <w:t xml:space="preserve">)</w:t>
        </w:r>
      </w:ins>
      <w:ins w:id="1875" w:author="PR Preview" w:date="2026-01-01T00:00:00Z">
        <w:r>
          <w:br/>
        </w:r>
      </w:ins>
      <w:ins w:id="1876" w:author="PR Preview" w:date="2026-01-01T00:00:00Z">
        <w:r>
          <w:rPr>
            <w:rStyle w:val="NormalTok"/>
          </w:rPr>
          <w:t xml:space="preserve">b2 </w:t>
        </w:r>
      </w:ins>
      <w:ins w:id="1877" w:author="PR Preview" w:date="2026-01-01T00:00:00Z">
        <w:r>
          <w:rPr>
            <w:rStyle w:val="OtherTok"/>
          </w:rPr>
          <w:t xml:space="preserve">&lt;-</w:t>
        </w:r>
      </w:ins>
      <w:ins w:id="1878" w:author="PR Preview" w:date="2026-01-01T00:00:00Z">
        <w:r>
          <w:rPr>
            <w:rStyle w:val="NormalTok"/>
          </w:rPr>
          <w:t xml:space="preserve"> </w:t>
        </w:r>
      </w:ins>
      <w:ins w:id="1879" w:author="PR Preview" w:date="2026-01-01T00:00:00Z">
        <w:r>
          <w:rPr>
            <w:rStyle w:val="SpecialCharTok"/>
          </w:rPr>
          <w:t xml:space="preserve">-</w:t>
        </w:r>
      </w:ins>
      <w:ins w:id="1880" w:author="PR Preview" w:date="2026-01-01T00:00:00Z">
        <w:r>
          <w:rPr>
            <w:rStyle w:val="DecValTok"/>
          </w:rPr>
          <w:t xml:space="preserve">1</w:t>
        </w:r>
      </w:ins>
      <w:ins w:id="1881" w:author="PR Preview" w:date="2026-01-01T00:00:00Z">
        <w:r>
          <w:br/>
        </w:r>
      </w:ins>
      <w:ins w:id="1882" w:author="PR Preview" w:date="2026-01-01T00:00:00Z">
        <w:r>
          <w:rPr>
            <w:rStyle w:val="NormalTok"/>
          </w:rPr>
          <w:t xml:space="preserve">point_line </w:t>
        </w:r>
      </w:ins>
      <w:ins w:id="1883" w:author="PR Preview" w:date="2026-01-01T00:00:00Z">
        <w:r>
          <w:rPr>
            <w:rStyle w:val="OtherTok"/>
          </w:rPr>
          <w:t xml:space="preserve">&lt;-</w:t>
        </w:r>
      </w:ins>
      <w:ins w:id="1884" w:author="PR Preview" w:date="2026-01-01T00:00:00Z">
        <w:r>
          <w:rPr>
            <w:rStyle w:val="NormalTok"/>
          </w:rPr>
          <w:t xml:space="preserve"> </w:t>
        </w:r>
      </w:ins>
      <w:ins w:id="1885" w:author="PR Preview" w:date="2026-01-01T00:00:00Z">
        <w:r>
          <w:rPr>
            <w:rStyle w:val="SpecialCharTok"/>
          </w:rPr>
          <w:t xml:space="preserve">-</w:t>
        </w:r>
      </w:ins>
      <w:ins w:id="1886" w:author="PR Preview" w:date="2026-01-01T00:00:00Z">
        <w:r>
          <w:rPr>
            <w:rStyle w:val="NormalTok"/>
          </w:rPr>
          <w:t xml:space="preserve">b2 </w:t>
        </w:r>
      </w:ins>
      <w:ins w:id="1887" w:author="PR Preview" w:date="2026-01-01T00:00:00Z">
        <w:r>
          <w:rPr>
            <w:rStyle w:val="SpecialCharTok"/>
          </w:rPr>
          <w:t xml:space="preserve">/</w:t>
        </w:r>
      </w:ins>
      <w:ins w:id="1888" w:author="PR Preview" w:date="2026-01-01T00:00:00Z">
        <w:r>
          <w:rPr>
            <w:rStyle w:val="NormalTok"/>
          </w:rPr>
          <w:t xml:space="preserve"> </w:t>
        </w:r>
      </w:ins>
      <w:ins w:id="1889" w:author="PR Preview" w:date="2026-01-01T00:00:00Z">
        <w:r>
          <w:rPr>
            <w:rStyle w:val="FunctionTok"/>
          </w:rPr>
          <w:t xml:space="preserve">sum</w:t>
        </w:r>
      </w:ins>
      <w:ins w:id="1890" w:author="PR Preview" w:date="2026-01-01T00:00:00Z">
        <w:r>
          <w:rPr>
            <w:rStyle w:val="NormalTok"/>
          </w:rPr>
          <w:t xml:space="preserve">(w2 </w:t>
        </w:r>
      </w:ins>
      <w:ins w:id="1891" w:author="PR Preview" w:date="2026-01-01T00:00:00Z">
        <w:r>
          <w:rPr>
            <w:rStyle w:val="SpecialCharTok"/>
          </w:rPr>
          <w:t xml:space="preserve">*</w:t>
        </w:r>
      </w:ins>
      <w:ins w:id="1892" w:author="PR Preview" w:date="2026-01-01T00:00:00Z">
        <w:r>
          <w:rPr>
            <w:rStyle w:val="NormalTok"/>
          </w:rPr>
          <w:t xml:space="preserve"> w2) </w:t>
        </w:r>
      </w:ins>
      <w:ins w:id="1893" w:author="PR Preview" w:date="2026-01-01T00:00:00Z">
        <w:r>
          <w:rPr>
            <w:rStyle w:val="SpecialCharTok"/>
          </w:rPr>
          <w:t xml:space="preserve">*</w:t>
        </w:r>
      </w:ins>
      <w:ins w:id="1894" w:author="PR Preview" w:date="2026-01-01T00:00:00Z">
        <w:r>
          <w:rPr>
            <w:rStyle w:val="NormalTok"/>
          </w:rPr>
          <w:t xml:space="preserve"> w2</w:t>
        </w:r>
      </w:ins>
      <w:ins w:id="1895" w:author="PR Preview" w:date="2026-01-01T00:00:00Z">
        <w:r>
          <w:br/>
        </w:r>
      </w:ins>
      <w:ins w:id="1896" w:author="PR Preview" w:date="2026-01-01T00:00:00Z">
        <w:r>
          <w:rPr>
            <w:rStyle w:val="NormalTok"/>
          </w:rPr>
          <w:t xml:space="preserve">v </w:t>
        </w:r>
      </w:ins>
      <w:ins w:id="1897" w:author="PR Preview" w:date="2026-01-01T00:00:00Z">
        <w:r>
          <w:rPr>
            <w:rStyle w:val="OtherTok"/>
          </w:rPr>
          <w:t xml:space="preserve">&lt;-</w:t>
        </w:r>
      </w:ins>
      <w:ins w:id="1898" w:author="PR Preview" w:date="2026-01-01T00:00:00Z">
        <w:r>
          <w:rPr>
            <w:rStyle w:val="NormalTok"/>
          </w:rPr>
          <w:t xml:space="preserve"> </w:t>
        </w:r>
      </w:ins>
      <w:ins w:id="1899" w:author="PR Preview" w:date="2026-01-01T00:00:00Z">
        <w:r>
          <w:rPr>
            <w:rStyle w:val="FunctionTok"/>
          </w:rPr>
          <w:t xml:space="preserve">c</w:t>
        </w:r>
      </w:ins>
      <w:ins w:id="1900" w:author="PR Preview" w:date="2026-01-01T00:00:00Z">
        <w:r>
          <w:rPr>
            <w:rStyle w:val="NormalTok"/>
          </w:rPr>
          <w:t xml:space="preserve">(</w:t>
        </w:r>
      </w:ins>
      <w:ins w:id="1901" w:author="PR Preview" w:date="2026-01-01T00:00:00Z">
        <w:r>
          <w:rPr>
            <w:rStyle w:val="SpecialCharTok"/>
          </w:rPr>
          <w:t xml:space="preserve">-</w:t>
        </w:r>
      </w:ins>
      <w:ins w:id="1902" w:author="PR Preview" w:date="2026-01-01T00:00:00Z">
        <w:r>
          <w:rPr>
            <w:rStyle w:val="NormalTok"/>
          </w:rPr>
          <w:t xml:space="preserve">w2[</w:t>
        </w:r>
      </w:ins>
      <w:ins w:id="1903" w:author="PR Preview" w:date="2026-01-01T00:00:00Z">
        <w:r>
          <w:rPr>
            <w:rStyle w:val="DecValTok"/>
          </w:rPr>
          <w:t xml:space="preserve">2</w:t>
        </w:r>
      </w:ins>
      <w:ins w:id="1904" w:author="PR Preview" w:date="2026-01-01T00:00:00Z">
        <w:r>
          <w:rPr>
            <w:rStyle w:val="NormalTok"/>
          </w:rPr>
          <w:t xml:space="preserve">], w2[</w:t>
        </w:r>
      </w:ins>
      <w:ins w:id="1905" w:author="PR Preview" w:date="2026-01-01T00:00:00Z">
        <w:r>
          <w:rPr>
            <w:rStyle w:val="DecValTok"/>
          </w:rPr>
          <w:t xml:space="preserve">1</w:t>
        </w:r>
      </w:ins>
      <w:ins w:id="1906" w:author="PR Preview" w:date="2026-01-01T00:00:00Z">
        <w:r>
          <w:rPr>
            <w:rStyle w:val="NormalTok"/>
          </w:rPr>
          <w:t xml:space="preserve">])</w:t>
        </w:r>
      </w:ins>
      <w:ins w:id="1907" w:author="PR Preview" w:date="2026-01-01T00:00:00Z">
        <w:r>
          <w:br/>
        </w:r>
      </w:ins>
      <w:ins w:id="1908" w:author="PR Preview" w:date="2026-01-01T00:00:00Z">
        <w:r>
          <w:rPr>
            <w:rStyle w:val="NormalTok"/>
          </w:rPr>
          <w:t xml:space="preserve">line_levels </w:t>
        </w:r>
      </w:ins>
      <w:ins w:id="1909" w:author="PR Preview" w:date="2026-01-01T00:00:00Z">
        <w:r>
          <w:rPr>
            <w:rStyle w:val="OtherTok"/>
          </w:rPr>
          <w:t xml:space="preserve">&lt;-</w:t>
        </w:r>
      </w:ins>
      <w:ins w:id="1910" w:author="PR Preview" w:date="2026-01-01T00:00:00Z">
        <w:r>
          <w:rPr>
            <w:rStyle w:val="NormalTok"/>
          </w:rPr>
          <w:t xml:space="preserve"> </w:t>
        </w:r>
      </w:ins>
      <w:ins w:id="1911" w:author="PR Preview" w:date="2026-01-01T00:00:00Z">
        <w:r>
          <w:rPr>
            <w:rStyle w:val="FunctionTok"/>
          </w:rPr>
          <w:t xml:space="preserve">sapply</w:t>
        </w:r>
      </w:ins>
      <w:ins w:id="1912" w:author="PR Preview" w:date="2026-01-01T00:00:00Z">
        <w:r>
          <w:rPr>
            <w:rStyle w:val="NormalTok"/>
          </w:rPr>
          <w:t xml:space="preserve">(</w:t>
        </w:r>
      </w:ins>
      <w:ins w:id="1913" w:author="PR Preview" w:date="2026-01-01T00:00:00Z">
        <w:r>
          <w:rPr>
            <w:rStyle w:val="SpecialCharTok"/>
          </w:rPr>
          <w:t xml:space="preserve">-</w:t>
        </w:r>
      </w:ins>
      <w:ins w:id="1914" w:author="PR Preview" w:date="2026-01-01T00:00:00Z">
        <w:r>
          <w:rPr>
            <w:rStyle w:val="DecValTok"/>
          </w:rPr>
          <w:t xml:space="preserve">2</w:t>
        </w:r>
      </w:ins>
      <w:ins w:id="1915" w:author="PR Preview" w:date="2026-01-01T00:00:00Z">
        <w:r>
          <w:rPr>
            <w:rStyle w:val="SpecialCharTok"/>
          </w:rPr>
          <w:t xml:space="preserve">:</w:t>
        </w:r>
      </w:ins>
      <w:ins w:id="1916" w:author="PR Preview" w:date="2026-01-01T00:00:00Z">
        <w:r>
          <w:rPr>
            <w:rStyle w:val="DecValTok"/>
          </w:rPr>
          <w:t xml:space="preserve">2</w:t>
        </w:r>
      </w:ins>
      <w:ins w:id="1917" w:author="PR Preview" w:date="2026-01-01T00:00:00Z">
        <w:r>
          <w:rPr>
            <w:rStyle w:val="NormalTok"/>
          </w:rPr>
          <w:t xml:space="preserve">, </w:t>
        </w:r>
      </w:ins>
      <w:ins w:id="1918" w:author="PR Preview" w:date="2026-01-01T00:00:00Z">
        <w:r>
          <w:rPr>
            <w:rStyle w:val="ControlFlowTok"/>
          </w:rPr>
          <w:t xml:space="preserve">function</w:t>
        </w:r>
      </w:ins>
      <w:ins w:id="1919" w:author="PR Preview" w:date="2026-01-01T00:00:00Z">
        <w:r>
          <w:rPr>
            <w:rStyle w:val="NormalTok"/>
          </w:rPr>
          <w:t xml:space="preserve">(t) </w:t>
        </w:r>
      </w:ins>
      <w:ins w:id="1920" w:author="PR Preview" w:date="2026-01-01T00:00:00Z">
        <w:r>
          <w:rPr>
            <w:rStyle w:val="FunctionTok"/>
          </w:rPr>
          <w:t xml:space="preserve">level</w:t>
        </w:r>
      </w:ins>
      <w:ins w:id="1921" w:author="PR Preview" w:date="2026-01-01T00:00:00Z">
        <w:r>
          <w:rPr>
            <w:rStyle w:val="NormalTok"/>
          </w:rPr>
          <w:t xml:space="preserve">(w2, b2, point_line </w:t>
        </w:r>
      </w:ins>
      <w:ins w:id="1922" w:author="PR Preview" w:date="2026-01-01T00:00:00Z">
        <w:r>
          <w:rPr>
            <w:rStyle w:val="SpecialCharTok"/>
          </w:rPr>
          <w:t xml:space="preserve">+</w:t>
        </w:r>
      </w:ins>
      <w:ins w:id="1923" w:author="PR Preview" w:date="2026-01-01T00:00:00Z">
        <w:r>
          <w:rPr>
            <w:rStyle w:val="NormalTok"/>
          </w:rPr>
          <w:t xml:space="preserve"> t </w:t>
        </w:r>
      </w:ins>
      <w:ins w:id="1924" w:author="PR Preview" w:date="2026-01-01T00:00:00Z">
        <w:r>
          <w:rPr>
            <w:rStyle w:val="SpecialCharTok"/>
          </w:rPr>
          <w:t xml:space="preserve">*</w:t>
        </w:r>
      </w:ins>
      <w:ins w:id="1925" w:author="PR Preview" w:date="2026-01-01T00:00:00Z">
        <w:r>
          <w:rPr>
            <w:rStyle w:val="NormalTok"/>
          </w:rPr>
          <w:t xml:space="preserve"> v))</w:t>
        </w:r>
      </w:ins>
      <w:ins w:id="1926" w:author="PR Preview" w:date="2026-01-01T00:00:00Z">
        <w:r>
          <w:br/>
        </w:r>
      </w:ins>
      <w:ins w:id="1927" w:author="PR Preview" w:date="2026-01-01T00:00:00Z">
        <w:r>
          <w:br/>
        </w:r>
      </w:ins>
      <w:ins w:id="1928" w:author="PR Preview" w:date="2026-01-01T00:00:00Z">
        <w:r>
          <w:rPr>
            <w:rStyle w:val="NormalTok"/>
          </w:rPr>
          <w:t xml:space="preserve">w3 </w:t>
        </w:r>
      </w:ins>
      <w:ins w:id="1929" w:author="PR Preview" w:date="2026-01-01T00:00:00Z">
        <w:r>
          <w:rPr>
            <w:rStyle w:val="OtherTok"/>
          </w:rPr>
          <w:t xml:space="preserve">&lt;-</w:t>
        </w:r>
      </w:ins>
      <w:ins w:id="1930" w:author="PR Preview" w:date="2026-01-01T00:00:00Z">
        <w:r>
          <w:rPr>
            <w:rStyle w:val="NormalTok"/>
          </w:rPr>
          <w:t xml:space="preserve"> </w:t>
        </w:r>
      </w:ins>
      <w:ins w:id="1931" w:author="PR Preview" w:date="2026-01-01T00:00:00Z">
        <w:r>
          <w:rPr>
            <w:rStyle w:val="FunctionTok"/>
          </w:rPr>
          <w:t xml:space="preserve">c</w:t>
        </w:r>
      </w:ins>
      <w:ins w:id="1932" w:author="PR Preview" w:date="2026-01-01T00:00:00Z">
        <w:r>
          <w:rPr>
            <w:rStyle w:val="NormalTok"/>
          </w:rPr>
          <w:t xml:space="preserve">(</w:t>
        </w:r>
      </w:ins>
      <w:ins w:id="1933" w:author="PR Preview" w:date="2026-01-01T00:00:00Z">
        <w:r>
          <w:rPr>
            <w:rStyle w:val="DecValTok"/>
          </w:rPr>
          <w:t xml:space="preserve">1</w:t>
        </w:r>
      </w:ins>
      <w:ins w:id="1934" w:author="PR Preview" w:date="2026-01-01T00:00:00Z">
        <w:r>
          <w:rPr>
            <w:rStyle w:val="NormalTok"/>
          </w:rPr>
          <w:t xml:space="preserve">, </w:t>
        </w:r>
      </w:ins>
      <w:ins w:id="1935" w:author="PR Preview" w:date="2026-01-01T00:00:00Z">
        <w:r>
          <w:rPr>
            <w:rStyle w:val="DecValTok"/>
          </w:rPr>
          <w:t xml:space="preserve">1</w:t>
        </w:r>
      </w:ins>
      <w:ins w:id="1936" w:author="PR Preview" w:date="2026-01-01T00:00:00Z">
        <w:r>
          <w:rPr>
            <w:rStyle w:val="NormalTok"/>
          </w:rPr>
          <w:t xml:space="preserve">, </w:t>
        </w:r>
      </w:ins>
      <w:ins w:id="1937" w:author="PR Preview" w:date="2026-01-01T00:00:00Z">
        <w:r>
          <w:rPr>
            <w:rStyle w:val="DecValTok"/>
          </w:rPr>
          <w:t xml:space="preserve">1</w:t>
        </w:r>
      </w:ins>
      <w:ins w:id="1938" w:author="PR Preview" w:date="2026-01-01T00:00:00Z">
        <w:r>
          <w:rPr>
            <w:rStyle w:val="NormalTok"/>
          </w:rPr>
          <w:t xml:space="preserve">)</w:t>
        </w:r>
      </w:ins>
      <w:ins w:id="1939" w:author="PR Preview" w:date="2026-01-01T00:00:00Z">
        <w:r>
          <w:br/>
        </w:r>
      </w:ins>
      <w:ins w:id="1940" w:author="PR Preview" w:date="2026-01-01T00:00:00Z">
        <w:r>
          <w:rPr>
            <w:rStyle w:val="NormalTok"/>
          </w:rPr>
          <w:t xml:space="preserve">b3 </w:t>
        </w:r>
      </w:ins>
      <w:ins w:id="1941" w:author="PR Preview" w:date="2026-01-01T00:00:00Z">
        <w:r>
          <w:rPr>
            <w:rStyle w:val="OtherTok"/>
          </w:rPr>
          <w:t xml:space="preserve">&lt;-</w:t>
        </w:r>
      </w:ins>
      <w:ins w:id="1942" w:author="PR Preview" w:date="2026-01-01T00:00:00Z">
        <w:r>
          <w:rPr>
            <w:rStyle w:val="NormalTok"/>
          </w:rPr>
          <w:t xml:space="preserve"> </w:t>
        </w:r>
      </w:ins>
      <w:ins w:id="1943" w:author="PR Preview" w:date="2026-01-01T00:00:00Z">
        <w:r>
          <w:rPr>
            <w:rStyle w:val="SpecialCharTok"/>
          </w:rPr>
          <w:t xml:space="preserve">-</w:t>
        </w:r>
      </w:ins>
      <w:ins w:id="1944" w:author="PR Preview" w:date="2026-01-01T00:00:00Z">
        <w:r>
          <w:rPr>
            <w:rStyle w:val="DecValTok"/>
          </w:rPr>
          <w:t xml:space="preserve">1</w:t>
        </w:r>
      </w:ins>
      <w:ins w:id="1945" w:author="PR Preview" w:date="2026-01-01T00:00:00Z">
        <w:r>
          <w:br/>
        </w:r>
      </w:ins>
      <w:ins w:id="1946" w:author="PR Preview" w:date="2026-01-01T00:00:00Z">
        <w:r>
          <w:rPr>
            <w:rStyle w:val="NormalTok"/>
          </w:rPr>
          <w:t xml:space="preserve">point_plane </w:t>
        </w:r>
      </w:ins>
      <w:ins w:id="1947" w:author="PR Preview" w:date="2026-01-01T00:00:00Z">
        <w:r>
          <w:rPr>
            <w:rStyle w:val="OtherTok"/>
          </w:rPr>
          <w:t xml:space="preserve">&lt;-</w:t>
        </w:r>
      </w:ins>
      <w:ins w:id="1948" w:author="PR Preview" w:date="2026-01-01T00:00:00Z">
        <w:r>
          <w:rPr>
            <w:rStyle w:val="NormalTok"/>
          </w:rPr>
          <w:t xml:space="preserve"> </w:t>
        </w:r>
      </w:ins>
      <w:ins w:id="1949" w:author="PR Preview" w:date="2026-01-01T00:00:00Z">
        <w:r>
          <w:rPr>
            <w:rStyle w:val="SpecialCharTok"/>
          </w:rPr>
          <w:t xml:space="preserve">-</w:t>
        </w:r>
      </w:ins>
      <w:ins w:id="1950" w:author="PR Preview" w:date="2026-01-01T00:00:00Z">
        <w:r>
          <w:rPr>
            <w:rStyle w:val="NormalTok"/>
          </w:rPr>
          <w:t xml:space="preserve">b3 </w:t>
        </w:r>
      </w:ins>
      <w:ins w:id="1951" w:author="PR Preview" w:date="2026-01-01T00:00:00Z">
        <w:r>
          <w:rPr>
            <w:rStyle w:val="SpecialCharTok"/>
          </w:rPr>
          <w:t xml:space="preserve">/</w:t>
        </w:r>
      </w:ins>
      <w:ins w:id="1952" w:author="PR Preview" w:date="2026-01-01T00:00:00Z">
        <w:r>
          <w:rPr>
            <w:rStyle w:val="NormalTok"/>
          </w:rPr>
          <w:t xml:space="preserve"> </w:t>
        </w:r>
      </w:ins>
      <w:ins w:id="1953" w:author="PR Preview" w:date="2026-01-01T00:00:00Z">
        <w:r>
          <w:rPr>
            <w:rStyle w:val="FunctionTok"/>
          </w:rPr>
          <w:t xml:space="preserve">sum</w:t>
        </w:r>
      </w:ins>
      <w:ins w:id="1954" w:author="PR Preview" w:date="2026-01-01T00:00:00Z">
        <w:r>
          <w:rPr>
            <w:rStyle w:val="NormalTok"/>
          </w:rPr>
          <w:t xml:space="preserve">(w3 </w:t>
        </w:r>
      </w:ins>
      <w:ins w:id="1955" w:author="PR Preview" w:date="2026-01-01T00:00:00Z">
        <w:r>
          <w:rPr>
            <w:rStyle w:val="SpecialCharTok"/>
          </w:rPr>
          <w:t xml:space="preserve">*</w:t>
        </w:r>
      </w:ins>
      <w:ins w:id="1956" w:author="PR Preview" w:date="2026-01-01T00:00:00Z">
        <w:r>
          <w:rPr>
            <w:rStyle w:val="NormalTok"/>
          </w:rPr>
          <w:t xml:space="preserve"> w3) </w:t>
        </w:r>
      </w:ins>
      <w:ins w:id="1957" w:author="PR Preview" w:date="2026-01-01T00:00:00Z">
        <w:r>
          <w:rPr>
            <w:rStyle w:val="SpecialCharTok"/>
          </w:rPr>
          <w:t xml:space="preserve">*</w:t>
        </w:r>
      </w:ins>
      <w:ins w:id="1958" w:author="PR Preview" w:date="2026-01-01T00:00:00Z">
        <w:r>
          <w:rPr>
            <w:rStyle w:val="NormalTok"/>
          </w:rPr>
          <w:t xml:space="preserve"> w3</w:t>
        </w:r>
      </w:ins>
      <w:ins w:id="1959" w:author="PR Preview" w:date="2026-01-01T00:00:00Z">
        <w:r>
          <w:br/>
        </w:r>
      </w:ins>
      <w:ins w:id="1960" w:author="PR Preview" w:date="2026-01-01T00:00:00Z">
        <w:r>
          <w:rPr>
            <w:rStyle w:val="NormalTok"/>
          </w:rPr>
          <w:t xml:space="preserve">v1 </w:t>
        </w:r>
      </w:ins>
      <w:ins w:id="1961" w:author="PR Preview" w:date="2026-01-01T00:00:00Z">
        <w:r>
          <w:rPr>
            <w:rStyle w:val="OtherTok"/>
          </w:rPr>
          <w:t xml:space="preserve">&lt;-</w:t>
        </w:r>
      </w:ins>
      <w:ins w:id="1962" w:author="PR Preview" w:date="2026-01-01T00:00:00Z">
        <w:r>
          <w:rPr>
            <w:rStyle w:val="NormalTok"/>
          </w:rPr>
          <w:t xml:space="preserve"> </w:t>
        </w:r>
      </w:ins>
      <w:ins w:id="1963" w:author="PR Preview" w:date="2026-01-01T00:00:00Z">
        <w:r>
          <w:rPr>
            <w:rStyle w:val="FunctionTok"/>
          </w:rPr>
          <w:t xml:space="preserve">c</w:t>
        </w:r>
      </w:ins>
      <w:ins w:id="1964" w:author="PR Preview" w:date="2026-01-01T00:00:00Z">
        <w:r>
          <w:rPr>
            <w:rStyle w:val="NormalTok"/>
          </w:rPr>
          <w:t xml:space="preserve">(</w:t>
        </w:r>
      </w:ins>
      <w:ins w:id="1965" w:author="PR Preview" w:date="2026-01-01T00:00:00Z">
        <w:r>
          <w:rPr>
            <w:rStyle w:val="DecValTok"/>
          </w:rPr>
          <w:t xml:space="preserve">1</w:t>
        </w:r>
      </w:ins>
      <w:ins w:id="1966" w:author="PR Preview" w:date="2026-01-01T00:00:00Z">
        <w:r>
          <w:rPr>
            <w:rStyle w:val="NormalTok"/>
          </w:rPr>
          <w:t xml:space="preserve">, </w:t>
        </w:r>
      </w:ins>
      <w:ins w:id="1967" w:author="PR Preview" w:date="2026-01-01T00:00:00Z">
        <w:r>
          <w:rPr>
            <w:rStyle w:val="SpecialCharTok"/>
          </w:rPr>
          <w:t xml:space="preserve">-</w:t>
        </w:r>
      </w:ins>
      <w:ins w:id="1968" w:author="PR Preview" w:date="2026-01-01T00:00:00Z">
        <w:r>
          <w:rPr>
            <w:rStyle w:val="DecValTok"/>
          </w:rPr>
          <w:t xml:space="preserve">1</w:t>
        </w:r>
      </w:ins>
      <w:ins w:id="1969" w:author="PR Preview" w:date="2026-01-01T00:00:00Z">
        <w:r>
          <w:rPr>
            <w:rStyle w:val="NormalTok"/>
          </w:rPr>
          <w:t xml:space="preserve">, </w:t>
        </w:r>
      </w:ins>
      <w:ins w:id="1970" w:author="PR Preview" w:date="2026-01-01T00:00:00Z">
        <w:r>
          <w:rPr>
            <w:rStyle w:val="DecValTok"/>
          </w:rPr>
          <w:t xml:space="preserve">0</w:t>
        </w:r>
      </w:ins>
      <w:ins w:id="1971" w:author="PR Preview" w:date="2026-01-01T00:00:00Z">
        <w:r>
          <w:rPr>
            <w:rStyle w:val="NormalTok"/>
          </w:rPr>
          <w:t xml:space="preserve">)</w:t>
        </w:r>
      </w:ins>
      <w:ins w:id="1972" w:author="PR Preview" w:date="2026-01-01T00:00:00Z">
        <w:r>
          <w:br/>
        </w:r>
      </w:ins>
      <w:ins w:id="1973" w:author="PR Preview" w:date="2026-01-01T00:00:00Z">
        <w:r>
          <w:rPr>
            <w:rStyle w:val="NormalTok"/>
          </w:rPr>
          <w:t xml:space="preserve">v2 </w:t>
        </w:r>
      </w:ins>
      <w:ins w:id="1974" w:author="PR Preview" w:date="2026-01-01T00:00:00Z">
        <w:r>
          <w:rPr>
            <w:rStyle w:val="OtherTok"/>
          </w:rPr>
          <w:t xml:space="preserve">&lt;-</w:t>
        </w:r>
      </w:ins>
      <w:ins w:id="1975" w:author="PR Preview" w:date="2026-01-01T00:00:00Z">
        <w:r>
          <w:rPr>
            <w:rStyle w:val="NormalTok"/>
          </w:rPr>
          <w:t xml:space="preserve"> </w:t>
        </w:r>
      </w:ins>
      <w:ins w:id="1976" w:author="PR Preview" w:date="2026-01-01T00:00:00Z">
        <w:r>
          <w:rPr>
            <w:rStyle w:val="FunctionTok"/>
          </w:rPr>
          <w:t xml:space="preserve">c</w:t>
        </w:r>
      </w:ins>
      <w:ins w:id="1977" w:author="PR Preview" w:date="2026-01-01T00:00:00Z">
        <w:r>
          <w:rPr>
            <w:rStyle w:val="NormalTok"/>
          </w:rPr>
          <w:t xml:space="preserve">(</w:t>
        </w:r>
      </w:ins>
      <w:ins w:id="1978" w:author="PR Preview" w:date="2026-01-01T00:00:00Z">
        <w:r>
          <w:rPr>
            <w:rStyle w:val="DecValTok"/>
          </w:rPr>
          <w:t xml:space="preserve">0</w:t>
        </w:r>
      </w:ins>
      <w:ins w:id="1979" w:author="PR Preview" w:date="2026-01-01T00:00:00Z">
        <w:r>
          <w:rPr>
            <w:rStyle w:val="NormalTok"/>
          </w:rPr>
          <w:t xml:space="preserve">, </w:t>
        </w:r>
      </w:ins>
      <w:ins w:id="1980" w:author="PR Preview" w:date="2026-01-01T00:00:00Z">
        <w:r>
          <w:rPr>
            <w:rStyle w:val="DecValTok"/>
          </w:rPr>
          <w:t xml:space="preserve">1</w:t>
        </w:r>
      </w:ins>
      <w:ins w:id="1981" w:author="PR Preview" w:date="2026-01-01T00:00:00Z">
        <w:r>
          <w:rPr>
            <w:rStyle w:val="NormalTok"/>
          </w:rPr>
          <w:t xml:space="preserve">, </w:t>
        </w:r>
      </w:ins>
      <w:ins w:id="1982" w:author="PR Preview" w:date="2026-01-01T00:00:00Z">
        <w:r>
          <w:rPr>
            <w:rStyle w:val="SpecialCharTok"/>
          </w:rPr>
          <w:t xml:space="preserve">-</w:t>
        </w:r>
      </w:ins>
      <w:ins w:id="1983" w:author="PR Preview" w:date="2026-01-01T00:00:00Z">
        <w:r>
          <w:rPr>
            <w:rStyle w:val="DecValTok"/>
          </w:rPr>
          <w:t xml:space="preserve">1</w:t>
        </w:r>
      </w:ins>
      <w:ins w:id="1984" w:author="PR Preview" w:date="2026-01-01T00:00:00Z">
        <w:r>
          <w:rPr>
            <w:rStyle w:val="NormalTok"/>
          </w:rPr>
          <w:t xml:space="preserve">)</w:t>
        </w:r>
      </w:ins>
      <w:ins w:id="1985" w:author="PR Preview" w:date="2026-01-01T00:00:00Z">
        <w:r>
          <w:br/>
        </w:r>
      </w:ins>
      <w:ins w:id="1986" w:author="PR Preview" w:date="2026-01-01T00:00:00Z">
        <w:r>
          <w:rPr>
            <w:rStyle w:val="NormalTok"/>
          </w:rPr>
          <w:t xml:space="preserve">grid </w:t>
        </w:r>
      </w:ins>
      <w:ins w:id="1987" w:author="PR Preview" w:date="2026-01-01T00:00:00Z">
        <w:r>
          <w:rPr>
            <w:rStyle w:val="OtherTok"/>
          </w:rPr>
          <w:t xml:space="preserve">&lt;-</w:t>
        </w:r>
      </w:ins>
      <w:ins w:id="1988" w:author="PR Preview" w:date="2026-01-01T00:00:00Z">
        <w:r>
          <w:rPr>
            <w:rStyle w:val="NormalTok"/>
          </w:rPr>
          <w:t xml:space="preserve"> </w:t>
        </w:r>
      </w:ins>
      <w:ins w:id="1989" w:author="PR Preview" w:date="2026-01-01T00:00:00Z">
        <w:r>
          <w:rPr>
            <w:rStyle w:val="FunctionTok"/>
          </w:rPr>
          <w:t xml:space="preserve">expand.grid</w:t>
        </w:r>
      </w:ins>
      <w:ins w:id="1990" w:author="PR Preview" w:date="2026-01-01T00:00:00Z">
        <w:r>
          <w:rPr>
            <w:rStyle w:val="NormalTok"/>
          </w:rPr>
          <w:t xml:space="preserve">(</w:t>
        </w:r>
      </w:ins>
      <w:ins w:id="1991" w:author="PR Preview" w:date="2026-01-01T00:00:00Z">
        <w:r>
          <w:rPr>
            <w:rStyle w:val="AttributeTok"/>
          </w:rPr>
          <w:t xml:space="preserve">s =</w:t>
        </w:r>
      </w:ins>
      <w:ins w:id="1992" w:author="PR Preview" w:date="2026-01-01T00:00:00Z">
        <w:r>
          <w:rPr>
            <w:rStyle w:val="NormalTok"/>
          </w:rPr>
          <w:t xml:space="preserve"> </w:t>
        </w:r>
      </w:ins>
      <w:ins w:id="1993" w:author="PR Preview" w:date="2026-01-01T00:00:00Z">
        <w:r>
          <w:rPr>
            <w:rStyle w:val="SpecialCharTok"/>
          </w:rPr>
          <w:t xml:space="preserve">-</w:t>
        </w:r>
      </w:ins>
      <w:ins w:id="1994" w:author="PR Preview" w:date="2026-01-01T00:00:00Z">
        <w:r>
          <w:rPr>
            <w:rStyle w:val="DecValTok"/>
          </w:rPr>
          <w:t xml:space="preserve">2</w:t>
        </w:r>
      </w:ins>
      <w:ins w:id="1995" w:author="PR Preview" w:date="2026-01-01T00:00:00Z">
        <w:r>
          <w:rPr>
            <w:rStyle w:val="SpecialCharTok"/>
          </w:rPr>
          <w:t xml:space="preserve">:</w:t>
        </w:r>
      </w:ins>
      <w:ins w:id="1996" w:author="PR Preview" w:date="2026-01-01T00:00:00Z">
        <w:r>
          <w:rPr>
            <w:rStyle w:val="DecValTok"/>
          </w:rPr>
          <w:t xml:space="preserve">2</w:t>
        </w:r>
      </w:ins>
      <w:ins w:id="1997" w:author="PR Preview" w:date="2026-01-01T00:00:00Z">
        <w:r>
          <w:rPr>
            <w:rStyle w:val="NormalTok"/>
          </w:rPr>
          <w:t xml:space="preserve">, </w:t>
        </w:r>
      </w:ins>
      <w:ins w:id="1998" w:author="PR Preview" w:date="2026-01-01T00:00:00Z">
        <w:r>
          <w:rPr>
            <w:rStyle w:val="AttributeTok"/>
          </w:rPr>
          <w:t xml:space="preserve">t =</w:t>
        </w:r>
      </w:ins>
      <w:ins w:id="1999" w:author="PR Preview" w:date="2026-01-01T00:00:00Z">
        <w:r>
          <w:rPr>
            <w:rStyle w:val="NormalTok"/>
          </w:rPr>
          <w:t xml:space="preserve"> </w:t>
        </w:r>
      </w:ins>
      <w:ins w:id="2000" w:author="PR Preview" w:date="2026-01-01T00:00:00Z">
        <w:r>
          <w:rPr>
            <w:rStyle w:val="SpecialCharTok"/>
          </w:rPr>
          <w:t xml:space="preserve">-</w:t>
        </w:r>
      </w:ins>
      <w:ins w:id="2001" w:author="PR Preview" w:date="2026-01-01T00:00:00Z">
        <w:r>
          <w:rPr>
            <w:rStyle w:val="DecValTok"/>
          </w:rPr>
          <w:t xml:space="preserve">2</w:t>
        </w:r>
      </w:ins>
      <w:ins w:id="2002" w:author="PR Preview" w:date="2026-01-01T00:00:00Z">
        <w:r>
          <w:rPr>
            <w:rStyle w:val="SpecialCharTok"/>
          </w:rPr>
          <w:t xml:space="preserve">:</w:t>
        </w:r>
      </w:ins>
      <w:ins w:id="2003" w:author="PR Preview" w:date="2026-01-01T00:00:00Z">
        <w:r>
          <w:rPr>
            <w:rStyle w:val="DecValTok"/>
          </w:rPr>
          <w:t xml:space="preserve">2</w:t>
        </w:r>
      </w:ins>
      <w:ins w:id="2004" w:author="PR Preview" w:date="2026-01-01T00:00:00Z">
        <w:r>
          <w:rPr>
            <w:rStyle w:val="NormalTok"/>
          </w:rPr>
          <w:t xml:space="preserve">)</w:t>
        </w:r>
      </w:ins>
      <w:ins w:id="2005" w:author="PR Preview" w:date="2026-01-01T00:00:00Z">
        <w:r>
          <w:br/>
        </w:r>
      </w:ins>
      <w:ins w:id="2006" w:author="PR Preview" w:date="2026-01-01T00:00:00Z">
        <w:r>
          <w:rPr>
            <w:rStyle w:val="NormalTok"/>
          </w:rPr>
          <w:t xml:space="preserve">plane_levels </w:t>
        </w:r>
      </w:ins>
      <w:ins w:id="2007" w:author="PR Preview" w:date="2026-01-01T00:00:00Z">
        <w:r>
          <w:rPr>
            <w:rStyle w:val="OtherTok"/>
          </w:rPr>
          <w:t xml:space="preserve">&lt;-</w:t>
        </w:r>
      </w:ins>
      <w:ins w:id="2008" w:author="PR Preview" w:date="2026-01-01T00:00:00Z">
        <w:r>
          <w:rPr>
            <w:rStyle w:val="NormalTok"/>
          </w:rPr>
          <w:t xml:space="preserve"> </w:t>
        </w:r>
      </w:ins>
      <w:ins w:id="2009" w:author="PR Preview" w:date="2026-01-01T00:00:00Z">
        <w:r>
          <w:rPr>
            <w:rStyle w:val="FunctionTok"/>
          </w:rPr>
          <w:t xml:space="preserve">mapply</w:t>
        </w:r>
      </w:ins>
      <w:ins w:id="2010" w:author="PR Preview" w:date="2026-01-01T00:00:00Z">
        <w:r>
          <w:rPr>
            <w:rStyle w:val="NormalTok"/>
          </w:rPr>
          <w:t xml:space="preserve">(</w:t>
        </w:r>
      </w:ins>
      <w:ins w:id="2011" w:author="PR Preview" w:date="2026-01-01T00:00:00Z">
        <w:r>
          <w:br/>
        </w:r>
      </w:ins>
      <w:ins w:id="2012" w:author="PR Preview" w:date="2026-01-01T00:00:00Z">
        <w:r>
          <w:rPr>
            <w:rStyle w:val="NormalTok"/>
          </w:rPr>
          <w:t xml:space="preserve">  </w:t>
        </w:r>
      </w:ins>
      <w:ins w:id="2013" w:author="PR Preview" w:date="2026-01-01T00:00:00Z">
        <w:r>
          <w:rPr>
            <w:rStyle w:val="ControlFlowTok"/>
          </w:rPr>
          <w:t xml:space="preserve">function</w:t>
        </w:r>
      </w:ins>
      <w:ins w:id="2014" w:author="PR Preview" w:date="2026-01-01T00:00:00Z">
        <w:r>
          <w:rPr>
            <w:rStyle w:val="NormalTok"/>
          </w:rPr>
          <w:t xml:space="preserve">(s, t) </w:t>
        </w:r>
      </w:ins>
      <w:ins w:id="2015" w:author="PR Preview" w:date="2026-01-01T00:00:00Z">
        <w:r>
          <w:rPr>
            <w:rStyle w:val="FunctionTok"/>
          </w:rPr>
          <w:t xml:space="preserve">level</w:t>
        </w:r>
      </w:ins>
      <w:ins w:id="2016" w:author="PR Preview" w:date="2026-01-01T00:00:00Z">
        <w:r>
          <w:rPr>
            <w:rStyle w:val="NormalTok"/>
          </w:rPr>
          <w:t xml:space="preserve">(w3, b3, point_plane </w:t>
        </w:r>
      </w:ins>
      <w:ins w:id="2017" w:author="PR Preview" w:date="2026-01-01T00:00:00Z">
        <w:r>
          <w:rPr>
            <w:rStyle w:val="SpecialCharTok"/>
          </w:rPr>
          <w:t xml:space="preserve">+</w:t>
        </w:r>
      </w:ins>
      <w:ins w:id="2018" w:author="PR Preview" w:date="2026-01-01T00:00:00Z">
        <w:r>
          <w:rPr>
            <w:rStyle w:val="NormalTok"/>
          </w:rPr>
          <w:t xml:space="preserve"> s </w:t>
        </w:r>
      </w:ins>
      <w:ins w:id="2019" w:author="PR Preview" w:date="2026-01-01T00:00:00Z">
        <w:r>
          <w:rPr>
            <w:rStyle w:val="SpecialCharTok"/>
          </w:rPr>
          <w:t xml:space="preserve">*</w:t>
        </w:r>
      </w:ins>
      <w:ins w:id="2020" w:author="PR Preview" w:date="2026-01-01T00:00:00Z">
        <w:r>
          <w:rPr>
            <w:rStyle w:val="NormalTok"/>
          </w:rPr>
          <w:t xml:space="preserve"> v1 </w:t>
        </w:r>
      </w:ins>
      <w:ins w:id="2021" w:author="PR Preview" w:date="2026-01-01T00:00:00Z">
        <w:r>
          <w:rPr>
            <w:rStyle w:val="SpecialCharTok"/>
          </w:rPr>
          <w:t xml:space="preserve">+</w:t>
        </w:r>
      </w:ins>
      <w:ins w:id="2022" w:author="PR Preview" w:date="2026-01-01T00:00:00Z">
        <w:r>
          <w:rPr>
            <w:rStyle w:val="NormalTok"/>
          </w:rPr>
          <w:t xml:space="preserve"> t </w:t>
        </w:r>
      </w:ins>
      <w:ins w:id="2023" w:author="PR Preview" w:date="2026-01-01T00:00:00Z">
        <w:r>
          <w:rPr>
            <w:rStyle w:val="SpecialCharTok"/>
          </w:rPr>
          <w:t xml:space="preserve">*</w:t>
        </w:r>
      </w:ins>
      <w:ins w:id="2024" w:author="PR Preview" w:date="2026-01-01T00:00:00Z">
        <w:r>
          <w:rPr>
            <w:rStyle w:val="NormalTok"/>
          </w:rPr>
          <w:t xml:space="preserve"> v2),</w:t>
        </w:r>
      </w:ins>
      <w:ins w:id="2025" w:author="PR Preview" w:date="2026-01-01T00:00:00Z">
        <w:r>
          <w:br/>
        </w:r>
      </w:ins>
      <w:ins w:id="2026" w:author="PR Preview" w:date="2026-01-01T00:00:00Z">
        <w:r>
          <w:rPr>
            <w:rStyle w:val="NormalTok"/>
          </w:rPr>
          <w:t xml:space="preserve">  grid</w:t>
        </w:r>
      </w:ins>
      <w:ins w:id="2027" w:author="PR Preview" w:date="2026-01-01T00:00:00Z">
        <w:r>
          <w:rPr>
            <w:rStyle w:val="SpecialCharTok"/>
          </w:rPr>
          <w:t xml:space="preserve">$</w:t>
        </w:r>
      </w:ins>
      <w:ins w:id="2028" w:author="PR Preview" w:date="2026-01-01T00:00:00Z">
        <w:r>
          <w:rPr>
            <w:rStyle w:val="NormalTok"/>
          </w:rPr>
          <w:t xml:space="preserve">s, grid</w:t>
        </w:r>
      </w:ins>
      <w:ins w:id="2029" w:author="PR Preview" w:date="2026-01-01T00:00:00Z">
        <w:r>
          <w:rPr>
            <w:rStyle w:val="SpecialCharTok"/>
          </w:rPr>
          <w:t xml:space="preserve">$</w:t>
        </w:r>
      </w:ins>
      <w:ins w:id="2030" w:author="PR Preview" w:date="2026-01-01T00:00:00Z">
        <w:r>
          <w:rPr>
            <w:rStyle w:val="NormalTok"/>
          </w:rPr>
          <w:t xml:space="preserve">t</w:t>
        </w:r>
      </w:ins>
      <w:ins w:id="2031" w:author="PR Preview" w:date="2026-01-01T00:00:00Z">
        <w:r>
          <w:br/>
        </w:r>
      </w:ins>
      <w:ins w:id="2032" w:author="PR Preview" w:date="2026-01-01T00:00:00Z">
        <w:r>
          <w:rPr>
            <w:rStyle w:val="NormalTok"/>
          </w:rPr>
          <w:t xml:space="preserve">)</w:t>
        </w:r>
      </w:ins>
      <w:ins w:id="2033" w:author="PR Preview" w:date="2026-01-01T00:00:00Z">
        <w:r>
          <w:br/>
        </w:r>
      </w:ins>
      <w:ins w:id="2034" w:author="PR Preview" w:date="2026-01-01T00:00:00Z">
        <w:r>
          <w:br/>
        </w:r>
      </w:ins>
      <w:ins w:id="2035" w:author="PR Preview" w:date="2026-01-01T00:00:00Z">
        <w:r>
          <w:rPr>
            <w:rStyle w:val="FunctionTok"/>
          </w:rPr>
          <w:t xml:space="preserve">c</w:t>
        </w:r>
      </w:ins>
      <w:ins w:id="2036" w:author="PR Preview" w:date="2026-01-01T00:00:00Z">
        <w:r>
          <w:rPr>
            <w:rStyle w:val="NormalTok"/>
          </w:rPr>
          <w:t xml:space="preserve">(</w:t>
        </w:r>
      </w:ins>
      <w:ins w:id="2037" w:author="PR Preview" w:date="2026-01-01T00:00:00Z">
        <w:r>
          <w:br/>
        </w:r>
      </w:ins>
      <w:ins w:id="2038" w:author="PR Preview" w:date="2026-01-01T00:00:00Z">
        <w:r>
          <w:rPr>
            <w:rStyle w:val="NormalTok"/>
          </w:rPr>
          <w:t xml:space="preserve">  </w:t>
        </w:r>
      </w:ins>
      <w:ins w:id="2039" w:author="PR Preview" w:date="2026-01-01T00:00:00Z">
        <w:r>
          <w:rPr>
            <w:rStyle w:val="AttributeTok"/>
          </w:rPr>
          <w:t xml:space="preserve">origin_in_R2 =</w:t>
        </w:r>
      </w:ins>
      <w:ins w:id="2040" w:author="PR Preview" w:date="2026-01-01T00:00:00Z">
        <w:r>
          <w:rPr>
            <w:rStyle w:val="NormalTok"/>
          </w:rPr>
          <w:t xml:space="preserve"> </w:t>
        </w:r>
      </w:ins>
      <w:ins w:id="2041" w:author="PR Preview" w:date="2026-01-01T00:00:00Z">
        <w:r>
          <w:rPr>
            <w:rStyle w:val="FunctionTok"/>
          </w:rPr>
          <w:t xml:space="preserve">level</w:t>
        </w:r>
      </w:ins>
      <w:ins w:id="2042" w:author="PR Preview" w:date="2026-01-01T00:00:00Z">
        <w:r>
          <w:rPr>
            <w:rStyle w:val="NormalTok"/>
          </w:rPr>
          <w:t xml:space="preserve">(w2, b2, </w:t>
        </w:r>
      </w:ins>
      <w:ins w:id="2043" w:author="PR Preview" w:date="2026-01-01T00:00:00Z">
        <w:r>
          <w:rPr>
            <w:rStyle w:val="FunctionTok"/>
          </w:rPr>
          <w:t xml:space="preserve">c</w:t>
        </w:r>
      </w:ins>
      <w:ins w:id="2044" w:author="PR Preview" w:date="2026-01-01T00:00:00Z">
        <w:r>
          <w:rPr>
            <w:rStyle w:val="NormalTok"/>
          </w:rPr>
          <w:t xml:space="preserve">(</w:t>
        </w:r>
      </w:ins>
      <w:ins w:id="2045" w:author="PR Preview" w:date="2026-01-01T00:00:00Z">
        <w:r>
          <w:rPr>
            <w:rStyle w:val="DecValTok"/>
          </w:rPr>
          <w:t xml:space="preserve">0</w:t>
        </w:r>
      </w:ins>
      <w:ins w:id="2046" w:author="PR Preview" w:date="2026-01-01T00:00:00Z">
        <w:r>
          <w:rPr>
            <w:rStyle w:val="NormalTok"/>
          </w:rPr>
          <w:t xml:space="preserve">, </w:t>
        </w:r>
      </w:ins>
      <w:ins w:id="2047" w:author="PR Preview" w:date="2026-01-01T00:00:00Z">
        <w:r>
          <w:rPr>
            <w:rStyle w:val="DecValTok"/>
          </w:rPr>
          <w:t xml:space="preserve">0</w:t>
        </w:r>
      </w:ins>
      <w:ins w:id="2048" w:author="PR Preview" w:date="2026-01-01T00:00:00Z">
        <w:r>
          <w:rPr>
            <w:rStyle w:val="NormalTok"/>
          </w:rPr>
          <w:t xml:space="preserve">)),</w:t>
        </w:r>
      </w:ins>
      <w:ins w:id="2049" w:author="PR Preview" w:date="2026-01-01T00:00:00Z">
        <w:r>
          <w:br/>
        </w:r>
      </w:ins>
      <w:ins w:id="2050" w:author="PR Preview" w:date="2026-01-01T00:00:00Z">
        <w:r>
          <w:rPr>
            <w:rStyle w:val="NormalTok"/>
          </w:rPr>
          <w:t xml:space="preserve">  </w:t>
        </w:r>
      </w:ins>
      <w:ins w:id="2051" w:author="PR Preview" w:date="2026-01-01T00:00:00Z">
        <w:r>
          <w:rPr>
            <w:rStyle w:val="AttributeTok"/>
          </w:rPr>
          <w:t xml:space="preserve">origin_in_R3 =</w:t>
        </w:r>
      </w:ins>
      <w:ins w:id="2052" w:author="PR Preview" w:date="2026-01-01T00:00:00Z">
        <w:r>
          <w:rPr>
            <w:rStyle w:val="NormalTok"/>
          </w:rPr>
          <w:t xml:space="preserve"> </w:t>
        </w:r>
      </w:ins>
      <w:ins w:id="2053" w:author="PR Preview" w:date="2026-01-01T00:00:00Z">
        <w:r>
          <w:rPr>
            <w:rStyle w:val="FunctionTok"/>
          </w:rPr>
          <w:t xml:space="preserve">level</w:t>
        </w:r>
      </w:ins>
      <w:ins w:id="2054" w:author="PR Preview" w:date="2026-01-01T00:00:00Z">
        <w:r>
          <w:rPr>
            <w:rStyle w:val="NormalTok"/>
          </w:rPr>
          <w:t xml:space="preserve">(w3, b3, </w:t>
        </w:r>
      </w:ins>
      <w:ins w:id="2055" w:author="PR Preview" w:date="2026-01-01T00:00:00Z">
        <w:r>
          <w:rPr>
            <w:rStyle w:val="FunctionTok"/>
          </w:rPr>
          <w:t xml:space="preserve">c</w:t>
        </w:r>
      </w:ins>
      <w:ins w:id="2056" w:author="PR Preview" w:date="2026-01-01T00:00:00Z">
        <w:r>
          <w:rPr>
            <w:rStyle w:val="NormalTok"/>
          </w:rPr>
          <w:t xml:space="preserve">(</w:t>
        </w:r>
      </w:ins>
      <w:ins w:id="2057" w:author="PR Preview" w:date="2026-01-01T00:00:00Z">
        <w:r>
          <w:rPr>
            <w:rStyle w:val="DecValTok"/>
          </w:rPr>
          <w:t xml:space="preserve">0</w:t>
        </w:r>
      </w:ins>
      <w:ins w:id="2058" w:author="PR Preview" w:date="2026-01-01T00:00:00Z">
        <w:r>
          <w:rPr>
            <w:rStyle w:val="NormalTok"/>
          </w:rPr>
          <w:t xml:space="preserve">, </w:t>
        </w:r>
      </w:ins>
      <w:ins w:id="2059" w:author="PR Preview" w:date="2026-01-01T00:00:00Z">
        <w:r>
          <w:rPr>
            <w:rStyle w:val="DecValTok"/>
          </w:rPr>
          <w:t xml:space="preserve">0</w:t>
        </w:r>
      </w:ins>
      <w:ins w:id="2060" w:author="PR Preview" w:date="2026-01-01T00:00:00Z">
        <w:r>
          <w:rPr>
            <w:rStyle w:val="NormalTok"/>
          </w:rPr>
          <w:t xml:space="preserve">, </w:t>
        </w:r>
      </w:ins>
      <w:ins w:id="2061" w:author="PR Preview" w:date="2026-01-01T00:00:00Z">
        <w:r>
          <w:rPr>
            <w:rStyle w:val="DecValTok"/>
          </w:rPr>
          <w:t xml:space="preserve">0</w:t>
        </w:r>
      </w:ins>
      <w:ins w:id="2062" w:author="PR Preview" w:date="2026-01-01T00:00:00Z">
        <w:r>
          <w:rPr>
            <w:rStyle w:val="NormalTok"/>
          </w:rPr>
          <w:t xml:space="preserve">)),</w:t>
        </w:r>
      </w:ins>
      <w:ins w:id="2063" w:author="PR Preview" w:date="2026-01-01T00:00:00Z">
        <w:r>
          <w:br/>
        </w:r>
      </w:ins>
      <w:ins w:id="2064" w:author="PR Preview" w:date="2026-01-01T00:00:00Z">
        <w:r>
          <w:rPr>
            <w:rStyle w:val="NormalTok"/>
          </w:rPr>
          <w:t xml:space="preserve">  </w:t>
        </w:r>
      </w:ins>
      <w:ins w:id="2065" w:author="PR Preview" w:date="2026-01-01T00:00:00Z">
        <w:r>
          <w:rPr>
            <w:rStyle w:val="AttributeTok"/>
          </w:rPr>
          <w:t xml:space="preserve">origin_with_b0 =</w:t>
        </w:r>
      </w:ins>
      <w:ins w:id="2066" w:author="PR Preview" w:date="2026-01-01T00:00:00Z">
        <w:r>
          <w:rPr>
            <w:rStyle w:val="NormalTok"/>
          </w:rPr>
          <w:t xml:space="preserve"> </w:t>
        </w:r>
      </w:ins>
      <w:ins w:id="2067" w:author="PR Preview" w:date="2026-01-01T00:00:00Z">
        <w:r>
          <w:rPr>
            <w:rStyle w:val="FunctionTok"/>
          </w:rPr>
          <w:t xml:space="preserve">level</w:t>
        </w:r>
      </w:ins>
      <w:ins w:id="2068" w:author="PR Preview" w:date="2026-01-01T00:00:00Z">
        <w:r>
          <w:rPr>
            <w:rStyle w:val="NormalTok"/>
          </w:rPr>
          <w:t xml:space="preserve">(w3, </w:t>
        </w:r>
      </w:ins>
      <w:ins w:id="2069" w:author="PR Preview" w:date="2026-01-01T00:00:00Z">
        <w:r>
          <w:rPr>
            <w:rStyle w:val="DecValTok"/>
          </w:rPr>
          <w:t xml:space="preserve">0</w:t>
        </w:r>
      </w:ins>
      <w:ins w:id="2070" w:author="PR Preview" w:date="2026-01-01T00:00:00Z">
        <w:r>
          <w:rPr>
            <w:rStyle w:val="NormalTok"/>
          </w:rPr>
          <w:t xml:space="preserve">, </w:t>
        </w:r>
      </w:ins>
      <w:ins w:id="2071" w:author="PR Preview" w:date="2026-01-01T00:00:00Z">
        <w:r>
          <w:rPr>
            <w:rStyle w:val="FunctionTok"/>
          </w:rPr>
          <w:t xml:space="preserve">c</w:t>
        </w:r>
      </w:ins>
      <w:ins w:id="2072" w:author="PR Preview" w:date="2026-01-01T00:00:00Z">
        <w:r>
          <w:rPr>
            <w:rStyle w:val="NormalTok"/>
          </w:rPr>
          <w:t xml:space="preserve">(</w:t>
        </w:r>
      </w:ins>
      <w:ins w:id="2073" w:author="PR Preview" w:date="2026-01-01T00:00:00Z">
        <w:r>
          <w:rPr>
            <w:rStyle w:val="DecValTok"/>
          </w:rPr>
          <w:t xml:space="preserve">0</w:t>
        </w:r>
      </w:ins>
      <w:ins w:id="2074" w:author="PR Preview" w:date="2026-01-01T00:00:00Z">
        <w:r>
          <w:rPr>
            <w:rStyle w:val="NormalTok"/>
          </w:rPr>
          <w:t xml:space="preserve">, </w:t>
        </w:r>
      </w:ins>
      <w:ins w:id="2075" w:author="PR Preview" w:date="2026-01-01T00:00:00Z">
        <w:r>
          <w:rPr>
            <w:rStyle w:val="DecValTok"/>
          </w:rPr>
          <w:t xml:space="preserve">0</w:t>
        </w:r>
      </w:ins>
      <w:ins w:id="2076" w:author="PR Preview" w:date="2026-01-01T00:00:00Z">
        <w:r>
          <w:rPr>
            <w:rStyle w:val="NormalTok"/>
          </w:rPr>
          <w:t xml:space="preserve">, </w:t>
        </w:r>
      </w:ins>
      <w:ins w:id="2077" w:author="PR Preview" w:date="2026-01-01T00:00:00Z">
        <w:r>
          <w:rPr>
            <w:rStyle w:val="DecValTok"/>
          </w:rPr>
          <w:t xml:space="preserve">0</w:t>
        </w:r>
      </w:ins>
      <w:ins w:id="2078" w:author="PR Preview" w:date="2026-01-01T00:00:00Z">
        <w:r>
          <w:rPr>
            <w:rStyle w:val="NormalTok"/>
          </w:rPr>
          <w:t xml:space="preserve">))</w:t>
        </w:r>
      </w:ins>
      <w:ins w:id="2079" w:author="PR Preview" w:date="2026-01-01T00:00:00Z">
        <w:r>
          <w:br/>
        </w:r>
      </w:ins>
      <w:ins w:id="2080" w:author="PR Preview" w:date="2026-01-01T00:00:00Z">
        <w:r>
          <w:rPr>
            <w:rStyle w:val="NormalTok"/>
          </w:rPr>
          <w:t xml:space="preserve">)</w:t>
        </w:r>
      </w:ins>
      <w:ins w:id="2081" w:author="PR Preview" w:date="2026-01-01T00:00:00Z">
        <w:r>
          <w:br/>
        </w:r>
      </w:ins>
      <w:ins w:id="2082" w:author="PR Preview" w:date="2026-01-01T00:00:00Z">
        <w:r>
          <w:rPr>
            <w:rStyle w:val="CommentTok"/>
          </w:rPr>
          <w:t xml:space="preserve">#&gt;   origin_in_R2   origin_in_R3 origin_with_b0 </w:t>
        </w:r>
      </w:ins>
      <w:ins w:id="2083" w:author="PR Preview" w:date="2026-01-01T00:00:00Z">
        <w:r>
          <w:br/>
        </w:r>
      </w:ins>
      <w:ins w:id="2084" w:author="PR Preview" w:date="2026-01-01T00:00:00Z">
        <w:r>
          <w:rPr>
            <w:rStyle w:val="CommentTok"/>
          </w:rPr>
          <w:t xml:space="preserve">#&gt;             -1             -1              0</w:t>
        </w:r>
      </w:ins>
    </w:p>
    <w:p>
      <w:pPr>
        <w:pStyle w:val="FirstParagraph"/>
      </w:pPr>
      <w:ins w:id="2085" w:author="PR Preview" w:date="2026-01-01T00:00:00Z">
        <w:r>
          <w:t xml:space="preserve">At the origin the left side equals the offset,</w:t>
        </w:r>
      </w:ins>
      <w:ins w:id="2086" w:author="PR Preview" w:date="2026-01-01T00:00:00Z">
        <w:r>
          <w:t xml:space="preserve"> </w:t>
        </w:r>
      </w:ins>
      <w:ins w:id="2087" w:author="PR Preview" w:date="2026-01-01T00:00:00Z">
        <w:r>
          <w:t xml:space="preserve">so the origin is on the line only if</w:t>
        </w:r>
      </w:ins>
      <w:ins w:id="2088" w:author="PR Preview" w:date="2026-01-01T00:00:00Z">
        <w:r>
          <w:t xml:space="preserve"> </w:t>
        </w:r>
      </w:ins>
      <m:oMath>
        <m:r>
          <m:t>b</m:t>
        </m:r>
      </m:oMath>
      <w:ins w:id="2089" w:author="PR Preview" w:date="2026-01-01T00:00:00Z">
        <w:r>
          <w:t xml:space="preserve"> </w:t>
        </w:r>
      </w:ins>
      <w:ins w:id="2090" w:author="PR Preview" w:date="2026-01-01T00:00:00Z">
        <w:r>
          <w:t xml:space="preserve">is</w:t>
        </w:r>
      </w:ins>
      <w:ins w:id="2091" w:author="PR Preview" w:date="2026-01-01T00:00:00Z">
        <w:r>
          <w:t xml:space="preserve"> </w:t>
        </w:r>
      </w:ins>
      <m:oMath>
        <m:r>
          <m:t>0</m:t>
        </m:r>
      </m:oMath>
      <w:ins w:id="2092" w:author="PR Preview" w:date="2026-01-01T00:00:00Z">
        <w:r>
          <w:t xml:space="preserve">:</w:t>
        </w:r>
      </w:ins>
      <w:ins w:id="2093" w:author="PR Preview" w:date="2026-01-01T00:00:00Z">
        <w:r>
          <w:t xml:space="preserve"> </w:t>
        </w:r>
      </w:ins>
      <w:ins w:id="2094" w:author="PR Preview" w:date="2026-01-01T00:00:00Z">
        <w:r>
          <w:t xml:space="preserve">it gives -1 for the line and -1 for the plane,</w:t>
        </w:r>
      </w:ins>
      <w:ins w:id="2095" w:author="PR Preview" w:date="2026-01-01T00:00:00Z">
        <w:r>
          <w:t xml:space="preserve"> </w:t>
        </w:r>
      </w:ins>
      <w:ins w:id="2096" w:author="PR Preview" w:date="2026-01-01T00:00:00Z">
        <w:r>
          <w:t xml:space="preserve">and 0 once the offset is changed to</w:t>
        </w:r>
      </w:ins>
      <w:ins w:id="2097" w:author="PR Preview" w:date="2026-01-01T00:00:00Z">
        <w:r>
          <w:t xml:space="preserve"> </w:t>
        </w:r>
      </w:ins>
      <m:oMath>
        <m:r>
          <m:t>0</m:t>
        </m:r>
      </m:oMath>
      <w:ins w:id="2098" w:author="PR Preview" w:date="2026-01-01T00:00:00Z">
        <w:r>
          <w:t xml:space="preserve">.</w:t>
        </w:r>
      </w:ins>
      <w:ins w:id="2099" w:author="PR Preview" w:date="2026-01-01T00:00:00Z">
        <w:r>
          <w:t xml:space="preserve"> </w:t>
        </w:r>
      </w:ins>
      <w:ins w:id="2100" w:author="PR Preview" w:date="2026-01-01T00:00:00Z">
        <w:r>
          <w:t xml:space="preserve">All 5 points</w:t>
        </w:r>
      </w:ins>
      <w:ins w:id="2101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ins w:id="2102" w:author="PR Preview" w:date="2026-01-01T00:00:00Z">
        <w:r>
          <w:t xml:space="preserve"> </w:t>
        </w:r>
      </w:ins>
      <w:ins w:id="2103" w:author="PR Preview" w:date="2026-01-01T00:00:00Z">
        <w:r>
          <w:t xml:space="preserve">on the line</w:t>
        </w:r>
      </w:ins>
      <w:ins w:id="2104" w:author="PR Preview" w:date="2026-01-01T00:00:00Z">
        <w:r>
          <w:t xml:space="preserve"> </w:t>
        </w:r>
      </w:ins>
      <w:ins w:id="2105" w:author="PR Preview" w:date="2026-01-01T00:00:00Z">
        <w:r>
          <w:t xml:space="preserve">and all 25 points</w:t>
        </w:r>
      </w:ins>
      <w:ins w:id="2106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ins w:id="2107" w:author="PR Preview" w:date="2026-01-01T00:00:00Z">
        <w:r>
          <w:t xml:space="preserve"> </w:t>
        </w:r>
      </w:ins>
      <w:ins w:id="2108" w:author="PR Preview" w:date="2026-01-01T00:00:00Z">
        <w:r>
          <w:t xml:space="preserve">on the plane</w:t>
        </w:r>
      </w:ins>
      <w:ins w:id="2109" w:author="PR Preview" w:date="2026-01-01T00:00:00Z">
        <w:r>
          <w:t xml:space="preserve"> </w:t>
        </w:r>
      </w:ins>
      <w:ins w:id="2110" w:author="PR Preview" w:date="2026-01-01T00:00:00Z">
        <w:r>
          <w:t xml:space="preserve">satisfy the equation up to rounding error:</w:t>
        </w:r>
      </w:ins>
      <w:ins w:id="2111" w:author="PR Preview" w:date="2026-01-01T00:00:00Z">
        <w:r>
          <w:t xml:space="preserve"> </w:t>
        </w:r>
      </w:ins>
      <w:ins w:id="2112" w:author="PR Preview" w:date="2026-01-01T00:00:00Z">
        <w:r>
          <w:t xml:space="preserve">30 of the</w:t>
        </w:r>
      </w:ins>
      <w:ins w:id="2113" w:author="PR Preview" w:date="2026-01-01T00:00:00Z">
        <w:r>
          <w:t xml:space="preserve"> </w:t>
        </w:r>
      </w:ins>
      <w:ins w:id="2114" w:author="PR Preview" w:date="2026-01-01T00:00:00Z">
        <w:r>
          <w:t xml:space="preserve">30 points have</w:t>
        </w:r>
      </w:ins>
      <w:ins w:id="2115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ins w:id="2116" w:author="PR Preview" w:date="2026-01-01T00:00:00Z">
        <w:r>
          <w:t xml:space="preserve">.</w:t>
        </w:r>
      </w:ins>
    </w:p>
    <w:bookmarkEnd w:id="69"/>
    <w:bookmarkStart w:id="71" w:name="def-half-space"/>
    <w:p>
      <w:pPr>
        <w:pStyle w:val="BodyText"/>
      </w:pPr>
      <w:ins w:id="2117" w:author="PR Preview" w:date="2026-01-01T00:00:00Z">
        <w:r>
          <w:rPr>
            <w:b/>
            <w:bCs/>
          </w:rPr>
          <w:t xml:space="preserve">Definition 6 (Half-space)</w:t>
        </w:r>
      </w:ins>
      <w:ins w:id="2118" w:author="PR Preview" w:date="2026-01-01T00:00:00Z">
        <w:r>
          <w:t xml:space="preserve"> </w:t>
        </w:r>
      </w:ins>
      <w:ins w:id="2119" w:author="PR Preview" w:date="2026-01-01T00:00:00Z">
        <w:r>
          <w:t xml:space="preserve">Let</w:t>
        </w:r>
      </w:ins>
      <w:ins w:id="212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ins w:id="2121" w:author="PR Preview" w:date="2026-01-01T00:00:00Z">
        <w:r>
          <w:t xml:space="preserve"> </w:t>
        </w:r>
      </w:ins>
      <w:ins w:id="2122" w:author="PR Preview" w:date="2026-01-01T00:00:00Z">
        <w:r>
          <w:t xml:space="preserve">be a hyperplane (</w:t>
        </w:r>
      </w:ins>
      <w:hyperlink r:id="rId61">
        <w:ins w:id="2123" w:author="PR Preview" w:date="2026-01-01T00:00:00Z">
          <w:r>
            <w:rPr>
              <w:rStyle w:val="Hyperlink"/>
            </w:rPr>
            <w:t xml:space="preserve">Definition 19 in Matrices</w:t>
          </w:r>
        </w:ins>
      </w:hyperlink>
      <w:ins w:id="2124" w:author="PR Preview" w:date="2026-01-01T00:00:00Z">
        <w:r>
          <w:t xml:space="preserve">).</w:t>
        </w:r>
      </w:ins>
      <w:ins w:id="2125" w:author="PR Preview" w:date="2026-01-01T00:00:00Z">
        <w:r>
          <w:t xml:space="preserve"> </w:t>
        </w:r>
      </w:ins>
      <w:ins w:id="2126" w:author="PR Preview" w:date="2026-01-01T00:00:00Z">
        <w:r>
          <w:t xml:space="preserve">The two</w:t>
        </w:r>
      </w:ins>
      <w:ins w:id="2127" w:author="PR Preview" w:date="2026-01-01T00:00:00Z">
        <w:r>
          <w:t xml:space="preserve"> </w:t>
        </w:r>
      </w:ins>
      <w:ins w:id="2128" w:author="PR Preview" w:date="2026-01-01T00:00:00Z">
        <w:r>
          <w:rPr>
            <w:b/>
            <w:bCs/>
          </w:rPr>
          <w:t xml:space="preserve">open half-spaces</w:t>
        </w:r>
      </w:ins>
      <w:ins w:id="2129" w:author="PR Preview" w:date="2026-01-01T00:00:00Z">
        <w:r>
          <w:t xml:space="preserve"> </w:t>
        </w:r>
      </w:ins>
      <w:ins w:id="2130" w:author="PR Preview" w:date="2026-01-01T00:00:00Z">
        <w:r>
          <w:t xml:space="preserve">of</w:t>
        </w:r>
      </w:ins>
      <w:ins w:id="2131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2132" w:author="PR Preview" w:date="2026-01-01T00:00:00Z">
        <w:r>
          <w:t xml:space="preserve"> </w:t>
        </w:r>
      </w:ins>
      <w:ins w:id="2133" w:author="PR Preview" w:date="2026-01-01T00:00:00Z">
        <w:r>
          <w:t xml:space="preserve">are</w:t>
        </w:r>
      </w:ins>
    </w:p>
    <w:p>
      <w:pPr>
        <w:pStyle w:val="BodyText"/>
      </w:pPr>
      <w:bookmarkStart w:id="70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ins w:id="2134" w:author="PR Preview" w:date="2026-01-01T00:00:00Z">
        <w:r>
          <w:t xml:space="preserve">The</w:t>
        </w:r>
      </w:ins>
      <w:ins w:id="2135" w:author="PR Preview" w:date="2026-01-01T00:00:00Z">
        <w:r>
          <w:t xml:space="preserve"> </w:t>
        </w:r>
      </w:ins>
      <w:ins w:id="2136" w:author="PR Preview" w:date="2026-01-01T00:00:00Z">
        <w:r>
          <w:rPr>
            <w:b/>
            <w:bCs/>
          </w:rPr>
          <w:t xml:space="preserve">closed half-spaces</w:t>
        </w:r>
      </w:ins>
      <w:ins w:id="2137" w:author="PR Preview" w:date="2026-01-01T00:00:00Z">
        <w:r>
          <w:t xml:space="preserve"> </w:t>
        </w:r>
      </w:ins>
      <w:ins w:id="2138" w:author="PR Preview" w:date="2026-01-01T00:00:00Z">
        <w:r>
          <w:t xml:space="preserve">also include</w:t>
        </w:r>
      </w:ins>
      <w:ins w:id="213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2140" w:author="PR Preview" w:date="2026-01-01T00:00:00Z">
        <w:r>
          <w:t xml:space="preserve"> </w:t>
        </w:r>
      </w:ins>
      <w:ins w:id="2141" w:author="PR Preview" w:date="2026-01-01T00:00:00Z">
        <w:r>
          <w:t xml:space="preserve">itself:</w:t>
        </w:r>
      </w:ins>
      <w:ins w:id="2142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ins w:id="2143" w:author="PR Preview" w:date="2026-01-01T00:00:00Z">
        <w:r>
          <w:t xml:space="preserve"> </w:t>
        </w:r>
      </w:ins>
      <w:ins w:id="2144" w:author="PR Preview" w:date="2026-01-01T00:00:00Z">
        <w:r>
          <w:t xml:space="preserve">and</w:t>
        </w:r>
      </w:ins>
      <w:ins w:id="2145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ins w:id="2146" w:author="PR Preview" w:date="2026-01-01T00:00:00Z">
        <w:r>
          <w:t xml:space="preserve">.</w:t>
        </w:r>
      </w:ins>
      <w:ins w:id="2147" w:author="PR Preview" w:date="2026-01-01T00:00:00Z">
        <w:r>
          <w:t xml:space="preserve"> </w:t>
        </w:r>
      </w:ins>
      <w:ins w:id="2148" w:author="PR Preview" w:date="2026-01-01T00:00:00Z">
        <w:r>
          <w:t xml:space="preserve">Every point of</w:t>
        </w:r>
      </w:ins>
      <w:ins w:id="2149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2150" w:author="PR Preview" w:date="2026-01-01T00:00:00Z">
        <w:r>
          <w:t xml:space="preserve"> </w:t>
        </w:r>
      </w:ins>
      <w:ins w:id="2151" w:author="PR Preview" w:date="2026-01-01T00:00:00Z">
        <w:r>
          <w:t xml:space="preserve">is in exactly one of</w:t>
        </w:r>
      </w:ins>
      <w:ins w:id="2152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ins w:id="2153" w:author="PR Preview" w:date="2026-01-01T00:00:00Z">
        <w:r>
          <w:t xml:space="preserve">,</w:t>
        </w:r>
      </w:ins>
      <w:ins w:id="215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2155" w:author="PR Preview" w:date="2026-01-01T00:00:00Z">
        <w:r>
          <w:t xml:space="preserve"> </w:t>
        </w:r>
      </w:ins>
      <w:ins w:id="2156" w:author="PR Preview" w:date="2026-01-01T00:00:00Z">
        <w:r>
          <w:t xml:space="preserve">and</w:t>
        </w:r>
      </w:ins>
      <w:ins w:id="2157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ins w:id="2158" w:author="PR Preview" w:date="2026-01-01T00:00:00Z">
        <w:r>
          <w:t xml:space="preserve">,</w:t>
        </w:r>
      </w:ins>
      <w:ins w:id="2159" w:author="PR Preview" w:date="2026-01-01T00:00:00Z">
        <w:r>
          <w:t xml:space="preserve"> </w:t>
        </w:r>
      </w:ins>
      <w:ins w:id="2160" w:author="PR Preview" w:date="2026-01-01T00:00:00Z">
        <w:r>
          <w:t xml:space="preserve">because the number</w:t>
        </w:r>
      </w:ins>
      <w:ins w:id="216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ins w:id="2162" w:author="PR Preview" w:date="2026-01-01T00:00:00Z">
        <w:r>
          <w:t xml:space="preserve"> </w:t>
        </w:r>
      </w:ins>
      <w:ins w:id="2163" w:author="PR Preview" w:date="2026-01-01T00:00:00Z">
        <w:r>
          <w:t xml:space="preserve">is positive, zero or negative.</w:t>
        </w:r>
      </w:ins>
      <w:ins w:id="2164" w:author="PR Preview" w:date="2026-01-01T00:00:00Z">
        <w:r>
          <w:t xml:space="preserve"> </w:t>
        </w:r>
      </w:ins>
      <w:ins w:id="2165" w:author="PR Preview" w:date="2026-01-01T00:00:00Z">
        <w:r>
          <w:t xml:space="preserve">The vector</w:t>
        </w:r>
      </w:ins>
      <w:ins w:id="216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</m:oMath>
      <w:ins w:id="2167" w:author="PR Preview" w:date="2026-01-01T00:00:00Z">
        <w:r>
          <w:t xml:space="preserve"> </w:t>
        </w:r>
      </w:ins>
      <w:ins w:id="2168" w:author="PR Preview" w:date="2026-01-01T00:00:00Z">
        <w:r>
          <w:t xml:space="preserve">points into</w:t>
        </w:r>
      </w:ins>
      <w:ins w:id="2169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ins w:id="2170" w:author="PR Preview" w:date="2026-01-01T00:00:00Z">
        <w:r>
          <w:t xml:space="preserve">:</w:t>
        </w:r>
      </w:ins>
      <w:ins w:id="2171" w:author="PR Preview" w:date="2026-01-01T00:00:00Z">
        <w:r>
          <w:t xml:space="preserve"> </w:t>
        </w:r>
      </w:ins>
      <w:ins w:id="2172" w:author="PR Preview" w:date="2026-01-01T00:00:00Z">
        <w:r>
          <w:t xml:space="preserve">the number</w:t>
        </w:r>
      </w:ins>
      <w:ins w:id="217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ins w:id="2174" w:author="PR Preview" w:date="2026-01-01T00:00:00Z">
        <w:r>
          <w:t xml:space="preserve"> </w:t>
        </w:r>
      </w:ins>
      <w:ins w:id="2175" w:author="PR Preview" w:date="2026-01-01T00:00:00Z">
        <w:r>
          <w:t xml:space="preserve">goes up when</w:t>
        </w:r>
      </w:ins>
      <w:ins w:id="217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2177" w:author="PR Preview" w:date="2026-01-01T00:00:00Z">
        <w:r>
          <w:t xml:space="preserve"> </w:t>
        </w:r>
      </w:ins>
      <w:ins w:id="2178" w:author="PR Preview" w:date="2026-01-01T00:00:00Z">
        <w:r>
          <w:t xml:space="preserve">moves in the direction</w:t>
        </w:r>
      </w:ins>
      <w:ins w:id="217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</m:oMath>
      <w:ins w:id="2180" w:author="PR Preview" w:date="2026-01-01T00:00:00Z">
        <w:r>
          <w:t xml:space="preserve">.</w:t>
        </w:r>
      </w:ins>
    </w:p>
    <w:bookmarkEnd w:id="71"/>
    <w:p>
      <w:pPr>
        <w:pStyle w:val="BodyText"/>
      </w:pPr>
      <w:ins w:id="2181" w:author="PR Preview" w:date="2026-01-01T00:00:00Z">
        <w:r>
          <w:rPr>
            <w:i/>
            <w:iCs/>
          </w:rPr>
          <w:t xml:space="preserve">Remark</w:t>
        </w:r>
      </w:ins>
      <w:ins w:id="2182" w:author="PR Preview" w:date="2026-01-01T00:00:00Z">
        <w:r>
          <w:t xml:space="preserve">. </w:t>
        </w:r>
      </w:ins>
      <w:ins w:id="2183" w:author="PR Preview" w:date="2026-01-01T00:00:00Z">
        <w:r>
          <w:t xml:space="preserve">Replacing</w:t>
        </w:r>
      </w:ins>
      <w:ins w:id="218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ins w:id="2185" w:author="PR Preview" w:date="2026-01-01T00:00:00Z">
        <w:r>
          <w:t xml:space="preserve"> </w:t>
        </w:r>
      </w:ins>
      <w:ins w:id="2186" w:author="PR Preview" w:date="2026-01-01T00:00:00Z">
        <w:r>
          <w:t xml:space="preserve">by</w:t>
        </w:r>
      </w:ins>
      <w:ins w:id="218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ins w:id="2188" w:author="PR Preview" w:date="2026-01-01T00:00:00Z">
        <w:r>
          <w:t xml:space="preserve"> </w:t>
        </w:r>
      </w:ins>
      <w:ins w:id="2189" w:author="PR Preview" w:date="2026-01-01T00:00:00Z">
        <w:r>
          <w:t xml:space="preserve">describes the same hyperplane</w:t>
        </w:r>
      </w:ins>
      <w:ins w:id="2190" w:author="PR Preview" w:date="2026-01-01T00:00:00Z">
        <w:r>
          <w:t xml:space="preserve"> </w:t>
        </w:r>
      </w:ins>
      <w:ins w:id="2191" w:author="PR Preview" w:date="2026-01-01T00:00:00Z">
        <w:r>
          <w:t xml:space="preserve">but swaps the names</w:t>
        </w:r>
      </w:ins>
      <w:ins w:id="2192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ins w:id="2193" w:author="PR Preview" w:date="2026-01-01T00:00:00Z">
        <w:r>
          <w:t xml:space="preserve"> </w:t>
        </w:r>
      </w:ins>
      <w:ins w:id="2194" w:author="PR Preview" w:date="2026-01-01T00:00:00Z">
        <w:r>
          <w:t xml:space="preserve">and</w:t>
        </w:r>
      </w:ins>
      <w:ins w:id="2195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ins w:id="2196" w:author="PR Preview" w:date="2026-01-01T00:00:00Z">
        <w:r>
          <w:t xml:space="preserve">.</w:t>
        </w:r>
      </w:ins>
      <w:ins w:id="2197" w:author="PR Preview" w:date="2026-01-01T00:00:00Z">
        <w:r>
          <w:t xml:space="preserve"> </w:t>
        </w:r>
      </w:ins>
      <w:ins w:id="2198" w:author="PR Preview" w:date="2026-01-01T00:00:00Z">
        <w:r>
          <w:t xml:space="preserve">The sign of</w:t>
        </w:r>
      </w:ins>
      <w:ins w:id="219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ins w:id="2200" w:author="PR Preview" w:date="2026-01-01T00:00:00Z">
        <w:r>
          <w:t xml:space="preserve"> </w:t>
        </w:r>
      </w:ins>
      <w:ins w:id="2201" w:author="PR Preview" w:date="2026-01-01T00:00:00Z">
        <w:r>
          <w:t xml:space="preserve">tells you which side of the hyperplane</w:t>
        </w:r>
      </w:ins>
      <w:ins w:id="220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2203" w:author="PR Preview" w:date="2026-01-01T00:00:00Z">
        <w:r>
          <w:t xml:space="preserve"> </w:t>
        </w:r>
      </w:ins>
      <w:ins w:id="2204" w:author="PR Preview" w:date="2026-01-01T00:00:00Z">
        <w:r>
          <w:t xml:space="preserve">is on.</w:t>
        </w:r>
      </w:ins>
      <w:ins w:id="2205" w:author="PR Preview" w:date="2026-01-01T00:00:00Z">
        <w:r>
          <w:t xml:space="preserve"> </w:t>
        </w:r>
      </w:ins>
      <w:ins w:id="2206" w:author="PR Preview" w:date="2026-01-01T00:00:00Z">
        <w:r>
          <w:t xml:space="preserve">A linear classifier uses this sign to assign one of two labels.</w:t>
        </w:r>
      </w:ins>
    </w:p>
    <w:bookmarkStart w:id="72" w:name="exm-half-space-plane"/>
    <w:p>
      <w:pPr>
        <w:pStyle w:val="BodyText"/>
      </w:pPr>
      <w:ins w:id="2207" w:author="PR Preview" w:date="2026-01-01T00:00:00Z">
        <w:r>
          <w:rPr>
            <w:b/>
            <w:bCs/>
          </w:rPr>
          <w:t xml:space="preserve">Example 17 (Half-spaces of a line in the plane)</w:t>
        </w:r>
      </w:ins>
      <w:ins w:id="2208" w:author="PR Preview" w:date="2026-01-01T00:00:00Z">
        <w:r>
          <w:t xml:space="preserve"> </w:t>
        </w:r>
      </w:ins>
      <w:ins w:id="2209" w:author="PR Preview" w:date="2026-01-01T00:00:00Z">
        <w:r>
          <w:t xml:space="preserve">Let</w:t>
        </w:r>
      </w:ins>
      <w:ins w:id="221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2211" w:author="PR Preview" w:date="2026-01-01T00:00:00Z">
        <w:r>
          <w:t xml:space="preserve"> </w:t>
        </w:r>
      </w:ins>
      <w:ins w:id="2212" w:author="PR Preview" w:date="2026-01-01T00:00:00Z">
        <w:r>
          <w:t xml:space="preserve">be the line in</w:t>
        </w:r>
      </w:ins>
      <w:ins w:id="2213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2214" w:author="PR Preview" w:date="2026-01-01T00:00:00Z">
        <w:r>
          <w:t xml:space="preserve"> </w:t>
        </w:r>
      </w:ins>
      <w:ins w:id="2215" w:author="PR Preview" w:date="2026-01-01T00:00:00Z">
        <w:r>
          <w:t xml:space="preserve">with</w:t>
        </w:r>
      </w:ins>
      <w:ins w:id="221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2217" w:author="PR Preview" w:date="2026-01-01T00:00:00Z">
        <w:r>
          <w:t xml:space="preserve"> </w:t>
        </w:r>
      </w:ins>
      <w:ins w:id="2218" w:author="PR Preview" w:date="2026-01-01T00:00:00Z">
        <w:r>
          <w:t xml:space="preserve">and</w:t>
        </w:r>
      </w:ins>
      <w:ins w:id="2219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ins w:id="2220" w:author="PR Preview" w:date="2026-01-01T00:00:00Z">
        <w:r>
          <w:t xml:space="preserve"> </w:t>
        </w:r>
      </w:ins>
      <w:ins w:id="2221" w:author="PR Preview" w:date="2026-01-01T00:00:00Z">
        <w:r>
          <w:t xml:space="preserve">(</w:t>
        </w:r>
      </w:ins>
      <w:hyperlink r:id="rId61">
        <w:ins w:id="2222" w:author="PR Preview" w:date="2026-01-01T00:00:00Z">
          <w:r>
            <w:rPr>
              <w:rStyle w:val="Hyperlink"/>
            </w:rPr>
            <w:t xml:space="preserve">Definition 19 in Matrices</w:t>
          </w:r>
        </w:ins>
      </w:hyperlink>
      <w:ins w:id="2223" w:author="PR Preview" w:date="2026-01-01T00:00:00Z">
        <w:r>
          <w:t xml:space="preserve">),</w:t>
        </w:r>
      </w:ins>
      <w:ins w:id="2224" w:author="PR Preview" w:date="2026-01-01T00:00:00Z">
        <w:r>
          <w:t xml:space="preserve"> </w:t>
        </w:r>
      </w:ins>
      <w:ins w:id="2225" w:author="PR Preview" w:date="2026-01-01T00:00:00Z">
        <w:r>
          <w:t xml:space="preserve">so</w:t>
        </w:r>
      </w:ins>
      <w:ins w:id="222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ins w:id="2227" w:author="PR Preview" w:date="2026-01-01T00:00:00Z">
        <w:r>
          <w:t xml:space="preserve">.</w:t>
        </w:r>
      </w:ins>
      <w:ins w:id="2228" w:author="PR Preview" w:date="2026-01-01T00:00:00Z">
        <w:r>
          <w:t xml:space="preserve"> </w:t>
        </w:r>
      </w:ins>
      <w:ins w:id="2229" w:author="PR Preview" w:date="2026-01-01T00:00:00Z">
        <w:r>
          <w:t xml:space="preserve">Evaluate</w:t>
        </w:r>
      </w:ins>
      <w:ins w:id="223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ins w:id="2231" w:author="PR Preview" w:date="2026-01-01T00:00:00Z">
        <w:r>
          <w:t xml:space="preserve"> </w:t>
        </w:r>
      </w:ins>
      <w:ins w:id="2232" w:author="PR Preview" w:date="2026-01-01T00:00:00Z">
        <w:r>
          <w:t xml:space="preserve">at three points (</w:t>
        </w:r>
      </w:ins>
      <w:hyperlink w:anchor="def-half-space">
        <w:ins w:id="2233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2234" w:author="PR Preview" w:date="2026-01-01T00:00:00Z">
        <w:r>
          <w:t xml:space="preserve">):</w:t>
        </w:r>
      </w:ins>
    </w:p>
    <w:p>
      <w:pPr>
        <w:pStyle w:val="Compact"/>
        <w:numPr>
          <w:ilvl w:val="0"/>
          <w:numId w:val="1004"/>
        </w:numPr>
      </w:pPr>
      <w:ins w:id="2235" w:author="PR Preview" w:date="2026-01-01T00:00:00Z">
        <w:r>
          <w:t xml:space="preserve">At</w:t>
        </w:r>
      </w:ins>
      <w:ins w:id="223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237" w:author="PR Preview" w:date="2026-01-01T00:00:00Z">
        <w:r>
          <w:t xml:space="preserve"> </w:t>
        </w:r>
      </w:ins>
      <w:ins w:id="2238" w:author="PR Preview" w:date="2026-01-01T00:00:00Z">
        <w:r>
          <w:t xml:space="preserve">it equals</w:t>
        </w:r>
      </w:ins>
      <w:ins w:id="2239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ins w:id="2240" w:author="PR Preview" w:date="2026-01-01T00:00:00Z">
        <w:r>
          <w:t xml:space="preserve">, so</w:t>
        </w:r>
      </w:ins>
      <w:ins w:id="224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ins w:id="2242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4"/>
        </w:numPr>
      </w:pPr>
      <w:ins w:id="2243" w:author="PR Preview" w:date="2026-01-01T00:00:00Z">
        <w:r>
          <w:t xml:space="preserve">At</w:t>
        </w:r>
      </w:ins>
      <w:ins w:id="224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245" w:author="PR Preview" w:date="2026-01-01T00:00:00Z">
        <w:r>
          <w:t xml:space="preserve"> </w:t>
        </w:r>
      </w:ins>
      <w:ins w:id="2246" w:author="PR Preview" w:date="2026-01-01T00:00:00Z">
        <w:r>
          <w:t xml:space="preserve">it equals</w:t>
        </w:r>
      </w:ins>
      <w:ins w:id="2247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ins w:id="2248" w:author="PR Preview" w:date="2026-01-01T00:00:00Z">
        <w:r>
          <w:t xml:space="preserve">, so</w:t>
        </w:r>
      </w:ins>
      <w:ins w:id="224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ins w:id="2250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4"/>
        </w:numPr>
      </w:pPr>
      <w:ins w:id="2251" w:author="PR Preview" w:date="2026-01-01T00:00:00Z">
        <w:r>
          <w:t xml:space="preserve">At</w:t>
        </w:r>
      </w:ins>
      <w:ins w:id="225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253" w:author="PR Preview" w:date="2026-01-01T00:00:00Z">
        <w:r>
          <w:t xml:space="preserve"> </w:t>
        </w:r>
      </w:ins>
      <w:ins w:id="2254" w:author="PR Preview" w:date="2026-01-01T00:00:00Z">
        <w:r>
          <w:t xml:space="preserve">it equals</w:t>
        </w:r>
      </w:ins>
      <w:ins w:id="2255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ins w:id="2256" w:author="PR Preview" w:date="2026-01-01T00:00:00Z">
        <w:r>
          <w:t xml:space="preserve">, so</w:t>
        </w:r>
      </w:ins>
      <w:ins w:id="225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ins w:id="2258" w:author="PR Preview" w:date="2026-01-01T00:00:00Z">
        <w:r>
          <w:t xml:space="preserve">.</w:t>
        </w:r>
      </w:ins>
    </w:p>
    <w:p>
      <w:pPr>
        <w:pStyle w:val="FirstParagraph"/>
      </w:pPr>
      <w:ins w:id="2259" w:author="PR Preview" w:date="2026-01-01T00:00:00Z">
        <w:r>
          <w:t xml:space="preserve">Moving from</w:t>
        </w:r>
      </w:ins>
      <w:ins w:id="226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261" w:author="PR Preview" w:date="2026-01-01T00:00:00Z">
        <w:r>
          <w:t xml:space="preserve"> </w:t>
        </w:r>
      </w:ins>
      <w:ins w:id="2262" w:author="PR Preview" w:date="2026-01-01T00:00:00Z">
        <w:r>
          <w:t xml:space="preserve">in the direction</w:t>
        </w:r>
      </w:ins>
      <w:ins w:id="226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2264" w:author="PR Preview" w:date="2026-01-01T00:00:00Z">
        <w:r>
          <w:t xml:space="preserve"> </w:t>
        </w:r>
      </w:ins>
      <w:ins w:id="2265" w:author="PR Preview" w:date="2026-01-01T00:00:00Z">
        <w:r>
          <w:t xml:space="preserve">gives</w:t>
        </w:r>
      </w:ins>
      <w:ins w:id="226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2267" w:author="PR Preview" w:date="2026-01-01T00:00:00Z">
        <w:r>
          <w:t xml:space="preserve">,</w:t>
        </w:r>
      </w:ins>
      <w:ins w:id="2268" w:author="PR Preview" w:date="2026-01-01T00:00:00Z">
        <w:r>
          <w:t xml:space="preserve"> </w:t>
        </w:r>
      </w:ins>
      <w:ins w:id="2269" w:author="PR Preview" w:date="2026-01-01T00:00:00Z">
        <w:r>
          <w:t xml:space="preserve">where the value is</w:t>
        </w:r>
      </w:ins>
      <w:ins w:id="2270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ins w:id="2271" w:author="PR Preview" w:date="2026-01-01T00:00:00Z">
        <w:r>
          <w:t xml:space="preserve">.</w:t>
        </w:r>
      </w:ins>
      <w:ins w:id="2272" w:author="PR Preview" w:date="2026-01-01T00:00:00Z">
        <w:r>
          <w:t xml:space="preserve"> </w:t>
        </w:r>
      </w:ins>
      <w:ins w:id="2273" w:author="PR Preview" w:date="2026-01-01T00:00:00Z">
        <w:r>
          <w:t xml:space="preserve">So the direction</w:t>
        </w:r>
      </w:ins>
      <w:ins w:id="227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</m:oMath>
      <w:ins w:id="2275" w:author="PR Preview" w:date="2026-01-01T00:00:00Z">
        <w:r>
          <w:t xml:space="preserve"> </w:t>
        </w:r>
      </w:ins>
      <w:ins w:id="2276" w:author="PR Preview" w:date="2026-01-01T00:00:00Z">
        <w:r>
          <w:t xml:space="preserve">leads into</w:t>
        </w:r>
      </w:ins>
      <w:ins w:id="2277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ins w:id="2278" w:author="PR Preview" w:date="2026-01-01T00:00:00Z">
        <w:r>
          <w:t xml:space="preserve">.</w:t>
        </w:r>
      </w:ins>
    </w:p>
    <w:bookmarkEnd w:id="72"/>
    <w:bookmarkStart w:id="73" w:name="thm-half-space-dimension"/>
    <w:p>
      <w:pPr>
        <w:pStyle w:val="BodyText"/>
      </w:pPr>
      <w:ins w:id="2279" w:author="PR Preview" w:date="2026-01-01T00:00:00Z">
        <w:r>
          <w:rPr>
            <w:b/>
            <w:bCs/>
          </w:rPr>
          <w:t xml:space="preserve">Theorem 11 (Differences of points in a hyperplane and in a half-space)</w:t>
        </w:r>
      </w:ins>
      <w:ins w:id="2280" w:author="PR Preview" w:date="2026-01-01T00:00:00Z">
        <w:r>
          <w:t xml:space="preserve"> </w:t>
        </w:r>
      </w:ins>
      <w:ins w:id="2281" w:author="PR Preview" w:date="2026-01-01T00:00:00Z">
        <w:r>
          <w:t xml:space="preserve">Let</w:t>
        </w:r>
      </w:ins>
      <w:ins w:id="228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2283" w:author="PR Preview" w:date="2026-01-01T00:00:00Z">
        <w:r>
          <w:t xml:space="preserve"> </w:t>
        </w:r>
      </w:ins>
      <w:ins w:id="2284" w:author="PR Preview" w:date="2026-01-01T00:00:00Z">
        <w:r>
          <w:t xml:space="preserve">be nonzero, let</w:t>
        </w:r>
      </w:ins>
      <w:ins w:id="2285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2286" w:author="PR Preview" w:date="2026-01-01T00:00:00Z">
        <w:r>
          <w:t xml:space="preserve">,</w:t>
        </w:r>
      </w:ins>
      <w:ins w:id="2287" w:author="PR Preview" w:date="2026-01-01T00:00:00Z">
        <w:r>
          <w:t xml:space="preserve"> </w:t>
        </w:r>
      </w:ins>
      <w:ins w:id="2288" w:author="PR Preview" w:date="2026-01-01T00:00:00Z">
        <w:r>
          <w:t xml:space="preserve">and let</w:t>
        </w:r>
      </w:ins>
      <w:ins w:id="228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2290" w:author="PR Preview" w:date="2026-01-01T00:00:00Z">
        <w:r>
          <w:t xml:space="preserve">,</w:t>
        </w:r>
      </w:ins>
      <w:ins w:id="2291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ins w:id="2292" w:author="PR Preview" w:date="2026-01-01T00:00:00Z">
        <w:r>
          <w:t xml:space="preserve"> </w:t>
        </w:r>
      </w:ins>
      <w:ins w:id="2293" w:author="PR Preview" w:date="2026-01-01T00:00:00Z">
        <w:r>
          <w:t xml:space="preserve">be the hyperplane and open half-space of</w:t>
        </w:r>
      </w:ins>
      <w:ins w:id="2294" w:author="PR Preview" w:date="2026-01-01T00:00:00Z">
        <w:r>
          <w:t xml:space="preserve"> </w:t>
        </w:r>
      </w:ins>
      <w:hyperlink w:anchor="def-half-space">
        <w:ins w:id="2295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2296" w:author="PR Preview" w:date="2026-01-01T00:00:00Z">
        <w:r>
          <w:t xml:space="preserve">.</w:t>
        </w:r>
      </w:ins>
      <w:ins w:id="2297" w:author="PR Preview" w:date="2026-01-01T00:00:00Z">
        <w:r>
          <w:t xml:space="preserve"> </w:t>
        </w:r>
      </w:ins>
      <w:ins w:id="2298" w:author="PR Preview" w:date="2026-01-01T00:00:00Z">
        <w:r>
          <w:t xml:space="preserve">For a set</w:t>
        </w:r>
      </w:ins>
      <w:ins w:id="2299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2300" w:author="PR Preview" w:date="2026-01-01T00:00:00Z">
        <w:r>
          <w:t xml:space="preserve">, let</w:t>
        </w:r>
      </w:ins>
      <w:ins w:id="2301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ins w:id="2302" w:author="PR Preview" w:date="2026-01-01T00:00:00Z">
        <w:r>
          <w:t xml:space="preserve"> </w:t>
        </w:r>
      </w:ins>
      <w:ins w:id="2303" w:author="PR Preview" w:date="2026-01-01T00:00:00Z">
        <w:r>
          <w:t xml:space="preserve">be the set of differences of its points.</w:t>
        </w:r>
      </w:ins>
    </w:p>
    <w:p>
      <w:pPr>
        <w:pStyle w:val="Compact"/>
        <w:numPr>
          <w:ilvl w:val="0"/>
          <w:numId w:val="1005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ins w:id="2304" w:author="PR Preview" w:date="2026-01-01T00:00:00Z">
        <w:r>
          <w:t xml:space="preserve">,</w:t>
        </w:r>
      </w:ins>
      <w:ins w:id="2305" w:author="PR Preview" w:date="2026-01-01T00:00:00Z">
        <w:r>
          <w:t xml:space="preserve"> </w:t>
        </w:r>
      </w:ins>
      <w:ins w:id="2306" w:author="PR Preview" w:date="2026-01-01T00:00:00Z">
        <w:r>
          <w:t xml:space="preserve">a subspace of dimension</w:t>
        </w:r>
      </w:ins>
      <w:ins w:id="230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−</m:t>
        </m:r>
        <m:r>
          <m:t>1</m:t>
        </m:r>
      </m:oMath>
      <w:ins w:id="2308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5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2309" w:author="PR Preview" w:date="2026-01-01T00:00:00Z">
        <w:r>
          <w:t xml:space="preserve">, a subspace of dimension</w:t>
        </w:r>
      </w:ins>
      <w:ins w:id="2310" w:author="PR Preview" w:date="2026-01-01T00:00:00Z">
        <w:r>
          <w:t xml:space="preserve"> </w:t>
        </w:r>
      </w:ins>
      <m:oMath>
        <m:r>
          <m:t>p</m:t>
        </m:r>
      </m:oMath>
      <w:ins w:id="2311" w:author="PR Preview" w:date="2026-01-01T00:00:00Z">
        <w:r>
          <w:t xml:space="preserve">.</w:t>
        </w:r>
      </w:ins>
    </w:p>
    <w:p>
      <w:pPr>
        <w:pStyle w:val="FirstParagraph"/>
      </w:pPr>
      <w:ins w:id="2312" w:author="PR Preview" w:date="2026-01-01T00:00:00Z">
        <w:r>
          <w:t xml:space="preserve">The same holds for</w:t>
        </w:r>
      </w:ins>
      <w:ins w:id="2313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ins w:id="2314" w:author="PR Preview" w:date="2026-01-01T00:00:00Z">
        <w:r>
          <w:t xml:space="preserve">.</w:t>
        </w:r>
      </w:ins>
    </w:p>
    <w:bookmarkEnd w:id="73"/>
    <w:p>
      <w:pPr>
        <w:pStyle w:val="BodyText"/>
      </w:pPr>
      <w:ins w:id="2315" w:author="PR Preview" w:date="2026-01-01T00:00:00Z">
        <w:r>
          <w:rPr>
            <w:i/>
            <w:iCs/>
          </w:rPr>
          <w:t xml:space="preserve">Proof</w:t>
        </w:r>
      </w:ins>
      <w:ins w:id="2316" w:author="PR Preview" w:date="2026-01-01T00:00:00Z">
        <w:r>
          <w:t xml:space="preserve">. </w:t>
        </w:r>
      </w:ins>
      <w:ins w:id="2317" w:author="PR Preview" w:date="2026-01-01T00:00:00Z">
        <w:r>
          <w:rPr>
            <w:b/>
            <w:bCs/>
          </w:rPr>
          <w:t xml:space="preserve">Part 1.</w:t>
        </w:r>
      </w:ins>
      <w:ins w:id="2318" w:author="PR Preview" w:date="2026-01-01T00:00:00Z">
        <w:r>
          <w:t xml:space="preserve"> </w:t>
        </w:r>
      </w:ins>
      <w:ins w:id="2319" w:author="PR Preview" w:date="2026-01-01T00:00:00Z">
        <w:r>
          <w:t xml:space="preserve">Let</w:t>
        </w:r>
      </w:ins>
      <w:ins w:id="232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ins w:id="2321" w:author="PR Preview" w:date="2026-01-01T00:00:00Z">
        <w:r>
          <w:t xml:space="preserve">.</w:t>
        </w:r>
      </w:ins>
      <w:ins w:id="2322" w:author="PR Preview" w:date="2026-01-01T00:00:00Z">
        <w:r>
          <w:t xml:space="preserve"> </w:t>
        </w:r>
      </w:ins>
      <w:ins w:id="2323" w:author="PR Preview" w:date="2026-01-01T00:00:00Z">
        <w:r>
          <w:t xml:space="preserve">By</w:t>
        </w:r>
      </w:ins>
      <w:ins w:id="2324" w:author="PR Preview" w:date="2026-01-01T00:00:00Z">
        <w:r>
          <w:t xml:space="preserve"> </w:t>
        </w:r>
      </w:ins>
      <w:hyperlink w:anchor="thm-hyperplane-subspace">
        <w:ins w:id="2325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2326" w:author="PR Preview" w:date="2026-01-01T00:00:00Z">
        <w:r>
          <w:t xml:space="preserve"> </w:t>
        </w:r>
      </w:ins>
      <w:ins w:id="2327" w:author="PR Preview" w:date="2026-01-01T00:00:00Z">
        <w:r>
          <w:t xml:space="preserve">part 3,</w:t>
        </w:r>
      </w:ins>
      <w:ins w:id="232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2329" w:author="PR Preview" w:date="2026-01-01T00:00:00Z">
        <w:r>
          <w:t xml:space="preserve">,</w:t>
        </w:r>
      </w:ins>
      <w:ins w:id="2330" w:author="PR Preview" w:date="2026-01-01T00:00:00Z">
        <w:r>
          <w:t xml:space="preserve"> </w:t>
        </w:r>
      </w:ins>
      <w:ins w:id="2331" w:author="PR Preview" w:date="2026-01-01T00:00:00Z">
        <w:r>
          <w:t xml:space="preserve">so</w:t>
        </w:r>
      </w:ins>
      <w:ins w:id="233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ins w:id="2333" w:author="PR Preview" w:date="2026-01-01T00:00:00Z">
        <w:r>
          <w:t xml:space="preserve">.</w:t>
        </w:r>
      </w:ins>
      <w:ins w:id="2334" w:author="PR Preview" w:date="2026-01-01T00:00:00Z">
        <w:r>
          <w:t xml:space="preserve"> </w:t>
        </w:r>
      </w:ins>
      <w:ins w:id="2335" w:author="PR Preview" w:date="2026-01-01T00:00:00Z">
        <w:r>
          <w:t xml:space="preserve">Conversely, fix any</w:t>
        </w:r>
      </w:ins>
      <w:ins w:id="2336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ins w:id="2337" w:author="PR Preview" w:date="2026-01-01T00:00:00Z">
        <w:r>
          <w:t xml:space="preserve"> </w:t>
        </w:r>
      </w:ins>
      <w:ins w:id="2338" w:author="PR Preview" w:date="2026-01-01T00:00:00Z">
        <w:r>
          <w:t xml:space="preserve">(it exists by</w:t>
        </w:r>
      </w:ins>
      <w:ins w:id="2339" w:author="PR Preview" w:date="2026-01-01T00:00:00Z">
        <w:r>
          <w:t xml:space="preserve"> </w:t>
        </w:r>
      </w:ins>
      <w:hyperlink w:anchor="thm-hyperplane-subspace">
        <w:ins w:id="2340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2341" w:author="PR Preview" w:date="2026-01-01T00:00:00Z">
        <w:r>
          <w:t xml:space="preserve"> </w:t>
        </w:r>
      </w:ins>
      <w:ins w:id="2342" w:author="PR Preview" w:date="2026-01-01T00:00:00Z">
        <w:r>
          <w:t xml:space="preserve">part 2).</w:t>
        </w:r>
      </w:ins>
      <w:ins w:id="2343" w:author="PR Preview" w:date="2026-01-01T00:00:00Z">
        <w:r>
          <w:t xml:space="preserve"> </w:t>
        </w:r>
      </w:ins>
      <w:ins w:id="2344" w:author="PR Preview" w:date="2026-01-01T00:00:00Z">
        <w:r>
          <w:t xml:space="preserve">For any</w:t>
        </w:r>
      </w:ins>
      <w:ins w:id="234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ins w:id="2346" w:author="PR Preview" w:date="2026-01-01T00:00:00Z">
        <w:r>
          <w:t xml:space="preserve">, the point</w:t>
        </w:r>
      </w:ins>
      <w:ins w:id="2347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ins w:id="2348" w:author="PR Preview" w:date="2026-01-01T00:00:00Z">
        <w:r>
          <w:t xml:space="preserve"> </w:t>
        </w:r>
      </w:ins>
      <w:ins w:id="2349" w:author="PR Preview" w:date="2026-01-01T00:00:00Z">
        <w:r>
          <w:t xml:space="preserve">is in</w:t>
        </w:r>
      </w:ins>
      <w:ins w:id="235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2351" w:author="PR Preview" w:date="2026-01-01T00:00:00Z">
        <w:r>
          <w:t xml:space="preserve"> </w:t>
        </w:r>
      </w:ins>
      <w:ins w:id="2352" w:author="PR Preview" w:date="2026-01-01T00:00:00Z">
        <w:r>
          <w:t xml:space="preserve">by the same part,</w:t>
        </w:r>
      </w:ins>
      <w:ins w:id="2353" w:author="PR Preview" w:date="2026-01-01T00:00:00Z">
        <w:r>
          <w:t xml:space="preserve"> </w:t>
        </w:r>
      </w:ins>
      <w:ins w:id="2354" w:author="PR Preview" w:date="2026-01-01T00:00:00Z">
        <w:r>
          <w:t xml:space="preserve">and</w:t>
        </w:r>
      </w:ins>
      <w:ins w:id="235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ins w:id="2356" w:author="PR Preview" w:date="2026-01-01T00:00:00Z">
        <w:r>
          <w:t xml:space="preserve">.</w:t>
        </w:r>
      </w:ins>
      <w:ins w:id="2357" w:author="PR Preview" w:date="2026-01-01T00:00:00Z">
        <w:r>
          <w:t xml:space="preserve"> </w:t>
        </w:r>
      </w:ins>
      <w:ins w:id="2358" w:author="PR Preview" w:date="2026-01-01T00:00:00Z">
        <w:r>
          <w:t xml:space="preserve">So</w:t>
        </w:r>
      </w:ins>
      <w:ins w:id="2359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ins w:id="2360" w:author="PR Preview" w:date="2026-01-01T00:00:00Z">
        <w:r>
          <w:t xml:space="preserve">, which has dimension</w:t>
        </w:r>
      </w:ins>
      <w:ins w:id="236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−</m:t>
        </m:r>
        <m:r>
          <m:t>1</m:t>
        </m:r>
      </m:oMath>
      <w:ins w:id="2362" w:author="PR Preview" w:date="2026-01-01T00:00:00Z">
        <w:r>
          <w:t xml:space="preserve"> </w:t>
        </w:r>
      </w:ins>
      <w:ins w:id="2363" w:author="PR Preview" w:date="2026-01-01T00:00:00Z">
        <w:r>
          <w:t xml:space="preserve">by</w:t>
        </w:r>
      </w:ins>
      <w:ins w:id="2364" w:author="PR Preview" w:date="2026-01-01T00:00:00Z">
        <w:r>
          <w:t xml:space="preserve"> </w:t>
        </w:r>
      </w:ins>
      <w:hyperlink w:anchor="thm-hyperplane-subspace">
        <w:ins w:id="2365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2366" w:author="PR Preview" w:date="2026-01-01T00:00:00Z">
        <w:r>
          <w:t xml:space="preserve"> </w:t>
        </w:r>
      </w:ins>
      <w:ins w:id="2367" w:author="PR Preview" w:date="2026-01-01T00:00:00Z">
        <w:r>
          <w:t xml:space="preserve">part 1.</w:t>
        </w:r>
      </w:ins>
    </w:p>
    <w:p>
      <w:pPr>
        <w:pStyle w:val="BodyText"/>
      </w:pPr>
      <w:ins w:id="2368" w:author="PR Preview" w:date="2026-01-01T00:00:00Z">
        <w:r>
          <w:rPr>
            <w:b/>
            <w:bCs/>
          </w:rPr>
          <w:t xml:space="preserve">Part 2.</w:t>
        </w:r>
      </w:ins>
      <w:ins w:id="2369" w:author="PR Preview" w:date="2026-01-01T00:00:00Z">
        <w:r>
          <w:t xml:space="preserve"> </w:t>
        </w:r>
      </w:ins>
      <w:ins w:id="2370" w:author="PR Preview" w:date="2026-01-01T00:00:00Z">
        <w:r>
          <w:t xml:space="preserve">Every difference is in</w:t>
        </w:r>
      </w:ins>
      <w:ins w:id="2371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2372" w:author="PR Preview" w:date="2026-01-01T00:00:00Z">
        <w:r>
          <w:t xml:space="preserve">, so</w:t>
        </w:r>
      </w:ins>
      <w:ins w:id="2373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2374" w:author="PR Preview" w:date="2026-01-01T00:00:00Z">
        <w:r>
          <w:t xml:space="preserve">.</w:t>
        </w:r>
      </w:ins>
      <w:ins w:id="2375" w:author="PR Preview" w:date="2026-01-01T00:00:00Z">
        <w:r>
          <w:t xml:space="preserve"> </w:t>
        </w:r>
      </w:ins>
      <w:ins w:id="2376" w:author="PR Preview" w:date="2026-01-01T00:00:00Z">
        <w:r>
          <w:t xml:space="preserve">For the other direction, fix any</w:t>
        </w:r>
      </w:ins>
      <w:ins w:id="2377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ins w:id="2378" w:author="PR Preview" w:date="2026-01-01T00:00:00Z">
        <w:r>
          <w:t xml:space="preserve"> </w:t>
        </w:r>
      </w:ins>
      <w:ins w:id="2379" w:author="PR Preview" w:date="2026-01-01T00:00:00Z">
        <w:r>
          <w:t xml:space="preserve">and any</w:t>
        </w:r>
      </w:ins>
      <w:ins w:id="238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2381" w:author="PR Preview" w:date="2026-01-01T00:00:00Z">
        <w:r>
          <w:t xml:space="preserve">.</w:t>
        </w:r>
      </w:ins>
      <w:ins w:id="2382" w:author="PR Preview" w:date="2026-01-01T00:00:00Z">
        <w:r>
          <w:t xml:space="preserve"> </w:t>
        </w:r>
      </w:ins>
      <w:ins w:id="2383" w:author="PR Preview" w:date="2026-01-01T00:00:00Z">
        <w:r>
          <w:t xml:space="preserve">For a number</w:t>
        </w:r>
      </w:ins>
      <w:ins w:id="2384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&gt;</m:t>
        </m:r>
        <m:r>
          <m:t>0</m:t>
        </m:r>
      </m:oMath>
      <w:ins w:id="2385" w:author="PR Preview" w:date="2026-01-01T00:00:00Z">
        <w:r>
          <w:t xml:space="preserve"> </w:t>
        </w:r>
      </w:ins>
      <w:ins w:id="2386" w:author="PR Preview" w:date="2026-01-01T00:00:00Z">
        <w:r>
          <w:t xml:space="preserve">to be chosen, let</w:t>
        </w:r>
      </w:ins>
      <w:ins w:id="2387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ins w:id="2388" w:author="PR Preview" w:date="2026-01-01T00:00:00Z">
        <w:r>
          <w:t xml:space="preserve">.</w:t>
        </w:r>
      </w:ins>
      <w:ins w:id="2389" w:author="PR Preview" w:date="2026-01-01T00:00:00Z">
        <w:r>
          <w:t xml:space="preserve"> </w:t>
        </w:r>
      </w:ins>
      <w:ins w:id="2390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2391" w:author="PR Preview" w:date="2026-01-01T00:00:00Z">
        <w:r>
          <w:t xml:space="preserve">which is positive, so</w:t>
        </w:r>
      </w:ins>
      <w:ins w:id="2392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ins w:id="2393" w:author="PR Preview" w:date="2026-01-01T00:00:00Z">
        <w:r>
          <w:t xml:space="preserve">.</w:t>
        </w:r>
      </w:ins>
      <w:ins w:id="2394" w:author="PR Preview" w:date="2026-01-01T00:00:00Z">
        <w:r>
          <w:t xml:space="preserve"> </w:t>
        </w:r>
      </w:ins>
      <w:ins w:id="2395" w:author="PR Preview" w:date="2026-01-01T00:00:00Z">
        <w:r>
          <w:t xml:space="preserve">Next,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ins w:id="2396" w:author="PR Preview" w:date="2026-01-01T00:00:00Z">
        <w:r>
          <w:t xml:space="preserve">Because</w:t>
        </w:r>
      </w:ins>
      <w:ins w:id="239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ins w:id="2398" w:author="PR Preview" w:date="2026-01-01T00:00:00Z">
        <w:r>
          <w:t xml:space="preserve">, this is positive once</w:t>
        </w:r>
      </w:ins>
      <w:ins w:id="2399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ins w:id="2400" w:author="PR Preview" w:date="2026-01-01T00:00:00Z">
        <w:r>
          <w:t xml:space="preserve">.</w:t>
        </w:r>
      </w:ins>
      <w:ins w:id="2401" w:author="PR Preview" w:date="2026-01-01T00:00:00Z">
        <w:r>
          <w:t xml:space="preserve"> </w:t>
        </w:r>
      </w:ins>
      <w:ins w:id="2402" w:author="PR Preview" w:date="2026-01-01T00:00:00Z">
        <w:r>
          <w:t xml:space="preserve">Choose such a</w:t>
        </w:r>
      </w:ins>
      <w:ins w:id="2403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&gt;</m:t>
        </m:r>
        <m:r>
          <m:t>0</m:t>
        </m:r>
      </m:oMath>
      <w:ins w:id="2404" w:author="PR Preview" w:date="2026-01-01T00:00:00Z">
        <w:r>
          <w:t xml:space="preserve">.</w:t>
        </w:r>
      </w:ins>
      <w:ins w:id="2405" w:author="PR Preview" w:date="2026-01-01T00:00:00Z">
        <w:r>
          <w:t xml:space="preserve"> </w:t>
        </w:r>
      </w:ins>
      <w:ins w:id="2406" w:author="PR Preview" w:date="2026-01-01T00:00:00Z">
        <w:r>
          <w:t xml:space="preserve">Then</w:t>
        </w:r>
      </w:ins>
      <w:ins w:id="2407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ins w:id="2408" w:author="PR Preview" w:date="2026-01-01T00:00:00Z">
        <w:r>
          <w:t xml:space="preserve"> </w:t>
        </w:r>
      </w:ins>
      <w:ins w:id="2409" w:author="PR Preview" w:date="2026-01-01T00:00:00Z">
        <w:r>
          <w:t xml:space="preserve">and</w:t>
        </w:r>
      </w:ins>
      <w:ins w:id="2410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ins w:id="2411" w:author="PR Preview" w:date="2026-01-01T00:00:00Z">
        <w:r>
          <w:t xml:space="preserve"> </w:t>
        </w:r>
      </w:ins>
      <w:ins w:id="2412" w:author="PR Preview" w:date="2026-01-01T00:00:00Z">
        <w:r>
          <w:t xml:space="preserve">are both in</w:t>
        </w:r>
      </w:ins>
      <w:ins w:id="2413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ins w:id="2414" w:author="PR Preview" w:date="2026-01-01T00:00:00Z">
        <w:r>
          <w:t xml:space="preserve">,</w:t>
        </w:r>
      </w:ins>
      <w:ins w:id="2415" w:author="PR Preview" w:date="2026-01-01T00:00:00Z">
        <w:r>
          <w:t xml:space="preserve"> </w:t>
        </w:r>
      </w:ins>
      <w:ins w:id="2416" w:author="PR Preview" w:date="2026-01-01T00:00:00Z">
        <w:r>
          <w:t xml:space="preserve">and their difference is</w:t>
        </w:r>
      </w:ins>
      <w:ins w:id="241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</m:oMath>
      <w:ins w:id="2418" w:author="PR Preview" w:date="2026-01-01T00:00:00Z">
        <w:r>
          <w:t xml:space="preserve">.</w:t>
        </w:r>
      </w:ins>
      <w:ins w:id="2419" w:author="PR Preview" w:date="2026-01-01T00:00:00Z">
        <w:r>
          <w:t xml:space="preserve"> </w:t>
        </w:r>
      </w:ins>
      <w:ins w:id="2420" w:author="PR Preview" w:date="2026-01-01T00:00:00Z">
        <w:r>
          <w:t xml:space="preserve">So</w:t>
        </w:r>
      </w:ins>
      <w:ins w:id="242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ins w:id="2422" w:author="PR Preview" w:date="2026-01-01T00:00:00Z">
        <w:r>
          <w:t xml:space="preserve">.</w:t>
        </w:r>
      </w:ins>
      <w:ins w:id="2423" w:author="PR Preview" w:date="2026-01-01T00:00:00Z">
        <w:r>
          <w:t xml:space="preserve"> </w:t>
        </w:r>
      </w:ins>
      <w:ins w:id="2424" w:author="PR Preview" w:date="2026-01-01T00:00:00Z">
        <w:r>
          <w:t xml:space="preserve">The whole space</w:t>
        </w:r>
      </w:ins>
      <w:ins w:id="2425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2426" w:author="PR Preview" w:date="2026-01-01T00:00:00Z">
        <w:r>
          <w:t xml:space="preserve"> </w:t>
        </w:r>
      </w:ins>
      <w:ins w:id="2427" w:author="PR Preview" w:date="2026-01-01T00:00:00Z">
        <w:r>
          <w:t xml:space="preserve">is a subspace of dimension</w:t>
        </w:r>
      </w:ins>
      <w:ins w:id="2428" w:author="PR Preview" w:date="2026-01-01T00:00:00Z">
        <w:r>
          <w:t xml:space="preserve"> </w:t>
        </w:r>
      </w:ins>
      <m:oMath>
        <m:r>
          <m:t>p</m:t>
        </m:r>
      </m:oMath>
      <w:ins w:id="2429" w:author="PR Preview" w:date="2026-01-01T00:00:00Z">
        <w:r>
          <w:t xml:space="preserve"> </w:t>
        </w:r>
      </w:ins>
      <w:ins w:id="2430" w:author="PR Preview" w:date="2026-01-01T00:00:00Z">
        <w:r>
          <w:t xml:space="preserve">(</w:t>
        </w:r>
      </w:ins>
      <w:hyperlink r:id="rId39">
        <w:ins w:id="2431" w:author="PR Preview" w:date="2026-01-01T00:00:00Z">
          <w:r>
            <w:rPr>
              <w:rStyle w:val="Hyperlink"/>
            </w:rPr>
            <w:t xml:space="preserve">Definition 8 in Subspaces and Rank</w:t>
          </w:r>
        </w:ins>
      </w:hyperlink>
      <w:ins w:id="2432" w:author="PR Preview" w:date="2026-01-01T00:00:00Z">
        <w:r>
          <w:t xml:space="preserve">).</w:t>
        </w:r>
      </w:ins>
    </w:p>
    <w:p>
      <w:pPr>
        <w:pStyle w:val="BodyText"/>
      </w:pPr>
      <w:ins w:id="2433" w:author="PR Preview" w:date="2026-01-01T00:00:00Z">
        <w:r>
          <w:t xml:space="preserve">The proof for</w:t>
        </w:r>
      </w:ins>
      <w:ins w:id="2434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ins w:id="2435" w:author="PR Preview" w:date="2026-01-01T00:00:00Z">
        <w:r>
          <w:t xml:space="preserve"> </w:t>
        </w:r>
      </w:ins>
      <w:ins w:id="2436" w:author="PR Preview" w:date="2026-01-01T00:00:00Z">
        <w:r>
          <w:t xml:space="preserve">is the same with</w:t>
        </w:r>
      </w:ins>
      <w:ins w:id="2437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ins w:id="2438" w:author="PR Preview" w:date="2026-01-01T00:00:00Z">
        <w:r>
          <w:t xml:space="preserve"> </w:t>
        </w:r>
      </w:ins>
      <w:ins w:id="2439" w:author="PR Preview" w:date="2026-01-01T00:00:00Z">
        <w:r>
          <w:t xml:space="preserve">and</w:t>
        </w:r>
      </w:ins>
      <w:ins w:id="2440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b</m:t>
        </m:r>
      </m:oMath>
      <w:ins w:id="2441" w:author="PR Preview" w:date="2026-01-01T00:00:00Z">
        <w:r>
          <w:t xml:space="preserve"> </w:t>
        </w:r>
      </w:ins>
      <w:ins w:id="2442" w:author="PR Preview" w:date="2026-01-01T00:00:00Z">
        <w:r>
          <w:t xml:space="preserve">in place of</w:t>
        </w:r>
      </w:ins>
      <w:ins w:id="244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</m:oMath>
      <w:ins w:id="2444" w:author="PR Preview" w:date="2026-01-01T00:00:00Z">
        <w:r>
          <w:t xml:space="preserve"> </w:t>
        </w:r>
      </w:ins>
      <w:ins w:id="2445" w:author="PR Preview" w:date="2026-01-01T00:00:00Z">
        <w:r>
          <w:t xml:space="preserve">and</w:t>
        </w:r>
      </w:ins>
      <w:ins w:id="2446" w:author="PR Preview" w:date="2026-01-01T00:00:00Z">
        <w:r>
          <w:t xml:space="preserve"> </w:t>
        </w:r>
      </w:ins>
      <m:oMath>
        <m:r>
          <m:t>b</m:t>
        </m:r>
      </m:oMath>
      <w:ins w:id="2447" w:author="PR Preview" w:date="2026-01-01T00:00:00Z">
        <w:r>
          <w:t xml:space="preserve">.</w:t>
        </w:r>
      </w:ins>
    </w:p>
    <w:bookmarkStart w:id="78" w:name="exm-half-space-iris"/>
    <w:p>
      <w:pPr>
        <w:pStyle w:val="BodyText"/>
      </w:pPr>
      <w:ins w:id="2448" w:author="PR Preview" w:date="2026-01-01T00:00:00Z">
        <w:r>
          <w:rPr>
            <w:b/>
            <w:bCs/>
          </w:rPr>
          <w:t xml:space="preserve">Example 18 (Two iris species on either side of a line)</w:t>
        </w:r>
      </w:ins>
      <w:ins w:id="2449" w:author="PR Preview" w:date="2026-01-01T00:00:00Z">
        <w:r>
          <w:t xml:space="preserve"> </w:t>
        </w:r>
      </w:ins>
      <w:ins w:id="2450" w:author="PR Preview" w:date="2026-01-01T00:00:00Z">
        <w:r>
          <w:t xml:space="preserve">The</w:t>
        </w:r>
      </w:ins>
      <w:ins w:id="2451" w:author="PR Preview" w:date="2026-01-01T00:00:00Z">
        <w:r>
          <w:t xml:space="preserve"> </w:t>
        </w:r>
      </w:ins>
      <w:ins w:id="2452" w:author="PR Preview" w:date="2026-01-01T00:00:00Z">
        <w:r>
          <w:rPr>
            <w:rStyle w:val="VerbatimChar"/>
          </w:rPr>
          <w:t xml:space="preserve">iris</w:t>
        </w:r>
      </w:ins>
      <w:ins w:id="2453" w:author="PR Preview" w:date="2026-01-01T00:00:00Z">
        <w:r>
          <w:t xml:space="preserve"> </w:t>
        </w:r>
      </w:ins>
      <w:ins w:id="2454" w:author="PR Preview" w:date="2026-01-01T00:00:00Z">
        <w:r>
          <w:t xml:space="preserve">data set in R has the petal length and petal width, in centimeters, of 150 irises.</w:t>
        </w:r>
      </w:ins>
      <w:ins w:id="2455" w:author="PR Preview" w:date="2026-01-01T00:00:00Z">
        <w:r>
          <w:t xml:space="preserve"> </w:t>
        </w:r>
      </w:ins>
      <w:ins w:id="2456" w:author="PR Preview" w:date="2026-01-01T00:00:00Z">
        <w:r>
          <w:t xml:space="preserve">Take the 100 flowers of the species versicolor and virginica,</w:t>
        </w:r>
      </w:ins>
      <w:ins w:id="2457" w:author="PR Preview" w:date="2026-01-01T00:00:00Z">
        <w:r>
          <w:t xml:space="preserve"> </w:t>
        </w:r>
      </w:ins>
      <w:ins w:id="2458" w:author="PR Preview" w:date="2026-01-01T00:00:00Z">
        <w:r>
          <w:t xml:space="preserve">and let</w:t>
        </w:r>
      </w:ins>
      <w:ins w:id="245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2460" w:author="PR Preview" w:date="2026-01-01T00:00:00Z">
        <w:r>
          <w:t xml:space="preserve"> </w:t>
        </w:r>
      </w:ins>
      <w:ins w:id="2461" w:author="PR Preview" w:date="2026-01-01T00:00:00Z">
        <w:r>
          <w:t xml:space="preserve">be the petal length and petal width of one flower.</w:t>
        </w:r>
      </w:ins>
      <w:ins w:id="2462" w:author="PR Preview" w:date="2026-01-01T00:00:00Z">
        <w:r>
          <w:t xml:space="preserve"> </w:t>
        </w:r>
      </w:ins>
      <w:ins w:id="2463" w:author="PR Preview" w:date="2026-01-01T00:00:00Z">
        <w:r>
          <w:t xml:space="preserve">A logistic regression of the species on</w:t>
        </w:r>
      </w:ins>
      <w:ins w:id="246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2465" w:author="PR Preview" w:date="2026-01-01T00:00:00Z">
        <w:r>
          <w:t xml:space="preserve"> </w:t>
        </w:r>
      </w:ins>
      <w:ins w:id="2466" w:author="PR Preview" w:date="2026-01-01T00:00:00Z">
        <w:r>
          <w:t xml:space="preserve">gives a coefficient vector</w:t>
        </w:r>
      </w:ins>
      <w:ins w:id="246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</m:oMath>
      <w:ins w:id="2468" w:author="PR Preview" w:date="2026-01-01T00:00:00Z">
        <w:r>
          <w:t xml:space="preserve"> </w:t>
        </w:r>
      </w:ins>
      <w:ins w:id="2469" w:author="PR Preview" w:date="2026-01-01T00:00:00Z">
        <w:r>
          <w:t xml:space="preserve">and an intercept</w:t>
        </w:r>
      </w:ins>
      <w:ins w:id="2470" w:author="PR Preview" w:date="2026-01-01T00:00:00Z">
        <w:r>
          <w:t xml:space="preserve"> </w:t>
        </w:r>
      </w:ins>
      <m:oMath>
        <m:r>
          <m:t>b</m:t>
        </m:r>
      </m:oMath>
      <w:ins w:id="2471" w:author="PR Preview" w:date="2026-01-01T00:00:00Z">
        <w:r>
          <w:t xml:space="preserve">.</w:t>
        </w:r>
      </w:ins>
      <w:ins w:id="2472" w:author="PR Preview" w:date="2026-01-01T00:00:00Z">
        <w:r>
          <w:t xml:space="preserve"> </w:t>
        </w:r>
      </w:ins>
      <w:ins w:id="2473" w:author="PR Preview" w:date="2026-01-01T00:00:00Z">
        <w:r>
          <w:t xml:space="preserve">The line</w:t>
        </w:r>
      </w:ins>
      <w:ins w:id="247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ins w:id="2475" w:author="PR Preview" w:date="2026-01-01T00:00:00Z">
        <w:r>
          <w:t xml:space="preserve"> </w:t>
        </w:r>
      </w:ins>
      <w:ins w:id="2476" w:author="PR Preview" w:date="2026-01-01T00:00:00Z">
        <w:r>
          <w:t xml:space="preserve">is a hyperplane in</w:t>
        </w:r>
      </w:ins>
      <w:ins w:id="2477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2478" w:author="PR Preview" w:date="2026-01-01T00:00:00Z">
        <w:r>
          <w:t xml:space="preserve"> </w:t>
        </w:r>
      </w:ins>
      <w:ins w:id="2479" w:author="PR Preview" w:date="2026-01-01T00:00:00Z">
        <w:r>
          <w:t xml:space="preserve">(</w:t>
        </w:r>
      </w:ins>
      <w:hyperlink r:id="rId61">
        <w:ins w:id="2480" w:author="PR Preview" w:date="2026-01-01T00:00:00Z">
          <w:r>
            <w:rPr>
              <w:rStyle w:val="Hyperlink"/>
            </w:rPr>
            <w:t xml:space="preserve">Definition 19 in Matrices</w:t>
          </w:r>
        </w:ins>
      </w:hyperlink>
      <w:ins w:id="2481" w:author="PR Preview" w:date="2026-01-01T00:00:00Z">
        <w:r>
          <w:t xml:space="preserve">),</w:t>
        </w:r>
      </w:ins>
      <w:ins w:id="2482" w:author="PR Preview" w:date="2026-01-01T00:00:00Z">
        <w:r>
          <w:t xml:space="preserve"> </w:t>
        </w:r>
      </w:ins>
      <w:ins w:id="2483" w:author="PR Preview" w:date="2026-01-01T00:00:00Z">
        <w:r>
          <w:t xml:space="preserve">and the two species mostly fall in its two open half-spaces (</w:t>
        </w:r>
      </w:ins>
      <w:hyperlink w:anchor="def-half-space">
        <w:ins w:id="2484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2485" w:author="PR Preview" w:date="2026-01-01T00:00:00Z">
        <w:r>
          <w:t xml:space="preserve">).</w:t>
        </w:r>
      </w:ins>
      <w:ins w:id="2486" w:author="PR Preview" w:date="2026-01-01T00:00:00Z">
        <w:r>
          <w:t xml:space="preserve"> </w:t>
        </w:r>
      </w:ins>
      <w:hyperlink w:anchor="fig-half-space-iris">
        <w:ins w:id="2487" w:author="PR Preview" w:date="2026-01-01T00:00:00Z">
          <w:r>
            <w:rPr>
              <w:rStyle w:val="Hyperlink"/>
            </w:rPr>
            <w:t xml:space="preserve">Figure 1</w:t>
          </w:r>
        </w:ins>
      </w:hyperlink>
      <w:ins w:id="2488" w:author="PR Preview" w:date="2026-01-01T00:00:00Z">
        <w:r>
          <w:t xml:space="preserve"> </w:t>
        </w:r>
      </w:ins>
      <w:ins w:id="2489" w:author="PR Preview" w:date="2026-01-01T00:00:00Z">
        <w:r>
          <w:t xml:space="preserve">shows the line and the flowers.</w:t>
        </w:r>
      </w:ins>
    </w:p>
    <w:p>
      <w:pPr>
        <w:pStyle w:val="SourceCode"/>
      </w:pPr>
      <w:ins w:id="2490" w:author="PR Preview" w:date="2026-01-01T00:00:00Z">
        <w:r>
          <w:rPr>
            <w:rStyle w:val="NormalTok"/>
          </w:rPr>
          <w:t xml:space="preserve">two_species </w:t>
        </w:r>
      </w:ins>
      <w:ins w:id="2491" w:author="PR Preview" w:date="2026-01-01T00:00:00Z">
        <w:r>
          <w:rPr>
            <w:rStyle w:val="OtherTok"/>
          </w:rPr>
          <w:t xml:space="preserve">&lt;-</w:t>
        </w:r>
      </w:ins>
      <w:ins w:id="2492" w:author="PR Preview" w:date="2026-01-01T00:00:00Z">
        <w:r>
          <w:rPr>
            <w:rStyle w:val="NormalTok"/>
          </w:rPr>
          <w:t xml:space="preserve"> dplyr</w:t>
        </w:r>
      </w:ins>
      <w:ins w:id="2493" w:author="PR Preview" w:date="2026-01-01T00:00:00Z">
        <w:r>
          <w:rPr>
            <w:rStyle w:val="SpecialCharTok"/>
          </w:rPr>
          <w:t xml:space="preserve">::</w:t>
        </w:r>
      </w:ins>
      <w:ins w:id="2494" w:author="PR Preview" w:date="2026-01-01T00:00:00Z">
        <w:r>
          <w:rPr>
            <w:rStyle w:val="FunctionTok"/>
          </w:rPr>
          <w:t xml:space="preserve">filter</w:t>
        </w:r>
      </w:ins>
      <w:ins w:id="2495" w:author="PR Preview" w:date="2026-01-01T00:00:00Z">
        <w:r>
          <w:rPr>
            <w:rStyle w:val="NormalTok"/>
          </w:rPr>
          <w:t xml:space="preserve">(iris, Species </w:t>
        </w:r>
      </w:ins>
      <w:ins w:id="2496" w:author="PR Preview" w:date="2026-01-01T00:00:00Z">
        <w:r>
          <w:rPr>
            <w:rStyle w:val="SpecialCharTok"/>
          </w:rPr>
          <w:t xml:space="preserve">!=</w:t>
        </w:r>
      </w:ins>
      <w:ins w:id="2497" w:author="PR Preview" w:date="2026-01-01T00:00:00Z">
        <w:r>
          <w:rPr>
            <w:rStyle w:val="NormalTok"/>
          </w:rPr>
          <w:t xml:space="preserve"> </w:t>
        </w:r>
      </w:ins>
      <w:ins w:id="2498" w:author="PR Preview" w:date="2026-01-01T00:00:00Z">
        <w:r>
          <w:rPr>
            <w:rStyle w:val="StringTok"/>
          </w:rPr>
          <w:t xml:space="preserve">"setosa"</w:t>
        </w:r>
      </w:ins>
      <w:ins w:id="2499" w:author="PR Preview" w:date="2026-01-01T00:00:00Z">
        <w:r>
          <w:rPr>
            <w:rStyle w:val="NormalTok"/>
          </w:rPr>
          <w:t xml:space="preserve">) </w:t>
        </w:r>
      </w:ins>
      <w:ins w:id="2500" w:author="PR Preview" w:date="2026-01-01T00:00:00Z">
        <w:r>
          <w:rPr>
            <w:rStyle w:val="SpecialCharTok"/>
          </w:rPr>
          <w:t xml:space="preserve">|&gt;</w:t>
        </w:r>
      </w:ins>
      <w:ins w:id="2501" w:author="PR Preview" w:date="2026-01-01T00:00:00Z">
        <w:r>
          <w:rPr>
            <w:rStyle w:val="NormalTok"/>
          </w:rPr>
          <w:t xml:space="preserve"> </w:t>
        </w:r>
      </w:ins>
      <w:ins w:id="2502" w:author="PR Preview" w:date="2026-01-01T00:00:00Z">
        <w:r>
          <w:rPr>
            <w:rStyle w:val="FunctionTok"/>
          </w:rPr>
          <w:t xml:space="preserve">droplevels</w:t>
        </w:r>
      </w:ins>
      <w:ins w:id="2503" w:author="PR Preview" w:date="2026-01-01T00:00:00Z">
        <w:r>
          <w:rPr>
            <w:rStyle w:val="NormalTok"/>
          </w:rPr>
          <w:t xml:space="preserve">()</w:t>
        </w:r>
      </w:ins>
      <w:ins w:id="2504" w:author="PR Preview" w:date="2026-01-01T00:00:00Z">
        <w:r>
          <w:br/>
        </w:r>
      </w:ins>
      <w:ins w:id="2505" w:author="PR Preview" w:date="2026-01-01T00:00:00Z">
        <w:r>
          <w:rPr>
            <w:rStyle w:val="NormalTok"/>
          </w:rPr>
          <w:t xml:space="preserve">fit </w:t>
        </w:r>
      </w:ins>
      <w:ins w:id="2506" w:author="PR Preview" w:date="2026-01-01T00:00:00Z">
        <w:r>
          <w:rPr>
            <w:rStyle w:val="OtherTok"/>
          </w:rPr>
          <w:t xml:space="preserve">&lt;-</w:t>
        </w:r>
      </w:ins>
      <w:ins w:id="2507" w:author="PR Preview" w:date="2026-01-01T00:00:00Z">
        <w:r>
          <w:rPr>
            <w:rStyle w:val="NormalTok"/>
          </w:rPr>
          <w:t xml:space="preserve"> </w:t>
        </w:r>
      </w:ins>
      <w:ins w:id="2508" w:author="PR Preview" w:date="2026-01-01T00:00:00Z">
        <w:r>
          <w:rPr>
            <w:rStyle w:val="FunctionTok"/>
          </w:rPr>
          <w:t xml:space="preserve">glm</w:t>
        </w:r>
      </w:ins>
      <w:ins w:id="2509" w:author="PR Preview" w:date="2026-01-01T00:00:00Z">
        <w:r>
          <w:rPr>
            <w:rStyle w:val="NormalTok"/>
          </w:rPr>
          <w:t xml:space="preserve">(</w:t>
        </w:r>
      </w:ins>
      <w:ins w:id="2510" w:author="PR Preview" w:date="2026-01-01T00:00:00Z">
        <w:r>
          <w:br/>
        </w:r>
      </w:ins>
      <w:ins w:id="2511" w:author="PR Preview" w:date="2026-01-01T00:00:00Z">
        <w:r>
          <w:rPr>
            <w:rStyle w:val="NormalTok"/>
          </w:rPr>
          <w:t xml:space="preserve">  Species </w:t>
        </w:r>
      </w:ins>
      <w:ins w:id="2512" w:author="PR Preview" w:date="2026-01-01T00:00:00Z">
        <w:r>
          <w:rPr>
            <w:rStyle w:val="SpecialCharTok"/>
          </w:rPr>
          <w:t xml:space="preserve">~</w:t>
        </w:r>
      </w:ins>
      <w:ins w:id="2513" w:author="PR Preview" w:date="2026-01-01T00:00:00Z">
        <w:r>
          <w:rPr>
            <w:rStyle w:val="NormalTok"/>
          </w:rPr>
          <w:t xml:space="preserve"> Petal.Length </w:t>
        </w:r>
      </w:ins>
      <w:ins w:id="2514" w:author="PR Preview" w:date="2026-01-01T00:00:00Z">
        <w:r>
          <w:rPr>
            <w:rStyle w:val="SpecialCharTok"/>
          </w:rPr>
          <w:t xml:space="preserve">+</w:t>
        </w:r>
      </w:ins>
      <w:ins w:id="2515" w:author="PR Preview" w:date="2026-01-01T00:00:00Z">
        <w:r>
          <w:rPr>
            <w:rStyle w:val="NormalTok"/>
          </w:rPr>
          <w:t xml:space="preserve"> Petal.Width,</w:t>
        </w:r>
      </w:ins>
      <w:ins w:id="2516" w:author="PR Preview" w:date="2026-01-01T00:00:00Z">
        <w:r>
          <w:br/>
        </w:r>
      </w:ins>
      <w:ins w:id="2517" w:author="PR Preview" w:date="2026-01-01T00:00:00Z">
        <w:r>
          <w:rPr>
            <w:rStyle w:val="NormalTok"/>
          </w:rPr>
          <w:t xml:space="preserve">  </w:t>
        </w:r>
      </w:ins>
      <w:ins w:id="2518" w:author="PR Preview" w:date="2026-01-01T00:00:00Z">
        <w:r>
          <w:rPr>
            <w:rStyle w:val="AttributeTok"/>
          </w:rPr>
          <w:t xml:space="preserve">family =</w:t>
        </w:r>
      </w:ins>
      <w:ins w:id="2519" w:author="PR Preview" w:date="2026-01-01T00:00:00Z">
        <w:r>
          <w:rPr>
            <w:rStyle w:val="NormalTok"/>
          </w:rPr>
          <w:t xml:space="preserve"> binomial,</w:t>
        </w:r>
      </w:ins>
      <w:ins w:id="2520" w:author="PR Preview" w:date="2026-01-01T00:00:00Z">
        <w:r>
          <w:br/>
        </w:r>
      </w:ins>
      <w:ins w:id="2521" w:author="PR Preview" w:date="2026-01-01T00:00:00Z">
        <w:r>
          <w:rPr>
            <w:rStyle w:val="NormalTok"/>
          </w:rPr>
          <w:t xml:space="preserve">  </w:t>
        </w:r>
      </w:ins>
      <w:ins w:id="2522" w:author="PR Preview" w:date="2026-01-01T00:00:00Z">
        <w:r>
          <w:rPr>
            <w:rStyle w:val="AttributeTok"/>
          </w:rPr>
          <w:t xml:space="preserve">data =</w:t>
        </w:r>
      </w:ins>
      <w:ins w:id="2523" w:author="PR Preview" w:date="2026-01-01T00:00:00Z">
        <w:r>
          <w:rPr>
            <w:rStyle w:val="NormalTok"/>
          </w:rPr>
          <w:t xml:space="preserve"> two_species</w:t>
        </w:r>
      </w:ins>
      <w:ins w:id="2524" w:author="PR Preview" w:date="2026-01-01T00:00:00Z">
        <w:r>
          <w:br/>
        </w:r>
      </w:ins>
      <w:ins w:id="2525" w:author="PR Preview" w:date="2026-01-01T00:00:00Z">
        <w:r>
          <w:rPr>
            <w:rStyle w:val="NormalTok"/>
          </w:rPr>
          <w:t xml:space="preserve">)</w:t>
        </w:r>
      </w:ins>
      <w:ins w:id="2526" w:author="PR Preview" w:date="2026-01-01T00:00:00Z">
        <w:r>
          <w:br/>
        </w:r>
      </w:ins>
      <w:ins w:id="2527" w:author="PR Preview" w:date="2026-01-01T00:00:00Z">
        <w:r>
          <w:rPr>
            <w:rStyle w:val="NormalTok"/>
          </w:rPr>
          <w:t xml:space="preserve">w </w:t>
        </w:r>
      </w:ins>
      <w:ins w:id="2528" w:author="PR Preview" w:date="2026-01-01T00:00:00Z">
        <w:r>
          <w:rPr>
            <w:rStyle w:val="OtherTok"/>
          </w:rPr>
          <w:t xml:space="preserve">&lt;-</w:t>
        </w:r>
      </w:ins>
      <w:ins w:id="2529" w:author="PR Preview" w:date="2026-01-01T00:00:00Z">
        <w:r>
          <w:rPr>
            <w:rStyle w:val="NormalTok"/>
          </w:rPr>
          <w:t xml:space="preserve"> </w:t>
        </w:r>
      </w:ins>
      <w:ins w:id="2530" w:author="PR Preview" w:date="2026-01-01T00:00:00Z">
        <w:r>
          <w:rPr>
            <w:rStyle w:val="FunctionTok"/>
          </w:rPr>
          <w:t xml:space="preserve">coef</w:t>
        </w:r>
      </w:ins>
      <w:ins w:id="2531" w:author="PR Preview" w:date="2026-01-01T00:00:00Z">
        <w:r>
          <w:rPr>
            <w:rStyle w:val="NormalTok"/>
          </w:rPr>
          <w:t xml:space="preserve">(fit)[</w:t>
        </w:r>
      </w:ins>
      <w:ins w:id="2532" w:author="PR Preview" w:date="2026-01-01T00:00:00Z">
        <w:r>
          <w:rPr>
            <w:rStyle w:val="FunctionTok"/>
          </w:rPr>
          <w:t xml:space="preserve">c</w:t>
        </w:r>
      </w:ins>
      <w:ins w:id="2533" w:author="PR Preview" w:date="2026-01-01T00:00:00Z">
        <w:r>
          <w:rPr>
            <w:rStyle w:val="NormalTok"/>
          </w:rPr>
          <w:t xml:space="preserve">(</w:t>
        </w:r>
      </w:ins>
      <w:ins w:id="2534" w:author="PR Preview" w:date="2026-01-01T00:00:00Z">
        <w:r>
          <w:rPr>
            <w:rStyle w:val="StringTok"/>
          </w:rPr>
          <w:t xml:space="preserve">"Petal.Length"</w:t>
        </w:r>
      </w:ins>
      <w:ins w:id="2535" w:author="PR Preview" w:date="2026-01-01T00:00:00Z">
        <w:r>
          <w:rPr>
            <w:rStyle w:val="NormalTok"/>
          </w:rPr>
          <w:t xml:space="preserve">, </w:t>
        </w:r>
      </w:ins>
      <w:ins w:id="2536" w:author="PR Preview" w:date="2026-01-01T00:00:00Z">
        <w:r>
          <w:rPr>
            <w:rStyle w:val="StringTok"/>
          </w:rPr>
          <w:t xml:space="preserve">"Petal.Width"</w:t>
        </w:r>
      </w:ins>
      <w:ins w:id="2537" w:author="PR Preview" w:date="2026-01-01T00:00:00Z">
        <w:r>
          <w:rPr>
            <w:rStyle w:val="NormalTok"/>
          </w:rPr>
          <w:t xml:space="preserve">)]</w:t>
        </w:r>
      </w:ins>
      <w:ins w:id="2538" w:author="PR Preview" w:date="2026-01-01T00:00:00Z">
        <w:r>
          <w:br/>
        </w:r>
      </w:ins>
      <w:ins w:id="2539" w:author="PR Preview" w:date="2026-01-01T00:00:00Z">
        <w:r>
          <w:rPr>
            <w:rStyle w:val="NormalTok"/>
          </w:rPr>
          <w:t xml:space="preserve">b </w:t>
        </w:r>
      </w:ins>
      <w:ins w:id="2540" w:author="PR Preview" w:date="2026-01-01T00:00:00Z">
        <w:r>
          <w:rPr>
            <w:rStyle w:val="OtherTok"/>
          </w:rPr>
          <w:t xml:space="preserve">&lt;-</w:t>
        </w:r>
      </w:ins>
      <w:ins w:id="2541" w:author="PR Preview" w:date="2026-01-01T00:00:00Z">
        <w:r>
          <w:rPr>
            <w:rStyle w:val="NormalTok"/>
          </w:rPr>
          <w:t xml:space="preserve"> </w:t>
        </w:r>
      </w:ins>
      <w:ins w:id="2542" w:author="PR Preview" w:date="2026-01-01T00:00:00Z">
        <w:r>
          <w:rPr>
            <w:rStyle w:val="FunctionTok"/>
          </w:rPr>
          <w:t xml:space="preserve">coef</w:t>
        </w:r>
      </w:ins>
      <w:ins w:id="2543" w:author="PR Preview" w:date="2026-01-01T00:00:00Z">
        <w:r>
          <w:rPr>
            <w:rStyle w:val="NormalTok"/>
          </w:rPr>
          <w:t xml:space="preserve">(fit)[[</w:t>
        </w:r>
      </w:ins>
      <w:ins w:id="2544" w:author="PR Preview" w:date="2026-01-01T00:00:00Z">
        <w:r>
          <w:rPr>
            <w:rStyle w:val="StringTok"/>
          </w:rPr>
          <w:t xml:space="preserve">"(Intercept)"</w:t>
        </w:r>
      </w:ins>
      <w:ins w:id="2545" w:author="PR Preview" w:date="2026-01-01T00:00:00Z">
        <w:r>
          <w:rPr>
            <w:rStyle w:val="NormalTok"/>
          </w:rPr>
          <w:t xml:space="preserve">]]</w:t>
        </w:r>
      </w:ins>
      <w:ins w:id="2546" w:author="PR Preview" w:date="2026-01-01T00:00:00Z">
        <w:r>
          <w:br/>
        </w:r>
      </w:ins>
      <w:ins w:id="2547" w:author="PR Preview" w:date="2026-01-01T00:00:00Z">
        <w:r>
          <w:rPr>
            <w:rStyle w:val="NormalTok"/>
          </w:rPr>
          <w:t xml:space="preserve">two_species</w:t>
        </w:r>
      </w:ins>
      <w:ins w:id="2548" w:author="PR Preview" w:date="2026-01-01T00:00:00Z">
        <w:r>
          <w:rPr>
            <w:rStyle w:val="SpecialCharTok"/>
          </w:rPr>
          <w:t xml:space="preserve">$</w:t>
        </w:r>
      </w:ins>
      <w:ins w:id="2549" w:author="PR Preview" w:date="2026-01-01T00:00:00Z">
        <w:r>
          <w:rPr>
            <w:rStyle w:val="NormalTok"/>
          </w:rPr>
          <w:t xml:space="preserve">score </w:t>
        </w:r>
      </w:ins>
      <w:ins w:id="2550" w:author="PR Preview" w:date="2026-01-01T00:00:00Z">
        <w:r>
          <w:rPr>
            <w:rStyle w:val="OtherTok"/>
          </w:rPr>
          <w:t xml:space="preserve">&lt;-</w:t>
        </w:r>
      </w:ins>
      <w:ins w:id="2551" w:author="PR Preview" w:date="2026-01-01T00:00:00Z">
        <w:r>
          <w:rPr>
            <w:rStyle w:val="NormalTok"/>
          </w:rPr>
          <w:t xml:space="preserve"> </w:t>
        </w:r>
      </w:ins>
      <w:ins w:id="2552" w:author="PR Preview" w:date="2026-01-01T00:00:00Z">
        <w:r>
          <w:rPr>
            <w:rStyle w:val="FunctionTok"/>
          </w:rPr>
          <w:t xml:space="preserve">as.vector</w:t>
        </w:r>
      </w:ins>
      <w:ins w:id="2553" w:author="PR Preview" w:date="2026-01-01T00:00:00Z">
        <w:r>
          <w:rPr>
            <w:rStyle w:val="NormalTok"/>
          </w:rPr>
          <w:t xml:space="preserve">(</w:t>
        </w:r>
      </w:ins>
      <w:ins w:id="2554" w:author="PR Preview" w:date="2026-01-01T00:00:00Z">
        <w:r>
          <w:br/>
        </w:r>
      </w:ins>
      <w:ins w:id="2555" w:author="PR Preview" w:date="2026-01-01T00:00:00Z">
        <w:r>
          <w:rPr>
            <w:rStyle w:val="NormalTok"/>
          </w:rPr>
          <w:t xml:space="preserve">  </w:t>
        </w:r>
      </w:ins>
      <w:ins w:id="2556" w:author="PR Preview" w:date="2026-01-01T00:00:00Z">
        <w:r>
          <w:rPr>
            <w:rStyle w:val="FunctionTok"/>
          </w:rPr>
          <w:t xml:space="preserve">as.matrix</w:t>
        </w:r>
      </w:ins>
      <w:ins w:id="2557" w:author="PR Preview" w:date="2026-01-01T00:00:00Z">
        <w:r>
          <w:rPr>
            <w:rStyle w:val="NormalTok"/>
          </w:rPr>
          <w:t xml:space="preserve">(two_species[</w:t>
        </w:r>
      </w:ins>
      <w:ins w:id="2558" w:author="PR Preview" w:date="2026-01-01T00:00:00Z">
        <w:r>
          <w:rPr>
            <w:rStyle w:val="FunctionTok"/>
          </w:rPr>
          <w:t xml:space="preserve">c</w:t>
        </w:r>
      </w:ins>
      <w:ins w:id="2559" w:author="PR Preview" w:date="2026-01-01T00:00:00Z">
        <w:r>
          <w:rPr>
            <w:rStyle w:val="NormalTok"/>
          </w:rPr>
          <w:t xml:space="preserve">(</w:t>
        </w:r>
      </w:ins>
      <w:ins w:id="2560" w:author="PR Preview" w:date="2026-01-01T00:00:00Z">
        <w:r>
          <w:rPr>
            <w:rStyle w:val="StringTok"/>
          </w:rPr>
          <w:t xml:space="preserve">"Petal.Length"</w:t>
        </w:r>
      </w:ins>
      <w:ins w:id="2561" w:author="PR Preview" w:date="2026-01-01T00:00:00Z">
        <w:r>
          <w:rPr>
            <w:rStyle w:val="NormalTok"/>
          </w:rPr>
          <w:t xml:space="preserve">, </w:t>
        </w:r>
      </w:ins>
      <w:ins w:id="2562" w:author="PR Preview" w:date="2026-01-01T00:00:00Z">
        <w:r>
          <w:rPr>
            <w:rStyle w:val="StringTok"/>
          </w:rPr>
          <w:t xml:space="preserve">"Petal.Width"</w:t>
        </w:r>
      </w:ins>
      <w:ins w:id="2563" w:author="PR Preview" w:date="2026-01-01T00:00:00Z">
        <w:r>
          <w:rPr>
            <w:rStyle w:val="NormalTok"/>
          </w:rPr>
          <w:t xml:space="preserve">)]) </w:t>
        </w:r>
      </w:ins>
      <w:ins w:id="2564" w:author="PR Preview" w:date="2026-01-01T00:00:00Z">
        <w:r>
          <w:rPr>
            <w:rStyle w:val="SpecialCharTok"/>
          </w:rPr>
          <w:t xml:space="preserve">%*%</w:t>
        </w:r>
      </w:ins>
      <w:ins w:id="2565" w:author="PR Preview" w:date="2026-01-01T00:00:00Z">
        <w:r>
          <w:rPr>
            <w:rStyle w:val="NormalTok"/>
          </w:rPr>
          <w:t xml:space="preserve"> w </w:t>
        </w:r>
      </w:ins>
      <w:ins w:id="2566" w:author="PR Preview" w:date="2026-01-01T00:00:00Z">
        <w:r>
          <w:rPr>
            <w:rStyle w:val="SpecialCharTok"/>
          </w:rPr>
          <w:t xml:space="preserve">+</w:t>
        </w:r>
      </w:ins>
      <w:ins w:id="2567" w:author="PR Preview" w:date="2026-01-01T00:00:00Z">
        <w:r>
          <w:rPr>
            <w:rStyle w:val="NormalTok"/>
          </w:rPr>
          <w:t xml:space="preserve"> b</w:t>
        </w:r>
      </w:ins>
      <w:ins w:id="2568" w:author="PR Preview" w:date="2026-01-01T00:00:00Z">
        <w:r>
          <w:br/>
        </w:r>
      </w:ins>
      <w:ins w:id="2569" w:author="PR Preview" w:date="2026-01-01T00:00:00Z">
        <w:r>
          <w:rPr>
            <w:rStyle w:val="NormalTok"/>
          </w:rPr>
          <w:t xml:space="preserve">)</w:t>
        </w:r>
      </w:ins>
      <w:ins w:id="2570" w:author="PR Preview" w:date="2026-01-01T00:00:00Z">
        <w:r>
          <w:br/>
        </w:r>
      </w:ins>
      <w:ins w:id="2571" w:author="PR Preview" w:date="2026-01-01T00:00:00Z">
        <w:r>
          <w:rPr>
            <w:rStyle w:val="NormalTok"/>
          </w:rPr>
          <w:t xml:space="preserve">two_species</w:t>
        </w:r>
      </w:ins>
      <w:ins w:id="2572" w:author="PR Preview" w:date="2026-01-01T00:00:00Z">
        <w:r>
          <w:rPr>
            <w:rStyle w:val="SpecialCharTok"/>
          </w:rPr>
          <w:t xml:space="preserve">$</w:t>
        </w:r>
      </w:ins>
      <w:ins w:id="2573" w:author="PR Preview" w:date="2026-01-01T00:00:00Z">
        <w:r>
          <w:rPr>
            <w:rStyle w:val="NormalTok"/>
          </w:rPr>
          <w:t xml:space="preserve">side </w:t>
        </w:r>
      </w:ins>
      <w:ins w:id="2574" w:author="PR Preview" w:date="2026-01-01T00:00:00Z">
        <w:r>
          <w:rPr>
            <w:rStyle w:val="OtherTok"/>
          </w:rPr>
          <w:t xml:space="preserve">&lt;-</w:t>
        </w:r>
      </w:ins>
      <w:ins w:id="2575" w:author="PR Preview" w:date="2026-01-01T00:00:00Z">
        <w:r>
          <w:rPr>
            <w:rStyle w:val="NormalTok"/>
          </w:rPr>
          <w:t xml:space="preserve"> </w:t>
        </w:r>
      </w:ins>
      <w:ins w:id="2576" w:author="PR Preview" w:date="2026-01-01T00:00:00Z">
        <w:r>
          <w:rPr>
            <w:rStyle w:val="FunctionTok"/>
          </w:rPr>
          <w:t xml:space="preserve">ifelse</w:t>
        </w:r>
      </w:ins>
      <w:ins w:id="2577" w:author="PR Preview" w:date="2026-01-01T00:00:00Z">
        <w:r>
          <w:rPr>
            <w:rStyle w:val="NormalTok"/>
          </w:rPr>
          <w:t xml:space="preserve">(two_species</w:t>
        </w:r>
      </w:ins>
      <w:ins w:id="2578" w:author="PR Preview" w:date="2026-01-01T00:00:00Z">
        <w:r>
          <w:rPr>
            <w:rStyle w:val="SpecialCharTok"/>
          </w:rPr>
          <w:t xml:space="preserve">$</w:t>
        </w:r>
      </w:ins>
      <w:ins w:id="2579" w:author="PR Preview" w:date="2026-01-01T00:00:00Z">
        <w:r>
          <w:rPr>
            <w:rStyle w:val="NormalTok"/>
          </w:rPr>
          <w:t xml:space="preserve">score </w:t>
        </w:r>
      </w:ins>
      <w:ins w:id="2580" w:author="PR Preview" w:date="2026-01-01T00:00:00Z">
        <w:r>
          <w:rPr>
            <w:rStyle w:val="SpecialCharTok"/>
          </w:rPr>
          <w:t xml:space="preserve">&gt;</w:t>
        </w:r>
      </w:ins>
      <w:ins w:id="2581" w:author="PR Preview" w:date="2026-01-01T00:00:00Z">
        <w:r>
          <w:rPr>
            <w:rStyle w:val="NormalTok"/>
          </w:rPr>
          <w:t xml:space="preserve"> </w:t>
        </w:r>
      </w:ins>
      <w:ins w:id="2582" w:author="PR Preview" w:date="2026-01-01T00:00:00Z">
        <w:r>
          <w:rPr>
            <w:rStyle w:val="DecValTok"/>
          </w:rPr>
          <w:t xml:space="preserve">0</w:t>
        </w:r>
      </w:ins>
      <w:ins w:id="2583" w:author="PR Preview" w:date="2026-01-01T00:00:00Z">
        <w:r>
          <w:rPr>
            <w:rStyle w:val="NormalTok"/>
          </w:rPr>
          <w:t xml:space="preserve">, </w:t>
        </w:r>
      </w:ins>
      <w:ins w:id="2584" w:author="PR Preview" w:date="2026-01-01T00:00:00Z">
        <w:r>
          <w:rPr>
            <w:rStyle w:val="StringTok"/>
          </w:rPr>
          <w:t xml:space="preserve">"positive"</w:t>
        </w:r>
      </w:ins>
      <w:ins w:id="2585" w:author="PR Preview" w:date="2026-01-01T00:00:00Z">
        <w:r>
          <w:rPr>
            <w:rStyle w:val="NormalTok"/>
          </w:rPr>
          <w:t xml:space="preserve">, </w:t>
        </w:r>
      </w:ins>
      <w:ins w:id="2586" w:author="PR Preview" w:date="2026-01-01T00:00:00Z">
        <w:r>
          <w:rPr>
            <w:rStyle w:val="StringTok"/>
          </w:rPr>
          <w:t xml:space="preserve">"negative"</w:t>
        </w:r>
      </w:ins>
      <w:ins w:id="2587" w:author="PR Preview" w:date="2026-01-01T00:00:00Z">
        <w:r>
          <w:rPr>
            <w:rStyle w:val="NormalTok"/>
          </w:rPr>
          <w:t xml:space="preserve">)</w:t>
        </w:r>
      </w:ins>
      <w:ins w:id="2588" w:author="PR Preview" w:date="2026-01-01T00:00:00Z">
        <w:r>
          <w:br/>
        </w:r>
      </w:ins>
      <w:ins w:id="2589" w:author="PR Preview" w:date="2026-01-01T00:00:00Z">
        <w:r>
          <w:rPr>
            <w:rStyle w:val="NormalTok"/>
          </w:rPr>
          <w:t xml:space="preserve">ggplot2</w:t>
        </w:r>
      </w:ins>
      <w:ins w:id="2590" w:author="PR Preview" w:date="2026-01-01T00:00:00Z">
        <w:r>
          <w:rPr>
            <w:rStyle w:val="SpecialCharTok"/>
          </w:rPr>
          <w:t xml:space="preserve">::</w:t>
        </w:r>
      </w:ins>
      <w:ins w:id="2591" w:author="PR Preview" w:date="2026-01-01T00:00:00Z">
        <w:r>
          <w:rPr>
            <w:rStyle w:val="FunctionTok"/>
          </w:rPr>
          <w:t xml:space="preserve">ggplot</w:t>
        </w:r>
      </w:ins>
      <w:ins w:id="2592" w:author="PR Preview" w:date="2026-01-01T00:00:00Z">
        <w:r>
          <w:rPr>
            <w:rStyle w:val="NormalTok"/>
          </w:rPr>
          <w:t xml:space="preserve">(two_species) </w:t>
        </w:r>
      </w:ins>
      <w:ins w:id="2593" w:author="PR Preview" w:date="2026-01-01T00:00:00Z">
        <w:r>
          <w:rPr>
            <w:rStyle w:val="SpecialCharTok"/>
          </w:rPr>
          <w:t xml:space="preserve">+</w:t>
        </w:r>
      </w:ins>
      <w:ins w:id="2594" w:author="PR Preview" w:date="2026-01-01T00:00:00Z">
        <w:r>
          <w:br/>
        </w:r>
      </w:ins>
      <w:ins w:id="2595" w:author="PR Preview" w:date="2026-01-01T00:00:00Z">
        <w:r>
          <w:rPr>
            <w:rStyle w:val="NormalTok"/>
          </w:rPr>
          <w:t xml:space="preserve">  ggplot2</w:t>
        </w:r>
      </w:ins>
      <w:ins w:id="2596" w:author="PR Preview" w:date="2026-01-01T00:00:00Z">
        <w:r>
          <w:rPr>
            <w:rStyle w:val="SpecialCharTok"/>
          </w:rPr>
          <w:t xml:space="preserve">::</w:t>
        </w:r>
      </w:ins>
      <w:ins w:id="2597" w:author="PR Preview" w:date="2026-01-01T00:00:00Z">
        <w:r>
          <w:rPr>
            <w:rStyle w:val="FunctionTok"/>
          </w:rPr>
          <w:t xml:space="preserve">aes</w:t>
        </w:r>
      </w:ins>
      <w:ins w:id="2598" w:author="PR Preview" w:date="2026-01-01T00:00:00Z">
        <w:r>
          <w:rPr>
            <w:rStyle w:val="NormalTok"/>
          </w:rPr>
          <w:t xml:space="preserve">(</w:t>
        </w:r>
      </w:ins>
      <w:ins w:id="2599" w:author="PR Preview" w:date="2026-01-01T00:00:00Z">
        <w:r>
          <w:rPr>
            <w:rStyle w:val="AttributeTok"/>
          </w:rPr>
          <w:t xml:space="preserve">x =</w:t>
        </w:r>
      </w:ins>
      <w:ins w:id="2600" w:author="PR Preview" w:date="2026-01-01T00:00:00Z">
        <w:r>
          <w:rPr>
            <w:rStyle w:val="NormalTok"/>
          </w:rPr>
          <w:t xml:space="preserve"> Petal.Length, </w:t>
        </w:r>
      </w:ins>
      <w:ins w:id="2601" w:author="PR Preview" w:date="2026-01-01T00:00:00Z">
        <w:r>
          <w:rPr>
            <w:rStyle w:val="AttributeTok"/>
          </w:rPr>
          <w:t xml:space="preserve">y =</w:t>
        </w:r>
      </w:ins>
      <w:ins w:id="2602" w:author="PR Preview" w:date="2026-01-01T00:00:00Z">
        <w:r>
          <w:rPr>
            <w:rStyle w:val="NormalTok"/>
          </w:rPr>
          <w:t xml:space="preserve"> Petal.Width, </w:t>
        </w:r>
      </w:ins>
      <w:ins w:id="2603" w:author="PR Preview" w:date="2026-01-01T00:00:00Z">
        <w:r>
          <w:rPr>
            <w:rStyle w:val="AttributeTok"/>
          </w:rPr>
          <w:t xml:space="preserve">colour =</w:t>
        </w:r>
      </w:ins>
      <w:ins w:id="2604" w:author="PR Preview" w:date="2026-01-01T00:00:00Z">
        <w:r>
          <w:rPr>
            <w:rStyle w:val="NormalTok"/>
          </w:rPr>
          <w:t xml:space="preserve"> Species) </w:t>
        </w:r>
      </w:ins>
      <w:ins w:id="2605" w:author="PR Preview" w:date="2026-01-01T00:00:00Z">
        <w:r>
          <w:rPr>
            <w:rStyle w:val="SpecialCharTok"/>
          </w:rPr>
          <w:t xml:space="preserve">+</w:t>
        </w:r>
      </w:ins>
      <w:ins w:id="2606" w:author="PR Preview" w:date="2026-01-01T00:00:00Z">
        <w:r>
          <w:br/>
        </w:r>
      </w:ins>
      <w:ins w:id="2607" w:author="PR Preview" w:date="2026-01-01T00:00:00Z">
        <w:r>
          <w:rPr>
            <w:rStyle w:val="NormalTok"/>
          </w:rPr>
          <w:t xml:space="preserve">  ggplot2</w:t>
        </w:r>
      </w:ins>
      <w:ins w:id="2608" w:author="PR Preview" w:date="2026-01-01T00:00:00Z">
        <w:r>
          <w:rPr>
            <w:rStyle w:val="SpecialCharTok"/>
          </w:rPr>
          <w:t xml:space="preserve">::</w:t>
        </w:r>
      </w:ins>
      <w:ins w:id="2609" w:author="PR Preview" w:date="2026-01-01T00:00:00Z">
        <w:r>
          <w:rPr>
            <w:rStyle w:val="FunctionTok"/>
          </w:rPr>
          <w:t xml:space="preserve">geom_point</w:t>
        </w:r>
      </w:ins>
      <w:ins w:id="2610" w:author="PR Preview" w:date="2026-01-01T00:00:00Z">
        <w:r>
          <w:rPr>
            <w:rStyle w:val="NormalTok"/>
          </w:rPr>
          <w:t xml:space="preserve">() </w:t>
        </w:r>
      </w:ins>
      <w:ins w:id="2611" w:author="PR Preview" w:date="2026-01-01T00:00:00Z">
        <w:r>
          <w:rPr>
            <w:rStyle w:val="SpecialCharTok"/>
          </w:rPr>
          <w:t xml:space="preserve">+</w:t>
        </w:r>
      </w:ins>
      <w:ins w:id="2612" w:author="PR Preview" w:date="2026-01-01T00:00:00Z">
        <w:r>
          <w:br/>
        </w:r>
      </w:ins>
      <w:ins w:id="2613" w:author="PR Preview" w:date="2026-01-01T00:00:00Z">
        <w:r>
          <w:rPr>
            <w:rStyle w:val="NormalTok"/>
          </w:rPr>
          <w:t xml:space="preserve">  ggplot2</w:t>
        </w:r>
      </w:ins>
      <w:ins w:id="2614" w:author="PR Preview" w:date="2026-01-01T00:00:00Z">
        <w:r>
          <w:rPr>
            <w:rStyle w:val="SpecialCharTok"/>
          </w:rPr>
          <w:t xml:space="preserve">::</w:t>
        </w:r>
      </w:ins>
      <w:ins w:id="2615" w:author="PR Preview" w:date="2026-01-01T00:00:00Z">
        <w:r>
          <w:rPr>
            <w:rStyle w:val="FunctionTok"/>
          </w:rPr>
          <w:t xml:space="preserve">geom_abline</w:t>
        </w:r>
      </w:ins>
      <w:ins w:id="2616" w:author="PR Preview" w:date="2026-01-01T00:00:00Z">
        <w:r>
          <w:rPr>
            <w:rStyle w:val="NormalTok"/>
          </w:rPr>
          <w:t xml:space="preserve">(</w:t>
        </w:r>
      </w:ins>
      <w:ins w:id="2617" w:author="PR Preview" w:date="2026-01-01T00:00:00Z">
        <w:r>
          <w:rPr>
            <w:rStyle w:val="AttributeTok"/>
          </w:rPr>
          <w:t xml:space="preserve">intercept =</w:t>
        </w:r>
      </w:ins>
      <w:ins w:id="2618" w:author="PR Preview" w:date="2026-01-01T00:00:00Z">
        <w:r>
          <w:rPr>
            <w:rStyle w:val="NormalTok"/>
          </w:rPr>
          <w:t xml:space="preserve"> </w:t>
        </w:r>
      </w:ins>
      <w:ins w:id="2619" w:author="PR Preview" w:date="2026-01-01T00:00:00Z">
        <w:r>
          <w:rPr>
            <w:rStyle w:val="SpecialCharTok"/>
          </w:rPr>
          <w:t xml:space="preserve">-</w:t>
        </w:r>
      </w:ins>
      <w:ins w:id="2620" w:author="PR Preview" w:date="2026-01-01T00:00:00Z">
        <w:r>
          <w:rPr>
            <w:rStyle w:val="NormalTok"/>
          </w:rPr>
          <w:t xml:space="preserve">b </w:t>
        </w:r>
      </w:ins>
      <w:ins w:id="2621" w:author="PR Preview" w:date="2026-01-01T00:00:00Z">
        <w:r>
          <w:rPr>
            <w:rStyle w:val="SpecialCharTok"/>
          </w:rPr>
          <w:t xml:space="preserve">/</w:t>
        </w:r>
      </w:ins>
      <w:ins w:id="2622" w:author="PR Preview" w:date="2026-01-01T00:00:00Z">
        <w:r>
          <w:rPr>
            <w:rStyle w:val="NormalTok"/>
          </w:rPr>
          <w:t xml:space="preserve"> w[[</w:t>
        </w:r>
      </w:ins>
      <w:ins w:id="2623" w:author="PR Preview" w:date="2026-01-01T00:00:00Z">
        <w:r>
          <w:rPr>
            <w:rStyle w:val="DecValTok"/>
          </w:rPr>
          <w:t xml:space="preserve">2</w:t>
        </w:r>
      </w:ins>
      <w:ins w:id="2624" w:author="PR Preview" w:date="2026-01-01T00:00:00Z">
        <w:r>
          <w:rPr>
            <w:rStyle w:val="NormalTok"/>
          </w:rPr>
          <w:t xml:space="preserve">]], </w:t>
        </w:r>
      </w:ins>
      <w:ins w:id="2625" w:author="PR Preview" w:date="2026-01-01T00:00:00Z">
        <w:r>
          <w:rPr>
            <w:rStyle w:val="AttributeTok"/>
          </w:rPr>
          <w:t xml:space="preserve">slope =</w:t>
        </w:r>
      </w:ins>
      <w:ins w:id="2626" w:author="PR Preview" w:date="2026-01-01T00:00:00Z">
        <w:r>
          <w:rPr>
            <w:rStyle w:val="NormalTok"/>
          </w:rPr>
          <w:t xml:space="preserve"> </w:t>
        </w:r>
      </w:ins>
      <w:ins w:id="2627" w:author="PR Preview" w:date="2026-01-01T00:00:00Z">
        <w:r>
          <w:rPr>
            <w:rStyle w:val="SpecialCharTok"/>
          </w:rPr>
          <w:t xml:space="preserve">-</w:t>
        </w:r>
      </w:ins>
      <w:ins w:id="2628" w:author="PR Preview" w:date="2026-01-01T00:00:00Z">
        <w:r>
          <w:rPr>
            <w:rStyle w:val="NormalTok"/>
          </w:rPr>
          <w:t xml:space="preserve">w[[</w:t>
        </w:r>
      </w:ins>
      <w:ins w:id="2629" w:author="PR Preview" w:date="2026-01-01T00:00:00Z">
        <w:r>
          <w:rPr>
            <w:rStyle w:val="DecValTok"/>
          </w:rPr>
          <w:t xml:space="preserve">1</w:t>
        </w:r>
      </w:ins>
      <w:ins w:id="2630" w:author="PR Preview" w:date="2026-01-01T00:00:00Z">
        <w:r>
          <w:rPr>
            <w:rStyle w:val="NormalTok"/>
          </w:rPr>
          <w:t xml:space="preserve">]] </w:t>
        </w:r>
      </w:ins>
      <w:ins w:id="2631" w:author="PR Preview" w:date="2026-01-01T00:00:00Z">
        <w:r>
          <w:rPr>
            <w:rStyle w:val="SpecialCharTok"/>
          </w:rPr>
          <w:t xml:space="preserve">/</w:t>
        </w:r>
      </w:ins>
      <w:ins w:id="2632" w:author="PR Preview" w:date="2026-01-01T00:00:00Z">
        <w:r>
          <w:rPr>
            <w:rStyle w:val="NormalTok"/>
          </w:rPr>
          <w:t xml:space="preserve"> w[[</w:t>
        </w:r>
      </w:ins>
      <w:ins w:id="2633" w:author="PR Preview" w:date="2026-01-01T00:00:00Z">
        <w:r>
          <w:rPr>
            <w:rStyle w:val="DecValTok"/>
          </w:rPr>
          <w:t xml:space="preserve">2</w:t>
        </w:r>
      </w:ins>
      <w:ins w:id="2634" w:author="PR Preview" w:date="2026-01-01T00:00:00Z">
        <w:r>
          <w:rPr>
            <w:rStyle w:val="NormalTok"/>
          </w:rPr>
          <w:t xml:space="preserve">]]) </w:t>
        </w:r>
      </w:ins>
      <w:ins w:id="2635" w:author="PR Preview" w:date="2026-01-01T00:00:00Z">
        <w:r>
          <w:rPr>
            <w:rStyle w:val="SpecialCharTok"/>
          </w:rPr>
          <w:t xml:space="preserve">+</w:t>
        </w:r>
      </w:ins>
      <w:ins w:id="2636" w:author="PR Preview" w:date="2026-01-01T00:00:00Z">
        <w:r>
          <w:br/>
        </w:r>
      </w:ins>
      <w:ins w:id="2637" w:author="PR Preview" w:date="2026-01-01T00:00:00Z">
        <w:r>
          <w:rPr>
            <w:rStyle w:val="NormalTok"/>
          </w:rPr>
          <w:t xml:space="preserve">  ggplot2</w:t>
        </w:r>
      </w:ins>
      <w:ins w:id="2638" w:author="PR Preview" w:date="2026-01-01T00:00:00Z">
        <w:r>
          <w:rPr>
            <w:rStyle w:val="SpecialCharTok"/>
          </w:rPr>
          <w:t xml:space="preserve">::</w:t>
        </w:r>
      </w:ins>
      <w:ins w:id="2639" w:author="PR Preview" w:date="2026-01-01T00:00:00Z">
        <w:r>
          <w:rPr>
            <w:rStyle w:val="FunctionTok"/>
          </w:rPr>
          <w:t xml:space="preserve">labs</w:t>
        </w:r>
      </w:ins>
      <w:ins w:id="2640" w:author="PR Preview" w:date="2026-01-01T00:00:00Z">
        <w:r>
          <w:rPr>
            <w:rStyle w:val="NormalTok"/>
          </w:rPr>
          <w:t xml:space="preserve">(</w:t>
        </w:r>
      </w:ins>
      <w:ins w:id="2641" w:author="PR Preview" w:date="2026-01-01T00:00:00Z">
        <w:r>
          <w:rPr>
            <w:rStyle w:val="AttributeTok"/>
          </w:rPr>
          <w:t xml:space="preserve">x =</w:t>
        </w:r>
      </w:ins>
      <w:ins w:id="2642" w:author="PR Preview" w:date="2026-01-01T00:00:00Z">
        <w:r>
          <w:rPr>
            <w:rStyle w:val="NormalTok"/>
          </w:rPr>
          <w:t xml:space="preserve"> </w:t>
        </w:r>
      </w:ins>
      <w:ins w:id="2643" w:author="PR Preview" w:date="2026-01-01T00:00:00Z">
        <w:r>
          <w:rPr>
            <w:rStyle w:val="StringTok"/>
          </w:rPr>
          <w:t xml:space="preserve">"Petal length (cm)"</w:t>
        </w:r>
      </w:ins>
      <w:ins w:id="2644" w:author="PR Preview" w:date="2026-01-01T00:00:00Z">
        <w:r>
          <w:rPr>
            <w:rStyle w:val="NormalTok"/>
          </w:rPr>
          <w:t xml:space="preserve">, </w:t>
        </w:r>
      </w:ins>
      <w:ins w:id="2645" w:author="PR Preview" w:date="2026-01-01T00:00:00Z">
        <w:r>
          <w:rPr>
            <w:rStyle w:val="AttributeTok"/>
          </w:rPr>
          <w:t xml:space="preserve">y =</w:t>
        </w:r>
      </w:ins>
      <w:ins w:id="2646" w:author="PR Preview" w:date="2026-01-01T00:00:00Z">
        <w:r>
          <w:rPr>
            <w:rStyle w:val="NormalTok"/>
          </w:rPr>
          <w:t xml:space="preserve"> </w:t>
        </w:r>
      </w:ins>
      <w:ins w:id="2647" w:author="PR Preview" w:date="2026-01-01T00:00:00Z">
        <w:r>
          <w:rPr>
            <w:rStyle w:val="StringTok"/>
          </w:rPr>
          <w:t xml:space="preserve">"Petal width (cm)"</w:t>
        </w:r>
      </w:ins>
      <w:ins w:id="2648" w:author="PR Preview" w:date="2026-01-01T00:00:00Z">
        <w:r>
          <w:rPr>
            <w:rStyle w:val="NormalTok"/>
          </w:rPr>
          <w:t xml:space="preserve">)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77"/>
        </w:tc>
      </w:tr>
    </w:tbl>
    <w:p>
      <w:pPr>
        <w:pStyle w:val="SourceCode"/>
      </w:pPr>
      <w:ins w:id="2649" w:author="PR Preview" w:date="2026-01-01T00:00:00Z">
        <w:r>
          <w:rPr>
            <w:rStyle w:val="FunctionTok"/>
          </w:rPr>
          <w:t xml:space="preserve">table</w:t>
        </w:r>
      </w:ins>
      <w:ins w:id="2650" w:author="PR Preview" w:date="2026-01-01T00:00:00Z">
        <w:r>
          <w:rPr>
            <w:rStyle w:val="NormalTok"/>
          </w:rPr>
          <w:t xml:space="preserve">(two_species</w:t>
        </w:r>
      </w:ins>
      <w:ins w:id="2651" w:author="PR Preview" w:date="2026-01-01T00:00:00Z">
        <w:r>
          <w:rPr>
            <w:rStyle w:val="SpecialCharTok"/>
          </w:rPr>
          <w:t xml:space="preserve">$</w:t>
        </w:r>
      </w:ins>
      <w:ins w:id="2652" w:author="PR Preview" w:date="2026-01-01T00:00:00Z">
        <w:r>
          <w:rPr>
            <w:rStyle w:val="NormalTok"/>
          </w:rPr>
          <w:t xml:space="preserve">Species, two_species</w:t>
        </w:r>
      </w:ins>
      <w:ins w:id="2653" w:author="PR Preview" w:date="2026-01-01T00:00:00Z">
        <w:r>
          <w:rPr>
            <w:rStyle w:val="SpecialCharTok"/>
          </w:rPr>
          <w:t xml:space="preserve">$</w:t>
        </w:r>
      </w:ins>
      <w:ins w:id="2654" w:author="PR Preview" w:date="2026-01-01T00:00:00Z">
        <w:r>
          <w:rPr>
            <w:rStyle w:val="NormalTok"/>
          </w:rPr>
          <w:t xml:space="preserve">side)</w:t>
        </w:r>
      </w:ins>
      <w:ins w:id="2655" w:author="PR Preview" w:date="2026-01-01T00:00:00Z">
        <w:r>
          <w:br/>
        </w:r>
      </w:ins>
      <w:ins w:id="2656" w:author="PR Preview" w:date="2026-01-01T00:00:00Z">
        <w:r>
          <w:rPr>
            <w:rStyle w:val="CommentTok"/>
          </w:rPr>
          <w:t xml:space="preserve">#&gt;             </w:t>
        </w:r>
      </w:ins>
      <w:ins w:id="2657" w:author="PR Preview" w:date="2026-01-01T00:00:00Z">
        <w:r>
          <w:br/>
        </w:r>
      </w:ins>
      <w:ins w:id="2658" w:author="PR Preview" w:date="2026-01-01T00:00:00Z">
        <w:r>
          <w:rPr>
            <w:rStyle w:val="CommentTok"/>
          </w:rPr>
          <w:t xml:space="preserve">#&gt;              negative positive</w:t>
        </w:r>
      </w:ins>
      <w:ins w:id="2659" w:author="PR Preview" w:date="2026-01-01T00:00:00Z">
        <w:r>
          <w:br/>
        </w:r>
      </w:ins>
      <w:ins w:id="2660" w:author="PR Preview" w:date="2026-01-01T00:00:00Z">
        <w:r>
          <w:rPr>
            <w:rStyle w:val="CommentTok"/>
          </w:rPr>
          <w:t xml:space="preserve">#&gt;   versicolor       47        3</w:t>
        </w:r>
      </w:ins>
      <w:ins w:id="2661" w:author="PR Preview" w:date="2026-01-01T00:00:00Z">
        <w:r>
          <w:br/>
        </w:r>
      </w:ins>
      <w:ins w:id="2662" w:author="PR Preview" w:date="2026-01-01T00:00:00Z">
        <w:r>
          <w:rPr>
            <w:rStyle w:val="CommentTok"/>
          </w:rPr>
          <w:t xml:space="preserve">#&gt;   virginica         3       47</w:t>
        </w:r>
      </w:ins>
    </w:p>
    <w:p>
      <w:pPr>
        <w:pStyle w:val="FirstParagraph"/>
      </w:pPr>
      <w:ins w:id="2663" w:author="PR Preview" w:date="2026-01-01T00:00:00Z">
        <w:r>
          <w:t xml:space="preserve">The vector</w:t>
        </w:r>
      </w:ins>
      <w:ins w:id="266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</m:oMath>
      <w:ins w:id="2665" w:author="PR Preview" w:date="2026-01-01T00:00:00Z">
        <w:r>
          <w:t xml:space="preserve"> </w:t>
        </w:r>
      </w:ins>
      <w:ins w:id="2666" w:author="PR Preview" w:date="2026-01-01T00:00:00Z">
        <w:r>
          <w:t xml:space="preserve">points toward the virginica side,</w:t>
        </w:r>
      </w:ins>
      <w:ins w:id="2667" w:author="PR Preview" w:date="2026-01-01T00:00:00Z">
        <w:r>
          <w:t xml:space="preserve"> </w:t>
        </w:r>
      </w:ins>
      <w:ins w:id="2668" w:author="PR Preview" w:date="2026-01-01T00:00:00Z">
        <w:r>
          <w:t xml:space="preserve">so the positive half-space</w:t>
        </w:r>
      </w:ins>
      <w:ins w:id="2669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ins w:id="2670" w:author="PR Preview" w:date="2026-01-01T00:00:00Z">
        <w:r>
          <w:t xml:space="preserve"> </w:t>
        </w:r>
      </w:ins>
      <w:ins w:id="2671" w:author="PR Preview" w:date="2026-01-01T00:00:00Z">
        <w:r>
          <w:t xml:space="preserve">holds</w:t>
        </w:r>
      </w:ins>
      <w:ins w:id="2672" w:author="PR Preview" w:date="2026-01-01T00:00:00Z">
        <w:r>
          <w:t xml:space="preserve"> </w:t>
        </w:r>
      </w:ins>
      <w:ins w:id="2673" w:author="PR Preview" w:date="2026-01-01T00:00:00Z">
        <w:r>
          <w:t xml:space="preserve">50 of the 100 flowers,</w:t>
        </w:r>
      </w:ins>
      <w:ins w:id="2674" w:author="PR Preview" w:date="2026-01-01T00:00:00Z">
        <w:r>
          <w:t xml:space="preserve"> </w:t>
        </w:r>
      </w:ins>
      <w:ins w:id="2675" w:author="PR Preview" w:date="2026-01-01T00:00:00Z">
        <w:r>
          <w:t xml:space="preserve">and 47 of them are virginica.</w:t>
        </w:r>
      </w:ins>
      <w:ins w:id="2676" w:author="PR Preview" w:date="2026-01-01T00:00:00Z">
        <w:r>
          <w:t xml:space="preserve"> </w:t>
        </w:r>
      </w:ins>
      <w:ins w:id="2677" w:author="PR Preview" w:date="2026-01-01T00:00:00Z">
        <w:r>
          <w:t xml:space="preserve">The line is a set of dimension</w:t>
        </w:r>
      </w:ins>
      <w:ins w:id="267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ins w:id="2679" w:author="PR Preview" w:date="2026-01-01T00:00:00Z">
        <w:r>
          <w:t xml:space="preserve">,</w:t>
        </w:r>
      </w:ins>
      <w:ins w:id="2680" w:author="PR Preview" w:date="2026-01-01T00:00:00Z">
        <w:r>
          <w:t xml:space="preserve"> </w:t>
        </w:r>
      </w:ins>
      <w:ins w:id="2681" w:author="PR Preview" w:date="2026-01-01T00:00:00Z">
        <w:r>
          <w:t xml:space="preserve">and each side is a region of the plane of dimension</w:t>
        </w:r>
      </w:ins>
      <w:ins w:id="268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2</m:t>
        </m:r>
      </m:oMath>
      <w:ins w:id="2683" w:author="PR Preview" w:date="2026-01-01T00:00:00Z">
        <w:r>
          <w:t xml:space="preserve"> </w:t>
        </w:r>
      </w:ins>
      <w:ins w:id="2684" w:author="PR Preview" w:date="2026-01-01T00:00:00Z">
        <w:r>
          <w:t xml:space="preserve">(</w:t>
        </w:r>
      </w:ins>
      <w:hyperlink w:anchor="thm-half-space-dimension">
        <w:ins w:id="2685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2686" w:author="PR Preview" w:date="2026-01-01T00:00:00Z">
        <w:r>
          <w:t xml:space="preserve">).</w:t>
        </w:r>
      </w:ins>
    </w:p>
    <w:bookmarkEnd w:id="78"/>
    <w:bookmarkStart w:id="79" w:name="exr-half-space-sides"/>
    <w:p>
      <w:pPr>
        <w:pStyle w:val="BodyText"/>
      </w:pPr>
      <w:ins w:id="2687" w:author="PR Preview" w:date="2026-01-01T00:00:00Z">
        <w:r>
          <w:rPr>
            <w:b/>
            <w:bCs/>
          </w:rPr>
          <w:t xml:space="preserve">Exercise 1 (Which side of the plane?)</w:t>
        </w:r>
      </w:ins>
      <w:ins w:id="2688" w:author="PR Preview" w:date="2026-01-01T00:00:00Z">
        <w:r>
          <w:t xml:space="preserve"> </w:t>
        </w:r>
      </w:ins>
      <w:ins w:id="2689" w:author="PR Preview" w:date="2026-01-01T00:00:00Z">
        <w:r>
          <w:t xml:space="preserve">Let</w:t>
        </w:r>
      </w:ins>
      <w:ins w:id="269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2691" w:author="PR Preview" w:date="2026-01-01T00:00:00Z">
        <w:r>
          <w:t xml:space="preserve"> </w:t>
        </w:r>
      </w:ins>
      <w:ins w:id="2692" w:author="PR Preview" w:date="2026-01-01T00:00:00Z">
        <w:r>
          <w:t xml:space="preserve">be the plane in</w:t>
        </w:r>
      </w:ins>
      <w:ins w:id="2693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2694" w:author="PR Preview" w:date="2026-01-01T00:00:00Z">
        <w:r>
          <w:t xml:space="preserve"> </w:t>
        </w:r>
      </w:ins>
      <w:ins w:id="2695" w:author="PR Preview" w:date="2026-01-01T00:00:00Z">
        <w:r>
          <w:t xml:space="preserve">with</w:t>
        </w:r>
      </w:ins>
      <w:ins w:id="2696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697" w:author="PR Preview" w:date="2026-01-01T00:00:00Z">
        <w:r>
          <w:t xml:space="preserve"> </w:t>
        </w:r>
      </w:ins>
      <w:ins w:id="2698" w:author="PR Preview" w:date="2026-01-01T00:00:00Z">
        <w:r>
          <w:t xml:space="preserve">and</w:t>
        </w:r>
      </w:ins>
      <w:ins w:id="2699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2700" w:author="PR Preview" w:date="2026-01-01T00:00:00Z">
        <w:r>
          <w:t xml:space="preserve"> </w:t>
        </w:r>
      </w:ins>
      <w:ins w:id="2701" w:author="PR Preview" w:date="2026-01-01T00:00:00Z">
        <w:r>
          <w:t xml:space="preserve">(</w:t>
        </w:r>
      </w:ins>
      <w:hyperlink w:anchor="exm-hyperplane-subspace">
        <w:ins w:id="2702" w:author="PR Preview" w:date="2026-01-01T00:00:00Z">
          <w:r>
            <w:rPr>
              <w:rStyle w:val="Hyperlink"/>
            </w:rPr>
            <w:t xml:space="preserve">Example 15</w:t>
          </w:r>
        </w:ins>
      </w:hyperlink>
      <w:ins w:id="2703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6"/>
        </w:numPr>
      </w:pPr>
      <w:ins w:id="2704" w:author="PR Preview" w:date="2026-01-01T00:00:00Z">
        <w:r>
          <w:t xml:space="preserve">For each point, say whether it is in</w:t>
        </w:r>
      </w:ins>
      <w:ins w:id="2705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ins w:id="2706" w:author="PR Preview" w:date="2026-01-01T00:00:00Z">
        <w:r>
          <w:t xml:space="preserve">,</w:t>
        </w:r>
      </w:ins>
      <w:ins w:id="270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2708" w:author="PR Preview" w:date="2026-01-01T00:00:00Z">
        <w:r>
          <w:t xml:space="preserve"> </w:t>
        </w:r>
      </w:ins>
      <w:ins w:id="2709" w:author="PR Preview" w:date="2026-01-01T00:00:00Z">
        <w:r>
          <w:t xml:space="preserve">or</w:t>
        </w:r>
      </w:ins>
      <w:ins w:id="2710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ins w:id="2711" w:author="PR Preview" w:date="2026-01-01T00:00:00Z">
        <w:r>
          <w:t xml:space="preserve"> </w:t>
        </w:r>
      </w:ins>
      <w:ins w:id="2712" w:author="PR Preview" w:date="2026-01-01T00:00:00Z">
        <w:r>
          <w:t xml:space="preserve">(</w:t>
        </w:r>
      </w:ins>
      <w:hyperlink w:anchor="def-half-space">
        <w:ins w:id="2713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2714" w:author="PR Preview" w:date="2026-01-01T00:00:00Z">
        <w:r>
          <w:t xml:space="preserve">):</w:t>
        </w:r>
      </w:ins>
      <w:ins w:id="271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716" w:author="PR Preview" w:date="2026-01-01T00:00:00Z">
        <w:r>
          <w:t xml:space="preserve">,</w:t>
        </w:r>
      </w:ins>
      <w:ins w:id="271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718" w:author="PR Preview" w:date="2026-01-01T00:00:00Z">
        <w:r>
          <w:t xml:space="preserve"> </w:t>
        </w:r>
      </w:ins>
      <w:ins w:id="2719" w:author="PR Preview" w:date="2026-01-01T00:00:00Z">
        <w:r>
          <w:t xml:space="preserve">and</w:t>
        </w:r>
      </w:ins>
      <w:ins w:id="272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721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6"/>
        </w:numPr>
      </w:pPr>
      <w:ins w:id="2722" w:author="PR Preview" w:date="2026-01-01T00:00:00Z">
        <w:r>
          <w:t xml:space="preserve">Write the plane and its half-spaces using</w:t>
        </w:r>
      </w:ins>
      <w:ins w:id="2723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ins w:id="2724" w:author="PR Preview" w:date="2026-01-01T00:00:00Z">
        <w:r>
          <w:t xml:space="preserve"> </w:t>
        </w:r>
      </w:ins>
      <w:ins w:id="2725" w:author="PR Preview" w:date="2026-01-01T00:00:00Z">
        <w:r>
          <w:t xml:space="preserve">and</w:t>
        </w:r>
      </w:ins>
      <w:ins w:id="2726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b</m:t>
        </m:r>
      </m:oMath>
      <w:ins w:id="2727" w:author="PR Preview" w:date="2026-01-01T00:00:00Z">
        <w:r>
          <w:t xml:space="preserve">.</w:t>
        </w:r>
      </w:ins>
      <w:ins w:id="2728" w:author="PR Preview" w:date="2026-01-01T00:00:00Z">
        <w:r>
          <w:t xml:space="preserve"> </w:t>
        </w:r>
      </w:ins>
      <w:ins w:id="2729" w:author="PR Preview" w:date="2026-01-01T00:00:00Z">
        <w:r>
          <w:t xml:space="preserve">Which points from part 1 change sides?</w:t>
        </w:r>
      </w:ins>
    </w:p>
    <w:p>
      <w:pPr>
        <w:pStyle w:val="Compact"/>
        <w:numPr>
          <w:ilvl w:val="0"/>
          <w:numId w:val="1006"/>
        </w:numPr>
      </w:pPr>
      <w:ins w:id="2730" w:author="PR Preview" w:date="2026-01-01T00:00:00Z">
        <w:r>
          <w:t xml:space="preserve">State the dimension of</w:t>
        </w:r>
      </w:ins>
      <w:ins w:id="2731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ins w:id="2732" w:author="PR Preview" w:date="2026-01-01T00:00:00Z">
        <w:r>
          <w:t xml:space="preserve"> </w:t>
        </w:r>
      </w:ins>
      <w:ins w:id="2733" w:author="PR Preview" w:date="2026-01-01T00:00:00Z">
        <w:r>
          <w:t xml:space="preserve">and of</w:t>
        </w:r>
      </w:ins>
      <w:ins w:id="2734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ins w:id="2735" w:author="PR Preview" w:date="2026-01-01T00:00:00Z">
        <w:r>
          <w:t xml:space="preserve"> </w:t>
        </w:r>
      </w:ins>
      <w:ins w:id="2736" w:author="PR Preview" w:date="2026-01-01T00:00:00Z">
        <w:r>
          <w:t xml:space="preserve">(</w:t>
        </w:r>
      </w:ins>
      <w:hyperlink w:anchor="thm-half-space-dimension">
        <w:ins w:id="2737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2738" w:author="PR Preview" w:date="2026-01-01T00:00:00Z">
        <w:r>
          <w:t xml:space="preserve">).</w:t>
        </w:r>
      </w:ins>
    </w:p>
    <w:bookmarkEnd w:id="79"/>
    <w:bookmarkStart w:id="80" w:name="sol-half-space-sides"/>
    <w:p>
      <w:pPr>
        <w:pStyle w:val="FirstParagraph"/>
      </w:pPr>
      <w:ins w:id="2739" w:author="PR Preview" w:date="2026-01-01T00:00:00Z">
        <w:r>
          <w:rPr>
            <w:i/>
            <w:iCs/>
          </w:rPr>
          <w:t xml:space="preserve">Solution 1</w:t>
        </w:r>
      </w:ins>
      <w:ins w:id="2740" w:author="PR Preview" w:date="2026-01-01T00:00:00Z">
        <w:r>
          <w:t xml:space="preserve">. </w:t>
        </w:r>
      </w:ins>
    </w:p>
    <w:p>
      <w:pPr>
        <w:numPr>
          <w:ilvl w:val="0"/>
          <w:numId w:val="1007"/>
        </w:numPr>
      </w:pPr>
      <w:ins w:id="2741" w:author="PR Preview" w:date="2026-01-01T00:00:00Z">
        <w:r>
          <w:t xml:space="preserve">Compute</w:t>
        </w:r>
      </w:ins>
      <w:ins w:id="274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ins w:id="2743" w:author="PR Preview" w:date="2026-01-01T00:00:00Z">
        <w:r>
          <w:t xml:space="preserve"> </w:t>
        </w:r>
      </w:ins>
      <w:ins w:id="2744" w:author="PR Preview" w:date="2026-01-01T00:00:00Z">
        <w:r>
          <w:t xml:space="preserve">at each point.</w:t>
        </w:r>
      </w:ins>
    </w:p>
    <w:p>
      <w:pPr>
        <w:pStyle w:val="Compact"/>
        <w:numPr>
          <w:ilvl w:val="1"/>
          <w:numId w:val="1008"/>
        </w:numPr>
      </w:pPr>
      <w:ins w:id="2745" w:author="PR Preview" w:date="2026-01-01T00:00:00Z">
        <w:r>
          <w:t xml:space="preserve">At</w:t>
        </w:r>
      </w:ins>
      <w:ins w:id="274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747" w:author="PR Preview" w:date="2026-01-01T00:00:00Z">
        <w:r>
          <w:t xml:space="preserve"> </w:t>
        </w:r>
      </w:ins>
      <w:ins w:id="2748" w:author="PR Preview" w:date="2026-01-01T00:00:00Z">
        <w:r>
          <w:t xml:space="preserve">it equals</w:t>
        </w:r>
      </w:ins>
      <w:ins w:id="2749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ins w:id="2750" w:author="PR Preview" w:date="2026-01-01T00:00:00Z">
        <w:r>
          <w:t xml:space="preserve">, so the point is in</w:t>
        </w:r>
      </w:ins>
      <w:ins w:id="2751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ins w:id="2752" w:author="PR Preview" w:date="2026-01-01T00:00:00Z">
        <w:r>
          <w:t xml:space="preserve">.</w:t>
        </w:r>
      </w:ins>
    </w:p>
    <w:p>
      <w:pPr>
        <w:pStyle w:val="Compact"/>
        <w:numPr>
          <w:ilvl w:val="1"/>
          <w:numId w:val="1008"/>
        </w:numPr>
      </w:pPr>
      <w:ins w:id="2753" w:author="PR Preview" w:date="2026-01-01T00:00:00Z">
        <w:r>
          <w:t xml:space="preserve">At</w:t>
        </w:r>
      </w:ins>
      <w:ins w:id="275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755" w:author="PR Preview" w:date="2026-01-01T00:00:00Z">
        <w:r>
          <w:t xml:space="preserve"> </w:t>
        </w:r>
      </w:ins>
      <w:ins w:id="2756" w:author="PR Preview" w:date="2026-01-01T00:00:00Z">
        <w:r>
          <w:t xml:space="preserve">it equals</w:t>
        </w:r>
      </w:ins>
      <w:ins w:id="2757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ins w:id="2758" w:author="PR Preview" w:date="2026-01-01T00:00:00Z">
        <w:r>
          <w:t xml:space="preserve">, so the point is in</w:t>
        </w:r>
      </w:ins>
      <w:ins w:id="275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2760" w:author="PR Preview" w:date="2026-01-01T00:00:00Z">
        <w:r>
          <w:t xml:space="preserve">.</w:t>
        </w:r>
      </w:ins>
    </w:p>
    <w:p>
      <w:pPr>
        <w:pStyle w:val="Compact"/>
        <w:numPr>
          <w:ilvl w:val="1"/>
          <w:numId w:val="1008"/>
        </w:numPr>
      </w:pPr>
      <w:ins w:id="2761" w:author="PR Preview" w:date="2026-01-01T00:00:00Z">
        <w:r>
          <w:t xml:space="preserve">At</w:t>
        </w:r>
      </w:ins>
      <w:ins w:id="276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763" w:author="PR Preview" w:date="2026-01-01T00:00:00Z">
        <w:r>
          <w:t xml:space="preserve"> </w:t>
        </w:r>
      </w:ins>
      <w:ins w:id="2764" w:author="PR Preview" w:date="2026-01-01T00:00:00Z">
        <w:r>
          <w:t xml:space="preserve">it equals</w:t>
        </w:r>
      </w:ins>
      <w:ins w:id="2765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ins w:id="2766" w:author="PR Preview" w:date="2026-01-01T00:00:00Z">
        <w:r>
          <w:t xml:space="preserve">, so the point is in</w:t>
        </w:r>
      </w:ins>
      <w:ins w:id="2767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ins w:id="2768" w:author="PR Preview" w:date="2026-01-01T00:00:00Z">
        <w:r>
          <w:t xml:space="preserve">.</w:t>
        </w:r>
      </w:ins>
    </w:p>
    <w:p>
      <w:pPr>
        <w:numPr>
          <w:ilvl w:val="0"/>
          <w:numId w:val="1007"/>
        </w:numPr>
      </w:pPr>
      <w:ins w:id="2769" w:author="PR Preview" w:date="2026-01-01T00:00:00Z">
        <w:r>
          <w:t xml:space="preserve">With</w:t>
        </w:r>
      </w:ins>
      <w:ins w:id="2770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2771" w:author="PR Preview" w:date="2026-01-01T00:00:00Z">
        <w:r>
          <w:t xml:space="preserve"> </w:t>
        </w:r>
      </w:ins>
      <w:ins w:id="2772" w:author="PR Preview" w:date="2026-01-01T00:00:00Z">
        <w:r>
          <w:t xml:space="preserve">and</w:t>
        </w:r>
      </w:ins>
      <w:ins w:id="2773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ins w:id="2774" w:author="PR Preview" w:date="2026-01-01T00:00:00Z">
        <w:r>
          <w:t xml:space="preserve">, the equation is</w:t>
        </w:r>
      </w:ins>
      <w:ins w:id="2775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ins w:id="2776" w:author="PR Preview" w:date="2026-01-01T00:00:00Z">
        <w:r>
          <w:t xml:space="preserve">.</w:t>
        </w:r>
      </w:ins>
      <w:ins w:id="2777" w:author="PR Preview" w:date="2026-01-01T00:00:00Z">
        <w:r>
          <w:t xml:space="preserve"> </w:t>
        </w:r>
      </w:ins>
      <w:ins w:id="2778" w:author="PR Preview" w:date="2026-01-01T00:00:00Z">
        <w:r>
          <w:t xml:space="preserve">Multiplying both sides by</w:t>
        </w:r>
      </w:ins>
      <w:ins w:id="2779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2780" w:author="PR Preview" w:date="2026-01-01T00:00:00Z">
        <w:r>
          <w:t xml:space="preserve"> </w:t>
        </w:r>
      </w:ins>
      <w:ins w:id="2781" w:author="PR Preview" w:date="2026-01-01T00:00:00Z">
        <w:r>
          <w:t xml:space="preserve">gives the original equation, so it is the same plane.</w:t>
        </w:r>
      </w:ins>
      <w:ins w:id="2782" w:author="PR Preview" w:date="2026-01-01T00:00:00Z">
        <w:r>
          <w:t xml:space="preserve"> </w:t>
        </w:r>
      </w:ins>
      <w:ins w:id="2783" w:author="PR Preview" w:date="2026-01-01T00:00:00Z">
        <w:r>
          <w:t xml:space="preserve">The new expression is the negative of the old one at every point,</w:t>
        </w:r>
      </w:ins>
      <w:ins w:id="2784" w:author="PR Preview" w:date="2026-01-01T00:00:00Z">
        <w:r>
          <w:t xml:space="preserve"> </w:t>
        </w:r>
      </w:ins>
      <w:ins w:id="2785" w:author="PR Preview" w:date="2026-01-01T00:00:00Z">
        <w:r>
          <w:t xml:space="preserve">so the new positive half-space is the old</w:t>
        </w:r>
      </w:ins>
      <w:ins w:id="2786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ins w:id="2787" w:author="PR Preview" w:date="2026-01-01T00:00:00Z">
        <w:r>
          <w:t xml:space="preserve"> </w:t>
        </w:r>
      </w:ins>
      <w:ins w:id="2788" w:author="PR Preview" w:date="2026-01-01T00:00:00Z">
        <w:r>
          <w:t xml:space="preserve">and the new negative half-space is the old</w:t>
        </w:r>
      </w:ins>
      <w:ins w:id="2789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ins w:id="2790" w:author="PR Preview" w:date="2026-01-01T00:00:00Z">
        <w:r>
          <w:t xml:space="preserve">.</w:t>
        </w:r>
      </w:ins>
      <w:ins w:id="2791" w:author="PR Preview" w:date="2026-01-01T00:00:00Z">
        <w:r>
          <w:t xml:space="preserve"> </w:t>
        </w:r>
      </w:ins>
      <w:ins w:id="2792" w:author="PR Preview" w:date="2026-01-01T00:00:00Z">
        <w:r>
          <w:t xml:space="preserve">The origin</w:t>
        </w:r>
      </w:ins>
      <w:ins w:id="279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794" w:author="PR Preview" w:date="2026-01-01T00:00:00Z">
        <w:r>
          <w:t xml:space="preserve"> </w:t>
        </w:r>
      </w:ins>
      <w:ins w:id="2795" w:author="PR Preview" w:date="2026-01-01T00:00:00Z">
        <w:r>
          <w:t xml:space="preserve">is now in the positive half-space,</w:t>
        </w:r>
      </w:ins>
      <w:ins w:id="2796" w:author="PR Preview" w:date="2026-01-01T00:00:00Z">
        <w:r>
          <w:t xml:space="preserve"> </w:t>
        </w:r>
      </w:ins>
      <w:ins w:id="2797" w:author="PR Preview" w:date="2026-01-01T00:00:00Z">
        <w:r>
          <w:t xml:space="preserve">and</w:t>
        </w:r>
      </w:ins>
      <w:ins w:id="279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799" w:author="PR Preview" w:date="2026-01-01T00:00:00Z">
        <w:r>
          <w:t xml:space="preserve"> </w:t>
        </w:r>
      </w:ins>
      <w:ins w:id="2800" w:author="PR Preview" w:date="2026-01-01T00:00:00Z">
        <w:r>
          <w:t xml:space="preserve">is now in the negative half-space.</w:t>
        </w:r>
      </w:ins>
      <w:ins w:id="2801" w:author="PR Preview" w:date="2026-01-01T00:00:00Z">
        <w:r>
          <w:t xml:space="preserve"> </w:t>
        </w:r>
      </w:ins>
      <w:ins w:id="2802" w:author="PR Preview" w:date="2026-01-01T00:00:00Z">
        <w:r>
          <w:t xml:space="preserve">The point</w:t>
        </w:r>
      </w:ins>
      <w:ins w:id="280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804" w:author="PR Preview" w:date="2026-01-01T00:00:00Z">
        <w:r>
          <w:t xml:space="preserve"> </w:t>
        </w:r>
      </w:ins>
      <w:ins w:id="2805" w:author="PR Preview" w:date="2026-01-01T00:00:00Z">
        <w:r>
          <w:t xml:space="preserve">stays on the plane.</w:t>
        </w:r>
      </w:ins>
      <w:ins w:id="2806" w:author="PR Preview" w:date="2026-01-01T00:00:00Z">
        <w:r>
          <w:t xml:space="preserve"> </w:t>
        </w:r>
      </w:ins>
      <w:ins w:id="2807" w:author="PR Preview" w:date="2026-01-01T00:00:00Z">
        <w:r>
          <w:t xml:space="preserve">So the origin and</w:t>
        </w:r>
      </w:ins>
      <w:ins w:id="280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809" w:author="PR Preview" w:date="2026-01-01T00:00:00Z">
        <w:r>
          <w:t xml:space="preserve"> </w:t>
        </w:r>
      </w:ins>
      <w:ins w:id="2810" w:author="PR Preview" w:date="2026-01-01T00:00:00Z">
        <w:r>
          <w:t xml:space="preserve">both change names, and the point on the plane does not.</w:t>
        </w:r>
      </w:ins>
    </w:p>
    <w:p>
      <w:pPr>
        <w:numPr>
          <w:ilvl w:val="0"/>
          <w:numId w:val="1007"/>
        </w:numPr>
      </w:pPr>
      <w:ins w:id="2811" w:author="PR Preview" w:date="2026-01-01T00:00:00Z">
        <w:r>
          <w:t xml:space="preserve">Here</w:t>
        </w:r>
      </w:ins>
      <w:ins w:id="281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3</m:t>
        </m:r>
      </m:oMath>
      <w:ins w:id="2813" w:author="PR Preview" w:date="2026-01-01T00:00:00Z">
        <w:r>
          <w:t xml:space="preserve">.</w:t>
        </w:r>
      </w:ins>
      <w:ins w:id="2814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ins w:id="2815" w:author="PR Preview" w:date="2026-01-01T00:00:00Z">
        <w:r>
          <w:t xml:space="preserve"> </w:t>
        </w:r>
      </w:ins>
      <w:ins w:id="2816" w:author="PR Preview" w:date="2026-01-01T00:00:00Z">
        <w:r>
          <w:t xml:space="preserve">is the subspace</w:t>
        </w:r>
      </w:ins>
      <w:ins w:id="2817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ins w:id="2818" w:author="PR Preview" w:date="2026-01-01T00:00:00Z">
        <w:r>
          <w:t xml:space="preserve">, which has dimension</w:t>
        </w:r>
      </w:ins>
      <w:ins w:id="281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ins w:id="2820" w:author="PR Preview" w:date="2026-01-01T00:00:00Z">
        <w:r>
          <w:t xml:space="preserve">.</w:t>
        </w:r>
      </w:ins>
      <w:ins w:id="2821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2822" w:author="PR Preview" w:date="2026-01-01T00:00:00Z">
        <w:r>
          <w:t xml:space="preserve"> </w:t>
        </w:r>
      </w:ins>
      <w:ins w:id="2823" w:author="PR Preview" w:date="2026-01-01T00:00:00Z">
        <w:r>
          <w:t xml:space="preserve">has dimension</w:t>
        </w:r>
      </w:ins>
      <w:ins w:id="282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3</m:t>
        </m:r>
      </m:oMath>
      <w:ins w:id="2825" w:author="PR Preview" w:date="2026-01-01T00:00:00Z">
        <w:r>
          <w:t xml:space="preserve">.</w:t>
        </w:r>
      </w:ins>
    </w:p>
    <w:bookmarkEnd w:id="80"/>
    <w:bookmarkStart w:id="81" w:name="def-rank-factorization"/>
    <w:p>
      <w:pPr>
        <w:pStyle w:val="FirstParagraph"/>
      </w:pPr>
      <w:ins w:id="2826" w:author="PR Preview" w:date="2026-01-01T00:00:00Z">
        <w:r>
          <w:rPr>
            <w:b/>
            <w:bCs/>
          </w:rPr>
          <w:t xml:space="preserve">Definition 7 (Rank factorization)</w:t>
        </w:r>
      </w:ins>
      <w:ins w:id="2827" w:author="PR Preview" w:date="2026-01-01T00:00:00Z">
        <w:r>
          <w:t xml:space="preserve"> </w:t>
        </w:r>
      </w:ins>
      <w:ins w:id="2828" w:author="PR Preview" w:date="2026-01-01T00:00:00Z">
        <w:r>
          <w:t xml:space="preserve">Let</w:t>
        </w:r>
      </w:ins>
      <w:ins w:id="282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830" w:author="PR Preview" w:date="2026-01-01T00:00:00Z">
        <w:r>
          <w:t xml:space="preserve"> </w:t>
        </w:r>
      </w:ins>
      <w:ins w:id="2831" w:author="PR Preview" w:date="2026-01-01T00:00:00Z">
        <w:r>
          <w:t xml:space="preserve">be an</w:t>
        </w:r>
      </w:ins>
      <w:ins w:id="2832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2833" w:author="PR Preview" w:date="2026-01-01T00:00:00Z">
        <w:r>
          <w:t xml:space="preserve"> </w:t>
        </w:r>
      </w:ins>
      <w:ins w:id="2834" w:author="PR Preview" w:date="2026-01-01T00:00:00Z">
        <w:r>
          <w:t xml:space="preserve">matrix with</w:t>
        </w:r>
      </w:ins>
      <w:ins w:id="2835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ins w:id="2836" w:author="PR Preview" w:date="2026-01-01T00:00:00Z">
        <w:r>
          <w:t xml:space="preserve">.</w:t>
        </w:r>
      </w:ins>
      <w:ins w:id="2837" w:author="PR Preview" w:date="2026-01-01T00:00:00Z">
        <w:r>
          <w:t xml:space="preserve"> </w:t>
        </w:r>
      </w:ins>
      <w:ins w:id="2838" w:author="PR Preview" w:date="2026-01-01T00:00:00Z">
        <w:r>
          <w:t xml:space="preserve">A</w:t>
        </w:r>
      </w:ins>
      <w:ins w:id="2839" w:author="PR Preview" w:date="2026-01-01T00:00:00Z">
        <w:r>
          <w:t xml:space="preserve"> </w:t>
        </w:r>
      </w:ins>
      <w:ins w:id="2840" w:author="PR Preview" w:date="2026-01-01T00:00:00Z">
        <w:r>
          <w:rPr>
            <w:b/>
            <w:bCs/>
          </w:rPr>
          <w:t xml:space="preserve">rank factorization</w:t>
        </w:r>
      </w:ins>
      <w:ins w:id="2841" w:author="PR Preview" w:date="2026-01-01T00:00:00Z">
        <w:r>
          <w:t xml:space="preserve"> </w:t>
        </w:r>
      </w:ins>
      <w:ins w:id="2842" w:author="PR Preview" w:date="2026-01-01T00:00:00Z">
        <w:r>
          <w:t xml:space="preserve">of</w:t>
        </w:r>
      </w:ins>
      <w:ins w:id="284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844" w:author="PR Preview" w:date="2026-01-01T00:00:00Z">
        <w:r>
          <w:t xml:space="preserve"> </w:t>
        </w:r>
      </w:ins>
      <w:ins w:id="2845" w:author="PR Preview" w:date="2026-01-01T00:00:00Z">
        <w:r>
          <w:t xml:space="preserve">is a product</w:t>
        </w:r>
      </w:ins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1"/>
    <w:bookmarkStart w:id="82" w:name="exm-rank-factorization"/>
    <w:p>
      <w:pPr>
        <w:pStyle w:val="FirstParagraph"/>
      </w:pPr>
      <w:ins w:id="2846" w:author="PR Preview" w:date="2026-01-01T00:00:00Z">
        <w:r>
          <w:rPr>
            <w:b/>
            <w:bCs/>
          </w:rPr>
          <w:t xml:space="preserve">Example 19 (A rank factorization of a rank-one matrix)</w:t>
        </w:r>
      </w:ins>
      <w:ins w:id="2847" w:author="PR Preview" w:date="2026-01-01T00:00:00Z">
        <w:r>
          <w:t xml:space="preserve"> </w:t>
        </w:r>
      </w:ins>
      <w:ins w:id="2848" w:author="PR Preview" w:date="2026-01-01T00:00:00Z">
        <w:r>
          <w:t xml:space="preserve">The matrix</w:t>
        </w:r>
      </w:ins>
      <w:ins w:id="284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850" w:author="PR Preview" w:date="2026-01-01T00:00:00Z">
        <w:r>
          <w:t xml:space="preserve"> </w:t>
        </w:r>
      </w:ins>
      <w:ins w:id="2851" w:author="PR Preview" w:date="2026-01-01T00:00:00Z">
        <w:r>
          <w:t xml:space="preserve">in</w:t>
        </w:r>
      </w:ins>
      <w:ins w:id="2852" w:author="PR Preview" w:date="2026-01-01T00:00:00Z">
        <w:r>
          <w:t xml:space="preserve"> </w:t>
        </w:r>
      </w:ins>
      <w:hyperlink w:anchor="exm-column-space">
        <w:ins w:id="2853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2854" w:author="PR Preview" w:date="2026-01-01T00:00:00Z">
        <w:r>
          <w:t xml:space="preserve"> </w:t>
        </w:r>
      </w:ins>
      <w:ins w:id="2855" w:author="PR Preview" w:date="2026-01-01T00:00:00Z">
        <w:r>
          <w:t xml:space="preserve">has rank</w:t>
        </w:r>
      </w:ins>
      <w:ins w:id="2856" w:author="PR Preview" w:date="2026-01-01T00:00:00Z">
        <w:r>
          <w:t xml:space="preserve"> </w:t>
        </w:r>
      </w:ins>
      <m:oMath>
        <m:r>
          <m:t>1</m:t>
        </m:r>
      </m:oMath>
      <w:ins w:id="2857" w:author="PR Preview" w:date="2026-01-01T00:00:00Z">
        <w:r>
          <w:t xml:space="preserve"> </w:t>
        </w:r>
      </w:ins>
      <w:ins w:id="2858" w:author="PR Preview" w:date="2026-01-01T00:00:00Z">
        <w:r>
          <w:t xml:space="preserve">(</w:t>
        </w:r>
      </w:ins>
      <w:hyperlink w:anchor="exm-rank-dim">
        <w:ins w:id="2859" w:author="PR Preview" w:date="2026-01-01T00:00:00Z">
          <w:r>
            <w:rPr>
              <w:rStyle w:val="Hyperlink"/>
            </w:rPr>
            <w:t xml:space="preserve">Example 8</w:t>
          </w:r>
        </w:ins>
      </w:hyperlink>
      <w:ins w:id="2860" w:author="PR Preview" w:date="2026-01-01T00:00:00Z">
        <w:r>
          <w:t xml:space="preserve">), 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2861" w:author="PR Preview" w:date="2026-01-01T00:00:00Z">
        <w:r>
          <w:t xml:space="preserve">so</w:t>
        </w:r>
      </w:ins>
      <w:ins w:id="2862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ins w:id="2863" w:author="PR Preview" w:date="2026-01-01T00:00:00Z">
        <w:r>
          <w:t xml:space="preserve"> </w:t>
        </w:r>
      </w:ins>
      <w:ins w:id="2864" w:author="PR Preview" w:date="2026-01-01T00:00:00Z">
        <w:r>
          <w:t xml:space="preserve">(</w:t>
        </w:r>
      </w:ins>
      <m:oMath>
        <m:r>
          <m:t>2</m:t>
        </m:r>
        <m:r>
          <m:rPr>
            <m:sty m:val="p"/>
          </m:rPr>
          <m:t>×</m:t>
        </m:r>
        <m:r>
          <m:t>1</m:t>
        </m:r>
      </m:oMath>
      <w:ins w:id="2865" w:author="PR Preview" w:date="2026-01-01T00:00:00Z">
        <w:r>
          <w:t xml:space="preserve">)</w:t>
        </w:r>
      </w:ins>
      <w:ins w:id="2866" w:author="PR Preview" w:date="2026-01-01T00:00:00Z">
        <w:r>
          <w:t xml:space="preserve"> </w:t>
        </w:r>
      </w:ins>
      <w:ins w:id="2867" w:author="PR Preview" w:date="2026-01-01T00:00:00Z">
        <w:r>
          <w:t xml:space="preserve">and</w:t>
        </w:r>
      </w:ins>
      <w:ins w:id="2868" w:author="PR Preview" w:date="2026-01-01T00:00:00Z">
        <w:r>
          <w:t xml:space="preserve"> </w:t>
        </w:r>
      </w:ins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ins w:id="2869" w:author="PR Preview" w:date="2026-01-01T00:00:00Z">
        <w:r>
          <w:t xml:space="preserve"> </w:t>
        </w:r>
      </w:ins>
      <w:ins w:id="2870" w:author="PR Preview" w:date="2026-01-01T00:00:00Z">
        <w:r>
          <w:t xml:space="preserve">(</w:t>
        </w:r>
      </w:ins>
      <m:oMath>
        <m:r>
          <m:t>1</m:t>
        </m:r>
        <m:r>
          <m:rPr>
            <m:sty m:val="p"/>
          </m:rPr>
          <m:t>×</m:t>
        </m:r>
        <m:r>
          <m:t>3</m:t>
        </m:r>
      </m:oMath>
      <w:ins w:id="2871" w:author="PR Preview" w:date="2026-01-01T00:00:00Z">
        <w:r>
          <w:t xml:space="preserve">)</w:t>
        </w:r>
      </w:ins>
      <w:ins w:id="2872" w:author="PR Preview" w:date="2026-01-01T00:00:00Z">
        <w:r>
          <w:t xml:space="preserve"> </w:t>
        </w:r>
      </w:ins>
      <w:ins w:id="2873" w:author="PR Preview" w:date="2026-01-01T00:00:00Z">
        <w:r>
          <w:t xml:space="preserve">are a rank factorization.</w:t>
        </w:r>
      </w:ins>
      <w:ins w:id="2874" w:author="PR Preview" w:date="2026-01-01T00:00:00Z">
        <w:r>
          <w:t xml:space="preserve"> </w:t>
        </w:r>
      </w:ins>
      <w:ins w:id="2875" w:author="PR Preview" w:date="2026-01-01T00:00:00Z">
        <w:r>
          <w:t xml:space="preserve">It is not unique:</w:t>
        </w:r>
      </w:ins>
      <w:ins w:id="2876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ins w:id="2877" w:author="PR Preview" w:date="2026-01-01T00:00:00Z">
        <w:r>
          <w:t xml:space="preserve"> </w:t>
        </w:r>
      </w:ins>
      <w:ins w:id="2878" w:author="PR Preview" w:date="2026-01-01T00:00:00Z">
        <w:r>
          <w:t xml:space="preserve">and</w:t>
        </w:r>
      </w:ins>
      <w:ins w:id="2879" w:author="PR Preview" w:date="2026-01-01T00:00:00Z">
        <w:r>
          <w:t xml:space="preserve"> </w:t>
        </w:r>
      </w:ins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ins w:id="2880" w:author="PR Preview" w:date="2026-01-01T00:00:00Z">
        <w:r>
          <w:t xml:space="preserve"> </w:t>
        </w:r>
      </w:ins>
      <w:ins w:id="2881" w:author="PR Preview" w:date="2026-01-01T00:00:00Z">
        <w:r>
          <w:t xml:space="preserve">give the same product.</w:t>
        </w:r>
      </w:ins>
      <w:ins w:id="2882" w:author="PR Preview" w:date="2026-01-01T00:00:00Z">
        <w:r>
          <w:t xml:space="preserve"> </w:t>
        </w:r>
      </w:ins>
      <w:ins w:id="2883" w:author="PR Preview" w:date="2026-01-01T00:00:00Z">
        <w:r>
          <w:t xml:space="preserve">A product</w:t>
        </w:r>
      </w:ins>
      <w:ins w:id="2884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ins w:id="2885" w:author="PR Preview" w:date="2026-01-01T00:00:00Z">
        <w:r>
          <w:t xml:space="preserve"> </w:t>
        </w:r>
      </w:ins>
      <w:ins w:id="2886" w:author="PR Preview" w:date="2026-01-01T00:00:00Z">
        <w:r>
          <w:t xml:space="preserve">with</w:t>
        </w:r>
      </w:ins>
      <w:ins w:id="2887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</m:oMath>
      <w:ins w:id="2888" w:author="PR Preview" w:date="2026-01-01T00:00:00Z">
        <w:r>
          <w:t xml:space="preserve"> </w:t>
        </w:r>
      </w:ins>
      <w:ins w:id="2889" w:author="PR Preview" w:date="2026-01-01T00:00:00Z">
        <w:r>
          <w:t xml:space="preserve">of size</w:t>
        </w:r>
      </w:ins>
      <w:ins w:id="2890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2891" w:author="PR Preview" w:date="2026-01-01T00:00:00Z">
        <w:r>
          <w:t xml:space="preserve"> </w:t>
        </w:r>
      </w:ins>
      <w:ins w:id="2892" w:author="PR Preview" w:date="2026-01-01T00:00:00Z">
        <w:r>
          <w:t xml:space="preserve">is not a rank factorization of this</w:t>
        </w:r>
      </w:ins>
      <w:ins w:id="289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894" w:author="PR Preview" w:date="2026-01-01T00:00:00Z">
        <w:r>
          <w:t xml:space="preserve">,</w:t>
        </w:r>
      </w:ins>
      <w:ins w:id="2895" w:author="PR Preview" w:date="2026-01-01T00:00:00Z">
        <w:r>
          <w:t xml:space="preserve"> </w:t>
        </w:r>
      </w:ins>
      <w:ins w:id="2896" w:author="PR Preview" w:date="2026-01-01T00:00:00Z">
        <w:r>
          <w:t xml:space="preserve">because the inner dimension must equal</w:t>
        </w:r>
      </w:ins>
      <w:ins w:id="2897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2898" w:author="PR Preview" w:date="2026-01-01T00:00:00Z">
        <w:r>
          <w:t xml:space="preserve">.</w:t>
        </w:r>
      </w:ins>
    </w:p>
    <w:bookmarkEnd w:id="82"/>
    <w:bookmarkStart w:id="83" w:name="thm-rank-factorization"/>
    <w:p>
      <w:pPr>
        <w:pStyle w:val="BodyText"/>
      </w:pPr>
      <w:ins w:id="2899" w:author="PR Preview" w:date="2026-01-01T00:00:00Z">
        <w:r>
          <w:rPr>
            <w:b/>
            <w:bCs/>
          </w:rPr>
          <w:t xml:space="preserve">Theorem 12 (Every nonzero matrix has a rank factorization)</w:t>
        </w:r>
      </w:ins>
      <w:ins w:id="2900" w:author="PR Preview" w:date="2026-01-01T00:00:00Z">
        <w:r>
          <w:t xml:space="preserve"> </w:t>
        </w:r>
      </w:ins>
      <w:ins w:id="2901" w:author="PR Preview" w:date="2026-01-01T00:00:00Z">
        <w:r>
          <w:t xml:space="preserve">Every</w:t>
        </w:r>
      </w:ins>
      <w:ins w:id="2902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2903" w:author="PR Preview" w:date="2026-01-01T00:00:00Z">
        <w:r>
          <w:t xml:space="preserve"> </w:t>
        </w:r>
      </w:ins>
      <w:ins w:id="2904" w:author="PR Preview" w:date="2026-01-01T00:00:00Z">
        <w:r>
          <w:t xml:space="preserve">matrix</w:t>
        </w:r>
      </w:ins>
      <w:ins w:id="290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906" w:author="PR Preview" w:date="2026-01-01T00:00:00Z">
        <w:r>
          <w:t xml:space="preserve"> </w:t>
        </w:r>
      </w:ins>
      <w:ins w:id="2907" w:author="PR Preview" w:date="2026-01-01T00:00:00Z">
        <w:r>
          <w:t xml:space="preserve">with</w:t>
        </w:r>
      </w:ins>
      <w:ins w:id="2908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ins w:id="2909" w:author="PR Preview" w:date="2026-01-01T00:00:00Z">
        <w:r>
          <w:t xml:space="preserve"> </w:t>
        </w:r>
      </w:ins>
      <w:ins w:id="2910" w:author="PR Preview" w:date="2026-01-01T00:00:00Z">
        <w:r>
          <w:t xml:space="preserve">has a rank factorization (</w:t>
        </w:r>
      </w:ins>
      <w:hyperlink w:anchor="def-rank-factorization">
        <w:ins w:id="2911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2912" w:author="PR Preview" w:date="2026-01-01T00:00:00Z">
        <w:r>
          <w:t xml:space="preserve">).</w:t>
        </w:r>
      </w:ins>
      <w:ins w:id="2913" w:author="PR Preview" w:date="2026-01-01T00:00:00Z">
        <w:r>
          <w:t xml:space="preserve"> </w:t>
        </w:r>
      </w:ins>
      <w:ins w:id="2914" w:author="PR Preview" w:date="2026-01-01T00:00:00Z">
        <w:r>
          <w:t xml:space="preserve">One is given by taking the columns of</w:t>
        </w:r>
      </w:ins>
      <w:ins w:id="2915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</m:oMath>
      <w:ins w:id="2916" w:author="PR Preview" w:date="2026-01-01T00:00:00Z">
        <w:r>
          <w:t xml:space="preserve"> </w:t>
        </w:r>
      </w:ins>
      <w:ins w:id="2917" w:author="PR Preview" w:date="2026-01-01T00:00:00Z">
        <w:r>
          <w:t xml:space="preserve">to be any basis of</w:t>
        </w:r>
      </w:ins>
      <w:ins w:id="291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2919" w:author="PR Preview" w:date="2026-01-01T00:00:00Z">
        <w:r>
          <w:t xml:space="preserve">.</w:t>
        </w:r>
      </w:ins>
    </w:p>
    <w:bookmarkEnd w:id="83"/>
    <w:p>
      <w:pPr>
        <w:pStyle w:val="BodyText"/>
      </w:pPr>
      <w:ins w:id="2920" w:author="PR Preview" w:date="2026-01-01T00:00:00Z">
        <w:r>
          <w:rPr>
            <w:i/>
            <w:iCs/>
          </w:rPr>
          <w:t xml:space="preserve">Proof</w:t>
        </w:r>
      </w:ins>
      <w:ins w:id="2921" w:author="PR Preview" w:date="2026-01-01T00:00:00Z">
        <w:r>
          <w:t xml:space="preserve">.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2922" w:author="PR Preview" w:date="2026-01-01T00:00:00Z">
        <w:r>
          <w:t xml:space="preserve"> </w:t>
        </w:r>
      </w:ins>
      <w:ins w:id="2923" w:author="PR Preview" w:date="2026-01-01T00:00:00Z">
        <w:r>
          <w:t xml:space="preserve">has dimension</w:t>
        </w:r>
      </w:ins>
      <w:ins w:id="2924" w:author="PR Preview" w:date="2026-01-01T00:00:00Z">
        <w:r>
          <w:t xml:space="preserve"> </w:t>
        </w:r>
      </w:ins>
      <m:oMath>
        <m:r>
          <m:t>r</m:t>
        </m:r>
      </m:oMath>
      <w:ins w:id="2925" w:author="PR Preview" w:date="2026-01-01T00:00:00Z">
        <w:r>
          <w:t xml:space="preserve"> </w:t>
        </w:r>
      </w:ins>
      <w:ins w:id="2926" w:author="PR Preview" w:date="2026-01-01T00:00:00Z">
        <w:r>
          <w:t xml:space="preserve">(</w:t>
        </w:r>
      </w:ins>
      <w:hyperlink w:anchor="thm-rank-dim">
        <w:ins w:id="2927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2928" w:author="PR Preview" w:date="2026-01-01T00:00:00Z">
        <w:r>
          <w:t xml:space="preserve">),</w:t>
        </w:r>
      </w:ins>
      <w:ins w:id="2929" w:author="PR Preview" w:date="2026-01-01T00:00:00Z">
        <w:r>
          <w:t xml:space="preserve"> </w:t>
        </w:r>
      </w:ins>
      <w:ins w:id="2930" w:author="PR Preview" w:date="2026-01-01T00:00:00Z">
        <w:r>
          <w:t xml:space="preserve">so it has a basis</w:t>
        </w:r>
      </w:ins>
      <w:ins w:id="2931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ins w:id="2932" w:author="PR Preview" w:date="2026-01-01T00:00:00Z">
        <w:r>
          <w:t xml:space="preserve"> </w:t>
        </w:r>
      </w:ins>
      <w:ins w:id="2933" w:author="PR Preview" w:date="2026-01-01T00:00:00Z">
        <w:r>
          <w:t xml:space="preserve">(</w:t>
        </w:r>
      </w:ins>
      <w:hyperlink r:id="rId44">
        <w:ins w:id="2934" w:author="PR Preview" w:date="2026-01-01T00:00:00Z">
          <w:r>
            <w:rPr>
              <w:rStyle w:val="Hyperlink"/>
            </w:rPr>
            <w:t xml:space="preserve">Theorem 9 in Subspaces and Rank</w:t>
          </w:r>
        </w:ins>
      </w:hyperlink>
      <w:ins w:id="2935" w:author="PR Preview" w:date="2026-01-01T00:00:00Z">
        <w:r>
          <w:t xml:space="preserve">);</w:t>
        </w:r>
      </w:ins>
      <w:ins w:id="2936" w:author="PR Preview" w:date="2026-01-01T00:00:00Z">
        <w:r>
          <w:t xml:space="preserve"> </w:t>
        </w:r>
      </w:ins>
      <w:ins w:id="2937" w:author="PR Preview" w:date="2026-01-01T00:00:00Z">
        <w:r>
          <w:t xml:space="preserve">let</w:t>
        </w:r>
      </w:ins>
      <w:ins w:id="2938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</m:oMath>
      <w:ins w:id="2939" w:author="PR Preview" w:date="2026-01-01T00:00:00Z">
        <w:r>
          <w:t xml:space="preserve"> </w:t>
        </w:r>
      </w:ins>
      <w:ins w:id="2940" w:author="PR Preview" w:date="2026-01-01T00:00:00Z">
        <w:r>
          <w:t xml:space="preserve">be the</w:t>
        </w:r>
      </w:ins>
      <w:ins w:id="2941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r</m:t>
        </m:r>
      </m:oMath>
      <w:ins w:id="2942" w:author="PR Preview" w:date="2026-01-01T00:00:00Z">
        <w:r>
          <w:t xml:space="preserve"> </w:t>
        </w:r>
      </w:ins>
      <w:ins w:id="2943" w:author="PR Preview" w:date="2026-01-01T00:00:00Z">
        <w:r>
          <w:t xml:space="preserve">matrix with these columns.</w:t>
        </w:r>
      </w:ins>
      <w:ins w:id="2944" w:author="PR Preview" w:date="2026-01-01T00:00:00Z">
        <w:r>
          <w:t xml:space="preserve"> </w:t>
        </w:r>
      </w:ins>
      <w:ins w:id="2945" w:author="PR Preview" w:date="2026-01-01T00:00:00Z">
        <w:r>
          <w:t xml:space="preserve">Each column</w:t>
        </w:r>
      </w:ins>
      <w:ins w:id="2946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ins w:id="2947" w:author="PR Preview" w:date="2026-01-01T00:00:00Z">
        <w:r>
          <w:t xml:space="preserve"> </w:t>
        </w:r>
      </w:ins>
      <w:ins w:id="2948" w:author="PR Preview" w:date="2026-01-01T00:00:00Z">
        <w:r>
          <w:t xml:space="preserve">of</w:t>
        </w:r>
      </w:ins>
      <w:ins w:id="294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950" w:author="PR Preview" w:date="2026-01-01T00:00:00Z">
        <w:r>
          <w:t xml:space="preserve"> </w:t>
        </w:r>
      </w:ins>
      <w:ins w:id="2951" w:author="PR Preview" w:date="2026-01-01T00:00:00Z">
        <w:r>
          <w:t xml:space="preserve">is in</w:t>
        </w:r>
      </w:ins>
      <w:ins w:id="295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2953" w:author="PR Preview" w:date="2026-01-01T00:00:00Z">
        <w:r>
          <w:t xml:space="preserve">,</w:t>
        </w:r>
      </w:ins>
      <w:ins w:id="2954" w:author="PR Preview" w:date="2026-01-01T00:00:00Z">
        <w:r>
          <w:t xml:space="preserve"> </w:t>
        </w:r>
      </w:ins>
      <w:ins w:id="2955" w:author="PR Preview" w:date="2026-01-01T00:00:00Z">
        <w:r>
          <w:t xml:space="preserve">so</w:t>
        </w:r>
      </w:ins>
      <w:ins w:id="2956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ins w:id="2957" w:author="PR Preview" w:date="2026-01-01T00:00:00Z">
        <w:r>
          <w:t xml:space="preserve"> </w:t>
        </w:r>
      </w:ins>
      <w:ins w:id="2958" w:author="PR Preview" w:date="2026-01-01T00:00:00Z">
        <w:r>
          <w:t xml:space="preserve">for some numbers</w:t>
        </w:r>
      </w:ins>
      <w:ins w:id="2959" w:author="PR Preview" w:date="2026-01-01T00:00:00Z">
        <w:r>
          <w:t xml:space="preserve"> </w:t>
        </w:r>
      </w:ins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ins w:id="2960" w:author="PR Preview" w:date="2026-01-01T00:00:00Z">
        <w:r>
          <w:t xml:space="preserve">,</w:t>
        </w:r>
      </w:ins>
      <w:ins w:id="2961" w:author="PR Preview" w:date="2026-01-01T00:00:00Z">
        <w:r>
          <w:t xml:space="preserve"> </w:t>
        </w:r>
      </w:ins>
      <w:ins w:id="2962" w:author="PR Preview" w:date="2026-01-01T00:00:00Z">
        <w:r>
          <w:t xml:space="preserve">because the basis spans</w:t>
        </w:r>
      </w:ins>
      <w:ins w:id="296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2964" w:author="PR Preview" w:date="2026-01-01T00:00:00Z">
        <w:r>
          <w:t xml:space="preserve">.</w:t>
        </w:r>
      </w:ins>
      <w:ins w:id="2965" w:author="PR Preview" w:date="2026-01-01T00:00:00Z">
        <w:r>
          <w:t xml:space="preserve"> </w:t>
        </w:r>
      </w:ins>
      <w:ins w:id="2966" w:author="PR Preview" w:date="2026-01-01T00:00:00Z">
        <w:r>
          <w:t xml:space="preserve">Let</w:t>
        </w:r>
      </w:ins>
      <w:ins w:id="2967" w:author="PR Preview" w:date="2026-01-01T00:00:00Z">
        <w:r>
          <w:t xml:space="preserve"> </w:t>
        </w:r>
      </w:ins>
      <m:oMath>
        <m:r>
          <m:rPr>
            <m:sty m:val="bi"/>
          </m:rPr>
          <m:t>R</m:t>
        </m:r>
      </m:oMath>
      <w:ins w:id="2968" w:author="PR Preview" w:date="2026-01-01T00:00:00Z">
        <w:r>
          <w:t xml:space="preserve"> </w:t>
        </w:r>
      </w:ins>
      <w:ins w:id="2969" w:author="PR Preview" w:date="2026-01-01T00:00:00Z">
        <w:r>
          <w:t xml:space="preserve">be the</w:t>
        </w:r>
      </w:ins>
      <w:ins w:id="2970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×</m:t>
        </m:r>
        <m:r>
          <m:t>n</m:t>
        </m:r>
      </m:oMath>
      <w:ins w:id="2971" w:author="PR Preview" w:date="2026-01-01T00:00:00Z">
        <w:r>
          <w:t xml:space="preserve"> </w:t>
        </w:r>
      </w:ins>
      <w:ins w:id="2972" w:author="PR Preview" w:date="2026-01-01T00:00:00Z">
        <w:r>
          <w:t xml:space="preserve">matrix with entries</w:t>
        </w:r>
      </w:ins>
      <w:ins w:id="2973" w:author="PR Preview" w:date="2026-01-01T00:00:00Z">
        <w:r>
          <w:t xml:space="preserve"> </w:t>
        </w:r>
      </w:ins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ins w:id="2974" w:author="PR Preview" w:date="2026-01-01T00:00:00Z">
        <w:r>
          <w:t xml:space="preserve">,</w:t>
        </w:r>
      </w:ins>
      <w:ins w:id="2975" w:author="PR Preview" w:date="2026-01-01T00:00:00Z">
        <w:r>
          <w:t xml:space="preserve"> </w:t>
        </w:r>
      </w:ins>
      <w:ins w:id="2976" w:author="PR Preview" w:date="2026-01-01T00:00:00Z">
        <w:r>
          <w:t xml:space="preserve">whose column</w:t>
        </w:r>
      </w:ins>
      <w:ins w:id="2977" w:author="PR Preview" w:date="2026-01-01T00:00:00Z">
        <w:r>
          <w:t xml:space="preserve"> </w:t>
        </w:r>
      </w:ins>
      <m:oMath>
        <m:r>
          <m:t>j</m:t>
        </m:r>
      </m:oMath>
      <w:ins w:id="2978" w:author="PR Preview" w:date="2026-01-01T00:00:00Z">
        <w:r>
          <w:t xml:space="preserve"> </w:t>
        </w:r>
      </w:ins>
      <w:ins w:id="2979" w:author="PR Preview" w:date="2026-01-01T00:00:00Z">
        <w:r>
          <w:t xml:space="preserve">is</w:t>
        </w:r>
      </w:ins>
      <w:ins w:id="2980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ins w:id="2981" w:author="PR Preview" w:date="2026-01-01T00:00:00Z">
        <w:r>
          <w:t xml:space="preserve">.</w:t>
        </w:r>
      </w:ins>
      <w:ins w:id="2982" w:author="PR Preview" w:date="2026-01-01T00:00:00Z">
        <w:r>
          <w:t xml:space="preserve"> </w:t>
        </w:r>
      </w:ins>
      <w:ins w:id="2983" w:author="PR Preview" w:date="2026-01-01T00:00:00Z">
        <w:r>
          <w:t xml:space="preserve">Then column</w:t>
        </w:r>
      </w:ins>
      <w:ins w:id="2984" w:author="PR Preview" w:date="2026-01-01T00:00:00Z">
        <w:r>
          <w:t xml:space="preserve"> </w:t>
        </w:r>
      </w:ins>
      <m:oMath>
        <m:r>
          <m:t>j</m:t>
        </m:r>
      </m:oMath>
      <w:ins w:id="2985" w:author="PR Preview" w:date="2026-01-01T00:00:00Z">
        <w:r>
          <w:t xml:space="preserve"> </w:t>
        </w:r>
      </w:ins>
      <w:ins w:id="2986" w:author="PR Preview" w:date="2026-01-01T00:00:00Z">
        <w:r>
          <w:t xml:space="preserve">of</w:t>
        </w:r>
      </w:ins>
      <w:ins w:id="2987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ins w:id="2988" w:author="PR Preview" w:date="2026-01-01T00:00:00Z">
        <w:r>
          <w:t xml:space="preserve"> </w:t>
        </w:r>
      </w:ins>
      <w:ins w:id="2989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2990" w:author="PR Preview" w:date="2026-01-01T00:00:00Z">
        <w:r>
          <w:t xml:space="preserve">so</w:t>
        </w:r>
      </w:ins>
      <w:ins w:id="2991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ins w:id="2992" w:author="PR Preview" w:date="2026-01-01T00:00:00Z">
        <w:r>
          <w:t xml:space="preserve">.</w:t>
        </w:r>
      </w:ins>
    </w:p>
    <w:bookmarkStart w:id="84" w:name="exm-rank-factorization-construct"/>
    <w:p>
      <w:pPr>
        <w:pStyle w:val="BodyText"/>
      </w:pPr>
      <w:ins w:id="2993" w:author="PR Preview" w:date="2026-01-01T00:00:00Z">
        <w:r>
          <w:rPr>
            <w:b/>
            <w:bCs/>
          </w:rPr>
          <w:t xml:space="preserve">Example 20 (Building a rank factorization from a basis)</w:t>
        </w:r>
      </w:ins>
      <w:ins w:id="2994" w:author="PR Preview" w:date="2026-01-01T00:00:00Z">
        <w:r>
          <w:t xml:space="preserve"> </w:t>
        </w:r>
      </w:ins>
      <w:ins w:id="2995" w:author="PR Preview" w:date="2026-01-01T00:00:00Z">
        <w:r>
          <w:t xml:space="preserve">For</w:t>
        </w:r>
      </w:ins>
      <w:ins w:id="299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997" w:author="PR Preview" w:date="2026-01-01T00:00:00Z">
        <w:r>
          <w:t xml:space="preserve"> </w:t>
        </w:r>
      </w:ins>
      <w:ins w:id="2998" w:author="PR Preview" w:date="2026-01-01T00:00:00Z">
        <w:r>
          <w:t xml:space="preserve">in</w:t>
        </w:r>
      </w:ins>
      <w:ins w:id="2999" w:author="PR Preview" w:date="2026-01-01T00:00:00Z">
        <w:r>
          <w:t xml:space="preserve"> </w:t>
        </w:r>
      </w:ins>
      <w:hyperlink w:anchor="exm-column-space">
        <w:ins w:id="3000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3001" w:author="PR Preview" w:date="2026-01-01T00:00:00Z">
        <w:r>
          <w:t xml:space="preserve">,</w:t>
        </w:r>
      </w:ins>
      <w:ins w:id="300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3003" w:author="PR Preview" w:date="2026-01-01T00:00:00Z">
        <w:r>
          <w:t xml:space="preserve"> </w:t>
        </w:r>
      </w:ins>
      <w:ins w:id="3004" w:author="PR Preview" w:date="2026-01-01T00:00:00Z">
        <w:r>
          <w:t xml:space="preserve">spans</w:t>
        </w:r>
      </w:ins>
      <w:ins w:id="300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3006" w:author="PR Preview" w:date="2026-01-01T00:00:00Z">
        <w:r>
          <w:t xml:space="preserve"> </w:t>
        </w:r>
      </w:ins>
      <w:ins w:id="3007" w:author="PR Preview" w:date="2026-01-01T00:00:00Z">
        <w:r>
          <w:t xml:space="preserve">(</w:t>
        </w:r>
      </w:ins>
      <w:hyperlink w:anchor="exm-column-space-span">
        <w:ins w:id="3008" w:author="PR Preview" w:date="2026-01-01T00:00:00Z">
          <w:r>
            <w:rPr>
              <w:rStyle w:val="Hyperlink"/>
            </w:rPr>
            <w:t xml:space="preserve">Example 2</w:t>
          </w:r>
        </w:ins>
      </w:hyperlink>
      <w:ins w:id="3009" w:author="PR Preview" w:date="2026-01-01T00:00:00Z">
        <w:r>
          <w:t xml:space="preserve">),</w:t>
        </w:r>
      </w:ins>
      <w:ins w:id="3010" w:author="PR Preview" w:date="2026-01-01T00:00:00Z">
        <w:r>
          <w:t xml:space="preserve"> </w:t>
        </w:r>
      </w:ins>
      <w:ins w:id="3011" w:author="PR Preview" w:date="2026-01-01T00:00:00Z">
        <w:r>
          <w:t xml:space="preserve">and it is linearly independent because it is nonzero</w:t>
        </w:r>
      </w:ins>
      <w:ins w:id="3012" w:author="PR Preview" w:date="2026-01-01T00:00:00Z">
        <w:r>
          <w:t xml:space="preserve"> </w:t>
        </w:r>
      </w:ins>
      <w:ins w:id="3013" w:author="PR Preview" w:date="2026-01-01T00:00:00Z">
        <w:r>
          <w:t xml:space="preserve">(</w:t>
        </w:r>
      </w:ins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ins w:id="3014" w:author="PR Preview" w:date="2026-01-01T00:00:00Z">
        <w:r>
          <w:t xml:space="preserve"> </w:t>
        </w:r>
      </w:ins>
      <w:ins w:id="3015" w:author="PR Preview" w:date="2026-01-01T00:00:00Z">
        <w:r>
          <w:t xml:space="preserve">forces</w:t>
        </w:r>
      </w:ins>
      <w:ins w:id="3016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0</m:t>
        </m:r>
      </m:oMath>
      <w:ins w:id="3017" w:author="PR Preview" w:date="2026-01-01T00:00:00Z">
        <w:r>
          <w:t xml:space="preserve">),</w:t>
        </w:r>
      </w:ins>
      <w:ins w:id="3018" w:author="PR Preview" w:date="2026-01-01T00:00:00Z">
        <w:r>
          <w:t xml:space="preserve"> </w:t>
        </w:r>
      </w:ins>
      <w:ins w:id="3019" w:author="PR Preview" w:date="2026-01-01T00:00:00Z">
        <w:r>
          <w:t xml:space="preserve">so it is a basis of</w:t>
        </w:r>
      </w:ins>
      <w:ins w:id="302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3021" w:author="PR Preview" w:date="2026-01-01T00:00:00Z">
        <w:r>
          <w:t xml:space="preserve">.</w:t>
        </w:r>
      </w:ins>
      <w:ins w:id="3022" w:author="PR Preview" w:date="2026-01-01T00:00:00Z">
        <w:r>
          <w:t xml:space="preserve"> </w:t>
        </w:r>
      </w:ins>
      <w:ins w:id="3023" w:author="PR Preview" w:date="2026-01-01T00:00:00Z">
        <w:r>
          <w:t xml:space="preserve">The columns of</w:t>
        </w:r>
      </w:ins>
      <w:ins w:id="302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025" w:author="PR Preview" w:date="2026-01-01T00:00:00Z">
        <w:r>
          <w:t xml:space="preserve"> </w:t>
        </w:r>
      </w:ins>
      <w:ins w:id="3026" w:author="PR Preview" w:date="2026-01-01T00:00:00Z">
        <w:r>
          <w:t xml:space="preserve">are</w:t>
        </w:r>
      </w:ins>
      <w:ins w:id="302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3028" w:author="PR Preview" w:date="2026-01-01T00:00:00Z">
        <w:r>
          <w:t xml:space="preserve">,</w:t>
        </w:r>
      </w:ins>
      <w:ins w:id="302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3030" w:author="PR Preview" w:date="2026-01-01T00:00:00Z">
        <w:r>
          <w:t xml:space="preserve"> </w:t>
        </w:r>
      </w:ins>
      <w:ins w:id="3031" w:author="PR Preview" w:date="2026-01-01T00:00:00Z">
        <w:r>
          <w:t xml:space="preserve">and</w:t>
        </w:r>
      </w:ins>
      <w:ins w:id="303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3033" w:author="PR Preview" w:date="2026-01-01T00:00:00Z">
        <w:r>
          <w:t xml:space="preserve">,</w:t>
        </w:r>
      </w:ins>
      <w:ins w:id="3034" w:author="PR Preview" w:date="2026-01-01T00:00:00Z">
        <w:r>
          <w:t xml:space="preserve"> </w:t>
        </w:r>
      </w:ins>
      <w:ins w:id="3035" w:author="PR Preview" w:date="2026-01-01T00:00:00Z">
        <w:r>
          <w:t xml:space="preserve">so the construction in</w:t>
        </w:r>
      </w:ins>
      <w:ins w:id="3036" w:author="PR Preview" w:date="2026-01-01T00:00:00Z">
        <w:r>
          <w:t xml:space="preserve"> </w:t>
        </w:r>
      </w:ins>
      <w:hyperlink w:anchor="thm-rank-factorization">
        <w:ins w:id="3037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3038" w:author="PR Preview" w:date="2026-01-01T00:00:00Z">
        <w:r>
          <w:t xml:space="preserve"> </w:t>
        </w:r>
      </w:ins>
      <w:ins w:id="3039" w:author="PR Preview" w:date="2026-01-01T00:00:00Z">
        <w:r>
          <w:t xml:space="preserve">gives</w:t>
        </w:r>
      </w:ins>
      <w:ins w:id="3040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ins w:id="3041" w:author="PR Preview" w:date="2026-01-01T00:00:00Z">
        <w:r>
          <w:t xml:space="preserve"> </w:t>
        </w:r>
      </w:ins>
      <w:ins w:id="3042" w:author="PR Preview" w:date="2026-01-01T00:00:00Z">
        <w:r>
          <w:t xml:space="preserve">and</w:t>
        </w:r>
      </w:ins>
      <w:ins w:id="3043" w:author="PR Preview" w:date="2026-01-01T00:00:00Z">
        <w:r>
          <w:t xml:space="preserve"> </w:t>
        </w:r>
      </w:ins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ins w:id="3044" w:author="PR Preview" w:date="2026-01-01T00:00:00Z">
        <w:r>
          <w:t xml:space="preserve">,</w:t>
        </w:r>
      </w:ins>
      <w:ins w:id="3045" w:author="PR Preview" w:date="2026-01-01T00:00:00Z">
        <w:r>
          <w:t xml:space="preserve"> </w:t>
        </w:r>
      </w:ins>
      <w:ins w:id="3046" w:author="PR Preview" w:date="2026-01-01T00:00:00Z">
        <w:r>
          <w:t xml:space="preserve">the factorization in</w:t>
        </w:r>
      </w:ins>
      <w:ins w:id="3047" w:author="PR Preview" w:date="2026-01-01T00:00:00Z">
        <w:r>
          <w:t xml:space="preserve"> </w:t>
        </w:r>
      </w:ins>
      <w:hyperlink w:anchor="exm-rank-factorization">
        <w:ins w:id="3048" w:author="PR Preview" w:date="2026-01-01T00:00:00Z">
          <w:r>
            <w:rPr>
              <w:rStyle w:val="Hyperlink"/>
            </w:rPr>
            <w:t xml:space="preserve">Example 19</w:t>
          </w:r>
        </w:ins>
      </w:hyperlink>
      <w:ins w:id="3049" w:author="PR Preview" w:date="2026-01-01T00:00:00Z">
        <w:r>
          <w:t xml:space="preserve">.</w:t>
        </w:r>
      </w:ins>
    </w:p>
    <w:bookmarkEnd w:id="84"/>
    <w:bookmarkStart w:id="87" w:name="refs"/>
    <w:bookmarkStart w:id="86" w:name="ref-zhou2024rank"/>
    <w:p>
      <w:pPr>
        <w:pStyle w:val="Bibliography"/>
      </w:pPr>
      <w:ins w:id="3050" w:author="PR Preview" w:date="2026-01-01T00:00:00Z">
        <w:r>
          <w:t xml:space="preserve">Zhou, Hua. 2024.</w:t>
        </w:r>
      </w:ins>
      <w:ins w:id="3051" w:author="PR Preview" w:date="2026-01-01T00:00:00Z">
        <w:r>
          <w:t xml:space="preserve"> </w:t>
        </w:r>
      </w:ins>
      <w:ins w:id="3052" w:author="PR Preview" w:date="2026-01-01T00:00:00Z">
        <w:r>
          <w:rPr>
            <w:i/>
            <w:iCs/>
          </w:rPr>
          <w:t xml:space="preserve">Rank and Nullity</w:t>
        </w:r>
      </w:ins>
      <w:ins w:id="3053" w:author="PR Preview" w:date="2026-01-01T00:00:00Z">
        <w:r>
          <w:t xml:space="preserve">. Lecture notes for Biostat 216, Mathematical Methods for Biostatistics, University of California, Los Angeles.</w:t>
        </w:r>
      </w:ins>
      <w:ins w:id="3054" w:author="PR Preview" w:date="2026-01-01T00:00:00Z">
        <w:r>
          <w:t xml:space="preserve"> </w:t>
        </w:r>
      </w:ins>
      <w:hyperlink r:id="rId85">
        <w:ins w:id="3055" w:author="PR Preview" w:date="2026-01-01T00:00:00Z">
          <w:r>
            <w:rPr>
              <w:rStyle w:val="Hyperlink"/>
            </w:rPr>
            <w:t xml:space="preserve">https://ucla-biostat-216.github.io/2024fall/slides/05-rank/05-rank.html</w:t>
          </w:r>
        </w:ins>
      </w:hyperlink>
      <w:ins w:id="3056" w:author="PR Preview" w:date="2026-01-01T00:00:00Z">
        <w:r>
          <w:t xml:space="preserve">.</w:t>
        </w:r>
      </w:ins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74" Type="http://schemas.openxmlformats.org/officeDocument/2006/relationships/image" Target="media/rId74.png"/><Relationship Id="rId85" Type="http://schemas.openxmlformats.org/officeDocument/2006/relationships/hyperlink" Target="https://ucla-biostat-216.github.io/2024fall/slides/05-rank/05-rank.html" TargetMode="External"/><Relationship Id="rId61" Type="http://schemas.openxmlformats.org/officeDocument/2006/relationships/hyperlink" Target="linear-algebra-matrices.html#def-hyperplane" TargetMode="External"/><Relationship Id="rId17" Type="http://schemas.openxmlformats.org/officeDocument/2006/relationships/hyperlink" Target="linear-algebra-matrices.html#def-linear-system" TargetMode="External"/><Relationship Id="rId10" Type="http://schemas.openxmlformats.org/officeDocument/2006/relationships/hyperlink" Target="linear-algebra-matrices.html#def-matvec-mult" TargetMode="External"/><Relationship Id="rId57" Type="http://schemas.openxmlformats.org/officeDocument/2006/relationships/hyperlink" Target="linear-algebra-matrices.html#def-translation" TargetMode="External"/><Relationship Id="rId64" Type="http://schemas.openxmlformats.org/officeDocument/2006/relationships/hyperlink" Target="linear-algebra-matrices.html#exm-dot-product-matmul" TargetMode="External"/><Relationship Id="rId68" Type="http://schemas.openxmlformats.org/officeDocument/2006/relationships/hyperlink" Target="linear-algebra-matrices.html#exm-hyperplane" TargetMode="External"/><Relationship Id="rId37" Type="http://schemas.openxmlformats.org/officeDocument/2006/relationships/hyperlink" Target="linear-algebra-subspaces.html#def-basis" TargetMode="External"/><Relationship Id="rId39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14" Type="http://schemas.openxmlformats.org/officeDocument/2006/relationships/hyperlink" Target="linear-algebra-subspaces.html#def-span" TargetMode="External"/><Relationship Id="rId20" Type="http://schemas.openxmlformats.org/officeDocument/2006/relationships/hyperlink" Target="linear-algebra-subspaces.html#def-subspace" TargetMode="External"/><Relationship Id="rId46" Type="http://schemas.openxmlformats.org/officeDocument/2006/relationships/hyperlink" Target="linear-algebra-subspaces.html#exm-dimension" TargetMode="External"/><Relationship Id="rId59" Type="http://schemas.openxmlformats.org/officeDocument/2006/relationships/hyperlink" Target="linear-algebra-subspaces.html#exm-not-subspace" TargetMode="External"/><Relationship Id="rId65" Type="http://schemas.openxmlformats.org/officeDocument/2006/relationships/hyperlink" Target="linear-algebra-subspaces.html#exm-subspace-zero" TargetMode="External"/><Relationship Id="rId54" Type="http://schemas.openxmlformats.org/officeDocument/2006/relationships/hyperlink" Target="linear-algebra-subspaces.html#rem-full-column-rank-shape" TargetMode="External"/><Relationship Id="rId34" Type="http://schemas.openxmlformats.org/officeDocument/2006/relationships/hyperlink" Target="linear-algebra-subspaces.html#sec-subspaces" TargetMode="External"/><Relationship Id="rId38" Type="http://schemas.openxmlformats.org/officeDocument/2006/relationships/hyperlink" Target="linear-algebra-subspaces.html#thm-add-outside-span" TargetMode="External"/><Relationship Id="rId45" Type="http://schemas.openxmlformats.org/officeDocument/2006/relationships/hyperlink" Target="linear-algebra-subspaces.html#thm-basis-size" TargetMode="External"/><Relationship Id="rId44" Type="http://schemas.openxmlformats.org/officeDocument/2006/relationships/hyperlink" Target="linear-algebra-subspaces.html#thm-extend-basis" TargetMode="External"/><Relationship Id="rId13" Type="http://schemas.openxmlformats.org/officeDocument/2006/relationships/hyperlink" Target="linear-algebra-subspaces.html#thm-matvec-columns" TargetMode="External"/><Relationship Id="rId47" Type="http://schemas.openxmlformats.org/officeDocument/2006/relationships/hyperlink" Target="linear-algebra-subspaces.html#thm-matvec-linear" TargetMode="External"/><Relationship Id="rId15" Type="http://schemas.openxmlformats.org/officeDocument/2006/relationships/hyperlink" Target="linear-algebra-subspaces.html#thm-span-subspace" TargetMode="External"/><Relationship Id="rId22" Type="http://schemas.openxmlformats.org/officeDocument/2006/relationships/hyperlink" Target="linear-algebra-subspaces.html#thm-subspace-zero" TargetMode="External"/><Relationship Id="rId62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sets-functions.qmd#def-image" TargetMode="External"/></Relationships>
</file>

<file path=word/_rels/footnotes.xml.rels><?xml version='1.0' encoding='UTF-8' standalone='yes'?>
<Relationships xmlns="http://schemas.openxmlformats.org/package/2006/relationships"><Relationship Id="rId85" Type="http://schemas.openxmlformats.org/officeDocument/2006/relationships/hyperlink" Target="https://ucla-biostat-216.github.io/2024fall/slides/05-rank/05-rank.html" TargetMode="External"/><Relationship Id="rId61" Type="http://schemas.openxmlformats.org/officeDocument/2006/relationships/hyperlink" Target="linear-algebra-matrices.html#def-hyperplane" TargetMode="External"/><Relationship Id="rId17" Type="http://schemas.openxmlformats.org/officeDocument/2006/relationships/hyperlink" Target="linear-algebra-matrices.html#def-linear-system" TargetMode="External"/><Relationship Id="rId10" Type="http://schemas.openxmlformats.org/officeDocument/2006/relationships/hyperlink" Target="linear-algebra-matrices.html#def-matvec-mult" TargetMode="External"/><Relationship Id="rId57" Type="http://schemas.openxmlformats.org/officeDocument/2006/relationships/hyperlink" Target="linear-algebra-matrices.html#def-translation" TargetMode="External"/><Relationship Id="rId64" Type="http://schemas.openxmlformats.org/officeDocument/2006/relationships/hyperlink" Target="linear-algebra-matrices.html#exm-dot-product-matmul" TargetMode="External"/><Relationship Id="rId68" Type="http://schemas.openxmlformats.org/officeDocument/2006/relationships/hyperlink" Target="linear-algebra-matrices.html#exm-hyperplane" TargetMode="External"/><Relationship Id="rId37" Type="http://schemas.openxmlformats.org/officeDocument/2006/relationships/hyperlink" Target="linear-algebra-subspaces.html#def-basis" TargetMode="External"/><Relationship Id="rId39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14" Type="http://schemas.openxmlformats.org/officeDocument/2006/relationships/hyperlink" Target="linear-algebra-subspaces.html#def-span" TargetMode="External"/><Relationship Id="rId20" Type="http://schemas.openxmlformats.org/officeDocument/2006/relationships/hyperlink" Target="linear-algebra-subspaces.html#def-subspace" TargetMode="External"/><Relationship Id="rId46" Type="http://schemas.openxmlformats.org/officeDocument/2006/relationships/hyperlink" Target="linear-algebra-subspaces.html#exm-dimension" TargetMode="External"/><Relationship Id="rId59" Type="http://schemas.openxmlformats.org/officeDocument/2006/relationships/hyperlink" Target="linear-algebra-subspaces.html#exm-not-subspace" TargetMode="External"/><Relationship Id="rId65" Type="http://schemas.openxmlformats.org/officeDocument/2006/relationships/hyperlink" Target="linear-algebra-subspaces.html#exm-subspace-zero" TargetMode="External"/><Relationship Id="rId54" Type="http://schemas.openxmlformats.org/officeDocument/2006/relationships/hyperlink" Target="linear-algebra-subspaces.html#rem-full-column-rank-shape" TargetMode="External"/><Relationship Id="rId34" Type="http://schemas.openxmlformats.org/officeDocument/2006/relationships/hyperlink" Target="linear-algebra-subspaces.html#sec-subspaces" TargetMode="External"/><Relationship Id="rId38" Type="http://schemas.openxmlformats.org/officeDocument/2006/relationships/hyperlink" Target="linear-algebra-subspaces.html#thm-add-outside-span" TargetMode="External"/><Relationship Id="rId45" Type="http://schemas.openxmlformats.org/officeDocument/2006/relationships/hyperlink" Target="linear-algebra-subspaces.html#thm-basis-size" TargetMode="External"/><Relationship Id="rId44" Type="http://schemas.openxmlformats.org/officeDocument/2006/relationships/hyperlink" Target="linear-algebra-subspaces.html#thm-extend-basis" TargetMode="External"/><Relationship Id="rId13" Type="http://schemas.openxmlformats.org/officeDocument/2006/relationships/hyperlink" Target="linear-algebra-subspaces.html#thm-matvec-columns" TargetMode="External"/><Relationship Id="rId47" Type="http://schemas.openxmlformats.org/officeDocument/2006/relationships/hyperlink" Target="linear-algebra-subspaces.html#thm-matvec-linear" TargetMode="External"/><Relationship Id="rId15" Type="http://schemas.openxmlformats.org/officeDocument/2006/relationships/hyperlink" Target="linear-algebra-subspaces.html#thm-span-subspace" TargetMode="External"/><Relationship Id="rId22" Type="http://schemas.openxmlformats.org/officeDocument/2006/relationships/hyperlink" Target="linear-algebra-subspaces.html#thm-subspace-zero" TargetMode="External"/><Relationship Id="rId62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sets-functions.qmd#def-im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2026-10-10T08:09:48Z</dcterms:created>
  <dcterms:modified xsi:type="dcterms:W3CDTF">2026-10-10T08:09:48Z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00:44:20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