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Fubini–Tonelli theorem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states conditions under which the order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integration in a double integral can be exchanged.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state two versions: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Riemann version (</w:delText>
        </w:r>
      </w:del>
      <w:hyperlink w:anchor="thm-fubini">
        <w:del w:id="1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5" w:author="PR Preview" w:date="2026-01-01T00:00:00Z">
        <w:r>
          <w:delText xml:space="preserve">) is what applied courses usually use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double integrals of continuous functions on simple regions;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1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measure-theoretic version (</w:delText>
        </w:r>
      </w:del>
      <w:hyperlink w:anchor="thm-fubini-tonelli">
        <w:del w:id="2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5" w:author="PR Preview" w:date="2026-01-01T00:00:00Z">
        <w:r>
          <w:delText xml:space="preserve">) is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included to make the</w:delText>
        </w:r>
      </w:del>
      <w:del w:id="28" w:author="PR Preview" w:date="2026-01-01T00:00:00Z">
        <w:r>
          <w:delText xml:space="preserve"> </w:delText>
        </w:r>
      </w:del>
      <w:hyperlink r:id="rId10">
        <w:del w:id="29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corollary in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i/>
            <w:iCs/>
          </w:rPr>
          <w:delText xml:space="preserve">Probability for Data Science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follow from a stated theorem rather than from an aside.</w:delText>
        </w:r>
      </w:del>
    </w:p>
    <w:p>
      <w:pPr>
        <w:pStyle w:val="FirstParagraph"/>
      </w:pPr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Fubini–Tonelli theorem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states conditions under which the order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of integration in a double integral can be exchanged.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We state them in two settings: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Riemann version (</w:t>
        </w:r>
      </w:ins>
      <w:hyperlink w:anchor="thm-fubini">
        <w:ins w:id="4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" w:author="PR Preview" w:date="2026-01-01T00:00:00Z">
        <w:r>
          <w:t xml:space="preserve">) is what applied courses usually use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for double integrals of continuous functions on simple regions;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5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measure-theoretic versions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</w:t>
        </w:r>
      </w:ins>
      <w:hyperlink w:anchor="thm-tonelli-measure">
        <w:ins w:id="5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w:hyperlink w:anchor="thm-fubini-measure">
        <w:ins w:id="6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4" w:author="PR Preview" w:date="2026-01-01T00:00:00Z">
        <w:r>
          <w:t xml:space="preserve">) are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included to make the</w:t>
        </w:r>
      </w:ins>
      <w:ins w:id="67" w:author="PR Preview" w:date="2026-01-01T00:00:00Z">
        <w:r>
          <w:t xml:space="preserve"> </w:t>
        </w:r>
      </w:ins>
      <w:hyperlink r:id="rId10">
        <w:ins w:id="68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corollary in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i/>
            <w:iCs/>
          </w:rPr>
          <w:t xml:space="preserve">Probability for Data Science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follow from a stated theorem rather than from an aside.</w:t>
        </w:r>
      </w:ins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ins w:id="75" w:author="PR Preview" w:date="2026-01-01T00:00:00Z">
        <w:r>
          <w:rPr>
            <w:b/>
            <w:bCs/>
          </w:rPr>
          <w:t xml:space="preserve">Theorem 2 (Double integral of a product of powers)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For</w:t>
        </w:r>
      </w:ins>
      <w:ins w:id="7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ins w:id="80" w:author="PR Preview" w:date="2026-01-01T00:00:00Z">
        <w:r>
          <w:rPr>
            <w:i/>
            <w:iCs/>
          </w:rPr>
          <w:t xml:space="preserve">Proof</w:t>
        </w:r>
      </w:ins>
      <w:ins w:id="81" w:author="PR Preview" w:date="2026-01-01T00:00:00Z">
        <w:r>
          <w:t xml:space="preserve">. </w:t>
        </w:r>
      </w:ins>
      <w:ins w:id="82" w:author="PR Preview" w:date="2026-01-01T00:00:00Z">
        <w:r>
          <w:t xml:space="preserve">This is the solution to</w:t>
        </w:r>
      </w:ins>
      <w:ins w:id="83" w:author="PR Preview" w:date="2026-01-01T00:00:00Z">
        <w:r>
          <w:t xml:space="preserve"> </w:t>
        </w:r>
      </w:ins>
      <w:hyperlink w:anchor="exr-miller-dint-separable">
        <w:ins w:id="84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85" w:author="PR Preview" w:date="2026-01-01T00:00:00Z">
        <w:r>
          <w:t xml:space="preserve">, worked in</w:t>
        </w:r>
      </w:ins>
      <w:ins w:id="86" w:author="PR Preview" w:date="2026-01-01T00:00:00Z">
        <w:r>
          <w:t xml:space="preserve"> </w:t>
        </w:r>
      </w:ins>
      <w:hyperlink w:anchor="sol-miller-dint-separable">
        <w:ins w:id="87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88" w:author="PR Preview" w:date="2026-01-01T00:00:00Z">
        <w:r>
          <w:t xml:space="preserve">.</w:t>
        </w:r>
      </w:ins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Theorem 2 (Fubini–Tonelli theorem (measure-theoretic form))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Let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</w:delText>
        </w:r>
      </w:del>
      <w:del w:id="98" w:author="PR Preview" w:date="2026-01-01T00:00:00Z">
        <w:r>
          <w:delText xml:space="preserve"> </w:delText>
        </w:r>
      </w:del>
      <w:hyperlink r:id="rId60">
        <w:del w:id="99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with</w:delText>
        </w:r>
      </w:del>
      <w:del w:id="102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103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measures,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 let</w:delText>
        </w:r>
      </w:del>
      <w:del w:id="1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be</w:delText>
        </w:r>
      </w:del>
      <w:del w:id="111" w:author="PR Preview" w:date="2026-01-01T00:00:00Z">
        <w:r>
          <w:delText xml:space="preserve"> </w:delText>
        </w:r>
      </w:del>
      <w:hyperlink r:id="rId61">
        <w:del w:id="112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with respect to the</w:delText>
        </w:r>
      </w:del>
      <w:del w:id="115" w:author="PR Preview" w:date="2026-01-01T00:00:00Z">
        <w:r>
          <w:delText xml:space="preserve"> </w:delText>
        </w:r>
      </w:del>
      <w:hyperlink r:id="rId62">
        <w:del w:id="116" w:author="PR Preview" w:date="2026-01-01T00:00:00Z">
          <w:r>
            <w:rPr>
              <w:rStyle w:val="Hyperlink"/>
            </w:rPr>
            <w:delText xml:space="preserve">product</w:delText>
          </w:r>
        </w:del>
        <w:del w:id="11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18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120" w:author="PR Preview" w:date="2026-01-01T00:00:00Z">
        <w:r>
          <w:delText xml:space="preserve">.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If either</w:delText>
        </w:r>
      </w:del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123" w:author="PR Preview" w:date="2026-01-01T00:00:00Z">
        <w:r>
          <w:delText xml:space="preserve"> </w:delText>
        </w:r>
      </w:del>
      <w:hyperlink r:id="rId63">
        <w:del w:id="124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with respect to the</w:delText>
        </w:r>
      </w:del>
      <w:del w:id="127" w:author="PR Preview" w:date="2026-01-01T00:00:00Z">
        <w:r>
          <w:delText xml:space="preserve"> </w:delText>
        </w:r>
      </w:del>
      <w:hyperlink r:id="rId64">
        <w:del w:id="128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12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(</w:delText>
        </w:r>
      </w:del>
      <w:del w:id="132" w:author="PR Preview" w:date="2026-01-01T00:00:00Z">
        <w:r>
          <w:rPr>
            <w:b/>
            <w:bCs/>
          </w:rPr>
          <w:delText xml:space="preserve">Tonelli’s theorem</w:delText>
        </w:r>
      </w:del>
      <w:del w:id="133" w:author="PR Preview" w:date="2026-01-01T00:00:00Z">
        <w:r>
          <w:delText xml:space="preserve">), or</w:delText>
        </w:r>
      </w:del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that is,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</w:delText>
        </w:r>
      </w:del>
      <w:del w:id="140" w:author="PR Preview" w:date="2026-01-01T00:00:00Z">
        <w:r>
          <w:delText xml:space="preserve"> </w:delText>
        </w:r>
      </w:del>
      <w:hyperlink r:id="rId67">
        <w:del w:id="141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del w:id="144" w:author="PR Preview" w:date="2026-01-01T00:00:00Z">
        <w:r>
          <w:rPr>
            <w:b/>
            <w:bCs/>
          </w:rPr>
          <w:delText xml:space="preserve">Fubini’s theorem</w:delText>
        </w:r>
      </w:del>
      <w:del w:id="145" w:author="PR Preview" w:date="2026-01-01T00:00:00Z">
        <w:r>
          <w:delText xml:space="preserve">),</w:delText>
        </w:r>
      </w:del>
    </w:p>
    <w:p>
      <w:pPr>
        <w:pStyle w:val="FirstParagraph"/>
      </w:pPr>
      <w:del w:id="146" w:author="PR Preview" w:date="2026-01-01T00:00:00Z">
        <w:r>
          <w:delText xml:space="preserve">then both iterated</w:delText>
        </w:r>
      </w:del>
      <w:del w:id="147" w:author="PR Preview" w:date="2026-01-01T00:00:00Z">
        <w:r>
          <w:delText xml:space="preserve"> </w:delText>
        </w:r>
      </w:del>
      <w:hyperlink r:id="rId65">
        <w:del w:id="148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exist, agree with the double integral,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Theorem 3 (Harmonic numbers as a double integral)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For every positive integer</w:t>
        </w:r>
      </w:ins>
      <w:ins w:id="156" w:author="PR Preview" w:date="2026-01-01T00:00:00Z">
        <w:r>
          <w:t xml:space="preserve"> </w:t>
        </w:r>
      </w:ins>
      <m:oMath>
        <m:r>
          <m:t>n</m:t>
        </m:r>
      </m:oMath>
      <w:ins w:id="15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ins w:id="158" w:author="PR Preview" w:date="2026-01-01T00:00:00Z">
        <w:r>
          <w:rPr>
            <w:i/>
            <w:iCs/>
          </w:rPr>
          <w:t xml:space="preserve">Proof</w:t>
        </w:r>
      </w:ins>
      <w:ins w:id="159" w:author="PR Preview" w:date="2026-01-01T00:00:00Z">
        <w:r>
          <w:t xml:space="preserve">. </w:t>
        </w:r>
      </w:ins>
      <w:ins w:id="160" w:author="PR Preview" w:date="2026-01-01T00:00:00Z">
        <w:r>
          <w:t xml:space="preserve">This is the solution to</w:t>
        </w:r>
      </w:ins>
      <w:ins w:id="161" w:author="PR Preview" w:date="2026-01-01T00:00:00Z">
        <w:r>
          <w:t xml:space="preserve"> </w:t>
        </w:r>
      </w:ins>
      <w:hyperlink w:anchor="exr-miller-dint-harmonic-identity">
        <w:ins w:id="16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63" w:author="PR Preview" w:date="2026-01-01T00:00:00Z">
        <w:r>
          <w:t xml:space="preserve">, worked in</w:t>
        </w:r>
      </w:ins>
      <w:ins w:id="164" w:author="PR Preview" w:date="2026-01-01T00:00:00Z">
        <w:r>
          <w:t xml:space="preserve"> </w:t>
        </w:r>
      </w:ins>
      <w:hyperlink w:anchor="sol-miller-dint-harmonic-identity">
        <w:ins w:id="16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166" w:author="PR Preview" w:date="2026-01-01T00:00:00Z">
        <w:r>
          <w:t xml:space="preserve">.</w:t>
        </w:r>
      </w:ins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Theorem 4 (Tonelli’s theorem (measure-theoretic form))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be</w:t>
        </w:r>
      </w:ins>
      <w:ins w:id="176" w:author="PR Preview" w:date="2026-01-01T00:00:00Z">
        <w:r>
          <w:t xml:space="preserve"> </w:t>
        </w:r>
      </w:ins>
      <w:hyperlink r:id="rId60">
        <w:ins w:id="177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with</w:t>
        </w:r>
      </w:ins>
      <w:ins w:id="180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18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measures,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 let</w:t>
        </w:r>
      </w:ins>
      <w:ins w:id="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</w:t>
        </w:r>
      </w:ins>
      <w:ins w:id="189" w:author="PR Preview" w:date="2026-01-01T00:00:00Z">
        <w:r>
          <w:t xml:space="preserve"> </w:t>
        </w:r>
      </w:ins>
      <w:hyperlink r:id="rId61">
        <w:ins w:id="19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 respect to the</w:t>
        </w:r>
      </w:ins>
      <w:ins w:id="193" w:author="PR Preview" w:date="2026-01-01T00:00:00Z">
        <w:r>
          <w:t xml:space="preserve"> </w:t>
        </w:r>
      </w:ins>
      <w:hyperlink r:id="rId62">
        <w:ins w:id="194" w:author="PR Preview" w:date="2026-01-01T00:00:00Z">
          <w:r>
            <w:rPr>
              <w:rStyle w:val="Hyperlink"/>
            </w:rPr>
            <w:t xml:space="preserve">product</w:t>
          </w:r>
        </w:ins>
        <w:ins w:id="19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9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If</w:t>
        </w:r>
      </w:ins>
      <w:ins w:id="2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202" w:author="PR Preview" w:date="2026-01-01T00:00:00Z">
        <w:r>
          <w:t xml:space="preserve"> </w:t>
        </w:r>
      </w:ins>
      <w:hyperlink r:id="rId63">
        <w:ins w:id="203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with respect to the</w:t>
        </w:r>
      </w:ins>
      <w:ins w:id="206" w:author="PR Preview" w:date="2026-01-01T00:00:00Z">
        <w:r>
          <w:t xml:space="preserve"> </w:t>
        </w:r>
      </w:ins>
      <w:hyperlink r:id="rId64">
        <w:ins w:id="207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20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then both iterated</w:t>
        </w:r>
      </w:ins>
      <w:ins w:id="212" w:author="PR Preview" w:date="2026-01-01T00:00:00Z">
        <w:r>
          <w:t xml:space="preserve"> </w:t>
        </w:r>
      </w:ins>
      <w:hyperlink r:id="rId65">
        <w:ins w:id="213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exist (possibly equal to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217" w:author="PR Preview" w:date="2026-01-01T00:00:00Z">
        <w:r>
          <w:t xml:space="preserve">),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agree with the double integral,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22" w:author="PR Preview" w:date="2026-01-01T00:00:00Z">
        <w:r>
          <w:t xml:space="preserve">(Billingsley 1995, Theorem 18.3; Gut 2013, Theorem 9.1, p. 65; Wikipedia contributors 2024)</w:t>
        </w:r>
      </w:ins>
    </w:p>
    <w:bookmarkEnd w:id="66"/>
    <w:bookmarkStart w:id="68" w:name="thm-fubini-measure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Theorem 5 (Fubini’s theorem (measure-theoretic form))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Let</w:t>
        </w:r>
      </w:ins>
      <w:ins w:id="2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</w:t>
        </w:r>
      </w:ins>
      <w:ins w:id="2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be</w:t>
        </w:r>
      </w:ins>
      <w:ins w:id="232" w:author="PR Preview" w:date="2026-01-01T00:00:00Z">
        <w:r>
          <w:t xml:space="preserve"> </w:t>
        </w:r>
      </w:ins>
      <w:hyperlink r:id="rId60">
        <w:ins w:id="233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with</w:t>
        </w:r>
      </w:ins>
      <w:ins w:id="236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237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measures,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let</w:t>
        </w:r>
      </w:ins>
      <w:ins w:id="2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be</w:t>
        </w:r>
      </w:ins>
      <w:ins w:id="245" w:author="PR Preview" w:date="2026-01-01T00:00:00Z">
        <w:r>
          <w:t xml:space="preserve"> </w:t>
        </w:r>
      </w:ins>
      <w:hyperlink r:id="rId61">
        <w:ins w:id="246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with respect to the</w:t>
        </w:r>
      </w:ins>
      <w:ins w:id="249" w:author="PR Preview" w:date="2026-01-01T00:00:00Z">
        <w:r>
          <w:t xml:space="preserve"> </w:t>
        </w:r>
      </w:ins>
      <w:hyperlink r:id="rId62">
        <w:ins w:id="250" w:author="PR Preview" w:date="2026-01-01T00:00:00Z">
          <w:r>
            <w:rPr>
              <w:rStyle w:val="Hyperlink"/>
            </w:rPr>
            <w:t xml:space="preserve">product</w:t>
          </w:r>
        </w:ins>
        <w:ins w:id="25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5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254" w:author="PR Preview" w:date="2026-01-01T00:00:00Z">
        <w:r>
          <w:t xml:space="preserve">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If</w:t>
        </w:r>
      </w:ins>
      <w:ins w:id="25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that is,</w:t>
        </w:r>
      </w:ins>
      <w:ins w:id="261" w:author="PR Preview" w:date="2026-01-01T00:00:00Z">
        <w:r>
          <w:t xml:space="preserve"> </w:t>
        </w:r>
      </w:ins>
      <m:oMath>
        <m:r>
          <m:t>f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</w:t>
        </w:r>
      </w:ins>
      <w:ins w:id="264" w:author="PR Preview" w:date="2026-01-01T00:00:00Z">
        <w:r>
          <w:t xml:space="preserve"> </w:t>
        </w:r>
      </w:ins>
      <w:hyperlink r:id="rId67">
        <w:ins w:id="265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then both iterated</w:t>
        </w:r>
      </w:ins>
      <w:ins w:id="269" w:author="PR Preview" w:date="2026-01-01T00:00:00Z">
        <w:r>
          <w:t xml:space="preserve"> </w:t>
        </w:r>
      </w:ins>
      <w:hyperlink r:id="rId65">
        <w:ins w:id="270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exist,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agree with the double integral,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Example 6 (Positive application of</w:delText>
        </w:r>
      </w:del>
      <w:del w:id="278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279" w:author="PR Preview" w:date="2026-01-01T00:00:00Z">
          <w:r>
            <w:rPr>
              <w:rStyle w:val="Hyperlink"/>
              <w:b/>
              <w:bCs/>
            </w:rPr>
            <w:delText xml:space="preserve">Theorem 2</w:delText>
          </w:r>
        </w:del>
      </w:hyperlink>
      <w:del w:id="280" w:author="PR Preview" w:date="2026-01-01T00:00:00Z">
        <w:r>
          <w:rPr>
            <w:b/>
            <w:bCs/>
          </w:rPr>
          <w:delText xml:space="preserve">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Let</w:delText>
        </w:r>
      </w:del>
      <w:del w:id="283" w:author="PR Preview" w:date="2026-01-01T00:00:00Z">
        <w:r>
          <w:delText xml:space="preserve"> </w:delText>
        </w:r>
      </w:del>
      <m:oMath>
        <m:r>
          <m:t>X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</w:delText>
        </w:r>
      </w:del>
      <w:del w:id="286" w:author="PR Preview" w:date="2026-01-01T00:00:00Z">
        <w:r>
          <w:delText xml:space="preserve"> </w:delText>
        </w:r>
      </w:del>
      <m:oMath>
        <m:r>
          <m:t>Y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be</w:delText>
        </w:r>
      </w:del>
      <w:del w:id="289" w:author="PR Preview" w:date="2026-01-01T00:00:00Z">
        <w:r>
          <w:delText xml:space="preserve"> </w:delText>
        </w:r>
      </w:del>
      <w:hyperlink r:id="rId16">
        <w:del w:id="290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291" w:author="PR Preview" w:date="2026-01-01T00:00:00Z">
        <w:r>
          <w:delText xml:space="preserve"> </w:delText>
        </w:r>
      </w:del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292" w:author="PR Preview" w:date="2026-01-01T00:00:00Z">
        <w:r>
          <w:delText xml:space="preserve"> </w:delText>
        </w:r>
      </w:del>
      <w:hyperlink r:id="rId18">
        <w:del w:id="293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294" w:author="PR Preview" w:date="2026-01-01T00:00:00Z">
        <w:r>
          <w:delText xml:space="preserve">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</w:delText>
        </w:r>
      </w:del>
      <w:del w:id="297" w:author="PR Preview" w:date="2026-01-01T00:00:00Z">
        <w:r>
          <w:delText xml:space="preserve"> </w:delText>
        </w:r>
      </w:del>
      <w:hyperlink r:id="rId19">
        <w:del w:id="298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2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for</w:delText>
        </w:r>
      </w:del>
      <w:del w:id="3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303" w:author="PR Preview" w:date="2026-01-01T00:00:00Z">
        <w:r>
          <w:delText xml:space="preserve">.</w:delText>
        </w:r>
      </w:del>
    </w:p>
    <w:p>
      <w:pPr>
        <w:pStyle w:val="BodyText"/>
      </w:pPr>
      <w:del w:id="304" w:author="PR Preview" w:date="2026-01-01T00:00:00Z">
        <w:r>
          <w:delText xml:space="preserve">The probability</w:delText>
        </w:r>
      </w:del>
      <w:del w:id="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integral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over</w:delText>
        </w:r>
      </w:del>
      <w:del w:id="3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with respect to Lebesgue measure (ordinary length) in each coordinate.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Lebesgue measure on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is</w:delText>
        </w:r>
      </w:del>
      <w:del w:id="319" w:author="PR Preview" w:date="2026-01-01T00:00:00Z">
        <w:r>
          <w:delText xml:space="preserve"> </w:delText>
        </w:r>
      </w:del>
      <m:oMath>
        <m:r>
          <m:t>σ</m:t>
        </m:r>
      </m:oMath>
      <w:del w:id="320" w:author="PR Preview" w:date="2026-01-01T00:00:00Z">
        <w:r>
          <w:delText xml:space="preserve">-finite,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because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is the union of the intervals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327" w:author="PR Preview" w:date="2026-01-01T00:00:00Z">
        <w:r>
          <w:delText xml:space="preserve">,</w:delText>
        </w:r>
      </w:del>
      <w:del w:id="32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each of finite length</w:delText>
        </w:r>
      </w:del>
      <w:del w:id="332" w:author="PR Preview" w:date="2026-01-01T00:00:00Z">
        <w:r>
          <w:delText xml:space="preserve"> </w:delText>
        </w:r>
      </w:del>
      <m:oMath>
        <m:r>
          <m:t>n</m:t>
        </m:r>
      </m:oMath>
      <w:del w:id="333" w:author="PR Preview" w:date="2026-01-01T00:00:00Z">
        <w:r>
          <w:delText xml:space="preserve">;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so the</w:delText>
        </w:r>
      </w:del>
      <w:del w:id="336" w:author="PR Preview" w:date="2026-01-01T00:00:00Z">
        <w:r>
          <w:delText xml:space="preserve"> </w:delText>
        </w:r>
      </w:del>
      <m:oMath>
        <m:r>
          <m:t>σ</m:t>
        </m:r>
      </m:oMath>
      <w:del w:id="337" w:author="PR Preview" w:date="2026-01-01T00:00:00Z">
        <w:r>
          <w:delText xml:space="preserve">-finiteness condition of</w:delText>
        </w:r>
      </w:del>
      <w:del w:id="338" w:author="PR Preview" w:date="2026-01-01T00:00:00Z">
        <w:r>
          <w:delText xml:space="preserve"> </w:delText>
        </w:r>
      </w:del>
      <w:hyperlink w:anchor="thm-fubini-tonelli">
        <w:del w:id="33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holds.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Since</w:delText>
        </w:r>
      </w:del>
      <w:del w:id="3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condition (a) (Tonelli’s theorem, nonnegativity) is also satisfied.</w:delText>
        </w:r>
      </w:del>
    </w:p>
    <w:p>
      <w:pPr>
        <w:pStyle w:val="BodyText"/>
      </w:pPr>
      <w:del w:id="348" w:author="PR Preview" w:date="2026-01-01T00:00:00Z">
        <w:r>
          <w:delText xml:space="preserve">By</w:delText>
        </w:r>
      </w:del>
      <w:del w:id="349" w:author="PR Preview" w:date="2026-01-01T00:00:00Z">
        <w:r>
          <w:delText xml:space="preserve"> </w:delText>
        </w:r>
      </w:del>
      <w:hyperlink w:anchor="thm-fubini-tonelli">
        <w:del w:id="35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51" w:author="PR Preview" w:date="2026-01-01T00:00:00Z">
        <w:r>
          <w:delText xml:space="preserve">, both iterated integrals exist and agree.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Integrating</w:delText>
        </w:r>
      </w:del>
      <w:del w:id="354" w:author="PR Preview" w:date="2026-01-01T00:00:00Z">
        <w:r>
          <w:delText xml:space="preserve"> </w:delText>
        </w:r>
      </w:del>
      <m:oMath>
        <m:r>
          <m:t>y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first, then</w:delText>
        </w:r>
      </w:del>
      <w:del w:id="357" w:author="PR Preview" w:date="2026-01-01T00:00:00Z">
        <w:r>
          <w:delText xml:space="preserve"> </w:delText>
        </w:r>
      </w:del>
      <m:oMath>
        <m:r>
          <m:t>x</m:t>
        </m:r>
      </m:oMath>
      <w:del w:id="358" w:author="PR Preview" w:date="2026-01-01T00:00:00Z">
        <w:r>
          <w:delText xml:space="preserve">:</w:delText>
        </w:r>
      </w:del>
    </w:p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Example 6 (Positive application of</w:t>
        </w:r>
      </w:ins>
      <w:ins w:id="360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361" w:author="PR Preview" w:date="2026-01-01T00:00:00Z">
          <w:r>
            <w:rPr>
              <w:rStyle w:val="Hyperlink"/>
              <w:b/>
              <w:bCs/>
            </w:rPr>
            <w:t xml:space="preserve">Theorem 4</w:t>
          </w:r>
        </w:ins>
      </w:hyperlink>
      <w:ins w:id="362" w:author="PR Preview" w:date="2026-01-01T00:00:00Z">
        <w:r>
          <w:rPr>
            <w:b/>
            <w:bCs/>
          </w:rPr>
          <w:t xml:space="preserve">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t>X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</w:t>
        </w:r>
      </w:ins>
      <w:ins w:id="368" w:author="PR Preview" w:date="2026-01-01T00:00:00Z">
        <w:r>
          <w:t xml:space="preserve"> </w:t>
        </w:r>
      </w:ins>
      <m:oMath>
        <m:r>
          <m:t>Y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be</w:t>
        </w:r>
      </w:ins>
      <w:ins w:id="371" w:author="PR Preview" w:date="2026-01-01T00:00:00Z">
        <w:r>
          <w:t xml:space="preserve"> </w:t>
        </w:r>
      </w:ins>
      <w:hyperlink r:id="rId16">
        <w:ins w:id="372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373" w:author="PR Preview" w:date="2026-01-01T00:00:00Z">
        <w:r>
          <w:t xml:space="preserve"> </w:t>
        </w:r>
      </w:ins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374" w:author="PR Preview" w:date="2026-01-01T00:00:00Z">
        <w:r>
          <w:t xml:space="preserve"> </w:t>
        </w:r>
      </w:ins>
      <w:hyperlink r:id="rId18">
        <w:ins w:id="375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with</w:t>
        </w:r>
      </w:ins>
      <w:ins w:id="379" w:author="PR Preview" w:date="2026-01-01T00:00:00Z">
        <w:r>
          <w:t xml:space="preserve"> </w:t>
        </w:r>
      </w:ins>
      <w:hyperlink r:id="rId19">
        <w:ins w:id="380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3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385" w:author="PR Preview" w:date="2026-01-01T00:00:00Z">
        <w:r>
          <w:t xml:space="preserve">.</w:t>
        </w:r>
      </w:ins>
    </w:p>
    <w:p>
      <w:pPr>
        <w:pStyle w:val="BodyText"/>
      </w:pPr>
      <w:ins w:id="386" w:author="PR Preview" w:date="2026-01-01T00:00:00Z">
        <w:r>
          <w:t xml:space="preserve">The probability</w:t>
        </w:r>
      </w:ins>
      <w:ins w:id="3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the integral of</w:t>
        </w:r>
      </w:ins>
      <w:ins w:id="390" w:author="PR Preview" w:date="2026-01-01T00:00:00Z">
        <w:r>
          <w:t xml:space="preserve"> </w:t>
        </w:r>
      </w:ins>
      <m:oMath>
        <m:r>
          <m:t>f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over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with respect to Lebesgue measure (ordinary length) in each coordinate.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Lebesgue measure on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</w:t>
        </w:r>
      </w:ins>
      <w:ins w:id="401" w:author="PR Preview" w:date="2026-01-01T00:00:00Z">
        <w:r>
          <w:t xml:space="preserve"> </w:t>
        </w:r>
      </w:ins>
      <m:oMath>
        <m:r>
          <m:t>σ</m:t>
        </m:r>
      </m:oMath>
      <w:ins w:id="402" w:author="PR Preview" w:date="2026-01-01T00:00:00Z">
        <w:r>
          <w:t xml:space="preserve">-finite,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because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the union of the intervals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each of finite length</w:t>
        </w:r>
      </w:ins>
      <w:ins w:id="414" w:author="PR Preview" w:date="2026-01-01T00:00:00Z">
        <w:r>
          <w:t xml:space="preserve"> </w:t>
        </w:r>
      </w:ins>
      <m:oMath>
        <m:r>
          <m:t>n</m:t>
        </m:r>
      </m:oMath>
      <w:ins w:id="415" w:author="PR Preview" w:date="2026-01-01T00:00:00Z">
        <w:r>
          <w:t xml:space="preserve">;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so the</w:t>
        </w:r>
      </w:ins>
      <w:ins w:id="418" w:author="PR Preview" w:date="2026-01-01T00:00:00Z">
        <w:r>
          <w:t xml:space="preserve"> </w:t>
        </w:r>
      </w:ins>
      <m:oMath>
        <m:r>
          <m:t>σ</m:t>
        </m:r>
      </m:oMath>
      <w:ins w:id="419" w:author="PR Preview" w:date="2026-01-01T00:00:00Z">
        <w:r>
          <w:t xml:space="preserve">-finiteness condition of</w:t>
        </w:r>
      </w:ins>
      <w:ins w:id="420" w:author="PR Preview" w:date="2026-01-01T00:00:00Z">
        <w:r>
          <w:t xml:space="preserve"> </w:t>
        </w:r>
      </w:ins>
      <w:hyperlink w:anchor="thm-tonelli-measure">
        <w:ins w:id="4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holds.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Since</w:t>
        </w:r>
      </w:ins>
      <w:ins w:id="4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427" w:author="PR Preview" w:date="2026-01-01T00:00:00Z">
        <w:r>
          <w:t xml:space="preserve">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430" w:author="PR Preview" w:date="2026-01-01T00:00:00Z">
        <w:r>
          <w:t xml:space="preserve">By</w:t>
        </w:r>
      </w:ins>
      <w:ins w:id="431" w:author="PR Preview" w:date="2026-01-01T00:00:00Z">
        <w:r>
          <w:t xml:space="preserve"> </w:t>
        </w:r>
      </w:ins>
      <w:hyperlink w:anchor="thm-tonelli-measure">
        <w:ins w:id="43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33" w:author="PR Preview" w:date="2026-01-01T00:00:00Z">
        <w:r>
          <w:t xml:space="preserve">, both iterated integrals exist and agree.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Integrating</w:t>
        </w:r>
      </w:ins>
      <w:ins w:id="436" w:author="PR Preview" w:date="2026-01-01T00:00:00Z">
        <w:r>
          <w:t xml:space="preserve"> </w:t>
        </w:r>
      </w:ins>
      <m:oMath>
        <m:r>
          <m:t>y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first, then</w:t>
        </w:r>
      </w:ins>
      <w:ins w:id="439" w:author="PR Preview" w:date="2026-01-01T00:00:00Z">
        <w:r>
          <w:t xml:space="preserve"> </w:t>
        </w:r>
      </w:ins>
      <m:oMath>
        <m:r>
          <m:t>x</m:t>
        </m:r>
      </m:oMath>
      <w:ins w:id="4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441" w:author="PR Preview" w:date="2026-01-01T00:00:00Z">
        <w:r>
          <w:delText xml:space="preserve">Both iterated integrals equal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as</w:delText>
        </w:r>
      </w:del>
      <w:del w:id="446" w:author="PR Preview" w:date="2026-01-01T00:00:00Z">
        <w:r>
          <w:delText xml:space="preserve"> </w:delText>
        </w:r>
      </w:del>
      <w:hyperlink w:anchor="thm-fubini-tonelli">
        <w:del w:id="44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guarantees when condition (a) holds.</w:delText>
        </w:r>
      </w:del>
    </w:p>
    <w:p>
      <w:pPr>
        <w:pStyle w:val="BodyText"/>
      </w:pPr>
      <w:del w:id="450" w:author="PR Preview" w:date="2026-01-01T00:00:00Z">
        <w:r>
          <w:rPr>
            <w:b/>
            <w:bCs/>
          </w:rPr>
          <w:delText xml:space="preserve">Example 7 (When neither Fubini–Tonelli condition is satisfied)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The same function</w:delText>
        </w:r>
      </w:del>
      <w:del w:id="4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from</w:delText>
        </w:r>
      </w:del>
      <w:del w:id="456" w:author="PR Preview" w:date="2026-01-01T00:00:00Z">
        <w:r>
          <w:delText xml:space="preserve"> </w:delText>
        </w:r>
      </w:del>
      <w:hyperlink w:anchor="exm-fubini-fail">
        <w:del w:id="457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illustrates a case where neither condition of</w:delText>
        </w:r>
      </w:del>
      <w:del w:id="460" w:author="PR Preview" w:date="2026-01-01T00:00:00Z">
        <w:r>
          <w:delText xml:space="preserve"> </w:delText>
        </w:r>
      </w:del>
      <w:hyperlink w:anchor="thm-fubini-tonelli">
        <w:del w:id="46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 satisfied.</w:delText>
        </w:r>
      </w:del>
    </w:p>
    <w:p>
      <w:pPr>
        <w:pStyle w:val="BodyText"/>
      </w:pPr>
      <w:del w:id="464" w:author="PR Preview" w:date="2026-01-01T00:00:00Z">
        <w:r>
          <w:rPr>
            <w:b/>
            <w:bCs/>
          </w:rPr>
          <w:delText xml:space="preserve">Why</w:delText>
        </w:r>
      </w:del>
      <w:del w:id="465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466" w:author="PR Preview" w:date="2026-01-01T00:00:00Z">
          <w:r>
            <w:rPr>
              <w:rStyle w:val="Hyperlink"/>
              <w:b/>
              <w:bCs/>
            </w:rPr>
            <w:delText xml:space="preserve">Theorem 2</w:delText>
          </w:r>
        </w:del>
      </w:hyperlink>
      <w:del w:id="467" w:author="PR Preview" w:date="2026-01-01T00:00:00Z">
        <w:r>
          <w:rPr>
            <w:b/>
            <w:bCs/>
          </w:rPr>
          <w:delText xml:space="preserve">’s conditions fail:</w:delText>
        </w:r>
      </w:del>
      <w:del w:id="468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69" w:author="PR Preview" w:date="2026-01-01T00:00:00Z">
        <w:r>
          <w:delText xml:space="preserve">, which violates condition (b).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Switching to polar coordinates</w:delText>
        </w:r>
      </w:del>
      <w:del w:id="4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near the origin, the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477" w:author="PR Preview" w:date="2026-01-01T00:00:00Z">
        <w:r>
          <w:t xml:space="preserve">Both iterated integrals equal</w:t>
        </w:r>
      </w:ins>
      <w:ins w:id="4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479" w:author="PR Preview" w:date="2026-01-01T00:00:00Z">
        <w:r>
          <w:t xml:space="preserve">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as</w:t>
        </w:r>
      </w:ins>
      <w:ins w:id="482" w:author="PR Preview" w:date="2026-01-01T00:00:00Z">
        <w:r>
          <w:t xml:space="preserve"> </w:t>
        </w:r>
      </w:ins>
      <w:hyperlink w:anchor="thm-tonelli-measure">
        <w:ins w:id="48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guarantees.</w:t>
        </w:r>
      </w:ins>
    </w:p>
    <w:bookmarkEnd w:id="74"/>
    <w:bookmarkStart w:id="75" w:name="exm-fubini-fail-tonelli"/>
    <w:p>
      <w:pPr>
        <w:pStyle w:val="BodyText"/>
      </w:pPr>
      <w:ins w:id="486" w:author="PR Preview" w:date="2026-01-01T00:00:00Z">
        <w:r>
          <w:rPr>
            <w:b/>
            <w:bCs/>
          </w:rPr>
          <w:t xml:space="preserve">Example 7 (When neither Tonelli’s nor Fubini’s condition is satisfied)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The same function</w:t>
        </w:r>
      </w:ins>
      <w:ins w:id="4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from</w:t>
        </w:r>
      </w:ins>
      <w:ins w:id="492" w:author="PR Preview" w:date="2026-01-01T00:00:00Z">
        <w:r>
          <w:t xml:space="preserve"> </w:t>
        </w:r>
      </w:ins>
      <w:hyperlink w:anchor="exm-fubini-fail">
        <w:ins w:id="49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illustrates a case where neither the hypothesis of</w:t>
        </w:r>
      </w:ins>
      <w:ins w:id="496" w:author="PR Preview" w:date="2026-01-01T00:00:00Z">
        <w:r>
          <w:t xml:space="preserve"> </w:t>
        </w:r>
      </w:ins>
      <w:hyperlink w:anchor="thm-tonelli-measure">
        <w:ins w:id="49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nor that of</w:t>
        </w:r>
      </w:ins>
      <w:ins w:id="500" w:author="PR Preview" w:date="2026-01-01T00:00:00Z">
        <w:r>
          <w:t xml:space="preserve"> </w:t>
        </w:r>
      </w:ins>
      <w:hyperlink w:anchor="thm-fubini-measure">
        <w:ins w:id="50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is satisfied.</w:t>
        </w:r>
      </w:ins>
    </w:p>
    <w:p>
      <w:pPr>
        <w:pStyle w:val="BodyText"/>
      </w:pPr>
      <w:ins w:id="504" w:author="PR Preview" w:date="2026-01-01T00:00:00Z">
        <w:r>
          <w:rPr>
            <w:b/>
            <w:bCs/>
          </w:rPr>
          <w:t xml:space="preserve">Why the hypotheses fail:</w:t>
        </w:r>
      </w:ins>
      <w:ins w:id="505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6" w:author="PR Preview" w:date="2026-01-01T00:00:00Z">
        <w:r>
          <w:t xml:space="preserve">, which violates the absolute-integrability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hypothesis of</w:t>
        </w:r>
      </w:ins>
      <w:ins w:id="509" w:author="PR Preview" w:date="2026-01-01T00:00:00Z">
        <w:r>
          <w:t xml:space="preserve"> </w:t>
        </w:r>
      </w:ins>
      <w:hyperlink w:anchor="thm-fubini-measure">
        <w:ins w:id="51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11" w:author="PR Preview" w:date="2026-01-01T00:00:00Z">
        <w:r>
          <w:t xml:space="preserve">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Switching to polar coordinates</w:t>
        </w:r>
      </w:ins>
      <w:ins w:id="5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near the origin, the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19" w:author="PR Preview" w:date="2026-01-01T00:00:00Z">
        <w:r>
          <w:delText xml:space="preserve">since</w:delText>
        </w:r>
      </w:del>
      <w:del w:id="5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diverges.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Therefore</w:delText>
        </w:r>
      </w:del>
      <w:del w:id="525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26" w:author="PR Preview" w:date="2026-01-01T00:00:00Z">
        <w:r>
          <w:delText xml:space="preserve">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and condition (b) of</w:delText>
        </w:r>
      </w:del>
      <w:del w:id="529" w:author="PR Preview" w:date="2026-01-01T00:00:00Z">
        <w:r>
          <w:delText xml:space="preserve"> </w:delText>
        </w:r>
      </w:del>
      <w:hyperlink w:anchor="thm-fubini-tonelli">
        <w:del w:id="53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is not satisfied.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(Condition (a) also fails:</w:delText>
        </w:r>
      </w:del>
      <w:del w:id="535" w:author="PR Preview" w:date="2026-01-01T00:00:00Z">
        <w:r>
          <w:delText xml:space="preserve"> </w:delText>
        </w:r>
      </w:del>
      <m:oMath>
        <m:r>
          <m:t>f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takes both positive and negative values,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so it is not nonnegative a.e.)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The unequal iterated integrals from</w:delText>
        </w:r>
      </w:del>
      <w:del w:id="542" w:author="PR Preview" w:date="2026-01-01T00:00:00Z">
        <w:r>
          <w:delText xml:space="preserve"> </w:delText>
        </w:r>
      </w:del>
      <w:hyperlink w:anchor="exm-fubini-fail">
        <w:del w:id="543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are thus consistent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with</w:delText>
        </w:r>
      </w:del>
      <w:del w:id="548" w:author="PR Preview" w:date="2026-01-01T00:00:00Z">
        <w:r>
          <w:delText xml:space="preserve"> </w:delText>
        </w:r>
      </w:del>
      <w:hyperlink w:anchor="thm-fubini-tonelli">
        <w:del w:id="54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50" w:author="PR Preview" w:date="2026-01-01T00:00:00Z">
        <w:r>
          <w:delText xml:space="preserve">: the theorem simply does not apply.</w:delText>
        </w:r>
      </w:del>
    </w:p>
    <w:p>
      <w:pPr>
        <w:pStyle w:val="FirstParagraph"/>
      </w:pPr>
      <w:ins w:id="551" w:author="PR Preview" w:date="2026-01-01T00:00:00Z">
        <w:r>
          <w:t xml:space="preserve">since</w:t>
        </w:r>
      </w:ins>
      <w:ins w:id="55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diverges.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Therefore</w:t>
        </w:r>
      </w:ins>
      <w:ins w:id="557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and the hypothesis of</w:t>
        </w:r>
      </w:ins>
      <w:ins w:id="561" w:author="PR Preview" w:date="2026-01-01T00:00:00Z">
        <w:r>
          <w:t xml:space="preserve"> </w:t>
        </w:r>
      </w:ins>
      <w:hyperlink w:anchor="thm-fubini-measure">
        <w:ins w:id="56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not satisfied.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(The hypothesis of</w:t>
        </w:r>
      </w:ins>
      <w:ins w:id="567" w:author="PR Preview" w:date="2026-01-01T00:00:00Z">
        <w:r>
          <w:t xml:space="preserve"> </w:t>
        </w:r>
      </w:ins>
      <w:hyperlink w:anchor="thm-tonelli-measure">
        <w:ins w:id="56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also fails:</w:t>
        </w:r>
      </w:ins>
      <w:ins w:id="571" w:author="PR Preview" w:date="2026-01-01T00:00:00Z">
        <w:r>
          <w:t xml:space="preserve"> </w:t>
        </w:r>
      </w:ins>
      <m:oMath>
        <m:r>
          <m:t>f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takes both positive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and negative values, so it is not nonnegative a.e.)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The unequal iterated integrals from</w:t>
        </w:r>
      </w:ins>
      <w:ins w:id="578" w:author="PR Preview" w:date="2026-01-01T00:00:00Z">
        <w:r>
          <w:t xml:space="preserve"> </w:t>
        </w:r>
      </w:ins>
      <w:hyperlink w:anchor="exm-fubini-fail">
        <w:ins w:id="57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are thus consistent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2026-10-14T21:25:42Z</dcterms:created>
  <dcterms:modified xsi:type="dcterms:W3CDTF">2026-10-14T21:25:42Z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