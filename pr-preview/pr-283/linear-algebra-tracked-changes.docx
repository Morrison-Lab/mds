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13:15:43 (PDT)</w:delText>
        </w:r>
      </w:del>
    </w:p>
    <w:p>
      <w:pPr>
        <w:pStyle w:val="Date"/>
      </w:pPr>
      <w:ins w:id="2" w:author="PR Preview" w:date="2026-01-01T00:00:00Z">
        <w:r>
          <w:t xml:space="preserve">Last modified: 2026-10-14 14:05:31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2026-10-14T21:49:11Z</dcterms:created>
  <dcterms:modified xsi:type="dcterms:W3CDTF">2026-10-14T21:49:11Z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14:05:31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