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00:49:40 (PDT)</w:delText>
        </w:r>
      </w:del>
    </w:p>
    <w:p>
      <w:pPr>
        <w:pStyle w:val="Date"/>
      </w:pPr>
      <w:ins w:id="2" w:author="PR Preview" w:date="2026-01-01T00:00:00Z">
        <w:r>
          <w:t xml:space="preserve">Last modified: 2026-10-15 01:57:29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2026-10-15T09:33:27Z</dcterms:created>
  <dcterms:modified xsi:type="dcterms:W3CDTF">2026-10-15T09:33:27Z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01:57:29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