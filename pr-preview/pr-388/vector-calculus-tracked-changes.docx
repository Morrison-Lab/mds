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del w:id="3" w:author="PR Preview" w:date="2026-01-01T00:00:00Z">
        <w:r>
          <w:delText xml:space="preserve">Wikipedia contributors [2]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— partial derivatives</w:delText>
        </w:r>
      </w:del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numPr>
          <w:ilvl w:val="0"/>
          <w:numId w:val="1016"/>
        </w:numPr>
      </w:pPr>
      <w:del w:id="6" w:author="PR Preview" w:date="2026-01-01T00:00:00Z">
        <w:r>
          <w:delText xml:space="preserve">Wikipedia contributors [6]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— level sets</w:delText>
        </w:r>
      </w:del>
    </w:p>
    <w:p>
      <w:pPr>
        <w:numPr>
          <w:ilvl w:val="0"/>
          <w:numId w:val="1016"/>
        </w:numPr>
      </w:pPr>
      <w:del w:id="9" w:author="PR Preview" w:date="2026-01-01T00:00:00Z">
        <w:r>
          <w:delText xml:space="preserve">Wikipedia contributors [7]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— the total derivative</w:delText>
        </w:r>
      </w:del>
    </w:p>
    <w:p>
      <w:pPr>
        <w:numPr>
          <w:ilvl w:val="0"/>
          <w:numId w:val="1016"/>
        </w:numPr>
      </w:pPr>
      <w:del w:id="12" w:author="PR Preview" w:date="2026-01-01T00:00:00Z">
        <w:r>
          <w:delText xml:space="preserve">Wikipedia contributors [9]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— the Jacobian matrix</w:delText>
        </w:r>
      </w:del>
    </w:p>
    <w:p>
      <w:pPr>
        <w:numPr>
          <w:ilvl w:val="0"/>
          <w:numId w:val="1016"/>
        </w:numPr>
      </w:pPr>
      <w:del w:id="15" w:author="PR Preview" w:date="2026-01-01T00:00:00Z">
        <w:r>
          <w:delText xml:space="preserve">Wikipedia contributors [8]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— matrix calculus and the numerator and denominator layouts</w:delText>
        </w:r>
      </w:del>
    </w:p>
    <w:p>
      <w:pPr>
        <w:numPr>
          <w:ilvl w:val="0"/>
          <w:numId w:val="1016"/>
        </w:numPr>
      </w:pPr>
      <w:del w:id="18" w:author="PR Preview" w:date="2026-01-01T00:00:00Z">
        <w:r>
          <w:delText xml:space="preserve">Wikipedia contributors [10]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— residuals and errors</w:delText>
        </w:r>
      </w:del>
    </w:p>
    <w:p>
      <w:pPr>
        <w:numPr>
          <w:ilvl w:val="0"/>
          <w:numId w:val="1016"/>
        </w:numPr>
      </w:pPr>
      <w:del w:id="21" w:author="PR Preview" w:date="2026-01-01T00:00:00Z">
        <w:r>
          <w:delText xml:space="preserve">Wikipedia contributors [11]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— the residual sum of squares</w:delText>
        </w:r>
      </w:del>
    </w:p>
    <w:p>
      <w:pPr>
        <w:numPr>
          <w:ilvl w:val="0"/>
          <w:numId w:val="1016"/>
        </w:numPr>
      </w:pPr>
      <w:del w:id="24" w:author="PR Preview" w:date="2026-01-01T00:00:00Z">
        <w:r>
          <w:delText xml:space="preserve">Wikipedia contributors [13]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— open and closed balls</w:delText>
        </w:r>
      </w:del>
    </w:p>
    <w:p>
      <w:pPr>
        <w:numPr>
          <w:ilvl w:val="0"/>
          <w:numId w:val="1016"/>
        </w:numPr>
      </w:pPr>
      <w:del w:id="27" w:author="PR Preview" w:date="2026-01-01T00:00:00Z">
        <w:r>
          <w:delText xml:space="preserve">Wikipedia contributors [14]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— the Hessian matrix</w:delText>
        </w:r>
      </w:del>
    </w:p>
    <w:p>
      <w:pPr>
        <w:numPr>
          <w:ilvl w:val="0"/>
          <w:numId w:val="1016"/>
        </w:numPr>
      </w:pPr>
      <w:del w:id="30" w:author="PR Preview" w:date="2026-01-01T00:00:00Z">
        <w:r>
          <w:delText xml:space="preserve">Wikipedia contributors [15]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— the symmetry of mixed second partial derivatives</w:delText>
        </w:r>
      </w:del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2026-10-18T20:05:18Z</dcterms:created>
  <dcterms:modified xsi:type="dcterms:W3CDTF">2026-10-18T20:05:18Z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