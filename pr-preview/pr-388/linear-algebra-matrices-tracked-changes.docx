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5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5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55" w:name="refs"/>
    <w:bookmarkStart w:id="122" w:name="ref-wikipedia_matrix_mathematic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1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matrices, with their operations and applications</w:delText>
        </w:r>
      </w:del>
    </w:p>
    <w:p>
      <w:pPr>
        <w:numPr>
          <w:ilvl w:val="0"/>
          <w:numId w:val="1011"/>
        </w:numPr>
      </w:pPr>
      <w:del w:id="7" w:author="PR Preview" w:date="2026-01-01T00:00:00Z">
        <w:r>
          <w:delText xml:space="preserve">Wikipedia contributors [7]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the matrix product and its properties</w:delText>
        </w:r>
      </w:del>
    </w:p>
    <w:p>
      <w:pPr>
        <w:numPr>
          <w:ilvl w:val="0"/>
          <w:numId w:val="1011"/>
        </w:numPr>
      </w:pPr>
      <w:del w:id="10" w:author="PR Preview" w:date="2026-01-01T00:00:00Z">
        <w:r>
          <w:delText xml:space="preserve">Wikipedia contributors [3]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the transpose of a matrix</w:delText>
        </w:r>
      </w:del>
    </w:p>
    <w:p>
      <w:pPr>
        <w:numPr>
          <w:ilvl w:val="0"/>
          <w:numId w:val="1011"/>
        </w:numPr>
      </w:pPr>
      <w:del w:id="13" w:author="PR Preview" w:date="2026-01-01T00:00:00Z">
        <w:r>
          <w:delText xml:space="preserve">Wikipedia contributors [10]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the identity matrix</w:delText>
        </w:r>
      </w:del>
    </w:p>
    <w:p>
      <w:pPr>
        <w:numPr>
          <w:ilvl w:val="0"/>
          <w:numId w:val="1011"/>
        </w:numPr>
      </w:pPr>
      <w:del w:id="16" w:author="PR Preview" w:date="2026-01-01T00:00:00Z">
        <w:r>
          <w:delText xml:space="preserve">Wikipedia contributors [11]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linear systems and how to solve them</w:delText>
        </w:r>
      </w:del>
    </w:p>
    <w:p>
      <w:pPr>
        <w:numPr>
          <w:ilvl w:val="0"/>
          <w:numId w:val="1011"/>
        </w:numPr>
      </w:pPr>
      <w:del w:id="19" w:author="PR Preview" w:date="2026-01-01T00:00:00Z">
        <w:r>
          <w:delText xml:space="preserve">Wikipedia contributors [12]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linear maps and their matrices</w:delText>
        </w:r>
      </w:del>
    </w:p>
    <w:p>
      <w:pPr>
        <w:numPr>
          <w:ilvl w:val="0"/>
          <w:numId w:val="1011"/>
        </w:numPr>
      </w:pPr>
      <w:del w:id="22" w:author="PR Preview" w:date="2026-01-01T00:00:00Z">
        <w:r>
          <w:delText xml:space="preserve">Wikipedia contributors [16]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hyperplanes and their equations</w:delText>
        </w:r>
      </w:del>
    </w:p>
    <w:p>
      <w:pPr>
        <w:numPr>
          <w:ilvl w:val="0"/>
          <w:numId w:val="1011"/>
        </w:numPr>
      </w:pPr>
      <w:del w:id="25" w:author="PR Preview" w:date="2026-01-01T00:00:00Z">
        <w:r>
          <w:delText xml:space="preserve">Wikipedia contributors [9]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the main diagonal of a matrix</w:delText>
        </w:r>
      </w:del>
    </w:p>
    <w:p>
      <w:pPr>
        <w:numPr>
          <w:ilvl w:val="0"/>
          <w:numId w:val="1011"/>
        </w:numPr>
      </w:pPr>
      <w:del w:id="28" w:author="PR Preview" w:date="2026-01-01T00:00:00Z">
        <w:r>
          <w:delText xml:space="preserve">Wikipedia contributors [5]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— matrix addition</w:delText>
        </w:r>
      </w:del>
    </w:p>
    <w:p>
      <w:pPr>
        <w:numPr>
          <w:ilvl w:val="0"/>
          <w:numId w:val="1011"/>
        </w:numPr>
      </w:pPr>
      <w:del w:id="31" w:author="PR Preview" w:date="2026-01-01T00:00:00Z">
        <w:r>
          <w:delText xml:space="preserve">Wikipedia contributors [17]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— normal vectors to curves and surfaces</w:delText>
        </w:r>
      </w:del>
    </w:p>
    <w:p>
      <w:pPr>
        <w:numPr>
          <w:ilvl w:val="0"/>
          <w:numId w:val="1011"/>
        </w:numPr>
      </w:pPr>
      <w:del w:id="34" w:author="PR Preview" w:date="2026-01-01T00:00:00Z">
        <w:r>
          <w:delText xml:space="preserve">Wikipedia contributors [6]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— scalar multiplication</w:delText>
        </w:r>
      </w:del>
    </w:p>
    <w:p>
      <w:pPr>
        <w:numPr>
          <w:ilvl w:val="0"/>
          <w:numId w:val="1011"/>
        </w:numPr>
      </w:pPr>
      <w:del w:id="37" w:author="PR Preview" w:date="2026-01-01T00:00:00Z">
        <w:r>
          <w:delText xml:space="preserve">Wikipedia contributors [8]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— square matrices</w:delText>
        </w:r>
      </w:del>
    </w:p>
    <w:p>
      <w:pPr>
        <w:numPr>
          <w:ilvl w:val="0"/>
          <w:numId w:val="1011"/>
        </w:numPr>
      </w:pPr>
      <w:del w:id="40" w:author="PR Preview" w:date="2026-01-01T00:00:00Z">
        <w:r>
          <w:delText xml:space="preserve">Wikipedia contributors [2]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— tensors and their arrays of components</w:delText>
        </w:r>
      </w:del>
    </w:p>
    <w:p>
      <w:pPr>
        <w:numPr>
          <w:ilvl w:val="0"/>
          <w:numId w:val="1011"/>
        </w:numPr>
      </w:pPr>
      <w:del w:id="43" w:author="PR Preview" w:date="2026-01-01T00:00:00Z">
        <w:r>
          <w:delText xml:space="preserve">Wikipedia contributors [13]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— translations in geometry</w:delText>
        </w:r>
      </w:del>
    </w:p>
    <w:p>
      <w:pPr>
        <w:numPr>
          <w:ilvl w:val="0"/>
          <w:numId w:val="1011"/>
        </w:numPr>
      </w:pPr>
      <w:del w:id="46" w:author="PR Preview" w:date="2026-01-01T00:00:00Z">
        <w:r>
          <w:delText xml:space="preserve">Wikipedia contributors [4]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— zero matrices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https://en.wikipedia.org/wiki/Matrix_(mathematics)</w:t>
        </w:r>
      </w:hyperlink>
    </w:p>
    <w:bookmarkEnd w:id="122"/>
    <w:bookmarkStart w:id="124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https://en.wikipedia.org/wiki/Tensor</w:t>
        </w:r>
      </w:hyperlink>
    </w:p>
    <w:bookmarkEnd w:id="124"/>
    <w:bookmarkStart w:id="126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https://en.wikipedia.org/wiki/Transpose</w:t>
        </w:r>
      </w:hyperlink>
    </w:p>
    <w:bookmarkEnd w:id="126"/>
    <w:bookmarkStart w:id="128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https://en.wikipedia.org/wiki/Zero_matrix</w:t>
        </w:r>
      </w:hyperlink>
    </w:p>
    <w:bookmarkEnd w:id="128"/>
    <w:bookmarkStart w:id="130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https://en.wikipedia.org/wiki/Matrix_addition</w:t>
        </w:r>
      </w:hyperlink>
    </w:p>
    <w:bookmarkEnd w:id="130"/>
    <w:bookmarkStart w:id="132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https://en.wikipedia.org/wiki/Scalar_multiplication</w:t>
        </w:r>
      </w:hyperlink>
    </w:p>
    <w:bookmarkEnd w:id="132"/>
    <w:bookmarkStart w:id="134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https://en.wikipedia.org/wiki/Matrix_multiplication</w:t>
        </w:r>
      </w:hyperlink>
    </w:p>
    <w:bookmarkEnd w:id="134"/>
    <w:bookmarkStart w:id="136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https://en.wikipedia.org/wiki/Square_matrix</w:t>
        </w:r>
      </w:hyperlink>
    </w:p>
    <w:bookmarkEnd w:id="136"/>
    <w:bookmarkStart w:id="138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https://en.wikipedia.org/wiki/Main_diagonal</w:t>
        </w:r>
      </w:hyperlink>
    </w:p>
    <w:bookmarkEnd w:id="138"/>
    <w:bookmarkStart w:id="140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https://en.wikipedia.org/wiki/Identity_matrix</w:t>
        </w:r>
      </w:hyperlink>
    </w:p>
    <w:bookmarkEnd w:id="140"/>
    <w:bookmarkStart w:id="142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https://en.wikipedia.org/wiki/System_of_linear_equations</w:t>
        </w:r>
      </w:hyperlink>
    </w:p>
    <w:bookmarkEnd w:id="142"/>
    <w:bookmarkStart w:id="144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https://en.wikipedia.org/wiki/Linear_map</w:t>
        </w:r>
      </w:hyperlink>
    </w:p>
    <w:bookmarkEnd w:id="144"/>
    <w:bookmarkStart w:id="146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https://en.wikipedia.org/wiki/Translation_(geometry)</w:t>
        </w:r>
      </w:hyperlink>
    </w:p>
    <w:bookmarkEnd w:id="146"/>
    <w:bookmarkStart w:id="148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48"/>
    <w:bookmarkStart w:id="150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49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0"/>
    <w:bookmarkStart w:id="152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https://en.wikipedia.org/wiki/Hyperplane</w:t>
        </w:r>
      </w:hyperlink>
    </w:p>
    <w:bookmarkEnd w:id="152"/>
    <w:bookmarkStart w:id="154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https://en.wikipedia.org/wiki/Normal_(geometry)</w:t>
        </w:r>
      </w:hyperlink>
    </w:p>
    <w:bookmarkEnd w:id="154"/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49" Type="http://schemas.openxmlformats.org/officeDocument/2006/relationships/hyperlink" Target="https://doi.org/10.1017/9781108583664" TargetMode="External"/><Relationship Id="rId151" Type="http://schemas.openxmlformats.org/officeDocument/2006/relationships/hyperlink" Target="https://en.wikipedia.org/wiki/Hyperplane" TargetMode="External"/><Relationship Id="rId139" Type="http://schemas.openxmlformats.org/officeDocument/2006/relationships/hyperlink" Target="https://en.wikipedia.org/wiki/Identity_matrix" TargetMode="External"/><Relationship Id="rId143" Type="http://schemas.openxmlformats.org/officeDocument/2006/relationships/hyperlink" Target="https://en.wikipedia.org/wiki/Linear_map" TargetMode="External"/><Relationship Id="rId137" Type="http://schemas.openxmlformats.org/officeDocument/2006/relationships/hyperlink" Target="https://en.wikipedia.org/wiki/Main_diagonal" TargetMode="External"/><Relationship Id="rId121" Type="http://schemas.openxmlformats.org/officeDocument/2006/relationships/hyperlink" Target="https://en.wikipedia.org/wiki/Matrix_(mathematics)" TargetMode="External"/><Relationship Id="rId129" Type="http://schemas.openxmlformats.org/officeDocument/2006/relationships/hyperlink" Target="https://en.wikipedia.org/wiki/Matrix_addition" TargetMode="External"/><Relationship Id="rId133" Type="http://schemas.openxmlformats.org/officeDocument/2006/relationships/hyperlink" Target="https://en.wikipedia.org/wiki/Matrix_multiplication" TargetMode="External"/><Relationship Id="rId153" Type="http://schemas.openxmlformats.org/officeDocument/2006/relationships/hyperlink" Target="https://en.wikipedia.org/wiki/Normal_(geometry)" TargetMode="External"/><Relationship Id="rId131" Type="http://schemas.openxmlformats.org/officeDocument/2006/relationships/hyperlink" Target="https://en.wikipedia.org/wiki/Scalar_multiplication" TargetMode="External"/><Relationship Id="rId135" Type="http://schemas.openxmlformats.org/officeDocument/2006/relationships/hyperlink" Target="https://en.wikipedia.org/wiki/Square_matrix" TargetMode="External"/><Relationship Id="rId141" Type="http://schemas.openxmlformats.org/officeDocument/2006/relationships/hyperlink" Target="https://en.wikipedia.org/wiki/System_of_linear_equations" TargetMode="External"/><Relationship Id="rId123" Type="http://schemas.openxmlformats.org/officeDocument/2006/relationships/hyperlink" Target="https://en.wikipedia.org/wiki/Tensor" TargetMode="External"/><Relationship Id="rId145" Type="http://schemas.openxmlformats.org/officeDocument/2006/relationships/hyperlink" Target="https://en.wikipedia.org/wiki/Translation_(geometry)" TargetMode="External"/><Relationship Id="rId125" Type="http://schemas.openxmlformats.org/officeDocument/2006/relationships/hyperlink" Target="https://en.wikipedia.org/wiki/Transpose" TargetMode="External"/><Relationship Id="rId127" Type="http://schemas.openxmlformats.org/officeDocument/2006/relationships/hyperlink" Target="https://en.wikipedia.org/wiki/Zero_matrix" TargetMode="External"/><Relationship Id="rId147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49" Type="http://schemas.openxmlformats.org/officeDocument/2006/relationships/hyperlink" Target="https://doi.org/10.1017/9781108583664" TargetMode="External"/><Relationship Id="rId151" Type="http://schemas.openxmlformats.org/officeDocument/2006/relationships/hyperlink" Target="https://en.wikipedia.org/wiki/Hyperplane" TargetMode="External"/><Relationship Id="rId139" Type="http://schemas.openxmlformats.org/officeDocument/2006/relationships/hyperlink" Target="https://en.wikipedia.org/wiki/Identity_matrix" TargetMode="External"/><Relationship Id="rId143" Type="http://schemas.openxmlformats.org/officeDocument/2006/relationships/hyperlink" Target="https://en.wikipedia.org/wiki/Linear_map" TargetMode="External"/><Relationship Id="rId137" Type="http://schemas.openxmlformats.org/officeDocument/2006/relationships/hyperlink" Target="https://en.wikipedia.org/wiki/Main_diagonal" TargetMode="External"/><Relationship Id="rId121" Type="http://schemas.openxmlformats.org/officeDocument/2006/relationships/hyperlink" Target="https://en.wikipedia.org/wiki/Matrix_(mathematics)" TargetMode="External"/><Relationship Id="rId129" Type="http://schemas.openxmlformats.org/officeDocument/2006/relationships/hyperlink" Target="https://en.wikipedia.org/wiki/Matrix_addition" TargetMode="External"/><Relationship Id="rId133" Type="http://schemas.openxmlformats.org/officeDocument/2006/relationships/hyperlink" Target="https://en.wikipedia.org/wiki/Matrix_multiplication" TargetMode="External"/><Relationship Id="rId153" Type="http://schemas.openxmlformats.org/officeDocument/2006/relationships/hyperlink" Target="https://en.wikipedia.org/wiki/Normal_(geometry)" TargetMode="External"/><Relationship Id="rId131" Type="http://schemas.openxmlformats.org/officeDocument/2006/relationships/hyperlink" Target="https://en.wikipedia.org/wiki/Scalar_multiplication" TargetMode="External"/><Relationship Id="rId135" Type="http://schemas.openxmlformats.org/officeDocument/2006/relationships/hyperlink" Target="https://en.wikipedia.org/wiki/Square_matrix" TargetMode="External"/><Relationship Id="rId141" Type="http://schemas.openxmlformats.org/officeDocument/2006/relationships/hyperlink" Target="https://en.wikipedia.org/wiki/System_of_linear_equations" TargetMode="External"/><Relationship Id="rId123" Type="http://schemas.openxmlformats.org/officeDocument/2006/relationships/hyperlink" Target="https://en.wikipedia.org/wiki/Tensor" TargetMode="External"/><Relationship Id="rId145" Type="http://schemas.openxmlformats.org/officeDocument/2006/relationships/hyperlink" Target="https://en.wikipedia.org/wiki/Translation_(geometry)" TargetMode="External"/><Relationship Id="rId125" Type="http://schemas.openxmlformats.org/officeDocument/2006/relationships/hyperlink" Target="https://en.wikipedia.org/wiki/Transpose" TargetMode="External"/><Relationship Id="rId127" Type="http://schemas.openxmlformats.org/officeDocument/2006/relationships/hyperlink" Target="https://en.wikipedia.org/wiki/Zero_matrix" TargetMode="External"/><Relationship Id="rId147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2026-10-18T19:33:37Z</dcterms:created>
  <dcterms:modified xsi:type="dcterms:W3CDTF">2026-10-18T19:33:37Z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