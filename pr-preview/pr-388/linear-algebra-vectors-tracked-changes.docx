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7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row and column vectors</w:delText>
        </w:r>
      </w:del>
    </w:p>
    <w:p>
      <w:pPr>
        <w:numPr>
          <w:ilvl w:val="0"/>
          <w:numId w:val="1007"/>
        </w:numPr>
      </w:pPr>
      <w:del w:id="7" w:author="PR Preview" w:date="2026-01-01T00:00:00Z">
        <w:r>
          <w:delText xml:space="preserve">Wikipedia contributors [8]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vectors in Euclidean space, with their length and direction</w:delText>
        </w:r>
      </w:del>
    </w:p>
    <w:p>
      <w:pPr>
        <w:numPr>
          <w:ilvl w:val="0"/>
          <w:numId w:val="1007"/>
        </w:numPr>
      </w:pPr>
      <w:del w:id="10" w:author="PR Preview" w:date="2026-01-01T00:00:00Z">
        <w:r>
          <w:delText xml:space="preserve">Wikipedia contributors [2]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scalars</w:delText>
        </w:r>
      </w:del>
    </w:p>
    <w:p>
      <w:pPr>
        <w:numPr>
          <w:ilvl w:val="0"/>
          <w:numId w:val="1007"/>
        </w:numPr>
      </w:pPr>
      <w:del w:id="13" w:author="PR Preview" w:date="2026-01-01T00:00:00Z">
        <w:r>
          <w:delText xml:space="preserve">Wikipedia contributors [5]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arithmetic mean and other averages</w:delText>
        </w:r>
      </w:del>
    </w:p>
    <w:p>
      <w:pPr>
        <w:numPr>
          <w:ilvl w:val="0"/>
          <w:numId w:val="1007"/>
        </w:numPr>
      </w:pPr>
      <w:del w:id="16" w:author="PR Preview" w:date="2026-01-01T00:00:00Z">
        <w:r>
          <w:delText xml:space="preserve">Wikipedia contributors [7]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orthogonality in mathematics</w:delText>
        </w:r>
      </w:del>
    </w:p>
    <w:p>
      <w:pPr>
        <w:numPr>
          <w:ilvl w:val="0"/>
          <w:numId w:val="1007"/>
        </w:numPr>
      </w:pPr>
      <w:del w:id="19" w:author="PR Preview" w:date="2026-01-01T00:00:00Z">
        <w:r>
          <w:delText xml:space="preserve">Wikipedia contributors [9]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unit vectors</w:delText>
        </w:r>
      </w:del>
    </w:p>
    <w:p>
      <w:pPr>
        <w:numPr>
          <w:ilvl w:val="0"/>
          <w:numId w:val="1007"/>
        </w:numPr>
      </w:pPr>
      <w:del w:id="22" w:author="PR Preview" w:date="2026-01-01T00:00:00Z">
        <w:r>
          <w:delText xml:space="preserve">Wikipedia contributors [10]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Euclidean distance</w:delText>
        </w:r>
      </w:del>
    </w:p>
    <w:p>
      <w:pPr>
        <w:numPr>
          <w:ilvl w:val="0"/>
          <w:numId w:val="1007"/>
        </w:numPr>
      </w:pPr>
      <w:del w:id="25" w:author="PR Preview" w:date="2026-01-01T00:00:00Z">
        <w:r>
          <w:delText xml:space="preserve">Wikipedia contributors [6]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the standard basis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2026-10-18T19:43:30Z</dcterms:created>
  <dcterms:modified xsi:type="dcterms:W3CDTF">2026-10-18T19:43:30Z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