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del w:id="3" w:author="PR Preview" w:date="2026-01-01T00:00:00Z">
        <w:r>
          <w:delText xml:space="preserve">with equality exactly when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$\mathord{\smash[b]{\underset{\raise.3ex\hbox{$\scriptstyle\sim$}}{x}}\vphantom{x}}$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and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$\mathord{\smash[b]{\underset{\raise.3ex\hbox{$\scriptstyle\sim$}}{y}}\vphantom{y}}$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are linearly dependent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</w:delText>
        </w:r>
      </w:del>
      <w:hyperlink r:id="rId35">
        <w:del w:id="14" w:author="PR Preview" w:date="2026-01-01T00:00:00Z">
          <w:r>
            <w:rPr>
              <w:rStyle w:val="Hyperlink"/>
            </w:rPr>
            <w:delText xml:space="preserve">Definition 1 in Subspaces and Rank</w:delText>
          </w:r>
        </w:del>
      </w:hyperlink>
      <w:del w:id="15" w:author="PR Preview" w:date="2026-01-01T00:00:00Z">
        <w:r>
          <w:delText xml:space="preserve">).</w:delText>
        </w:r>
      </w:del>
    </w:p>
    <w:p>
      <w:pPr>
        <w:pStyle w:val="FirstParagraph"/>
      </w:pPr>
      <w:ins w:id="16" w:author="PR Preview" w:date="2026-01-01T00:00:00Z">
        <w:r>
          <w:t xml:space="preserve">with equality exactly when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$\mathord{\smash[b]{\underset{\raise.3ex\hbox{$\scriptstyle\sim$}}{x}}\vphantom{x}}$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and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$\mathord{\smash[b]{\underset{\raise.3ex\hbox{$\scriptstyle\sim$}}{y}}\vphantom{y}}$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are linearly dependent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(</w:t>
        </w:r>
      </w:ins>
      <w:hyperlink r:id="rId35">
        <w:ins w:id="27" w:author="PR Preview" w:date="2026-01-01T00:00:00Z">
          <w:r>
            <w:rPr>
              <w:rStyle w:val="Hyperlink"/>
            </w:rPr>
            <w:t xml:space="preserve">Definition 1 in Subspaces and Rank</w:t>
          </w:r>
        </w:ins>
      </w:hyperlink>
      <w:ins w:id="28" w:author="PR Preview" w:date="2026-01-01T00:00:00Z">
        <w:r>
          <w:t xml:space="preserve">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[6]</w:t>
        </w:r>
      </w:ins>
      <w:ins w:id="31" w:author="PR Preview" w:date="2026-01-01T00:00:00Z">
        <w:r>
          <w:t xml:space="preserve">.</w:t>
        </w:r>
      </w:ins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del w:id="32" w:author="PR Preview" w:date="2026-01-01T00:00:00Z">
        <w:r>
          <w:rPr>
            <w:b/>
            <w:bCs/>
          </w:rPr>
          <w:delText xml:space="preserve">Definition 4 (Norm (normed vector space, normed space))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b/>
            <w:bCs/>
          </w:rPr>
          <w:delText xml:space="preserve">norm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[6]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on a real vector space</w:delText>
        </w:r>
      </w:del>
      <w:del w:id="41" w:author="PR Preview" w:date="2026-01-01T00:00:00Z">
        <w:r>
          <w:delText xml:space="preserve"> </w:delText>
        </w:r>
      </w:del>
      <m:oMath>
        <m:r>
          <m:t>V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a function</w:delText>
        </w:r>
      </w:del>
      <w:del w:id="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that assigns to each vector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$\mathord{\smash[b]{\underset{\raise.3ex\hbox{$\scriptstyle\sim$}}{x}}\vphantom{x}}\in V$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a nonnegative real number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$\mathopen{}\left\lVert\mathord{\smash[b]{\underset{\raise.3ex\hbox{$\scriptstyle\sim$}}{x}}\vphantom{x}}\right\rVert\mathclose{}$</w:delText>
        </w:r>
      </w:del>
      <w:del w:id="53" w:author="PR Preview" w:date="2026-01-01T00:00:00Z">
        <w:r>
          <w:delText xml:space="preserve">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 satisfies the following three axioms for all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V$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and all scalars</w:delText>
        </w:r>
      </w:del>
      <w:del w:id="6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61" w:author="PR Preview" w:date="2026-01-01T00:00:00Z">
        <w:r>
          <w:delText xml:space="preserve">:</w:delText>
        </w:r>
      </w:del>
    </w:p>
    <w:p>
      <w:pPr>
        <w:pStyle w:val="FirstParagraph"/>
      </w:pPr>
      <w:ins w:id="62" w:author="PR Preview" w:date="2026-01-01T00:00:00Z">
        <w:r>
          <w:rPr>
            <w:b/>
            <w:bCs/>
          </w:rPr>
          <w:t xml:space="preserve">Definition 4 (Norm (normed vector space, normed space))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b/>
            <w:bCs/>
          </w:rPr>
          <w:t xml:space="preserve">norm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[7]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on a real vector space</w:t>
        </w:r>
      </w:ins>
      <w:ins w:id="71" w:author="PR Preview" w:date="2026-01-01T00:00:00Z">
        <w:r>
          <w:t xml:space="preserve"> </w:t>
        </w:r>
      </w:ins>
      <m:oMath>
        <m:r>
          <m:t>V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is a function</w:t>
        </w:r>
      </w:ins>
      <w:ins w:id="74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that assigns to each vector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$\mathord{\smash[b]{\underset{\raise.3ex\hbox{$\scriptstyle\sim$}}{x}}\vphantom{x}}\in V$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 nonnegative real number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$\mathopen{}\left\lVert\mathord{\smash[b]{\underset{\raise.3ex\hbox{$\scriptstyle\sim$}}{x}}\vphantom{x}}\right\rVert\mathclose{}$</w:t>
        </w:r>
      </w:ins>
      <w:ins w:id="83" w:author="PR Preview" w:date="2026-01-01T00:00:00Z">
        <w:r>
          <w:t xml:space="preserve">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and satisfies the following three axioms for all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$\mathord{\smash[b]{\underset{\raise.3ex\hbox{$\scriptstyle\sim$}}{x}}\vphantom{x}}, \mathord{\smash[b]{\underset{\raise.3ex\hbox{$\scriptstyle\sim$}}{y}}\vphantom{y}}\in V$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 all scalars</w:t>
        </w:r>
      </w:ins>
      <w:ins w:id="9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9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del w:id="92" w:author="PR Preview" w:date="2026-01-01T00:00:00Z">
        <w:r>
          <w:rPr>
            <w:b/>
            <w:bCs/>
          </w:rPr>
          <w:delText xml:space="preserve">Subadditivity (triangle inequality)</w:delText>
        </w:r>
      </w:del>
      <w:del w:id="93" w:author="PR Preview" w:date="2026-01-01T00:00:00Z">
        <w:r>
          <w:delText xml:space="preserve">: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delText>
        </w:r>
      </w:del>
      <w:del w:id="9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0"/>
        </w:numPr>
      </w:pPr>
      <w:ins w:id="97" w:author="PR Preview" w:date="2026-01-01T00:00:00Z">
        <w:r>
          <w:rPr>
            <w:b/>
            <w:bCs/>
          </w:rPr>
          <w:t xml:space="preserve">Subadditivity (triangle inequality)</w:t>
        </w:r>
      </w:ins>
      <w:ins w:id="98" w:author="PR Preview" w:date="2026-01-01T00:00:00Z">
        <w:r>
          <w:t xml:space="preserve">: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[8]</w:t>
        </w:r>
      </w:ins>
      <w:ins w:id="103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del w:id="104" w:author="PR Preview" w:date="2026-01-01T00:00:00Z">
        <w:r>
          <w:rPr>
            <w:b/>
            <w:bCs/>
          </w:rPr>
          <w:delText xml:space="preserve">Definition 5 (Vector</w:delText>
        </w:r>
      </w:del>
      <w:del w:id="105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106" w:author="PR Preview" w:date="2026-01-01T00:00:00Z">
        <w:r>
          <w:rPr>
            <w:b/>
            <w:bCs/>
          </w:rPr>
          <w:delText xml:space="preserve">-norm (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107" w:author="PR Preview" w:date="2026-01-01T00:00:00Z">
        <w:r>
          <w:rPr>
            <w:b/>
            <w:bCs/>
          </w:rPr>
          <w:delText xml:space="preserve"> </w:delText>
        </w:r>
      </w:del>
      <w:del w:id="108" w:author="PR Preview" w:date="2026-01-01T00:00:00Z">
        <w:r>
          <w:rPr>
            <w:b/>
            <w:bCs/>
          </w:rPr>
          <w:delText xml:space="preserve">norm,</w:delText>
        </w:r>
      </w:del>
      <w:del w:id="109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1</m:t>
            </m:r>
          </m:sub>
        </m:sSub>
      </m:oMath>
      <w:del w:id="110" w:author="PR Preview" w:date="2026-01-01T00:00:00Z">
        <w:r>
          <w:rPr>
            <w:b/>
            <w:bCs/>
          </w:rPr>
          <w:delText xml:space="preserve"> </w:delText>
        </w:r>
      </w:del>
      <w:del w:id="111" w:author="PR Preview" w:date="2026-01-01T00:00:00Z">
        <w:r>
          <w:rPr>
            <w:b/>
            <w:bCs/>
          </w:rPr>
          <w:delText xml:space="preserve">norm, taxicab norm, Manhattan norm,</w:delText>
        </w:r>
      </w:del>
      <w:del w:id="112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ℓ</m:t>
            </m:r>
          </m:e>
          <m:sub>
            <m:r>
              <m:t>2</m:t>
            </m:r>
          </m:sub>
        </m:sSub>
      </m:oMath>
      <w:del w:id="113" w:author="PR Preview" w:date="2026-01-01T00:00:00Z">
        <w:r>
          <w:rPr>
            <w:b/>
            <w:bCs/>
          </w:rPr>
          <w:delText xml:space="preserve"> </w:delText>
        </w:r>
      </w:del>
      <w:del w:id="114" w:author="PR Preview" w:date="2026-01-01T00:00:00Z">
        <w:r>
          <w:rPr>
            <w:b/>
            <w:bCs/>
          </w:rPr>
          <w:delText xml:space="preserve">norm, infinity norm))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For a vector</w:delText>
        </w:r>
      </w:del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$\mathord{\smash[b]{\underset{\raise.3ex\hbox{$\scriptstyle\sim$}}{x}}\vphantom{x}}= (x_1, \ldots, x_p) \in \mathbb{R}^p$</w:delText>
        </w:r>
      </w:del>
      <w:del w:id="119" w:author="PR Preview" w:date="2026-01-01T00:00:00Z">
        <w:r>
          <w:delText xml:space="preserve"> </w:delText>
        </w:r>
      </w:del>
      <w:del w:id="120" w:author="PR Preview" w:date="2026-01-01T00:00:00Z">
        <w:r>
          <w:delText xml:space="preserve">and any real number</w:delText>
        </w:r>
      </w:del>
      <w:del w:id="12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≥</m:t>
        </m:r>
        <m:r>
          <m:t>1</m:t>
        </m:r>
      </m:oMath>
      <w:del w:id="122" w:author="PR Preview" w:date="2026-01-01T00:00:00Z">
        <w:r>
          <w:delText xml:space="preserve">,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the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rPr>
            <w:b/>
            <w:bCs/>
          </w:rPr>
          <w:delText xml:space="preserve">vector</w:delText>
        </w:r>
      </w:del>
      <w:del w:id="127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</m:oMath>
      <w:del w:id="128" w:author="PR Preview" w:date="2026-01-01T00:00:00Z">
        <w:r>
          <w:rPr>
            <w:b/>
            <w:bCs/>
          </w:rPr>
          <w:delText xml:space="preserve">-norm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[7]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(or</w:delText>
        </w:r>
      </w:del>
      <w:del w:id="13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p</m:t>
            </m:r>
          </m:sub>
        </m:sSub>
      </m:oMath>
      <w:del w:id="134" w:author="PR Preview" w:date="2026-01-01T00:00:00Z">
        <w:r>
          <w:rPr>
            <w:b/>
            <w:bCs/>
          </w:rPr>
          <w:delText xml:space="preserve"> </w:delText>
        </w:r>
      </w:del>
      <w:del w:id="135" w:author="PR Preview" w:date="2026-01-01T00:00:00Z">
        <w:r>
          <w:rPr>
            <w:b/>
            <w:bCs/>
          </w:rPr>
          <w:delText xml:space="preserve">norm</w:delText>
        </w:r>
      </w:del>
      <w:del w:id="136" w:author="PR Preview" w:date="2026-01-01T00:00:00Z">
        <w:r>
          <w:delText xml:space="preserve">, traditionally named with parameter</w:delText>
        </w:r>
      </w:del>
      <w:del w:id="137" w:author="PR Preview" w:date="2026-01-01T00:00:00Z">
        <w:r>
          <w:delText xml:space="preserve"> </w:delText>
        </w:r>
      </w:del>
      <m:oMath>
        <m:r>
          <m:t>p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but denoted here with exponent</w:delText>
        </w:r>
      </w:del>
      <w:del w:id="140" w:author="PR Preview" w:date="2026-01-01T00:00:00Z">
        <w:r>
          <w:delText xml:space="preserve"> </w:delText>
        </w:r>
      </w:del>
      <m:oMath>
        <m:r>
          <m:t>k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to avoid clashing with the ambient vector dimension</w:delText>
        </w:r>
      </w:del>
      <w:del w:id="143" w:author="PR Preview" w:date="2026-01-01T00:00:00Z">
        <w:r>
          <w:delText xml:space="preserve"> </w:delText>
        </w:r>
      </w:del>
      <m:oMath>
        <m:r>
          <m:t>p</m:t>
        </m:r>
      </m:oMath>
      <w:del w:id="144" w:author="PR Preview" w:date="2026-01-01T00:00:00Z">
        <w:r>
          <w:delText xml:space="preserve">) is:</w:delText>
        </w:r>
      </w:del>
    </w:p>
    <w:p>
      <w:pPr>
        <w:pStyle w:val="BodyText"/>
      </w:pPr>
      <w:ins w:id="145" w:author="PR Preview" w:date="2026-01-01T00:00:00Z">
        <w:r>
          <w:rPr>
            <w:b/>
            <w:bCs/>
          </w:rPr>
          <w:t xml:space="preserve">Definition 5 (Vector</w:t>
        </w:r>
      </w:ins>
      <w:ins w:id="146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147" w:author="PR Preview" w:date="2026-01-01T00:00:00Z">
        <w:r>
          <w:rPr>
            <w:b/>
            <w:bCs/>
          </w:rPr>
          <w:t xml:space="preserve">-norm (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148" w:author="PR Preview" w:date="2026-01-01T00:00:00Z">
        <w:r>
          <w:rPr>
            <w:b/>
            <w:bCs/>
          </w:rPr>
          <w:t xml:space="preserve"> </w:t>
        </w:r>
      </w:ins>
      <w:ins w:id="149" w:author="PR Preview" w:date="2026-01-01T00:00:00Z">
        <w:r>
          <w:rPr>
            <w:b/>
            <w:bCs/>
          </w:rPr>
          <w:t xml:space="preserve">norm,</w:t>
        </w:r>
      </w:ins>
      <w:ins w:id="150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1</m:t>
            </m:r>
          </m:sub>
        </m:sSub>
      </m:oMath>
      <w:ins w:id="151" w:author="PR Preview" w:date="2026-01-01T00:00:00Z">
        <w:r>
          <w:rPr>
            <w:b/>
            <w:bCs/>
          </w:rP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norm, taxicab norm, Manhattan norm,</w:t>
        </w:r>
      </w:ins>
      <w:ins w:id="153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ℓ</m:t>
            </m:r>
          </m:e>
          <m:sub>
            <m:r>
              <m:t>2</m:t>
            </m:r>
          </m:sub>
        </m:sSub>
      </m:oMath>
      <w:ins w:id="154" w:author="PR Preview" w:date="2026-01-01T00:00:00Z">
        <w:r>
          <w:rPr>
            <w:b/>
            <w:bCs/>
          </w:rPr>
          <w:t xml:space="preserve"> </w:t>
        </w:r>
      </w:ins>
      <w:ins w:id="155" w:author="PR Preview" w:date="2026-01-01T00:00:00Z">
        <w:r>
          <w:rPr>
            <w:b/>
            <w:bCs/>
          </w:rPr>
          <w:t xml:space="preserve">norm, infinity norm))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For a vector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$\mathord{\smash[b]{\underset{\raise.3ex\hbox{$\scriptstyle\sim$}}{x}}\vphantom{x}}= (x_1, \ldots, x_p) \in \mathbb{R}^p$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and any real number</w:t>
        </w:r>
      </w:ins>
      <w:ins w:id="16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163" w:author="PR Preview" w:date="2026-01-01T00:00:00Z">
        <w:r>
          <w:t xml:space="preserve">,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the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rPr>
            <w:b/>
            <w:bCs/>
          </w:rPr>
          <w:t xml:space="preserve">vector</w:t>
        </w:r>
      </w:ins>
      <w:ins w:id="168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</m:oMath>
      <w:ins w:id="169" w:author="PR Preview" w:date="2026-01-01T00:00:00Z">
        <w:r>
          <w:rPr>
            <w:b/>
            <w:bCs/>
          </w:rPr>
          <w:t xml:space="preserve">-norm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[9]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(or</w:t>
        </w:r>
      </w:ins>
      <w:ins w:id="17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p</m:t>
            </m:r>
          </m:sub>
        </m:sSub>
      </m:oMath>
      <w:ins w:id="175" w:author="PR Preview" w:date="2026-01-01T00:00:00Z">
        <w:r>
          <w:rPr>
            <w:b/>
            <w:bCs/>
          </w:rPr>
          <w:t xml:space="preserve"> </w:t>
        </w:r>
      </w:ins>
      <w:ins w:id="176" w:author="PR Preview" w:date="2026-01-01T00:00:00Z">
        <w:r>
          <w:rPr>
            <w:b/>
            <w:bCs/>
          </w:rPr>
          <w:t xml:space="preserve">norm</w:t>
        </w:r>
      </w:ins>
      <w:ins w:id="177" w:author="PR Preview" w:date="2026-01-01T00:00:00Z">
        <w:r>
          <w:t xml:space="preserve">, traditionally named with parameter</w:t>
        </w:r>
      </w:ins>
      <w:ins w:id="178" w:author="PR Preview" w:date="2026-01-01T00:00:00Z">
        <w:r>
          <w:t xml:space="preserve"> </w:t>
        </w:r>
      </w:ins>
      <m:oMath>
        <m:r>
          <m:t>p</m:t>
        </m:r>
      </m:oMath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but denoted here with exponent</w:t>
        </w:r>
      </w:ins>
      <w:ins w:id="181" w:author="PR Preview" w:date="2026-01-01T00:00:00Z">
        <w:r>
          <w:t xml:space="preserve"> </w:t>
        </w:r>
      </w:ins>
      <m:oMath>
        <m:r>
          <m:t>k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to avoid clashing with the ambient vector dimension</w:t>
        </w:r>
      </w:ins>
      <w:ins w:id="184" w:author="PR Preview" w:date="2026-01-01T00:00:00Z">
        <w:r>
          <w:t xml:space="preserve"> </w:t>
        </w:r>
      </w:ins>
      <m:oMath>
        <m:r>
          <m:t>p</m:t>
        </m:r>
      </m:oMath>
      <w:ins w:id="185" w:author="PR Preview" w:date="2026-01-01T00:00:00Z">
        <w:r>
          <w:t xml:space="preserve">) is:</w:t>
        </w:r>
      </w:ins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del w:id="186" w:author="PR Preview" w:date="2026-01-01T00:00:00Z">
        <w:r>
          <w:rPr>
            <w:b/>
            <w:bCs/>
          </w:rPr>
          <w:delText xml:space="preserve">Definition 6 (Infinity norm (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187" w:author="PR Preview" w:date="2026-01-01T00:00:00Z">
        <w:r>
          <w:rPr>
            <w:b/>
            <w:bCs/>
          </w:rPr>
          <w:delText xml:space="preserve"> </w:delText>
        </w:r>
      </w:del>
      <w:del w:id="188" w:author="PR Preview" w:date="2026-01-01T00:00:00Z">
        <w:r>
          <w:rPr>
            <w:b/>
            <w:bCs/>
          </w:rPr>
          <w:delText xml:space="preserve">norm, maximum norm, Chebyshev norm))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For a vector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$\mathord{\smash[b]{\underset{\raise.3ex\hbox{$\scriptstyle\sim$}}{x}}\vphantom{x}}= (x_1, \ldots, x_p) \in \mathbb{R}^p$</w:delText>
        </w:r>
      </w:del>
      <w:del w:id="193" w:author="PR Preview" w:date="2026-01-01T00:00:00Z">
        <w:r>
          <w:delText xml:space="preserve">,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the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rPr>
            <w:b/>
            <w:bCs/>
          </w:rPr>
          <w:delText xml:space="preserve">infinity norm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[8]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(also the</w:delText>
        </w:r>
      </w:del>
      <w:del w:id="20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del w:id="203" w:author="PR Preview" w:date="2026-01-01T00:00:00Z">
        <w:r>
          <w:rPr>
            <w:b/>
            <w:bCs/>
          </w:rPr>
          <w:delText xml:space="preserve"> </w:delText>
        </w:r>
      </w:del>
      <w:del w:id="204" w:author="PR Preview" w:date="2026-01-01T00:00:00Z">
        <w:r>
          <w:rPr>
            <w:b/>
            <w:bCs/>
          </w:rPr>
          <w:delText xml:space="preserve">norm</w:delText>
        </w:r>
      </w:del>
      <w:del w:id="205" w:author="PR Preview" w:date="2026-01-01T00:00:00Z">
        <w:r>
          <w:delText xml:space="preserve">,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rPr>
            <w:b/>
            <w:bCs/>
          </w:rPr>
          <w:delText xml:space="preserve">maximum norm</w:delText>
        </w:r>
      </w:del>
      <w:del w:id="208" w:author="PR Preview" w:date="2026-01-01T00:00:00Z">
        <w:r>
          <w:delText xml:space="preserve">, or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rPr>
            <w:b/>
            <w:bCs/>
          </w:rPr>
          <w:delText xml:space="preserve">Chebyshev norm</w:delText>
        </w:r>
      </w:del>
      <w:del w:id="211" w:author="PR Preview" w:date="2026-01-01T00:00:00Z">
        <w:r>
          <w:delText xml:space="preserve">) is defined separately from the</w:delText>
        </w:r>
      </w:del>
      <w:del w:id="212" w:author="PR Preview" w:date="2026-01-01T00:00:00Z">
        <w:r>
          <w:delText xml:space="preserve"> </w:delText>
        </w:r>
      </w:del>
      <m:oMath>
        <m:r>
          <m:t>p</m:t>
        </m:r>
      </m:oMath>
      <w:del w:id="213" w:author="PR Preview" w:date="2026-01-01T00:00:00Z">
        <w:r>
          <w:delText xml:space="preserve">-norms (</w:delText>
        </w:r>
      </w:del>
      <w:hyperlink w:anchor="def-vector-p-norm">
        <w:del w:id="214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15" w:author="PR Preview" w:date="2026-01-01T00:00:00Z">
        <w:r>
          <w:delText xml:space="preserve">) by</w:delText>
        </w:r>
      </w:del>
    </w:p>
    <w:p>
      <w:pPr>
        <w:pStyle w:val="BodyText"/>
      </w:pPr>
      <w:ins w:id="216" w:author="PR Preview" w:date="2026-01-01T00:00:00Z">
        <w:r>
          <w:rPr>
            <w:b/>
            <w:bCs/>
          </w:rPr>
          <w:t xml:space="preserve">Definition 6 (Infinity norm (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217" w:author="PR Preview" w:date="2026-01-01T00:00:00Z">
        <w:r>
          <w:rPr>
            <w:b/>
            <w:bCs/>
          </w:rPr>
          <w:t xml:space="preserve"> </w:t>
        </w:r>
      </w:ins>
      <w:ins w:id="218" w:author="PR Preview" w:date="2026-01-01T00:00:00Z">
        <w:r>
          <w:rPr>
            <w:b/>
            <w:bCs/>
          </w:rPr>
          <w:t xml:space="preserve">norm, maximum norm, Chebyshev norm))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For a vector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$\mathord{\smash[b]{\underset{\raise.3ex\hbox{$\scriptstyle\sim$}}{x}}\vphantom{x}}= (x_1, \ldots, x_p) \in \mathbb{R}^p$</w:t>
        </w:r>
      </w:ins>
      <w:ins w:id="223" w:author="PR Preview" w:date="2026-01-01T00:00:00Z">
        <w:r>
          <w:t xml:space="preserve">,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the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rPr>
            <w:b/>
            <w:bCs/>
          </w:rPr>
          <w:t xml:space="preserve">infinity norm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[10]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(also the</w:t>
        </w:r>
      </w:ins>
      <w:ins w:id="23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ins w:id="233" w:author="PR Preview" w:date="2026-01-01T00:00:00Z">
        <w:r>
          <w:rPr>
            <w:b/>
            <w:bCs/>
          </w:rPr>
          <w:t xml:space="preserve"> </w:t>
        </w:r>
      </w:ins>
      <w:ins w:id="234" w:author="PR Preview" w:date="2026-01-01T00:00:00Z">
        <w:r>
          <w:rPr>
            <w:b/>
            <w:bCs/>
          </w:rPr>
          <w:t xml:space="preserve">norm</w:t>
        </w:r>
      </w:ins>
      <w:ins w:id="235" w:author="PR Preview" w:date="2026-01-01T00:00:00Z">
        <w:r>
          <w:t xml:space="preserve">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rPr>
            <w:b/>
            <w:bCs/>
          </w:rPr>
          <w:t xml:space="preserve">maximum norm</w:t>
        </w:r>
      </w:ins>
      <w:ins w:id="238" w:author="PR Preview" w:date="2026-01-01T00:00:00Z">
        <w:r>
          <w:t xml:space="preserve">, or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rPr>
            <w:b/>
            <w:bCs/>
          </w:rPr>
          <w:t xml:space="preserve">Chebyshev norm</w:t>
        </w:r>
      </w:ins>
      <w:ins w:id="241" w:author="PR Preview" w:date="2026-01-01T00:00:00Z">
        <w:r>
          <w:t xml:space="preserve">) is defined separately from the</w:t>
        </w:r>
      </w:ins>
      <w:ins w:id="242" w:author="PR Preview" w:date="2026-01-01T00:00:00Z">
        <w:r>
          <w:t xml:space="preserve"> </w:t>
        </w:r>
      </w:ins>
      <m:oMath>
        <m:r>
          <m:t>p</m:t>
        </m:r>
      </m:oMath>
      <w:ins w:id="243" w:author="PR Preview" w:date="2026-01-01T00:00:00Z">
        <w:r>
          <w:t xml:space="preserve">-norms (</w:t>
        </w:r>
      </w:ins>
      <w:hyperlink w:anchor="def-vector-p-norm">
        <w:ins w:id="24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45" w:author="PR Preview" w:date="2026-01-01T00:00:00Z">
        <w:r>
          <w:t xml:space="preserve">) by</w:t>
        </w:r>
      </w:ins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w:r>
        <w: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5"/>
    <w:bookmarkStart w:id="56" w:name="def-cosine-similarity"/>
    <w:p>
      <w:pPr>
        <w:pStyle w:val="FirstParagraph"/>
      </w:pPr>
      <w:del w:id="246" w:author="PR Preview" w:date="2026-01-01T00:00:00Z">
        <w:r>
          <w:rPr>
            <w:b/>
            <w:bCs/>
          </w:rPr>
          <w:delText xml:space="preserve">Definition 8 (Cosine similarity)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The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rPr>
            <w:b/>
            <w:bCs/>
          </w:rPr>
          <w:delText xml:space="preserve">cosine similarity</w:delText>
        </w:r>
      </w:del>
      <w:del w:id="251" w:author="PR Preview" w:date="2026-01-01T00:00:00Z">
        <w:r>
          <w:delText xml:space="preserve"> </w:delText>
        </w:r>
      </w:del>
      <w:del w:id="252" w:author="PR Preview" w:date="2026-01-01T00:00:00Z">
        <w:r>
          <w:delText xml:space="preserve">[9]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between two nonzero vectors</w:delText>
        </w:r>
      </w:del>
      <w:del w:id="255" w:author="PR Preview" w:date="2026-01-01T00:00:00Z">
        <w:r>
          <w:delText xml:space="preserve"> </w:delText>
        </w:r>
      </w:del>
      <w:del w:id="256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is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their dot product divided by the product of their lengths:</w:delText>
        </w:r>
      </w:del>
    </w:p>
    <w:p>
      <w:pPr>
        <w:pStyle w:val="FirstParagraph"/>
      </w:pPr>
      <w:ins w:id="261" w:author="PR Preview" w:date="2026-01-01T00:00:00Z">
        <w:r>
          <w:rPr>
            <w:b/>
            <w:bCs/>
          </w:rPr>
          <w:t xml:space="preserve">Definition 8 (Cosine similarity)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The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rPr>
            <w:b/>
            <w:bCs/>
          </w:rPr>
          <w:t xml:space="preserve">cosine similarity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[11]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between two nonzero vectors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is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\cos\theta.
    $$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del w:id="276" w:author="PR Preview" w:date="2026-01-01T00:00:00Z">
        <w:r>
          <w:rPr>
            <w:b/>
            <w:bCs/>
          </w:rPr>
          <w:delText xml:space="preserve">Definition 10 (Orthonormal basis)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An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rPr>
            <w:b/>
            <w:bCs/>
          </w:rPr>
          <w:delText xml:space="preserve">orthonormal basis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[10]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of a subspace</w:delText>
        </w:r>
      </w:del>
      <w:del w:id="28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of</w:delText>
        </w:r>
      </w:del>
      <w:del w:id="28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is a basis of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(</w:delText>
        </w:r>
      </w:del>
      <w:hyperlink r:id="rId72">
        <w:del w:id="294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295" w:author="PR Preview" w:date="2026-01-01T00:00:00Z">
        <w:r>
          <w:delText xml:space="preserve">)</w:delText>
        </w:r>
      </w:del>
      <w:del w:id="296" w:author="PR Preview" w:date="2026-01-01T00:00:00Z">
        <w:r>
          <w:delText xml:space="preserve"> </w:delText>
        </w:r>
      </w:del>
      <w:del w:id="297" w:author="PR Preview" w:date="2026-01-01T00:00:00Z">
        <w:r>
          <w:delText xml:space="preserve">whose vectors are orthonormal (</w:delText>
        </w:r>
      </w:del>
      <w:hyperlink r:id="rId69">
        <w:del w:id="298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299" w:author="PR Preview" w:date="2026-01-01T00:00:00Z">
        <w:r>
          <w:delText xml:space="preserve">).</w:delText>
        </w:r>
      </w:del>
    </w:p>
    <w:p>
      <w:pPr>
        <w:pStyle w:val="BodyText"/>
      </w:pPr>
      <w:ins w:id="300" w:author="PR Preview" w:date="2026-01-01T00:00:00Z">
        <w:r>
          <w:rPr>
            <w:b/>
            <w:bCs/>
          </w:rPr>
          <w:t xml:space="preserve">Definition 10 (Orthonormal basis)</w:t>
        </w:r>
      </w:ins>
      <w:ins w:id="301" w:author="PR Preview" w:date="2026-01-01T00:00:00Z">
        <w:r>
          <w:t xml:space="preserve"> </w:t>
        </w:r>
      </w:ins>
      <w:ins w:id="302" w:author="PR Preview" w:date="2026-01-01T00:00:00Z">
        <w:r>
          <w:t xml:space="preserve">An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rPr>
            <w:b/>
            <w:bCs/>
          </w:rPr>
          <w:t xml:space="preserve">orthonormal basis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[12]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of a subspace</w:t>
        </w:r>
      </w:ins>
      <w:ins w:id="3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of</w:t>
        </w:r>
      </w:ins>
      <w:ins w:id="31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is a basis of</w:t>
        </w:r>
      </w:ins>
      <w:ins w:id="31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(</w:t>
        </w:r>
      </w:ins>
      <w:hyperlink r:id="rId72">
        <w:ins w:id="318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319" w:author="PR Preview" w:date="2026-01-01T00:00:00Z">
        <w:r>
          <w:t xml:space="preserve">)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whose vectors are orthonormal (</w:t>
        </w:r>
      </w:ins>
      <w:hyperlink r:id="rId69">
        <w:ins w:id="322" w:author="PR Preview" w:date="2026-01-01T00:00:00Z">
          <w:r>
            <w:rPr>
              <w:rStyle w:val="Hyperlink"/>
            </w:rPr>
            <w:t xml:space="preserve">Definition 19 in Vectors</w:t>
          </w:r>
        </w:ins>
      </w:hyperlink>
      <w:ins w:id="323" w:author="PR Preview" w:date="2026-01-01T00:00:00Z">
        <w:r>
          <w:t xml:space="preserve">).</w:t>
        </w:r>
      </w:ins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del w:id="324" w:author="PR Preview" w:date="2026-01-01T00:00:00Z">
        <w:r>
          <w:rPr>
            <w:b/>
            <w:bCs/>
          </w:rPr>
          <w:delText xml:space="preserve">Definition 11 (Gram-Schmidt process)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The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rPr>
            <w:b/>
            <w:bCs/>
          </w:rPr>
          <w:delText xml:space="preserve">Gram-Schmidt process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[11]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takes vectors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$\mathord{\smash[b]{\underset{\raise.3ex\hbox{$\scriptstyle\sim$}}{a}}\vphantom{a}}_1, \ldots, \mathord{\smash[b]{\underset{\raise.3ex\hbox{$\scriptstyle\sim$}}{a}}\vphantom{a}}_k \in \mathbb{R}^p$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and, for</w:delText>
        </w:r>
      </w:del>
      <w:del w:id="33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in turn:</w:delText>
        </w:r>
      </w:del>
    </w:p>
    <w:p>
      <w:pPr>
        <w:pStyle w:val="BodyText"/>
      </w:pPr>
      <w:ins w:id="340" w:author="PR Preview" w:date="2026-01-01T00:00:00Z">
        <w:r>
          <w:rPr>
            <w:b/>
            <w:bCs/>
          </w:rPr>
          <w:t xml:space="preserve">Definition 11 (Gram-Schmidt process)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The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rPr>
            <w:b/>
            <w:bCs/>
          </w:rPr>
          <w:t xml:space="preserve">Gram-Schmidt process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[13]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takes vectors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$\mathord{\smash[b]{\underset{\raise.3ex\hbox{$\scriptstyle\sim$}}{a}}\vphantom{a}}_1, \ldots, \mathord{\smash[b]{\underset{\raise.3ex\hbox{$\scriptstyle\sim$}}{a}}\vphantom{a}}_k \in \mathbb{R}^p$</w:t>
        </w:r>
      </w:ins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and, for</w:t>
        </w:r>
      </w:ins>
      <w:ins w:id="353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in turn:</w:t>
        </w:r>
      </w:ins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34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del w:id="356" w:author="PR Preview" w:date="2026-01-01T00:00:00Z">
        <w:r>
          <w:rPr>
            <w:b/>
            <w:bCs/>
          </w:rPr>
          <w:delText xml:space="preserve">Definition 12 (Outer product)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The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rPr>
            <w:b/>
            <w:bCs/>
          </w:rPr>
          <w:delText xml:space="preserve">outer product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[12]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of a vector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$\mathord{\smash[b]{\underset{\raise.3ex\hbox{$\scriptstyle\sim$}}{u}}\vphantom{u}}$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of length</w:delText>
        </w:r>
      </w:del>
      <w:del w:id="369" w:author="PR Preview" w:date="2026-01-01T00:00:00Z">
        <w:r>
          <w:delText xml:space="preserve"> </w:delText>
        </w:r>
      </w:del>
      <m:oMath>
        <m:r>
          <m:t>m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and a vector</w:delText>
        </w:r>
      </w:del>
      <w:del w:id="372" w:author="PR Preview" w:date="2026-01-01T00:00:00Z">
        <w:r>
          <w:delText xml:space="preserve"> </w:delText>
        </w:r>
      </w:del>
      <w:del w:id="373" w:author="PR Preview" w:date="2026-01-01T00:00:00Z">
        <w:r>
          <w:delText xml:space="preserve">$\mathord{\smash[b]{\underset{\raise.3ex\hbox{$\scriptstyle\sim$}}{v}}\vphantom{v}}$</w:delText>
        </w:r>
      </w:del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of length</w:delText>
        </w:r>
      </w:del>
      <w:del w:id="376" w:author="PR Preview" w:date="2026-01-01T00:00:00Z">
        <w:r>
          <w:delText xml:space="preserve"> </w:delText>
        </w:r>
      </w:del>
      <m:oMath>
        <m:r>
          <m:t>n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is the</w:delText>
        </w:r>
      </w:del>
      <w:del w:id="37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matrix product (</w:delText>
        </w:r>
      </w:del>
      <w:hyperlink r:id="rId97">
        <w:del w:id="382" w:author="PR Preview" w:date="2026-01-01T00:00:00Z">
          <w:r>
            <w:rPr>
              <w:rStyle w:val="Hyperlink"/>
            </w:rPr>
            <w:delText xml:space="preserve">Definition 7 in Matrices</w:delText>
          </w:r>
        </w:del>
      </w:hyperlink>
      <w:del w:id="383" w:author="PR Preview" w:date="2026-01-01T00:00:00Z">
        <w:r>
          <w:delText xml:space="preserve">)</w:delText>
        </w:r>
      </w:del>
      <w:del w:id="384" w:author="PR Preview" w:date="2026-01-01T00:00:00Z">
        <w:r>
          <w:delText xml:space="preserve"> </w:delText>
        </w:r>
      </w:del>
      <w:del w:id="385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of the column vector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$\mathord{\smash[b]{\underset{\raise.3ex\hbox{$\scriptstyle\sim$}}{u}}\vphantom{u}}$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with the row vector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${\mathord{\smash[b]{\underset{\raise.3ex\hbox{$\scriptstyle\sim$}}{v}}\vphantom{v}}}^{\top}$</w:delText>
        </w:r>
      </w:del>
      <w:del w:id="394" w:author="PR Preview" w:date="2026-01-01T00:00:00Z">
        <w:r>
          <w:delText xml:space="preserve">.</w:delText>
        </w:r>
      </w:del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Its entries are</w:delText>
        </w:r>
      </w:del>
    </w:p>
    <w:p>
      <w:pPr>
        <w:pStyle w:val="FirstParagraph"/>
      </w:pPr>
      <w:ins w:id="397" w:author="PR Preview" w:date="2026-01-01T00:00:00Z">
        <w:r>
          <w:rPr>
            <w:b/>
            <w:bCs/>
          </w:rPr>
          <w:t xml:space="preserve">Definition 12 (Outer product)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The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rPr>
            <w:b/>
            <w:bCs/>
          </w:rPr>
          <w:t xml:space="preserve">outer product</w:t>
        </w:r>
      </w:ins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[14]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of a vector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$\mathord{\smash[b]{\underset{\raise.3ex\hbox{$\scriptstyle\sim$}}{u}}\vphantom{u}}$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of length</w:t>
        </w:r>
      </w:ins>
      <w:ins w:id="410" w:author="PR Preview" w:date="2026-01-01T00:00:00Z">
        <w:r>
          <w:t xml:space="preserve"> </w:t>
        </w:r>
      </w:ins>
      <m:oMath>
        <m:r>
          <m:t>m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and a vector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$\mathord{\smash[b]{\underset{\raise.3ex\hbox{$\scriptstyle\sim$}}{v}}\vphantom{v}}$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of length</w:t>
        </w:r>
      </w:ins>
      <w:ins w:id="417" w:author="PR Preview" w:date="2026-01-01T00:00:00Z">
        <w:r>
          <w:t xml:space="preserve"> </w:t>
        </w:r>
      </w:ins>
      <m:oMath>
        <m:r>
          <m:t>n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is the</w:t>
        </w:r>
      </w:ins>
      <w:ins w:id="42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matrix product (</w:t>
        </w:r>
      </w:ins>
      <w:hyperlink r:id="rId97">
        <w:ins w:id="423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424" w:author="PR Preview" w:date="2026-01-01T00:00:00Z">
        <w:r>
          <w:t xml:space="preserve">)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of the column vector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$\mathord{\smash[b]{\underset{\raise.3ex\hbox{$\scriptstyle\sim$}}{u}}\vphantom{u}}$</w:t>
        </w:r>
      </w:ins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with the row vector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${\mathord{\smash[b]{\underset{\raise.3ex\hbox{$\scriptstyle\sim$}}{v}}\vphantom{v}}}^{\top}$</w:t>
        </w:r>
      </w:ins>
      <w:ins w:id="435" w:author="PR Preview" w:date="2026-01-01T00:00:00Z">
        <w:r>
          <w:t xml:space="preserve">.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Its entries are</w:t>
        </w:r>
      </w:ins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33" w:name="refs"/>
    <w:bookmarkStart w:id="106" w:name="ref-wikipedia_inner_product_space"/>
    <w:p>
      <w:pPr>
        <w:pStyle w:val="Heading2"/>
      </w:pPr>
      <w:del w:id="438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25"/>
        </w:numPr>
      </w:pPr>
      <w:del w:id="439" w:author="PR Preview" w:date="2026-01-01T00:00:00Z">
        <w:r>
          <w:delText xml:space="preserve">Wikipedia contributors [1]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— inner product spaces, with examples</w:delText>
        </w:r>
      </w:del>
    </w:p>
    <w:p>
      <w:pPr>
        <w:numPr>
          <w:ilvl w:val="0"/>
          <w:numId w:val="1025"/>
        </w:numPr>
      </w:pPr>
      <w:del w:id="442" w:author="PR Preview" w:date="2026-01-01T00:00:00Z">
        <w:r>
          <w:delText xml:space="preserve">Wikipedia contributors [6]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— norms on vector spaces</w:delText>
        </w:r>
      </w:del>
    </w:p>
    <w:p>
      <w:pPr>
        <w:numPr>
          <w:ilvl w:val="0"/>
          <w:numId w:val="1025"/>
        </w:numPr>
      </w:pPr>
      <w:del w:id="445" w:author="PR Preview" w:date="2026-01-01T00:00:00Z">
        <w:r>
          <w:delText xml:space="preserve">Wikipedia contributors [7]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— p-norms and the spaces they define</w:delText>
        </w:r>
      </w:del>
    </w:p>
    <w:p>
      <w:pPr>
        <w:numPr>
          <w:ilvl w:val="0"/>
          <w:numId w:val="1025"/>
        </w:numPr>
      </w:pPr>
      <w:del w:id="448" w:author="PR Preview" w:date="2026-01-01T00:00:00Z">
        <w:r>
          <w:delText xml:space="preserve">Wikipedia contributors [13]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— the Cauchy-Schwarz inequality and its proofs</w:delText>
        </w:r>
      </w:del>
    </w:p>
    <w:p>
      <w:pPr>
        <w:numPr>
          <w:ilvl w:val="0"/>
          <w:numId w:val="1025"/>
        </w:numPr>
      </w:pPr>
      <w:del w:id="451" w:author="PR Preview" w:date="2026-01-01T00:00:00Z">
        <w:r>
          <w:delText xml:space="preserve">Wikipedia contributors [14]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— the triangle inequality</w:delText>
        </w:r>
      </w:del>
    </w:p>
    <w:p>
      <w:pPr>
        <w:numPr>
          <w:ilvl w:val="0"/>
          <w:numId w:val="1025"/>
        </w:numPr>
      </w:pPr>
      <w:del w:id="454" w:author="PR Preview" w:date="2026-01-01T00:00:00Z">
        <w:r>
          <w:delText xml:space="preserve">Wikipedia contributors [9]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— cosine similarity and its uses</w:delText>
        </w:r>
      </w:del>
    </w:p>
    <w:p>
      <w:pPr>
        <w:numPr>
          <w:ilvl w:val="0"/>
          <w:numId w:val="1025"/>
        </w:numPr>
      </w:pPr>
      <w:del w:id="457" w:author="PR Preview" w:date="2026-01-01T00:00:00Z">
        <w:r>
          <w:delText xml:space="preserve">Wikipedia contributors [10]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— orthonormal bases</w:delText>
        </w:r>
      </w:del>
    </w:p>
    <w:p>
      <w:pPr>
        <w:numPr>
          <w:ilvl w:val="0"/>
          <w:numId w:val="1025"/>
        </w:numPr>
      </w:pPr>
      <w:del w:id="460" w:author="PR Preview" w:date="2026-01-01T00:00:00Z">
        <w:r>
          <w:delText xml:space="preserve">Wikipedia contributors [11]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— the Gram-Schmidt process, with an algorithm</w:delText>
        </w:r>
      </w:del>
    </w:p>
    <w:p>
      <w:pPr>
        <w:numPr>
          <w:ilvl w:val="0"/>
          <w:numId w:val="1025"/>
        </w:numPr>
      </w:pPr>
      <w:del w:id="463" w:author="PR Preview" w:date="2026-01-01T00:00:00Z">
        <w:r>
          <w:delText xml:space="preserve">Wikipedia contributors [12]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— the outer product and its rank</w:delText>
        </w:r>
      </w:del>
    </w:p>
    <w:p>
      <w:pPr>
        <w:numPr>
          <w:ilvl w:val="0"/>
          <w:numId w:val="1025"/>
        </w:numPr>
      </w:pPr>
      <w:del w:id="466" w:author="PR Preview" w:date="2026-01-01T00:00:00Z">
        <w:r>
          <w:delText xml:space="preserve">Wikipedia contributors [5]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— the Pythagorean theorem and its generalizations</w:delText>
        </w:r>
      </w:del>
    </w:p>
    <w:p>
      <w:pPr>
        <w:numPr>
          <w:ilvl w:val="0"/>
          <w:numId w:val="1025"/>
        </w:numPr>
      </w:pPr>
      <w:del w:id="469" w:author="PR Preview" w:date="2026-01-01T00:00:00Z">
        <w:r>
          <w:delText xml:space="preserve">Wikipedia contributors [8]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— the uniform (infinity) norm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https://en.wikipedia.org/wiki/Inner_product_space</w:t>
        </w:r>
      </w:hyperlink>
    </w:p>
    <w:bookmarkEnd w:id="106"/>
    <w:bookmarkStart w:id="10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08"/>
    <w:bookmarkStart w:id="110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0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0"/>
    <w:bookmarkStart w:id="112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2"/>
    <w:bookmarkStart w:id="114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https://en.wikipedia.org/wiki/Pythagorean_theorem</w:t>
        </w:r>
      </w:hyperlink>
    </w:p>
    <w:bookmarkEnd w:id="114"/>
    <w:bookmarkStart w:id="116" w:name="ref-wikipedia_cauchy_schwarz_inequality"/>
    <w:p>
      <w:pPr>
        <w:pStyle w:val="Bibliography"/>
      </w:pPr>
      <w:del w:id="472" w:author="PR Preview" w:date="2026-01-01T00:00:00Z">
        <w:r>
          <w:delText xml:space="preserve">[6]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	</w:delText>
        </w:r>
      </w:del>
      <w:del w:id="475" w:author="PR Preview" w:date="2026-01-01T00:00:00Z">
        <w:r>
          <w:delText xml:space="preserve">Wikipedia contributors,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“Norm (mathematics) —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Wikipedia</w:delText>
        </w:r>
      </w:del>
      <w:del w:id="480" w:author="PR Preview" w:date="2026-01-01T00:00:00Z">
        <w:r>
          <w:delText xml:space="preserve">,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the free encyclopedia.”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2026. Available:</w:delText>
        </w:r>
      </w:del>
      <w:del w:id="485" w:author="PR Preview" w:date="2026-01-01T00:00:00Z">
        <w:r>
          <w:delText xml:space="preserve"> </w:delText>
        </w:r>
      </w:del>
      <w:hyperlink r:id="rId117">
        <w:del w:id="486" w:author="PR Preview" w:date="2026-01-01T00:00:00Z">
          <w:r>
            <w:rPr>
              <w:rStyle w:val="Hyperlink"/>
            </w:rPr>
            <w:delText xml:space="preserve">https://en.wikipedia.org/wiki/Norm_(mathematics)</w:delText>
          </w:r>
        </w:del>
      </w:hyperlink>
    </w:p>
    <w:p>
      <w:pPr>
        <w:pStyle w:val="Bibliography"/>
      </w:pPr>
      <w:del w:id="487" w:author="PR Preview" w:date="2026-01-01T00:00:00Z">
        <w:r>
          <w:delText xml:space="preserve">[7]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	</w:delText>
        </w:r>
      </w:del>
      <w:del w:id="490" w:author="PR Preview" w:date="2026-01-01T00:00:00Z">
        <w:r>
          <w:delText xml:space="preserve">Wikipedia contributors,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“Lp space —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Wikipedia</w:delText>
        </w:r>
      </w:del>
      <w:del w:id="495" w:author="PR Preview" w:date="2026-01-01T00:00:00Z">
        <w:r>
          <w:delText xml:space="preserve">,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the free encyclopedia.”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2026. Available:</w:delText>
        </w:r>
      </w:del>
      <w:del w:id="500" w:author="PR Preview" w:date="2026-01-01T00:00:00Z">
        <w:r>
          <w:delText xml:space="preserve"> </w:delText>
        </w:r>
      </w:del>
      <w:hyperlink r:id="rId121">
        <w:del w:id="501" w:author="PR Preview" w:date="2026-01-01T00:00:00Z">
          <w:r>
            <w:rPr>
              <w:rStyle w:val="Hyperlink"/>
            </w:rPr>
            <w:delText xml:space="preserve">https://en.wikipedia.org/wiki/Lp_space</w:delText>
          </w:r>
        </w:del>
      </w:hyperlink>
    </w:p>
    <w:p>
      <w:pPr>
        <w:pStyle w:val="Bibliography"/>
      </w:pPr>
      <w:del w:id="502" w:author="PR Preview" w:date="2026-01-01T00:00:00Z">
        <w:r>
          <w:delText xml:space="preserve">[8]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	</w:delText>
        </w:r>
      </w:del>
      <w:del w:id="505" w:author="PR Preview" w:date="2026-01-01T00:00:00Z">
        <w:r>
          <w:delText xml:space="preserve">Wikipedia contributors,</w:delText>
        </w:r>
      </w:del>
      <w:del w:id="506" w:author="PR Preview" w:date="2026-01-01T00:00:00Z">
        <w:r>
          <w:delText xml:space="preserve"> </w:delText>
        </w:r>
      </w:del>
      <w:del w:id="507" w:author="PR Preview" w:date="2026-01-01T00:00:00Z">
        <w:r>
          <w:delText xml:space="preserve">“Uniform norm —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Wikipedia</w:delText>
        </w:r>
      </w:del>
      <w:del w:id="510" w:author="PR Preview" w:date="2026-01-01T00:00:00Z">
        <w:r>
          <w:delText xml:space="preserve">,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the free encyclopedia.”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2026. Available:</w:delText>
        </w:r>
      </w:del>
      <w:del w:id="515" w:author="PR Preview" w:date="2026-01-01T00:00:00Z">
        <w:r>
          <w:delText xml:space="preserve"> </w:delText>
        </w:r>
      </w:del>
      <w:hyperlink r:id="rId123">
        <w:del w:id="516" w:author="PR Preview" w:date="2026-01-01T00:00:00Z">
          <w:r>
            <w:rPr>
              <w:rStyle w:val="Hyperlink"/>
            </w:rPr>
            <w:delText xml:space="preserve">https://en.wikipedia.org/wiki/Uniform_norm</w:delText>
          </w:r>
        </w:del>
      </w:hyperlink>
    </w:p>
    <w:p>
      <w:pPr>
        <w:pStyle w:val="Bibliography"/>
      </w:pPr>
      <w:del w:id="517" w:author="PR Preview" w:date="2026-01-01T00:00:00Z">
        <w:r>
          <w:delText xml:space="preserve">[9]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	</w:delText>
        </w:r>
      </w:del>
      <w:del w:id="520" w:author="PR Preview" w:date="2026-01-01T00:00:00Z">
        <w:r>
          <w:delText xml:space="preserve">Wikipedia contributors,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“Cosine similarity —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Wikipedia</w:delText>
        </w:r>
      </w:del>
      <w:del w:id="525" w:author="PR Preview" w:date="2026-01-01T00:00:00Z">
        <w:r>
          <w:delText xml:space="preserve">,</w:delText>
        </w:r>
      </w:del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the free encyclopedia.”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2026. Available:</w:delText>
        </w:r>
      </w:del>
      <w:del w:id="530" w:author="PR Preview" w:date="2026-01-01T00:00:00Z">
        <w:r>
          <w:delText xml:space="preserve"> </w:delText>
        </w:r>
      </w:del>
      <w:hyperlink r:id="rId125">
        <w:del w:id="531" w:author="PR Preview" w:date="2026-01-01T00:00:00Z">
          <w:r>
            <w:rPr>
              <w:rStyle w:val="Hyperlink"/>
            </w:rPr>
            <w:delText xml:space="preserve">https://en.wikipedia.org/wiki/Cosine_similarity</w:delText>
          </w:r>
        </w:del>
      </w:hyperlink>
    </w:p>
    <w:p>
      <w:pPr>
        <w:pStyle w:val="Bibliography"/>
      </w:pPr>
      <w:del w:id="532" w:author="PR Preview" w:date="2026-01-01T00:00:00Z">
        <w:r>
          <w:delText xml:space="preserve">[10]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	</w:delText>
        </w:r>
      </w:del>
      <w:del w:id="535" w:author="PR Preview" w:date="2026-01-01T00:00:00Z">
        <w:r>
          <w:delText xml:space="preserve">Wikipedia contributors,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“Orthonormal basis —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Wikipedia</w:delText>
        </w:r>
      </w:del>
      <w:del w:id="540" w:author="PR Preview" w:date="2026-01-01T00:00:00Z">
        <w:r>
          <w:delText xml:space="preserve">,</w:delText>
        </w:r>
      </w:del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the free encyclopedia.”</w:delText>
        </w:r>
      </w:del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2026. Available:</w:delText>
        </w:r>
      </w:del>
      <w:del w:id="545" w:author="PR Preview" w:date="2026-01-01T00:00:00Z">
        <w:r>
          <w:delText xml:space="preserve"> </w:delText>
        </w:r>
      </w:del>
      <w:hyperlink r:id="rId127">
        <w:del w:id="546" w:author="PR Preview" w:date="2026-01-01T00:00:00Z">
          <w:r>
            <w:rPr>
              <w:rStyle w:val="Hyperlink"/>
            </w:rPr>
            <w:delText xml:space="preserve">https://en.wikipedia.org/wiki/Orthonormal_basis</w:delText>
          </w:r>
        </w:del>
      </w:hyperlink>
    </w:p>
    <w:p>
      <w:pPr>
        <w:pStyle w:val="Bibliography"/>
      </w:pPr>
      <w:del w:id="547" w:author="PR Preview" w:date="2026-01-01T00:00:00Z">
        <w:r>
          <w:delText xml:space="preserve">[11]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	</w:delText>
        </w:r>
      </w:del>
      <w:del w:id="550" w:author="PR Preview" w:date="2026-01-01T00:00:00Z">
        <w:r>
          <w:delText xml:space="preserve">Wikipedia contributors,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“Gram–schmidt process —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Wikipedia</w:delText>
        </w:r>
      </w:del>
      <w:del w:id="555" w:author="PR Preview" w:date="2026-01-01T00:00:00Z">
        <w:r>
          <w:delText xml:space="preserve">,</w:delText>
        </w:r>
      </w:del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the free encyclopedia.”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2026. Available:</w:delText>
        </w:r>
      </w:del>
      <w:del w:id="560" w:author="PR Preview" w:date="2026-01-01T00:00:00Z">
        <w:r>
          <w:delText xml:space="preserve"> </w:delText>
        </w:r>
      </w:del>
      <w:hyperlink r:id="rId129">
        <w:del w:id="561" w:author="PR Preview" w:date="2026-01-01T00:00:00Z">
          <w:r>
            <w:rPr>
              <w:rStyle w:val="Hyperlink"/>
            </w:rPr>
            <w:delText xml:space="preserve">https://en.wikipedia.org/wiki/Gram%E2%80%93Schmidt_process</w:delText>
          </w:r>
        </w:del>
      </w:hyperlink>
    </w:p>
    <w:p>
      <w:pPr>
        <w:pStyle w:val="Bibliography"/>
      </w:pPr>
      <w:del w:id="562" w:author="PR Preview" w:date="2026-01-01T00:00:00Z">
        <w:r>
          <w:delText xml:space="preserve">[12]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	</w:delText>
        </w:r>
      </w:del>
      <w:del w:id="565" w:author="PR Preview" w:date="2026-01-01T00:00:00Z">
        <w:r>
          <w:delText xml:space="preserve">Wikipedia contributors,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“Outer product —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Wikipedia</w:delText>
        </w:r>
      </w:del>
      <w:del w:id="570" w:author="PR Preview" w:date="2026-01-01T00:00:00Z">
        <w:r>
          <w:delText xml:space="preserve">,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the free encyclopedia.”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2026. Available:</w:delText>
        </w:r>
      </w:del>
      <w:del w:id="575" w:author="PR Preview" w:date="2026-01-01T00:00:00Z">
        <w:r>
          <w:delText xml:space="preserve"> </w:delText>
        </w:r>
      </w:del>
      <w:hyperlink r:id="rId131">
        <w:del w:id="576" w:author="PR Preview" w:date="2026-01-01T00:00:00Z">
          <w:r>
            <w:rPr>
              <w:rStyle w:val="Hyperlink"/>
            </w:rPr>
            <w:delText xml:space="preserve">https://en.wikipedia.org/wiki/Outer_product</w:delText>
          </w:r>
        </w:del>
      </w:hyperlink>
    </w:p>
    <w:p>
      <w:pPr>
        <w:pStyle w:val="Bibliography"/>
      </w:pPr>
      <w:del w:id="577" w:author="PR Preview" w:date="2026-01-01T00:00:00Z">
        <w:r>
          <w:delText xml:space="preserve">[13]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	</w:delText>
        </w:r>
      </w:del>
      <w:del w:id="580" w:author="PR Preview" w:date="2026-01-01T00:00:00Z">
        <w:r>
          <w:delText xml:space="preserve">Wikipedia contributors,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“Cauchy–schwarz inequality —</w:delText>
        </w:r>
      </w:del>
      <w:del w:id="583" w:author="PR Preview" w:date="2026-01-01T00:00:00Z">
        <w:r>
          <w:delText xml:space="preserve"> </w:delText>
        </w:r>
      </w:del>
      <w:del w:id="584" w:author="PR Preview" w:date="2026-01-01T00:00:00Z">
        <w:r>
          <w:delText xml:space="preserve">Wikipedia</w:delText>
        </w:r>
      </w:del>
      <w:del w:id="585" w:author="PR Preview" w:date="2026-01-01T00:00:00Z">
        <w:r>
          <w:delText xml:space="preserve">,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the free encyclopedia.”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2026. Available:</w:delText>
        </w:r>
      </w:del>
      <w:del w:id="590" w:author="PR Preview" w:date="2026-01-01T00:00:00Z">
        <w:r>
          <w:delText xml:space="preserve"> </w:delText>
        </w:r>
      </w:del>
      <w:hyperlink r:id="rId115">
        <w:del w:id="591" w:author="PR Preview" w:date="2026-01-01T00:00:00Z">
          <w:r>
            <w:rPr>
              <w:rStyle w:val="Hyperlink"/>
            </w:rPr>
            <w:delText xml:space="preserve">https://en.wikipedia.org/wiki/Cauchy%E2%80%93Schwarz_inequality</w:delText>
          </w:r>
        </w:del>
      </w:hyperlink>
    </w:p>
    <w:p>
      <w:pPr>
        <w:pStyle w:val="Bibliography"/>
      </w:pPr>
      <w:del w:id="592" w:author="PR Preview" w:date="2026-01-01T00:00:00Z">
        <w:r>
          <w:delText xml:space="preserve">[14]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	</w:delText>
        </w:r>
      </w:del>
      <w:del w:id="595" w:author="PR Preview" w:date="2026-01-01T00:00:00Z">
        <w:r>
          <w:delText xml:space="preserve">Wikipedia contributors,</w:delText>
        </w:r>
      </w:del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“Triangle inequality —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Wikipedia</w:delText>
        </w:r>
      </w:del>
      <w:del w:id="600" w:author="PR Preview" w:date="2026-01-01T00:00:00Z">
        <w:r>
          <w:delText xml:space="preserve">,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the free encyclopedia.”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2026. Available:</w:delText>
        </w:r>
      </w:del>
      <w:del w:id="605" w:author="PR Preview" w:date="2026-01-01T00:00:00Z">
        <w:r>
          <w:delText xml:space="preserve"> </w:delText>
        </w:r>
      </w:del>
      <w:hyperlink r:id="rId119">
        <w:del w:id="606" w:author="PR Preview" w:date="2026-01-01T00:00:00Z">
          <w:r>
            <w:rPr>
              <w:rStyle w:val="Hyperlink"/>
            </w:rPr>
            <w:delText xml:space="preserve">https://en.wikipedia.org/wiki/Triangle_inequality</w:delText>
          </w:r>
        </w:del>
      </w:hyperlink>
    </w:p>
    <w:p>
      <w:pPr>
        <w:pStyle w:val="Bibliography"/>
      </w:pPr>
      <w:ins w:id="607" w:author="PR Preview" w:date="2026-01-01T00:00:00Z">
        <w:r>
          <w:t xml:space="preserve">[6]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	</w:t>
        </w:r>
      </w:ins>
      <w:ins w:id="610" w:author="PR Preview" w:date="2026-01-01T00:00:00Z">
        <w:r>
          <w:t xml:space="preserve">Wikipedia contributors,</w:t>
        </w:r>
      </w:ins>
      <w:ins w:id="611" w:author="PR Preview" w:date="2026-01-01T00:00:00Z">
        <w:r>
          <w:t xml:space="preserve"> </w:t>
        </w:r>
      </w:ins>
      <w:ins w:id="612" w:author="PR Preview" w:date="2026-01-01T00:00:00Z">
        <w:r>
          <w:t xml:space="preserve">“Cauchy–schwarz inequality —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Wikipedia</w:t>
        </w:r>
      </w:ins>
      <w:ins w:id="615" w:author="PR Preview" w:date="2026-01-01T00:00:00Z">
        <w:r>
          <w:t xml:space="preserve">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the free encyclopedia.”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2026. Available:</w:t>
        </w:r>
      </w:ins>
      <w:ins w:id="620" w:author="PR Preview" w:date="2026-01-01T00:00:00Z">
        <w:r>
          <w:t xml:space="preserve"> </w:t>
        </w:r>
      </w:ins>
      <w:hyperlink r:id="rId115">
        <w:ins w:id="621" w:author="PR Preview" w:date="2026-01-01T00:00:00Z">
          <w:r>
            <w:rPr>
              <w:rStyle w:val="Hyperlink"/>
            </w:rPr>
            <w:t xml:space="preserve">https://en.wikipedia.org/wiki/Cauchy%E2%80%93Schwarz_inequality</w:t>
          </w:r>
        </w:ins>
      </w:hyperlink>
    </w:p>
    <w:bookmarkEnd w:id="116"/>
    <w:bookmarkStart w:id="118" w:name="ref-wikipedia_norm_mathematics"/>
    <w:p>
      <w:pPr>
        <w:pStyle w:val="Bibliography"/>
      </w:pPr>
      <w:ins w:id="622" w:author="PR Preview" w:date="2026-01-01T00:00:00Z">
        <w:r>
          <w:t xml:space="preserve">[7]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	</w:t>
        </w:r>
      </w:ins>
      <w:ins w:id="625" w:author="PR Preview" w:date="2026-01-01T00:00:00Z">
        <w:r>
          <w:t xml:space="preserve">Wikipedia contributors,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“Norm (mathematics) —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Wikipedia</w:t>
        </w:r>
      </w:ins>
      <w:ins w:id="630" w:author="PR Preview" w:date="2026-01-01T00:00:00Z">
        <w:r>
          <w:t xml:space="preserve">,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the free encyclopedia.”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2026. Available:</w:t>
        </w:r>
      </w:ins>
      <w:ins w:id="635" w:author="PR Preview" w:date="2026-01-01T00:00:00Z">
        <w:r>
          <w:t xml:space="preserve"> </w:t>
        </w:r>
      </w:ins>
      <w:hyperlink r:id="rId117">
        <w:ins w:id="636" w:author="PR Preview" w:date="2026-01-01T00:00:00Z">
          <w:r>
            <w:rPr>
              <w:rStyle w:val="Hyperlink"/>
            </w:rPr>
            <w:t xml:space="preserve">https://en.wikipedia.org/wiki/Norm_(mathematics)</w:t>
          </w:r>
        </w:ins>
      </w:hyperlink>
    </w:p>
    <w:bookmarkEnd w:id="118"/>
    <w:bookmarkStart w:id="120" w:name="ref-wikipedia_triangle_inequality"/>
    <w:p>
      <w:pPr>
        <w:pStyle w:val="Bibliography"/>
      </w:pPr>
      <w:ins w:id="637" w:author="PR Preview" w:date="2026-01-01T00:00:00Z">
        <w:r>
          <w:t xml:space="preserve">[8]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	</w:t>
        </w:r>
      </w:ins>
      <w:ins w:id="640" w:author="PR Preview" w:date="2026-01-01T00:00:00Z">
        <w:r>
          <w:t xml:space="preserve">Wikipedia contributors,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“Triangle inequality —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Wikipedia</w:t>
        </w:r>
      </w:ins>
      <w:ins w:id="645" w:author="PR Preview" w:date="2026-01-01T00:00:00Z">
        <w:r>
          <w:t xml:space="preserve">,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the free encyclopedia.”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2026. Available:</w:t>
        </w:r>
      </w:ins>
      <w:ins w:id="650" w:author="PR Preview" w:date="2026-01-01T00:00:00Z">
        <w:r>
          <w:t xml:space="preserve"> </w:t>
        </w:r>
      </w:ins>
      <w:hyperlink r:id="rId119">
        <w:ins w:id="651" w:author="PR Preview" w:date="2026-01-01T00:00:00Z">
          <w:r>
            <w:rPr>
              <w:rStyle w:val="Hyperlink"/>
            </w:rPr>
            <w:t xml:space="preserve">https://en.wikipedia.org/wiki/Triangle_inequality</w:t>
          </w:r>
        </w:ins>
      </w:hyperlink>
    </w:p>
    <w:bookmarkEnd w:id="120"/>
    <w:bookmarkStart w:id="122" w:name="ref-wikipedia_lp_space"/>
    <w:p>
      <w:pPr>
        <w:pStyle w:val="Bibliography"/>
      </w:pPr>
      <w:ins w:id="652" w:author="PR Preview" w:date="2026-01-01T00:00:00Z">
        <w:r>
          <w:t xml:space="preserve">[9]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	</w:t>
        </w:r>
      </w:ins>
      <w:ins w:id="655" w:author="PR Preview" w:date="2026-01-01T00:00:00Z">
        <w:r>
          <w:t xml:space="preserve">Wikipedia contributors,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“Lp space —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Wikipedia</w:t>
        </w:r>
      </w:ins>
      <w:ins w:id="660" w:author="PR Preview" w:date="2026-01-01T00:00:00Z">
        <w:r>
          <w:t xml:space="preserve">,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the free encyclopedia.”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2026. Available:</w:t>
        </w:r>
      </w:ins>
      <w:ins w:id="665" w:author="PR Preview" w:date="2026-01-01T00:00:00Z">
        <w:r>
          <w:t xml:space="preserve"> </w:t>
        </w:r>
      </w:ins>
      <w:hyperlink r:id="rId121">
        <w:ins w:id="666" w:author="PR Preview" w:date="2026-01-01T00:00:00Z">
          <w:r>
            <w:rPr>
              <w:rStyle w:val="Hyperlink"/>
            </w:rPr>
            <w:t xml:space="preserve">https://en.wikipedia.org/wiki/Lp_space</w:t>
          </w:r>
        </w:ins>
      </w:hyperlink>
    </w:p>
    <w:bookmarkEnd w:id="122"/>
    <w:bookmarkStart w:id="124" w:name="ref-wikipedia_uniform_norm"/>
    <w:p>
      <w:pPr>
        <w:pStyle w:val="Bibliography"/>
      </w:pPr>
      <w:ins w:id="667" w:author="PR Preview" w:date="2026-01-01T00:00:00Z">
        <w:r>
          <w:t xml:space="preserve">[10]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	</w:t>
        </w:r>
      </w:ins>
      <w:ins w:id="670" w:author="PR Preview" w:date="2026-01-01T00:00:00Z">
        <w:r>
          <w:t xml:space="preserve">Wikipedia contributors,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“Uniform norm —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Wikipedia</w:t>
        </w:r>
      </w:ins>
      <w:ins w:id="675" w:author="PR Preview" w:date="2026-01-01T00:00:00Z">
        <w:r>
          <w:t xml:space="preserve">,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the free encyclopedia.”</w:t>
        </w:r>
      </w:ins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2026. Available:</w:t>
        </w:r>
      </w:ins>
      <w:ins w:id="680" w:author="PR Preview" w:date="2026-01-01T00:00:00Z">
        <w:r>
          <w:t xml:space="preserve"> </w:t>
        </w:r>
      </w:ins>
      <w:hyperlink r:id="rId123">
        <w:ins w:id="681" w:author="PR Preview" w:date="2026-01-01T00:00:00Z">
          <w:r>
            <w:rPr>
              <w:rStyle w:val="Hyperlink"/>
            </w:rPr>
            <w:t xml:space="preserve">https://en.wikipedia.org/wiki/Uniform_norm</w:t>
          </w:r>
        </w:ins>
      </w:hyperlink>
    </w:p>
    <w:bookmarkEnd w:id="124"/>
    <w:bookmarkStart w:id="126" w:name="ref-wikipedia_cosine_similarity"/>
    <w:p>
      <w:pPr>
        <w:pStyle w:val="Bibliography"/>
      </w:pPr>
      <w:ins w:id="682" w:author="PR Preview" w:date="2026-01-01T00:00:00Z">
        <w:r>
          <w:t xml:space="preserve">[11]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	</w:t>
        </w:r>
      </w:ins>
      <w:ins w:id="685" w:author="PR Preview" w:date="2026-01-01T00:00:00Z">
        <w:r>
          <w:t xml:space="preserve">Wikipedia contributors,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“Cosine similarity —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Wikipedia</w:t>
        </w:r>
      </w:ins>
      <w:ins w:id="690" w:author="PR Preview" w:date="2026-01-01T00:00:00Z">
        <w:r>
          <w:t xml:space="preserve">,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the free encyclopedia.”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2026. Available:</w:t>
        </w:r>
      </w:ins>
      <w:ins w:id="695" w:author="PR Preview" w:date="2026-01-01T00:00:00Z">
        <w:r>
          <w:t xml:space="preserve"> </w:t>
        </w:r>
      </w:ins>
      <w:hyperlink r:id="rId125">
        <w:ins w:id="696" w:author="PR Preview" w:date="2026-01-01T00:00:00Z">
          <w:r>
            <w:rPr>
              <w:rStyle w:val="Hyperlink"/>
            </w:rPr>
            <w:t xml:space="preserve">https://en.wikipedia.org/wiki/Cosine_similarity</w:t>
          </w:r>
        </w:ins>
      </w:hyperlink>
    </w:p>
    <w:bookmarkEnd w:id="126"/>
    <w:bookmarkStart w:id="128" w:name="ref-wikipedia_orthonormal_basis"/>
    <w:p>
      <w:pPr>
        <w:pStyle w:val="Bibliography"/>
      </w:pPr>
      <w:ins w:id="697" w:author="PR Preview" w:date="2026-01-01T00:00:00Z">
        <w:r>
          <w:t xml:space="preserve">[12]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	</w:t>
        </w:r>
      </w:ins>
      <w:ins w:id="700" w:author="PR Preview" w:date="2026-01-01T00:00:00Z">
        <w:r>
          <w:t xml:space="preserve">Wikipedia contributors,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“Orthonormal basis —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Wikipedia</w:t>
        </w:r>
      </w:ins>
      <w:ins w:id="705" w:author="PR Preview" w:date="2026-01-01T00:00:00Z">
        <w:r>
          <w:t xml:space="preserve">,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the free encyclopedia.”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2026. Available:</w:t>
        </w:r>
      </w:ins>
      <w:ins w:id="710" w:author="PR Preview" w:date="2026-01-01T00:00:00Z">
        <w:r>
          <w:t xml:space="preserve"> </w:t>
        </w:r>
      </w:ins>
      <w:hyperlink r:id="rId127">
        <w:ins w:id="711" w:author="PR Preview" w:date="2026-01-01T00:00:00Z">
          <w:r>
            <w:rPr>
              <w:rStyle w:val="Hyperlink"/>
            </w:rPr>
            <w:t xml:space="preserve">https://en.wikipedia.org/wiki/Orthonormal_basis</w:t>
          </w:r>
        </w:ins>
      </w:hyperlink>
    </w:p>
    <w:bookmarkEnd w:id="128"/>
    <w:bookmarkStart w:id="130" w:name="ref-wikipedia_gram_schmidt_process"/>
    <w:p>
      <w:pPr>
        <w:pStyle w:val="Bibliography"/>
      </w:pPr>
      <w:ins w:id="712" w:author="PR Preview" w:date="2026-01-01T00:00:00Z">
        <w:r>
          <w:t xml:space="preserve">[13]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	</w:t>
        </w:r>
      </w:ins>
      <w:ins w:id="715" w:author="PR Preview" w:date="2026-01-01T00:00:00Z">
        <w:r>
          <w:t xml:space="preserve">Wikipedia contributors,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“Gram–schmidt process —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Wikipedia</w:t>
        </w:r>
      </w:ins>
      <w:ins w:id="720" w:author="PR Preview" w:date="2026-01-01T00:00:00Z">
        <w:r>
          <w:t xml:space="preserve">,</w:t>
        </w:r>
      </w:ins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the free encyclopedia.”</w:t>
        </w:r>
      </w:ins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2026. Available:</w:t>
        </w:r>
      </w:ins>
      <w:ins w:id="725" w:author="PR Preview" w:date="2026-01-01T00:00:00Z">
        <w:r>
          <w:t xml:space="preserve"> </w:t>
        </w:r>
      </w:ins>
      <w:hyperlink r:id="rId129">
        <w:ins w:id="726" w:author="PR Preview" w:date="2026-01-01T00:00:00Z">
          <w:r>
            <w:rPr>
              <w:rStyle w:val="Hyperlink"/>
            </w:rPr>
            <w:t xml:space="preserve">https://en.wikipedia.org/wiki/Gram%E2%80%93Schmidt_process</w:t>
          </w:r>
        </w:ins>
      </w:hyperlink>
    </w:p>
    <w:bookmarkEnd w:id="130"/>
    <w:bookmarkStart w:id="132" w:name="ref-wikipedia_outer_product"/>
    <w:p>
      <w:pPr>
        <w:pStyle w:val="Bibliography"/>
      </w:pPr>
      <w:ins w:id="727" w:author="PR Preview" w:date="2026-01-01T00:00:00Z">
        <w:r>
          <w:t xml:space="preserve">[14]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	</w:t>
        </w:r>
      </w:ins>
      <w:ins w:id="730" w:author="PR Preview" w:date="2026-01-01T00:00:00Z">
        <w:r>
          <w:t xml:space="preserve">Wikipedia contributors,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“Outer product —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Wikipedia</w:t>
        </w:r>
      </w:ins>
      <w:ins w:id="735" w:author="PR Preview" w:date="2026-01-01T00:00:00Z">
        <w:r>
          <w:t xml:space="preserve">,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the free encyclopedia.”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2026. Available:</w:t>
        </w:r>
      </w:ins>
      <w:ins w:id="740" w:author="PR Preview" w:date="2026-01-01T00:00:00Z">
        <w:r>
          <w:t xml:space="preserve"> </w:t>
        </w:r>
      </w:ins>
      <w:hyperlink r:id="rId131">
        <w:ins w:id="741" w:author="PR Preview" w:date="2026-01-01T00:00:00Z">
          <w:r>
            <w:rPr>
              <w:rStyle w:val="Hyperlink"/>
            </w:rPr>
            <w:t xml:space="preserve">https://en.wikipedia.org/wiki/Outer_product</w:t>
          </w:r>
        </w:ins>
      </w:hyperlink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7" Type="http://schemas.openxmlformats.org/officeDocument/2006/relationships/hyperlink" Target="https://doi.org/10.1007/978-3-031-41026-0" TargetMode="External"/><Relationship Id="rId115" Type="http://schemas.openxmlformats.org/officeDocument/2006/relationships/hyperlink" Target="https://en.wikipedia.org/wiki/Cauchy%E2%80%93Schwarz_inequality" TargetMode="External"/><Relationship Id="rId125" Type="http://schemas.openxmlformats.org/officeDocument/2006/relationships/hyperlink" Target="https://en.wikipedia.org/wiki/Cosine_similarity" TargetMode="External"/><Relationship Id="rId129" Type="http://schemas.openxmlformats.org/officeDocument/2006/relationships/hyperlink" Target="https://en.wikipedia.org/wiki/Gram%E2%80%93Schmidt_process" TargetMode="External"/><Relationship Id="rId105" Type="http://schemas.openxmlformats.org/officeDocument/2006/relationships/hyperlink" Target="https://en.wikipedia.org/wiki/Inner_product_space" TargetMode="External"/><Relationship Id="rId121" Type="http://schemas.openxmlformats.org/officeDocument/2006/relationships/hyperlink" Target="https://en.wikipedia.org/wiki/Lp_space" TargetMode="External"/><Relationship Id="rId117" Type="http://schemas.openxmlformats.org/officeDocument/2006/relationships/hyperlink" Target="https://en.wikipedia.org/wiki/Norm_(mathematics)" TargetMode="External"/><Relationship Id="rId127" Type="http://schemas.openxmlformats.org/officeDocument/2006/relationships/hyperlink" Target="https://en.wikipedia.org/wiki/Orthonormal_basis" TargetMode="External"/><Relationship Id="rId131" Type="http://schemas.openxmlformats.org/officeDocument/2006/relationships/hyperlink" Target="https://en.wikipedia.org/wiki/Outer_product" TargetMode="External"/><Relationship Id="rId113" Type="http://schemas.openxmlformats.org/officeDocument/2006/relationships/hyperlink" Target="https://en.wikipedia.org/wiki/Pythagorean_theorem" TargetMode="External"/><Relationship Id="rId119" Type="http://schemas.openxmlformats.org/officeDocument/2006/relationships/hyperlink" Target="https://en.wikipedia.org/wiki/Triangle_inequality" TargetMode="External"/><Relationship Id="rId123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1" Type="http://schemas.openxmlformats.org/officeDocument/2006/relationships/hyperlink" Target="https://ucla-biostat-216.github.io/2024fall/slides/02-vector/02-vector.html" TargetMode="External"/><Relationship Id="rId109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2026-10-18T19:31:40Z</dcterms:created>
  <dcterms:modified xsi:type="dcterms:W3CDTF">2026-10-18T19:31:40Z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