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2026-10-18 11:27:44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11:48:00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12 (Linear function of one variable)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 function</w:delText>
        </w:r>
      </w:del>
      <w:del w:id="6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rPr>
            <w:b/>
            <w:bCs/>
          </w:rPr>
          <w:delText xml:space="preserve">linear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if it is affine (</w:delText>
        </w:r>
      </w:del>
      <w:hyperlink w:anchor="def-affine-function">
        <w:del w:id="13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4" w:author="PR Preview" w:date="2026-01-01T00:00:00Z">
        <w:r>
          <w:delText xml:space="preserve">) with intercept</w:delText>
        </w:r>
      </w:del>
      <w:del w:id="15" w:author="PR Preview" w:date="2026-01-01T00:00:00Z">
        <w:r>
          <w:delText xml:space="preserve"> </w:delText>
        </w:r>
      </w:del>
      <m:oMath>
        <m:r>
          <m:t>0</m:t>
        </m:r>
      </m:oMath>
      <w:del w:id="16" w:author="PR Preview" w:date="2026-01-01T00:00:00Z">
        <w:r>
          <w:delText xml:space="preserve">;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that is, if there is a number</w:delText>
        </w:r>
      </w:del>
      <w:del w:id="19" w:author="PR Preview" w:date="2026-01-01T00:00:00Z">
        <w:r>
          <w:delText xml:space="preserve"> </w:delText>
        </w:r>
      </w:del>
      <m:oMath>
        <m:r>
          <m:t>m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such that</w:delText>
        </w:r>
      </w:del>
    </w:p>
    <w:p>
      <w:pPr>
        <w:pStyle w:val="BodyText"/>
      </w:pPr>
      <w:ins w:id="22" w:author="PR Preview" w:date="2026-01-01T00:00:00Z">
        <w:r>
          <w:rPr>
            <w:b/>
            <w:bCs/>
          </w:rPr>
          <w:t xml:space="preserve">Definition 12 (Linear function of one variable)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 function</w:t>
        </w:r>
      </w:ins>
      <w:ins w:id="2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is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rPr>
            <w:b/>
            <w:bCs/>
          </w:rPr>
          <w:t xml:space="preserve">linear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[6]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if it is affine (</w:t>
        </w:r>
      </w:ins>
      <w:hyperlink w:anchor="def-affine-function">
        <w:ins w:id="3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35" w:author="PR Preview" w:date="2026-01-01T00:00:00Z">
        <w:r>
          <w:t xml:space="preserve">) with intercept</w:t>
        </w:r>
      </w:ins>
      <w:ins w:id="36" w:author="PR Preview" w:date="2026-01-01T00:00:00Z">
        <w:r>
          <w:t xml:space="preserve"> </w:t>
        </w:r>
      </w:ins>
      <m:oMath>
        <m:r>
          <m:t>0</m:t>
        </m:r>
      </m:oMath>
      <w:ins w:id="37" w:author="PR Preview" w:date="2026-01-01T00:00:00Z">
        <w:r>
          <w:t xml:space="preserve">;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that is, if there is a number</w:t>
        </w:r>
      </w:ins>
      <w:ins w:id="40" w:author="PR Preview" w:date="2026-01-01T00:00:00Z">
        <w:r>
          <w:t xml:space="preserve"> </w:t>
        </w:r>
      </w:ins>
      <m:oMath>
        <m:r>
          <m:t>m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del w:id="43" w:author="PR Preview" w:date="2026-01-01T00:00:00Z">
        <w:r>
          <w:rPr>
            <w:b/>
            <w:bCs/>
          </w:rPr>
          <w:delText xml:space="preserve">Definition 13 (Limit of a sequence)</w:delText>
        </w:r>
      </w:del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A real number</w:delText>
        </w:r>
      </w:del>
      <w:del w:id="46" w:author="PR Preview" w:date="2026-01-01T00:00:00Z">
        <w:r>
          <w:delText xml:space="preserve"> </w:delText>
        </w:r>
      </w:del>
      <m:oMath>
        <m:r>
          <m:t>L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is the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rPr>
            <w:b/>
            <w:bCs/>
          </w:rPr>
          <w:delText xml:space="preserve">limit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of a</w:delText>
        </w:r>
      </w:del>
      <w:del w:id="53" w:author="PR Preview" w:date="2026-01-01T00:00:00Z">
        <w:r>
          <w:delText xml:space="preserve"> </w:delText>
        </w:r>
      </w:del>
      <w:hyperlink r:id="rId41">
        <w:del w:id="54" w:author="PR Preview" w:date="2026-01-01T00:00:00Z">
          <w:r>
            <w:rPr>
              <w:rStyle w:val="Hyperlink"/>
            </w:rPr>
            <w:delText xml:space="preserve">sequence</w:delText>
          </w:r>
        </w:del>
      </w:hyperlink>
      <w:del w:id="5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of real numbers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[6]</w:delText>
        </w:r>
      </w:del>
      <w:del w:id="60" w:author="PR Preview" w:date="2026-01-01T00:00:00Z">
        <w:r>
          <w:delText xml:space="preserve">,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written</w:delText>
        </w:r>
      </w:del>
      <w:del w:id="6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or</w:delText>
        </w:r>
      </w:del>
      <w:del w:id="6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del w:id="67" w:author="PR Preview" w:date="2026-01-01T00:00:00Z">
        <w:r>
          <w:delText xml:space="preserve">,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if for every</w:delText>
        </w:r>
      </w:del>
      <w:del w:id="70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71" w:author="PR Preview" w:date="2026-01-01T00:00:00Z">
        <w:r>
          <w:delText xml:space="preserve"> </w:delText>
        </w:r>
      </w:del>
      <w:del w:id="72" w:author="PR Preview" w:date="2026-01-01T00:00:00Z">
        <w:r>
          <w:delText xml:space="preserve">there is a natural number</w:delText>
        </w:r>
      </w:del>
      <w:del w:id="73" w:author="PR Preview" w:date="2026-01-01T00:00:00Z">
        <w:r>
          <w:delText xml:space="preserve"> </w:delText>
        </w:r>
      </w:del>
      <m:oMath>
        <m:r>
          <m:t>N</m:t>
        </m:r>
      </m:oMath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such that</w:delText>
        </w:r>
      </w:del>
    </w:p>
    <w:p>
      <w:pPr>
        <w:pStyle w:val="FirstParagraph"/>
      </w:pPr>
      <w:ins w:id="76" w:author="PR Preview" w:date="2026-01-01T00:00:00Z">
        <w:r>
          <w:rPr>
            <w:b/>
            <w:bCs/>
          </w:rPr>
          <w:t xml:space="preserve">Definition 13 (Limit of a sequence)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A real number</w:t>
        </w:r>
      </w:ins>
      <w:ins w:id="79" w:author="PR Preview" w:date="2026-01-01T00:00:00Z">
        <w:r>
          <w:t xml:space="preserve"> </w:t>
        </w:r>
      </w:ins>
      <m:oMath>
        <m:r>
          <m:t>L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is the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rPr>
            <w:b/>
            <w:bCs/>
          </w:rPr>
          <w:t xml:space="preserve">limit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of a</w:t>
        </w:r>
      </w:ins>
      <w:ins w:id="86" w:author="PR Preview" w:date="2026-01-01T00:00:00Z">
        <w:r>
          <w:t xml:space="preserve"> </w:t>
        </w:r>
      </w:ins>
      <w:hyperlink r:id="rId41">
        <w:ins w:id="87" w:author="PR Preview" w:date="2026-01-01T00:00:00Z">
          <w:r>
            <w:rPr>
              <w:rStyle w:val="Hyperlink"/>
            </w:rPr>
            <w:t xml:space="preserve">sequence</w:t>
          </w:r>
        </w:ins>
      </w:hyperlink>
      <w:ins w:id="8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of real numbers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[7]</w:t>
        </w:r>
      </w:ins>
      <w:ins w:id="93" w:author="PR Preview" w:date="2026-01-01T00:00:00Z">
        <w:r>
          <w:t xml:space="preserve">,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written</w:t>
        </w:r>
      </w:ins>
      <w:ins w:id="9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or</w:t>
        </w:r>
      </w:ins>
      <w:ins w:id="9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ins w:id="100" w:author="PR Preview" w:date="2026-01-01T00:00:00Z">
        <w:r>
          <w:t xml:space="preserve">,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if for every</w:t>
        </w:r>
      </w:ins>
      <w:ins w:id="10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there is a natural number</w:t>
        </w:r>
      </w:ins>
      <w:ins w:id="106" w:author="PR Preview" w:date="2026-01-01T00:00:00Z">
        <w:r>
          <w:t xml:space="preserve"> </w:t>
        </w:r>
      </w:ins>
      <m:oMath>
        <m:r>
          <m:t>N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30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del w:id="109" w:author="PR Preview" w:date="2026-01-01T00:00:00Z">
        <w:r>
          <w:rPr>
            <w:b/>
            <w:bCs/>
          </w:rPr>
          <w:delText xml:space="preserve">Definition 17 (Exponential function)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The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rPr>
            <w:b/>
            <w:bCs/>
          </w:rPr>
          <w:delText xml:space="preserve">exponential function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[7]</w:delText>
        </w:r>
      </w:del>
      <w:del w:id="116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del w:id="117" w:author="PR Preview" w:date="2026-01-01T00:00:00Z">
        <w:r>
          <w:delText xml:space="preserve"> </w:delText>
        </w:r>
      </w:del>
      <w:del w:id="118" w:author="PR Preview" w:date="2026-01-01T00:00:00Z">
        <w:r>
          <w:delText xml:space="preserve">is</w:delText>
        </w:r>
      </w:del>
    </w:p>
    <w:p>
      <w:pPr>
        <w:pStyle w:val="FirstParagraph"/>
      </w:pPr>
      <w:ins w:id="119" w:author="PR Preview" w:date="2026-01-01T00:00:00Z">
        <w:r>
          <w:rPr>
            <w:b/>
            <w:bCs/>
          </w:rPr>
          <w:t xml:space="preserve">Definition 17 (Exponential function)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The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rPr>
            <w:b/>
            <w:bCs/>
          </w:rPr>
          <w:t xml:space="preserve">exponential function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[8]</w:t>
        </w:r>
      </w:ins>
      <w:ins w:id="126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del w:id="129" w:author="PR Preview" w:date="2026-01-01T00:00:00Z">
        <w:r>
          <w:rPr>
            <w:b/>
            <w:bCs/>
          </w:rPr>
          <w:delText xml:space="preserve">Definition 18 (Euler’s number)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rPr>
            <w:b/>
            <w:bCs/>
          </w:rPr>
          <w:delText xml:space="preserve">Euler’s number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delText xml:space="preserve">[8]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is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del w:id="136" w:author="PR Preview" w:date="2026-01-01T00:00:00Z">
        <w:r>
          <w:rPr>
            <w:b/>
            <w:bCs/>
          </w:rPr>
          <w:delText xml:space="preserve">Example 11 (Euler’s number is irrational)</w:delText>
        </w:r>
      </w:del>
      <w:del w:id="137" w:author="PR Preview" w:date="2026-01-01T00:00:00Z">
        <w:r>
          <w:delText xml:space="preserve"> </w:delText>
        </w:r>
      </w:del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is an</w:delText>
        </w:r>
      </w:del>
      <w:del w:id="140" w:author="PR Preview" w:date="2026-01-01T00:00:00Z">
        <w:r>
          <w:delText xml:space="preserve"> </w:delText>
        </w:r>
      </w:del>
      <w:hyperlink r:id="rId53">
        <w:del w:id="141" w:author="PR Preview" w:date="2026-01-01T00:00:00Z">
          <w:r>
            <w:rPr>
              <w:rStyle w:val="Hyperlink"/>
            </w:rPr>
            <w:delText xml:space="preserve">irrational number</w:delText>
          </w:r>
        </w:del>
      </w:hyperlink>
      <w:del w:id="142" w:author="PR Preview" w:date="2026-01-01T00:00:00Z">
        <w:r>
          <w:delText xml:space="preserve">,</w:delText>
        </w:r>
      </w:del>
      <w:del w:id="143" w:author="PR Preview" w:date="2026-01-01T00:00:00Z">
        <w:r>
          <w:delText xml:space="preserve"> </w:delText>
        </w:r>
      </w:del>
      <w:del w:id="144" w:author="PR Preview" w:date="2026-01-01T00:00:00Z">
        <w:r>
          <w:delText xml:space="preserve">so no fraction equals it exactly.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The fraction</w:delText>
        </w:r>
      </w:del>
      <w:del w:id="14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is close,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but</w:delText>
        </w:r>
      </w:del>
      <w:del w:id="15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delText xml:space="preserve">[8]</w:delText>
        </w:r>
      </w:del>
      <w:del w:id="155" w:author="PR Preview" w:date="2026-01-01T00:00:00Z">
        <w:r>
          <w:delText xml:space="preserve">.</w:delText>
        </w:r>
      </w:del>
    </w:p>
    <w:p>
      <w:pPr>
        <w:pStyle w:val="BodyText"/>
      </w:pPr>
      <w:del w:id="156" w:author="PR Preview" w:date="2026-01-01T00:00:00Z">
        <w:r>
          <w:rPr>
            <w:b/>
            <w:bCs/>
          </w:rPr>
          <w:delText xml:space="preserve">Definition 19 (Natural logarithm)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For a real number</w:delText>
        </w:r>
      </w:del>
      <w:del w:id="159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160" w:author="PR Preview" w:date="2026-01-01T00:00:00Z">
        <w:r>
          <w:delText xml:space="preserve">,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delText xml:space="preserve">the</w:delText>
        </w:r>
      </w:del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rPr>
            <w:b/>
            <w:bCs/>
          </w:rPr>
          <w:delText xml:space="preserve">natural logarithm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of</w:delText>
        </w:r>
      </w:del>
      <w:del w:id="167" w:author="PR Preview" w:date="2026-01-01T00:00:00Z">
        <w:r>
          <w:delText xml:space="preserve"> </w:delText>
        </w:r>
      </w:del>
      <m:oMath>
        <m:r>
          <m:t>a</m:t>
        </m:r>
      </m:oMath>
      <w:del w:id="168" w:author="PR Preview" w:date="2026-01-01T00:00:00Z">
        <w:r>
          <w:delText xml:space="preserve">, written</w:delText>
        </w:r>
      </w:del>
      <w:del w:id="169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[9]</w:delText>
        </w:r>
      </w:del>
      <w:del w:id="172" w:author="PR Preview" w:date="2026-01-01T00:00:00Z">
        <w:r>
          <w:delText xml:space="preserve">,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is the real number</w:delText>
        </w:r>
      </w:del>
      <w:del w:id="175" w:author="PR Preview" w:date="2026-01-01T00:00:00Z">
        <w:r>
          <w:delText xml:space="preserve"> </w:delText>
        </w:r>
      </w:del>
      <m:oMath>
        <m:r>
          <m:t>y</m:t>
        </m:r>
      </m:oMath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with</w:delText>
        </w:r>
      </w:del>
      <w:del w:id="178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del w:id="179" w:author="PR Preview" w:date="2026-01-01T00:00:00Z">
        <w:r>
          <w:delText xml:space="preserve">.</w:delText>
        </w:r>
      </w:del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The exponential function takes each positive value at exactly one input,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so there is exactly one such</w:delText>
        </w:r>
      </w:del>
      <w:del w:id="184" w:author="PR Preview" w:date="2026-01-01T00:00:00Z">
        <w:r>
          <w:delText xml:space="preserve"> </w:delText>
        </w:r>
      </w:del>
      <m:oMath>
        <m:r>
          <m:t>y</m:t>
        </m:r>
      </m:oMath>
      <w:del w:id="185" w:author="PR Preview" w:date="2026-01-01T00:00:00Z">
        <w:r>
          <w:delText xml:space="preserve">,</w:delText>
        </w:r>
      </w:del>
      <w:del w:id="186" w:author="PR Preview" w:date="2026-01-01T00:00:00Z">
        <w:r>
          <w:delText xml:space="preserve"> </w:delText>
        </w:r>
      </w:del>
      <w:del w:id="187" w:author="PR Preview" w:date="2026-01-01T00:00:00Z">
        <w:r>
          <w:delText xml:space="preserve">and</w:delText>
        </w:r>
      </w:del>
      <w:del w:id="188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is the</w:delText>
        </w:r>
      </w:del>
      <w:del w:id="191" w:author="PR Preview" w:date="2026-01-01T00:00:00Z">
        <w:r>
          <w:delText xml:space="preserve"> </w:delText>
        </w:r>
      </w:del>
      <w:hyperlink r:id="rId55">
        <w:del w:id="192" w:author="PR Preview" w:date="2026-01-01T00:00:00Z">
          <w:r>
            <w:rPr>
              <w:rStyle w:val="Hyperlink"/>
            </w:rPr>
            <w:delText xml:space="preserve">inverse function</w:delText>
          </w:r>
        </w:del>
      </w:hyperlink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of</w:delText>
        </w:r>
      </w:del>
      <w:del w:id="195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</m:oMath>
      <w:del w:id="196" w:author="PR Preview" w:date="2026-01-01T00:00:00Z">
        <w:r>
          <w:delText xml:space="preserve"> </w:delText>
        </w:r>
      </w:del>
      <w:del w:id="197" w:author="PR Preview" w:date="2026-01-01T00:00:00Z">
        <w:r>
          <w:delText xml:space="preserve">(</w:delText>
        </w:r>
      </w:del>
      <w:hyperlink w:anchor="def-exponential-function">
        <w:del w:id="198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199" w:author="PR Preview" w:date="2026-01-01T00:00:00Z">
        <w:r>
          <w:delText xml:space="preserve">).</w:delText>
        </w:r>
      </w:del>
    </w:p>
    <w:p>
      <w:pPr>
        <w:pStyle w:val="BodyText"/>
      </w:pPr>
      <w:del w:id="200" w:author="PR Preview" w:date="2026-01-01T00:00:00Z">
        <w:r>
          <w:rPr>
            <w:i/>
            <w:iCs/>
          </w:rPr>
          <w:delText xml:space="preserve">Remark 3</w:delText>
        </w:r>
      </w:del>
      <w:del w:id="201" w:author="PR Preview" w:date="2026-01-01T00:00:00Z">
        <w:r>
          <w:delText xml:space="preserve"> (Other notations for the natural logarithm). </w:delText>
        </w:r>
      </w:del>
      <w:del w:id="202" w:author="PR Preview" w:date="2026-01-01T00:00:00Z">
        <w:r>
          <w:delText xml:space="preserve">In these notes,</w:delText>
        </w:r>
      </w:del>
      <w:del w:id="203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del w:id="204" w:author="PR Preview" w:date="2026-01-01T00:00:00Z">
        <w:r>
          <w:delText xml:space="preserve"> </w:delText>
        </w:r>
      </w:del>
      <w:del w:id="205" w:author="PR Preview" w:date="2026-01-01T00:00:00Z">
        <w:r>
          <w:delText xml:space="preserve">is always the natural logarithm,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the logarithm with base</w:delText>
        </w:r>
      </w:del>
      <w:del w:id="208" w:author="PR Preview" w:date="2026-01-01T00:00:00Z">
        <w:r>
          <w:delText xml:space="preserve"> </w:delText>
        </w:r>
      </w:del>
      <m:oMath>
        <m:r>
          <m:t>e</m:t>
        </m:r>
      </m:oMath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(</w:delText>
        </w:r>
      </w:del>
      <w:hyperlink w:anchor="def-euler-number">
        <w:del w:id="211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212" w:author="PR Preview" w:date="2026-01-01T00:00:00Z">
        <w:r>
          <w:delText xml:space="preserve">).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Some sources write</w:delText>
        </w:r>
      </w:del>
      <w:del w:id="215" w:author="PR Preview" w:date="2026-01-01T00:00:00Z">
        <w:r>
          <w:delText xml:space="preserve"> </w:delText>
        </w:r>
      </w:del>
      <m:oMath>
        <m:r>
          <m:rPr>
            <m:sty m:val="p"/>
          </m:rPr>
          <m:t>ln</m:t>
        </m:r>
        <m:r>
          <m:t>x</m:t>
        </m:r>
      </m:oMath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for the natural logarithm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and reserve</w:delText>
        </w:r>
      </w:del>
      <w:del w:id="220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x</m:t>
        </m:r>
      </m:oMath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for the logarithm with base 10.</w:delText>
        </w:r>
      </w:del>
    </w:p>
    <w:p>
      <w:pPr>
        <w:pStyle w:val="BodyText"/>
      </w:pPr>
      <w:ins w:id="223" w:author="PR Preview" w:date="2026-01-01T00:00:00Z">
        <w:r>
          <w:rPr>
            <w:b/>
            <w:bCs/>
          </w:rPr>
          <w:t xml:space="preserve">Definition 18 (Euler’s number)</w:t>
        </w:r>
      </w:ins>
      <w:ins w:id="224" w:author="PR Preview" w:date="2026-01-01T00:00:00Z">
        <w:r>
          <w:t xml:space="preserve"> </w:t>
        </w:r>
      </w:ins>
      <w:ins w:id="225" w:author="PR Preview" w:date="2026-01-01T00:00:00Z">
        <w:r>
          <w:rPr>
            <w:b/>
            <w:bCs/>
          </w:rPr>
          <w:t xml:space="preserve">Euler’s number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[9]</w:t>
        </w:r>
      </w:ins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4" w:name="exm-euler-number"/>
    <w:p>
      <w:pPr>
        <w:pStyle w:val="FirstParagraph"/>
      </w:pPr>
      <w:ins w:id="230" w:author="PR Preview" w:date="2026-01-01T00:00:00Z">
        <w:r>
          <w:rPr>
            <w:b/>
            <w:bCs/>
          </w:rPr>
          <w:t xml:space="preserve">Example 11 (Euler’s number is irrational)</w:t>
        </w:r>
      </w:ins>
      <w:ins w:id="231" w:author="PR Preview" w:date="2026-01-01T00:00:00Z">
        <w:r>
          <w:t xml:space="preserve"> </w:t>
        </w:r>
      </w:ins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is an</w:t>
        </w:r>
      </w:ins>
      <w:ins w:id="234" w:author="PR Preview" w:date="2026-01-01T00:00:00Z">
        <w:r>
          <w:t xml:space="preserve"> </w:t>
        </w:r>
      </w:ins>
      <w:hyperlink r:id="rId53">
        <w:ins w:id="235" w:author="PR Preview" w:date="2026-01-01T00:00:00Z">
          <w:r>
            <w:rPr>
              <w:rStyle w:val="Hyperlink"/>
            </w:rPr>
            <w:t xml:space="preserve">irrational number</w:t>
          </w:r>
        </w:ins>
      </w:hyperlink>
      <w:ins w:id="236" w:author="PR Preview" w:date="2026-01-01T00:00:00Z">
        <w:r>
          <w:t xml:space="preserve">,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so no fraction equals it exactly.</w:t>
        </w:r>
      </w:ins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The fraction</w:t>
        </w:r>
      </w:ins>
      <w:ins w:id="241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is close,</w:t>
        </w:r>
      </w:ins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but</w:t>
        </w:r>
      </w:ins>
      <w:ins w:id="24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[9]</w:t>
        </w:r>
      </w:ins>
      <w:ins w:id="249" w:author="PR Preview" w:date="2026-01-01T00:00:00Z">
        <w:r>
          <w:t xml:space="preserve">.</w:t>
        </w:r>
      </w:ins>
    </w:p>
    <w:bookmarkEnd w:id="54"/>
    <w:bookmarkStart w:id="56" w:name="def-natural-log"/>
    <w:p>
      <w:pPr>
        <w:pStyle w:val="BodyText"/>
      </w:pPr>
      <w:ins w:id="250" w:author="PR Preview" w:date="2026-01-01T00:00:00Z">
        <w:r>
          <w:rPr>
            <w:b/>
            <w:bCs/>
          </w:rPr>
          <w:t xml:space="preserve">Definition 19 (Natural logarithm)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For a real number</w:t>
        </w:r>
      </w:ins>
      <w:ins w:id="25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254" w:author="PR Preview" w:date="2026-01-01T00:00:00Z">
        <w:r>
          <w:t xml:space="preserve">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the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rPr>
            <w:b/>
            <w:bCs/>
          </w:rPr>
          <w:t xml:space="preserve">natural logarithm</w:t>
        </w:r>
      </w:ins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of</w:t>
        </w:r>
      </w:ins>
      <w:ins w:id="261" w:author="PR Preview" w:date="2026-01-01T00:00:00Z">
        <w:r>
          <w:t xml:space="preserve"> </w:t>
        </w:r>
      </w:ins>
      <m:oMath>
        <m:r>
          <m:t>a</m:t>
        </m:r>
      </m:oMath>
      <w:ins w:id="262" w:author="PR Preview" w:date="2026-01-01T00:00:00Z">
        <w:r>
          <w:t xml:space="preserve">, written</w:t>
        </w:r>
      </w:ins>
      <w:ins w:id="263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[10]</w:t>
        </w:r>
      </w:ins>
      <w:ins w:id="266" w:author="PR Preview" w:date="2026-01-01T00:00:00Z">
        <w:r>
          <w:t xml:space="preserve">,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is the real number</w:t>
        </w:r>
      </w:ins>
      <w:ins w:id="269" w:author="PR Preview" w:date="2026-01-01T00:00:00Z">
        <w:r>
          <w:t xml:space="preserve"> </w:t>
        </w:r>
      </w:ins>
      <m:oMath>
        <m:r>
          <m:t>y</m:t>
        </m:r>
      </m:oMath>
      <w:ins w:id="270" w:author="PR Preview" w:date="2026-01-01T00:00:00Z">
        <w:r>
          <w:t xml:space="preserve"> </w:t>
        </w:r>
      </w:ins>
      <w:ins w:id="271" w:author="PR Preview" w:date="2026-01-01T00:00:00Z">
        <w:r>
          <w:t xml:space="preserve">with</w:t>
        </w:r>
      </w:ins>
      <w:ins w:id="272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ins w:id="273" w:author="PR Preview" w:date="2026-01-01T00:00:00Z">
        <w:r>
          <w:t xml:space="preserve">.</w:t>
        </w:r>
      </w:ins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The exponential function takes each positive value at exactly one input,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so there is exactly one such</w:t>
        </w:r>
      </w:ins>
      <w:ins w:id="278" w:author="PR Preview" w:date="2026-01-01T00:00:00Z">
        <w:r>
          <w:t xml:space="preserve"> </w:t>
        </w:r>
      </w:ins>
      <m:oMath>
        <m:r>
          <m:t>y</m:t>
        </m:r>
      </m:oMath>
      <w:ins w:id="279" w:author="PR Preview" w:date="2026-01-01T00:00:00Z">
        <w:r>
          <w:t xml:space="preserve">,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and</w:t>
        </w:r>
      </w:ins>
      <w:ins w:id="282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is the</w:t>
        </w:r>
      </w:ins>
      <w:ins w:id="285" w:author="PR Preview" w:date="2026-01-01T00:00:00Z">
        <w:r>
          <w:t xml:space="preserve"> </w:t>
        </w:r>
      </w:ins>
      <w:hyperlink r:id="rId55">
        <w:ins w:id="286" w:author="PR Preview" w:date="2026-01-01T00:00:00Z">
          <w:r>
            <w:rPr>
              <w:rStyle w:val="Hyperlink"/>
            </w:rPr>
            <w:t xml:space="preserve">inverse function</w:t>
          </w:r>
        </w:ins>
      </w:hyperlink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of</w:t>
        </w:r>
      </w:ins>
      <w:ins w:id="289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(</w:t>
        </w:r>
      </w:ins>
      <w:hyperlink w:anchor="def-exponential-function">
        <w:ins w:id="292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293" w:author="PR Preview" w:date="2026-01-01T00:00:00Z">
        <w:r>
          <w:t xml:space="preserve">).</w:t>
        </w:r>
      </w:ins>
    </w:p>
    <w:bookmarkEnd w:id="56"/>
    <w:bookmarkStart w:id="57" w:name="rem-log-notation"/>
    <w:p>
      <w:pPr>
        <w:pStyle w:val="BodyText"/>
      </w:pPr>
      <w:ins w:id="294" w:author="PR Preview" w:date="2026-01-01T00:00:00Z">
        <w:r>
          <w:rPr>
            <w:i/>
            <w:iCs/>
          </w:rPr>
          <w:t xml:space="preserve">Remark 3</w:t>
        </w:r>
      </w:ins>
      <w:ins w:id="295" w:author="PR Preview" w:date="2026-01-01T00:00:00Z">
        <w:r>
          <w:t xml:space="preserve"> (Other notations for the natural logarithm). </w:t>
        </w:r>
      </w:ins>
      <w:ins w:id="296" w:author="PR Preview" w:date="2026-01-01T00:00:00Z">
        <w:r>
          <w:t xml:space="preserve">In these notes,</w:t>
        </w:r>
      </w:ins>
      <w:ins w:id="29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is always the natural logarithm,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the logarithm with base</w:t>
        </w:r>
      </w:ins>
      <w:ins w:id="302" w:author="PR Preview" w:date="2026-01-01T00:00:00Z">
        <w:r>
          <w:t xml:space="preserve"> </w:t>
        </w:r>
      </w:ins>
      <m:oMath>
        <m:r>
          <m:t>e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(</w:t>
        </w:r>
      </w:ins>
      <w:hyperlink w:anchor="def-euler-number">
        <w:ins w:id="305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306" w:author="PR Preview" w:date="2026-01-01T00:00:00Z">
        <w:r>
          <w:t xml:space="preserve">)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[11]</w:t>
        </w:r>
      </w:ins>
      <w:ins w:id="309" w:author="PR Preview" w:date="2026-01-01T00:00:00Z">
        <w:r>
          <w:t xml:space="preserve">.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Some sources write</w:t>
        </w:r>
      </w:ins>
      <w:ins w:id="312" w:author="PR Preview" w:date="2026-01-01T00:00:00Z">
        <w:r>
          <w:t xml:space="preserve"> </w:t>
        </w:r>
      </w:ins>
      <m:oMath>
        <m:r>
          <m:rPr>
            <m:sty m:val="p"/>
          </m:rPr>
          <m:t>ln</m:t>
        </m:r>
        <m:r>
          <m:t>x</m:t>
        </m:r>
      </m:oMath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for the natural logarithm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and reserve</w:t>
        </w:r>
      </w:ins>
      <w:ins w:id="317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x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for the logarithm with base 10.</w:t>
        </w:r>
      </w:ins>
    </w:p>
    <w:bookmarkEnd w:id="57"/>
    <w:bookmarkStart w:id="58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8"/>
    <w:bookmarkStart w:id="61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1"/>
    <w:bookmarkStart w:id="63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3"/>
    <w:bookmarkStart w:id="65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0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5"/>
    <w:bookmarkStart w:id="66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6"/>
    <w:bookmarkStart w:id="6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7"/>
    <w:bookmarkStart w:id="6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8"/>
    <w:bookmarkStart w:id="6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0"/>
    <w:bookmarkStart w:id="7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1"/>
    <w:bookmarkStart w:id="72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2"/>
    <w:bookmarkStart w:id="7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3"/>
    <w:bookmarkStart w:id="74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4"/>
    <w:bookmarkStart w:id="7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5"/>
    <w:bookmarkStart w:id="7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6"/>
    <w:bookmarkStart w:id="77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0"/>
    <w:bookmarkStart w:id="81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2"/>
    <w:bookmarkStart w:id="83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3"/>
    <w:bookmarkStart w:id="8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4"/>
    <w:bookmarkStart w:id="89" w:name="rem-tarski-identities"/>
    <w:p>
      <w:pPr>
        <w:pStyle w:val="FirstParagraph"/>
      </w:pPr>
      <w:del w:id="320" w:author="PR Preview" w:date="2026-01-01T00:00:00Z">
        <w:r>
          <w:rPr>
            <w:i/>
            <w:iCs/>
          </w:rPr>
          <w:delText xml:space="preserve">Remark 4</w:delText>
        </w:r>
      </w:del>
      <w:del w:id="321" w:author="PR Preview" w:date="2026-01-01T00:00:00Z">
        <w:r>
          <w:delText xml:space="preserve"> (Tarski’s high school identities). </w:delText>
        </w:r>
      </w:del>
      <w:del w:id="322" w:author="PR Preview" w:date="2026-01-01T00:00:00Z">
        <w:r>
          <w:delText xml:space="preserve">Restricted to positive integers,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the following results are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Tarski’s eleven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“high school”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identities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[10]</w:delText>
        </w:r>
      </w:del>
      <w:del w:id="333" w:author="PR Preview" w:date="2026-01-01T00:00:00Z">
        <w:r>
          <w:delText xml:space="preserve">:</w:delText>
        </w:r>
      </w:del>
    </w:p>
    <w:p>
      <w:pPr>
        <w:pStyle w:val="FirstParagraph"/>
      </w:pPr>
      <w:ins w:id="334" w:author="PR Preview" w:date="2026-01-01T00:00:00Z">
        <w:r>
          <w:rPr>
            <w:i/>
            <w:iCs/>
          </w:rPr>
          <w:t xml:space="preserve">Remark 4</w:t>
        </w:r>
      </w:ins>
      <w:ins w:id="335" w:author="PR Preview" w:date="2026-01-01T00:00:00Z">
        <w:r>
          <w:t xml:space="preserve"> (Tarski’s high school identities). </w:t>
        </w:r>
      </w:ins>
      <w:ins w:id="336" w:author="PR Preview" w:date="2026-01-01T00:00:00Z">
        <w:r>
          <w:t xml:space="preserve">Restricted to positive integers,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the following results are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Tarski’s eleven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“high school”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identities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[12]</w:t>
        </w:r>
      </w:ins>
      <w:ins w:id="347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9"/>
    <w:bookmarkStart w:id="90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0"/>
    <w:bookmarkStart w:id="91" w:name="def-contour-line"/>
    <w:p>
      <w:pPr>
        <w:pStyle w:val="BodyText"/>
      </w:pPr>
      <w:del w:id="348" w:author="PR Preview" w:date="2026-01-01T00:00:00Z">
        <w:r>
          <w:rPr>
            <w:b/>
            <w:bCs/>
          </w:rPr>
          <w:delText xml:space="preserve">Definition 22 (Contour line)</w:delText>
        </w:r>
      </w:del>
      <w:del w:id="349" w:author="PR Preview" w:date="2026-01-01T00:00:00Z">
        <w:r>
          <w:delText xml:space="preserve"> </w:delText>
        </w:r>
      </w:del>
      <w:del w:id="350" w:author="PR Preview" w:date="2026-01-01T00:00:00Z">
        <w:r>
          <w:delText xml:space="preserve">For a function</w:delText>
        </w:r>
      </w:del>
      <w:del w:id="351" w:author="PR Preview" w:date="2026-01-01T00:00:00Z">
        <w:r>
          <w:delText xml:space="preserve"> </w:delText>
        </w:r>
      </w:del>
      <m:oMath>
        <m:r>
          <m:t>g</m:t>
        </m:r>
      </m:oMath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of two real variables</w:delText>
        </w:r>
      </w:del>
      <w:del w:id="354" w:author="PR Preview" w:date="2026-01-01T00:00:00Z">
        <w:r>
          <w:delText xml:space="preserve"> </w:delText>
        </w:r>
      </w:del>
      <m:oMath>
        <m:r>
          <m:t>b</m:t>
        </m:r>
      </m:oMath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and</w:delText>
        </w:r>
      </w:del>
      <w:del w:id="357" w:author="PR Preview" w:date="2026-01-01T00:00:00Z">
        <w:r>
          <w:delText xml:space="preserve"> </w:delText>
        </w:r>
      </w:del>
      <m:oMath>
        <m:r>
          <m:t>c</m:t>
        </m:r>
      </m:oMath>
      <w:del w:id="358" w:author="PR Preview" w:date="2026-01-01T00:00:00Z">
        <w:r>
          <w:delText xml:space="preserve"> </w:delText>
        </w:r>
      </w:del>
      <w:del w:id="359" w:author="PR Preview" w:date="2026-01-01T00:00:00Z">
        <w:r>
          <w:delText xml:space="preserve">and a number</w:delText>
        </w:r>
      </w:del>
      <w:del w:id="360" w:author="PR Preview" w:date="2026-01-01T00:00:00Z">
        <w:r>
          <w:delText xml:space="preserve"> </w:delText>
        </w:r>
      </w:del>
      <m:oMath>
        <m:r>
          <m:t>k</m:t>
        </m:r>
      </m:oMath>
      <w:del w:id="361" w:author="PR Preview" w:date="2026-01-01T00:00:00Z">
        <w:r>
          <w:delText xml:space="preserve">,</w:delText>
        </w:r>
      </w:del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the</w:delText>
        </w:r>
      </w:del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rPr>
            <w:b/>
            <w:bCs/>
          </w:rPr>
          <w:delText xml:space="preserve">contour line</w:delText>
        </w:r>
      </w:del>
      <w:del w:id="366" w:author="PR Preview" w:date="2026-01-01T00:00:00Z">
        <w:r>
          <w:delText xml:space="preserve"> </w:delText>
        </w:r>
      </w:del>
      <w:del w:id="367" w:author="PR Preview" w:date="2026-01-01T00:00:00Z">
        <w:r>
          <w:delText xml:space="preserve">[11]</w:delText>
        </w:r>
      </w:del>
      <w:del w:id="368" w:author="PR Preview" w:date="2026-01-01T00:00:00Z">
        <w:r>
          <w:delText xml:space="preserve"> </w:delText>
        </w:r>
      </w:del>
      <w:del w:id="369" w:author="PR Preview" w:date="2026-01-01T00:00:00Z">
        <w:r>
          <w:delText xml:space="preserve">of</w:delText>
        </w:r>
      </w:del>
      <w:del w:id="370" w:author="PR Preview" w:date="2026-01-01T00:00:00Z">
        <w:r>
          <w:delText xml:space="preserve"> </w:delText>
        </w:r>
      </w:del>
      <m:oMath>
        <m:r>
          <m:t>g</m:t>
        </m:r>
      </m:oMath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at height</w:delText>
        </w:r>
      </w:del>
      <w:del w:id="373" w:author="PR Preview" w:date="2026-01-01T00:00:00Z">
        <w:r>
          <w:delText xml:space="preserve"> </w:delText>
        </w:r>
      </w:del>
      <m:oMath>
        <m:r>
          <m:t>k</m:t>
        </m:r>
      </m:oMath>
      <w:del w:id="374" w:author="PR Preview" w:date="2026-01-01T00:00:00Z">
        <w:r>
          <w:delText xml:space="preserve"> </w:delText>
        </w:r>
      </w:del>
      <w:del w:id="375" w:author="PR Preview" w:date="2026-01-01T00:00:00Z">
        <w:r>
          <w:delText xml:space="preserve">is the set of points where</w:delText>
        </w:r>
      </w:del>
      <w:del w:id="376" w:author="PR Preview" w:date="2026-01-01T00:00:00Z">
        <w:r>
          <w:delText xml:space="preserve"> </w:delText>
        </w:r>
      </w:del>
      <m:oMath>
        <m:r>
          <m:t>g</m:t>
        </m:r>
      </m:oMath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equals</w:delText>
        </w:r>
      </w:del>
      <w:del w:id="379" w:author="PR Preview" w:date="2026-01-01T00:00:00Z">
        <w:r>
          <w:delText xml:space="preserve"> </w:delText>
        </w:r>
      </w:del>
      <m:oMath>
        <m:r>
          <m:t>k</m:t>
        </m:r>
      </m:oMath>
      <w:del w:id="380" w:author="PR Preview" w:date="2026-01-01T00:00:00Z">
        <w:r>
          <w:delText xml:space="preserve">:</w:delText>
        </w:r>
      </w:del>
    </w:p>
    <w:p>
      <w:pPr>
        <w:pStyle w:val="BodyText"/>
      </w:pPr>
      <w:ins w:id="381" w:author="PR Preview" w:date="2026-01-01T00:00:00Z">
        <w:r>
          <w:rPr>
            <w:b/>
            <w:bCs/>
          </w:rPr>
          <w:t xml:space="preserve">Definition 22 (Contour line)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For a function</w:t>
        </w:r>
      </w:ins>
      <w:ins w:id="384" w:author="PR Preview" w:date="2026-01-01T00:00:00Z">
        <w:r>
          <w:t xml:space="preserve"> </w:t>
        </w:r>
      </w:ins>
      <m:oMath>
        <m:r>
          <m:t>g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of two real variables</w:t>
        </w:r>
      </w:ins>
      <w:ins w:id="387" w:author="PR Preview" w:date="2026-01-01T00:00:00Z">
        <w:r>
          <w:t xml:space="preserve"> </w:t>
        </w:r>
      </w:ins>
      <m:oMath>
        <m:r>
          <m:t>b</m:t>
        </m:r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and</w:t>
        </w:r>
      </w:ins>
      <w:ins w:id="390" w:author="PR Preview" w:date="2026-01-01T00:00:00Z">
        <w:r>
          <w:t xml:space="preserve"> </w:t>
        </w:r>
      </w:ins>
      <m:oMath>
        <m:r>
          <m:t>c</m:t>
        </m:r>
      </m:oMath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and a number</w:t>
        </w:r>
      </w:ins>
      <w:ins w:id="393" w:author="PR Preview" w:date="2026-01-01T00:00:00Z">
        <w:r>
          <w:t xml:space="preserve"> </w:t>
        </w:r>
      </w:ins>
      <m:oMath>
        <m:r>
          <m:t>k</m:t>
        </m:r>
      </m:oMath>
      <w:ins w:id="394" w:author="PR Preview" w:date="2026-01-01T00:00:00Z">
        <w:r>
          <w:t xml:space="preserve">,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the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rPr>
            <w:b/>
            <w:bCs/>
          </w:rPr>
          <w:t xml:space="preserve">contour line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[13]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of</w:t>
        </w:r>
      </w:ins>
      <w:ins w:id="403" w:author="PR Preview" w:date="2026-01-01T00:00:00Z">
        <w:r>
          <w:t xml:space="preserve"> </w:t>
        </w:r>
      </w:ins>
      <m:oMath>
        <m:r>
          <m:t>g</m:t>
        </m:r>
      </m:oMath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at height</w:t>
        </w:r>
      </w:ins>
      <w:ins w:id="406" w:author="PR Preview" w:date="2026-01-01T00:00:00Z">
        <w:r>
          <w:t xml:space="preserve"> </w:t>
        </w:r>
      </w:ins>
      <m:oMath>
        <m:r>
          <m:t>k</m:t>
        </m:r>
      </m:oMath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is the set of points where</w:t>
        </w:r>
      </w:ins>
      <w:ins w:id="409" w:author="PR Preview" w:date="2026-01-01T00:00:00Z">
        <w:r>
          <w:t xml:space="preserve"> </w:t>
        </w:r>
      </w:ins>
      <m:oMath>
        <m:r>
          <m:t>g</m:t>
        </m:r>
      </m:oMath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equals</w:t>
        </w:r>
      </w:ins>
      <w:ins w:id="412" w:author="PR Preview" w:date="2026-01-01T00:00:00Z">
        <w:r>
          <w:t xml:space="preserve"> </w:t>
        </w:r>
      </w:ins>
      <m:oMath>
        <m:r>
          <m:t>k</m:t>
        </m:r>
      </m:oMath>
      <w:ins w:id="41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1"/>
    <w:bookmarkStart w:id="92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2"/>
    <w:bookmarkStart w:id="93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3"/>
    <w:bookmarkStart w:id="9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4"/>
    <w:bookmarkStart w:id="9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7"/>
        </w:tc>
      </w:tr>
    </w:tbl>
    <w:bookmarkStart w:id="98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99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9"/>
    <w:bookmarkStart w:id="101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0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1"/>
    <w:bookmarkStart w:id="102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9" w:name="refs"/>
    <w:bookmarkStart w:id="104" w:name="ref-wikipedia_polynomial"/>
    <w:p>
      <w:pPr>
        <w:pStyle w:val="Heading2"/>
      </w:pPr>
      <w:del w:id="414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19"/>
        </w:numPr>
      </w:pPr>
      <w:del w:id="415" w:author="PR Preview" w:date="2026-01-01T00:00:00Z">
        <w:r>
          <w:delText xml:space="preserve">Wikipedia contributors [1]</w:delText>
        </w:r>
      </w:del>
      <w:del w:id="416" w:author="PR Preview" w:date="2026-01-01T00:00:00Z">
        <w:r>
          <w:delText xml:space="preserve"> </w:delText>
        </w:r>
      </w:del>
      <w:del w:id="417" w:author="PR Preview" w:date="2026-01-01T00:00:00Z">
        <w:r>
          <w:delText xml:space="preserve">— polynomials, their degree and their roots</w:delText>
        </w:r>
      </w:del>
    </w:p>
    <w:p>
      <w:pPr>
        <w:numPr>
          <w:ilvl w:val="0"/>
          <w:numId w:val="1019"/>
        </w:numPr>
      </w:pPr>
      <w:del w:id="418" w:author="PR Preview" w:date="2026-01-01T00:00:00Z">
        <w:r>
          <w:delText xml:space="preserve">Wikipedia contributors [2]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— quadratic functions and their graphs</w:delText>
        </w:r>
      </w:del>
    </w:p>
    <w:p>
      <w:pPr>
        <w:numPr>
          <w:ilvl w:val="0"/>
          <w:numId w:val="1019"/>
        </w:numPr>
      </w:pPr>
      <w:del w:id="421" w:author="PR Preview" w:date="2026-01-01T00:00:00Z">
        <w:r>
          <w:delText xml:space="preserve">Wikipedia contributors [12]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— linear and affine functions of one variable</w:delText>
        </w:r>
      </w:del>
    </w:p>
    <w:p>
      <w:pPr>
        <w:numPr>
          <w:ilvl w:val="0"/>
          <w:numId w:val="1019"/>
        </w:numPr>
      </w:pPr>
      <w:del w:id="424" w:author="PR Preview" w:date="2026-01-01T00:00:00Z">
        <w:r>
          <w:delText xml:space="preserve">Wikipedia contributors [5]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— the slope of a line</w:delText>
        </w:r>
      </w:del>
    </w:p>
    <w:p>
      <w:pPr>
        <w:numPr>
          <w:ilvl w:val="0"/>
          <w:numId w:val="1019"/>
        </w:numPr>
      </w:pPr>
      <w:del w:id="427" w:author="PR Preview" w:date="2026-01-01T00:00:00Z">
        <w:r>
          <w:delText xml:space="preserve">Wikipedia contributors [6]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— limits of sequences, with examples</w:delText>
        </w:r>
      </w:del>
    </w:p>
    <w:p>
      <w:pPr>
        <w:numPr>
          <w:ilvl w:val="0"/>
          <w:numId w:val="1019"/>
        </w:numPr>
      </w:pPr>
      <w:del w:id="430" w:author="PR Preview" w:date="2026-01-01T00:00:00Z">
        <w:r>
          <w:delText xml:space="preserve">Wikipedia contributors [7]</w:delText>
        </w:r>
      </w:del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— the exponential function and its properties</w:delText>
        </w:r>
      </w:del>
    </w:p>
    <w:p>
      <w:pPr>
        <w:numPr>
          <w:ilvl w:val="0"/>
          <w:numId w:val="1019"/>
        </w:numPr>
      </w:pPr>
      <w:del w:id="433" w:author="PR Preview" w:date="2026-01-01T00:00:00Z">
        <w:r>
          <w:delText xml:space="preserve">Wikipedia contributors [13]</w:delText>
        </w:r>
      </w:del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— logarithms and their laws</w:delText>
        </w:r>
      </w:del>
    </w:p>
    <w:p>
      <w:pPr>
        <w:numPr>
          <w:ilvl w:val="0"/>
          <w:numId w:val="1019"/>
        </w:numPr>
      </w:pPr>
      <w:del w:id="436" w:author="PR Preview" w:date="2026-01-01T00:00:00Z">
        <w:r>
          <w:delText xml:space="preserve">Wikipedia contributors [9]</w:delText>
        </w:r>
      </w:del>
      <w:del w:id="437" w:author="PR Preview" w:date="2026-01-01T00:00:00Z">
        <w:r>
          <w:delText xml:space="preserve"> </w:delText>
        </w:r>
      </w:del>
      <w:del w:id="438" w:author="PR Preview" w:date="2026-01-01T00:00:00Z">
        <w:r>
          <w:delText xml:space="preserve">— the natural logarithm</w:delText>
        </w:r>
      </w:del>
    </w:p>
    <w:p>
      <w:pPr>
        <w:numPr>
          <w:ilvl w:val="0"/>
          <w:numId w:val="1019"/>
        </w:numPr>
      </w:pPr>
      <w:del w:id="439" w:author="PR Preview" w:date="2026-01-01T00:00:00Z">
        <w:r>
          <w:delText xml:space="preserve">Wikipedia contributors [4]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— affine transformations and affine functions</w:delText>
        </w:r>
      </w:del>
    </w:p>
    <w:p>
      <w:pPr>
        <w:numPr>
          <w:ilvl w:val="0"/>
          <w:numId w:val="1019"/>
        </w:numPr>
      </w:pPr>
      <w:del w:id="442" w:author="PR Preview" w:date="2026-01-01T00:00:00Z">
        <w:r>
          <w:delText xml:space="preserve">Wikipedia contributors [11]</w:delText>
        </w:r>
      </w:del>
      <w:del w:id="443" w:author="PR Preview" w:date="2026-01-01T00:00:00Z">
        <w:r>
          <w:delText xml:space="preserve"> </w:delText>
        </w:r>
      </w:del>
      <w:del w:id="444" w:author="PR Preview" w:date="2026-01-01T00:00:00Z">
        <w:r>
          <w:delText xml:space="preserve">— contour lines and level sets</w:delText>
        </w:r>
      </w:del>
    </w:p>
    <w:p>
      <w:pPr>
        <w:numPr>
          <w:ilvl w:val="0"/>
          <w:numId w:val="1019"/>
        </w:numPr>
      </w:pPr>
      <w:del w:id="445" w:author="PR Preview" w:date="2026-01-01T00:00:00Z">
        <w:r>
          <w:delText xml:space="preserve">Wikipedia contributors [8]</w:delText>
        </w:r>
      </w:del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— the number e and its properties</w:delText>
        </w:r>
      </w:del>
    </w:p>
    <w:p>
      <w:pPr>
        <w:numPr>
          <w:ilvl w:val="0"/>
          <w:numId w:val="1019"/>
        </w:numPr>
      </w:pPr>
      <w:del w:id="448" w:author="PR Preview" w:date="2026-01-01T00:00:00Z">
        <w:r>
          <w:delText xml:space="preserve">Wikipedia contributors [3]</w:delText>
        </w:r>
      </w:del>
      <w:del w:id="449" w:author="PR Preview" w:date="2026-01-01T00:00:00Z">
        <w:r>
          <w:delText xml:space="preserve"> </w:delText>
        </w:r>
      </w:del>
      <w:del w:id="450" w:author="PR Preview" w:date="2026-01-01T00:00:00Z">
        <w:r>
          <w:delText xml:space="preserve">— parabolas and their properties</w:delText>
        </w:r>
      </w:del>
    </w:p>
    <w:p>
      <w:pPr>
        <w:numPr>
          <w:ilvl w:val="0"/>
          <w:numId w:val="1019"/>
        </w:numPr>
      </w:pPr>
      <w:del w:id="451" w:author="PR Preview" w:date="2026-01-01T00:00:00Z">
        <w:r>
          <w:delText xml:space="preserve">Wikipedia contributors [10]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— Tarski’s high school algebra problem</w:delText>
        </w:r>
      </w:del>
    </w:p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https://en.wikipedia.org/wiki/Polynomial</w:t>
        </w:r>
      </w:hyperlink>
    </w:p>
    <w:bookmarkEnd w:id="104"/>
    <w:bookmarkStart w:id="106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https://en.wikipedia.org/wiki/Quadratic_function</w:t>
        </w:r>
      </w:hyperlink>
    </w:p>
    <w:bookmarkEnd w:id="106"/>
    <w:bookmarkStart w:id="108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https://en.wikipedia.org/wiki/Parabola</w:t>
        </w:r>
      </w:hyperlink>
    </w:p>
    <w:bookmarkEnd w:id="108"/>
    <w:bookmarkStart w:id="110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https://en.wikipedia.org/wiki/Affine_transformation</w:t>
        </w:r>
      </w:hyperlink>
    </w:p>
    <w:bookmarkEnd w:id="110"/>
    <w:bookmarkStart w:id="112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https://en.wikipedia.org/wiki/Slope</w:t>
        </w:r>
      </w:hyperlink>
    </w:p>
    <w:bookmarkEnd w:id="112"/>
    <w:bookmarkStart w:id="114" w:name="ref-wikipedia_linear_function"/>
    <w:p>
      <w:pPr>
        <w:pStyle w:val="Bibliography"/>
      </w:pPr>
      <w:del w:id="454" w:author="PR Preview" w:date="2026-01-01T00:00:00Z">
        <w:r>
          <w:delText xml:space="preserve">[6]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	</w:delText>
        </w:r>
      </w:del>
      <w:del w:id="457" w:author="PR Preview" w:date="2026-01-01T00:00:00Z">
        <w:r>
          <w:delText xml:space="preserve">Wikipedia contributors,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“Limit of a sequence —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Wikipedia</w:delText>
        </w:r>
      </w:del>
      <w:del w:id="462" w:author="PR Preview" w:date="2026-01-01T00:00:00Z">
        <w:r>
          <w:delText xml:space="preserve">,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the free encyclopedia.”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2026. Available:</w:delText>
        </w:r>
      </w:del>
      <w:del w:id="467" w:author="PR Preview" w:date="2026-01-01T00:00:00Z">
        <w:r>
          <w:delText xml:space="preserve"> </w:delText>
        </w:r>
      </w:del>
      <w:hyperlink r:id="rId115">
        <w:del w:id="468" w:author="PR Preview" w:date="2026-01-01T00:00:00Z">
          <w:r>
            <w:rPr>
              <w:rStyle w:val="Hyperlink"/>
            </w:rPr>
            <w:delText xml:space="preserve">https://en.wikipedia.org/wiki/Limit_of_a_sequence</w:delText>
          </w:r>
        </w:del>
      </w:hyperlink>
    </w:p>
    <w:p>
      <w:pPr>
        <w:pStyle w:val="Bibliography"/>
      </w:pPr>
      <w:del w:id="469" w:author="PR Preview" w:date="2026-01-01T00:00:00Z">
        <w:r>
          <w:delText xml:space="preserve">[7]</w:delText>
        </w:r>
      </w:del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	</w:delText>
        </w:r>
      </w:del>
      <w:del w:id="472" w:author="PR Preview" w:date="2026-01-01T00:00:00Z">
        <w:r>
          <w:delText xml:space="preserve">Wikipedia contributors,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“Exponential function —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Wikipedia</w:delText>
        </w:r>
      </w:del>
      <w:del w:id="477" w:author="PR Preview" w:date="2026-01-01T00:00:00Z">
        <w:r>
          <w:delText xml:space="preserve">,</w:delText>
        </w:r>
      </w:del>
      <w:del w:id="478" w:author="PR Preview" w:date="2026-01-01T00:00:00Z">
        <w:r>
          <w:delText xml:space="preserve"> </w:delText>
        </w:r>
      </w:del>
      <w:del w:id="479" w:author="PR Preview" w:date="2026-01-01T00:00:00Z">
        <w:r>
          <w:delText xml:space="preserve">the free encyclopedia.”</w:delText>
        </w:r>
      </w:del>
      <w:del w:id="480" w:author="PR Preview" w:date="2026-01-01T00:00:00Z">
        <w:r>
          <w:delText xml:space="preserve"> </w:delText>
        </w:r>
      </w:del>
      <w:del w:id="481" w:author="PR Preview" w:date="2026-01-01T00:00:00Z">
        <w:r>
          <w:delText xml:space="preserve">2026. Available:</w:delText>
        </w:r>
      </w:del>
      <w:del w:id="482" w:author="PR Preview" w:date="2026-01-01T00:00:00Z">
        <w:r>
          <w:delText xml:space="preserve"> </w:delText>
        </w:r>
      </w:del>
      <w:hyperlink r:id="rId117">
        <w:del w:id="483" w:author="PR Preview" w:date="2026-01-01T00:00:00Z">
          <w:r>
            <w:rPr>
              <w:rStyle w:val="Hyperlink"/>
            </w:rPr>
            <w:delText xml:space="preserve">https://en.wikipedia.org/wiki/Exponential_function</w:delText>
          </w:r>
        </w:del>
      </w:hyperlink>
    </w:p>
    <w:p>
      <w:pPr>
        <w:pStyle w:val="Bibliography"/>
      </w:pPr>
      <w:del w:id="484" w:author="PR Preview" w:date="2026-01-01T00:00:00Z">
        <w:r>
          <w:delText xml:space="preserve">[8]</w:delText>
        </w:r>
      </w:del>
      <w:del w:id="485" w:author="PR Preview" w:date="2026-01-01T00:00:00Z">
        <w:r>
          <w:delText xml:space="preserve"> </w:delText>
        </w:r>
      </w:del>
      <w:del w:id="486" w:author="PR Preview" w:date="2026-01-01T00:00:00Z">
        <w:r>
          <w:delText xml:space="preserve">	</w:delText>
        </w:r>
      </w:del>
      <w:del w:id="487" w:author="PR Preview" w:date="2026-01-01T00:00:00Z">
        <w:r>
          <w:delText xml:space="preserve">Wikipedia contributors,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“E (mathematical constant) —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Wikipedia</w:delText>
        </w:r>
      </w:del>
      <w:del w:id="492" w:author="PR Preview" w:date="2026-01-01T00:00:00Z">
        <w:r>
          <w:delText xml:space="preserve">,</w:delText>
        </w:r>
      </w:del>
      <w:del w:id="493" w:author="PR Preview" w:date="2026-01-01T00:00:00Z">
        <w:r>
          <w:delText xml:space="preserve"> </w:delText>
        </w:r>
      </w:del>
      <w:del w:id="494" w:author="PR Preview" w:date="2026-01-01T00:00:00Z">
        <w:r>
          <w:delText xml:space="preserve">the free encyclopedia.”</w:delText>
        </w:r>
      </w:del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2026. Available:</w:delText>
        </w:r>
      </w:del>
      <w:del w:id="497" w:author="PR Preview" w:date="2026-01-01T00:00:00Z">
        <w:r>
          <w:delText xml:space="preserve"> </w:delText>
        </w:r>
      </w:del>
      <w:hyperlink r:id="rId119">
        <w:del w:id="498" w:author="PR Preview" w:date="2026-01-01T00:00:00Z">
          <w:r>
            <w:rPr>
              <w:rStyle w:val="Hyperlink"/>
            </w:rPr>
            <w:delText xml:space="preserve">https://en.wikipedia.org/wiki/E_(mathematical_constant)</w:delText>
          </w:r>
        </w:del>
      </w:hyperlink>
    </w:p>
    <w:p>
      <w:pPr>
        <w:pStyle w:val="Bibliography"/>
      </w:pPr>
      <w:del w:id="499" w:author="PR Preview" w:date="2026-01-01T00:00:00Z">
        <w:r>
          <w:delText xml:space="preserve">[9]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	</w:delText>
        </w:r>
      </w:del>
      <w:del w:id="502" w:author="PR Preview" w:date="2026-01-01T00:00:00Z">
        <w:r>
          <w:delText xml:space="preserve">Wikipedia contributors,</w:delText>
        </w:r>
      </w:del>
      <w:del w:id="503" w:author="PR Preview" w:date="2026-01-01T00:00:00Z">
        <w:r>
          <w:delText xml:space="preserve"> </w:delText>
        </w:r>
      </w:del>
      <w:del w:id="504" w:author="PR Preview" w:date="2026-01-01T00:00:00Z">
        <w:r>
          <w:delText xml:space="preserve">“Natural logarithm —</w:delText>
        </w:r>
      </w:del>
      <w:del w:id="505" w:author="PR Preview" w:date="2026-01-01T00:00:00Z">
        <w:r>
          <w:delText xml:space="preserve"> </w:delText>
        </w:r>
      </w:del>
      <w:del w:id="506" w:author="PR Preview" w:date="2026-01-01T00:00:00Z">
        <w:r>
          <w:delText xml:space="preserve">Wikipedia</w:delText>
        </w:r>
      </w:del>
      <w:del w:id="507" w:author="PR Preview" w:date="2026-01-01T00:00:00Z">
        <w:r>
          <w:delText xml:space="preserve">,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the free encyclopedia.”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2026. Available:</w:delText>
        </w:r>
      </w:del>
      <w:del w:id="512" w:author="PR Preview" w:date="2026-01-01T00:00:00Z">
        <w:r>
          <w:delText xml:space="preserve"> </w:delText>
        </w:r>
      </w:del>
      <w:hyperlink r:id="rId121">
        <w:del w:id="513" w:author="PR Preview" w:date="2026-01-01T00:00:00Z">
          <w:r>
            <w:rPr>
              <w:rStyle w:val="Hyperlink"/>
            </w:rPr>
            <w:delText xml:space="preserve">https://en.wikipedia.org/wiki/Natural_logarithm</w:delText>
          </w:r>
        </w:del>
      </w:hyperlink>
    </w:p>
    <w:p>
      <w:pPr>
        <w:pStyle w:val="Bibliography"/>
      </w:pPr>
      <w:del w:id="514" w:author="PR Preview" w:date="2026-01-01T00:00:00Z">
        <w:r>
          <w:delText xml:space="preserve">[10]</w:delText>
        </w:r>
      </w:del>
      <w:del w:id="515" w:author="PR Preview" w:date="2026-01-01T00:00:00Z">
        <w:r>
          <w:delText xml:space="preserve"> </w:delText>
        </w:r>
      </w:del>
      <w:del w:id="516" w:author="PR Preview" w:date="2026-01-01T00:00:00Z">
        <w:r>
          <w:delText xml:space="preserve">	</w:delText>
        </w:r>
      </w:del>
      <w:del w:id="517" w:author="PR Preview" w:date="2026-01-01T00:00:00Z">
        <w:r>
          <w:delText xml:space="preserve">Wikipedia contributors,</w:delText>
        </w:r>
      </w:del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“Tarski’s high school algebra problem —</w:delText>
        </w:r>
      </w:del>
      <w:del w:id="520" w:author="PR Preview" w:date="2026-01-01T00:00:00Z">
        <w:r>
          <w:delText xml:space="preserve"> </w:delText>
        </w:r>
      </w:del>
      <w:del w:id="521" w:author="PR Preview" w:date="2026-01-01T00:00:00Z">
        <w:r>
          <w:delText xml:space="preserve">Wikipedia</w:delText>
        </w:r>
      </w:del>
      <w:del w:id="522" w:author="PR Preview" w:date="2026-01-01T00:00:00Z">
        <w:r>
          <w:delText xml:space="preserve">,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the free encyclopedia.”</w:delText>
        </w:r>
      </w:del>
      <w:del w:id="525" w:author="PR Preview" w:date="2026-01-01T00:00:00Z">
        <w:r>
          <w:delText xml:space="preserve"> </w:delText>
        </w:r>
      </w:del>
      <w:del w:id="526" w:author="PR Preview" w:date="2026-01-01T00:00:00Z">
        <w:r>
          <w:delText xml:space="preserve">2026. Available:</w:delText>
        </w:r>
      </w:del>
      <w:del w:id="527" w:author="PR Preview" w:date="2026-01-01T00:00:00Z">
        <w:r>
          <w:delText xml:space="preserve"> </w:delText>
        </w:r>
      </w:del>
      <w:hyperlink r:id="rId125">
        <w:del w:id="528" w:author="PR Preview" w:date="2026-01-01T00:00:00Z">
          <w:r>
            <w:rPr>
              <w:rStyle w:val="Hyperlink"/>
            </w:rPr>
            <w:delText xml:space="preserve">https://en.wikipedia.org/wiki/Tarski%27s_high_school_algebra_problem</w:delText>
          </w:r>
        </w:del>
      </w:hyperlink>
    </w:p>
    <w:p>
      <w:pPr>
        <w:pStyle w:val="Bibliography"/>
      </w:pPr>
      <w:del w:id="529" w:author="PR Preview" w:date="2026-01-01T00:00:00Z">
        <w:r>
          <w:delText xml:space="preserve">[11]</w:delText>
        </w:r>
      </w:del>
      <w:del w:id="530" w:author="PR Preview" w:date="2026-01-01T00:00:00Z">
        <w:r>
          <w:delText xml:space="preserve"> </w:delText>
        </w:r>
      </w:del>
      <w:del w:id="531" w:author="PR Preview" w:date="2026-01-01T00:00:00Z">
        <w:r>
          <w:delText xml:space="preserve">	</w:delText>
        </w:r>
      </w:del>
      <w:del w:id="532" w:author="PR Preview" w:date="2026-01-01T00:00:00Z">
        <w:r>
          <w:delText xml:space="preserve">Wikipedia contributors,</w:delText>
        </w:r>
      </w:del>
      <w:del w:id="533" w:author="PR Preview" w:date="2026-01-01T00:00:00Z">
        <w:r>
          <w:delText xml:space="preserve"> </w:delText>
        </w:r>
      </w:del>
      <w:del w:id="534" w:author="PR Preview" w:date="2026-01-01T00:00:00Z">
        <w:r>
          <w:delText xml:space="preserve">“Contour line —</w:delText>
        </w:r>
      </w:del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Wikipedia</w:delText>
        </w:r>
      </w:del>
      <w:del w:id="537" w:author="PR Preview" w:date="2026-01-01T00:00:00Z">
        <w:r>
          <w:delText xml:space="preserve">,</w:delText>
        </w:r>
      </w:del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the free encyclopedia.”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2026. Available:</w:delText>
        </w:r>
      </w:del>
      <w:del w:id="542" w:author="PR Preview" w:date="2026-01-01T00:00:00Z">
        <w:r>
          <w:delText xml:space="preserve"> </w:delText>
        </w:r>
      </w:del>
      <w:hyperlink r:id="rId127">
        <w:del w:id="543" w:author="PR Preview" w:date="2026-01-01T00:00:00Z">
          <w:r>
            <w:rPr>
              <w:rStyle w:val="Hyperlink"/>
            </w:rPr>
            <w:delText xml:space="preserve">https://en.wikipedia.org/wiki/Contour_line</w:delText>
          </w:r>
        </w:del>
      </w:hyperlink>
    </w:p>
    <w:p>
      <w:pPr>
        <w:pStyle w:val="Bibliography"/>
      </w:pPr>
      <w:del w:id="544" w:author="PR Preview" w:date="2026-01-01T00:00:00Z">
        <w:r>
          <w:delText xml:space="preserve">[12]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	</w:delText>
        </w:r>
      </w:del>
      <w:del w:id="547" w:author="PR Preview" w:date="2026-01-01T00:00:00Z">
        <w:r>
          <w:delText xml:space="preserve">Wikipedia contributors,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“Linear function —</w:delText>
        </w:r>
      </w:del>
      <w:del w:id="550" w:author="PR Preview" w:date="2026-01-01T00:00:00Z">
        <w:r>
          <w:delText xml:space="preserve"> </w:delText>
        </w:r>
      </w:del>
      <w:del w:id="551" w:author="PR Preview" w:date="2026-01-01T00:00:00Z">
        <w:r>
          <w:delText xml:space="preserve">Wikipedia</w:delText>
        </w:r>
      </w:del>
      <w:del w:id="552" w:author="PR Preview" w:date="2026-01-01T00:00:00Z">
        <w:r>
          <w:delText xml:space="preserve">,</w:delText>
        </w:r>
      </w:del>
      <w:del w:id="553" w:author="PR Preview" w:date="2026-01-01T00:00:00Z">
        <w:r>
          <w:delText xml:space="preserve"> </w:delText>
        </w:r>
      </w:del>
      <w:del w:id="554" w:author="PR Preview" w:date="2026-01-01T00:00:00Z">
        <w:r>
          <w:delText xml:space="preserve">the free encyclopedia.”</w:delText>
        </w:r>
      </w:del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2026. Available:</w:delText>
        </w:r>
      </w:del>
      <w:del w:id="557" w:author="PR Preview" w:date="2026-01-01T00:00:00Z">
        <w:r>
          <w:delText xml:space="preserve"> </w:delText>
        </w:r>
      </w:del>
      <w:hyperlink r:id="rId113">
        <w:del w:id="558" w:author="PR Preview" w:date="2026-01-01T00:00:00Z">
          <w:r>
            <w:rPr>
              <w:rStyle w:val="Hyperlink"/>
            </w:rPr>
            <w:delText xml:space="preserve">https://en.wikipedia.org/wiki/Linear_function</w:delText>
          </w:r>
        </w:del>
      </w:hyperlink>
    </w:p>
    <w:p>
      <w:pPr>
        <w:pStyle w:val="Bibliography"/>
      </w:pPr>
      <w:del w:id="559" w:author="PR Preview" w:date="2026-01-01T00:00:00Z">
        <w:r>
          <w:delText xml:space="preserve">[13]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	</w:delText>
        </w:r>
      </w:del>
      <w:del w:id="562" w:author="PR Preview" w:date="2026-01-01T00:00:00Z">
        <w:r>
          <w:delText xml:space="preserve">Wikipedia contributors,</w:delText>
        </w:r>
      </w:del>
      <w:del w:id="563" w:author="PR Preview" w:date="2026-01-01T00:00:00Z">
        <w:r>
          <w:delText xml:space="preserve"> </w:delText>
        </w:r>
      </w:del>
      <w:del w:id="564" w:author="PR Preview" w:date="2026-01-01T00:00:00Z">
        <w:r>
          <w:delText xml:space="preserve">“Logarithm —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Wikipedia</w:delText>
        </w:r>
      </w:del>
      <w:del w:id="567" w:author="PR Preview" w:date="2026-01-01T00:00:00Z">
        <w:r>
          <w:delText xml:space="preserve">,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the free encyclopedia.”</w:delText>
        </w:r>
      </w:del>
      <w:del w:id="570" w:author="PR Preview" w:date="2026-01-01T00:00:00Z">
        <w:r>
          <w:delText xml:space="preserve"> </w:delText>
        </w:r>
      </w:del>
      <w:del w:id="571" w:author="PR Preview" w:date="2026-01-01T00:00:00Z">
        <w:r>
          <w:delText xml:space="preserve">2026. Available:</w:delText>
        </w:r>
      </w:del>
      <w:del w:id="572" w:author="PR Preview" w:date="2026-01-01T00:00:00Z">
        <w:r>
          <w:delText xml:space="preserve"> </w:delText>
        </w:r>
      </w:del>
      <w:hyperlink r:id="rId123">
        <w:del w:id="573" w:author="PR Preview" w:date="2026-01-01T00:00:00Z">
          <w:r>
            <w:rPr>
              <w:rStyle w:val="Hyperlink"/>
            </w:rPr>
            <w:delText xml:space="preserve">https://en.wikipedia.org/wiki/Logarithm</w:delText>
          </w:r>
        </w:del>
      </w:hyperlink>
    </w:p>
    <w:p>
      <w:pPr>
        <w:pStyle w:val="Bibliography"/>
      </w:pPr>
      <w:ins w:id="574" w:author="PR Preview" w:date="2026-01-01T00:00:00Z">
        <w:r>
          <w:t xml:space="preserve">[6]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	</w:t>
        </w:r>
      </w:ins>
      <w:ins w:id="577" w:author="PR Preview" w:date="2026-01-01T00:00:00Z">
        <w:r>
          <w:t xml:space="preserve">Wikipedia contributors,</w:t>
        </w:r>
      </w:ins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“Linear function —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Wikipedia</w:t>
        </w:r>
      </w:ins>
      <w:ins w:id="582" w:author="PR Preview" w:date="2026-01-01T00:00:00Z">
        <w:r>
          <w:t xml:space="preserve">,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the free encyclopedia.”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2026. Available:</w:t>
        </w:r>
      </w:ins>
      <w:ins w:id="587" w:author="PR Preview" w:date="2026-01-01T00:00:00Z">
        <w:r>
          <w:t xml:space="preserve"> </w:t>
        </w:r>
      </w:ins>
      <w:hyperlink r:id="rId113">
        <w:ins w:id="588" w:author="PR Preview" w:date="2026-01-01T00:00:00Z">
          <w:r>
            <w:rPr>
              <w:rStyle w:val="Hyperlink"/>
            </w:rPr>
            <w:t xml:space="preserve">https://en.wikipedia.org/wiki/Linear_function</w:t>
          </w:r>
        </w:ins>
      </w:hyperlink>
    </w:p>
    <w:bookmarkEnd w:id="114"/>
    <w:bookmarkStart w:id="116" w:name="ref-wikipedia_limit_of_a_sequence"/>
    <w:p>
      <w:pPr>
        <w:pStyle w:val="Bibliography"/>
      </w:pPr>
      <w:ins w:id="589" w:author="PR Preview" w:date="2026-01-01T00:00:00Z">
        <w:r>
          <w:t xml:space="preserve">[7]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	</w:t>
        </w:r>
      </w:ins>
      <w:ins w:id="592" w:author="PR Preview" w:date="2026-01-01T00:00:00Z">
        <w:r>
          <w:t xml:space="preserve">Wikipedia contributors,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“Limit of a sequence —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Wikipedia</w:t>
        </w:r>
      </w:ins>
      <w:ins w:id="597" w:author="PR Preview" w:date="2026-01-01T00:00:00Z">
        <w:r>
          <w:t xml:space="preserve">,</w:t>
        </w:r>
      </w:ins>
      <w:ins w:id="598" w:author="PR Preview" w:date="2026-01-01T00:00:00Z">
        <w:r>
          <w:t xml:space="preserve"> </w:t>
        </w:r>
      </w:ins>
      <w:ins w:id="599" w:author="PR Preview" w:date="2026-01-01T00:00:00Z">
        <w:r>
          <w:t xml:space="preserve">the free encyclopedia.”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2026. Available:</w:t>
        </w:r>
      </w:ins>
      <w:ins w:id="602" w:author="PR Preview" w:date="2026-01-01T00:00:00Z">
        <w:r>
          <w:t xml:space="preserve"> </w:t>
        </w:r>
      </w:ins>
      <w:hyperlink r:id="rId115">
        <w:ins w:id="603" w:author="PR Preview" w:date="2026-01-01T00:00:00Z">
          <w:r>
            <w:rPr>
              <w:rStyle w:val="Hyperlink"/>
            </w:rPr>
            <w:t xml:space="preserve">https://en.wikipedia.org/wiki/Limit_of_a_sequence</w:t>
          </w:r>
        </w:ins>
      </w:hyperlink>
    </w:p>
    <w:bookmarkEnd w:id="116"/>
    <w:bookmarkStart w:id="118" w:name="ref-wikipedia_exponential_function"/>
    <w:p>
      <w:pPr>
        <w:pStyle w:val="Bibliography"/>
      </w:pPr>
      <w:ins w:id="604" w:author="PR Preview" w:date="2026-01-01T00:00:00Z">
        <w:r>
          <w:t xml:space="preserve">[8]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	</w:t>
        </w:r>
      </w:ins>
      <w:ins w:id="607" w:author="PR Preview" w:date="2026-01-01T00:00:00Z">
        <w:r>
          <w:t xml:space="preserve">Wikipedia contributors,</w:t>
        </w:r>
      </w:ins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“Exponential function —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Wikipedia</w:t>
        </w:r>
      </w:ins>
      <w:ins w:id="612" w:author="PR Preview" w:date="2026-01-01T00:00:00Z">
        <w:r>
          <w:t xml:space="preserve">,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the free encyclopedia.”</w:t>
        </w:r>
      </w:ins>
      <w:ins w:id="615" w:author="PR Preview" w:date="2026-01-01T00:00:00Z">
        <w:r>
          <w:t xml:space="preserve"> </w:t>
        </w:r>
      </w:ins>
      <w:ins w:id="616" w:author="PR Preview" w:date="2026-01-01T00:00:00Z">
        <w:r>
          <w:t xml:space="preserve">2026. Available:</w:t>
        </w:r>
      </w:ins>
      <w:ins w:id="617" w:author="PR Preview" w:date="2026-01-01T00:00:00Z">
        <w:r>
          <w:t xml:space="preserve"> </w:t>
        </w:r>
      </w:ins>
      <w:hyperlink r:id="rId117">
        <w:ins w:id="618" w:author="PR Preview" w:date="2026-01-01T00:00:00Z">
          <w:r>
            <w:rPr>
              <w:rStyle w:val="Hyperlink"/>
            </w:rPr>
            <w:t xml:space="preserve">https://en.wikipedia.org/wiki/Exponential_function</w:t>
          </w:r>
        </w:ins>
      </w:hyperlink>
    </w:p>
    <w:bookmarkEnd w:id="118"/>
    <w:bookmarkStart w:id="120" w:name="ref-wikipedia_e_mathematical_constant"/>
    <w:p>
      <w:pPr>
        <w:pStyle w:val="Bibliography"/>
      </w:pPr>
      <w:ins w:id="619" w:author="PR Preview" w:date="2026-01-01T00:00:00Z">
        <w:r>
          <w:t xml:space="preserve">[9]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	</w:t>
        </w:r>
      </w:ins>
      <w:ins w:id="622" w:author="PR Preview" w:date="2026-01-01T00:00:00Z">
        <w:r>
          <w:t xml:space="preserve">Wikipedia contributors,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“E (mathematical constant) —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Wikipedia</w:t>
        </w:r>
      </w:ins>
      <w:ins w:id="627" w:author="PR Preview" w:date="2026-01-01T00:00:00Z">
        <w:r>
          <w:t xml:space="preserve">,</w:t>
        </w:r>
      </w:ins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the free encyclopedia.”</w:t>
        </w:r>
      </w:ins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2026. Available:</w:t>
        </w:r>
      </w:ins>
      <w:ins w:id="632" w:author="PR Preview" w:date="2026-01-01T00:00:00Z">
        <w:r>
          <w:t xml:space="preserve"> </w:t>
        </w:r>
      </w:ins>
      <w:hyperlink r:id="rId119">
        <w:ins w:id="633" w:author="PR Preview" w:date="2026-01-01T00:00:00Z">
          <w:r>
            <w:rPr>
              <w:rStyle w:val="Hyperlink"/>
            </w:rPr>
            <w:t xml:space="preserve">https://en.wikipedia.org/wiki/E_(mathematical_constant)</w:t>
          </w:r>
        </w:ins>
      </w:hyperlink>
    </w:p>
    <w:bookmarkEnd w:id="120"/>
    <w:bookmarkStart w:id="122" w:name="ref-wikipedia_natural_logarithm"/>
    <w:p>
      <w:pPr>
        <w:pStyle w:val="Bibliography"/>
      </w:pPr>
      <w:ins w:id="634" w:author="PR Preview" w:date="2026-01-01T00:00:00Z">
        <w:r>
          <w:t xml:space="preserve">[10]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	</w:t>
        </w:r>
      </w:ins>
      <w:ins w:id="637" w:author="PR Preview" w:date="2026-01-01T00:00:00Z">
        <w:r>
          <w:t xml:space="preserve">Wikipedia contributors,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“Natural logarithm —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Wikipedia</w:t>
        </w:r>
      </w:ins>
      <w:ins w:id="642" w:author="PR Preview" w:date="2026-01-01T00:00:00Z">
        <w:r>
          <w:t xml:space="preserve">,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the free encyclopedia.”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2026. Available:</w:t>
        </w:r>
      </w:ins>
      <w:ins w:id="647" w:author="PR Preview" w:date="2026-01-01T00:00:00Z">
        <w:r>
          <w:t xml:space="preserve"> </w:t>
        </w:r>
      </w:ins>
      <w:hyperlink r:id="rId121">
        <w:ins w:id="648" w:author="PR Preview" w:date="2026-01-01T00:00:00Z">
          <w:r>
            <w:rPr>
              <w:rStyle w:val="Hyperlink"/>
            </w:rPr>
            <w:t xml:space="preserve">https://en.wikipedia.org/wiki/Natural_logarithm</w:t>
          </w:r>
        </w:ins>
      </w:hyperlink>
    </w:p>
    <w:bookmarkEnd w:id="122"/>
    <w:bookmarkStart w:id="124" w:name="ref-wikipedia_logarithm"/>
    <w:p>
      <w:pPr>
        <w:pStyle w:val="Bibliography"/>
      </w:pPr>
      <w:ins w:id="649" w:author="PR Preview" w:date="2026-01-01T00:00:00Z">
        <w:r>
          <w:t xml:space="preserve">[11]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	</w:t>
        </w:r>
      </w:ins>
      <w:ins w:id="652" w:author="PR Preview" w:date="2026-01-01T00:00:00Z">
        <w:r>
          <w:t xml:space="preserve">Wikipedia contributors,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“Logarithm —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Wikipedia</w:t>
        </w:r>
      </w:ins>
      <w:ins w:id="657" w:author="PR Preview" w:date="2026-01-01T00:00:00Z">
        <w:r>
          <w:t xml:space="preserve">,</w:t>
        </w:r>
      </w:ins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the free encyclopedia.”</w:t>
        </w:r>
      </w:ins>
      <w:ins w:id="660" w:author="PR Preview" w:date="2026-01-01T00:00:00Z">
        <w:r>
          <w:t xml:space="preserve"> </w:t>
        </w:r>
      </w:ins>
      <w:ins w:id="661" w:author="PR Preview" w:date="2026-01-01T00:00:00Z">
        <w:r>
          <w:t xml:space="preserve">2026. Available:</w:t>
        </w:r>
      </w:ins>
      <w:ins w:id="662" w:author="PR Preview" w:date="2026-01-01T00:00:00Z">
        <w:r>
          <w:t xml:space="preserve"> </w:t>
        </w:r>
      </w:ins>
      <w:hyperlink r:id="rId123">
        <w:ins w:id="663" w:author="PR Preview" w:date="2026-01-01T00:00:00Z">
          <w:r>
            <w:rPr>
              <w:rStyle w:val="Hyperlink"/>
            </w:rPr>
            <w:t xml:space="preserve">https://en.wikipedia.org/wiki/Logarithm</w:t>
          </w:r>
        </w:ins>
      </w:hyperlink>
    </w:p>
    <w:bookmarkEnd w:id="124"/>
    <w:bookmarkStart w:id="126" w:name="X5bbf2d245759a3fafc9c46669854129ba2658aa"/>
    <w:p>
      <w:pPr>
        <w:pStyle w:val="Bibliography"/>
      </w:pPr>
      <w:ins w:id="664" w:author="PR Preview" w:date="2026-01-01T00:00:00Z">
        <w:r>
          <w:t xml:space="preserve">[12]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	</w:t>
        </w:r>
      </w:ins>
      <w:ins w:id="667" w:author="PR Preview" w:date="2026-01-01T00:00:00Z">
        <w:r>
          <w:t xml:space="preserve">Wikipedia contributors,</w:t>
        </w:r>
      </w:ins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“Tarski’s high school algebra problem —</w:t>
        </w:r>
      </w:ins>
      <w:ins w:id="670" w:author="PR Preview" w:date="2026-01-01T00:00:00Z">
        <w:r>
          <w:t xml:space="preserve"> </w:t>
        </w:r>
      </w:ins>
      <w:ins w:id="671" w:author="PR Preview" w:date="2026-01-01T00:00:00Z">
        <w:r>
          <w:t xml:space="preserve">Wikipedia</w:t>
        </w:r>
      </w:ins>
      <w:ins w:id="672" w:author="PR Preview" w:date="2026-01-01T00:00:00Z">
        <w:r>
          <w:t xml:space="preserve">,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the free encyclopedia.”</w:t>
        </w:r>
      </w:ins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2026. Available:</w:t>
        </w:r>
      </w:ins>
      <w:ins w:id="677" w:author="PR Preview" w:date="2026-01-01T00:00:00Z">
        <w:r>
          <w:t xml:space="preserve"> </w:t>
        </w:r>
      </w:ins>
      <w:hyperlink r:id="rId125">
        <w:ins w:id="678" w:author="PR Preview" w:date="2026-01-01T00:00:00Z">
          <w:r>
            <w:rPr>
              <w:rStyle w:val="Hyperlink"/>
            </w:rPr>
            <w:t xml:space="preserve">https://en.wikipedia.org/wiki/Tarski%27s_high_school_algebra_problem</w:t>
          </w:r>
        </w:ins>
      </w:hyperlink>
    </w:p>
    <w:bookmarkEnd w:id="126"/>
    <w:bookmarkStart w:id="128" w:name="ref-wikipedia_contour_line"/>
    <w:p>
      <w:pPr>
        <w:pStyle w:val="Bibliography"/>
      </w:pPr>
      <w:ins w:id="679" w:author="PR Preview" w:date="2026-01-01T00:00:00Z">
        <w:r>
          <w:t xml:space="preserve">[13]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	</w:t>
        </w:r>
      </w:ins>
      <w:ins w:id="682" w:author="PR Preview" w:date="2026-01-01T00:00:00Z">
        <w:r>
          <w:t xml:space="preserve">Wikipedia contributors,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“Contour line —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Wikipedia</w:t>
        </w:r>
      </w:ins>
      <w:ins w:id="687" w:author="PR Preview" w:date="2026-01-01T00:00:00Z">
        <w:r>
          <w:t xml:space="preserve">,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the free encyclopedia.”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2026. Available:</w:t>
        </w:r>
      </w:ins>
      <w:ins w:id="692" w:author="PR Preview" w:date="2026-01-01T00:00:00Z">
        <w:r>
          <w:t xml:space="preserve"> </w:t>
        </w:r>
      </w:ins>
      <w:hyperlink r:id="rId127">
        <w:ins w:id="693" w:author="PR Preview" w:date="2026-01-01T00:00:00Z">
          <w:r>
            <w:rPr>
              <w:rStyle w:val="Hyperlink"/>
            </w:rPr>
            <w:t xml:space="preserve">https://en.wikipedia.org/wiki/Contour_line</w:t>
          </w:r>
        </w:ins>
      </w:hyperlink>
    </w:p>
    <w:bookmarkEnd w:id="128"/>
    <w:bookmarkEnd w:id="129"/>
    <w:bookmarkEnd w:id="1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algebra-basics.html#def-power" TargetMode="External"/><Relationship Id="rId60" Type="http://schemas.openxmlformats.org/officeDocument/2006/relationships/hyperlink" Target="algebra-basics.html#def-power-integer" TargetMode="External"/><Relationship Id="rId6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88" Type="http://schemas.openxmlformats.org/officeDocument/2006/relationships/hyperlink" Target="algebra-sums.html#thm-mult-distr" TargetMode="External"/><Relationship Id="rId87" Type="http://schemas.openxmlformats.org/officeDocument/2006/relationships/hyperlink" Target="algebra-sums.html#thm-mult-one" TargetMode="External"/><Relationship Id="rId79" Type="http://schemas.openxmlformats.org/officeDocument/2006/relationships/hyperlink" Target="algebra-sums.html#thm-prod-assoc" TargetMode="External"/><Relationship Id="rId78" Type="http://schemas.openxmlformats.org/officeDocument/2006/relationships/hyperlink" Target="algebra-sums.html#thm-prod-symmetric" TargetMode="External"/><Relationship Id="rId86" Type="http://schemas.openxmlformats.org/officeDocument/2006/relationships/hyperlink" Target="algebra-sums.html#thm-sum-assoc" TargetMode="External"/><Relationship Id="rId85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09" Type="http://schemas.openxmlformats.org/officeDocument/2006/relationships/hyperlink" Target="https://en.wikipedia.org/wiki/Affine_transformation" TargetMode="External"/><Relationship Id="rId127" Type="http://schemas.openxmlformats.org/officeDocument/2006/relationships/hyperlink" Target="https://en.wikipedia.org/wiki/Contour_line" TargetMode="External"/><Relationship Id="rId119" Type="http://schemas.openxmlformats.org/officeDocument/2006/relationships/hyperlink" Target="https://en.wikipedia.org/wiki/E_(mathematical_constant)" TargetMode="External"/><Relationship Id="rId117" Type="http://schemas.openxmlformats.org/officeDocument/2006/relationships/hyperlink" Target="https://en.wikipedia.org/wiki/Exponential_function" TargetMode="External"/><Relationship Id="rId115" Type="http://schemas.openxmlformats.org/officeDocument/2006/relationships/hyperlink" Target="https://en.wikipedia.org/wiki/Limit_of_a_sequence" TargetMode="External"/><Relationship Id="rId113" Type="http://schemas.openxmlformats.org/officeDocument/2006/relationships/hyperlink" Target="https://en.wikipedia.org/wiki/Linear_function" TargetMode="External"/><Relationship Id="rId123" Type="http://schemas.openxmlformats.org/officeDocument/2006/relationships/hyperlink" Target="https://en.wikipedia.org/wiki/Logarithm" TargetMode="External"/><Relationship Id="rId121" Type="http://schemas.openxmlformats.org/officeDocument/2006/relationships/hyperlink" Target="https://en.wikipedia.org/wiki/Natural_logarithm" TargetMode="External"/><Relationship Id="rId107" Type="http://schemas.openxmlformats.org/officeDocument/2006/relationships/hyperlink" Target="https://en.wikipedia.org/wiki/Parabola" TargetMode="External"/><Relationship Id="rId103" Type="http://schemas.openxmlformats.org/officeDocument/2006/relationships/hyperlink" Target="https://en.wikipedia.org/wiki/Polynomial" TargetMode="External"/><Relationship Id="rId105" Type="http://schemas.openxmlformats.org/officeDocument/2006/relationships/hyperlink" Target="https://en.wikipedia.org/wiki/Quadratic_function" TargetMode="External"/><Relationship Id="rId111" Type="http://schemas.openxmlformats.org/officeDocument/2006/relationships/hyperlink" Target="https://en.wikipedia.org/wiki/Slope" TargetMode="External"/><Relationship Id="rId125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number-systems.qmd#def-integers" TargetMode="External"/><Relationship Id="rId53" Type="http://schemas.openxmlformats.org/officeDocument/2006/relationships/hyperlink" Target="number-systems.qmd#def-irration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2026-10-18T19:04:26Z</dcterms:created>
  <dcterms:modified xsi:type="dcterms:W3CDTF">2026-10-18T19:04:26Z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