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2026-10-18 11:27:44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11:48:00 (PDT)</w:t>
        </w:r>
      </w:ins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3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4" w:name="def-lagrangian"/>
    <w:p>
      <w:pPr>
        <w:pStyle w:val="BodyText"/>
      </w:pPr>
      <w:r>
        <w:rPr>
          <w:b/>
          <w:bCs/>
        </w:rPr>
        <w:t xml:space="preserve">Definition 17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4"/>
    <w:bookmarkStart w:id="125" w:name="def-lagrange-multipliers"/>
    <w:p>
      <w:pPr>
        <w:pStyle w:val="FirstParagraph"/>
      </w:pPr>
      <w:r>
        <w:rPr>
          <w:b/>
          <w:bCs/>
        </w:rPr>
        <w:t xml:space="preserve">Definition 18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25"/>
    <w:bookmarkStart w:id="129" w:name="exm-lagrangian"/>
    <w:p>
      <w:pPr>
        <w:pStyle w:val="BodyText"/>
      </w:pPr>
      <w:r>
        <w:rPr>
          <w:b/>
          <w:bCs/>
        </w:rPr>
        <w:t xml:space="preserve">Example 29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28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\qquad(2)$$</w:t>
      </w:r>
      <w:bookmarkEnd w:id="128"/>
    </w:p>
    <w:p>
      <w:pPr>
        <w:pStyle w:val="FirstParagraph"/>
      </w:pPr>
      <w:r>
        <w:t xml:space="preserve">the second equation being the constraint itself.</w:t>
      </w:r>
    </w:p>
    <w:bookmarkEnd w:id="129"/>
    <w:bookmarkStart w:id="131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0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35" w:name="exm-qp-equality"/>
    <w:p>
      <w:pPr>
        <w:pStyle w:val="FirstParagraph"/>
      </w:pPr>
      <w:r>
        <w:rPr>
          <w:b/>
          <w:bCs/>
        </w:rPr>
        <w:t xml:space="preserve">Example 30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Start w:id="137" w:name="exm-qp-equality-fails"/>
    <w:p>
      <w:pPr>
        <w:pStyle w:val="BodyText"/>
      </w:pPr>
      <w:r>
        <w:rPr>
          <w:b/>
          <w:bCs/>
        </w:rPr>
        <w:t xml:space="preserve">Example 31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7"/>
    <w:bookmarkStart w:id="139" w:name="def-sensitivity"/>
    <w:p>
      <w:pPr>
        <w:pStyle w:val="FirstParagraph"/>
      </w:pPr>
      <w:r>
        <w:rPr>
          <w:b/>
          <w:bCs/>
        </w:rPr>
        <w:t xml:space="preserve">Definition 19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8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9"/>
    <w:bookmarkStart w:id="140" w:name="exm-sensitivity"/>
    <w:p>
      <w:pPr>
        <w:pStyle w:val="BodyText"/>
      </w:pPr>
      <w:r>
        <w:rPr>
          <w:b/>
          <w:bCs/>
        </w:rPr>
        <w:t xml:space="preserve">Example 32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0"/>
    <w:bookmarkStart w:id="141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19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2" w:name="exm-qp-sensitivity"/>
    <w:p>
      <w:pPr>
        <w:pStyle w:val="FirstParagraph"/>
      </w:pPr>
      <w:r>
        <w:rPr>
          <w:b/>
          <w:bCs/>
        </w:rPr>
        <w:t xml:space="preserve">Example 33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2"/>
    <w:bookmarkEnd w:id="143"/>
    <w:bookmarkStart w:id="18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6" w:name="def-iterative-method"/>
    <w:p>
      <w:pPr>
        <w:pStyle w:val="FirstParagraph"/>
      </w:pPr>
      <w:r>
        <w:rPr>
          <w:b/>
          <w:bCs/>
        </w:rPr>
        <w:t xml:space="preserve">Definition 20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def-iterate"/>
    <w:p>
      <w:pPr>
        <w:pStyle w:val="BodyText"/>
      </w:pPr>
      <w:r>
        <w:rPr>
          <w:b/>
          <w:bCs/>
        </w:rPr>
        <w:t xml:space="preserve">Definition 21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7"/>
    <w:bookmarkStart w:id="148" w:name="def-iterate-error"/>
    <w:p>
      <w:pPr>
        <w:pStyle w:val="BodyText"/>
      </w:pPr>
      <w:r>
        <w:rPr>
          <w:b/>
          <w:bCs/>
        </w:rPr>
        <w:t xml:space="preserve">Definition 22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8"/>
    <w:bookmarkStart w:id="151" w:name="def-vector-sequence-limit"/>
    <w:p>
      <w:pPr>
        <w:pStyle w:val="BodyText"/>
      </w:pPr>
      <w:r>
        <w:rPr>
          <w:b/>
          <w:bCs/>
        </w:rPr>
        <w:t xml:space="preserve">Definition 23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1"/>
    <w:bookmarkStart w:id="152" w:name="exm-vector-sequence-limit"/>
    <w:p>
      <w:pPr>
        <w:pStyle w:val="BodyText"/>
      </w:pPr>
      <w:r>
        <w:rPr>
          <w:b/>
          <w:bCs/>
        </w:rPr>
        <w:t xml:space="preserve">Example 34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2"/>
    <w:bookmarkStart w:id="153" w:name="def-newton-method"/>
    <w:p>
      <w:pPr>
        <w:pStyle w:val="BodyText"/>
      </w:pPr>
      <w:r>
        <w:rPr>
          <w:b/>
          <w:bCs/>
        </w:rPr>
        <w:t xml:space="preserve">Definition 24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3"/>
    <w:bookmarkStart w:id="154" w:name="def-newton-step"/>
    <w:p>
      <w:pPr>
        <w:pStyle w:val="FirstParagraph"/>
      </w:pPr>
      <w:r>
        <w:rPr>
          <w:b/>
          <w:bCs/>
        </w:rPr>
        <w:t xml:space="preserve">Definition 25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4"/>
    <w:bookmarkStart w:id="155" w:name="exm-newton-method"/>
    <w:p>
      <w:pPr>
        <w:pStyle w:val="BodyText"/>
      </w:pPr>
      <w:r>
        <w:rPr>
          <w:b/>
          <w:bCs/>
        </w:rPr>
        <w:t xml:space="preserve">Example 35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5"/>
    <w:bookmarkStart w:id="156" w:name="def-quadratic-model"/>
    <w:p>
      <w:pPr>
        <w:pStyle w:val="BodyText"/>
      </w:pPr>
      <w:r>
        <w:rPr>
          <w:b/>
          <w:bCs/>
        </w:rPr>
        <w:t xml:space="preserve">Definition 26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6"/>
    <w:bookmarkStart w:id="157" w:name="exm-quadratic-model"/>
    <w:p>
      <w:pPr>
        <w:pStyle w:val="BodyText"/>
      </w:pPr>
      <w:r>
        <w:rPr>
          <w:b/>
          <w:bCs/>
        </w:rPr>
        <w:t xml:space="preserve">Example 36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7"/>
    <w:bookmarkStart w:id="158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58"/>
    <w:bookmarkStart w:id="15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0" w:name="exm-newton-model"/>
    <w:p>
      <w:pPr>
        <w:pStyle w:val="BodyText"/>
      </w:pPr>
      <w:r>
        <w:rPr>
          <w:b/>
          <w:bCs/>
        </w:rPr>
        <w:t xml:space="preserve">Example 37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).</w:t>
      </w:r>
    </w:p>
    <w:bookmarkEnd w:id="160"/>
    <w:bookmarkStart w:id="161" w:name="def-quadratic-convergence"/>
    <w:p>
      <w:pPr>
        <w:pStyle w:val="BodyText"/>
      </w:pPr>
      <w:r>
        <w:rPr>
          <w:b/>
          <w:bCs/>
        </w:rPr>
        <w:t xml:space="preserve">Definition 27 (Quadratic convergence)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23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1"/>
    <w:bookmarkStart w:id="162" w:name="exm-not-quadratic-convergence"/>
    <w:p>
      <w:pPr>
        <w:pStyle w:val="FirstParagraph"/>
      </w:pPr>
      <w:r>
        <w:rPr>
          <w:b/>
          <w:bCs/>
        </w:rPr>
        <w:t xml:space="preserve">Example 38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2"/>
    <w:bookmarkStart w:id="163" w:name="exm-newton-convergence"/>
    <w:p>
      <w:pPr>
        <w:pStyle w:val="BodyText"/>
      </w:pPr>
      <w:r>
        <w:rPr>
          <w:b/>
          <w:bCs/>
        </w:rPr>
        <w:t xml:space="preserve">Example 39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3"/>
    <w:bookmarkStart w:id="164" w:name="exm-newton-maximum"/>
    <w:p>
      <w:pPr>
        <w:pStyle w:val="BodyText"/>
      </w:pPr>
      <w:r>
        <w:rPr>
          <w:b/>
          <w:bCs/>
        </w:rPr>
        <w:t xml:space="preserve">Example 40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4"/>
    <w:bookmarkStart w:id="16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6" w:name="exm-newton-quadratic"/>
    <w:p>
      <w:pPr>
        <w:pStyle w:val="BodyText"/>
      </w:pPr>
      <w:r>
        <w:rPr>
          <w:b/>
          <w:bCs/>
        </w:rPr>
        <w:t xml:space="preserve">Example 41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66"/>
    <w:bookmarkStart w:id="167" w:name="def-gradient-descent"/>
    <w:p>
      <w:pPr>
        <w:pStyle w:val="BodyText"/>
      </w:pPr>
      <w:r>
        <w:rPr>
          <w:b/>
          <w:bCs/>
        </w:rPr>
        <w:t xml:space="preserve">Definition 28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67"/>
    <w:bookmarkStart w:id="168" w:name="exm-gradient-descent"/>
    <w:p>
      <w:pPr>
        <w:pStyle w:val="FirstParagraph"/>
      </w:pPr>
      <w:r>
        <w:rPr>
          <w:b/>
          <w:bCs/>
        </w:rPr>
        <w:t xml:space="preserve">Example 42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8"/>
    <w:bookmarkStart w:id="169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9"/>
    <w:bookmarkStart w:id="170" w:name="def-line-search"/>
    <w:p>
      <w:pPr>
        <w:pStyle w:val="BodyText"/>
      </w:pPr>
      <w:r>
        <w:rPr>
          <w:b/>
          <w:bCs/>
        </w:rPr>
        <w:t xml:space="preserve">Definition 29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0"/>
    <w:bookmarkStart w:id="171" w:name="def-exact-line-search"/>
    <w:p>
      <w:pPr>
        <w:pStyle w:val="BodyText"/>
      </w:pPr>
      <w:r>
        <w:rPr>
          <w:b/>
          <w:bCs/>
        </w:rPr>
        <w:t xml:space="preserve">Definition 30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29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1"/>
    <w:bookmarkStart w:id="172" w:name="exm-line-search"/>
    <w:p>
      <w:pPr>
        <w:pStyle w:val="BodyText"/>
      </w:pPr>
      <w:r>
        <w:rPr>
          <w:b/>
          <w:bCs/>
        </w:rPr>
        <w:t xml:space="preserve">Example 43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2"/>
    <w:bookmarkStart w:id="174" w:name="def-descent-direction"/>
    <w:p>
      <w:pPr>
        <w:pStyle w:val="BodyText"/>
      </w:pPr>
      <w:r>
        <w:rPr>
          <w:b/>
          <w:bCs/>
        </w:rPr>
        <w:t xml:space="preserve">Definition 31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3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4"/>
    <w:bookmarkStart w:id="175" w:name="exm-descent-directions"/>
    <w:p>
      <w:pPr>
        <w:pStyle w:val="BodyText"/>
      </w:pPr>
      <w:r>
        <w:rPr>
          <w:b/>
          <w:bCs/>
        </w:rPr>
        <w:t xml:space="preserve">Example 44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75"/>
    <w:bookmarkStart w:id="176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31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77" w:name="exm-descent-direction"/>
    <w:p>
      <w:pPr>
        <w:pStyle w:val="BodyText"/>
      </w:pPr>
      <w:r>
        <w:rPr>
          <w:b/>
          <w:bCs/>
        </w:rPr>
        <w:t xml:space="preserve">Example 45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7"/>
    <w:bookmarkStart w:id="179" w:name="exm-gd-zigzag"/>
    <w:p>
      <w:pPr>
        <w:pStyle w:val="BodyText"/>
      </w:pPr>
      <w:r>
        <w:rPr>
          <w:b/>
          <w:bCs/>
        </w:rPr>
        <w:t xml:space="preserve">Example 46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30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9"/>
    <w:bookmarkStart w:id="180" w:name="def-armijo-condition"/>
    <w:p>
      <w:pPr>
        <w:pStyle w:val="FirstParagraph"/>
      </w:pPr>
      <w:r>
        <w:rPr>
          <w:b/>
          <w:bCs/>
        </w:rPr>
        <w:t xml:space="preserve">Definition 32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0"/>
    <w:bookmarkStart w:id="181" w:name="exm-armijo-condition"/>
    <w:p>
      <w:pPr>
        <w:pStyle w:val="FirstParagraph"/>
      </w:pPr>
      <w:r>
        <w:rPr>
          <w:b/>
          <w:bCs/>
        </w:rPr>
        <w:t xml:space="preserve">Example 47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1"/>
    <w:bookmarkStart w:id="182" w:name="def-backtracking-line-search"/>
    <w:p>
      <w:pPr>
        <w:pStyle w:val="BodyText"/>
      </w:pPr>
      <w:r>
        <w:rPr>
          <w:b/>
          <w:bCs/>
        </w:rPr>
        <w:t xml:space="preserve">Definition 33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2"/>
    <w:bookmarkStart w:id="183" w:name="exm-backtracking-line-search"/>
    <w:p>
      <w:pPr>
        <w:pStyle w:val="BodyText"/>
      </w:pPr>
      <w:r>
        <w:rPr>
          <w:b/>
          <w:bCs/>
        </w:rPr>
        <w:t xml:space="preserve">Example 48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47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3"/>
    <w:bookmarkEnd w:id="184"/>
    <w:bookmarkStart w:id="18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8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8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8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8"/>
    <w:bookmarkStart w:id="226" w:name="references"/>
    <w:p>
      <w:pPr>
        <w:numPr>
          <w:ilvl w:val="0"/>
          <w:numId w:val="1024"/>
        </w:numPr>
      </w:pPr>
      <w:del w:id="3" w:author="PR Preview" w:date="2026-01-01T00:00:00Z">
        <w:r>
          <w:delText xml:space="preserve">Wikipedia contributors [2]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— Fermat’s theorem on stationary points</w:delText>
        </w:r>
      </w:del>
    </w:p>
    <w:p>
      <w:pPr>
        <w:numPr>
          <w:ilvl w:val="0"/>
          <w:numId w:val="1024"/>
        </w:numPr>
      </w:pPr>
      <w:del w:id="6" w:author="PR Preview" w:date="2026-01-01T00:00:00Z">
        <w:r>
          <w:delText xml:space="preserve">Wikipedia contributors [3]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— Taylor’s theorem and its remainders</w:delText>
        </w:r>
      </w:del>
    </w:p>
    <w:p>
      <w:pPr>
        <w:numPr>
          <w:ilvl w:val="0"/>
          <w:numId w:val="1024"/>
        </w:numPr>
      </w:pPr>
      <w:del w:id="9" w:author="PR Preview" w:date="2026-01-01T00:00:00Z">
        <w:r>
          <w:delText xml:space="preserve">Wikipedia contributors [5]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— saddle points</w:delText>
        </w:r>
      </w:del>
    </w:p>
    <w:p>
      <w:pPr>
        <w:numPr>
          <w:ilvl w:val="0"/>
          <w:numId w:val="1024"/>
        </w:numPr>
      </w:pPr>
      <w:del w:id="12" w:author="PR Preview" w:date="2026-01-01T00:00:00Z">
        <w:r>
          <w:delText xml:space="preserve">Wikipedia contributors [6]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— convex sets</w:delText>
        </w:r>
      </w:del>
    </w:p>
    <w:p>
      <w:pPr>
        <w:numPr>
          <w:ilvl w:val="0"/>
          <w:numId w:val="1024"/>
        </w:numPr>
      </w:pPr>
      <w:del w:id="15" w:author="PR Preview" w:date="2026-01-01T00:00:00Z">
        <w:r>
          <w:delText xml:space="preserve">Wikipedia contributors [7]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— epigraphs</w:delText>
        </w:r>
      </w:del>
    </w:p>
    <w:p>
      <w:pPr>
        <w:numPr>
          <w:ilvl w:val="0"/>
          <w:numId w:val="1024"/>
        </w:numPr>
      </w:pPr>
      <w:del w:id="18" w:author="PR Preview" w:date="2026-01-01T00:00:00Z">
        <w:r>
          <w:delText xml:space="preserve">Wikipedia contributors [8]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— tangent spaces and planes</w:delText>
        </w:r>
      </w:del>
    </w:p>
    <w:p>
      <w:pPr>
        <w:numPr>
          <w:ilvl w:val="0"/>
          <w:numId w:val="1024"/>
        </w:numPr>
      </w:pPr>
      <w:del w:id="21" w:author="PR Preview" w:date="2026-01-01T00:00:00Z">
        <w:r>
          <w:delText xml:space="preserve">Wikipedia contributors [9]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— feasible regions</w:delText>
        </w:r>
      </w:del>
    </w:p>
    <w:p>
      <w:pPr>
        <w:numPr>
          <w:ilvl w:val="0"/>
          <w:numId w:val="1024"/>
        </w:numPr>
      </w:pPr>
      <w:del w:id="24" w:author="PR Preview" w:date="2026-01-01T00:00:00Z">
        <w:r>
          <w:delText xml:space="preserve">Wikipedia contributors [10]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— mathematical optimization</w:delText>
        </w:r>
      </w:del>
    </w:p>
    <w:p>
      <w:pPr>
        <w:numPr>
          <w:ilvl w:val="0"/>
          <w:numId w:val="1024"/>
        </w:numPr>
      </w:pPr>
      <w:del w:id="27" w:author="PR Preview" w:date="2026-01-01T00:00:00Z">
        <w:r>
          <w:delText xml:space="preserve">Wikipedia contributors [11]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— Lagrange multipliers</w:delText>
        </w:r>
      </w:del>
    </w:p>
    <w:p>
      <w:pPr>
        <w:numPr>
          <w:ilvl w:val="0"/>
          <w:numId w:val="1024"/>
        </w:numPr>
      </w:pPr>
      <w:del w:id="30" w:author="PR Preview" w:date="2026-01-01T00:00:00Z">
        <w:r>
          <w:delText xml:space="preserve">Wikipedia contributors [12]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— iterative methods</w:delText>
        </w:r>
      </w:del>
    </w:p>
    <w:p>
      <w:pPr>
        <w:numPr>
          <w:ilvl w:val="0"/>
          <w:numId w:val="1024"/>
        </w:numPr>
      </w:pPr>
      <w:del w:id="33" w:author="PR Preview" w:date="2026-01-01T00:00:00Z">
        <w:r>
          <w:delText xml:space="preserve">Wikipedia contributors [13]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— Newton’s method in optimization</w:delText>
        </w:r>
      </w:del>
    </w:p>
    <w:p>
      <w:pPr>
        <w:numPr>
          <w:ilvl w:val="0"/>
          <w:numId w:val="1024"/>
        </w:numPr>
      </w:pPr>
      <w:del w:id="36" w:author="PR Preview" w:date="2026-01-01T00:00:00Z">
        <w:r>
          <w:delText xml:space="preserve">Wikipedia contributors [14]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— rates of convergence</w:delText>
        </w:r>
      </w:del>
    </w:p>
    <w:p>
      <w:pPr>
        <w:numPr>
          <w:ilvl w:val="0"/>
          <w:numId w:val="1024"/>
        </w:numPr>
      </w:pPr>
      <w:del w:id="39" w:author="PR Preview" w:date="2026-01-01T00:00:00Z">
        <w:r>
          <w:delText xml:space="preserve">Wikipedia contributors [15]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— gradient descent</w:delText>
        </w:r>
      </w:del>
    </w:p>
    <w:p>
      <w:pPr>
        <w:numPr>
          <w:ilvl w:val="0"/>
          <w:numId w:val="1024"/>
        </w:numPr>
      </w:pPr>
      <w:del w:id="42" w:author="PR Preview" w:date="2026-01-01T00:00:00Z">
        <w:r>
          <w:delText xml:space="preserve">Wikipedia contributors [16]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— line search</w:delText>
        </w:r>
      </w:del>
    </w:p>
    <w:p>
      <w:pPr>
        <w:numPr>
          <w:ilvl w:val="0"/>
          <w:numId w:val="1024"/>
        </w:numPr>
      </w:pPr>
      <w:del w:id="45" w:author="PR Preview" w:date="2026-01-01T00:00:00Z">
        <w:r>
          <w:delText xml:space="preserve">Wikipedia contributors [17]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— backtracking line search and the Armijo condition</w:delText>
        </w:r>
      </w:del>
    </w:p>
    <w:p>
      <w:pPr>
        <w:pStyle w:val="Heading2"/>
      </w:pPr>
      <w:r>
        <w:t xml:space="preserve">References</w:t>
      </w:r>
    </w:p>
    <w:bookmarkStart w:id="225" w:name="refs"/>
    <w:bookmarkStart w:id="189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86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89"/>
    <w:bookmarkStart w:id="191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1"/>
    <w:bookmarkStart w:id="193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https://en.wikipedia.org/wiki/Taylor%27s_theorem</w:t>
        </w:r>
      </w:hyperlink>
    </w:p>
    <w:bookmarkEnd w:id="193"/>
    <w:bookmarkStart w:id="194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4"/>
    <w:bookmarkStart w:id="196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https://en.wikipedia.org/wiki/Saddle_point</w:t>
        </w:r>
      </w:hyperlink>
    </w:p>
    <w:bookmarkEnd w:id="196"/>
    <w:bookmarkStart w:id="198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https://en.wikipedia.org/wiki/Convex_set</w:t>
        </w:r>
      </w:hyperlink>
    </w:p>
    <w:bookmarkEnd w:id="198"/>
    <w:bookmarkStart w:id="200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https://en.wikipedia.org/wiki/Epigraph_(mathematics)</w:t>
        </w:r>
      </w:hyperlink>
    </w:p>
    <w:bookmarkEnd w:id="200"/>
    <w:bookmarkStart w:id="202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https://en.wikipedia.org/wiki/Tangent_space</w:t>
        </w:r>
      </w:hyperlink>
    </w:p>
    <w:bookmarkEnd w:id="202"/>
    <w:bookmarkStart w:id="204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https://en.wikipedia.org/wiki/Feasible_region</w:t>
        </w:r>
      </w:hyperlink>
    </w:p>
    <w:bookmarkEnd w:id="204"/>
    <w:bookmarkStart w:id="206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https://en.wikipedia.org/wiki/Mathematical_optimization</w:t>
        </w:r>
      </w:hyperlink>
    </w:p>
    <w:bookmarkEnd w:id="206"/>
    <w:bookmarkStart w:id="208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https://en.wikipedia.org/wiki/Lagrange_multiplier</w:t>
        </w:r>
      </w:hyperlink>
    </w:p>
    <w:bookmarkEnd w:id="208"/>
    <w:bookmarkStart w:id="210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https://en.wikipedia.org/wiki/Iterative_method</w:t>
        </w:r>
      </w:hyperlink>
    </w:p>
    <w:bookmarkEnd w:id="210"/>
    <w:bookmarkStart w:id="212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https://en.wikipedia.org/wiki/Newton%27s_method_in_optimization</w:t>
        </w:r>
      </w:hyperlink>
    </w:p>
    <w:bookmarkEnd w:id="212"/>
    <w:bookmarkStart w:id="214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https://en.wikipedia.org/wiki/Rate_of_convergence</w:t>
        </w:r>
      </w:hyperlink>
    </w:p>
    <w:bookmarkEnd w:id="214"/>
    <w:bookmarkStart w:id="216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https://en.wikipedia.org/wiki/Gradient_descent</w:t>
        </w:r>
      </w:hyperlink>
    </w:p>
    <w:bookmarkEnd w:id="216"/>
    <w:bookmarkStart w:id="218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https://en.wikipedia.org/wiki/Line_search</w:t>
        </w:r>
      </w:hyperlink>
    </w:p>
    <w:bookmarkEnd w:id="218"/>
    <w:bookmarkStart w:id="220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https://en.wikipedia.org/wiki/Backtracking_line_search</w:t>
        </w:r>
      </w:hyperlink>
    </w:p>
    <w:bookmarkEnd w:id="220"/>
    <w:bookmarkStart w:id="222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1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2"/>
    <w:bookmarkStart w:id="224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3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4"/>
    <w:bookmarkEnd w:id="225"/>
    <w:bookmarkEnd w:id="2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0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9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223" Type="http://schemas.openxmlformats.org/officeDocument/2006/relationships/hyperlink" Target="https://doi.org/10.1007/978-0-387-40065-5" TargetMode="External"/><Relationship Id="rId221" Type="http://schemas.openxmlformats.org/officeDocument/2006/relationships/hyperlink" Target="https://doi.org/10.1017/CBO9780511804441" TargetMode="External"/><Relationship Id="rId219" Type="http://schemas.openxmlformats.org/officeDocument/2006/relationships/hyperlink" Target="https://en.wikipedia.org/wiki/Backtracking_line_search" TargetMode="External"/><Relationship Id="rId197" Type="http://schemas.openxmlformats.org/officeDocument/2006/relationships/hyperlink" Target="https://en.wikipedia.org/wiki/Convex_set" TargetMode="External"/><Relationship Id="rId199" Type="http://schemas.openxmlformats.org/officeDocument/2006/relationships/hyperlink" Target="https://en.wikipedia.org/wiki/Epigraph_(mathematics)" TargetMode="External"/><Relationship Id="rId203" Type="http://schemas.openxmlformats.org/officeDocument/2006/relationships/hyperlink" Target="https://en.wikipedia.org/wiki/Feasible_region" TargetMode="External"/><Relationship Id="rId190" Type="http://schemas.openxmlformats.org/officeDocument/2006/relationships/hyperlink" Target="https://en.wikipedia.org/wiki/Fermat%27s_theorem_(stationary_points)" TargetMode="External"/><Relationship Id="rId215" Type="http://schemas.openxmlformats.org/officeDocument/2006/relationships/hyperlink" Target="https://en.wikipedia.org/wiki/Gradient_descent" TargetMode="External"/><Relationship Id="rId209" Type="http://schemas.openxmlformats.org/officeDocument/2006/relationships/hyperlink" Target="https://en.wikipedia.org/wiki/Iterative_method" TargetMode="External"/><Relationship Id="rId207" Type="http://schemas.openxmlformats.org/officeDocument/2006/relationships/hyperlink" Target="https://en.wikipedia.org/wiki/Lagrange_multiplier" TargetMode="External"/><Relationship Id="rId217" Type="http://schemas.openxmlformats.org/officeDocument/2006/relationships/hyperlink" Target="https://en.wikipedia.org/wiki/Line_search" TargetMode="External"/><Relationship Id="rId205" Type="http://schemas.openxmlformats.org/officeDocument/2006/relationships/hyperlink" Target="https://en.wikipedia.org/wiki/Mathematical_optimization" TargetMode="External"/><Relationship Id="rId211" Type="http://schemas.openxmlformats.org/officeDocument/2006/relationships/hyperlink" Target="https://en.wikipedia.org/wiki/Newton%27s_method_in_optimization" TargetMode="External"/><Relationship Id="rId213" Type="http://schemas.openxmlformats.org/officeDocument/2006/relationships/hyperlink" Target="https://en.wikipedia.org/wiki/Rate_of_convergence" TargetMode="External"/><Relationship Id="rId195" Type="http://schemas.openxmlformats.org/officeDocument/2006/relationships/hyperlink" Target="https://en.wikipedia.org/wiki/Saddle_point" TargetMode="External"/><Relationship Id="rId201" Type="http://schemas.openxmlformats.org/officeDocument/2006/relationships/hyperlink" Target="https://en.wikipedia.org/wiki/Tangent_space" TargetMode="External"/><Relationship Id="rId192" Type="http://schemas.openxmlformats.org/officeDocument/2006/relationships/hyperlink" Target="https://en.wikipedia.org/wiki/Taylor%27s_theorem" TargetMode="External"/><Relationship Id="rId18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86" Type="http://schemas.openxmlformats.org/officeDocument/2006/relationships/hyperlink" Target="https://ucla-biostat-216.github.io/2024fall/slides/13-optim/13-optim.html" TargetMode="External"/><Relationship Id="rId187" Type="http://schemas.openxmlformats.org/officeDocument/2006/relationships/hyperlink" Target="https://www.youtube.com/playlist?list=PLZHQObOWTQDNU6R1_67000Dx_ZCJB-3pi" TargetMode="External"/><Relationship Id="rId136" Type="http://schemas.openxmlformats.org/officeDocument/2006/relationships/hyperlink" Target="linear-algebra-diagonalization.html#thm-invertible-rank" TargetMode="External"/><Relationship Id="rId133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2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0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8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6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27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3" Type="http://schemas.openxmlformats.org/officeDocument/2006/relationships/hyperlink" Target="vector-calculus.qmd#def-direction" TargetMode="External"/><Relationship Id="rId138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0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9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223" Type="http://schemas.openxmlformats.org/officeDocument/2006/relationships/hyperlink" Target="https://doi.org/10.1007/978-0-387-40065-5" TargetMode="External"/><Relationship Id="rId221" Type="http://schemas.openxmlformats.org/officeDocument/2006/relationships/hyperlink" Target="https://doi.org/10.1017/CBO9780511804441" TargetMode="External"/><Relationship Id="rId219" Type="http://schemas.openxmlformats.org/officeDocument/2006/relationships/hyperlink" Target="https://en.wikipedia.org/wiki/Backtracking_line_search" TargetMode="External"/><Relationship Id="rId197" Type="http://schemas.openxmlformats.org/officeDocument/2006/relationships/hyperlink" Target="https://en.wikipedia.org/wiki/Convex_set" TargetMode="External"/><Relationship Id="rId199" Type="http://schemas.openxmlformats.org/officeDocument/2006/relationships/hyperlink" Target="https://en.wikipedia.org/wiki/Epigraph_(mathematics)" TargetMode="External"/><Relationship Id="rId203" Type="http://schemas.openxmlformats.org/officeDocument/2006/relationships/hyperlink" Target="https://en.wikipedia.org/wiki/Feasible_region" TargetMode="External"/><Relationship Id="rId190" Type="http://schemas.openxmlformats.org/officeDocument/2006/relationships/hyperlink" Target="https://en.wikipedia.org/wiki/Fermat%27s_theorem_(stationary_points)" TargetMode="External"/><Relationship Id="rId215" Type="http://schemas.openxmlformats.org/officeDocument/2006/relationships/hyperlink" Target="https://en.wikipedia.org/wiki/Gradient_descent" TargetMode="External"/><Relationship Id="rId209" Type="http://schemas.openxmlformats.org/officeDocument/2006/relationships/hyperlink" Target="https://en.wikipedia.org/wiki/Iterative_method" TargetMode="External"/><Relationship Id="rId207" Type="http://schemas.openxmlformats.org/officeDocument/2006/relationships/hyperlink" Target="https://en.wikipedia.org/wiki/Lagrange_multiplier" TargetMode="External"/><Relationship Id="rId217" Type="http://schemas.openxmlformats.org/officeDocument/2006/relationships/hyperlink" Target="https://en.wikipedia.org/wiki/Line_search" TargetMode="External"/><Relationship Id="rId205" Type="http://schemas.openxmlformats.org/officeDocument/2006/relationships/hyperlink" Target="https://en.wikipedia.org/wiki/Mathematical_optimization" TargetMode="External"/><Relationship Id="rId211" Type="http://schemas.openxmlformats.org/officeDocument/2006/relationships/hyperlink" Target="https://en.wikipedia.org/wiki/Newton%27s_method_in_optimization" TargetMode="External"/><Relationship Id="rId213" Type="http://schemas.openxmlformats.org/officeDocument/2006/relationships/hyperlink" Target="https://en.wikipedia.org/wiki/Rate_of_convergence" TargetMode="External"/><Relationship Id="rId195" Type="http://schemas.openxmlformats.org/officeDocument/2006/relationships/hyperlink" Target="https://en.wikipedia.org/wiki/Saddle_point" TargetMode="External"/><Relationship Id="rId201" Type="http://schemas.openxmlformats.org/officeDocument/2006/relationships/hyperlink" Target="https://en.wikipedia.org/wiki/Tangent_space" TargetMode="External"/><Relationship Id="rId192" Type="http://schemas.openxmlformats.org/officeDocument/2006/relationships/hyperlink" Target="https://en.wikipedia.org/wiki/Taylor%27s_theorem" TargetMode="External"/><Relationship Id="rId18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86" Type="http://schemas.openxmlformats.org/officeDocument/2006/relationships/hyperlink" Target="https://ucla-biostat-216.github.io/2024fall/slides/13-optim/13-optim.html" TargetMode="External"/><Relationship Id="rId187" Type="http://schemas.openxmlformats.org/officeDocument/2006/relationships/hyperlink" Target="https://www.youtube.com/playlist?list=PLZHQObOWTQDNU6R1_67000Dx_ZCJB-3pi" TargetMode="External"/><Relationship Id="rId136" Type="http://schemas.openxmlformats.org/officeDocument/2006/relationships/hyperlink" Target="linear-algebra-diagonalization.html#thm-invertible-rank" TargetMode="External"/><Relationship Id="rId133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2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0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8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6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27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3" Type="http://schemas.openxmlformats.org/officeDocument/2006/relationships/hyperlink" Target="vector-calculus.qmd#def-direction" TargetMode="External"/><Relationship Id="rId138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2026-10-18T19:57:13Z</dcterms:created>
  <dcterms:modified xsi:type="dcterms:W3CDTF">2026-10-18T19:57:13Z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