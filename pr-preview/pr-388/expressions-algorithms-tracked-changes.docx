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6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expressions, with examples</w:delText>
        </w:r>
      </w:del>
    </w:p>
    <w:p>
      <w:pPr>
        <w:numPr>
          <w:ilvl w:val="0"/>
          <w:numId w:val="1006"/>
        </w:numPr>
      </w:pPr>
      <w:del w:id="7" w:author="PR Preview" w:date="2026-01-01T00:00:00Z">
        <w:r>
          <w:delText xml:space="preserve">Wikipedia contributors [2]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parse trees</w:delText>
        </w:r>
      </w:del>
    </w:p>
    <w:p>
      <w:pPr>
        <w:numPr>
          <w:ilvl w:val="0"/>
          <w:numId w:val="1006"/>
        </w:numPr>
      </w:pPr>
      <w:del w:id="10" w:author="PR Preview" w:date="2026-01-01T00:00:00Z">
        <w:r>
          <w:delText xml:space="preserve">Wikipedia contributors [3]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algorithms, their history and analysis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2026-10-18T19:20:29Z</dcterms:created>
  <dcterms:modified xsi:type="dcterms:W3CDTF">2026-10-18T19:20:29Z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