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3"/>
        </w:numPr>
      </w:pPr>
      <w:del w:id="4" w:author="PR Preview" w:date="2026-01-01T00:00:00Z">
        <w:r>
          <w:delText xml:space="preserve">Wikipedia contributors [2]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direct sums of vector spaces and modules</w:delText>
        </w:r>
      </w:del>
    </w:p>
    <w:p>
      <w:pPr>
        <w:numPr>
          <w:ilvl w:val="0"/>
          <w:numId w:val="1013"/>
        </w:numPr>
      </w:pPr>
      <w:del w:id="7" w:author="PR Preview" w:date="2026-01-01T00:00:00Z">
        <w:r>
          <w:delText xml:space="preserve">Wikipedia contributors [3]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projections, with their matrices and properties</w:delText>
        </w:r>
      </w:del>
    </w:p>
    <w:p>
      <w:pPr>
        <w:numPr>
          <w:ilvl w:val="0"/>
          <w:numId w:val="1013"/>
        </w:numPr>
      </w:pPr>
      <w:del w:id="10" w:author="PR Preview" w:date="2026-01-01T00:00:00Z">
        <w:r>
          <w:delText xml:space="preserve">Wikipedia contributors [5]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orthogonal complements and their properties</w:delText>
        </w:r>
      </w:del>
    </w:p>
    <w:p>
      <w:pPr>
        <w:numPr>
          <w:ilvl w:val="0"/>
          <w:numId w:val="1013"/>
        </w:numPr>
      </w:pPr>
      <w:del w:id="13" w:author="PR Preview" w:date="2026-01-01T00:00:00Z">
        <w:r>
          <w:delText xml:space="preserve">Wikipedia contributors [6]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the four fundamental subspaces</w:delText>
        </w:r>
      </w:del>
    </w:p>
    <w:p>
      <w:pPr>
        <w:pStyle w:val="BodyText"/>
      </w:pPr>
      <w:ins w:id="16" w:author="PR Preview" w:date="2026-01-01T00:00:00Z">
        <w:r>
          <w:t xml:space="preserve">These four statements are the fundamental theorem of linear algebra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[6]</w:t>
        </w:r>
      </w:ins>
      <w:ins w:id="19" w:author="PR Preview" w:date="2026-01-01T00:00:00Z">
        <w:r>
          <w:t xml:space="preserve">.</w:t>
        </w:r>
      </w:ins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2026-10-18T19:29:48Z</dcterms:created>
  <dcterms:modified xsi:type="dcterms:W3CDTF">2026-10-18T19:29:48Z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