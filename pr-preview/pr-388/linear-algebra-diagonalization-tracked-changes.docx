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2026-10-18 11:27:44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11:48:00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\text{(}\text{Theorem~7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\text{(}\text{Theorem~7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\text{(}\text{Theorem~7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\text{(}\text{Theorem~7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42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\text{(}\text{Theorem~16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\text{(}\text{Theorem~16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\text{(}\text{Theorem~7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}\text{Theorem~16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}\text{Theorem~16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41" w:name="refs"/>
    <w:bookmarkStart w:id="126" w:name="ref-zhou2024eig"/>
    <w:p>
      <w:pPr>
        <w:pStyle w:val="Heading2"/>
      </w:pPr>
      <w:del w:id="3" w:author="PR Preview" w:date="2026-01-01T00:00:00Z">
        <w:r>
          <w:delText xml:space="preserve">Further reading</w:delText>
        </w:r>
      </w:del>
    </w:p>
    <w:p>
      <w:pPr>
        <w:numPr>
          <w:ilvl w:val="0"/>
          <w:numId w:val="1018"/>
        </w:numPr>
      </w:pPr>
      <w:del w:id="4" w:author="PR Preview" w:date="2026-01-01T00:00:00Z">
        <w:r>
          <w:delText xml:space="preserve">Wikipedia contributors [2]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— eigenvalues, eigenvectors and eigenspaces, with examples</w:delText>
        </w:r>
      </w:del>
    </w:p>
    <w:p>
      <w:pPr>
        <w:numPr>
          <w:ilvl w:val="0"/>
          <w:numId w:val="1018"/>
        </w:numPr>
      </w:pPr>
      <w:del w:id="7" w:author="PR Preview" w:date="2026-01-01T00:00:00Z">
        <w:r>
          <w:delText xml:space="preserve">Wikipedia contributors [3]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— similar matrices and what they share</w:delText>
        </w:r>
      </w:del>
    </w:p>
    <w:p>
      <w:pPr>
        <w:numPr>
          <w:ilvl w:val="0"/>
          <w:numId w:val="1018"/>
        </w:numPr>
      </w:pPr>
      <w:del w:id="10" w:author="PR Preview" w:date="2026-01-01T00:00:00Z">
        <w:r>
          <w:delText xml:space="preserve">Wikipedia contributors [4]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— when a matrix is diagonalizable, and how to diagonalize it</w:delText>
        </w:r>
      </w:del>
    </w:p>
    <w:p>
      <w:pPr>
        <w:numPr>
          <w:ilvl w:val="0"/>
          <w:numId w:val="1018"/>
        </w:numPr>
      </w:pPr>
      <w:del w:id="13" w:author="PR Preview" w:date="2026-01-01T00:00:00Z">
        <w:r>
          <w:delText xml:space="preserve">Wikipedia contributors [6]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— block matrices and block operations</w:delText>
        </w:r>
      </w:del>
    </w:p>
    <w:p>
      <w:pPr>
        <w:numPr>
          <w:ilvl w:val="0"/>
          <w:numId w:val="1018"/>
        </w:numPr>
      </w:pPr>
      <w:del w:id="16" w:author="PR Preview" w:date="2026-01-01T00:00:00Z">
        <w:r>
          <w:delText xml:space="preserve">Wikipedia contributors [7]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— the Schur complement and its uses</w:delText>
        </w:r>
      </w:del>
    </w:p>
    <w:p>
      <w:pPr>
        <w:numPr>
          <w:ilvl w:val="0"/>
          <w:numId w:val="1018"/>
        </w:numPr>
      </w:pPr>
      <w:del w:id="19" w:author="PR Preview" w:date="2026-01-01T00:00:00Z">
        <w:r>
          <w:delText xml:space="preserve">Wikipedia contributors [8]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— the Cholesky decomposition and how to compute it</w:delText>
        </w:r>
      </w:del>
    </w:p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6"/>
    <w:bookmarkStart w:id="128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https://en.wikipedia.org/wiki/Eigenvalues_and_eigenvectors</w:t>
        </w:r>
      </w:hyperlink>
    </w:p>
    <w:bookmarkEnd w:id="128"/>
    <w:bookmarkStart w:id="130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https://en.wikipedia.org/wiki/Matrix_similarity</w:t>
        </w:r>
      </w:hyperlink>
    </w:p>
    <w:bookmarkEnd w:id="130"/>
    <w:bookmarkStart w:id="132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https://en.wikipedia.org/wiki/Diagonalizable_matrix</w:t>
        </w:r>
      </w:hyperlink>
    </w:p>
    <w:bookmarkEnd w:id="132"/>
    <w:bookmarkStart w:id="134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4"/>
    <w:bookmarkStart w:id="136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https://en.wikipedia.org/wiki/Block_matrix</w:t>
        </w:r>
      </w:hyperlink>
    </w:p>
    <w:bookmarkEnd w:id="136"/>
    <w:bookmarkStart w:id="138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https://en.wikipedia.org/wiki/Schur_complement</w:t>
        </w:r>
      </w:hyperlink>
    </w:p>
    <w:bookmarkEnd w:id="138"/>
    <w:bookmarkStart w:id="140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https://en.wikipedia.org/wiki/Cholesky_decomposition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35" Type="http://schemas.openxmlformats.org/officeDocument/2006/relationships/hyperlink" Target="https://en.wikipedia.org/wiki/Block_matrix" TargetMode="External"/><Relationship Id="rId139" Type="http://schemas.openxmlformats.org/officeDocument/2006/relationships/hyperlink" Target="https://en.wikipedia.org/wiki/Cholesky_decomposition" TargetMode="External"/><Relationship Id="rId131" Type="http://schemas.openxmlformats.org/officeDocument/2006/relationships/hyperlink" Target="https://en.wikipedia.org/wiki/Diagonalizable_matrix" TargetMode="External"/><Relationship Id="rId127" Type="http://schemas.openxmlformats.org/officeDocument/2006/relationships/hyperlink" Target="https://en.wikipedia.org/wiki/Eigenvalues_and_eigenvectors" TargetMode="External"/><Relationship Id="rId129" Type="http://schemas.openxmlformats.org/officeDocument/2006/relationships/hyperlink" Target="https://en.wikipedia.org/wiki/Matrix_similarity" TargetMode="External"/><Relationship Id="rId137" Type="http://schemas.openxmlformats.org/officeDocument/2006/relationships/hyperlink" Target="https://en.wikipedia.org/wiki/Schur_complement" TargetMode="External"/><Relationship Id="rId125" Type="http://schemas.openxmlformats.org/officeDocument/2006/relationships/hyperlink" Target="https://ucla-biostat-216.github.io/2024fall/slides/10-eig/10-eig.html" TargetMode="External"/><Relationship Id="rId133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https://en.wikipedia.org/wiki/Block_matrix" TargetMode="External"/><Relationship Id="rId139" Type="http://schemas.openxmlformats.org/officeDocument/2006/relationships/hyperlink" Target="https://en.wikipedia.org/wiki/Cholesky_decomposition" TargetMode="External"/><Relationship Id="rId131" Type="http://schemas.openxmlformats.org/officeDocument/2006/relationships/hyperlink" Target="https://en.wikipedia.org/wiki/Diagonalizable_matrix" TargetMode="External"/><Relationship Id="rId127" Type="http://schemas.openxmlformats.org/officeDocument/2006/relationships/hyperlink" Target="https://en.wikipedia.org/wiki/Eigenvalues_and_eigenvectors" TargetMode="External"/><Relationship Id="rId129" Type="http://schemas.openxmlformats.org/officeDocument/2006/relationships/hyperlink" Target="https://en.wikipedia.org/wiki/Matrix_similarity" TargetMode="External"/><Relationship Id="rId137" Type="http://schemas.openxmlformats.org/officeDocument/2006/relationships/hyperlink" Target="https://en.wikipedia.org/wiki/Schur_complement" TargetMode="External"/><Relationship Id="rId125" Type="http://schemas.openxmlformats.org/officeDocument/2006/relationships/hyperlink" Target="https://ucla-biostat-216.github.io/2024fall/slides/10-eig/10-eig.html" TargetMode="External"/><Relationship Id="rId133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2026-10-18T19:27:49Z</dcterms:created>
  <dcterms:modified xsi:type="dcterms:W3CDTF">2026-10-18T19:27:49Z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