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11"/>
        </w:numPr>
      </w:pPr>
      <w:del w:id="4" w:author="PR Preview" w:date="2026-01-01T00:00:00Z">
        <w:r>
          <w:delText xml:space="preserve">Wikipedia contributors [1]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the row space, column space and null space</w:delText>
        </w:r>
      </w:del>
    </w:p>
    <w:p>
      <w:pPr>
        <w:numPr>
          <w:ilvl w:val="0"/>
          <w:numId w:val="1011"/>
        </w:numPr>
      </w:pPr>
      <w:del w:id="7" w:author="PR Preview" w:date="2026-01-01T00:00:00Z">
        <w:r>
          <w:delText xml:space="preserve">Wikipedia contributors [4]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the rank-nullity theorem and its proofs</w:delText>
        </w:r>
      </w:del>
    </w:p>
    <w:p>
      <w:pPr>
        <w:numPr>
          <w:ilvl w:val="0"/>
          <w:numId w:val="1011"/>
        </w:numPr>
      </w:pPr>
      <w:del w:id="10" w:author="PR Preview" w:date="2026-01-01T00:00:00Z">
        <w:r>
          <w:delText xml:space="preserve">Wikipedia contributors [2]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Gram matrices and their properties</w:delText>
        </w:r>
      </w:del>
    </w:p>
    <w:p>
      <w:pPr>
        <w:numPr>
          <w:ilvl w:val="0"/>
          <w:numId w:val="1011"/>
        </w:numPr>
      </w:pPr>
      <w:del w:id="13" w:author="PR Preview" w:date="2026-01-01T00:00:00Z">
        <w:r>
          <w:delText xml:space="preserve">Wikipedia contributors [5]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— affine spaces and subspaces</w:delText>
        </w:r>
      </w:del>
    </w:p>
    <w:p>
      <w:pPr>
        <w:numPr>
          <w:ilvl w:val="0"/>
          <w:numId w:val="1011"/>
        </w:numPr>
      </w:pPr>
      <w:del w:id="16" w:author="PR Preview" w:date="2026-01-01T00:00:00Z">
        <w:r>
          <w:delText xml:space="preserve">Wikipedia contributors [6]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— half-spaces</w:delText>
        </w:r>
      </w:del>
    </w:p>
    <w:p>
      <w:pPr>
        <w:numPr>
          <w:ilvl w:val="0"/>
          <w:numId w:val="1011"/>
        </w:numPr>
      </w:pPr>
      <w:del w:id="19" w:author="PR Preview" w:date="2026-01-01T00:00:00Z">
        <w:r>
          <w:delText xml:space="preserve">Wikipedia contributors [7]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— rank factorizations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2026-10-18T19:37:44Z</dcterms:created>
  <dcterms:modified xsi:type="dcterms:W3CDTF">2026-10-18T19:37:44Z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