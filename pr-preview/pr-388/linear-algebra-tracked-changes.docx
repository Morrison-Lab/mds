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2026-10-18 11:27:44 (PDT)</w:delText>
        </w:r>
      </w:del>
    </w:p>
    <w:p>
      <w:pPr>
        <w:pStyle w:val="Date"/>
      </w:pPr>
      <w:ins w:id="2" w:author="PR Preview" w:date="2026-01-01T00:00:00Z">
        <w:r>
          <w:t xml:space="preserve">Last modified: 2026-10-18 11:48:00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ins w:id="3" w:author="PR Preview" w:date="2026-01-01T00:00:00Z">
        <w:r>
          <w:t xml:space="preserve">These four statements are the fundamental theorem of linear algebra</w:t>
        </w:r>
      </w:ins>
      <w:ins w:id="4" w:author="PR Preview" w:date="2026-01-01T00:00:00Z">
        <w:r>
          <w:t xml:space="preserve"> </w:t>
        </w:r>
      </w:ins>
      <w:ins w:id="5" w:author="PR Preview" w:date="2026-01-01T00:00:00Z">
        <w:r>
          <w:t xml:space="preserve">[49]</w:t>
        </w:r>
      </w:ins>
      <w:ins w:id="6" w:author="PR Preview" w:date="2026-01-01T00:00:00Z">
        <w:r>
          <w:t xml:space="preserve">.</w:t>
        </w:r>
      </w:ins>
    </w:p>
    <w:bookmarkEnd w:id="345"/>
    <w:bookmarkEnd w:id="346"/>
    <w:bookmarkStart w:id="358" w:name="sec-inner-products"/>
    <w:p>
      <w:pPr>
        <w:pStyle w:val="Heading2"/>
      </w:pPr>
      <w:r>
        <w:t xml:space="preserve">10 Inner products</w:t>
      </w:r>
    </w:p>
    <w:bookmarkStart w:id="347" w:name="def-inner-product"/>
    <w:p>
      <w:pPr>
        <w:pStyle w:val="FirstParagraph"/>
      </w:pPr>
      <w:del w:id="7" w:author="PR Preview" w:date="2026-01-01T00:00:00Z">
        <w:r>
          <w:rPr>
            <w:b/>
            <w:bCs/>
          </w:rPr>
          <w:delText xml:space="preserve">Definition 68 (Inner product)</w:delText>
        </w:r>
      </w:del>
      <w:del w:id="8" w:author="PR Preview" w:date="2026-01-01T00:00:00Z">
        <w:r>
          <w:delText xml:space="preserve"> </w:delText>
        </w:r>
      </w:del>
      <w:del w:id="9" w:author="PR Preview" w:date="2026-01-01T00:00:00Z">
        <w:r>
          <w:delText xml:space="preserve">An</w:delText>
        </w:r>
      </w:del>
      <w:del w:id="10" w:author="PR Preview" w:date="2026-01-01T00:00:00Z">
        <w:r>
          <w:delText xml:space="preserve"> </w:delText>
        </w:r>
      </w:del>
      <w:del w:id="11" w:author="PR Preview" w:date="2026-01-01T00:00:00Z">
        <w:r>
          <w:rPr>
            <w:b/>
            <w:bCs/>
          </w:rPr>
          <w:delText xml:space="preserve">inner product</w:delText>
        </w:r>
      </w:del>
      <w:del w:id="12" w:author="PR Preview" w:date="2026-01-01T00:00:00Z">
        <w:r>
          <w:delText xml:space="preserve"> </w:delText>
        </w:r>
      </w:del>
      <w:del w:id="13" w:author="PR Preview" w:date="2026-01-01T00:00:00Z">
        <w:r>
          <w:delText xml:space="preserve">[49]</w:delText>
        </w:r>
      </w:del>
      <w:del w:id="14" w:author="PR Preview" w:date="2026-01-01T00:00:00Z">
        <w:r>
          <w:delText xml:space="preserve"> </w:delText>
        </w:r>
      </w:del>
      <w:del w:id="15" w:author="PR Preview" w:date="2026-01-01T00:00:00Z">
        <w:r>
          <w:delText xml:space="preserve">on</w:delText>
        </w:r>
      </w:del>
      <w:del w:id="16" w:author="PR Preview" w:date="2026-01-01T00:00:00Z">
        <w:r>
          <w:delText xml:space="preserve"> </w:delText>
        </w:r>
      </w:del>
      <m:oMath>
        <m:sSup>
          <m:e>
            <m:r>
              <m:rPr>
                <m:scr m:val="double-struck"/>
                <m:sty m:val="p"/>
              </m:rPr>
              <m:t>R</m:t>
            </m:r>
          </m:e>
          <m:sup>
            <m:r>
              <m:t>p</m:t>
            </m:r>
          </m:sup>
        </m:sSup>
      </m:oMath>
      <w:del w:id="17" w:author="PR Preview" w:date="2026-01-01T00:00:00Z">
        <w:r>
          <w:delText xml:space="preserve"> </w:delText>
        </w:r>
      </w:del>
      <w:del w:id="18" w:author="PR Preview" w:date="2026-01-01T00:00:00Z">
        <w:r>
          <w:delText xml:space="preserve">is a function</w:delText>
        </w:r>
      </w:del>
      <w:del w:id="19" w:author="PR Preview" w:date="2026-01-01T00:00:00Z">
        <w:r>
          <w:delText xml:space="preserve"> </w:delText>
        </w:r>
      </w:del>
      <w:del w:id="20" w:author="PR Preview" w:date="2026-01-01T00:00:00Z">
        <w:r>
          <w:delText xml:space="preserve">that assigns to each ordered pair of vectors</w:delText>
        </w:r>
      </w:del>
      <w:del w:id="21" w:author="PR Preview" w:date="2026-01-01T00:00:00Z">
        <w:r>
          <w:delText xml:space="preserve"> </w:delText>
        </w:r>
      </w:del>
      <w:del w:id="22" w:author="PR Preview" w:date="2026-01-01T00:00:00Z">
        <w:r>
          <w:delText xml:space="preserve">$\mathord{\smash[b]{\underset{\raise.3ex\hbox{$\scriptstyle\sim$}}{x}}\vphantom{x}}, \mathord{\smash[b]{\underset{\raise.3ex\hbox{$\scriptstyle\sim$}}{y}}\vphantom{y}}\in \mathbb{R}^p$</w:delText>
        </w:r>
      </w:del>
      <w:del w:id="23" w:author="PR Preview" w:date="2026-01-01T00:00:00Z">
        <w:r>
          <w:delText xml:space="preserve"> </w:delText>
        </w:r>
      </w:del>
      <w:del w:id="24" w:author="PR Preview" w:date="2026-01-01T00:00:00Z">
        <w:r>
          <w:delText xml:space="preserve">a real number</w:delText>
        </w:r>
      </w:del>
      <w:del w:id="25" w:author="PR Preview" w:date="2026-01-01T00:00:00Z">
        <w:r>
          <w:delText xml:space="preserve"> </w:delText>
        </w:r>
      </w:del>
      <w:del w:id="26" w:author="PR Preview" w:date="2026-01-01T00:00:00Z">
        <w:r>
          <w:delText xml:space="preserve">$\mathopen{}\left\langle \mathord{\smash[b]{\underset{\raise.3ex\hbox{$\scriptstyle\sim$}}{x}}\vphantom{x}}, \mathord{\smash[b]{\underset{\raise.3ex\hbox{$\scriptstyle\sim$}}{y}}\vphantom{y}}\right\rangle\mathclose{}$</w:delText>
        </w:r>
      </w:del>
      <w:del w:id="27" w:author="PR Preview" w:date="2026-01-01T00:00:00Z">
        <w:r>
          <w:delText xml:space="preserve">,</w:delText>
        </w:r>
      </w:del>
      <w:del w:id="28" w:author="PR Preview" w:date="2026-01-01T00:00:00Z">
        <w:r>
          <w:delText xml:space="preserve"> </w:delText>
        </w:r>
      </w:del>
      <w:del w:id="29" w:author="PR Preview" w:date="2026-01-01T00:00:00Z">
        <w:r>
          <w:delText xml:space="preserve">and that has the following four properties</w:delText>
        </w:r>
      </w:del>
      <w:del w:id="30" w:author="PR Preview" w:date="2026-01-01T00:00:00Z">
        <w:r>
          <w:delText xml:space="preserve"> </w:delText>
        </w:r>
      </w:del>
      <w:del w:id="31" w:author="PR Preview" w:date="2026-01-01T00:00:00Z">
        <w:r>
          <w:delText xml:space="preserve">for all</w:delText>
        </w:r>
      </w:del>
      <w:del w:id="32" w:author="PR Preview" w:date="2026-01-01T00:00:00Z">
        <w:r>
          <w:delText xml:space="preserve"> </w:delText>
        </w:r>
      </w:del>
      <w:del w:id="33" w:author="PR Preview" w:date="2026-01-01T00:00:00Z">
        <w:r>
          <w:delText xml:space="preserve">$\mathord{\smash[b]{\underset{\raise.3ex\hbox{$\scriptstyle\sim$}}{x}}\vphantom{x}}, \mathord{\smash[b]{\underset{\raise.3ex\hbox{$\scriptstyle\sim$}}{y}}\vphantom{y}}, \mathord{\smash[b]{\underset{\raise.3ex\hbox{$\scriptstyle\sim$}}{z}}\vphantom{z}} \in \mathbb{R}^p$</w:delText>
        </w:r>
      </w:del>
      <w:del w:id="34" w:author="PR Preview" w:date="2026-01-01T00:00:00Z">
        <w:r>
          <w:delText xml:space="preserve"> </w:delText>
        </w:r>
      </w:del>
      <w:del w:id="35" w:author="PR Preview" w:date="2026-01-01T00:00:00Z">
        <w:r>
          <w:delText xml:space="preserve">and all real numbers</w:delText>
        </w:r>
      </w:del>
      <w:del w:id="36" w:author="PR Preview" w:date="2026-01-01T00:00:00Z">
        <w:r>
          <w:delText xml:space="preserve"> </w:delText>
        </w:r>
      </w:del>
      <m:oMath>
        <m:r>
          <m:t>a</m:t>
        </m:r>
        <m:r>
          <m:rPr>
            <m:sty m:val="p"/>
          </m:rPr>
          <m:t>,</m:t>
        </m:r>
        <m:r>
          <m:t>b</m:t>
        </m:r>
      </m:oMath>
      <w:del w:id="37" w:author="PR Preview" w:date="2026-01-01T00:00:00Z">
        <w:r>
          <w:delText xml:space="preserve">:</w:delText>
        </w:r>
      </w:del>
    </w:p>
    <w:p>
      <w:pPr>
        <w:pStyle w:val="FirstParagraph"/>
      </w:pPr>
      <w:ins w:id="38" w:author="PR Preview" w:date="2026-01-01T00:00:00Z">
        <w:r>
          <w:rPr>
            <w:b/>
            <w:bCs/>
          </w:rPr>
          <w:t xml:space="preserve">Definition 68 (Inner product)</w:t>
        </w:r>
      </w:ins>
      <w:ins w:id="39" w:author="PR Preview" w:date="2026-01-01T00:00:00Z">
        <w:r>
          <w:t xml:space="preserve"> </w:t>
        </w:r>
      </w:ins>
      <w:ins w:id="40" w:author="PR Preview" w:date="2026-01-01T00:00:00Z">
        <w:r>
          <w:t xml:space="preserve">An</w:t>
        </w:r>
      </w:ins>
      <w:ins w:id="41" w:author="PR Preview" w:date="2026-01-01T00:00:00Z">
        <w:r>
          <w:t xml:space="preserve"> </w:t>
        </w:r>
      </w:ins>
      <w:ins w:id="42" w:author="PR Preview" w:date="2026-01-01T00:00:00Z">
        <w:r>
          <w:rPr>
            <w:b/>
            <w:bCs/>
          </w:rPr>
          <w:t xml:space="preserve">inner product</w:t>
        </w:r>
      </w:ins>
      <w:ins w:id="43" w:author="PR Preview" w:date="2026-01-01T00:00:00Z">
        <w:r>
          <w:t xml:space="preserve"> </w:t>
        </w:r>
      </w:ins>
      <w:ins w:id="44" w:author="PR Preview" w:date="2026-01-01T00:00:00Z">
        <w:r>
          <w:t xml:space="preserve">[50]</w:t>
        </w:r>
      </w:ins>
      <w:ins w:id="45" w:author="PR Preview" w:date="2026-01-01T00:00:00Z">
        <w:r>
          <w:t xml:space="preserve"> </w:t>
        </w:r>
      </w:ins>
      <w:ins w:id="46" w:author="PR Preview" w:date="2026-01-01T00:00:00Z">
        <w:r>
          <w:t xml:space="preserve">on</w:t>
        </w:r>
      </w:ins>
      <w:ins w:id="47" w:author="PR Preview" w:date="2026-01-01T00:00:00Z">
        <w:r>
          <w:t xml:space="preserve"> </w:t>
        </w:r>
      </w:ins>
      <m:oMath>
        <m:sSup>
          <m:e>
            <m:r>
              <m:rPr>
                <m:scr m:val="double-struck"/>
                <m:sty m:val="p"/>
              </m:rPr>
              <m:t>R</m:t>
            </m:r>
          </m:e>
          <m:sup>
            <m:r>
              <m:t>p</m:t>
            </m:r>
          </m:sup>
        </m:sSup>
      </m:oMath>
      <w:ins w:id="48" w:author="PR Preview" w:date="2026-01-01T00:00:00Z">
        <w:r>
          <w:t xml:space="preserve"> </w:t>
        </w:r>
      </w:ins>
      <w:ins w:id="49" w:author="PR Preview" w:date="2026-01-01T00:00:00Z">
        <w:r>
          <w:t xml:space="preserve">is a function</w:t>
        </w:r>
      </w:ins>
      <w:ins w:id="50" w:author="PR Preview" w:date="2026-01-01T00:00:00Z">
        <w:r>
          <w:t xml:space="preserve"> </w:t>
        </w:r>
      </w:ins>
      <w:ins w:id="51" w:author="PR Preview" w:date="2026-01-01T00:00:00Z">
        <w:r>
          <w:t xml:space="preserve">that assigns to each ordered pair of vectors</w:t>
        </w:r>
      </w:ins>
      <w:ins w:id="52" w:author="PR Preview" w:date="2026-01-01T00:00:00Z">
        <w:r>
          <w:t xml:space="preserve"> </w:t>
        </w:r>
      </w:ins>
      <w:ins w:id="53" w:author="PR Preview" w:date="2026-01-01T00:00:00Z">
        <w:r>
          <w:t xml:space="preserve">$\mathord{\smash[b]{\underset{\raise.3ex\hbox{$\scriptstyle\sim$}}{x}}\vphantom{x}}, \mathord{\smash[b]{\underset{\raise.3ex\hbox{$\scriptstyle\sim$}}{y}}\vphantom{y}}\in \mathbb{R}^p$</w:t>
        </w:r>
      </w:ins>
      <w:ins w:id="54" w:author="PR Preview" w:date="2026-01-01T00:00:00Z">
        <w:r>
          <w:t xml:space="preserve"> </w:t>
        </w:r>
      </w:ins>
      <w:ins w:id="55" w:author="PR Preview" w:date="2026-01-01T00:00:00Z">
        <w:r>
          <w:t xml:space="preserve">a real number</w:t>
        </w:r>
      </w:ins>
      <w:ins w:id="56" w:author="PR Preview" w:date="2026-01-01T00:00:00Z">
        <w:r>
          <w:t xml:space="preserve"> </w:t>
        </w:r>
      </w:ins>
      <w:ins w:id="57" w:author="PR Preview" w:date="2026-01-01T00:00:00Z">
        <w:r>
          <w:t xml:space="preserve">$\mathopen{}\left\langle \mathord{\smash[b]{\underset{\raise.3ex\hbox{$\scriptstyle\sim$}}{x}}\vphantom{x}}, \mathord{\smash[b]{\underset{\raise.3ex\hbox{$\scriptstyle\sim$}}{y}}\vphantom{y}}\right\rangle\mathclose{}$</w:t>
        </w:r>
      </w:ins>
      <w:ins w:id="58" w:author="PR Preview" w:date="2026-01-01T00:00:00Z">
        <w:r>
          <w:t xml:space="preserve">,</w:t>
        </w:r>
      </w:ins>
      <w:ins w:id="59" w:author="PR Preview" w:date="2026-01-01T00:00:00Z">
        <w:r>
          <w:t xml:space="preserve"> </w:t>
        </w:r>
      </w:ins>
      <w:ins w:id="60" w:author="PR Preview" w:date="2026-01-01T00:00:00Z">
        <w:r>
          <w:t xml:space="preserve">and that has the following four properties</w:t>
        </w:r>
      </w:ins>
      <w:ins w:id="61" w:author="PR Preview" w:date="2026-01-01T00:00:00Z">
        <w:r>
          <w:t xml:space="preserve"> </w:t>
        </w:r>
      </w:ins>
      <w:ins w:id="62" w:author="PR Preview" w:date="2026-01-01T00:00:00Z">
        <w:r>
          <w:t xml:space="preserve">for all</w:t>
        </w:r>
      </w:ins>
      <w:ins w:id="63" w:author="PR Preview" w:date="2026-01-01T00:00:00Z">
        <w:r>
          <w:t xml:space="preserve"> </w:t>
        </w:r>
      </w:ins>
      <w:ins w:id="64" w:author="PR Preview" w:date="2026-01-01T00:00:00Z">
        <w:r>
          <w:t xml:space="preserve">$\mathord{\smash[b]{\underset{\raise.3ex\hbox{$\scriptstyle\sim$}}{x}}\vphantom{x}}, \mathord{\smash[b]{\underset{\raise.3ex\hbox{$\scriptstyle\sim$}}{y}}\vphantom{y}}, \mathord{\smash[b]{\underset{\raise.3ex\hbox{$\scriptstyle\sim$}}{z}}\vphantom{z}} \in \mathbb{R}^p$</w:t>
        </w:r>
      </w:ins>
      <w:ins w:id="65" w:author="PR Preview" w:date="2026-01-01T00:00:00Z">
        <w:r>
          <w:t xml:space="preserve"> </w:t>
        </w:r>
      </w:ins>
      <w:ins w:id="66" w:author="PR Preview" w:date="2026-01-01T00:00:00Z">
        <w:r>
          <w:t xml:space="preserve">and all real numbers</w:t>
        </w:r>
      </w:ins>
      <w:ins w:id="67" w:author="PR Preview" w:date="2026-01-01T00:00:00Z">
        <w:r>
          <w:t xml:space="preserve"> </w:t>
        </w:r>
      </w:ins>
      <m:oMath>
        <m:r>
          <m:t>a</m:t>
        </m:r>
        <m:r>
          <m:rPr>
            <m:sty m:val="p"/>
          </m:rPr>
          <m:t>,</m:t>
        </m:r>
        <m:r>
          <m:t>b</m:t>
        </m:r>
      </m:oMath>
      <w:ins w:id="68" w:author="PR Preview" w:date="2026-01-01T00:00:00Z">
        <w:r>
          <w:t xml:space="preserve">:</w:t>
        </w:r>
      </w:ins>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del w:id="69" w:author="PR Preview" w:date="2026-01-01T00:00:00Z">
        <w:r>
          <w:rPr>
            <w:i/>
            <w:iCs/>
          </w:rPr>
          <w:delText xml:space="preserve">Remark 22</w:delText>
        </w:r>
      </w:del>
      <w:del w:id="70" w:author="PR Preview" w:date="2026-01-01T00:00:00Z">
        <w:r>
          <w:delText xml:space="preserve"> (The definition in other sources). </w:delText>
        </w:r>
      </w:del>
      <w:del w:id="71" w:author="PR Preview" w:date="2026-01-01T00:00:00Z">
        <w:r>
          <w:delText xml:space="preserve">Axler [50], Definition 6.2, p. 183</w:delText>
        </w:r>
      </w:del>
      <w:del w:id="72" w:author="PR Preview" w:date="2026-01-01T00:00:00Z">
        <w:r>
          <w:delText xml:space="preserve"> </w:delText>
        </w:r>
      </w:del>
      <w:del w:id="73" w:author="PR Preview" w:date="2026-01-01T00:00:00Z">
        <w:r>
          <w:delText xml:space="preserve">states the same definition</w:delText>
        </w:r>
      </w:del>
      <w:del w:id="74" w:author="PR Preview" w:date="2026-01-01T00:00:00Z">
        <w:r>
          <w:delText xml:space="preserve"> </w:delText>
        </w:r>
      </w:del>
      <w:del w:id="75" w:author="PR Preview" w:date="2026-01-01T00:00:00Z">
        <w:r>
          <w:delText xml:space="preserve">for any vector space over the real or complex numbers.</w:delText>
        </w:r>
      </w:del>
      <w:del w:id="76" w:author="PR Preview" w:date="2026-01-01T00:00:00Z">
        <w:r>
          <w:delText xml:space="preserve"> </w:delText>
        </w:r>
      </w:del>
      <w:del w:id="77" w:author="PR Preview" w:date="2026-01-01T00:00:00Z">
        <w:r>
          <w:delText xml:space="preserve">Axler splits linearity in the first slot into additivity and homogeneity,</w:delText>
        </w:r>
      </w:del>
      <w:del w:id="78" w:author="PR Preview" w:date="2026-01-01T00:00:00Z">
        <w:r>
          <w:delText xml:space="preserve"> </w:delText>
        </w:r>
      </w:del>
      <w:del w:id="79" w:author="PR Preview" w:date="2026-01-01T00:00:00Z">
        <w:r>
          <w:delText xml:space="preserve">and his last property is</w:delText>
        </w:r>
      </w:del>
      <w:del w:id="80" w:author="PR Preview" w:date="2026-01-01T00:00:00Z">
        <w:r>
          <w:delText xml:space="preserve"> </w:delText>
        </w:r>
      </w:del>
      <w:del w:id="81" w:author="PR Preview" w:date="2026-01-01T00:00:00Z">
        <w:r>
          <w:rPr>
            <w:i/>
            <w:iCs/>
          </w:rPr>
          <w:delText xml:space="preserve">conjugate</w:delText>
        </w:r>
      </w:del>
      <w:del w:id="82" w:author="PR Preview" w:date="2026-01-01T00:00:00Z">
        <w:r>
          <w:delText xml:space="preserve"> </w:delText>
        </w:r>
      </w:del>
      <w:del w:id="83" w:author="PR Preview" w:date="2026-01-01T00:00:00Z">
        <w:r>
          <w:delText xml:space="preserve">symmetry,</w:delText>
        </w:r>
      </w:del>
      <w:del w:id="84" w:author="PR Preview" w:date="2026-01-01T00:00:00Z">
        <w:r>
          <w:delText xml:space="preserve"> </w:delText>
        </w:r>
      </w:del>
      <w:del w:id="85"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86" w:author="PR Preview" w:date="2026-01-01T00:00:00Z">
        <w:r>
          <w:delText xml:space="preserve">,</w:delText>
        </w:r>
      </w:del>
      <w:del w:id="87" w:author="PR Preview" w:date="2026-01-01T00:00:00Z">
        <w:r>
          <w:delText xml:space="preserve"> </w:delText>
        </w:r>
      </w:del>
      <w:del w:id="88" w:author="PR Preview" w:date="2026-01-01T00:00:00Z">
        <w:r>
          <w:delText xml:space="preserve">which for real numbers is the same as symmetry.</w:delText>
        </w:r>
      </w:del>
      <w:del w:id="89" w:author="PR Preview" w:date="2026-01-01T00:00:00Z">
        <w:r>
          <w:delText xml:space="preserve"> </w:delText>
        </w:r>
      </w:del>
      <w:del w:id="90" w:author="PR Preview" w:date="2026-01-01T00:00:00Z">
        <w:r>
          <w:delText xml:space="preserve">Symmetry and linearity in the first slot together give linearity in the second slot.</w:delText>
        </w:r>
      </w:del>
    </w:p>
    <w:p>
      <w:pPr>
        <w:pStyle w:val="FirstParagraph"/>
      </w:pPr>
      <w:ins w:id="91" w:author="PR Preview" w:date="2026-01-01T00:00:00Z">
        <w:r>
          <w:rPr>
            <w:i/>
            <w:iCs/>
          </w:rPr>
          <w:t xml:space="preserve">Remark 22</w:t>
        </w:r>
      </w:ins>
      <w:ins w:id="92" w:author="PR Preview" w:date="2026-01-01T00:00:00Z">
        <w:r>
          <w:t xml:space="preserve"> (The definition in other sources). </w:t>
        </w:r>
      </w:ins>
      <w:ins w:id="93" w:author="PR Preview" w:date="2026-01-01T00:00:00Z">
        <w:r>
          <w:t xml:space="preserve">Axler [51], Definition 6.2, p. 183</w:t>
        </w:r>
      </w:ins>
      <w:ins w:id="94" w:author="PR Preview" w:date="2026-01-01T00:00:00Z">
        <w:r>
          <w:t xml:space="preserve"> </w:t>
        </w:r>
      </w:ins>
      <w:ins w:id="95" w:author="PR Preview" w:date="2026-01-01T00:00:00Z">
        <w:r>
          <w:t xml:space="preserve">states the same definition</w:t>
        </w:r>
      </w:ins>
      <w:ins w:id="96" w:author="PR Preview" w:date="2026-01-01T00:00:00Z">
        <w:r>
          <w:t xml:space="preserve"> </w:t>
        </w:r>
      </w:ins>
      <w:ins w:id="97" w:author="PR Preview" w:date="2026-01-01T00:00:00Z">
        <w:r>
          <w:t xml:space="preserve">for any vector space over the real or complex numbers.</w:t>
        </w:r>
      </w:ins>
      <w:ins w:id="98" w:author="PR Preview" w:date="2026-01-01T00:00:00Z">
        <w:r>
          <w:t xml:space="preserve"> </w:t>
        </w:r>
      </w:ins>
      <w:ins w:id="99" w:author="PR Preview" w:date="2026-01-01T00:00:00Z">
        <w:r>
          <w:t xml:space="preserve">Axler splits linearity in the first slot into additivity and homogeneity,</w:t>
        </w:r>
      </w:ins>
      <w:ins w:id="100" w:author="PR Preview" w:date="2026-01-01T00:00:00Z">
        <w:r>
          <w:t xml:space="preserve"> </w:t>
        </w:r>
      </w:ins>
      <w:ins w:id="101" w:author="PR Preview" w:date="2026-01-01T00:00:00Z">
        <w:r>
          <w:t xml:space="preserve">and his last property is</w:t>
        </w:r>
      </w:ins>
      <w:ins w:id="102" w:author="PR Preview" w:date="2026-01-01T00:00:00Z">
        <w:r>
          <w:t xml:space="preserve"> </w:t>
        </w:r>
      </w:ins>
      <w:ins w:id="103" w:author="PR Preview" w:date="2026-01-01T00:00:00Z">
        <w:r>
          <w:rPr>
            <w:i/>
            <w:iCs/>
          </w:rPr>
          <w:t xml:space="preserve">conjugate</w:t>
        </w:r>
      </w:ins>
      <w:ins w:id="104" w:author="PR Preview" w:date="2026-01-01T00:00:00Z">
        <w:r>
          <w:t xml:space="preserve"> </w:t>
        </w:r>
      </w:ins>
      <w:ins w:id="105" w:author="PR Preview" w:date="2026-01-01T00:00:00Z">
        <w:r>
          <w:t xml:space="preserve">symmetry,</w:t>
        </w:r>
      </w:ins>
      <w:ins w:id="106" w:author="PR Preview" w:date="2026-01-01T00:00:00Z">
        <w:r>
          <w:t xml:space="preserve"> </w:t>
        </w:r>
      </w:ins>
      <w:ins w:id="107"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08" w:author="PR Preview" w:date="2026-01-01T00:00:00Z">
        <w:r>
          <w:t xml:space="preserve">,</w:t>
        </w:r>
      </w:ins>
      <w:ins w:id="109" w:author="PR Preview" w:date="2026-01-01T00:00:00Z">
        <w:r>
          <w:t xml:space="preserve"> </w:t>
        </w:r>
      </w:ins>
      <w:ins w:id="110" w:author="PR Preview" w:date="2026-01-01T00:00:00Z">
        <w:r>
          <w:t xml:space="preserve">which for real numbers is the same as symmetry.</w:t>
        </w:r>
      </w:ins>
      <w:ins w:id="111" w:author="PR Preview" w:date="2026-01-01T00:00:00Z">
        <w:r>
          <w:t xml:space="preserve"> </w:t>
        </w:r>
      </w:ins>
      <w:ins w:id="112" w:author="PR Preview" w:date="2026-01-01T00:00:00Z">
        <w:r>
          <w:t xml:space="preserve">Symmetry and linearity in the first slot together give linearity in the second slot.</w:t>
        </w:r>
      </w:ins>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del w:id="113" w:author="PR Preview" w:date="2026-01-01T00:00:00Z">
        <w:r>
          <w:rPr>
            <w:b/>
            <w:bCs/>
          </w:rPr>
          <w:delText xml:space="preserve">Definition 69 (Inner product space)</w:delText>
        </w:r>
      </w:del>
      <w:del w:id="114" w:author="PR Preview" w:date="2026-01-01T00:00:00Z">
        <w:r>
          <w:delText xml:space="preserve"> </w:delText>
        </w:r>
      </w:del>
      <w:del w:id="115" w:author="PR Preview" w:date="2026-01-01T00:00:00Z">
        <w:r>
          <w:delText xml:space="preserve">A</w:delText>
        </w:r>
      </w:del>
      <w:del w:id="116" w:author="PR Preview" w:date="2026-01-01T00:00:00Z">
        <w:r>
          <w:delText xml:space="preserve"> </w:delText>
        </w:r>
      </w:del>
      <w:del w:id="117" w:author="PR Preview" w:date="2026-01-01T00:00:00Z">
        <w:r>
          <w:rPr>
            <w:b/>
            <w:bCs/>
          </w:rPr>
          <w:delText xml:space="preserve">real inner product space</w:delText>
        </w:r>
      </w:del>
      <w:del w:id="118" w:author="PR Preview" w:date="2026-01-01T00:00:00Z">
        <w:r>
          <w:delText xml:space="preserve"> </w:delText>
        </w:r>
      </w:del>
      <w:del w:id="119" w:author="PR Preview" w:date="2026-01-01T00:00:00Z">
        <w:r>
          <w:delText xml:space="preserve">[49]</w:delText>
        </w:r>
      </w:del>
      <w:del w:id="120" w:author="PR Preview" w:date="2026-01-01T00:00:00Z">
        <w:r>
          <w:delText xml:space="preserve"> </w:delText>
        </w:r>
      </w:del>
      <w:del w:id="121" w:author="PR Preview" w:date="2026-01-01T00:00:00Z">
        <w:r>
          <w:delText xml:space="preserve">is a pair</w:delText>
        </w:r>
      </w:del>
      <w:del w:id="122"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123" w:author="PR Preview" w:date="2026-01-01T00:00:00Z">
        <w:r>
          <w:delText xml:space="preserve"> </w:delText>
        </w:r>
      </w:del>
      <w:del w:id="124" w:author="PR Preview" w:date="2026-01-01T00:00:00Z">
        <w:r>
          <w:delText xml:space="preserve">of a real vector space</w:delText>
        </w:r>
      </w:del>
      <w:del w:id="125" w:author="PR Preview" w:date="2026-01-01T00:00:00Z">
        <w:r>
          <w:delText xml:space="preserve"> </w:delText>
        </w:r>
      </w:del>
      <m:oMath>
        <m:r>
          <m:t>V</m:t>
        </m:r>
      </m:oMath>
      <w:del w:id="126" w:author="PR Preview" w:date="2026-01-01T00:00:00Z">
        <w:r>
          <w:delText xml:space="preserve"> </w:delText>
        </w:r>
      </w:del>
      <w:del w:id="127" w:author="PR Preview" w:date="2026-01-01T00:00:00Z">
        <w:r>
          <w:delText xml:space="preserve">and an inner product</w:delText>
        </w:r>
      </w:del>
      <w:del w:id="128"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29" w:author="PR Preview" w:date="2026-01-01T00:00:00Z">
        <w:r>
          <w:delText xml:space="preserve"> </w:delText>
        </w:r>
      </w:del>
      <w:del w:id="130" w:author="PR Preview" w:date="2026-01-01T00:00:00Z">
        <w:r>
          <w:delText xml:space="preserve">on it,</w:delText>
        </w:r>
      </w:del>
      <w:del w:id="131" w:author="PR Preview" w:date="2026-01-01T00:00:00Z">
        <w:r>
          <w:delText xml:space="preserve"> </w:delText>
        </w:r>
      </w:del>
      <w:del w:id="132" w:author="PR Preview" w:date="2026-01-01T00:00:00Z">
        <w:r>
          <w:delText xml:space="preserve">a function with the four properties of</w:delText>
        </w:r>
      </w:del>
      <w:del w:id="133" w:author="PR Preview" w:date="2026-01-01T00:00:00Z">
        <w:r>
          <w:delText xml:space="preserve"> </w:delText>
        </w:r>
      </w:del>
      <w:hyperlink w:anchor="def-inner-product">
        <w:del w:id="134" w:author="PR Preview" w:date="2026-01-01T00:00:00Z">
          <w:r>
            <w:rPr>
              <w:rStyle w:val="Hyperlink"/>
            </w:rPr>
            <w:delText xml:space="preserve">Definition 68</w:delText>
          </w:r>
        </w:del>
      </w:hyperlink>
      <w:del w:id="135" w:author="PR Preview" w:date="2026-01-01T00:00:00Z">
        <w:r>
          <w:delText xml:space="preserve">.</w:delText>
        </w:r>
      </w:del>
      <w:del w:id="136" w:author="PR Preview" w:date="2026-01-01T00:00:00Z">
        <w:r>
          <w:delText xml:space="preserve"> </w:delText>
        </w:r>
      </w:del>
      <w:del w:id="137" w:author="PR Preview" w:date="2026-01-01T00:00:00Z">
        <w:r>
          <w:delText xml:space="preserve">We say that</w:delText>
        </w:r>
      </w:del>
      <w:del w:id="138" w:author="PR Preview" w:date="2026-01-01T00:00:00Z">
        <w:r>
          <w:delText xml:space="preserve"> </w:delText>
        </w:r>
      </w:del>
      <m:oMath>
        <m:r>
          <m:t>V</m:t>
        </m:r>
      </m:oMath>
      <w:del w:id="139" w:author="PR Preview" w:date="2026-01-01T00:00:00Z">
        <w:r>
          <w:delText xml:space="preserve"> </w:delText>
        </w:r>
      </w:del>
      <w:del w:id="140" w:author="PR Preview" w:date="2026-01-01T00:00:00Z">
        <w:r>
          <w:delText xml:space="preserve">is</w:delText>
        </w:r>
      </w:del>
      <w:del w:id="141" w:author="PR Preview" w:date="2026-01-01T00:00:00Z">
        <w:r>
          <w:delText xml:space="preserve"> </w:delText>
        </w:r>
      </w:del>
      <w:del w:id="142" w:author="PR Preview" w:date="2026-01-01T00:00:00Z">
        <w:r>
          <w:rPr>
            <w:b/>
            <w:bCs/>
          </w:rPr>
          <w:delText xml:space="preserve">equipped with</w:delText>
        </w:r>
      </w:del>
      <w:del w:id="143" w:author="PR Preview" w:date="2026-01-01T00:00:00Z">
        <w:r>
          <w:delText xml:space="preserve"> </w:delText>
        </w:r>
      </w:del>
      <w:del w:id="144" w:author="PR Preview" w:date="2026-01-01T00:00:00Z">
        <w:r>
          <w:delText xml:space="preserve">that inner product:</w:delText>
        </w:r>
      </w:del>
      <w:del w:id="145" w:author="PR Preview" w:date="2026-01-01T00:00:00Z">
        <w:r>
          <w:delText xml:space="preserve"> </w:delText>
        </w:r>
      </w:del>
      <w:del w:id="146" w:author="PR Preview" w:date="2026-01-01T00:00:00Z">
        <w:r>
          <w:delText xml:space="preserve">the inner product is part of the data of the space,</w:delText>
        </w:r>
      </w:del>
      <w:del w:id="147" w:author="PR Preview" w:date="2026-01-01T00:00:00Z">
        <w:r>
          <w:delText xml:space="preserve"> </w:delText>
        </w:r>
      </w:del>
      <w:del w:id="148" w:author="PR Preview" w:date="2026-01-01T00:00:00Z">
        <w:r>
          <w:delText xml:space="preserve">so the same set of vectors with a different inner product is a different inner product space.</w:delText>
        </w:r>
      </w:del>
      <w:del w:id="149" w:author="PR Preview" w:date="2026-01-01T00:00:00Z">
        <w:r>
          <w:delText xml:space="preserve"> </w:delText>
        </w:r>
      </w:del>
      <w:hyperlink w:anchor="def-inner-product">
        <w:del w:id="150" w:author="PR Preview" w:date="2026-01-01T00:00:00Z">
          <w:r>
            <w:rPr>
              <w:rStyle w:val="Hyperlink"/>
            </w:rPr>
            <w:delText xml:space="preserve">Definition 68</w:delText>
          </w:r>
        </w:del>
      </w:hyperlink>
      <w:del w:id="151" w:author="PR Preview" w:date="2026-01-01T00:00:00Z">
        <w:r>
          <w:delText xml:space="preserve"> </w:delText>
        </w:r>
      </w:del>
      <w:del w:id="152" w:author="PR Preview" w:date="2026-01-01T00:00:00Z">
        <w:r>
          <w:delText xml:space="preserve">states the properties for</w:delText>
        </w:r>
      </w:del>
      <w:del w:id="153" w:author="PR Preview" w:date="2026-01-01T00:00:00Z">
        <w:r>
          <w:delText xml:space="preserve"> </w:delText>
        </w:r>
      </w:del>
      <m:oMath>
        <m:r>
          <m:t>V</m:t>
        </m:r>
        <m:r>
          <m:rPr>
            <m:sty m:val="p"/>
          </m:rPr>
          <m:t>=</m:t>
        </m:r>
        <m:sSup>
          <m:e>
            <m:r>
              <m:rPr>
                <m:scr m:val="double-struck"/>
                <m:sty m:val="p"/>
              </m:rPr>
              <m:t>R</m:t>
            </m:r>
          </m:e>
          <m:sup>
            <m:r>
              <m:t>p</m:t>
            </m:r>
          </m:sup>
        </m:sSup>
      </m:oMath>
      <w:del w:id="154" w:author="PR Preview" w:date="2026-01-01T00:00:00Z">
        <w:r>
          <w:delText xml:space="preserve"> </w:delText>
        </w:r>
      </w:del>
      <w:del w:id="155" w:author="PR Preview" w:date="2026-01-01T00:00:00Z">
        <w:r>
          <w:delText xml:space="preserve">(</w:delText>
        </w:r>
      </w:del>
      <w:hyperlink w:anchor="def-real-coordinate-space">
        <w:del w:id="156" w:author="PR Preview" w:date="2026-01-01T00:00:00Z">
          <w:r>
            <w:rPr>
              <w:rStyle w:val="Hyperlink"/>
            </w:rPr>
            <w:delText xml:space="preserve">Definition 2</w:delText>
          </w:r>
        </w:del>
      </w:hyperlink>
      <w:del w:id="157" w:author="PR Preview" w:date="2026-01-01T00:00:00Z">
        <w:r>
          <w:delText xml:space="preserve">),</w:delText>
        </w:r>
      </w:del>
      <w:del w:id="158" w:author="PR Preview" w:date="2026-01-01T00:00:00Z">
        <w:r>
          <w:delText xml:space="preserve"> </w:delText>
        </w:r>
      </w:del>
      <w:del w:id="159" w:author="PR Preview" w:date="2026-01-01T00:00:00Z">
        <w:r>
          <w:delText xml:space="preserve">and the same four properties define an inner product on other real vector spaces,</w:delText>
        </w:r>
      </w:del>
      <w:del w:id="160" w:author="PR Preview" w:date="2026-01-01T00:00:00Z">
        <w:r>
          <w:delText xml:space="preserve"> </w:delText>
        </w:r>
      </w:del>
      <w:del w:id="161" w:author="PR Preview" w:date="2026-01-01T00:00:00Z">
        <w:r>
          <w:delText xml:space="preserve">such as spaces of matrices or functions.</w:delText>
        </w:r>
      </w:del>
    </w:p>
    <w:p>
      <w:pPr>
        <w:pStyle w:val="BodyText"/>
      </w:pPr>
      <w:ins w:id="162" w:author="PR Preview" w:date="2026-01-01T00:00:00Z">
        <w:r>
          <w:rPr>
            <w:b/>
            <w:bCs/>
          </w:rPr>
          <w:t xml:space="preserve">Definition 69 (Inner product space)</w:t>
        </w:r>
      </w:ins>
      <w:ins w:id="163" w:author="PR Preview" w:date="2026-01-01T00:00:00Z">
        <w:r>
          <w:t xml:space="preserve"> </w:t>
        </w:r>
      </w:ins>
      <w:ins w:id="164" w:author="PR Preview" w:date="2026-01-01T00:00:00Z">
        <w:r>
          <w:t xml:space="preserve">A</w:t>
        </w:r>
      </w:ins>
      <w:ins w:id="165" w:author="PR Preview" w:date="2026-01-01T00:00:00Z">
        <w:r>
          <w:t xml:space="preserve"> </w:t>
        </w:r>
      </w:ins>
      <w:ins w:id="166" w:author="PR Preview" w:date="2026-01-01T00:00:00Z">
        <w:r>
          <w:rPr>
            <w:b/>
            <w:bCs/>
          </w:rPr>
          <w:t xml:space="preserve">real inner product space</w:t>
        </w:r>
      </w:ins>
      <w:ins w:id="167" w:author="PR Preview" w:date="2026-01-01T00:00:00Z">
        <w:r>
          <w:t xml:space="preserve"> </w:t>
        </w:r>
      </w:ins>
      <w:ins w:id="168" w:author="PR Preview" w:date="2026-01-01T00:00:00Z">
        <w:r>
          <w:t xml:space="preserve">[50]</w:t>
        </w:r>
      </w:ins>
      <w:ins w:id="169" w:author="PR Preview" w:date="2026-01-01T00:00:00Z">
        <w:r>
          <w:t xml:space="preserve"> </w:t>
        </w:r>
      </w:ins>
      <w:ins w:id="170" w:author="PR Preview" w:date="2026-01-01T00:00:00Z">
        <w:r>
          <w:t xml:space="preserve">is a pair</w:t>
        </w:r>
      </w:ins>
      <w:ins w:id="171"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172" w:author="PR Preview" w:date="2026-01-01T00:00:00Z">
        <w:r>
          <w:t xml:space="preserve"> </w:t>
        </w:r>
      </w:ins>
      <w:ins w:id="173" w:author="PR Preview" w:date="2026-01-01T00:00:00Z">
        <w:r>
          <w:t xml:space="preserve">of a real vector space</w:t>
        </w:r>
      </w:ins>
      <w:ins w:id="174" w:author="PR Preview" w:date="2026-01-01T00:00:00Z">
        <w:r>
          <w:t xml:space="preserve"> </w:t>
        </w:r>
      </w:ins>
      <m:oMath>
        <m:r>
          <m:t>V</m:t>
        </m:r>
      </m:oMath>
      <w:ins w:id="175" w:author="PR Preview" w:date="2026-01-01T00:00:00Z">
        <w:r>
          <w:t xml:space="preserve"> </w:t>
        </w:r>
      </w:ins>
      <w:ins w:id="176" w:author="PR Preview" w:date="2026-01-01T00:00:00Z">
        <w:r>
          <w:t xml:space="preserve">and an inner product</w:t>
        </w:r>
      </w:ins>
      <w:ins w:id="177"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78" w:author="PR Preview" w:date="2026-01-01T00:00:00Z">
        <w:r>
          <w:t xml:space="preserve"> </w:t>
        </w:r>
      </w:ins>
      <w:ins w:id="179" w:author="PR Preview" w:date="2026-01-01T00:00:00Z">
        <w:r>
          <w:t xml:space="preserve">on it,</w:t>
        </w:r>
      </w:ins>
      <w:ins w:id="180" w:author="PR Preview" w:date="2026-01-01T00:00:00Z">
        <w:r>
          <w:t xml:space="preserve"> </w:t>
        </w:r>
      </w:ins>
      <w:ins w:id="181" w:author="PR Preview" w:date="2026-01-01T00:00:00Z">
        <w:r>
          <w:t xml:space="preserve">a function with the four properties of</w:t>
        </w:r>
      </w:ins>
      <w:ins w:id="182" w:author="PR Preview" w:date="2026-01-01T00:00:00Z">
        <w:r>
          <w:t xml:space="preserve"> </w:t>
        </w:r>
      </w:ins>
      <w:hyperlink w:anchor="def-inner-product">
        <w:ins w:id="183" w:author="PR Preview" w:date="2026-01-01T00:00:00Z">
          <w:r>
            <w:rPr>
              <w:rStyle w:val="Hyperlink"/>
            </w:rPr>
            <w:t xml:space="preserve">Definition 68</w:t>
          </w:r>
        </w:ins>
      </w:hyperlink>
      <w:ins w:id="184" w:author="PR Preview" w:date="2026-01-01T00:00:00Z">
        <w:r>
          <w:t xml:space="preserve">.</w:t>
        </w:r>
      </w:ins>
      <w:ins w:id="185" w:author="PR Preview" w:date="2026-01-01T00:00:00Z">
        <w:r>
          <w:t xml:space="preserve"> </w:t>
        </w:r>
      </w:ins>
      <w:ins w:id="186" w:author="PR Preview" w:date="2026-01-01T00:00:00Z">
        <w:r>
          <w:t xml:space="preserve">We say that</w:t>
        </w:r>
      </w:ins>
      <w:ins w:id="187" w:author="PR Preview" w:date="2026-01-01T00:00:00Z">
        <w:r>
          <w:t xml:space="preserve"> </w:t>
        </w:r>
      </w:ins>
      <m:oMath>
        <m:r>
          <m:t>V</m:t>
        </m:r>
      </m:oMath>
      <w:ins w:id="188" w:author="PR Preview" w:date="2026-01-01T00:00:00Z">
        <w:r>
          <w:t xml:space="preserve"> </w:t>
        </w:r>
      </w:ins>
      <w:ins w:id="189" w:author="PR Preview" w:date="2026-01-01T00:00:00Z">
        <w:r>
          <w:t xml:space="preserve">is</w:t>
        </w:r>
      </w:ins>
      <w:ins w:id="190" w:author="PR Preview" w:date="2026-01-01T00:00:00Z">
        <w:r>
          <w:t xml:space="preserve"> </w:t>
        </w:r>
      </w:ins>
      <w:ins w:id="191" w:author="PR Preview" w:date="2026-01-01T00:00:00Z">
        <w:r>
          <w:rPr>
            <w:b/>
            <w:bCs/>
          </w:rPr>
          <w:t xml:space="preserve">equipped with</w:t>
        </w:r>
      </w:ins>
      <w:ins w:id="192" w:author="PR Preview" w:date="2026-01-01T00:00:00Z">
        <w:r>
          <w:t xml:space="preserve"> </w:t>
        </w:r>
      </w:ins>
      <w:ins w:id="193" w:author="PR Preview" w:date="2026-01-01T00:00:00Z">
        <w:r>
          <w:t xml:space="preserve">that inner product:</w:t>
        </w:r>
      </w:ins>
      <w:ins w:id="194" w:author="PR Preview" w:date="2026-01-01T00:00:00Z">
        <w:r>
          <w:t xml:space="preserve"> </w:t>
        </w:r>
      </w:ins>
      <w:ins w:id="195" w:author="PR Preview" w:date="2026-01-01T00:00:00Z">
        <w:r>
          <w:t xml:space="preserve">the inner product is part of the data of the space,</w:t>
        </w:r>
      </w:ins>
      <w:ins w:id="196" w:author="PR Preview" w:date="2026-01-01T00:00:00Z">
        <w:r>
          <w:t xml:space="preserve"> </w:t>
        </w:r>
      </w:ins>
      <w:ins w:id="197" w:author="PR Preview" w:date="2026-01-01T00:00:00Z">
        <w:r>
          <w:t xml:space="preserve">so the same set of vectors with a different inner product is a different inner product space.</w:t>
        </w:r>
      </w:ins>
      <w:ins w:id="198" w:author="PR Preview" w:date="2026-01-01T00:00:00Z">
        <w:r>
          <w:t xml:space="preserve"> </w:t>
        </w:r>
      </w:ins>
      <w:hyperlink w:anchor="def-inner-product">
        <w:ins w:id="199" w:author="PR Preview" w:date="2026-01-01T00:00:00Z">
          <w:r>
            <w:rPr>
              <w:rStyle w:val="Hyperlink"/>
            </w:rPr>
            <w:t xml:space="preserve">Definition 68</w:t>
          </w:r>
        </w:ins>
      </w:hyperlink>
      <w:ins w:id="200" w:author="PR Preview" w:date="2026-01-01T00:00:00Z">
        <w:r>
          <w:t xml:space="preserve"> </w:t>
        </w:r>
      </w:ins>
      <w:ins w:id="201" w:author="PR Preview" w:date="2026-01-01T00:00:00Z">
        <w:r>
          <w:t xml:space="preserve">states the properties for</w:t>
        </w:r>
      </w:ins>
      <w:ins w:id="202" w:author="PR Preview" w:date="2026-01-01T00:00:00Z">
        <w:r>
          <w:t xml:space="preserve"> </w:t>
        </w:r>
      </w:ins>
      <m:oMath>
        <m:r>
          <m:t>V</m:t>
        </m:r>
        <m:r>
          <m:rPr>
            <m:sty m:val="p"/>
          </m:rPr>
          <m:t>=</m:t>
        </m:r>
        <m:sSup>
          <m:e>
            <m:r>
              <m:rPr>
                <m:scr m:val="double-struck"/>
                <m:sty m:val="p"/>
              </m:rPr>
              <m:t>R</m:t>
            </m:r>
          </m:e>
          <m:sup>
            <m:r>
              <m:t>p</m:t>
            </m:r>
          </m:sup>
        </m:sSup>
      </m:oMath>
      <w:ins w:id="203" w:author="PR Preview" w:date="2026-01-01T00:00:00Z">
        <w:r>
          <w:t xml:space="preserve"> </w:t>
        </w:r>
      </w:ins>
      <w:ins w:id="204" w:author="PR Preview" w:date="2026-01-01T00:00:00Z">
        <w:r>
          <w:t xml:space="preserve">(</w:t>
        </w:r>
      </w:ins>
      <w:hyperlink w:anchor="def-real-coordinate-space">
        <w:ins w:id="205" w:author="PR Preview" w:date="2026-01-01T00:00:00Z">
          <w:r>
            <w:rPr>
              <w:rStyle w:val="Hyperlink"/>
            </w:rPr>
            <w:t xml:space="preserve">Definition 2</w:t>
          </w:r>
        </w:ins>
      </w:hyperlink>
      <w:ins w:id="206" w:author="PR Preview" w:date="2026-01-01T00:00:00Z">
        <w:r>
          <w:t xml:space="preserve">),</w:t>
        </w:r>
      </w:ins>
      <w:ins w:id="207" w:author="PR Preview" w:date="2026-01-01T00:00:00Z">
        <w:r>
          <w:t xml:space="preserve"> </w:t>
        </w:r>
      </w:ins>
      <w:ins w:id="208" w:author="PR Preview" w:date="2026-01-01T00:00:00Z">
        <w:r>
          <w:t xml:space="preserve">and the same four properties define an inner product on other real vector spaces,</w:t>
        </w:r>
      </w:ins>
      <w:ins w:id="209" w:author="PR Preview" w:date="2026-01-01T00:00:00Z">
        <w:r>
          <w:t xml:space="preserve"> </w:t>
        </w:r>
      </w:ins>
      <w:ins w:id="210" w:author="PR Preview" w:date="2026-01-01T00:00:00Z">
        <w:r>
          <w:t xml:space="preserve">such as spaces of matrices or functions.</w:t>
        </w:r>
      </w:ins>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del w:id="211" w:author="PR Preview" w:date="2026-01-01T00:00:00Z">
        <w:r>
          <w:delText xml:space="preserve">This function is also an inner product on</w:delText>
        </w:r>
      </w:del>
      <w:del w:id="212" w:author="PR Preview" w:date="2026-01-01T00:00:00Z">
        <w:r>
          <w:delText xml:space="preserve"> </w:delText>
        </w:r>
      </w:del>
      <m:oMath>
        <m:sSup>
          <m:e>
            <m:r>
              <m:rPr>
                <m:scr m:val="double-struck"/>
                <m:sty m:val="p"/>
              </m:rPr>
              <m:t>R</m:t>
            </m:r>
          </m:e>
          <m:sup>
            <m:r>
              <m:t>p</m:t>
            </m:r>
          </m:sup>
        </m:sSup>
      </m:oMath>
      <w:del w:id="213" w:author="PR Preview" w:date="2026-01-01T00:00:00Z">
        <w:r>
          <w:delText xml:space="preserve"> </w:delText>
        </w:r>
      </w:del>
      <w:del w:id="214" w:author="PR Preview" w:date="2026-01-01T00:00:00Z">
        <w:r>
          <w:delText xml:space="preserve">[50], Example 6.3(b), p. 184</w:delText>
        </w:r>
      </w:del>
      <w:del w:id="215" w:author="PR Preview" w:date="2026-01-01T00:00:00Z">
        <w:r>
          <w:delText xml:space="preserve">:</w:delText>
        </w:r>
      </w:del>
    </w:p>
    <w:p>
      <w:pPr>
        <w:pStyle w:val="FirstParagraph"/>
      </w:pPr>
      <w:ins w:id="216" w:author="PR Preview" w:date="2026-01-01T00:00:00Z">
        <w:r>
          <w:t xml:space="preserve">This function is also an inner product on</w:t>
        </w:r>
      </w:ins>
      <w:ins w:id="217" w:author="PR Preview" w:date="2026-01-01T00:00:00Z">
        <w:r>
          <w:t xml:space="preserve"> </w:t>
        </w:r>
      </w:ins>
      <m:oMath>
        <m:sSup>
          <m:e>
            <m:r>
              <m:rPr>
                <m:scr m:val="double-struck"/>
                <m:sty m:val="p"/>
              </m:rPr>
              <m:t>R</m:t>
            </m:r>
          </m:e>
          <m:sup>
            <m:r>
              <m:t>p</m:t>
            </m:r>
          </m:sup>
        </m:sSup>
      </m:oMath>
      <w:ins w:id="218" w:author="PR Preview" w:date="2026-01-01T00:00:00Z">
        <w:r>
          <w:t xml:space="preserve"> </w:t>
        </w:r>
      </w:ins>
      <w:ins w:id="219" w:author="PR Preview" w:date="2026-01-01T00:00:00Z">
        <w:r>
          <w:t xml:space="preserve">[51], Example 6.3(b), p. 184</w:t>
        </w:r>
      </w:ins>
      <w:ins w:id="220" w:author="PR Preview" w:date="2026-01-01T00:00:00Z">
        <w:r>
          <w:t xml:space="preserve">:</w:t>
        </w:r>
      </w:ins>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221" w:author="PR Preview" w:date="2026-01-01T00:00:00Z">
        <w:r>
          <w:delText xml:space="preserve">In particular, if</w:delText>
        </w:r>
      </w:del>
      <w:del w:id="222" w:author="PR Preview" w:date="2026-01-01T00:00:00Z">
        <w:r>
          <w:delText xml:space="preserve"> </w:delText>
        </w:r>
      </w:del>
      <w:del w:id="223" w:author="PR Preview" w:date="2026-01-01T00:00:00Z">
        <w:r>
          <w:delText xml:space="preserve">$\mathord{\smash[b]{\underset{\raise.3ex\hbox{$\scriptstyle\sim$}}{x}}\vphantom{x}} \perp \mathord{\smash[b]{\underset{\raise.3ex\hbox{$\scriptstyle\sim$}}{y}}\vphantom{y}}$</w:delText>
        </w:r>
      </w:del>
      <w:del w:id="224" w:author="PR Preview" w:date="2026-01-01T00:00:00Z">
        <w:r>
          <w:delText xml:space="preserve"> </w:delText>
        </w:r>
      </w:del>
      <w:del w:id="225" w:author="PR Preview" w:date="2026-01-01T00:00:00Z">
        <w:r>
          <w:delText xml:space="preserve">(</w:delText>
        </w:r>
      </w:del>
      <w:hyperlink w:anchor="def-orthogonal-vectors">
        <w:del w:id="226" w:author="PR Preview" w:date="2026-01-01T00:00:00Z">
          <w:r>
            <w:rPr>
              <w:rStyle w:val="Hyperlink"/>
            </w:rPr>
            <w:delText xml:space="preserve">Definition 15</w:delText>
          </w:r>
        </w:del>
      </w:hyperlink>
      <w:del w:id="227" w:author="PR Preview" w:date="2026-01-01T00:00:00Z">
        <w:r>
          <w:delText xml:space="preserve">), then</w:delText>
        </w:r>
      </w:del>
      <w:del w:id="228" w:author="PR Preview" w:date="2026-01-01T00:00:00Z">
        <w:r>
          <w:delText xml:space="preserve"> </w:delText>
        </w:r>
      </w:del>
      <w:del w:id="229"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230" w:author="PR Preview" w:date="2026-01-01T00:00:00Z">
        <w:r>
          <w:delText xml:space="preserve"> </w:delText>
        </w:r>
      </w:del>
      <w:del w:id="231" w:author="PR Preview" w:date="2026-01-01T00:00:00Z">
        <w:r>
          <w:delText xml:space="preserve">(the</w:delText>
        </w:r>
      </w:del>
      <w:del w:id="232" w:author="PR Preview" w:date="2026-01-01T00:00:00Z">
        <w:r>
          <w:delText xml:space="preserve"> </w:delText>
        </w:r>
      </w:del>
      <w:del w:id="233" w:author="PR Preview" w:date="2026-01-01T00:00:00Z">
        <w:r>
          <w:rPr>
            <w:b/>
            <w:bCs/>
          </w:rPr>
          <w:delText xml:space="preserve">Pythagorean theorem</w:delText>
        </w:r>
      </w:del>
      <w:del w:id="234" w:author="PR Preview" w:date="2026-01-01T00:00:00Z">
        <w:r>
          <w:delText xml:space="preserve">)</w:delText>
        </w:r>
      </w:del>
      <w:del w:id="235" w:author="PR Preview" w:date="2026-01-01T00:00:00Z">
        <w:r>
          <w:delText xml:space="preserve"> </w:delText>
        </w:r>
      </w:del>
      <w:del w:id="236" w:author="PR Preview" w:date="2026-01-01T00:00:00Z">
        <w:r>
          <w:delText xml:space="preserve">[52]</w:delText>
        </w:r>
      </w:del>
      <w:del w:id="237" w:author="PR Preview" w:date="2026-01-01T00:00:00Z">
        <w:r>
          <w:delText xml:space="preserve">.</w:delText>
        </w:r>
      </w:del>
    </w:p>
    <w:p>
      <w:pPr>
        <w:pStyle w:val="FirstParagraph"/>
      </w:pPr>
      <w:ins w:id="238" w:author="PR Preview" w:date="2026-01-01T00:00:00Z">
        <w:r>
          <w:t xml:space="preserve">In particular, if</w:t>
        </w:r>
      </w:ins>
      <w:ins w:id="239" w:author="PR Preview" w:date="2026-01-01T00:00:00Z">
        <w:r>
          <w:t xml:space="preserve"> </w:t>
        </w:r>
      </w:ins>
      <w:ins w:id="240" w:author="PR Preview" w:date="2026-01-01T00:00:00Z">
        <w:r>
          <w:t xml:space="preserve">$\mathord{\smash[b]{\underset{\raise.3ex\hbox{$\scriptstyle\sim$}}{x}}\vphantom{x}} \perp \mathord{\smash[b]{\underset{\raise.3ex\hbox{$\scriptstyle\sim$}}{y}}\vphantom{y}}$</w:t>
        </w:r>
      </w:ins>
      <w:ins w:id="241" w:author="PR Preview" w:date="2026-01-01T00:00:00Z">
        <w:r>
          <w:t xml:space="preserve"> </w:t>
        </w:r>
      </w:ins>
      <w:ins w:id="242" w:author="PR Preview" w:date="2026-01-01T00:00:00Z">
        <w:r>
          <w:t xml:space="preserve">(</w:t>
        </w:r>
      </w:ins>
      <w:hyperlink w:anchor="def-orthogonal-vectors">
        <w:ins w:id="243" w:author="PR Preview" w:date="2026-01-01T00:00:00Z">
          <w:r>
            <w:rPr>
              <w:rStyle w:val="Hyperlink"/>
            </w:rPr>
            <w:t xml:space="preserve">Definition 15</w:t>
          </w:r>
        </w:ins>
      </w:hyperlink>
      <w:ins w:id="244" w:author="PR Preview" w:date="2026-01-01T00:00:00Z">
        <w:r>
          <w:t xml:space="preserve">), then</w:t>
        </w:r>
      </w:ins>
      <w:ins w:id="245" w:author="PR Preview" w:date="2026-01-01T00:00:00Z">
        <w:r>
          <w:t xml:space="preserve"> </w:t>
        </w:r>
      </w:ins>
      <w:ins w:id="246"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247" w:author="PR Preview" w:date="2026-01-01T00:00:00Z">
        <w:r>
          <w:t xml:space="preserve"> </w:t>
        </w:r>
      </w:ins>
      <w:ins w:id="248" w:author="PR Preview" w:date="2026-01-01T00:00:00Z">
        <w:r>
          <w:t xml:space="preserve">(the</w:t>
        </w:r>
      </w:ins>
      <w:ins w:id="249" w:author="PR Preview" w:date="2026-01-01T00:00:00Z">
        <w:r>
          <w:t xml:space="preserve"> </w:t>
        </w:r>
      </w:ins>
      <w:ins w:id="250" w:author="PR Preview" w:date="2026-01-01T00:00:00Z">
        <w:r>
          <w:rPr>
            <w:b/>
            <w:bCs/>
          </w:rPr>
          <w:t xml:space="preserve">Pythagorean theorem</w:t>
        </w:r>
      </w:ins>
      <w:ins w:id="251" w:author="PR Preview" w:date="2026-01-01T00:00:00Z">
        <w:r>
          <w:t xml:space="preserve">)</w:t>
        </w:r>
      </w:ins>
      <w:ins w:id="252" w:author="PR Preview" w:date="2026-01-01T00:00:00Z">
        <w:r>
          <w:t xml:space="preserve"> </w:t>
        </w:r>
      </w:ins>
      <w:ins w:id="253" w:author="PR Preview" w:date="2026-01-01T00:00:00Z">
        <w:r>
          <w:t xml:space="preserve">[53]</w:t>
        </w:r>
      </w:ins>
      <w:ins w:id="254" w:author="PR Preview" w:date="2026-01-01T00:00:00Z">
        <w:r>
          <w:t xml:space="preserve">.</w:t>
        </w:r>
      </w:ins>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del w:id="255" w:author="PR Preview" w:date="2026-01-01T00:00:00Z">
        <w:r>
          <w:delText xml:space="preserve">with equality exactly when</w:delText>
        </w:r>
      </w:del>
      <w:del w:id="256" w:author="PR Preview" w:date="2026-01-01T00:00:00Z">
        <w:r>
          <w:delText xml:space="preserve"> </w:delText>
        </w:r>
      </w:del>
      <w:del w:id="257" w:author="PR Preview" w:date="2026-01-01T00:00:00Z">
        <w:r>
          <w:delText xml:space="preserve">$\mathord{\smash[b]{\underset{\raise.3ex\hbox{$\scriptstyle\sim$}}{x}}\vphantom{x}}$</w:delText>
        </w:r>
      </w:del>
      <w:del w:id="258" w:author="PR Preview" w:date="2026-01-01T00:00:00Z">
        <w:r>
          <w:delText xml:space="preserve"> </w:delText>
        </w:r>
      </w:del>
      <w:del w:id="259" w:author="PR Preview" w:date="2026-01-01T00:00:00Z">
        <w:r>
          <w:delText xml:space="preserve">and</w:delText>
        </w:r>
      </w:del>
      <w:del w:id="260" w:author="PR Preview" w:date="2026-01-01T00:00:00Z">
        <w:r>
          <w:delText xml:space="preserve"> </w:delText>
        </w:r>
      </w:del>
      <w:del w:id="261" w:author="PR Preview" w:date="2026-01-01T00:00:00Z">
        <w:r>
          <w:delText xml:space="preserve">$\mathord{\smash[b]{\underset{\raise.3ex\hbox{$\scriptstyle\sim$}}{y}}\vphantom{y}}$</w:delText>
        </w:r>
      </w:del>
      <w:del w:id="262" w:author="PR Preview" w:date="2026-01-01T00:00:00Z">
        <w:r>
          <w:delText xml:space="preserve"> </w:delText>
        </w:r>
      </w:del>
      <w:del w:id="263" w:author="PR Preview" w:date="2026-01-01T00:00:00Z">
        <w:r>
          <w:delText xml:space="preserve">are linearly dependent</w:delText>
        </w:r>
      </w:del>
      <w:del w:id="264" w:author="PR Preview" w:date="2026-01-01T00:00:00Z">
        <w:r>
          <w:delText xml:space="preserve"> </w:delText>
        </w:r>
      </w:del>
      <w:del w:id="265" w:author="PR Preview" w:date="2026-01-01T00:00:00Z">
        <w:r>
          <w:delText xml:space="preserve">(</w:delText>
        </w:r>
      </w:del>
      <w:hyperlink w:anchor="def-linearly-independent">
        <w:del w:id="266" w:author="PR Preview" w:date="2026-01-01T00:00:00Z">
          <w:r>
            <w:rPr>
              <w:rStyle w:val="Hyperlink"/>
            </w:rPr>
            <w:delText xml:space="preserve">Definition 43</w:delText>
          </w:r>
        </w:del>
      </w:hyperlink>
      <w:del w:id="267" w:author="PR Preview" w:date="2026-01-01T00:00:00Z">
        <w:r>
          <w:delText xml:space="preserve">).</w:delText>
        </w:r>
      </w:del>
    </w:p>
    <w:p>
      <w:pPr>
        <w:pStyle w:val="FirstParagraph"/>
      </w:pPr>
      <w:ins w:id="268" w:author="PR Preview" w:date="2026-01-01T00:00:00Z">
        <w:r>
          <w:t xml:space="preserve">with equality exactly when</w:t>
        </w:r>
      </w:ins>
      <w:ins w:id="269" w:author="PR Preview" w:date="2026-01-01T00:00:00Z">
        <w:r>
          <w:t xml:space="preserve"> </w:t>
        </w:r>
      </w:ins>
      <w:ins w:id="270" w:author="PR Preview" w:date="2026-01-01T00:00:00Z">
        <w:r>
          <w:t xml:space="preserve">$\mathord{\smash[b]{\underset{\raise.3ex\hbox{$\scriptstyle\sim$}}{x}}\vphantom{x}}$</w:t>
        </w:r>
      </w:ins>
      <w:ins w:id="271" w:author="PR Preview" w:date="2026-01-01T00:00:00Z">
        <w:r>
          <w:t xml:space="preserve"> </w:t>
        </w:r>
      </w:ins>
      <w:ins w:id="272" w:author="PR Preview" w:date="2026-01-01T00:00:00Z">
        <w:r>
          <w:t xml:space="preserve">and</w:t>
        </w:r>
      </w:ins>
      <w:ins w:id="273" w:author="PR Preview" w:date="2026-01-01T00:00:00Z">
        <w:r>
          <w:t xml:space="preserve"> </w:t>
        </w:r>
      </w:ins>
      <w:ins w:id="274" w:author="PR Preview" w:date="2026-01-01T00:00:00Z">
        <w:r>
          <w:t xml:space="preserve">$\mathord{\smash[b]{\underset{\raise.3ex\hbox{$\scriptstyle\sim$}}{y}}\vphantom{y}}$</w:t>
        </w:r>
      </w:ins>
      <w:ins w:id="275" w:author="PR Preview" w:date="2026-01-01T00:00:00Z">
        <w:r>
          <w:t xml:space="preserve"> </w:t>
        </w:r>
      </w:ins>
      <w:ins w:id="276" w:author="PR Preview" w:date="2026-01-01T00:00:00Z">
        <w:r>
          <w:t xml:space="preserve">are linearly dependent</w:t>
        </w:r>
      </w:ins>
      <w:ins w:id="277" w:author="PR Preview" w:date="2026-01-01T00:00:00Z">
        <w:r>
          <w:t xml:space="preserve"> </w:t>
        </w:r>
      </w:ins>
      <w:ins w:id="278" w:author="PR Preview" w:date="2026-01-01T00:00:00Z">
        <w:r>
          <w:t xml:space="preserve">(</w:t>
        </w:r>
      </w:ins>
      <w:hyperlink w:anchor="def-linearly-independent">
        <w:ins w:id="279" w:author="PR Preview" w:date="2026-01-01T00:00:00Z">
          <w:r>
            <w:rPr>
              <w:rStyle w:val="Hyperlink"/>
            </w:rPr>
            <w:t xml:space="preserve">Definition 43</w:t>
          </w:r>
        </w:ins>
      </w:hyperlink>
      <w:ins w:id="280" w:author="PR Preview" w:date="2026-01-01T00:00:00Z">
        <w:r>
          <w:t xml:space="preserve">)</w:t>
        </w:r>
      </w:ins>
      <w:ins w:id="281" w:author="PR Preview" w:date="2026-01-01T00:00:00Z">
        <w:r>
          <w:t xml:space="preserve"> </w:t>
        </w:r>
      </w:ins>
      <w:ins w:id="282" w:author="PR Preview" w:date="2026-01-01T00:00:00Z">
        <w:r>
          <w:t xml:space="preserve">[54]</w:t>
        </w:r>
      </w:ins>
      <w:ins w:id="283" w:author="PR Preview" w:date="2026-01-01T00:00:00Z">
        <w:r>
          <w:t xml:space="preserve">.</w:t>
        </w:r>
      </w:ins>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del w:id="284" w:author="PR Preview" w:date="2026-01-01T00:00:00Z">
        <w:r>
          <w:rPr>
            <w:b/>
            <w:bCs/>
          </w:rPr>
          <w:delText xml:space="preserve">Definition 71 (Norm (normed vector space, normed space))</w:delText>
        </w:r>
      </w:del>
      <w:del w:id="285" w:author="PR Preview" w:date="2026-01-01T00:00:00Z">
        <w:r>
          <w:delText xml:space="preserve"> </w:delText>
        </w:r>
      </w:del>
      <w:del w:id="286" w:author="PR Preview" w:date="2026-01-01T00:00:00Z">
        <w:r>
          <w:delText xml:space="preserve">A</w:delText>
        </w:r>
      </w:del>
      <w:del w:id="287" w:author="PR Preview" w:date="2026-01-01T00:00:00Z">
        <w:r>
          <w:delText xml:space="preserve"> </w:delText>
        </w:r>
      </w:del>
      <w:del w:id="288" w:author="PR Preview" w:date="2026-01-01T00:00:00Z">
        <w:r>
          <w:rPr>
            <w:b/>
            <w:bCs/>
          </w:rPr>
          <w:delText xml:space="preserve">norm</w:delText>
        </w:r>
      </w:del>
      <w:del w:id="289" w:author="PR Preview" w:date="2026-01-01T00:00:00Z">
        <w:r>
          <w:delText xml:space="preserve"> </w:delText>
        </w:r>
      </w:del>
      <w:del w:id="290" w:author="PR Preview" w:date="2026-01-01T00:00:00Z">
        <w:r>
          <w:delText xml:space="preserve">[53]</w:delText>
        </w:r>
      </w:del>
      <w:del w:id="291" w:author="PR Preview" w:date="2026-01-01T00:00:00Z">
        <w:r>
          <w:delText xml:space="preserve"> </w:delText>
        </w:r>
      </w:del>
      <w:del w:id="292" w:author="PR Preview" w:date="2026-01-01T00:00:00Z">
        <w:r>
          <w:delText xml:space="preserve">on a real vector space</w:delText>
        </w:r>
      </w:del>
      <w:del w:id="293" w:author="PR Preview" w:date="2026-01-01T00:00:00Z">
        <w:r>
          <w:delText xml:space="preserve"> </w:delText>
        </w:r>
      </w:del>
      <m:oMath>
        <m:r>
          <m:t>V</m:t>
        </m:r>
      </m:oMath>
      <w:del w:id="294" w:author="PR Preview" w:date="2026-01-01T00:00:00Z">
        <w:r>
          <w:delText xml:space="preserve"> </w:delText>
        </w:r>
      </w:del>
      <w:del w:id="295" w:author="PR Preview" w:date="2026-01-01T00:00:00Z">
        <w:r>
          <w:delText xml:space="preserve">is a function</w:delText>
        </w:r>
      </w:del>
      <w:del w:id="296"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297" w:author="PR Preview" w:date="2026-01-01T00:00:00Z">
        <w:r>
          <w:delText xml:space="preserve"> </w:delText>
        </w:r>
      </w:del>
      <w:del w:id="298" w:author="PR Preview" w:date="2026-01-01T00:00:00Z">
        <w:r>
          <w:delText xml:space="preserve">that assigns to each vector</w:delText>
        </w:r>
      </w:del>
      <w:del w:id="299" w:author="PR Preview" w:date="2026-01-01T00:00:00Z">
        <w:r>
          <w:delText xml:space="preserve"> </w:delText>
        </w:r>
      </w:del>
      <w:del w:id="300" w:author="PR Preview" w:date="2026-01-01T00:00:00Z">
        <w:r>
          <w:delText xml:space="preserve">$\mathord{\smash[b]{\underset{\raise.3ex\hbox{$\scriptstyle\sim$}}{x}}\vphantom{x}}\in V$</w:delText>
        </w:r>
      </w:del>
      <w:del w:id="301" w:author="PR Preview" w:date="2026-01-01T00:00:00Z">
        <w:r>
          <w:delText xml:space="preserve"> </w:delText>
        </w:r>
      </w:del>
      <w:del w:id="302" w:author="PR Preview" w:date="2026-01-01T00:00:00Z">
        <w:r>
          <w:delText xml:space="preserve">a nonnegative real number</w:delText>
        </w:r>
      </w:del>
      <w:del w:id="303" w:author="PR Preview" w:date="2026-01-01T00:00:00Z">
        <w:r>
          <w:delText xml:space="preserve"> </w:delText>
        </w:r>
      </w:del>
      <w:del w:id="304" w:author="PR Preview" w:date="2026-01-01T00:00:00Z">
        <w:r>
          <w:delText xml:space="preserve">$\mathopen{}\left\lVert\mathord{\smash[b]{\underset{\raise.3ex\hbox{$\scriptstyle\sim$}}{x}}\vphantom{x}}\right\rVert\mathclose{}$</w:delText>
        </w:r>
      </w:del>
      <w:del w:id="305" w:author="PR Preview" w:date="2026-01-01T00:00:00Z">
        <w:r>
          <w:delText xml:space="preserve">,</w:delText>
        </w:r>
      </w:del>
      <w:del w:id="306" w:author="PR Preview" w:date="2026-01-01T00:00:00Z">
        <w:r>
          <w:delText xml:space="preserve"> </w:delText>
        </w:r>
      </w:del>
      <w:del w:id="307" w:author="PR Preview" w:date="2026-01-01T00:00:00Z">
        <w:r>
          <w:delText xml:space="preserve">and satisfies the following three axioms for all</w:delText>
        </w:r>
      </w:del>
      <w:del w:id="308" w:author="PR Preview" w:date="2026-01-01T00:00:00Z">
        <w:r>
          <w:delText xml:space="preserve"> </w:delText>
        </w:r>
      </w:del>
      <w:del w:id="309" w:author="PR Preview" w:date="2026-01-01T00:00:00Z">
        <w:r>
          <w:delText xml:space="preserve">$\mathord{\smash[b]{\underset{\raise.3ex\hbox{$\scriptstyle\sim$}}{x}}\vphantom{x}}, \mathord{\smash[b]{\underset{\raise.3ex\hbox{$\scriptstyle\sim$}}{y}}\vphantom{y}}\in V$</w:delText>
        </w:r>
      </w:del>
      <w:del w:id="310" w:author="PR Preview" w:date="2026-01-01T00:00:00Z">
        <w:r>
          <w:delText xml:space="preserve"> </w:delText>
        </w:r>
      </w:del>
      <w:del w:id="311" w:author="PR Preview" w:date="2026-01-01T00:00:00Z">
        <w:r>
          <w:delText xml:space="preserve">and all scalars</w:delText>
        </w:r>
      </w:del>
      <w:del w:id="312" w:author="PR Preview" w:date="2026-01-01T00:00:00Z">
        <w:r>
          <w:delText xml:space="preserve"> </w:delText>
        </w:r>
      </w:del>
      <m:oMath>
        <m:r>
          <m:t>c</m:t>
        </m:r>
        <m:r>
          <m:rPr>
            <m:sty m:val="p"/>
          </m:rPr>
          <m:t>∈</m:t>
        </m:r>
        <m:r>
          <m:rPr>
            <m:scr m:val="double-struck"/>
            <m:sty m:val="p"/>
          </m:rPr>
          <m:t>R</m:t>
        </m:r>
      </m:oMath>
      <w:del w:id="313" w:author="PR Preview" w:date="2026-01-01T00:00:00Z">
        <w:r>
          <w:delText xml:space="preserve">:</w:delText>
        </w:r>
      </w:del>
    </w:p>
    <w:p>
      <w:pPr>
        <w:pStyle w:val="FirstParagraph"/>
      </w:pPr>
      <w:ins w:id="314" w:author="PR Preview" w:date="2026-01-01T00:00:00Z">
        <w:r>
          <w:rPr>
            <w:b/>
            <w:bCs/>
          </w:rPr>
          <w:t xml:space="preserve">Definition 71 (Norm (normed vector space, normed space))</w:t>
        </w:r>
      </w:ins>
      <w:ins w:id="315" w:author="PR Preview" w:date="2026-01-01T00:00:00Z">
        <w:r>
          <w:t xml:space="preserve"> </w:t>
        </w:r>
      </w:ins>
      <w:ins w:id="316" w:author="PR Preview" w:date="2026-01-01T00:00:00Z">
        <w:r>
          <w:t xml:space="preserve">A</w:t>
        </w:r>
      </w:ins>
      <w:ins w:id="317" w:author="PR Preview" w:date="2026-01-01T00:00:00Z">
        <w:r>
          <w:t xml:space="preserve"> </w:t>
        </w:r>
      </w:ins>
      <w:ins w:id="318" w:author="PR Preview" w:date="2026-01-01T00:00:00Z">
        <w:r>
          <w:rPr>
            <w:b/>
            <w:bCs/>
          </w:rPr>
          <w:t xml:space="preserve">norm</w:t>
        </w:r>
      </w:ins>
      <w:ins w:id="319" w:author="PR Preview" w:date="2026-01-01T00:00:00Z">
        <w:r>
          <w:t xml:space="preserve"> </w:t>
        </w:r>
      </w:ins>
      <w:ins w:id="320" w:author="PR Preview" w:date="2026-01-01T00:00:00Z">
        <w:r>
          <w:t xml:space="preserve">[55]</w:t>
        </w:r>
      </w:ins>
      <w:ins w:id="321" w:author="PR Preview" w:date="2026-01-01T00:00:00Z">
        <w:r>
          <w:t xml:space="preserve"> </w:t>
        </w:r>
      </w:ins>
      <w:ins w:id="322" w:author="PR Preview" w:date="2026-01-01T00:00:00Z">
        <w:r>
          <w:t xml:space="preserve">on a real vector space</w:t>
        </w:r>
      </w:ins>
      <w:ins w:id="323" w:author="PR Preview" w:date="2026-01-01T00:00:00Z">
        <w:r>
          <w:t xml:space="preserve"> </w:t>
        </w:r>
      </w:ins>
      <m:oMath>
        <m:r>
          <m:t>V</m:t>
        </m:r>
      </m:oMath>
      <w:ins w:id="324" w:author="PR Preview" w:date="2026-01-01T00:00:00Z">
        <w:r>
          <w:t xml:space="preserve"> </w:t>
        </w:r>
      </w:ins>
      <w:ins w:id="325" w:author="PR Preview" w:date="2026-01-01T00:00:00Z">
        <w:r>
          <w:t xml:space="preserve">is a function</w:t>
        </w:r>
      </w:ins>
      <w:ins w:id="326"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327" w:author="PR Preview" w:date="2026-01-01T00:00:00Z">
        <w:r>
          <w:t xml:space="preserve"> </w:t>
        </w:r>
      </w:ins>
      <w:ins w:id="328" w:author="PR Preview" w:date="2026-01-01T00:00:00Z">
        <w:r>
          <w:t xml:space="preserve">that assigns to each vector</w:t>
        </w:r>
      </w:ins>
      <w:ins w:id="329" w:author="PR Preview" w:date="2026-01-01T00:00:00Z">
        <w:r>
          <w:t xml:space="preserve"> </w:t>
        </w:r>
      </w:ins>
      <w:ins w:id="330" w:author="PR Preview" w:date="2026-01-01T00:00:00Z">
        <w:r>
          <w:t xml:space="preserve">$\mathord{\smash[b]{\underset{\raise.3ex\hbox{$\scriptstyle\sim$}}{x}}\vphantom{x}}\in V$</w:t>
        </w:r>
      </w:ins>
      <w:ins w:id="331" w:author="PR Preview" w:date="2026-01-01T00:00:00Z">
        <w:r>
          <w:t xml:space="preserve"> </w:t>
        </w:r>
      </w:ins>
      <w:ins w:id="332" w:author="PR Preview" w:date="2026-01-01T00:00:00Z">
        <w:r>
          <w:t xml:space="preserve">a nonnegative real number</w:t>
        </w:r>
      </w:ins>
      <w:ins w:id="333" w:author="PR Preview" w:date="2026-01-01T00:00:00Z">
        <w:r>
          <w:t xml:space="preserve"> </w:t>
        </w:r>
      </w:ins>
      <w:ins w:id="334" w:author="PR Preview" w:date="2026-01-01T00:00:00Z">
        <w:r>
          <w:t xml:space="preserve">$\mathopen{}\left\lVert\mathord{\smash[b]{\underset{\raise.3ex\hbox{$\scriptstyle\sim$}}{x}}\vphantom{x}}\right\rVert\mathclose{}$</w:t>
        </w:r>
      </w:ins>
      <w:ins w:id="335" w:author="PR Preview" w:date="2026-01-01T00:00:00Z">
        <w:r>
          <w:t xml:space="preserve">,</w:t>
        </w:r>
      </w:ins>
      <w:ins w:id="336" w:author="PR Preview" w:date="2026-01-01T00:00:00Z">
        <w:r>
          <w:t xml:space="preserve"> </w:t>
        </w:r>
      </w:ins>
      <w:ins w:id="337" w:author="PR Preview" w:date="2026-01-01T00:00:00Z">
        <w:r>
          <w:t xml:space="preserve">and satisfies the following three axioms for all</w:t>
        </w:r>
      </w:ins>
      <w:ins w:id="338" w:author="PR Preview" w:date="2026-01-01T00:00:00Z">
        <w:r>
          <w:t xml:space="preserve"> </w:t>
        </w:r>
      </w:ins>
      <w:ins w:id="339" w:author="PR Preview" w:date="2026-01-01T00:00:00Z">
        <w:r>
          <w:t xml:space="preserve">$\mathord{\smash[b]{\underset{\raise.3ex\hbox{$\scriptstyle\sim$}}{x}}\vphantom{x}}, \mathord{\smash[b]{\underset{\raise.3ex\hbox{$\scriptstyle\sim$}}{y}}\vphantom{y}}\in V$</w:t>
        </w:r>
      </w:ins>
      <w:ins w:id="340" w:author="PR Preview" w:date="2026-01-01T00:00:00Z">
        <w:r>
          <w:t xml:space="preserve"> </w:t>
        </w:r>
      </w:ins>
      <w:ins w:id="341" w:author="PR Preview" w:date="2026-01-01T00:00:00Z">
        <w:r>
          <w:t xml:space="preserve">and all scalars</w:t>
        </w:r>
      </w:ins>
      <w:ins w:id="342" w:author="PR Preview" w:date="2026-01-01T00:00:00Z">
        <w:r>
          <w:t xml:space="preserve"> </w:t>
        </w:r>
      </w:ins>
      <m:oMath>
        <m:r>
          <m:t>c</m:t>
        </m:r>
        <m:r>
          <m:rPr>
            <m:sty m:val="p"/>
          </m:rPr>
          <m:t>∈</m:t>
        </m:r>
        <m:r>
          <m:rPr>
            <m:scr m:val="double-struck"/>
            <m:sty m:val="p"/>
          </m:rPr>
          <m:t>R</m:t>
        </m:r>
      </m:oMath>
      <w:ins w:id="343" w:author="PR Preview" w:date="2026-01-01T00:00:00Z">
        <w:r>
          <w:t xml:space="preserve">:</w:t>
        </w:r>
      </w:ins>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del w:id="344" w:author="PR Preview" w:date="2026-01-01T00:00:00Z">
        <w:r>
          <w:rPr>
            <w:b/>
            <w:bCs/>
          </w:rPr>
          <w:delText xml:space="preserve">Subadditivity (triangle inequality)</w:delText>
        </w:r>
      </w:del>
      <w:del w:id="345" w:author="PR Preview" w:date="2026-01-01T00:00:00Z">
        <w:r>
          <w:delText xml:space="preserve">:</w:delText>
        </w:r>
      </w:del>
      <w:del w:id="346" w:author="PR Preview" w:date="2026-01-01T00:00:00Z">
        <w:r>
          <w:delText xml:space="preserve"> </w:delText>
        </w:r>
      </w:del>
      <w:del w:id="347" w:author="PR Preview" w:date="2026-01-01T00:00:00Z">
        <w:r>
          <w:delTex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delText>
        </w:r>
      </w:del>
      <w:del w:id="348" w:author="PR Preview" w:date="2026-01-01T00:00:00Z">
        <w:r>
          <w:delText xml:space="preserve">.</w:delText>
        </w:r>
      </w:del>
    </w:p>
    <w:p>
      <w:pPr>
        <w:pStyle w:val="Compact"/>
        <w:numPr>
          <w:ilvl w:val="0"/>
          <w:numId w:val="1056"/>
        </w:numPr>
      </w:pPr>
      <w:ins w:id="349" w:author="PR Preview" w:date="2026-01-01T00:00:00Z">
        <w:r>
          <w:rPr>
            <w:b/>
            <w:bCs/>
          </w:rPr>
          <w:t xml:space="preserve">Subadditivity (triangle inequality)</w:t>
        </w:r>
      </w:ins>
      <w:ins w:id="350" w:author="PR Preview" w:date="2026-01-01T00:00:00Z">
        <w:r>
          <w:t xml:space="preserve">:</w:t>
        </w:r>
      </w:ins>
      <w:ins w:id="351" w:author="PR Preview" w:date="2026-01-01T00:00:00Z">
        <w:r>
          <w:t xml:space="preserve"> </w:t>
        </w:r>
      </w:ins>
      <w:ins w:id="352"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353" w:author="PR Preview" w:date="2026-01-01T00:00:00Z">
        <w:r>
          <w:t xml:space="preserve"> </w:t>
        </w:r>
      </w:ins>
      <w:ins w:id="354" w:author="PR Preview" w:date="2026-01-01T00:00:00Z">
        <w:r>
          <w:t xml:space="preserve">[56]</w:t>
        </w:r>
      </w:ins>
      <w:ins w:id="355"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del w:id="356" w:author="PR Preview" w:date="2026-01-01T00:00:00Z">
        <w:r>
          <w:rPr>
            <w:b/>
            <w:bCs/>
          </w:rPr>
          <w:delText xml:space="preserve">Definition 72 (Vector</w:delText>
        </w:r>
      </w:del>
      <w:del w:id="357" w:author="PR Preview" w:date="2026-01-01T00:00:00Z">
        <w:r>
          <w:rPr>
            <w:b/>
            <w:bCs/>
          </w:rPr>
          <w:delText xml:space="preserve"> </w:delText>
        </w:r>
      </w:del>
      <m:oMath>
        <m:r>
          <m:t>p</m:t>
        </m:r>
      </m:oMath>
      <w:del w:id="358" w:author="PR Preview" w:date="2026-01-01T00:00:00Z">
        <w:r>
          <w:rPr>
            <w:b/>
            <w:bCs/>
          </w:rPr>
          <w:delText xml:space="preserve">-norm (</w:delText>
        </w:r>
      </w:del>
      <m:oMath>
        <m:sSub>
          <m:e>
            <m:r>
              <m:t>ℓ</m:t>
            </m:r>
          </m:e>
          <m:sub>
            <m:r>
              <m:t>p</m:t>
            </m:r>
          </m:sub>
        </m:sSub>
      </m:oMath>
      <w:del w:id="359" w:author="PR Preview" w:date="2026-01-01T00:00:00Z">
        <w:r>
          <w:rPr>
            <w:b/>
            <w:bCs/>
          </w:rPr>
          <w:delText xml:space="preserve"> </w:delText>
        </w:r>
      </w:del>
      <w:del w:id="360" w:author="PR Preview" w:date="2026-01-01T00:00:00Z">
        <w:r>
          <w:rPr>
            <w:b/>
            <w:bCs/>
          </w:rPr>
          <w:delText xml:space="preserve">norm,</w:delText>
        </w:r>
      </w:del>
      <w:del w:id="361" w:author="PR Preview" w:date="2026-01-01T00:00:00Z">
        <w:r>
          <w:rPr>
            <w:b/>
            <w:bCs/>
          </w:rPr>
          <w:delText xml:space="preserve"> </w:delText>
        </w:r>
      </w:del>
      <m:oMath>
        <m:sSub>
          <m:e>
            <m:r>
              <m:t>ℓ</m:t>
            </m:r>
          </m:e>
          <m:sub>
            <m:r>
              <m:t>1</m:t>
            </m:r>
          </m:sub>
        </m:sSub>
      </m:oMath>
      <w:del w:id="362" w:author="PR Preview" w:date="2026-01-01T00:00:00Z">
        <w:r>
          <w:rPr>
            <w:b/>
            <w:bCs/>
          </w:rPr>
          <w:delText xml:space="preserve"> </w:delText>
        </w:r>
      </w:del>
      <w:del w:id="363" w:author="PR Preview" w:date="2026-01-01T00:00:00Z">
        <w:r>
          <w:rPr>
            <w:b/>
            <w:bCs/>
          </w:rPr>
          <w:delText xml:space="preserve">norm, taxicab norm, Manhattan norm,</w:delText>
        </w:r>
      </w:del>
      <w:del w:id="364" w:author="PR Preview" w:date="2026-01-01T00:00:00Z">
        <w:r>
          <w:rPr>
            <w:b/>
            <w:bCs/>
          </w:rPr>
          <w:delText xml:space="preserve"> </w:delText>
        </w:r>
      </w:del>
      <m:oMath>
        <m:sSub>
          <m:e>
            <m:r>
              <m:t>ℓ</m:t>
            </m:r>
          </m:e>
          <m:sub>
            <m:r>
              <m:t>2</m:t>
            </m:r>
          </m:sub>
        </m:sSub>
      </m:oMath>
      <w:del w:id="365" w:author="PR Preview" w:date="2026-01-01T00:00:00Z">
        <w:r>
          <w:rPr>
            <w:b/>
            <w:bCs/>
          </w:rPr>
          <w:delText xml:space="preserve"> </w:delText>
        </w:r>
      </w:del>
      <w:del w:id="366" w:author="PR Preview" w:date="2026-01-01T00:00:00Z">
        <w:r>
          <w:rPr>
            <w:b/>
            <w:bCs/>
          </w:rPr>
          <w:delText xml:space="preserve">norm, infinity norm))</w:delText>
        </w:r>
      </w:del>
      <w:del w:id="367" w:author="PR Preview" w:date="2026-01-01T00:00:00Z">
        <w:r>
          <w:delText xml:space="preserve"> </w:delText>
        </w:r>
      </w:del>
      <w:del w:id="368" w:author="PR Preview" w:date="2026-01-01T00:00:00Z">
        <w:r>
          <w:delText xml:space="preserve">For a vector</w:delText>
        </w:r>
      </w:del>
      <w:del w:id="369" w:author="PR Preview" w:date="2026-01-01T00:00:00Z">
        <w:r>
          <w:delText xml:space="preserve"> </w:delText>
        </w:r>
      </w:del>
      <w:del w:id="370" w:author="PR Preview" w:date="2026-01-01T00:00:00Z">
        <w:r>
          <w:delText xml:space="preserve">$\mathord{\smash[b]{\underset{\raise.3ex\hbox{$\scriptstyle\sim$}}{x}}\vphantom{x}}= (x_1, \ldots, x_p) \in \mathbb{R}^p$</w:delText>
        </w:r>
      </w:del>
      <w:del w:id="371" w:author="PR Preview" w:date="2026-01-01T00:00:00Z">
        <w:r>
          <w:delText xml:space="preserve"> </w:delText>
        </w:r>
      </w:del>
      <w:del w:id="372" w:author="PR Preview" w:date="2026-01-01T00:00:00Z">
        <w:r>
          <w:delText xml:space="preserve">and any real number</w:delText>
        </w:r>
      </w:del>
      <w:del w:id="373" w:author="PR Preview" w:date="2026-01-01T00:00:00Z">
        <w:r>
          <w:delText xml:space="preserve"> </w:delText>
        </w:r>
      </w:del>
      <m:oMath>
        <m:r>
          <m:t>k</m:t>
        </m:r>
        <m:r>
          <m:rPr>
            <m:sty m:val="p"/>
          </m:rPr>
          <m:t>≥</m:t>
        </m:r>
        <m:r>
          <m:t>1</m:t>
        </m:r>
      </m:oMath>
      <w:del w:id="374" w:author="PR Preview" w:date="2026-01-01T00:00:00Z">
        <w:r>
          <w:delText xml:space="preserve">,</w:delText>
        </w:r>
      </w:del>
      <w:del w:id="375" w:author="PR Preview" w:date="2026-01-01T00:00:00Z">
        <w:r>
          <w:delText xml:space="preserve"> </w:delText>
        </w:r>
      </w:del>
      <w:del w:id="376" w:author="PR Preview" w:date="2026-01-01T00:00:00Z">
        <w:r>
          <w:delText xml:space="preserve">the</w:delText>
        </w:r>
      </w:del>
      <w:del w:id="377" w:author="PR Preview" w:date="2026-01-01T00:00:00Z">
        <w:r>
          <w:delText xml:space="preserve"> </w:delText>
        </w:r>
      </w:del>
      <w:del w:id="378" w:author="PR Preview" w:date="2026-01-01T00:00:00Z">
        <w:r>
          <w:rPr>
            <w:b/>
            <w:bCs/>
          </w:rPr>
          <w:delText xml:space="preserve">vector</w:delText>
        </w:r>
      </w:del>
      <w:del w:id="379" w:author="PR Preview" w:date="2026-01-01T00:00:00Z">
        <w:r>
          <w:rPr>
            <w:b/>
            <w:bCs/>
          </w:rPr>
          <w:delText xml:space="preserve"> </w:delText>
        </w:r>
      </w:del>
      <m:oMath>
        <m:r>
          <m:t>p</m:t>
        </m:r>
      </m:oMath>
      <w:del w:id="380" w:author="PR Preview" w:date="2026-01-01T00:00:00Z">
        <w:r>
          <w:rPr>
            <w:b/>
            <w:bCs/>
          </w:rPr>
          <w:delText xml:space="preserve">-norm</w:delText>
        </w:r>
      </w:del>
      <w:del w:id="381" w:author="PR Preview" w:date="2026-01-01T00:00:00Z">
        <w:r>
          <w:delText xml:space="preserve"> </w:delText>
        </w:r>
      </w:del>
      <w:del w:id="382" w:author="PR Preview" w:date="2026-01-01T00:00:00Z">
        <w:r>
          <w:delText xml:space="preserve">[54]</w:delText>
        </w:r>
      </w:del>
      <w:del w:id="383" w:author="PR Preview" w:date="2026-01-01T00:00:00Z">
        <w:r>
          <w:delText xml:space="preserve"> </w:delText>
        </w:r>
      </w:del>
      <w:del w:id="384" w:author="PR Preview" w:date="2026-01-01T00:00:00Z">
        <w:r>
          <w:delText xml:space="preserve">(or</w:delText>
        </w:r>
      </w:del>
      <w:del w:id="385" w:author="PR Preview" w:date="2026-01-01T00:00:00Z">
        <w:r>
          <w:delText xml:space="preserve"> </w:delText>
        </w:r>
      </w:del>
      <m:oMath>
        <m:sSub>
          <m:e>
            <m:r>
              <m:t>ℓ</m:t>
            </m:r>
          </m:e>
          <m:sub>
            <m:r>
              <m:t>p</m:t>
            </m:r>
          </m:sub>
        </m:sSub>
      </m:oMath>
      <w:del w:id="386" w:author="PR Preview" w:date="2026-01-01T00:00:00Z">
        <w:r>
          <w:rPr>
            <w:b/>
            <w:bCs/>
          </w:rPr>
          <w:delText xml:space="preserve"> </w:delText>
        </w:r>
      </w:del>
      <w:del w:id="387" w:author="PR Preview" w:date="2026-01-01T00:00:00Z">
        <w:r>
          <w:rPr>
            <w:b/>
            <w:bCs/>
          </w:rPr>
          <w:delText xml:space="preserve">norm</w:delText>
        </w:r>
      </w:del>
      <w:del w:id="388" w:author="PR Preview" w:date="2026-01-01T00:00:00Z">
        <w:r>
          <w:delText xml:space="preserve">, traditionally named with parameter</w:delText>
        </w:r>
      </w:del>
      <w:del w:id="389" w:author="PR Preview" w:date="2026-01-01T00:00:00Z">
        <w:r>
          <w:delText xml:space="preserve"> </w:delText>
        </w:r>
      </w:del>
      <m:oMath>
        <m:r>
          <m:t>p</m:t>
        </m:r>
      </m:oMath>
      <w:del w:id="390" w:author="PR Preview" w:date="2026-01-01T00:00:00Z">
        <w:r>
          <w:delText xml:space="preserve"> </w:delText>
        </w:r>
      </w:del>
      <w:del w:id="391" w:author="PR Preview" w:date="2026-01-01T00:00:00Z">
        <w:r>
          <w:delText xml:space="preserve">but denoted here with exponent</w:delText>
        </w:r>
      </w:del>
      <w:del w:id="392" w:author="PR Preview" w:date="2026-01-01T00:00:00Z">
        <w:r>
          <w:delText xml:space="preserve"> </w:delText>
        </w:r>
      </w:del>
      <m:oMath>
        <m:r>
          <m:t>k</m:t>
        </m:r>
      </m:oMath>
      <w:del w:id="393" w:author="PR Preview" w:date="2026-01-01T00:00:00Z">
        <w:r>
          <w:delText xml:space="preserve"> </w:delText>
        </w:r>
      </w:del>
      <w:del w:id="394" w:author="PR Preview" w:date="2026-01-01T00:00:00Z">
        <w:r>
          <w:delText xml:space="preserve">to avoid clashing with the ambient vector dimension</w:delText>
        </w:r>
      </w:del>
      <w:del w:id="395" w:author="PR Preview" w:date="2026-01-01T00:00:00Z">
        <w:r>
          <w:delText xml:space="preserve"> </w:delText>
        </w:r>
      </w:del>
      <m:oMath>
        <m:r>
          <m:t>p</m:t>
        </m:r>
      </m:oMath>
      <w:del w:id="396" w:author="PR Preview" w:date="2026-01-01T00:00:00Z">
        <w:r>
          <w:delText xml:space="preserve">) is:</w:delText>
        </w:r>
      </w:del>
    </w:p>
    <w:p>
      <w:pPr>
        <w:pStyle w:val="BodyText"/>
      </w:pPr>
      <w:ins w:id="397" w:author="PR Preview" w:date="2026-01-01T00:00:00Z">
        <w:r>
          <w:rPr>
            <w:b/>
            <w:bCs/>
          </w:rPr>
          <w:t xml:space="preserve">Definition 72 (Vector</w:t>
        </w:r>
      </w:ins>
      <w:ins w:id="398" w:author="PR Preview" w:date="2026-01-01T00:00:00Z">
        <w:r>
          <w:rPr>
            <w:b/>
            <w:bCs/>
          </w:rPr>
          <w:t xml:space="preserve"> </w:t>
        </w:r>
      </w:ins>
      <m:oMath>
        <m:r>
          <m:t>p</m:t>
        </m:r>
      </m:oMath>
      <w:ins w:id="399" w:author="PR Preview" w:date="2026-01-01T00:00:00Z">
        <w:r>
          <w:rPr>
            <w:b/>
            <w:bCs/>
          </w:rPr>
          <w:t xml:space="preserve">-norm (</w:t>
        </w:r>
      </w:ins>
      <m:oMath>
        <m:sSub>
          <m:e>
            <m:r>
              <m:t>ℓ</m:t>
            </m:r>
          </m:e>
          <m:sub>
            <m:r>
              <m:t>p</m:t>
            </m:r>
          </m:sub>
        </m:sSub>
      </m:oMath>
      <w:ins w:id="400" w:author="PR Preview" w:date="2026-01-01T00:00:00Z">
        <w:r>
          <w:rPr>
            <w:b/>
            <w:bCs/>
          </w:rPr>
          <w:t xml:space="preserve"> </w:t>
        </w:r>
      </w:ins>
      <w:ins w:id="401" w:author="PR Preview" w:date="2026-01-01T00:00:00Z">
        <w:r>
          <w:rPr>
            <w:b/>
            <w:bCs/>
          </w:rPr>
          <w:t xml:space="preserve">norm,</w:t>
        </w:r>
      </w:ins>
      <w:ins w:id="402" w:author="PR Preview" w:date="2026-01-01T00:00:00Z">
        <w:r>
          <w:rPr>
            <w:b/>
            <w:bCs/>
          </w:rPr>
          <w:t xml:space="preserve"> </w:t>
        </w:r>
      </w:ins>
      <m:oMath>
        <m:sSub>
          <m:e>
            <m:r>
              <m:t>ℓ</m:t>
            </m:r>
          </m:e>
          <m:sub>
            <m:r>
              <m:t>1</m:t>
            </m:r>
          </m:sub>
        </m:sSub>
      </m:oMath>
      <w:ins w:id="403" w:author="PR Preview" w:date="2026-01-01T00:00:00Z">
        <w:r>
          <w:rPr>
            <w:b/>
            <w:bCs/>
          </w:rPr>
          <w:t xml:space="preserve"> </w:t>
        </w:r>
      </w:ins>
      <w:ins w:id="404" w:author="PR Preview" w:date="2026-01-01T00:00:00Z">
        <w:r>
          <w:rPr>
            <w:b/>
            <w:bCs/>
          </w:rPr>
          <w:t xml:space="preserve">norm, taxicab norm, Manhattan norm,</w:t>
        </w:r>
      </w:ins>
      <w:ins w:id="405" w:author="PR Preview" w:date="2026-01-01T00:00:00Z">
        <w:r>
          <w:rPr>
            <w:b/>
            <w:bCs/>
          </w:rPr>
          <w:t xml:space="preserve"> </w:t>
        </w:r>
      </w:ins>
      <m:oMath>
        <m:sSub>
          <m:e>
            <m:r>
              <m:t>ℓ</m:t>
            </m:r>
          </m:e>
          <m:sub>
            <m:r>
              <m:t>2</m:t>
            </m:r>
          </m:sub>
        </m:sSub>
      </m:oMath>
      <w:ins w:id="406" w:author="PR Preview" w:date="2026-01-01T00:00:00Z">
        <w:r>
          <w:rPr>
            <w:b/>
            <w:bCs/>
          </w:rPr>
          <w:t xml:space="preserve"> </w:t>
        </w:r>
      </w:ins>
      <w:ins w:id="407" w:author="PR Preview" w:date="2026-01-01T00:00:00Z">
        <w:r>
          <w:rPr>
            <w:b/>
            <w:bCs/>
          </w:rPr>
          <w:t xml:space="preserve">norm, infinity norm))</w:t>
        </w:r>
      </w:ins>
      <w:ins w:id="408" w:author="PR Preview" w:date="2026-01-01T00:00:00Z">
        <w:r>
          <w:t xml:space="preserve"> </w:t>
        </w:r>
      </w:ins>
      <w:ins w:id="409" w:author="PR Preview" w:date="2026-01-01T00:00:00Z">
        <w:r>
          <w:t xml:space="preserve">For a vector</w:t>
        </w:r>
      </w:ins>
      <w:ins w:id="410" w:author="PR Preview" w:date="2026-01-01T00:00:00Z">
        <w:r>
          <w:t xml:space="preserve"> </w:t>
        </w:r>
      </w:ins>
      <w:ins w:id="411" w:author="PR Preview" w:date="2026-01-01T00:00:00Z">
        <w:r>
          <w:t xml:space="preserve">$\mathord{\smash[b]{\underset{\raise.3ex\hbox{$\scriptstyle\sim$}}{x}}\vphantom{x}}= (x_1, \ldots, x_p) \in \mathbb{R}^p$</w:t>
        </w:r>
      </w:ins>
      <w:ins w:id="412" w:author="PR Preview" w:date="2026-01-01T00:00:00Z">
        <w:r>
          <w:t xml:space="preserve"> </w:t>
        </w:r>
      </w:ins>
      <w:ins w:id="413" w:author="PR Preview" w:date="2026-01-01T00:00:00Z">
        <w:r>
          <w:t xml:space="preserve">and any real number</w:t>
        </w:r>
      </w:ins>
      <w:ins w:id="414" w:author="PR Preview" w:date="2026-01-01T00:00:00Z">
        <w:r>
          <w:t xml:space="preserve"> </w:t>
        </w:r>
      </w:ins>
      <m:oMath>
        <m:r>
          <m:t>k</m:t>
        </m:r>
        <m:r>
          <m:rPr>
            <m:sty m:val="p"/>
          </m:rPr>
          <m:t>≥</m:t>
        </m:r>
        <m:r>
          <m:t>1</m:t>
        </m:r>
      </m:oMath>
      <w:ins w:id="415" w:author="PR Preview" w:date="2026-01-01T00:00:00Z">
        <w:r>
          <w:t xml:space="preserve">,</w:t>
        </w:r>
      </w:ins>
      <w:ins w:id="416" w:author="PR Preview" w:date="2026-01-01T00:00:00Z">
        <w:r>
          <w:t xml:space="preserve"> </w:t>
        </w:r>
      </w:ins>
      <w:ins w:id="417" w:author="PR Preview" w:date="2026-01-01T00:00:00Z">
        <w:r>
          <w:t xml:space="preserve">the</w:t>
        </w:r>
      </w:ins>
      <w:ins w:id="418" w:author="PR Preview" w:date="2026-01-01T00:00:00Z">
        <w:r>
          <w:t xml:space="preserve"> </w:t>
        </w:r>
      </w:ins>
      <w:ins w:id="419" w:author="PR Preview" w:date="2026-01-01T00:00:00Z">
        <w:r>
          <w:rPr>
            <w:b/>
            <w:bCs/>
          </w:rPr>
          <w:t xml:space="preserve">vector</w:t>
        </w:r>
      </w:ins>
      <w:ins w:id="420" w:author="PR Preview" w:date="2026-01-01T00:00:00Z">
        <w:r>
          <w:rPr>
            <w:b/>
            <w:bCs/>
          </w:rPr>
          <w:t xml:space="preserve"> </w:t>
        </w:r>
      </w:ins>
      <m:oMath>
        <m:r>
          <m:t>p</m:t>
        </m:r>
      </m:oMath>
      <w:ins w:id="421" w:author="PR Preview" w:date="2026-01-01T00:00:00Z">
        <w:r>
          <w:rPr>
            <w:b/>
            <w:bCs/>
          </w:rPr>
          <w:t xml:space="preserve">-norm</w:t>
        </w:r>
      </w:ins>
      <w:ins w:id="422" w:author="PR Preview" w:date="2026-01-01T00:00:00Z">
        <w:r>
          <w:t xml:space="preserve"> </w:t>
        </w:r>
      </w:ins>
      <w:ins w:id="423" w:author="PR Preview" w:date="2026-01-01T00:00:00Z">
        <w:r>
          <w:t xml:space="preserve">[57]</w:t>
        </w:r>
      </w:ins>
      <w:ins w:id="424" w:author="PR Preview" w:date="2026-01-01T00:00:00Z">
        <w:r>
          <w:t xml:space="preserve"> </w:t>
        </w:r>
      </w:ins>
      <w:ins w:id="425" w:author="PR Preview" w:date="2026-01-01T00:00:00Z">
        <w:r>
          <w:t xml:space="preserve">(or</w:t>
        </w:r>
      </w:ins>
      <w:ins w:id="426" w:author="PR Preview" w:date="2026-01-01T00:00:00Z">
        <w:r>
          <w:t xml:space="preserve"> </w:t>
        </w:r>
      </w:ins>
      <m:oMath>
        <m:sSub>
          <m:e>
            <m:r>
              <m:t>ℓ</m:t>
            </m:r>
          </m:e>
          <m:sub>
            <m:r>
              <m:t>p</m:t>
            </m:r>
          </m:sub>
        </m:sSub>
      </m:oMath>
      <w:ins w:id="427" w:author="PR Preview" w:date="2026-01-01T00:00:00Z">
        <w:r>
          <w:rPr>
            <w:b/>
            <w:bCs/>
          </w:rPr>
          <w:t xml:space="preserve"> </w:t>
        </w:r>
      </w:ins>
      <w:ins w:id="428" w:author="PR Preview" w:date="2026-01-01T00:00:00Z">
        <w:r>
          <w:rPr>
            <w:b/>
            <w:bCs/>
          </w:rPr>
          <w:t xml:space="preserve">norm</w:t>
        </w:r>
      </w:ins>
      <w:ins w:id="429" w:author="PR Preview" w:date="2026-01-01T00:00:00Z">
        <w:r>
          <w:t xml:space="preserve">, traditionally named with parameter</w:t>
        </w:r>
      </w:ins>
      <w:ins w:id="430" w:author="PR Preview" w:date="2026-01-01T00:00:00Z">
        <w:r>
          <w:t xml:space="preserve"> </w:t>
        </w:r>
      </w:ins>
      <m:oMath>
        <m:r>
          <m:t>p</m:t>
        </m:r>
      </m:oMath>
      <w:ins w:id="431" w:author="PR Preview" w:date="2026-01-01T00:00:00Z">
        <w:r>
          <w:t xml:space="preserve"> </w:t>
        </w:r>
      </w:ins>
      <w:ins w:id="432" w:author="PR Preview" w:date="2026-01-01T00:00:00Z">
        <w:r>
          <w:t xml:space="preserve">but denoted here with exponent</w:t>
        </w:r>
      </w:ins>
      <w:ins w:id="433" w:author="PR Preview" w:date="2026-01-01T00:00:00Z">
        <w:r>
          <w:t xml:space="preserve"> </w:t>
        </w:r>
      </w:ins>
      <m:oMath>
        <m:r>
          <m:t>k</m:t>
        </m:r>
      </m:oMath>
      <w:ins w:id="434" w:author="PR Preview" w:date="2026-01-01T00:00:00Z">
        <w:r>
          <w:t xml:space="preserve"> </w:t>
        </w:r>
      </w:ins>
      <w:ins w:id="435" w:author="PR Preview" w:date="2026-01-01T00:00:00Z">
        <w:r>
          <w:t xml:space="preserve">to avoid clashing with the ambient vector dimension</w:t>
        </w:r>
      </w:ins>
      <w:ins w:id="436" w:author="PR Preview" w:date="2026-01-01T00:00:00Z">
        <w:r>
          <w:t xml:space="preserve"> </w:t>
        </w:r>
      </w:ins>
      <m:oMath>
        <m:r>
          <m:t>p</m:t>
        </m:r>
      </m:oMath>
      <w:ins w:id="437"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del w:id="438" w:author="PR Preview" w:date="2026-01-01T00:00:00Z">
        <w:r>
          <w:rPr>
            <w:b/>
            <w:bCs/>
          </w:rPr>
          <w:delText xml:space="preserve">Definition 73 (Infinity norm (</w:delText>
        </w:r>
      </w:del>
      <m:oMath>
        <m:sSub>
          <m:e>
            <m:r>
              <m:t>ℓ</m:t>
            </m:r>
          </m:e>
          <m:sub>
            <m:r>
              <m:rPr>
                <m:sty m:val="p"/>
              </m:rPr>
              <m:t>∞</m:t>
            </m:r>
          </m:sub>
        </m:sSub>
      </m:oMath>
      <w:del w:id="439" w:author="PR Preview" w:date="2026-01-01T00:00:00Z">
        <w:r>
          <w:rPr>
            <w:b/>
            <w:bCs/>
          </w:rPr>
          <w:delText xml:space="preserve"> </w:delText>
        </w:r>
      </w:del>
      <w:del w:id="440" w:author="PR Preview" w:date="2026-01-01T00:00:00Z">
        <w:r>
          <w:rPr>
            <w:b/>
            <w:bCs/>
          </w:rPr>
          <w:delText xml:space="preserve">norm, maximum norm, Chebyshev norm))</w:delText>
        </w:r>
      </w:del>
      <w:del w:id="441" w:author="PR Preview" w:date="2026-01-01T00:00:00Z">
        <w:r>
          <w:delText xml:space="preserve"> </w:delText>
        </w:r>
      </w:del>
      <w:del w:id="442" w:author="PR Preview" w:date="2026-01-01T00:00:00Z">
        <w:r>
          <w:delText xml:space="preserve">For a vector</w:delText>
        </w:r>
      </w:del>
      <w:del w:id="443" w:author="PR Preview" w:date="2026-01-01T00:00:00Z">
        <w:r>
          <w:delText xml:space="preserve"> </w:delText>
        </w:r>
      </w:del>
      <w:del w:id="444" w:author="PR Preview" w:date="2026-01-01T00:00:00Z">
        <w:r>
          <w:delText xml:space="preserve">$\mathord{\smash[b]{\underset{\raise.3ex\hbox{$\scriptstyle\sim$}}{x}}\vphantom{x}}= (x_1, \ldots, x_p) \in \mathbb{R}^p$</w:delText>
        </w:r>
      </w:del>
      <w:del w:id="445" w:author="PR Preview" w:date="2026-01-01T00:00:00Z">
        <w:r>
          <w:delText xml:space="preserve">,</w:delText>
        </w:r>
      </w:del>
      <w:del w:id="446" w:author="PR Preview" w:date="2026-01-01T00:00:00Z">
        <w:r>
          <w:delText xml:space="preserve"> </w:delText>
        </w:r>
      </w:del>
      <w:del w:id="447" w:author="PR Preview" w:date="2026-01-01T00:00:00Z">
        <w:r>
          <w:delText xml:space="preserve">the</w:delText>
        </w:r>
      </w:del>
      <w:del w:id="448" w:author="PR Preview" w:date="2026-01-01T00:00:00Z">
        <w:r>
          <w:delText xml:space="preserve"> </w:delText>
        </w:r>
      </w:del>
      <w:del w:id="449" w:author="PR Preview" w:date="2026-01-01T00:00:00Z">
        <w:r>
          <w:rPr>
            <w:b/>
            <w:bCs/>
          </w:rPr>
          <w:delText xml:space="preserve">infinity norm</w:delText>
        </w:r>
      </w:del>
      <w:del w:id="450" w:author="PR Preview" w:date="2026-01-01T00:00:00Z">
        <w:r>
          <w:delText xml:space="preserve"> </w:delText>
        </w:r>
      </w:del>
      <w:del w:id="451" w:author="PR Preview" w:date="2026-01-01T00:00:00Z">
        <w:r>
          <w:delText xml:space="preserve">[55]</w:delText>
        </w:r>
      </w:del>
      <w:del w:id="452" w:author="PR Preview" w:date="2026-01-01T00:00:00Z">
        <w:r>
          <w:delText xml:space="preserve"> </w:delText>
        </w:r>
      </w:del>
      <w:del w:id="453" w:author="PR Preview" w:date="2026-01-01T00:00:00Z">
        <w:r>
          <w:delText xml:space="preserve">(also the</w:delText>
        </w:r>
      </w:del>
      <w:del w:id="454" w:author="PR Preview" w:date="2026-01-01T00:00:00Z">
        <w:r>
          <w:delText xml:space="preserve"> </w:delText>
        </w:r>
      </w:del>
      <m:oMath>
        <m:sSub>
          <m:e>
            <m:r>
              <m:t>ℓ</m:t>
            </m:r>
          </m:e>
          <m:sub>
            <m:r>
              <m:rPr>
                <m:sty m:val="p"/>
              </m:rPr>
              <m:t>∞</m:t>
            </m:r>
          </m:sub>
        </m:sSub>
      </m:oMath>
      <w:del w:id="455" w:author="PR Preview" w:date="2026-01-01T00:00:00Z">
        <w:r>
          <w:rPr>
            <w:b/>
            <w:bCs/>
          </w:rPr>
          <w:delText xml:space="preserve"> </w:delText>
        </w:r>
      </w:del>
      <w:del w:id="456" w:author="PR Preview" w:date="2026-01-01T00:00:00Z">
        <w:r>
          <w:rPr>
            <w:b/>
            <w:bCs/>
          </w:rPr>
          <w:delText xml:space="preserve">norm</w:delText>
        </w:r>
      </w:del>
      <w:del w:id="457" w:author="PR Preview" w:date="2026-01-01T00:00:00Z">
        <w:r>
          <w:delText xml:space="preserve">,</w:delText>
        </w:r>
      </w:del>
      <w:del w:id="458" w:author="PR Preview" w:date="2026-01-01T00:00:00Z">
        <w:r>
          <w:delText xml:space="preserve"> </w:delText>
        </w:r>
      </w:del>
      <w:del w:id="459" w:author="PR Preview" w:date="2026-01-01T00:00:00Z">
        <w:r>
          <w:rPr>
            <w:b/>
            <w:bCs/>
          </w:rPr>
          <w:delText xml:space="preserve">maximum norm</w:delText>
        </w:r>
      </w:del>
      <w:del w:id="460" w:author="PR Preview" w:date="2026-01-01T00:00:00Z">
        <w:r>
          <w:delText xml:space="preserve">, or</w:delText>
        </w:r>
      </w:del>
      <w:del w:id="461" w:author="PR Preview" w:date="2026-01-01T00:00:00Z">
        <w:r>
          <w:delText xml:space="preserve"> </w:delText>
        </w:r>
      </w:del>
      <w:del w:id="462" w:author="PR Preview" w:date="2026-01-01T00:00:00Z">
        <w:r>
          <w:rPr>
            <w:b/>
            <w:bCs/>
          </w:rPr>
          <w:delText xml:space="preserve">Chebyshev norm</w:delText>
        </w:r>
      </w:del>
      <w:del w:id="463" w:author="PR Preview" w:date="2026-01-01T00:00:00Z">
        <w:r>
          <w:delText xml:space="preserve">) is defined separately from the</w:delText>
        </w:r>
      </w:del>
      <w:del w:id="464" w:author="PR Preview" w:date="2026-01-01T00:00:00Z">
        <w:r>
          <w:delText xml:space="preserve"> </w:delText>
        </w:r>
      </w:del>
      <m:oMath>
        <m:r>
          <m:t>p</m:t>
        </m:r>
      </m:oMath>
      <w:del w:id="465" w:author="PR Preview" w:date="2026-01-01T00:00:00Z">
        <w:r>
          <w:delText xml:space="preserve">-norms (</w:delText>
        </w:r>
      </w:del>
      <w:hyperlink w:anchor="def-vector-p-norm">
        <w:del w:id="466" w:author="PR Preview" w:date="2026-01-01T00:00:00Z">
          <w:r>
            <w:rPr>
              <w:rStyle w:val="Hyperlink"/>
            </w:rPr>
            <w:delText xml:space="preserve">Definition 72</w:delText>
          </w:r>
        </w:del>
      </w:hyperlink>
      <w:del w:id="467" w:author="PR Preview" w:date="2026-01-01T00:00:00Z">
        <w:r>
          <w:delText xml:space="preserve">) by</w:delText>
        </w:r>
      </w:del>
    </w:p>
    <w:p>
      <w:pPr>
        <w:pStyle w:val="BodyText"/>
      </w:pPr>
      <w:ins w:id="468" w:author="PR Preview" w:date="2026-01-01T00:00:00Z">
        <w:r>
          <w:rPr>
            <w:b/>
            <w:bCs/>
          </w:rPr>
          <w:t xml:space="preserve">Definition 73 (Infinity norm (</w:t>
        </w:r>
      </w:ins>
      <m:oMath>
        <m:sSub>
          <m:e>
            <m:r>
              <m:t>ℓ</m:t>
            </m:r>
          </m:e>
          <m:sub>
            <m:r>
              <m:rPr>
                <m:sty m:val="p"/>
              </m:rPr>
              <m:t>∞</m:t>
            </m:r>
          </m:sub>
        </m:sSub>
      </m:oMath>
      <w:ins w:id="469" w:author="PR Preview" w:date="2026-01-01T00:00:00Z">
        <w:r>
          <w:rPr>
            <w:b/>
            <w:bCs/>
          </w:rPr>
          <w:t xml:space="preserve"> </w:t>
        </w:r>
      </w:ins>
      <w:ins w:id="470" w:author="PR Preview" w:date="2026-01-01T00:00:00Z">
        <w:r>
          <w:rPr>
            <w:b/>
            <w:bCs/>
          </w:rPr>
          <w:t xml:space="preserve">norm, maximum norm, Chebyshev norm))</w:t>
        </w:r>
      </w:ins>
      <w:ins w:id="471" w:author="PR Preview" w:date="2026-01-01T00:00:00Z">
        <w:r>
          <w:t xml:space="preserve"> </w:t>
        </w:r>
      </w:ins>
      <w:ins w:id="472" w:author="PR Preview" w:date="2026-01-01T00:00:00Z">
        <w:r>
          <w:t xml:space="preserve">For a vector</w:t>
        </w:r>
      </w:ins>
      <w:ins w:id="473" w:author="PR Preview" w:date="2026-01-01T00:00:00Z">
        <w:r>
          <w:t xml:space="preserve"> </w:t>
        </w:r>
      </w:ins>
      <w:ins w:id="474" w:author="PR Preview" w:date="2026-01-01T00:00:00Z">
        <w:r>
          <w:t xml:space="preserve">$\mathord{\smash[b]{\underset{\raise.3ex\hbox{$\scriptstyle\sim$}}{x}}\vphantom{x}}= (x_1, \ldots, x_p) \in \mathbb{R}^p$</w:t>
        </w:r>
      </w:ins>
      <w:ins w:id="475" w:author="PR Preview" w:date="2026-01-01T00:00:00Z">
        <w:r>
          <w:t xml:space="preserve">,</w:t>
        </w:r>
      </w:ins>
      <w:ins w:id="476" w:author="PR Preview" w:date="2026-01-01T00:00:00Z">
        <w:r>
          <w:t xml:space="preserve"> </w:t>
        </w:r>
      </w:ins>
      <w:ins w:id="477" w:author="PR Preview" w:date="2026-01-01T00:00:00Z">
        <w:r>
          <w:t xml:space="preserve">the</w:t>
        </w:r>
      </w:ins>
      <w:ins w:id="478" w:author="PR Preview" w:date="2026-01-01T00:00:00Z">
        <w:r>
          <w:t xml:space="preserve"> </w:t>
        </w:r>
      </w:ins>
      <w:ins w:id="479" w:author="PR Preview" w:date="2026-01-01T00:00:00Z">
        <w:r>
          <w:rPr>
            <w:b/>
            <w:bCs/>
          </w:rPr>
          <w:t xml:space="preserve">infinity norm</w:t>
        </w:r>
      </w:ins>
      <w:ins w:id="480" w:author="PR Preview" w:date="2026-01-01T00:00:00Z">
        <w:r>
          <w:t xml:space="preserve"> </w:t>
        </w:r>
      </w:ins>
      <w:ins w:id="481" w:author="PR Preview" w:date="2026-01-01T00:00:00Z">
        <w:r>
          <w:t xml:space="preserve">[58]</w:t>
        </w:r>
      </w:ins>
      <w:ins w:id="482" w:author="PR Preview" w:date="2026-01-01T00:00:00Z">
        <w:r>
          <w:t xml:space="preserve"> </w:t>
        </w:r>
      </w:ins>
      <w:ins w:id="483" w:author="PR Preview" w:date="2026-01-01T00:00:00Z">
        <w:r>
          <w:t xml:space="preserve">(also the</w:t>
        </w:r>
      </w:ins>
      <w:ins w:id="484" w:author="PR Preview" w:date="2026-01-01T00:00:00Z">
        <w:r>
          <w:t xml:space="preserve"> </w:t>
        </w:r>
      </w:ins>
      <m:oMath>
        <m:sSub>
          <m:e>
            <m:r>
              <m:t>ℓ</m:t>
            </m:r>
          </m:e>
          <m:sub>
            <m:r>
              <m:rPr>
                <m:sty m:val="p"/>
              </m:rPr>
              <m:t>∞</m:t>
            </m:r>
          </m:sub>
        </m:sSub>
      </m:oMath>
      <w:ins w:id="485" w:author="PR Preview" w:date="2026-01-01T00:00:00Z">
        <w:r>
          <w:rPr>
            <w:b/>
            <w:bCs/>
          </w:rPr>
          <w:t xml:space="preserve"> </w:t>
        </w:r>
      </w:ins>
      <w:ins w:id="486" w:author="PR Preview" w:date="2026-01-01T00:00:00Z">
        <w:r>
          <w:rPr>
            <w:b/>
            <w:bCs/>
          </w:rPr>
          <w:t xml:space="preserve">norm</w:t>
        </w:r>
      </w:ins>
      <w:ins w:id="487" w:author="PR Preview" w:date="2026-01-01T00:00:00Z">
        <w:r>
          <w:t xml:space="preserve">,</w:t>
        </w:r>
      </w:ins>
      <w:ins w:id="488" w:author="PR Preview" w:date="2026-01-01T00:00:00Z">
        <w:r>
          <w:t xml:space="preserve"> </w:t>
        </w:r>
      </w:ins>
      <w:ins w:id="489" w:author="PR Preview" w:date="2026-01-01T00:00:00Z">
        <w:r>
          <w:rPr>
            <w:b/>
            <w:bCs/>
          </w:rPr>
          <w:t xml:space="preserve">maximum norm</w:t>
        </w:r>
      </w:ins>
      <w:ins w:id="490" w:author="PR Preview" w:date="2026-01-01T00:00:00Z">
        <w:r>
          <w:t xml:space="preserve">, or</w:t>
        </w:r>
      </w:ins>
      <w:ins w:id="491" w:author="PR Preview" w:date="2026-01-01T00:00:00Z">
        <w:r>
          <w:t xml:space="preserve"> </w:t>
        </w:r>
      </w:ins>
      <w:ins w:id="492" w:author="PR Preview" w:date="2026-01-01T00:00:00Z">
        <w:r>
          <w:rPr>
            <w:b/>
            <w:bCs/>
          </w:rPr>
          <w:t xml:space="preserve">Chebyshev norm</w:t>
        </w:r>
      </w:ins>
      <w:ins w:id="493" w:author="PR Preview" w:date="2026-01-01T00:00:00Z">
        <w:r>
          <w:t xml:space="preserve">) is defined separately from the</w:t>
        </w:r>
      </w:ins>
      <w:ins w:id="494" w:author="PR Preview" w:date="2026-01-01T00:00:00Z">
        <w:r>
          <w:t xml:space="preserve"> </w:t>
        </w:r>
      </w:ins>
      <m:oMath>
        <m:r>
          <m:t>p</m:t>
        </m:r>
      </m:oMath>
      <w:ins w:id="495" w:author="PR Preview" w:date="2026-01-01T00:00:00Z">
        <w:r>
          <w:t xml:space="preserve">-norms (</w:t>
        </w:r>
      </w:ins>
      <w:hyperlink w:anchor="def-vector-p-norm">
        <w:ins w:id="496" w:author="PR Preview" w:date="2026-01-01T00:00:00Z">
          <w:r>
            <w:rPr>
              <w:rStyle w:val="Hyperlink"/>
            </w:rPr>
            <w:t xml:space="preserve">Definition 72</w:t>
          </w:r>
        </w:ins>
      </w:hyperlink>
      <w:ins w:id="497"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del w:id="498" w:author="PR Preview" w:date="2026-01-01T00:00:00Z">
        <w:r>
          <w:rPr>
            <w:b/>
            <w:bCs/>
          </w:rPr>
          <w:delText xml:space="preserve">Definition 75 (Cosine similarity)</w:delText>
        </w:r>
      </w:del>
      <w:del w:id="499" w:author="PR Preview" w:date="2026-01-01T00:00:00Z">
        <w:r>
          <w:delText xml:space="preserve"> </w:delText>
        </w:r>
      </w:del>
      <w:del w:id="500" w:author="PR Preview" w:date="2026-01-01T00:00:00Z">
        <w:r>
          <w:delText xml:space="preserve">The</w:delText>
        </w:r>
      </w:del>
      <w:del w:id="501" w:author="PR Preview" w:date="2026-01-01T00:00:00Z">
        <w:r>
          <w:delText xml:space="preserve"> </w:delText>
        </w:r>
      </w:del>
      <w:del w:id="502" w:author="PR Preview" w:date="2026-01-01T00:00:00Z">
        <w:r>
          <w:rPr>
            <w:b/>
            <w:bCs/>
          </w:rPr>
          <w:delText xml:space="preserve">cosine similarity</w:delText>
        </w:r>
      </w:del>
      <w:del w:id="503" w:author="PR Preview" w:date="2026-01-01T00:00:00Z">
        <w:r>
          <w:delText xml:space="preserve"> </w:delText>
        </w:r>
      </w:del>
      <w:del w:id="504" w:author="PR Preview" w:date="2026-01-01T00:00:00Z">
        <w:r>
          <w:delText xml:space="preserve">[56]</w:delText>
        </w:r>
      </w:del>
      <w:del w:id="505" w:author="PR Preview" w:date="2026-01-01T00:00:00Z">
        <w:r>
          <w:delText xml:space="preserve"> </w:delText>
        </w:r>
      </w:del>
      <w:del w:id="506" w:author="PR Preview" w:date="2026-01-01T00:00:00Z">
        <w:r>
          <w:delText xml:space="preserve">between two nonzero vectors</w:delText>
        </w:r>
      </w:del>
      <w:del w:id="507" w:author="PR Preview" w:date="2026-01-01T00:00:00Z">
        <w:r>
          <w:delText xml:space="preserve"> </w:delText>
        </w:r>
      </w:del>
      <w:del w:id="508" w:author="PR Preview" w:date="2026-01-01T00:00:00Z">
        <w:r>
          <w:delText xml:space="preserve">$\mathord{\smash[b]{\underset{\raise.3ex\hbox{$\scriptstyle\sim$}}{x}}\vphantom{x}}, \mathord{\smash[b]{\underset{\raise.3ex\hbox{$\scriptstyle\sim$}}{y}}\vphantom{y}}\in \mathbb{R}^p$</w:delText>
        </w:r>
      </w:del>
      <w:del w:id="509" w:author="PR Preview" w:date="2026-01-01T00:00:00Z">
        <w:r>
          <w:delText xml:space="preserve"> </w:delText>
        </w:r>
      </w:del>
      <w:del w:id="510" w:author="PR Preview" w:date="2026-01-01T00:00:00Z">
        <w:r>
          <w:delText xml:space="preserve">is</w:delText>
        </w:r>
      </w:del>
      <w:del w:id="511" w:author="PR Preview" w:date="2026-01-01T00:00:00Z">
        <w:r>
          <w:delText xml:space="preserve"> </w:delText>
        </w:r>
      </w:del>
      <w:del w:id="512" w:author="PR Preview" w:date="2026-01-01T00:00:00Z">
        <w:r>
          <w:delText xml:space="preserve">their dot product divided by the product of their lengths:</w:delText>
        </w:r>
      </w:del>
    </w:p>
    <w:p>
      <w:pPr>
        <w:pStyle w:val="FirstParagraph"/>
      </w:pPr>
      <w:ins w:id="513" w:author="PR Preview" w:date="2026-01-01T00:00:00Z">
        <w:r>
          <w:rPr>
            <w:b/>
            <w:bCs/>
          </w:rPr>
          <w:t xml:space="preserve">Definition 75 (Cosine similarity)</w:t>
        </w:r>
      </w:ins>
      <w:ins w:id="514" w:author="PR Preview" w:date="2026-01-01T00:00:00Z">
        <w:r>
          <w:t xml:space="preserve"> </w:t>
        </w:r>
      </w:ins>
      <w:ins w:id="515" w:author="PR Preview" w:date="2026-01-01T00:00:00Z">
        <w:r>
          <w:t xml:space="preserve">The</w:t>
        </w:r>
      </w:ins>
      <w:ins w:id="516" w:author="PR Preview" w:date="2026-01-01T00:00:00Z">
        <w:r>
          <w:t xml:space="preserve"> </w:t>
        </w:r>
      </w:ins>
      <w:ins w:id="517" w:author="PR Preview" w:date="2026-01-01T00:00:00Z">
        <w:r>
          <w:rPr>
            <w:b/>
            <w:bCs/>
          </w:rPr>
          <w:t xml:space="preserve">cosine similarity</w:t>
        </w:r>
      </w:ins>
      <w:ins w:id="518" w:author="PR Preview" w:date="2026-01-01T00:00:00Z">
        <w:r>
          <w:t xml:space="preserve"> </w:t>
        </w:r>
      </w:ins>
      <w:ins w:id="519" w:author="PR Preview" w:date="2026-01-01T00:00:00Z">
        <w:r>
          <w:t xml:space="preserve">[59]</w:t>
        </w:r>
      </w:ins>
      <w:ins w:id="520" w:author="PR Preview" w:date="2026-01-01T00:00:00Z">
        <w:r>
          <w:t xml:space="preserve"> </w:t>
        </w:r>
      </w:ins>
      <w:ins w:id="521" w:author="PR Preview" w:date="2026-01-01T00:00:00Z">
        <w:r>
          <w:t xml:space="preserve">between two nonzero vectors</w:t>
        </w:r>
      </w:ins>
      <w:ins w:id="522" w:author="PR Preview" w:date="2026-01-01T00:00:00Z">
        <w:r>
          <w:t xml:space="preserve"> </w:t>
        </w:r>
      </w:ins>
      <w:ins w:id="523" w:author="PR Preview" w:date="2026-01-01T00:00:00Z">
        <w:r>
          <w:t xml:space="preserve">$\mathord{\smash[b]{\underset{\raise.3ex\hbox{$\scriptstyle\sim$}}{x}}\vphantom{x}}, \mathord{\smash[b]{\underset{\raise.3ex\hbox{$\scriptstyle\sim$}}{y}}\vphantom{y}}\in \mathbb{R}^p$</w:t>
        </w:r>
      </w:ins>
      <w:ins w:id="524" w:author="PR Preview" w:date="2026-01-01T00:00:00Z">
        <w:r>
          <w:t xml:space="preserve"> </w:t>
        </w:r>
      </w:ins>
      <w:ins w:id="525" w:author="PR Preview" w:date="2026-01-01T00:00:00Z">
        <w:r>
          <w:t xml:space="preserve">is</w:t>
        </w:r>
      </w:ins>
      <w:ins w:id="526" w:author="PR Preview" w:date="2026-01-01T00:00:00Z">
        <w:r>
          <w:t xml:space="preserve"> </w:t>
        </w:r>
      </w:ins>
      <w:ins w:id="527" w:author="PR Preview" w:date="2026-01-01T00:00:00Z">
        <w:r>
          <w:t xml:space="preserve">their dot product divided by the product of their lengths:</w:t>
        </w:r>
      </w:ins>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del w:id="528" w:author="PR Preview" w:date="2026-01-01T00:00:00Z">
        <w:r>
          <w:rPr>
            <w:b/>
            <w:bCs/>
          </w:rPr>
          <w:delText xml:space="preserve">Definition 77 (Orthonormal basis)</w:delText>
        </w:r>
      </w:del>
      <w:del w:id="529" w:author="PR Preview" w:date="2026-01-01T00:00:00Z">
        <w:r>
          <w:delText xml:space="preserve"> </w:delText>
        </w:r>
      </w:del>
      <w:del w:id="530" w:author="PR Preview" w:date="2026-01-01T00:00:00Z">
        <w:r>
          <w:delText xml:space="preserve">An</w:delText>
        </w:r>
      </w:del>
      <w:del w:id="531" w:author="PR Preview" w:date="2026-01-01T00:00:00Z">
        <w:r>
          <w:delText xml:space="preserve"> </w:delText>
        </w:r>
      </w:del>
      <w:del w:id="532" w:author="PR Preview" w:date="2026-01-01T00:00:00Z">
        <w:r>
          <w:rPr>
            <w:b/>
            <w:bCs/>
          </w:rPr>
          <w:delText xml:space="preserve">orthonormal basis</w:delText>
        </w:r>
      </w:del>
      <w:del w:id="533" w:author="PR Preview" w:date="2026-01-01T00:00:00Z">
        <w:r>
          <w:delText xml:space="preserve"> </w:delText>
        </w:r>
      </w:del>
      <w:del w:id="534" w:author="PR Preview" w:date="2026-01-01T00:00:00Z">
        <w:r>
          <w:delText xml:space="preserve">[57]</w:delText>
        </w:r>
      </w:del>
      <w:del w:id="535" w:author="PR Preview" w:date="2026-01-01T00:00:00Z">
        <w:r>
          <w:delText xml:space="preserve"> </w:delText>
        </w:r>
      </w:del>
      <w:del w:id="536" w:author="PR Preview" w:date="2026-01-01T00:00:00Z">
        <w:r>
          <w:delText xml:space="preserve">of a subspace</w:delText>
        </w:r>
      </w:del>
      <w:del w:id="537" w:author="PR Preview" w:date="2026-01-01T00:00:00Z">
        <w:r>
          <w:delText xml:space="preserve"> </w:delText>
        </w:r>
      </w:del>
      <m:oMath>
        <m:r>
          <m:rPr>
            <m:scr m:val="script"/>
            <m:sty m:val="p"/>
          </m:rPr>
          <m:t>S</m:t>
        </m:r>
      </m:oMath>
      <w:del w:id="538" w:author="PR Preview" w:date="2026-01-01T00:00:00Z">
        <w:r>
          <w:delText xml:space="preserve"> </w:delText>
        </w:r>
      </w:del>
      <w:del w:id="539" w:author="PR Preview" w:date="2026-01-01T00:00:00Z">
        <w:r>
          <w:delText xml:space="preserve">of</w:delText>
        </w:r>
      </w:del>
      <w:del w:id="540" w:author="PR Preview" w:date="2026-01-01T00:00:00Z">
        <w:r>
          <w:delText xml:space="preserve"> </w:delText>
        </w:r>
      </w:del>
      <m:oMath>
        <m:sSup>
          <m:e>
            <m:r>
              <m:rPr>
                <m:scr m:val="double-struck"/>
                <m:sty m:val="p"/>
              </m:rPr>
              <m:t>R</m:t>
            </m:r>
          </m:e>
          <m:sup>
            <m:r>
              <m:t>p</m:t>
            </m:r>
          </m:sup>
        </m:sSup>
      </m:oMath>
      <w:del w:id="541" w:author="PR Preview" w:date="2026-01-01T00:00:00Z">
        <w:r>
          <w:delText xml:space="preserve"> </w:delText>
        </w:r>
      </w:del>
      <w:del w:id="542" w:author="PR Preview" w:date="2026-01-01T00:00:00Z">
        <w:r>
          <w:delText xml:space="preserve">is a basis of</w:delText>
        </w:r>
      </w:del>
      <w:del w:id="543" w:author="PR Preview" w:date="2026-01-01T00:00:00Z">
        <w:r>
          <w:delText xml:space="preserve"> </w:delText>
        </w:r>
      </w:del>
      <m:oMath>
        <m:r>
          <m:rPr>
            <m:scr m:val="script"/>
            <m:sty m:val="p"/>
          </m:rPr>
          <m:t>S</m:t>
        </m:r>
      </m:oMath>
      <w:del w:id="544" w:author="PR Preview" w:date="2026-01-01T00:00:00Z">
        <w:r>
          <w:delText xml:space="preserve"> </w:delText>
        </w:r>
      </w:del>
      <w:del w:id="545" w:author="PR Preview" w:date="2026-01-01T00:00:00Z">
        <w:r>
          <w:delText xml:space="preserve">(</w:delText>
        </w:r>
      </w:del>
      <w:hyperlink w:anchor="def-basis">
        <w:del w:id="546" w:author="PR Preview" w:date="2026-01-01T00:00:00Z">
          <w:r>
            <w:rPr>
              <w:rStyle w:val="Hyperlink"/>
            </w:rPr>
            <w:delText xml:space="preserve">Definition 48</w:delText>
          </w:r>
        </w:del>
      </w:hyperlink>
      <w:del w:id="547" w:author="PR Preview" w:date="2026-01-01T00:00:00Z">
        <w:r>
          <w:delText xml:space="preserve">)</w:delText>
        </w:r>
      </w:del>
      <w:del w:id="548" w:author="PR Preview" w:date="2026-01-01T00:00:00Z">
        <w:r>
          <w:delText xml:space="preserve"> </w:delText>
        </w:r>
      </w:del>
      <w:del w:id="549" w:author="PR Preview" w:date="2026-01-01T00:00:00Z">
        <w:r>
          <w:delText xml:space="preserve">whose vectors are orthonormal (</w:delText>
        </w:r>
      </w:del>
      <w:hyperlink w:anchor="def-orthonormal-vectors">
        <w:del w:id="550" w:author="PR Preview" w:date="2026-01-01T00:00:00Z">
          <w:r>
            <w:rPr>
              <w:rStyle w:val="Hyperlink"/>
            </w:rPr>
            <w:delText xml:space="preserve">Definition 19</w:delText>
          </w:r>
        </w:del>
      </w:hyperlink>
      <w:del w:id="551" w:author="PR Preview" w:date="2026-01-01T00:00:00Z">
        <w:r>
          <w:delText xml:space="preserve">).</w:delText>
        </w:r>
      </w:del>
    </w:p>
    <w:p>
      <w:pPr>
        <w:pStyle w:val="BodyText"/>
      </w:pPr>
      <w:ins w:id="552" w:author="PR Preview" w:date="2026-01-01T00:00:00Z">
        <w:r>
          <w:rPr>
            <w:b/>
            <w:bCs/>
          </w:rPr>
          <w:t xml:space="preserve">Definition 77 (Orthonormal basis)</w:t>
        </w:r>
      </w:ins>
      <w:ins w:id="553" w:author="PR Preview" w:date="2026-01-01T00:00:00Z">
        <w:r>
          <w:t xml:space="preserve"> </w:t>
        </w:r>
      </w:ins>
      <w:ins w:id="554" w:author="PR Preview" w:date="2026-01-01T00:00:00Z">
        <w:r>
          <w:t xml:space="preserve">An</w:t>
        </w:r>
      </w:ins>
      <w:ins w:id="555" w:author="PR Preview" w:date="2026-01-01T00:00:00Z">
        <w:r>
          <w:t xml:space="preserve"> </w:t>
        </w:r>
      </w:ins>
      <w:ins w:id="556" w:author="PR Preview" w:date="2026-01-01T00:00:00Z">
        <w:r>
          <w:rPr>
            <w:b/>
            <w:bCs/>
          </w:rPr>
          <w:t xml:space="preserve">orthonormal basis</w:t>
        </w:r>
      </w:ins>
      <w:ins w:id="557" w:author="PR Preview" w:date="2026-01-01T00:00:00Z">
        <w:r>
          <w:t xml:space="preserve"> </w:t>
        </w:r>
      </w:ins>
      <w:ins w:id="558" w:author="PR Preview" w:date="2026-01-01T00:00:00Z">
        <w:r>
          <w:t xml:space="preserve">[60]</w:t>
        </w:r>
      </w:ins>
      <w:ins w:id="559" w:author="PR Preview" w:date="2026-01-01T00:00:00Z">
        <w:r>
          <w:t xml:space="preserve"> </w:t>
        </w:r>
      </w:ins>
      <w:ins w:id="560" w:author="PR Preview" w:date="2026-01-01T00:00:00Z">
        <w:r>
          <w:t xml:space="preserve">of a subspace</w:t>
        </w:r>
      </w:ins>
      <w:ins w:id="561" w:author="PR Preview" w:date="2026-01-01T00:00:00Z">
        <w:r>
          <w:t xml:space="preserve"> </w:t>
        </w:r>
      </w:ins>
      <m:oMath>
        <m:r>
          <m:rPr>
            <m:scr m:val="script"/>
            <m:sty m:val="p"/>
          </m:rPr>
          <m:t>S</m:t>
        </m:r>
      </m:oMath>
      <w:ins w:id="562" w:author="PR Preview" w:date="2026-01-01T00:00:00Z">
        <w:r>
          <w:t xml:space="preserve"> </w:t>
        </w:r>
      </w:ins>
      <w:ins w:id="563" w:author="PR Preview" w:date="2026-01-01T00:00:00Z">
        <w:r>
          <w:t xml:space="preserve">of</w:t>
        </w:r>
      </w:ins>
      <w:ins w:id="564" w:author="PR Preview" w:date="2026-01-01T00:00:00Z">
        <w:r>
          <w:t xml:space="preserve"> </w:t>
        </w:r>
      </w:ins>
      <m:oMath>
        <m:sSup>
          <m:e>
            <m:r>
              <m:rPr>
                <m:scr m:val="double-struck"/>
                <m:sty m:val="p"/>
              </m:rPr>
              <m:t>R</m:t>
            </m:r>
          </m:e>
          <m:sup>
            <m:r>
              <m:t>p</m:t>
            </m:r>
          </m:sup>
        </m:sSup>
      </m:oMath>
      <w:ins w:id="565" w:author="PR Preview" w:date="2026-01-01T00:00:00Z">
        <w:r>
          <w:t xml:space="preserve"> </w:t>
        </w:r>
      </w:ins>
      <w:ins w:id="566" w:author="PR Preview" w:date="2026-01-01T00:00:00Z">
        <w:r>
          <w:t xml:space="preserve">is a basis of</w:t>
        </w:r>
      </w:ins>
      <w:ins w:id="567" w:author="PR Preview" w:date="2026-01-01T00:00:00Z">
        <w:r>
          <w:t xml:space="preserve"> </w:t>
        </w:r>
      </w:ins>
      <m:oMath>
        <m:r>
          <m:rPr>
            <m:scr m:val="script"/>
            <m:sty m:val="p"/>
          </m:rPr>
          <m:t>S</m:t>
        </m:r>
      </m:oMath>
      <w:ins w:id="568" w:author="PR Preview" w:date="2026-01-01T00:00:00Z">
        <w:r>
          <w:t xml:space="preserve"> </w:t>
        </w:r>
      </w:ins>
      <w:ins w:id="569" w:author="PR Preview" w:date="2026-01-01T00:00:00Z">
        <w:r>
          <w:t xml:space="preserve">(</w:t>
        </w:r>
      </w:ins>
      <w:hyperlink w:anchor="def-basis">
        <w:ins w:id="570" w:author="PR Preview" w:date="2026-01-01T00:00:00Z">
          <w:r>
            <w:rPr>
              <w:rStyle w:val="Hyperlink"/>
            </w:rPr>
            <w:t xml:space="preserve">Definition 48</w:t>
          </w:r>
        </w:ins>
      </w:hyperlink>
      <w:ins w:id="571" w:author="PR Preview" w:date="2026-01-01T00:00:00Z">
        <w:r>
          <w:t xml:space="preserve">)</w:t>
        </w:r>
      </w:ins>
      <w:ins w:id="572" w:author="PR Preview" w:date="2026-01-01T00:00:00Z">
        <w:r>
          <w:t xml:space="preserve"> </w:t>
        </w:r>
      </w:ins>
      <w:ins w:id="573" w:author="PR Preview" w:date="2026-01-01T00:00:00Z">
        <w:r>
          <w:t xml:space="preserve">whose vectors are orthonormal (</w:t>
        </w:r>
      </w:ins>
      <w:hyperlink w:anchor="def-orthonormal-vectors">
        <w:ins w:id="574" w:author="PR Preview" w:date="2026-01-01T00:00:00Z">
          <w:r>
            <w:rPr>
              <w:rStyle w:val="Hyperlink"/>
            </w:rPr>
            <w:t xml:space="preserve">Definition 19</w:t>
          </w:r>
        </w:ins>
      </w:hyperlink>
      <w:ins w:id="575" w:author="PR Preview" w:date="2026-01-01T00:00:00Z">
        <w:r>
          <w:t xml:space="preserve">).</w:t>
        </w:r>
      </w:ins>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del w:id="576" w:author="PR Preview" w:date="2026-01-01T00:00:00Z">
        <w:r>
          <w:rPr>
            <w:b/>
            <w:bCs/>
          </w:rPr>
          <w:delText xml:space="preserve">Definition 78 (Gram-Schmidt process)</w:delText>
        </w:r>
      </w:del>
      <w:del w:id="577" w:author="PR Preview" w:date="2026-01-01T00:00:00Z">
        <w:r>
          <w:delText xml:space="preserve"> </w:delText>
        </w:r>
      </w:del>
      <w:del w:id="578" w:author="PR Preview" w:date="2026-01-01T00:00:00Z">
        <w:r>
          <w:delText xml:space="preserve">The</w:delText>
        </w:r>
      </w:del>
      <w:del w:id="579" w:author="PR Preview" w:date="2026-01-01T00:00:00Z">
        <w:r>
          <w:delText xml:space="preserve"> </w:delText>
        </w:r>
      </w:del>
      <w:del w:id="580" w:author="PR Preview" w:date="2026-01-01T00:00:00Z">
        <w:r>
          <w:rPr>
            <w:b/>
            <w:bCs/>
          </w:rPr>
          <w:delText xml:space="preserve">Gram-Schmidt process</w:delText>
        </w:r>
      </w:del>
      <w:del w:id="581" w:author="PR Preview" w:date="2026-01-01T00:00:00Z">
        <w:r>
          <w:delText xml:space="preserve"> </w:delText>
        </w:r>
      </w:del>
      <w:del w:id="582" w:author="PR Preview" w:date="2026-01-01T00:00:00Z">
        <w:r>
          <w:delText xml:space="preserve">[58]</w:delText>
        </w:r>
      </w:del>
      <w:del w:id="583" w:author="PR Preview" w:date="2026-01-01T00:00:00Z">
        <w:r>
          <w:delText xml:space="preserve"> </w:delText>
        </w:r>
      </w:del>
      <w:del w:id="584" w:author="PR Preview" w:date="2026-01-01T00:00:00Z">
        <w:r>
          <w:delText xml:space="preserve">takes vectors</w:delText>
        </w:r>
      </w:del>
      <w:del w:id="585" w:author="PR Preview" w:date="2026-01-01T00:00:00Z">
        <w:r>
          <w:delText xml:space="preserve"> </w:delText>
        </w:r>
      </w:del>
      <w:del w:id="586" w:author="PR Preview" w:date="2026-01-01T00:00:00Z">
        <w:r>
          <w:delText xml:space="preserve">$\mathord{\smash[b]{\underset{\raise.3ex\hbox{$\scriptstyle\sim$}}{a}}\vphantom{a}}_1, \ldots, \mathord{\smash[b]{\underset{\raise.3ex\hbox{$\scriptstyle\sim$}}{a}}\vphantom{a}}_k \in \mathbb{R}^p$</w:delText>
        </w:r>
      </w:del>
      <w:del w:id="587" w:author="PR Preview" w:date="2026-01-01T00:00:00Z">
        <w:r>
          <w:delText xml:space="preserve"> </w:delText>
        </w:r>
      </w:del>
      <w:del w:id="588" w:author="PR Preview" w:date="2026-01-01T00:00:00Z">
        <w:r>
          <w:delText xml:space="preserve">and, for</w:delText>
        </w:r>
      </w:del>
      <w:del w:id="589"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590" w:author="PR Preview" w:date="2026-01-01T00:00:00Z">
        <w:r>
          <w:delText xml:space="preserve"> </w:delText>
        </w:r>
      </w:del>
      <w:del w:id="591" w:author="PR Preview" w:date="2026-01-01T00:00:00Z">
        <w:r>
          <w:delText xml:space="preserve">in turn:</w:delText>
        </w:r>
      </w:del>
    </w:p>
    <w:p>
      <w:pPr>
        <w:pStyle w:val="BodyText"/>
      </w:pPr>
      <w:ins w:id="592" w:author="PR Preview" w:date="2026-01-01T00:00:00Z">
        <w:r>
          <w:rPr>
            <w:b/>
            <w:bCs/>
          </w:rPr>
          <w:t xml:space="preserve">Definition 78 (Gram-Schmidt process)</w:t>
        </w:r>
      </w:ins>
      <w:ins w:id="593" w:author="PR Preview" w:date="2026-01-01T00:00:00Z">
        <w:r>
          <w:t xml:space="preserve"> </w:t>
        </w:r>
      </w:ins>
      <w:ins w:id="594" w:author="PR Preview" w:date="2026-01-01T00:00:00Z">
        <w:r>
          <w:t xml:space="preserve">The</w:t>
        </w:r>
      </w:ins>
      <w:ins w:id="595" w:author="PR Preview" w:date="2026-01-01T00:00:00Z">
        <w:r>
          <w:t xml:space="preserve"> </w:t>
        </w:r>
      </w:ins>
      <w:ins w:id="596" w:author="PR Preview" w:date="2026-01-01T00:00:00Z">
        <w:r>
          <w:rPr>
            <w:b/>
            <w:bCs/>
          </w:rPr>
          <w:t xml:space="preserve">Gram-Schmidt process</w:t>
        </w:r>
      </w:ins>
      <w:ins w:id="597" w:author="PR Preview" w:date="2026-01-01T00:00:00Z">
        <w:r>
          <w:t xml:space="preserve"> </w:t>
        </w:r>
      </w:ins>
      <w:ins w:id="598" w:author="PR Preview" w:date="2026-01-01T00:00:00Z">
        <w:r>
          <w:t xml:space="preserve">[61]</w:t>
        </w:r>
      </w:ins>
      <w:ins w:id="599" w:author="PR Preview" w:date="2026-01-01T00:00:00Z">
        <w:r>
          <w:t xml:space="preserve"> </w:t>
        </w:r>
      </w:ins>
      <w:ins w:id="600" w:author="PR Preview" w:date="2026-01-01T00:00:00Z">
        <w:r>
          <w:t xml:space="preserve">takes vectors</w:t>
        </w:r>
      </w:ins>
      <w:ins w:id="601" w:author="PR Preview" w:date="2026-01-01T00:00:00Z">
        <w:r>
          <w:t xml:space="preserve"> </w:t>
        </w:r>
      </w:ins>
      <w:ins w:id="602" w:author="PR Preview" w:date="2026-01-01T00:00:00Z">
        <w:r>
          <w:t xml:space="preserve">$\mathord{\smash[b]{\underset{\raise.3ex\hbox{$\scriptstyle\sim$}}{a}}\vphantom{a}}_1, \ldots, \mathord{\smash[b]{\underset{\raise.3ex\hbox{$\scriptstyle\sim$}}{a}}\vphantom{a}}_k \in \mathbb{R}^p$</w:t>
        </w:r>
      </w:ins>
      <w:ins w:id="603" w:author="PR Preview" w:date="2026-01-01T00:00:00Z">
        <w:r>
          <w:t xml:space="preserve"> </w:t>
        </w:r>
      </w:ins>
      <w:ins w:id="604" w:author="PR Preview" w:date="2026-01-01T00:00:00Z">
        <w:r>
          <w:t xml:space="preserve">and, for</w:t>
        </w:r>
      </w:ins>
      <w:ins w:id="605"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606" w:author="PR Preview" w:date="2026-01-01T00:00:00Z">
        <w:r>
          <w:t xml:space="preserve"> </w:t>
        </w:r>
      </w:ins>
      <w:ins w:id="607" w:author="PR Preview" w:date="2026-01-01T00:00:00Z">
        <w:r>
          <w:t xml:space="preserve">in turn:</w:t>
        </w:r>
      </w:ins>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del w:id="608" w:author="PR Preview" w:date="2026-01-01T00:00:00Z">
        <w:r>
          <w:rPr>
            <w:b/>
            <w:bCs/>
          </w:rPr>
          <w:delText xml:space="preserve">Definition 79 (Outer product)</w:delText>
        </w:r>
      </w:del>
      <w:del w:id="609" w:author="PR Preview" w:date="2026-01-01T00:00:00Z">
        <w:r>
          <w:delText xml:space="preserve"> </w:delText>
        </w:r>
      </w:del>
      <w:del w:id="610" w:author="PR Preview" w:date="2026-01-01T00:00:00Z">
        <w:r>
          <w:delText xml:space="preserve">The</w:delText>
        </w:r>
      </w:del>
      <w:del w:id="611" w:author="PR Preview" w:date="2026-01-01T00:00:00Z">
        <w:r>
          <w:delText xml:space="preserve"> </w:delText>
        </w:r>
      </w:del>
      <w:del w:id="612" w:author="PR Preview" w:date="2026-01-01T00:00:00Z">
        <w:r>
          <w:rPr>
            <w:b/>
            <w:bCs/>
          </w:rPr>
          <w:delText xml:space="preserve">outer product</w:delText>
        </w:r>
      </w:del>
      <w:del w:id="613" w:author="PR Preview" w:date="2026-01-01T00:00:00Z">
        <w:r>
          <w:delText xml:space="preserve"> </w:delText>
        </w:r>
      </w:del>
      <w:del w:id="614" w:author="PR Preview" w:date="2026-01-01T00:00:00Z">
        <w:r>
          <w:delText xml:space="preserve">[59]</w:delText>
        </w:r>
      </w:del>
      <w:del w:id="615" w:author="PR Preview" w:date="2026-01-01T00:00:00Z">
        <w:r>
          <w:delText xml:space="preserve"> </w:delText>
        </w:r>
      </w:del>
      <w:del w:id="616" w:author="PR Preview" w:date="2026-01-01T00:00:00Z">
        <w:r>
          <w:delText xml:space="preserve">of a vector</w:delText>
        </w:r>
      </w:del>
      <w:del w:id="617" w:author="PR Preview" w:date="2026-01-01T00:00:00Z">
        <w:r>
          <w:delText xml:space="preserve"> </w:delText>
        </w:r>
      </w:del>
      <w:del w:id="618" w:author="PR Preview" w:date="2026-01-01T00:00:00Z">
        <w:r>
          <w:delText xml:space="preserve">$\mathord{\smash[b]{\underset{\raise.3ex\hbox{$\scriptstyle\sim$}}{u}}\vphantom{u}}$</w:delText>
        </w:r>
      </w:del>
      <w:del w:id="619" w:author="PR Preview" w:date="2026-01-01T00:00:00Z">
        <w:r>
          <w:delText xml:space="preserve"> </w:delText>
        </w:r>
      </w:del>
      <w:del w:id="620" w:author="PR Preview" w:date="2026-01-01T00:00:00Z">
        <w:r>
          <w:delText xml:space="preserve">of length</w:delText>
        </w:r>
      </w:del>
      <w:del w:id="621" w:author="PR Preview" w:date="2026-01-01T00:00:00Z">
        <w:r>
          <w:delText xml:space="preserve"> </w:delText>
        </w:r>
      </w:del>
      <m:oMath>
        <m:r>
          <m:t>m</m:t>
        </m:r>
      </m:oMath>
      <w:del w:id="622" w:author="PR Preview" w:date="2026-01-01T00:00:00Z">
        <w:r>
          <w:delText xml:space="preserve"> </w:delText>
        </w:r>
      </w:del>
      <w:del w:id="623" w:author="PR Preview" w:date="2026-01-01T00:00:00Z">
        <w:r>
          <w:delText xml:space="preserve">and a vector</w:delText>
        </w:r>
      </w:del>
      <w:del w:id="624" w:author="PR Preview" w:date="2026-01-01T00:00:00Z">
        <w:r>
          <w:delText xml:space="preserve"> </w:delText>
        </w:r>
      </w:del>
      <w:del w:id="625" w:author="PR Preview" w:date="2026-01-01T00:00:00Z">
        <w:r>
          <w:delText xml:space="preserve">$\mathord{\smash[b]{\underset{\raise.3ex\hbox{$\scriptstyle\sim$}}{v}}\vphantom{v}}$</w:delText>
        </w:r>
      </w:del>
      <w:del w:id="626" w:author="PR Preview" w:date="2026-01-01T00:00:00Z">
        <w:r>
          <w:delText xml:space="preserve"> </w:delText>
        </w:r>
      </w:del>
      <w:del w:id="627" w:author="PR Preview" w:date="2026-01-01T00:00:00Z">
        <w:r>
          <w:delText xml:space="preserve">of length</w:delText>
        </w:r>
      </w:del>
      <w:del w:id="628" w:author="PR Preview" w:date="2026-01-01T00:00:00Z">
        <w:r>
          <w:delText xml:space="preserve"> </w:delText>
        </w:r>
      </w:del>
      <m:oMath>
        <m:r>
          <m:t>n</m:t>
        </m:r>
      </m:oMath>
      <w:del w:id="629" w:author="PR Preview" w:date="2026-01-01T00:00:00Z">
        <w:r>
          <w:delText xml:space="preserve"> </w:delText>
        </w:r>
      </w:del>
      <w:del w:id="630" w:author="PR Preview" w:date="2026-01-01T00:00:00Z">
        <w:r>
          <w:delText xml:space="preserve">is the</w:delText>
        </w:r>
      </w:del>
      <w:del w:id="631" w:author="PR Preview" w:date="2026-01-01T00:00:00Z">
        <w:r>
          <w:delText xml:space="preserve"> </w:delText>
        </w:r>
      </w:del>
      <m:oMath>
        <m:r>
          <m:t>m</m:t>
        </m:r>
        <m:r>
          <m:rPr>
            <m:sty m:val="p"/>
          </m:rPr>
          <m:t>×</m:t>
        </m:r>
        <m:r>
          <m:t>n</m:t>
        </m:r>
      </m:oMath>
      <w:del w:id="632" w:author="PR Preview" w:date="2026-01-01T00:00:00Z">
        <w:r>
          <w:delText xml:space="preserve"> </w:delText>
        </w:r>
      </w:del>
      <w:del w:id="633" w:author="PR Preview" w:date="2026-01-01T00:00:00Z">
        <w:r>
          <w:delText xml:space="preserve">matrix product (4)</w:delText>
        </w:r>
      </w:del>
      <w:del w:id="634" w:author="PR Preview" w:date="2026-01-01T00:00:00Z">
        <w:r>
          <w:delText xml:space="preserve"> </w:delText>
        </w:r>
      </w:del>
      <w:del w:id="635" w:author="PR Preview" w:date="2026-01-01T00:00:00Z">
        <w:r>
          <w:delText xml:space="preserve">$\mathord{\smash[b]{\underset{\raise.3ex\hbox{$\scriptstyle\sim$}}{u}}\vphantom{u}}\,{\mathord{\smash[b]{\underset{\raise.3ex\hbox{$\scriptstyle\sim$}}{v}}\vphantom{v}}}^{\top}$</w:delText>
        </w:r>
      </w:del>
      <w:del w:id="636" w:author="PR Preview" w:date="2026-01-01T00:00:00Z">
        <w:r>
          <w:delText xml:space="preserve"> </w:delText>
        </w:r>
      </w:del>
      <w:del w:id="637" w:author="PR Preview" w:date="2026-01-01T00:00:00Z">
        <w:r>
          <w:delText xml:space="preserve">of the column vector</w:delText>
        </w:r>
      </w:del>
      <w:del w:id="638" w:author="PR Preview" w:date="2026-01-01T00:00:00Z">
        <w:r>
          <w:delText xml:space="preserve"> </w:delText>
        </w:r>
      </w:del>
      <w:del w:id="639" w:author="PR Preview" w:date="2026-01-01T00:00:00Z">
        <w:r>
          <w:delText xml:space="preserve">$\mathord{\smash[b]{\underset{\raise.3ex\hbox{$\scriptstyle\sim$}}{u}}\vphantom{u}}$</w:delText>
        </w:r>
      </w:del>
      <w:del w:id="640" w:author="PR Preview" w:date="2026-01-01T00:00:00Z">
        <w:r>
          <w:delText xml:space="preserve"> </w:delText>
        </w:r>
      </w:del>
      <w:del w:id="641" w:author="PR Preview" w:date="2026-01-01T00:00:00Z">
        <w:r>
          <w:delText xml:space="preserve">with the row vector</w:delText>
        </w:r>
      </w:del>
      <w:del w:id="642" w:author="PR Preview" w:date="2026-01-01T00:00:00Z">
        <w:r>
          <w:delText xml:space="preserve"> </w:delText>
        </w:r>
      </w:del>
      <w:del w:id="643" w:author="PR Preview" w:date="2026-01-01T00:00:00Z">
        <w:r>
          <w:delText xml:space="preserve">${\mathord{\smash[b]{\underset{\raise.3ex\hbox{$\scriptstyle\sim$}}{v}}\vphantom{v}}}^{\top}$</w:delText>
        </w:r>
      </w:del>
      <w:del w:id="644" w:author="PR Preview" w:date="2026-01-01T00:00:00Z">
        <w:r>
          <w:delText xml:space="preserve">.</w:delText>
        </w:r>
      </w:del>
      <w:del w:id="645" w:author="PR Preview" w:date="2026-01-01T00:00:00Z">
        <w:r>
          <w:delText xml:space="preserve"> </w:delText>
        </w:r>
      </w:del>
      <w:del w:id="646" w:author="PR Preview" w:date="2026-01-01T00:00:00Z">
        <w:r>
          <w:delText xml:space="preserve">Its entries are</w:delText>
        </w:r>
      </w:del>
    </w:p>
    <w:p>
      <w:pPr>
        <w:pStyle w:val="FirstParagraph"/>
      </w:pPr>
      <w:ins w:id="647" w:author="PR Preview" w:date="2026-01-01T00:00:00Z">
        <w:r>
          <w:rPr>
            <w:b/>
            <w:bCs/>
          </w:rPr>
          <w:t xml:space="preserve">Definition 79 (Outer product)</w:t>
        </w:r>
      </w:ins>
      <w:ins w:id="648" w:author="PR Preview" w:date="2026-01-01T00:00:00Z">
        <w:r>
          <w:t xml:space="preserve"> </w:t>
        </w:r>
      </w:ins>
      <w:ins w:id="649" w:author="PR Preview" w:date="2026-01-01T00:00:00Z">
        <w:r>
          <w:t xml:space="preserve">The</w:t>
        </w:r>
      </w:ins>
      <w:ins w:id="650" w:author="PR Preview" w:date="2026-01-01T00:00:00Z">
        <w:r>
          <w:t xml:space="preserve"> </w:t>
        </w:r>
      </w:ins>
      <w:ins w:id="651" w:author="PR Preview" w:date="2026-01-01T00:00:00Z">
        <w:r>
          <w:rPr>
            <w:b/>
            <w:bCs/>
          </w:rPr>
          <w:t xml:space="preserve">outer product</w:t>
        </w:r>
      </w:ins>
      <w:ins w:id="652" w:author="PR Preview" w:date="2026-01-01T00:00:00Z">
        <w:r>
          <w:t xml:space="preserve"> </w:t>
        </w:r>
      </w:ins>
      <w:ins w:id="653" w:author="PR Preview" w:date="2026-01-01T00:00:00Z">
        <w:r>
          <w:t xml:space="preserve">[62]</w:t>
        </w:r>
      </w:ins>
      <w:ins w:id="654" w:author="PR Preview" w:date="2026-01-01T00:00:00Z">
        <w:r>
          <w:t xml:space="preserve"> </w:t>
        </w:r>
      </w:ins>
      <w:ins w:id="655" w:author="PR Preview" w:date="2026-01-01T00:00:00Z">
        <w:r>
          <w:t xml:space="preserve">of a vector</w:t>
        </w:r>
      </w:ins>
      <w:ins w:id="656" w:author="PR Preview" w:date="2026-01-01T00:00:00Z">
        <w:r>
          <w:t xml:space="preserve"> </w:t>
        </w:r>
      </w:ins>
      <w:ins w:id="657" w:author="PR Preview" w:date="2026-01-01T00:00:00Z">
        <w:r>
          <w:t xml:space="preserve">$\mathord{\smash[b]{\underset{\raise.3ex\hbox{$\scriptstyle\sim$}}{u}}\vphantom{u}}$</w:t>
        </w:r>
      </w:ins>
      <w:ins w:id="658" w:author="PR Preview" w:date="2026-01-01T00:00:00Z">
        <w:r>
          <w:t xml:space="preserve"> </w:t>
        </w:r>
      </w:ins>
      <w:ins w:id="659" w:author="PR Preview" w:date="2026-01-01T00:00:00Z">
        <w:r>
          <w:t xml:space="preserve">of length</w:t>
        </w:r>
      </w:ins>
      <w:ins w:id="660" w:author="PR Preview" w:date="2026-01-01T00:00:00Z">
        <w:r>
          <w:t xml:space="preserve"> </w:t>
        </w:r>
      </w:ins>
      <m:oMath>
        <m:r>
          <m:t>m</m:t>
        </m:r>
      </m:oMath>
      <w:ins w:id="661" w:author="PR Preview" w:date="2026-01-01T00:00:00Z">
        <w:r>
          <w:t xml:space="preserve"> </w:t>
        </w:r>
      </w:ins>
      <w:ins w:id="662" w:author="PR Preview" w:date="2026-01-01T00:00:00Z">
        <w:r>
          <w:t xml:space="preserve">and a vector</w:t>
        </w:r>
      </w:ins>
      <w:ins w:id="663" w:author="PR Preview" w:date="2026-01-01T00:00:00Z">
        <w:r>
          <w:t xml:space="preserve"> </w:t>
        </w:r>
      </w:ins>
      <w:ins w:id="664" w:author="PR Preview" w:date="2026-01-01T00:00:00Z">
        <w:r>
          <w:t xml:space="preserve">$\mathord{\smash[b]{\underset{\raise.3ex\hbox{$\scriptstyle\sim$}}{v}}\vphantom{v}}$</w:t>
        </w:r>
      </w:ins>
      <w:ins w:id="665" w:author="PR Preview" w:date="2026-01-01T00:00:00Z">
        <w:r>
          <w:t xml:space="preserve"> </w:t>
        </w:r>
      </w:ins>
      <w:ins w:id="666" w:author="PR Preview" w:date="2026-01-01T00:00:00Z">
        <w:r>
          <w:t xml:space="preserve">of length</w:t>
        </w:r>
      </w:ins>
      <w:ins w:id="667" w:author="PR Preview" w:date="2026-01-01T00:00:00Z">
        <w:r>
          <w:t xml:space="preserve"> </w:t>
        </w:r>
      </w:ins>
      <m:oMath>
        <m:r>
          <m:t>n</m:t>
        </m:r>
      </m:oMath>
      <w:ins w:id="668" w:author="PR Preview" w:date="2026-01-01T00:00:00Z">
        <w:r>
          <w:t xml:space="preserve"> </w:t>
        </w:r>
      </w:ins>
      <w:ins w:id="669" w:author="PR Preview" w:date="2026-01-01T00:00:00Z">
        <w:r>
          <w:t xml:space="preserve">is the</w:t>
        </w:r>
      </w:ins>
      <w:ins w:id="670" w:author="PR Preview" w:date="2026-01-01T00:00:00Z">
        <w:r>
          <w:t xml:space="preserve"> </w:t>
        </w:r>
      </w:ins>
      <m:oMath>
        <m:r>
          <m:t>m</m:t>
        </m:r>
        <m:r>
          <m:rPr>
            <m:sty m:val="p"/>
          </m:rPr>
          <m:t>×</m:t>
        </m:r>
        <m:r>
          <m:t>n</m:t>
        </m:r>
      </m:oMath>
      <w:ins w:id="671" w:author="PR Preview" w:date="2026-01-01T00:00:00Z">
        <w:r>
          <w:t xml:space="preserve"> </w:t>
        </w:r>
      </w:ins>
      <w:ins w:id="672" w:author="PR Preview" w:date="2026-01-01T00:00:00Z">
        <w:r>
          <w:t xml:space="preserve">matrix product (4)</w:t>
        </w:r>
      </w:ins>
      <w:ins w:id="673" w:author="PR Preview" w:date="2026-01-01T00:00:00Z">
        <w:r>
          <w:t xml:space="preserve"> </w:t>
        </w:r>
      </w:ins>
      <w:ins w:id="674" w:author="PR Preview" w:date="2026-01-01T00:00:00Z">
        <w:r>
          <w:t xml:space="preserve">$\mathord{\smash[b]{\underset{\raise.3ex\hbox{$\scriptstyle\sim$}}{u}}\vphantom{u}}\,{\mathord{\smash[b]{\underset{\raise.3ex\hbox{$\scriptstyle\sim$}}{v}}\vphantom{v}}}^{\top}$</w:t>
        </w:r>
      </w:ins>
      <w:ins w:id="675" w:author="PR Preview" w:date="2026-01-01T00:00:00Z">
        <w:r>
          <w:t xml:space="preserve"> </w:t>
        </w:r>
      </w:ins>
      <w:ins w:id="676" w:author="PR Preview" w:date="2026-01-01T00:00:00Z">
        <w:r>
          <w:t xml:space="preserve">of the column vector</w:t>
        </w:r>
      </w:ins>
      <w:ins w:id="677" w:author="PR Preview" w:date="2026-01-01T00:00:00Z">
        <w:r>
          <w:t xml:space="preserve"> </w:t>
        </w:r>
      </w:ins>
      <w:ins w:id="678" w:author="PR Preview" w:date="2026-01-01T00:00:00Z">
        <w:r>
          <w:t xml:space="preserve">$\mathord{\smash[b]{\underset{\raise.3ex\hbox{$\scriptstyle\sim$}}{u}}\vphantom{u}}$</w:t>
        </w:r>
      </w:ins>
      <w:ins w:id="679" w:author="PR Preview" w:date="2026-01-01T00:00:00Z">
        <w:r>
          <w:t xml:space="preserve"> </w:t>
        </w:r>
      </w:ins>
      <w:ins w:id="680" w:author="PR Preview" w:date="2026-01-01T00:00:00Z">
        <w:r>
          <w:t xml:space="preserve">with the row vector</w:t>
        </w:r>
      </w:ins>
      <w:ins w:id="681" w:author="PR Preview" w:date="2026-01-01T00:00:00Z">
        <w:r>
          <w:t xml:space="preserve"> </w:t>
        </w:r>
      </w:ins>
      <w:ins w:id="682" w:author="PR Preview" w:date="2026-01-01T00:00:00Z">
        <w:r>
          <w:t xml:space="preserve">${\mathord{\smash[b]{\underset{\raise.3ex\hbox{$\scriptstyle\sim$}}{v}}\vphantom{v}}}^{\top}$</w:t>
        </w:r>
      </w:ins>
      <w:ins w:id="683" w:author="PR Preview" w:date="2026-01-01T00:00:00Z">
        <w:r>
          <w:t xml:space="preserve">.</w:t>
        </w:r>
      </w:ins>
      <w:ins w:id="684" w:author="PR Preview" w:date="2026-01-01T00:00:00Z">
        <w:r>
          <w:t xml:space="preserve"> </w:t>
        </w:r>
      </w:ins>
      <w:ins w:id="685"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del w:id="686" w:author="PR Preview" w:date="2026-01-01T00:00:00Z">
        <w:r>
          <w:rPr>
            <w:b/>
            <w:bCs/>
          </w:rPr>
          <w:delText xml:space="preserve">Definition 82 (Symmetric matrix)</w:delText>
        </w:r>
      </w:del>
      <w:del w:id="687" w:author="PR Preview" w:date="2026-01-01T00:00:00Z">
        <w:r>
          <w:delText xml:space="preserve"> </w:delText>
        </w:r>
      </w:del>
      <w:del w:id="688" w:author="PR Preview" w:date="2026-01-01T00:00:00Z">
        <w:r>
          <w:delText xml:space="preserve">A square matrix</w:delText>
        </w:r>
      </w:del>
      <w:del w:id="689" w:author="PR Preview" w:date="2026-01-01T00:00:00Z">
        <w:r>
          <w:delText xml:space="preserve"> </w:delText>
        </w:r>
      </w:del>
      <m:oMath>
        <m:r>
          <m:rPr>
            <m:sty m:val="bi"/>
          </m:rPr>
          <m:t>A</m:t>
        </m:r>
      </m:oMath>
      <w:del w:id="690" w:author="PR Preview" w:date="2026-01-01T00:00:00Z">
        <w:r>
          <w:delText xml:space="preserve"> </w:delText>
        </w:r>
      </w:del>
      <w:del w:id="691" w:author="PR Preview" w:date="2026-01-01T00:00:00Z">
        <w:r>
          <w:delText xml:space="preserve">is</w:delText>
        </w:r>
      </w:del>
      <w:del w:id="692" w:author="PR Preview" w:date="2026-01-01T00:00:00Z">
        <w:r>
          <w:delText xml:space="preserve"> </w:delText>
        </w:r>
      </w:del>
      <w:del w:id="693" w:author="PR Preview" w:date="2026-01-01T00:00:00Z">
        <w:r>
          <w:rPr>
            <w:b/>
            <w:bCs/>
          </w:rPr>
          <w:delText xml:space="preserve">symmetric</w:delText>
        </w:r>
      </w:del>
      <w:del w:id="694" w:author="PR Preview" w:date="2026-01-01T00:00:00Z">
        <w:r>
          <w:delText xml:space="preserve"> </w:delText>
        </w:r>
      </w:del>
      <w:del w:id="695" w:author="PR Preview" w:date="2026-01-01T00:00:00Z">
        <w:r>
          <w:delText xml:space="preserve">[60]</w:delText>
        </w:r>
      </w:del>
      <w:del w:id="696" w:author="PR Preview" w:date="2026-01-01T00:00:00Z">
        <w:r>
          <w:delText xml:space="preserve"> </w:delText>
        </w:r>
      </w:del>
      <w:del w:id="697" w:author="PR Preview" w:date="2026-01-01T00:00:00Z">
        <w:r>
          <w:delText xml:space="preserve">if</w:delText>
        </w:r>
      </w:del>
      <w:del w:id="698" w:author="PR Preview" w:date="2026-01-01T00:00:00Z">
        <w:r>
          <w:delText xml:space="preserve"> </w:delText>
        </w:r>
      </w:del>
      <m:oMath>
        <m:sSup>
          <m:e>
            <m:r>
              <m:rPr>
                <m:sty m:val="bi"/>
              </m:rPr>
              <m:t>A</m:t>
            </m:r>
          </m:e>
          <m:sup>
            <m:r>
              <m:rPr>
                <m:sty m:val="p"/>
              </m:rPr>
              <m:t>⊤</m:t>
            </m:r>
          </m:sup>
        </m:sSup>
        <m:r>
          <m:rPr>
            <m:sty m:val="p"/>
          </m:rPr>
          <m:t>=</m:t>
        </m:r>
        <m:r>
          <m:rPr>
            <m:sty m:val="bi"/>
          </m:rPr>
          <m:t>A</m:t>
        </m:r>
      </m:oMath>
      <w:del w:id="699" w:author="PR Preview" w:date="2026-01-01T00:00:00Z">
        <w:r>
          <w:delText xml:space="preserve">,</w:delText>
        </w:r>
      </w:del>
      <w:del w:id="700" w:author="PR Preview" w:date="2026-01-01T00:00:00Z">
        <w:r>
          <w:delText xml:space="preserve"> </w:delText>
        </w:r>
      </w:del>
      <w:del w:id="701" w:author="PR Preview" w:date="2026-01-01T00:00:00Z">
        <w:r>
          <w:delText xml:space="preserve">i.e.,</w:delText>
        </w:r>
      </w:del>
      <w:del w:id="702" w:author="PR Preview" w:date="2026-01-01T00:00:00Z">
        <w:r>
          <w:delText xml:space="preserve"> </w:delText>
        </w:r>
      </w:del>
      <m:oMath>
        <m:sSub>
          <m:e>
            <m:r>
              <m:t>a</m:t>
            </m:r>
          </m:e>
          <m:sub>
            <m:r>
              <m:t>i</m:t>
            </m:r>
            <m:r>
              <m:t>j</m:t>
            </m:r>
          </m:sub>
        </m:sSub>
        <m:r>
          <m:rPr>
            <m:sty m:val="p"/>
          </m:rPr>
          <m:t>=</m:t>
        </m:r>
        <m:sSub>
          <m:e>
            <m:r>
              <m:t>a</m:t>
            </m:r>
          </m:e>
          <m:sub>
            <m:r>
              <m:t>j</m:t>
            </m:r>
            <m:r>
              <m:t>i</m:t>
            </m:r>
          </m:sub>
        </m:sSub>
      </m:oMath>
      <w:del w:id="703" w:author="PR Preview" w:date="2026-01-01T00:00:00Z">
        <w:r>
          <w:delText xml:space="preserve"> </w:delText>
        </w:r>
      </w:del>
      <w:del w:id="704" w:author="PR Preview" w:date="2026-01-01T00:00:00Z">
        <w:r>
          <w:delText xml:space="preserve">for all</w:delText>
        </w:r>
      </w:del>
      <w:del w:id="705" w:author="PR Preview" w:date="2026-01-01T00:00:00Z">
        <w:r>
          <w:delText xml:space="preserve"> </w:delText>
        </w:r>
      </w:del>
      <m:oMath>
        <m:r>
          <m:t>i</m:t>
        </m:r>
      </m:oMath>
      <w:del w:id="706" w:author="PR Preview" w:date="2026-01-01T00:00:00Z">
        <w:r>
          <w:delText xml:space="preserve"> </w:delText>
        </w:r>
      </w:del>
      <w:del w:id="707" w:author="PR Preview" w:date="2026-01-01T00:00:00Z">
        <w:r>
          <w:delText xml:space="preserve">and</w:delText>
        </w:r>
      </w:del>
      <w:del w:id="708" w:author="PR Preview" w:date="2026-01-01T00:00:00Z">
        <w:r>
          <w:delText xml:space="preserve"> </w:delText>
        </w:r>
      </w:del>
      <m:oMath>
        <m:r>
          <m:t>j</m:t>
        </m:r>
      </m:oMath>
      <w:del w:id="709" w:author="PR Preview" w:date="2026-01-01T00:00:00Z">
        <w:r>
          <w:delText xml:space="preserve">.</w:delText>
        </w:r>
      </w:del>
    </w:p>
    <w:p>
      <w:pPr>
        <w:pStyle w:val="BodyText"/>
      </w:pPr>
      <w:ins w:id="710" w:author="PR Preview" w:date="2026-01-01T00:00:00Z">
        <w:r>
          <w:rPr>
            <w:b/>
            <w:bCs/>
          </w:rPr>
          <w:t xml:space="preserve">Definition 82 (Symmetric matrix)</w:t>
        </w:r>
      </w:ins>
      <w:ins w:id="711" w:author="PR Preview" w:date="2026-01-01T00:00:00Z">
        <w:r>
          <w:t xml:space="preserve"> </w:t>
        </w:r>
      </w:ins>
      <w:ins w:id="712" w:author="PR Preview" w:date="2026-01-01T00:00:00Z">
        <w:r>
          <w:t xml:space="preserve">A square matrix</w:t>
        </w:r>
      </w:ins>
      <w:ins w:id="713" w:author="PR Preview" w:date="2026-01-01T00:00:00Z">
        <w:r>
          <w:t xml:space="preserve"> </w:t>
        </w:r>
      </w:ins>
      <m:oMath>
        <m:r>
          <m:rPr>
            <m:sty m:val="bi"/>
          </m:rPr>
          <m:t>A</m:t>
        </m:r>
      </m:oMath>
      <w:ins w:id="714" w:author="PR Preview" w:date="2026-01-01T00:00:00Z">
        <w:r>
          <w:t xml:space="preserve"> </w:t>
        </w:r>
      </w:ins>
      <w:ins w:id="715" w:author="PR Preview" w:date="2026-01-01T00:00:00Z">
        <w:r>
          <w:t xml:space="preserve">is</w:t>
        </w:r>
      </w:ins>
      <w:ins w:id="716" w:author="PR Preview" w:date="2026-01-01T00:00:00Z">
        <w:r>
          <w:t xml:space="preserve"> </w:t>
        </w:r>
      </w:ins>
      <w:ins w:id="717" w:author="PR Preview" w:date="2026-01-01T00:00:00Z">
        <w:r>
          <w:rPr>
            <w:b/>
            <w:bCs/>
          </w:rPr>
          <w:t xml:space="preserve">symmetric</w:t>
        </w:r>
      </w:ins>
      <w:ins w:id="718" w:author="PR Preview" w:date="2026-01-01T00:00:00Z">
        <w:r>
          <w:t xml:space="preserve"> </w:t>
        </w:r>
      </w:ins>
      <w:ins w:id="719" w:author="PR Preview" w:date="2026-01-01T00:00:00Z">
        <w:r>
          <w:t xml:space="preserve">[63]</w:t>
        </w:r>
      </w:ins>
      <w:ins w:id="720" w:author="PR Preview" w:date="2026-01-01T00:00:00Z">
        <w:r>
          <w:t xml:space="preserve"> </w:t>
        </w:r>
      </w:ins>
      <w:ins w:id="721" w:author="PR Preview" w:date="2026-01-01T00:00:00Z">
        <w:r>
          <w:t xml:space="preserve">if</w:t>
        </w:r>
      </w:ins>
      <w:ins w:id="722" w:author="PR Preview" w:date="2026-01-01T00:00:00Z">
        <w:r>
          <w:t xml:space="preserve"> </w:t>
        </w:r>
      </w:ins>
      <m:oMath>
        <m:sSup>
          <m:e>
            <m:r>
              <m:rPr>
                <m:sty m:val="bi"/>
              </m:rPr>
              <m:t>A</m:t>
            </m:r>
          </m:e>
          <m:sup>
            <m:r>
              <m:rPr>
                <m:sty m:val="p"/>
              </m:rPr>
              <m:t>⊤</m:t>
            </m:r>
          </m:sup>
        </m:sSup>
        <m:r>
          <m:rPr>
            <m:sty m:val="p"/>
          </m:rPr>
          <m:t>=</m:t>
        </m:r>
        <m:r>
          <m:rPr>
            <m:sty m:val="bi"/>
          </m:rPr>
          <m:t>A</m:t>
        </m:r>
      </m:oMath>
      <w:ins w:id="723" w:author="PR Preview" w:date="2026-01-01T00:00:00Z">
        <w:r>
          <w:t xml:space="preserve">,</w:t>
        </w:r>
      </w:ins>
      <w:ins w:id="724" w:author="PR Preview" w:date="2026-01-01T00:00:00Z">
        <w:r>
          <w:t xml:space="preserve"> </w:t>
        </w:r>
      </w:ins>
      <w:ins w:id="725" w:author="PR Preview" w:date="2026-01-01T00:00:00Z">
        <w:r>
          <w:t xml:space="preserve">i.e.,</w:t>
        </w:r>
      </w:ins>
      <w:ins w:id="726" w:author="PR Preview" w:date="2026-01-01T00:00:00Z">
        <w:r>
          <w:t xml:space="preserve"> </w:t>
        </w:r>
      </w:ins>
      <m:oMath>
        <m:sSub>
          <m:e>
            <m:r>
              <m:t>a</m:t>
            </m:r>
          </m:e>
          <m:sub>
            <m:r>
              <m:t>i</m:t>
            </m:r>
            <m:r>
              <m:t>j</m:t>
            </m:r>
          </m:sub>
        </m:sSub>
        <m:r>
          <m:rPr>
            <m:sty m:val="p"/>
          </m:rPr>
          <m:t>=</m:t>
        </m:r>
        <m:sSub>
          <m:e>
            <m:r>
              <m:t>a</m:t>
            </m:r>
          </m:e>
          <m:sub>
            <m:r>
              <m:t>j</m:t>
            </m:r>
            <m:r>
              <m:t>i</m:t>
            </m:r>
          </m:sub>
        </m:sSub>
      </m:oMath>
      <w:ins w:id="727" w:author="PR Preview" w:date="2026-01-01T00:00:00Z">
        <w:r>
          <w:t xml:space="preserve"> </w:t>
        </w:r>
      </w:ins>
      <w:ins w:id="728" w:author="PR Preview" w:date="2026-01-01T00:00:00Z">
        <w:r>
          <w:t xml:space="preserve">for all</w:t>
        </w:r>
      </w:ins>
      <w:ins w:id="729" w:author="PR Preview" w:date="2026-01-01T00:00:00Z">
        <w:r>
          <w:t xml:space="preserve"> </w:t>
        </w:r>
      </w:ins>
      <m:oMath>
        <m:r>
          <m:t>i</m:t>
        </m:r>
      </m:oMath>
      <w:ins w:id="730" w:author="PR Preview" w:date="2026-01-01T00:00:00Z">
        <w:r>
          <w:t xml:space="preserve"> </w:t>
        </w:r>
      </w:ins>
      <w:ins w:id="731" w:author="PR Preview" w:date="2026-01-01T00:00:00Z">
        <w:r>
          <w:t xml:space="preserve">and</w:t>
        </w:r>
      </w:ins>
      <w:ins w:id="732" w:author="PR Preview" w:date="2026-01-01T00:00:00Z">
        <w:r>
          <w:t xml:space="preserve"> </w:t>
        </w:r>
      </w:ins>
      <m:oMath>
        <m:r>
          <m:t>j</m:t>
        </m:r>
      </m:oMath>
      <w:ins w:id="733" w:author="PR Preview" w:date="2026-01-01T00:00:00Z">
        <w:r>
          <w:t xml:space="preserve">.</w:t>
        </w:r>
      </w:ins>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del w:id="734" w:author="PR Preview" w:date="2026-01-01T00:00:00Z">
        <w:r>
          <w:rPr>
            <w:b/>
            <w:bCs/>
          </w:rPr>
          <w:delText xml:space="preserve">Definition 83 (Diagonal matrix)</w:delText>
        </w:r>
      </w:del>
      <w:del w:id="735" w:author="PR Preview" w:date="2026-01-01T00:00:00Z">
        <w:r>
          <w:delText xml:space="preserve"> </w:delText>
        </w:r>
      </w:del>
      <w:del w:id="736" w:author="PR Preview" w:date="2026-01-01T00:00:00Z">
        <w:r>
          <w:delText xml:space="preserve">A square matrix</w:delText>
        </w:r>
      </w:del>
      <w:del w:id="737" w:author="PR Preview" w:date="2026-01-01T00:00:00Z">
        <w:r>
          <w:delText xml:space="preserve"> </w:delText>
        </w:r>
      </w:del>
      <m:oMath>
        <m:r>
          <m:rPr>
            <m:sty m:val="bi"/>
          </m:rPr>
          <m:t>D</m:t>
        </m:r>
      </m:oMath>
      <w:del w:id="738" w:author="PR Preview" w:date="2026-01-01T00:00:00Z">
        <w:r>
          <w:delText xml:space="preserve"> </w:delText>
        </w:r>
      </w:del>
      <w:del w:id="739" w:author="PR Preview" w:date="2026-01-01T00:00:00Z">
        <w:r>
          <w:delText xml:space="preserve">is a</w:delText>
        </w:r>
      </w:del>
      <w:del w:id="740" w:author="PR Preview" w:date="2026-01-01T00:00:00Z">
        <w:r>
          <w:delText xml:space="preserve"> </w:delText>
        </w:r>
      </w:del>
      <w:del w:id="741" w:author="PR Preview" w:date="2026-01-01T00:00:00Z">
        <w:r>
          <w:rPr>
            <w:b/>
            <w:bCs/>
          </w:rPr>
          <w:delText xml:space="preserve">diagonal matrix</w:delText>
        </w:r>
      </w:del>
      <w:del w:id="742" w:author="PR Preview" w:date="2026-01-01T00:00:00Z">
        <w:r>
          <w:delText xml:space="preserve"> </w:delText>
        </w:r>
      </w:del>
      <w:del w:id="743" w:author="PR Preview" w:date="2026-01-01T00:00:00Z">
        <w:r>
          <w:delText xml:space="preserve">[61]</w:delText>
        </w:r>
      </w:del>
      <w:del w:id="744" w:author="PR Preview" w:date="2026-01-01T00:00:00Z">
        <w:r>
          <w:delText xml:space="preserve"> </w:delText>
        </w:r>
      </w:del>
      <w:del w:id="745" w:author="PR Preview" w:date="2026-01-01T00:00:00Z">
        <w:r>
          <w:delText xml:space="preserve">if all off-diagonal entries are zero:</w:delText>
        </w:r>
      </w:del>
      <w:del w:id="746" w:author="PR Preview" w:date="2026-01-01T00:00:00Z">
        <w:r>
          <w:delText xml:space="preserve"> </w:delText>
        </w:r>
      </w:del>
      <m:oMath>
        <m:sSub>
          <m:e>
            <m:r>
              <m:t>d</m:t>
            </m:r>
          </m:e>
          <m:sub>
            <m:r>
              <m:t>i</m:t>
            </m:r>
            <m:r>
              <m:t>j</m:t>
            </m:r>
          </m:sub>
        </m:sSub>
        <m:r>
          <m:rPr>
            <m:sty m:val="p"/>
          </m:rPr>
          <m:t>=</m:t>
        </m:r>
        <m:r>
          <m:t>0</m:t>
        </m:r>
      </m:oMath>
      <w:del w:id="747" w:author="PR Preview" w:date="2026-01-01T00:00:00Z">
        <w:r>
          <w:delText xml:space="preserve"> </w:delText>
        </w:r>
      </w:del>
      <w:del w:id="748" w:author="PR Preview" w:date="2026-01-01T00:00:00Z">
        <w:r>
          <w:delText xml:space="preserve">whenever</w:delText>
        </w:r>
      </w:del>
      <w:del w:id="749" w:author="PR Preview" w:date="2026-01-01T00:00:00Z">
        <w:r>
          <w:delText xml:space="preserve"> </w:delText>
        </w:r>
      </w:del>
      <m:oMath>
        <m:r>
          <m:t>i</m:t>
        </m:r>
        <m:r>
          <m:rPr>
            <m:sty m:val="p"/>
          </m:rPr>
          <m:t>≠</m:t>
        </m:r>
        <m:r>
          <m:t>j</m:t>
        </m:r>
      </m:oMath>
      <w:del w:id="750" w:author="PR Preview" w:date="2026-01-01T00:00:00Z">
        <w:r>
          <w:delText xml:space="preserve">:</w:delText>
        </w:r>
      </w:del>
    </w:p>
    <w:p>
      <w:pPr>
        <w:pStyle w:val="FirstParagraph"/>
      </w:pPr>
      <w:ins w:id="751" w:author="PR Preview" w:date="2026-01-01T00:00:00Z">
        <w:r>
          <w:rPr>
            <w:b/>
            <w:bCs/>
          </w:rPr>
          <w:t xml:space="preserve">Definition 83 (Diagonal matrix)</w:t>
        </w:r>
      </w:ins>
      <w:ins w:id="752" w:author="PR Preview" w:date="2026-01-01T00:00:00Z">
        <w:r>
          <w:t xml:space="preserve"> </w:t>
        </w:r>
      </w:ins>
      <w:ins w:id="753" w:author="PR Preview" w:date="2026-01-01T00:00:00Z">
        <w:r>
          <w:t xml:space="preserve">A square matrix</w:t>
        </w:r>
      </w:ins>
      <w:ins w:id="754" w:author="PR Preview" w:date="2026-01-01T00:00:00Z">
        <w:r>
          <w:t xml:space="preserve"> </w:t>
        </w:r>
      </w:ins>
      <m:oMath>
        <m:r>
          <m:rPr>
            <m:sty m:val="bi"/>
          </m:rPr>
          <m:t>D</m:t>
        </m:r>
      </m:oMath>
      <w:ins w:id="755" w:author="PR Preview" w:date="2026-01-01T00:00:00Z">
        <w:r>
          <w:t xml:space="preserve"> </w:t>
        </w:r>
      </w:ins>
      <w:ins w:id="756" w:author="PR Preview" w:date="2026-01-01T00:00:00Z">
        <w:r>
          <w:t xml:space="preserve">is a</w:t>
        </w:r>
      </w:ins>
      <w:ins w:id="757" w:author="PR Preview" w:date="2026-01-01T00:00:00Z">
        <w:r>
          <w:t xml:space="preserve"> </w:t>
        </w:r>
      </w:ins>
      <w:ins w:id="758" w:author="PR Preview" w:date="2026-01-01T00:00:00Z">
        <w:r>
          <w:rPr>
            <w:b/>
            <w:bCs/>
          </w:rPr>
          <w:t xml:space="preserve">diagonal matrix</w:t>
        </w:r>
      </w:ins>
      <w:ins w:id="759" w:author="PR Preview" w:date="2026-01-01T00:00:00Z">
        <w:r>
          <w:t xml:space="preserve"> </w:t>
        </w:r>
      </w:ins>
      <w:ins w:id="760" w:author="PR Preview" w:date="2026-01-01T00:00:00Z">
        <w:r>
          <w:t xml:space="preserve">[64]</w:t>
        </w:r>
      </w:ins>
      <w:ins w:id="761" w:author="PR Preview" w:date="2026-01-01T00:00:00Z">
        <w:r>
          <w:t xml:space="preserve"> </w:t>
        </w:r>
      </w:ins>
      <w:ins w:id="762" w:author="PR Preview" w:date="2026-01-01T00:00:00Z">
        <w:r>
          <w:t xml:space="preserve">if all off-diagonal entries are zero:</w:t>
        </w:r>
      </w:ins>
      <w:ins w:id="763" w:author="PR Preview" w:date="2026-01-01T00:00:00Z">
        <w:r>
          <w:t xml:space="preserve"> </w:t>
        </w:r>
      </w:ins>
      <m:oMath>
        <m:sSub>
          <m:e>
            <m:r>
              <m:t>d</m:t>
            </m:r>
          </m:e>
          <m:sub>
            <m:r>
              <m:t>i</m:t>
            </m:r>
            <m:r>
              <m:t>j</m:t>
            </m:r>
          </m:sub>
        </m:sSub>
        <m:r>
          <m:rPr>
            <m:sty m:val="p"/>
          </m:rPr>
          <m:t>=</m:t>
        </m:r>
        <m:r>
          <m:t>0</m:t>
        </m:r>
      </m:oMath>
      <w:ins w:id="764" w:author="PR Preview" w:date="2026-01-01T00:00:00Z">
        <w:r>
          <w:t xml:space="preserve"> </w:t>
        </w:r>
      </w:ins>
      <w:ins w:id="765" w:author="PR Preview" w:date="2026-01-01T00:00:00Z">
        <w:r>
          <w:t xml:space="preserve">whenever</w:t>
        </w:r>
      </w:ins>
      <w:ins w:id="766" w:author="PR Preview" w:date="2026-01-01T00:00:00Z">
        <w:r>
          <w:t xml:space="preserve"> </w:t>
        </w:r>
      </w:ins>
      <m:oMath>
        <m:r>
          <m:t>i</m:t>
        </m:r>
        <m:r>
          <m:rPr>
            <m:sty m:val="p"/>
          </m:rPr>
          <m:t>≠</m:t>
        </m:r>
        <m:r>
          <m:t>j</m:t>
        </m:r>
      </m:oMath>
      <w:ins w:id="767"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del w:id="768" w:author="PR Preview" w:date="2026-01-01T00:00:00Z">
        <w:r>
          <w:rPr>
            <w:b/>
            <w:bCs/>
          </w:rPr>
          <w:delText xml:space="preserve">Definition 85 (Invertible matrix (non-singular matrix))</w:delText>
        </w:r>
      </w:del>
      <w:del w:id="769" w:author="PR Preview" w:date="2026-01-01T00:00:00Z">
        <w:r>
          <w:delText xml:space="preserve"> </w:delText>
        </w:r>
      </w:del>
      <w:del w:id="770" w:author="PR Preview" w:date="2026-01-01T00:00:00Z">
        <w:r>
          <w:delText xml:space="preserve">A</w:delText>
        </w:r>
      </w:del>
      <w:del w:id="771" w:author="PR Preview" w:date="2026-01-01T00:00:00Z">
        <w:r>
          <w:delText xml:space="preserve"> </w:delText>
        </w:r>
      </w:del>
      <m:oMath>
        <m:r>
          <m:t>p</m:t>
        </m:r>
        <m:r>
          <m:rPr>
            <m:sty m:val="p"/>
          </m:rPr>
          <m:t>×</m:t>
        </m:r>
        <m:r>
          <m:t>p</m:t>
        </m:r>
      </m:oMath>
      <w:del w:id="772" w:author="PR Preview" w:date="2026-01-01T00:00:00Z">
        <w:r>
          <w:delText xml:space="preserve"> </w:delText>
        </w:r>
      </w:del>
      <w:del w:id="773" w:author="PR Preview" w:date="2026-01-01T00:00:00Z">
        <w:r>
          <w:delText xml:space="preserve">matrix</w:delText>
        </w:r>
      </w:del>
      <w:del w:id="774" w:author="PR Preview" w:date="2026-01-01T00:00:00Z">
        <w:r>
          <w:delText xml:space="preserve"> </w:delText>
        </w:r>
      </w:del>
      <m:oMath>
        <m:r>
          <m:rPr>
            <m:sty m:val="bi"/>
          </m:rPr>
          <m:t>A</m:t>
        </m:r>
      </m:oMath>
      <w:del w:id="775" w:author="PR Preview" w:date="2026-01-01T00:00:00Z">
        <w:r>
          <w:delText xml:space="preserve"> </w:delText>
        </w:r>
      </w:del>
      <w:del w:id="776" w:author="PR Preview" w:date="2026-01-01T00:00:00Z">
        <w:r>
          <w:delText xml:space="preserve">is</w:delText>
        </w:r>
      </w:del>
      <w:del w:id="777" w:author="PR Preview" w:date="2026-01-01T00:00:00Z">
        <w:r>
          <w:delText xml:space="preserve"> </w:delText>
        </w:r>
      </w:del>
      <w:del w:id="778" w:author="PR Preview" w:date="2026-01-01T00:00:00Z">
        <w:r>
          <w:rPr>
            <w:b/>
            <w:bCs/>
          </w:rPr>
          <w:delText xml:space="preserve">invertible</w:delText>
        </w:r>
      </w:del>
      <w:del w:id="779" w:author="PR Preview" w:date="2026-01-01T00:00:00Z">
        <w:r>
          <w:delText xml:space="preserve"> </w:delText>
        </w:r>
      </w:del>
      <w:del w:id="780" w:author="PR Preview" w:date="2026-01-01T00:00:00Z">
        <w:r>
          <w:delText xml:space="preserve">[62]</w:delText>
        </w:r>
      </w:del>
      <w:del w:id="781" w:author="PR Preview" w:date="2026-01-01T00:00:00Z">
        <w:r>
          <w:delText xml:space="preserve"> </w:delText>
        </w:r>
      </w:del>
      <w:del w:id="782" w:author="PR Preview" w:date="2026-01-01T00:00:00Z">
        <w:r>
          <w:delText xml:space="preserve">(or</w:delText>
        </w:r>
      </w:del>
      <w:del w:id="783" w:author="PR Preview" w:date="2026-01-01T00:00:00Z">
        <w:r>
          <w:delText xml:space="preserve"> </w:delText>
        </w:r>
      </w:del>
      <w:del w:id="784" w:author="PR Preview" w:date="2026-01-01T00:00:00Z">
        <w:r>
          <w:rPr>
            <w:b/>
            <w:bCs/>
          </w:rPr>
          <w:delText xml:space="preserve">non-singular</w:delText>
        </w:r>
      </w:del>
      <w:del w:id="785" w:author="PR Preview" w:date="2026-01-01T00:00:00Z">
        <w:r>
          <w:delText xml:space="preserve">)</w:delText>
        </w:r>
      </w:del>
      <w:del w:id="786" w:author="PR Preview" w:date="2026-01-01T00:00:00Z">
        <w:r>
          <w:delText xml:space="preserve"> </w:delText>
        </w:r>
      </w:del>
      <w:del w:id="787" w:author="PR Preview" w:date="2026-01-01T00:00:00Z">
        <w:r>
          <w:delText xml:space="preserve">if some</w:delText>
        </w:r>
      </w:del>
      <w:del w:id="788" w:author="PR Preview" w:date="2026-01-01T00:00:00Z">
        <w:r>
          <w:delText xml:space="preserve"> </w:delText>
        </w:r>
      </w:del>
      <m:oMath>
        <m:r>
          <m:t>p</m:t>
        </m:r>
        <m:r>
          <m:rPr>
            <m:sty m:val="p"/>
          </m:rPr>
          <m:t>×</m:t>
        </m:r>
        <m:r>
          <m:t>p</m:t>
        </m:r>
      </m:oMath>
      <w:del w:id="789" w:author="PR Preview" w:date="2026-01-01T00:00:00Z">
        <w:r>
          <w:delText xml:space="preserve"> </w:delText>
        </w:r>
      </w:del>
      <w:del w:id="790" w:author="PR Preview" w:date="2026-01-01T00:00:00Z">
        <w:r>
          <w:delText xml:space="preserve">matrix</w:delText>
        </w:r>
      </w:del>
      <w:del w:id="791" w:author="PR Preview" w:date="2026-01-01T00:00:00Z">
        <w:r>
          <w:delText xml:space="preserve"> </w:delText>
        </w:r>
      </w:del>
      <m:oMath>
        <m:r>
          <m:rPr>
            <m:sty m:val="bi"/>
          </m:rPr>
          <m:t>B</m:t>
        </m:r>
      </m:oMath>
      <w:del w:id="792" w:author="PR Preview" w:date="2026-01-01T00:00:00Z">
        <w:r>
          <w:delText xml:space="preserve"> </w:delText>
        </w:r>
      </w:del>
      <w:del w:id="793" w:author="PR Preview" w:date="2026-01-01T00:00:00Z">
        <w:r>
          <w:delText xml:space="preserve">satisfies</w:delText>
        </w:r>
      </w:del>
    </w:p>
    <w:p>
      <w:pPr>
        <w:pStyle w:val="FirstParagraph"/>
      </w:pPr>
      <w:ins w:id="794" w:author="PR Preview" w:date="2026-01-01T00:00:00Z">
        <w:r>
          <w:rPr>
            <w:b/>
            <w:bCs/>
          </w:rPr>
          <w:t xml:space="preserve">Definition 85 (Invertible matrix (non-singular matrix))</w:t>
        </w:r>
      </w:ins>
      <w:ins w:id="795" w:author="PR Preview" w:date="2026-01-01T00:00:00Z">
        <w:r>
          <w:t xml:space="preserve"> </w:t>
        </w:r>
      </w:ins>
      <w:ins w:id="796" w:author="PR Preview" w:date="2026-01-01T00:00:00Z">
        <w:r>
          <w:t xml:space="preserve">A</w:t>
        </w:r>
      </w:ins>
      <w:ins w:id="797" w:author="PR Preview" w:date="2026-01-01T00:00:00Z">
        <w:r>
          <w:t xml:space="preserve"> </w:t>
        </w:r>
      </w:ins>
      <m:oMath>
        <m:r>
          <m:t>p</m:t>
        </m:r>
        <m:r>
          <m:rPr>
            <m:sty m:val="p"/>
          </m:rPr>
          <m:t>×</m:t>
        </m:r>
        <m:r>
          <m:t>p</m:t>
        </m:r>
      </m:oMath>
      <w:ins w:id="798" w:author="PR Preview" w:date="2026-01-01T00:00:00Z">
        <w:r>
          <w:t xml:space="preserve"> </w:t>
        </w:r>
      </w:ins>
      <w:ins w:id="799" w:author="PR Preview" w:date="2026-01-01T00:00:00Z">
        <w:r>
          <w:t xml:space="preserve">matrix</w:t>
        </w:r>
      </w:ins>
      <w:ins w:id="800" w:author="PR Preview" w:date="2026-01-01T00:00:00Z">
        <w:r>
          <w:t xml:space="preserve"> </w:t>
        </w:r>
      </w:ins>
      <m:oMath>
        <m:r>
          <m:rPr>
            <m:sty m:val="bi"/>
          </m:rPr>
          <m:t>A</m:t>
        </m:r>
      </m:oMath>
      <w:ins w:id="801" w:author="PR Preview" w:date="2026-01-01T00:00:00Z">
        <w:r>
          <w:t xml:space="preserve"> </w:t>
        </w:r>
      </w:ins>
      <w:ins w:id="802" w:author="PR Preview" w:date="2026-01-01T00:00:00Z">
        <w:r>
          <w:t xml:space="preserve">is</w:t>
        </w:r>
      </w:ins>
      <w:ins w:id="803" w:author="PR Preview" w:date="2026-01-01T00:00:00Z">
        <w:r>
          <w:t xml:space="preserve"> </w:t>
        </w:r>
      </w:ins>
      <w:ins w:id="804" w:author="PR Preview" w:date="2026-01-01T00:00:00Z">
        <w:r>
          <w:rPr>
            <w:b/>
            <w:bCs/>
          </w:rPr>
          <w:t xml:space="preserve">invertible</w:t>
        </w:r>
      </w:ins>
      <w:ins w:id="805" w:author="PR Preview" w:date="2026-01-01T00:00:00Z">
        <w:r>
          <w:t xml:space="preserve"> </w:t>
        </w:r>
      </w:ins>
      <w:ins w:id="806" w:author="PR Preview" w:date="2026-01-01T00:00:00Z">
        <w:r>
          <w:t xml:space="preserve">[65]</w:t>
        </w:r>
      </w:ins>
      <w:ins w:id="807" w:author="PR Preview" w:date="2026-01-01T00:00:00Z">
        <w:r>
          <w:t xml:space="preserve"> </w:t>
        </w:r>
      </w:ins>
      <w:ins w:id="808" w:author="PR Preview" w:date="2026-01-01T00:00:00Z">
        <w:r>
          <w:t xml:space="preserve">(or</w:t>
        </w:r>
      </w:ins>
      <w:ins w:id="809" w:author="PR Preview" w:date="2026-01-01T00:00:00Z">
        <w:r>
          <w:t xml:space="preserve"> </w:t>
        </w:r>
      </w:ins>
      <w:ins w:id="810" w:author="PR Preview" w:date="2026-01-01T00:00:00Z">
        <w:r>
          <w:rPr>
            <w:b/>
            <w:bCs/>
          </w:rPr>
          <w:t xml:space="preserve">non-singular</w:t>
        </w:r>
      </w:ins>
      <w:ins w:id="811" w:author="PR Preview" w:date="2026-01-01T00:00:00Z">
        <w:r>
          <w:t xml:space="preserve">)</w:t>
        </w:r>
      </w:ins>
      <w:ins w:id="812" w:author="PR Preview" w:date="2026-01-01T00:00:00Z">
        <w:r>
          <w:t xml:space="preserve"> </w:t>
        </w:r>
      </w:ins>
      <w:ins w:id="813" w:author="PR Preview" w:date="2026-01-01T00:00:00Z">
        <w:r>
          <w:t xml:space="preserve">if some</w:t>
        </w:r>
      </w:ins>
      <w:ins w:id="814" w:author="PR Preview" w:date="2026-01-01T00:00:00Z">
        <w:r>
          <w:t xml:space="preserve"> </w:t>
        </w:r>
      </w:ins>
      <m:oMath>
        <m:r>
          <m:t>p</m:t>
        </m:r>
        <m:r>
          <m:rPr>
            <m:sty m:val="p"/>
          </m:rPr>
          <m:t>×</m:t>
        </m:r>
        <m:r>
          <m:t>p</m:t>
        </m:r>
      </m:oMath>
      <w:ins w:id="815" w:author="PR Preview" w:date="2026-01-01T00:00:00Z">
        <w:r>
          <w:t xml:space="preserve"> </w:t>
        </w:r>
      </w:ins>
      <w:ins w:id="816" w:author="PR Preview" w:date="2026-01-01T00:00:00Z">
        <w:r>
          <w:t xml:space="preserve">matrix</w:t>
        </w:r>
      </w:ins>
      <w:ins w:id="817" w:author="PR Preview" w:date="2026-01-01T00:00:00Z">
        <w:r>
          <w:t xml:space="preserve"> </w:t>
        </w:r>
      </w:ins>
      <m:oMath>
        <m:r>
          <m:rPr>
            <m:sty m:val="bi"/>
          </m:rPr>
          <m:t>B</m:t>
        </m:r>
      </m:oMath>
      <w:ins w:id="818" w:author="PR Preview" w:date="2026-01-01T00:00:00Z">
        <w:r>
          <w:t xml:space="preserve"> </w:t>
        </w:r>
      </w:ins>
      <w:ins w:id="819"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del w:id="820" w:author="PR Preview" w:date="2026-01-01T00:00:00Z">
        <w:r>
          <w:rPr>
            <w:b/>
            <w:bCs/>
          </w:rPr>
          <w:delText xml:space="preserve">Definition 86 (Idempotent matrix)</w:delText>
        </w:r>
      </w:del>
      <w:del w:id="821" w:author="PR Preview" w:date="2026-01-01T00:00:00Z">
        <w:r>
          <w:delText xml:space="preserve"> </w:delText>
        </w:r>
      </w:del>
      <w:del w:id="822" w:author="PR Preview" w:date="2026-01-01T00:00:00Z">
        <w:r>
          <w:delText xml:space="preserve">A square matrix</w:delText>
        </w:r>
      </w:del>
      <w:del w:id="823" w:author="PR Preview" w:date="2026-01-01T00:00:00Z">
        <w:r>
          <w:delText xml:space="preserve"> </w:delText>
        </w:r>
      </w:del>
      <m:oMath>
        <m:r>
          <m:rPr>
            <m:sty m:val="bi"/>
          </m:rPr>
          <m:t>A</m:t>
        </m:r>
      </m:oMath>
      <w:del w:id="824" w:author="PR Preview" w:date="2026-01-01T00:00:00Z">
        <w:r>
          <w:delText xml:space="preserve"> </w:delText>
        </w:r>
      </w:del>
      <w:del w:id="825" w:author="PR Preview" w:date="2026-01-01T00:00:00Z">
        <w:r>
          <w:delText xml:space="preserve">is</w:delText>
        </w:r>
      </w:del>
      <w:del w:id="826" w:author="PR Preview" w:date="2026-01-01T00:00:00Z">
        <w:r>
          <w:delText xml:space="preserve"> </w:delText>
        </w:r>
      </w:del>
      <w:del w:id="827" w:author="PR Preview" w:date="2026-01-01T00:00:00Z">
        <w:r>
          <w:rPr>
            <w:b/>
            <w:bCs/>
          </w:rPr>
          <w:delText xml:space="preserve">idempotent</w:delText>
        </w:r>
      </w:del>
      <w:del w:id="828" w:author="PR Preview" w:date="2026-01-01T00:00:00Z">
        <w:r>
          <w:delText xml:space="preserve"> </w:delText>
        </w:r>
      </w:del>
      <w:del w:id="829" w:author="PR Preview" w:date="2026-01-01T00:00:00Z">
        <w:r>
          <w:delText xml:space="preserve">[63]</w:delText>
        </w:r>
      </w:del>
      <w:del w:id="830" w:author="PR Preview" w:date="2026-01-01T00:00:00Z">
        <w:r>
          <w:delText xml:space="preserve"> </w:delText>
        </w:r>
      </w:del>
      <w:del w:id="831" w:author="PR Preview" w:date="2026-01-01T00:00:00Z">
        <w:r>
          <w:delText xml:space="preserve">if</w:delText>
        </w:r>
      </w:del>
    </w:p>
    <w:p>
      <w:pPr>
        <w:pStyle w:val="FirstParagraph"/>
      </w:pPr>
      <w:ins w:id="832" w:author="PR Preview" w:date="2026-01-01T00:00:00Z">
        <w:r>
          <w:rPr>
            <w:b/>
            <w:bCs/>
          </w:rPr>
          <w:t xml:space="preserve">Definition 86 (Idempotent matrix)</w:t>
        </w:r>
      </w:ins>
      <w:ins w:id="833" w:author="PR Preview" w:date="2026-01-01T00:00:00Z">
        <w:r>
          <w:t xml:space="preserve"> </w:t>
        </w:r>
      </w:ins>
      <w:ins w:id="834" w:author="PR Preview" w:date="2026-01-01T00:00:00Z">
        <w:r>
          <w:t xml:space="preserve">A square matrix</w:t>
        </w:r>
      </w:ins>
      <w:ins w:id="835" w:author="PR Preview" w:date="2026-01-01T00:00:00Z">
        <w:r>
          <w:t xml:space="preserve"> </w:t>
        </w:r>
      </w:ins>
      <m:oMath>
        <m:r>
          <m:rPr>
            <m:sty m:val="bi"/>
          </m:rPr>
          <m:t>A</m:t>
        </m:r>
      </m:oMath>
      <w:ins w:id="836" w:author="PR Preview" w:date="2026-01-01T00:00:00Z">
        <w:r>
          <w:t xml:space="preserve"> </w:t>
        </w:r>
      </w:ins>
      <w:ins w:id="837" w:author="PR Preview" w:date="2026-01-01T00:00:00Z">
        <w:r>
          <w:t xml:space="preserve">is</w:t>
        </w:r>
      </w:ins>
      <w:ins w:id="838" w:author="PR Preview" w:date="2026-01-01T00:00:00Z">
        <w:r>
          <w:t xml:space="preserve"> </w:t>
        </w:r>
      </w:ins>
      <w:ins w:id="839" w:author="PR Preview" w:date="2026-01-01T00:00:00Z">
        <w:r>
          <w:rPr>
            <w:b/>
            <w:bCs/>
          </w:rPr>
          <w:t xml:space="preserve">idempotent</w:t>
        </w:r>
      </w:ins>
      <w:ins w:id="840" w:author="PR Preview" w:date="2026-01-01T00:00:00Z">
        <w:r>
          <w:t xml:space="preserve"> </w:t>
        </w:r>
      </w:ins>
      <w:ins w:id="841" w:author="PR Preview" w:date="2026-01-01T00:00:00Z">
        <w:r>
          <w:t xml:space="preserve">[66]</w:t>
        </w:r>
      </w:ins>
      <w:ins w:id="842" w:author="PR Preview" w:date="2026-01-01T00:00:00Z">
        <w:r>
          <w:t xml:space="preserve"> </w:t>
        </w:r>
      </w:ins>
      <w:ins w:id="843"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del w:id="844" w:author="PR Preview" w:date="2026-01-01T00:00:00Z">
        <w:r>
          <w:rPr>
            <w:b/>
            <w:bCs/>
          </w:rPr>
          <w:delText xml:space="preserve">Definition 89 (Orthogonal matrix)</w:delText>
        </w:r>
      </w:del>
      <w:del w:id="845" w:author="PR Preview" w:date="2026-01-01T00:00:00Z">
        <w:r>
          <w:delText xml:space="preserve"> </w:delText>
        </w:r>
      </w:del>
      <w:del w:id="846" w:author="PR Preview" w:date="2026-01-01T00:00:00Z">
        <w:r>
          <w:delText xml:space="preserve">A</w:delText>
        </w:r>
      </w:del>
      <w:del w:id="847" w:author="PR Preview" w:date="2026-01-01T00:00:00Z">
        <w:r>
          <w:delText xml:space="preserve"> </w:delText>
        </w:r>
      </w:del>
      <m:oMath>
        <m:r>
          <m:t>p</m:t>
        </m:r>
        <m:r>
          <m:rPr>
            <m:sty m:val="p"/>
          </m:rPr>
          <m:t>×</m:t>
        </m:r>
        <m:r>
          <m:t>p</m:t>
        </m:r>
      </m:oMath>
      <w:del w:id="848" w:author="PR Preview" w:date="2026-01-01T00:00:00Z">
        <w:r>
          <w:delText xml:space="preserve"> </w:delText>
        </w:r>
      </w:del>
      <w:del w:id="849" w:author="PR Preview" w:date="2026-01-01T00:00:00Z">
        <w:r>
          <w:delText xml:space="preserve">matrix</w:delText>
        </w:r>
      </w:del>
      <w:del w:id="850" w:author="PR Preview" w:date="2026-01-01T00:00:00Z">
        <w:r>
          <w:delText xml:space="preserve"> </w:delText>
        </w:r>
      </w:del>
      <m:oMath>
        <m:r>
          <m:rPr>
            <m:sty m:val="bi"/>
          </m:rPr>
          <m:t>Q</m:t>
        </m:r>
      </m:oMath>
      <w:del w:id="851" w:author="PR Preview" w:date="2026-01-01T00:00:00Z">
        <w:r>
          <w:delText xml:space="preserve"> </w:delText>
        </w:r>
      </w:del>
      <w:del w:id="852" w:author="PR Preview" w:date="2026-01-01T00:00:00Z">
        <w:r>
          <w:delText xml:space="preserve">is</w:delText>
        </w:r>
      </w:del>
      <w:del w:id="853" w:author="PR Preview" w:date="2026-01-01T00:00:00Z">
        <w:r>
          <w:delText xml:space="preserve"> </w:delText>
        </w:r>
      </w:del>
      <w:del w:id="854" w:author="PR Preview" w:date="2026-01-01T00:00:00Z">
        <w:r>
          <w:rPr>
            <w:b/>
            <w:bCs/>
          </w:rPr>
          <w:delText xml:space="preserve">orthogonal</w:delText>
        </w:r>
      </w:del>
      <w:del w:id="855" w:author="PR Preview" w:date="2026-01-01T00:00:00Z">
        <w:r>
          <w:delText xml:space="preserve"> </w:delText>
        </w:r>
      </w:del>
      <w:del w:id="856" w:author="PR Preview" w:date="2026-01-01T00:00:00Z">
        <w:r>
          <w:delText xml:space="preserve">[64]</w:delText>
        </w:r>
      </w:del>
      <w:del w:id="857" w:author="PR Preview" w:date="2026-01-01T00:00:00Z">
        <w:r>
          <w:delText xml:space="preserve"> </w:delText>
        </w:r>
      </w:del>
      <w:del w:id="858" w:author="PR Preview" w:date="2026-01-01T00:00:00Z">
        <w:r>
          <w:delText xml:space="preserve">if</w:delText>
        </w:r>
      </w:del>
    </w:p>
    <w:p>
      <w:pPr>
        <w:pStyle w:val="BodyText"/>
      </w:pPr>
      <w:ins w:id="859" w:author="PR Preview" w:date="2026-01-01T00:00:00Z">
        <w:r>
          <w:rPr>
            <w:b/>
            <w:bCs/>
          </w:rPr>
          <w:t xml:space="preserve">Definition 89 (Orthogonal matrix)</w:t>
        </w:r>
      </w:ins>
      <w:ins w:id="860" w:author="PR Preview" w:date="2026-01-01T00:00:00Z">
        <w:r>
          <w:t xml:space="preserve"> </w:t>
        </w:r>
      </w:ins>
      <w:ins w:id="861" w:author="PR Preview" w:date="2026-01-01T00:00:00Z">
        <w:r>
          <w:t xml:space="preserve">A</w:t>
        </w:r>
      </w:ins>
      <w:ins w:id="862" w:author="PR Preview" w:date="2026-01-01T00:00:00Z">
        <w:r>
          <w:t xml:space="preserve"> </w:t>
        </w:r>
      </w:ins>
      <m:oMath>
        <m:r>
          <m:t>p</m:t>
        </m:r>
        <m:r>
          <m:rPr>
            <m:sty m:val="p"/>
          </m:rPr>
          <m:t>×</m:t>
        </m:r>
        <m:r>
          <m:t>p</m:t>
        </m:r>
      </m:oMath>
      <w:ins w:id="863" w:author="PR Preview" w:date="2026-01-01T00:00:00Z">
        <w:r>
          <w:t xml:space="preserve"> </w:t>
        </w:r>
      </w:ins>
      <w:ins w:id="864" w:author="PR Preview" w:date="2026-01-01T00:00:00Z">
        <w:r>
          <w:t xml:space="preserve">matrix</w:t>
        </w:r>
      </w:ins>
      <w:ins w:id="865" w:author="PR Preview" w:date="2026-01-01T00:00:00Z">
        <w:r>
          <w:t xml:space="preserve"> </w:t>
        </w:r>
      </w:ins>
      <m:oMath>
        <m:r>
          <m:rPr>
            <m:sty m:val="bi"/>
          </m:rPr>
          <m:t>Q</m:t>
        </m:r>
      </m:oMath>
      <w:ins w:id="866" w:author="PR Preview" w:date="2026-01-01T00:00:00Z">
        <w:r>
          <w:t xml:space="preserve"> </w:t>
        </w:r>
      </w:ins>
      <w:ins w:id="867" w:author="PR Preview" w:date="2026-01-01T00:00:00Z">
        <w:r>
          <w:t xml:space="preserve">is</w:t>
        </w:r>
      </w:ins>
      <w:ins w:id="868" w:author="PR Preview" w:date="2026-01-01T00:00:00Z">
        <w:r>
          <w:t xml:space="preserve"> </w:t>
        </w:r>
      </w:ins>
      <w:ins w:id="869" w:author="PR Preview" w:date="2026-01-01T00:00:00Z">
        <w:r>
          <w:rPr>
            <w:b/>
            <w:bCs/>
          </w:rPr>
          <w:t xml:space="preserve">orthogonal</w:t>
        </w:r>
      </w:ins>
      <w:ins w:id="870" w:author="PR Preview" w:date="2026-01-01T00:00:00Z">
        <w:r>
          <w:t xml:space="preserve"> </w:t>
        </w:r>
      </w:ins>
      <w:ins w:id="871" w:author="PR Preview" w:date="2026-01-01T00:00:00Z">
        <w:r>
          <w:t xml:space="preserve">[67]</w:t>
        </w:r>
      </w:ins>
      <w:ins w:id="872" w:author="PR Preview" w:date="2026-01-01T00:00:00Z">
        <w:r>
          <w:t xml:space="preserve"> </w:t>
        </w:r>
      </w:ins>
      <w:ins w:id="873"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del w:id="874" w:author="PR Preview" w:date="2026-01-01T00:00:00Z">
        <w:r>
          <w:rPr>
            <w:b/>
            <w:bCs/>
          </w:rPr>
          <w:delText xml:space="preserve">Definition 90 (Quadratic form)</w:delText>
        </w:r>
      </w:del>
      <w:del w:id="875" w:author="PR Preview" w:date="2026-01-01T00:00:00Z">
        <w:r>
          <w:delText xml:space="preserve"> </w:delText>
        </w:r>
      </w:del>
      <w:del w:id="876" w:author="PR Preview" w:date="2026-01-01T00:00:00Z">
        <w:r>
          <w:delText xml:space="preserve">A</w:delText>
        </w:r>
      </w:del>
      <w:del w:id="877" w:author="PR Preview" w:date="2026-01-01T00:00:00Z">
        <w:r>
          <w:delText xml:space="preserve"> </w:delText>
        </w:r>
      </w:del>
      <w:del w:id="878" w:author="PR Preview" w:date="2026-01-01T00:00:00Z">
        <w:r>
          <w:rPr>
            <w:b/>
            <w:bCs/>
          </w:rPr>
          <w:delText xml:space="preserve">quadratic form</w:delText>
        </w:r>
      </w:del>
      <w:del w:id="879" w:author="PR Preview" w:date="2026-01-01T00:00:00Z">
        <w:r>
          <w:delText xml:space="preserve"> </w:delText>
        </w:r>
      </w:del>
      <w:del w:id="880" w:author="PR Preview" w:date="2026-01-01T00:00:00Z">
        <w:r>
          <w:delText xml:space="preserve">[65]</w:delText>
        </w:r>
      </w:del>
      <w:del w:id="881" w:author="PR Preview" w:date="2026-01-01T00:00:00Z">
        <w:r>
          <w:delText xml:space="preserve"> </w:delText>
        </w:r>
      </w:del>
      <w:del w:id="882" w:author="PR Preview" w:date="2026-01-01T00:00:00Z">
        <w:r>
          <w:delText xml:space="preserve">is a mathematical expression of the structure</w:delText>
        </w:r>
      </w:del>
    </w:p>
    <w:p>
      <w:pPr>
        <w:pStyle w:val="FirstParagraph"/>
      </w:pPr>
      <w:ins w:id="883" w:author="PR Preview" w:date="2026-01-01T00:00:00Z">
        <w:r>
          <w:rPr>
            <w:b/>
            <w:bCs/>
          </w:rPr>
          <w:t xml:space="preserve">Definition 90 (Quadratic form)</w:t>
        </w:r>
      </w:ins>
      <w:ins w:id="884" w:author="PR Preview" w:date="2026-01-01T00:00:00Z">
        <w:r>
          <w:t xml:space="preserve"> </w:t>
        </w:r>
      </w:ins>
      <w:ins w:id="885" w:author="PR Preview" w:date="2026-01-01T00:00:00Z">
        <w:r>
          <w:t xml:space="preserve">A</w:t>
        </w:r>
      </w:ins>
      <w:ins w:id="886" w:author="PR Preview" w:date="2026-01-01T00:00:00Z">
        <w:r>
          <w:t xml:space="preserve"> </w:t>
        </w:r>
      </w:ins>
      <w:ins w:id="887" w:author="PR Preview" w:date="2026-01-01T00:00:00Z">
        <w:r>
          <w:rPr>
            <w:b/>
            <w:bCs/>
          </w:rPr>
          <w:t xml:space="preserve">quadratic form</w:t>
        </w:r>
      </w:ins>
      <w:ins w:id="888" w:author="PR Preview" w:date="2026-01-01T00:00:00Z">
        <w:r>
          <w:t xml:space="preserve"> </w:t>
        </w:r>
      </w:ins>
      <w:ins w:id="889" w:author="PR Preview" w:date="2026-01-01T00:00:00Z">
        <w:r>
          <w:t xml:space="preserve">[68]</w:t>
        </w:r>
      </w:ins>
      <w:ins w:id="890" w:author="PR Preview" w:date="2026-01-01T00:00:00Z">
        <w:r>
          <w:t xml:space="preserve"> </w:t>
        </w:r>
      </w:ins>
      <w:ins w:id="891"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del w:id="892" w:author="PR Preview" w:date="2026-01-01T00:00:00Z">
        <w:r>
          <w:rPr>
            <w:b/>
            <w:bCs/>
          </w:rPr>
          <w:delText xml:space="preserve">Definition 92 (Trace)</w:delText>
        </w:r>
      </w:del>
      <w:del w:id="893" w:author="PR Preview" w:date="2026-01-01T00:00:00Z">
        <w:r>
          <w:delText xml:space="preserve"> </w:delText>
        </w:r>
      </w:del>
      <w:del w:id="894" w:author="PR Preview" w:date="2026-01-01T00:00:00Z">
        <w:r>
          <w:delText xml:space="preserve">The</w:delText>
        </w:r>
      </w:del>
      <w:del w:id="895" w:author="PR Preview" w:date="2026-01-01T00:00:00Z">
        <w:r>
          <w:delText xml:space="preserve"> </w:delText>
        </w:r>
      </w:del>
      <w:del w:id="896" w:author="PR Preview" w:date="2026-01-01T00:00:00Z">
        <w:r>
          <w:rPr>
            <w:b/>
            <w:bCs/>
          </w:rPr>
          <w:delText xml:space="preserve">trace</w:delText>
        </w:r>
      </w:del>
      <w:del w:id="897" w:author="PR Preview" w:date="2026-01-01T00:00:00Z">
        <w:r>
          <w:delText xml:space="preserve"> </w:delText>
        </w:r>
      </w:del>
      <w:del w:id="898" w:author="PR Preview" w:date="2026-01-01T00:00:00Z">
        <w:r>
          <w:delText xml:space="preserve">[66]</w:delText>
        </w:r>
      </w:del>
      <w:del w:id="899" w:author="PR Preview" w:date="2026-01-01T00:00:00Z">
        <w:r>
          <w:delText xml:space="preserve"> </w:delText>
        </w:r>
      </w:del>
      <w:del w:id="900" w:author="PR Preview" w:date="2026-01-01T00:00:00Z">
        <w:r>
          <w:delText xml:space="preserve">of a</w:delText>
        </w:r>
      </w:del>
      <w:del w:id="901" w:author="PR Preview" w:date="2026-01-01T00:00:00Z">
        <w:r>
          <w:delText xml:space="preserve"> </w:delText>
        </w:r>
      </w:del>
      <m:oMath>
        <m:r>
          <m:t>p</m:t>
        </m:r>
        <m:r>
          <m:rPr>
            <m:sty m:val="p"/>
          </m:rPr>
          <m:t>×</m:t>
        </m:r>
        <m:r>
          <m:t>p</m:t>
        </m:r>
      </m:oMath>
      <w:del w:id="902" w:author="PR Preview" w:date="2026-01-01T00:00:00Z">
        <w:r>
          <w:delText xml:space="preserve"> </w:delText>
        </w:r>
      </w:del>
      <w:del w:id="903" w:author="PR Preview" w:date="2026-01-01T00:00:00Z">
        <w:r>
          <w:delText xml:space="preserve">matrix</w:delText>
        </w:r>
      </w:del>
      <w:del w:id="904" w:author="PR Preview" w:date="2026-01-01T00:00:00Z">
        <w:r>
          <w:delText xml:space="preserve"> </w:delText>
        </w:r>
      </w:del>
      <m:oMath>
        <m:r>
          <m:rPr>
            <m:sty m:val="bi"/>
          </m:rPr>
          <m:t>M</m:t>
        </m:r>
      </m:oMath>
      <w:del w:id="905" w:author="PR Preview" w:date="2026-01-01T00:00:00Z">
        <w:r>
          <w:delText xml:space="preserve"> </w:delText>
        </w:r>
      </w:del>
      <w:del w:id="906" w:author="PR Preview" w:date="2026-01-01T00:00:00Z">
        <w:r>
          <w:delText xml:space="preserve">is the sum of its diagonal entries:</w:delText>
        </w:r>
      </w:del>
    </w:p>
    <w:p>
      <w:pPr>
        <w:pStyle w:val="FirstParagraph"/>
      </w:pPr>
      <w:ins w:id="907" w:author="PR Preview" w:date="2026-01-01T00:00:00Z">
        <w:r>
          <w:rPr>
            <w:b/>
            <w:bCs/>
          </w:rPr>
          <w:t xml:space="preserve">Definition 92 (Trace)</w:t>
        </w:r>
      </w:ins>
      <w:ins w:id="908" w:author="PR Preview" w:date="2026-01-01T00:00:00Z">
        <w:r>
          <w:t xml:space="preserve"> </w:t>
        </w:r>
      </w:ins>
      <w:ins w:id="909" w:author="PR Preview" w:date="2026-01-01T00:00:00Z">
        <w:r>
          <w:t xml:space="preserve">The</w:t>
        </w:r>
      </w:ins>
      <w:ins w:id="910" w:author="PR Preview" w:date="2026-01-01T00:00:00Z">
        <w:r>
          <w:t xml:space="preserve"> </w:t>
        </w:r>
      </w:ins>
      <w:ins w:id="911" w:author="PR Preview" w:date="2026-01-01T00:00:00Z">
        <w:r>
          <w:rPr>
            <w:b/>
            <w:bCs/>
          </w:rPr>
          <w:t xml:space="preserve">trace</w:t>
        </w:r>
      </w:ins>
      <w:ins w:id="912" w:author="PR Preview" w:date="2026-01-01T00:00:00Z">
        <w:r>
          <w:t xml:space="preserve"> </w:t>
        </w:r>
      </w:ins>
      <w:ins w:id="913" w:author="PR Preview" w:date="2026-01-01T00:00:00Z">
        <w:r>
          <w:t xml:space="preserve">[69]</w:t>
        </w:r>
      </w:ins>
      <w:ins w:id="914" w:author="PR Preview" w:date="2026-01-01T00:00:00Z">
        <w:r>
          <w:t xml:space="preserve"> </w:t>
        </w:r>
      </w:ins>
      <w:ins w:id="915" w:author="PR Preview" w:date="2026-01-01T00:00:00Z">
        <w:r>
          <w:t xml:space="preserve">of a</w:t>
        </w:r>
      </w:ins>
      <w:ins w:id="916" w:author="PR Preview" w:date="2026-01-01T00:00:00Z">
        <w:r>
          <w:t xml:space="preserve"> </w:t>
        </w:r>
      </w:ins>
      <m:oMath>
        <m:r>
          <m:t>p</m:t>
        </m:r>
        <m:r>
          <m:rPr>
            <m:sty m:val="p"/>
          </m:rPr>
          <m:t>×</m:t>
        </m:r>
        <m:r>
          <m:t>p</m:t>
        </m:r>
      </m:oMath>
      <w:ins w:id="917" w:author="PR Preview" w:date="2026-01-01T00:00:00Z">
        <w:r>
          <w:t xml:space="preserve"> </w:t>
        </w:r>
      </w:ins>
      <w:ins w:id="918" w:author="PR Preview" w:date="2026-01-01T00:00:00Z">
        <w:r>
          <w:t xml:space="preserve">matrix</w:t>
        </w:r>
      </w:ins>
      <w:ins w:id="919" w:author="PR Preview" w:date="2026-01-01T00:00:00Z">
        <w:r>
          <w:t xml:space="preserve"> </w:t>
        </w:r>
      </w:ins>
      <m:oMath>
        <m:r>
          <m:rPr>
            <m:sty m:val="bi"/>
          </m:rPr>
          <m:t>M</m:t>
        </m:r>
      </m:oMath>
      <w:ins w:id="920" w:author="PR Preview" w:date="2026-01-01T00:00:00Z">
        <w:r>
          <w:t xml:space="preserve"> </w:t>
        </w:r>
      </w:ins>
      <w:ins w:id="921"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del w:id="922" w:author="PR Preview" w:date="2026-01-01T00:00:00Z">
        <w:r>
          <w:rPr>
            <w:b/>
            <w:bCs/>
          </w:rPr>
          <w:delText xml:space="preserve">Definition 94 (Frobenius norm)</w:delText>
        </w:r>
      </w:del>
      <w:del w:id="923" w:author="PR Preview" w:date="2026-01-01T00:00:00Z">
        <w:r>
          <w:delText xml:space="preserve"> </w:delText>
        </w:r>
      </w:del>
      <w:del w:id="924" w:author="PR Preview" w:date="2026-01-01T00:00:00Z">
        <w:r>
          <w:delText xml:space="preserve">The</w:delText>
        </w:r>
      </w:del>
      <w:del w:id="925" w:author="PR Preview" w:date="2026-01-01T00:00:00Z">
        <w:r>
          <w:delText xml:space="preserve"> </w:delText>
        </w:r>
      </w:del>
      <w:del w:id="926" w:author="PR Preview" w:date="2026-01-01T00:00:00Z">
        <w:r>
          <w:rPr>
            <w:b/>
            <w:bCs/>
          </w:rPr>
          <w:delText xml:space="preserve">Frobenius norm</w:delText>
        </w:r>
      </w:del>
      <w:del w:id="927" w:author="PR Preview" w:date="2026-01-01T00:00:00Z">
        <w:r>
          <w:delText xml:space="preserve"> </w:delText>
        </w:r>
      </w:del>
      <w:del w:id="928" w:author="PR Preview" w:date="2026-01-01T00:00:00Z">
        <w:r>
          <w:delText xml:space="preserve">[67]</w:delText>
        </w:r>
      </w:del>
      <w:del w:id="929" w:author="PR Preview" w:date="2026-01-01T00:00:00Z">
        <w:r>
          <w:delText xml:space="preserve"> </w:delText>
        </w:r>
      </w:del>
      <w:del w:id="930" w:author="PR Preview" w:date="2026-01-01T00:00:00Z">
        <w:r>
          <w:delText xml:space="preserve">of an</w:delText>
        </w:r>
      </w:del>
      <w:del w:id="931" w:author="PR Preview" w:date="2026-01-01T00:00:00Z">
        <w:r>
          <w:delText xml:space="preserve"> </w:delText>
        </w:r>
      </w:del>
      <m:oMath>
        <m:r>
          <m:t>n</m:t>
        </m:r>
        <m:r>
          <m:rPr>
            <m:sty m:val="p"/>
          </m:rPr>
          <m:t>×</m:t>
        </m:r>
        <m:r>
          <m:t>p</m:t>
        </m:r>
      </m:oMath>
      <w:del w:id="932" w:author="PR Preview" w:date="2026-01-01T00:00:00Z">
        <w:r>
          <w:delText xml:space="preserve"> </w:delText>
        </w:r>
      </w:del>
      <w:del w:id="933" w:author="PR Preview" w:date="2026-01-01T00:00:00Z">
        <w:r>
          <w:delText xml:space="preserve">matrix</w:delText>
        </w:r>
      </w:del>
      <w:del w:id="934" w:author="PR Preview" w:date="2026-01-01T00:00:00Z">
        <w:r>
          <w:delText xml:space="preserve"> </w:delText>
        </w:r>
      </w:del>
      <m:oMath>
        <m:r>
          <m:rPr>
            <m:sty m:val="bi"/>
          </m:rPr>
          <m:t>A</m:t>
        </m:r>
      </m:oMath>
      <w:del w:id="935" w:author="PR Preview" w:date="2026-01-01T00:00:00Z">
        <w:r>
          <w:delText xml:space="preserve"> </w:delText>
        </w:r>
      </w:del>
      <w:del w:id="936" w:author="PR Preview" w:date="2026-01-01T00:00:00Z">
        <w:r>
          <w:delText xml:space="preserve">is</w:delText>
        </w:r>
      </w:del>
    </w:p>
    <w:p>
      <w:pPr>
        <w:pStyle w:val="FirstParagraph"/>
      </w:pPr>
      <w:ins w:id="937" w:author="PR Preview" w:date="2026-01-01T00:00:00Z">
        <w:r>
          <w:rPr>
            <w:b/>
            <w:bCs/>
          </w:rPr>
          <w:t xml:space="preserve">Definition 94 (Frobenius norm)</w:t>
        </w:r>
      </w:ins>
      <w:ins w:id="938" w:author="PR Preview" w:date="2026-01-01T00:00:00Z">
        <w:r>
          <w:t xml:space="preserve"> </w:t>
        </w:r>
      </w:ins>
      <w:ins w:id="939" w:author="PR Preview" w:date="2026-01-01T00:00:00Z">
        <w:r>
          <w:t xml:space="preserve">The</w:t>
        </w:r>
      </w:ins>
      <w:ins w:id="940" w:author="PR Preview" w:date="2026-01-01T00:00:00Z">
        <w:r>
          <w:t xml:space="preserve"> </w:t>
        </w:r>
      </w:ins>
      <w:ins w:id="941" w:author="PR Preview" w:date="2026-01-01T00:00:00Z">
        <w:r>
          <w:rPr>
            <w:b/>
            <w:bCs/>
          </w:rPr>
          <w:t xml:space="preserve">Frobenius norm</w:t>
        </w:r>
      </w:ins>
      <w:ins w:id="942" w:author="PR Preview" w:date="2026-01-01T00:00:00Z">
        <w:r>
          <w:t xml:space="preserve"> </w:t>
        </w:r>
      </w:ins>
      <w:ins w:id="943" w:author="PR Preview" w:date="2026-01-01T00:00:00Z">
        <w:r>
          <w:t xml:space="preserve">[70]</w:t>
        </w:r>
      </w:ins>
      <w:ins w:id="944" w:author="PR Preview" w:date="2026-01-01T00:00:00Z">
        <w:r>
          <w:t xml:space="preserve"> </w:t>
        </w:r>
      </w:ins>
      <w:ins w:id="945" w:author="PR Preview" w:date="2026-01-01T00:00:00Z">
        <w:r>
          <w:t xml:space="preserve">of an</w:t>
        </w:r>
      </w:ins>
      <w:ins w:id="946" w:author="PR Preview" w:date="2026-01-01T00:00:00Z">
        <w:r>
          <w:t xml:space="preserve"> </w:t>
        </w:r>
      </w:ins>
      <m:oMath>
        <m:r>
          <m:t>n</m:t>
        </m:r>
        <m:r>
          <m:rPr>
            <m:sty m:val="p"/>
          </m:rPr>
          <m:t>×</m:t>
        </m:r>
        <m:r>
          <m:t>p</m:t>
        </m:r>
      </m:oMath>
      <w:ins w:id="947" w:author="PR Preview" w:date="2026-01-01T00:00:00Z">
        <w:r>
          <w:t xml:space="preserve"> </w:t>
        </w:r>
      </w:ins>
      <w:ins w:id="948" w:author="PR Preview" w:date="2026-01-01T00:00:00Z">
        <w:r>
          <w:t xml:space="preserve">matrix</w:t>
        </w:r>
      </w:ins>
      <w:ins w:id="949" w:author="PR Preview" w:date="2026-01-01T00:00:00Z">
        <w:r>
          <w:t xml:space="preserve"> </w:t>
        </w:r>
      </w:ins>
      <m:oMath>
        <m:r>
          <m:rPr>
            <m:sty m:val="bi"/>
          </m:rPr>
          <m:t>A</m:t>
        </m:r>
      </m:oMath>
      <w:ins w:id="950" w:author="PR Preview" w:date="2026-01-01T00:00:00Z">
        <w:r>
          <w:t xml:space="preserve"> </w:t>
        </w:r>
      </w:ins>
      <w:ins w:id="951"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del w:id="952" w:author="PR Preview" w:date="2026-01-01T00:00:00Z">
        <w:r>
          <w:rPr>
            <w:b/>
            <w:bCs/>
          </w:rPr>
          <w:delText xml:space="preserve">Definition 97 (Eigendecomposition (spectral decomposition))</w:delText>
        </w:r>
      </w:del>
      <w:del w:id="953" w:author="PR Preview" w:date="2026-01-01T00:00:00Z">
        <w:r>
          <w:delText xml:space="preserve"> </w:delText>
        </w:r>
      </w:del>
      <w:del w:id="954" w:author="PR Preview" w:date="2026-01-01T00:00:00Z">
        <w:r>
          <w:delText xml:space="preserve">Let</w:delText>
        </w:r>
      </w:del>
      <w:del w:id="955" w:author="PR Preview" w:date="2026-01-01T00:00:00Z">
        <w:r>
          <w:delText xml:space="preserve"> </w:delText>
        </w:r>
      </w:del>
      <m:oMath>
        <m:r>
          <m:rPr>
            <m:sty m:val="bi"/>
          </m:rPr>
          <m:t>A</m:t>
        </m:r>
      </m:oMath>
      <w:del w:id="956" w:author="PR Preview" w:date="2026-01-01T00:00:00Z">
        <w:r>
          <w:delText xml:space="preserve"> </w:delText>
        </w:r>
      </w:del>
      <w:del w:id="957" w:author="PR Preview" w:date="2026-01-01T00:00:00Z">
        <w:r>
          <w:delText xml:space="preserve">be a</w:delText>
        </w:r>
      </w:del>
      <w:del w:id="958" w:author="PR Preview" w:date="2026-01-01T00:00:00Z">
        <w:r>
          <w:delText xml:space="preserve"> </w:delText>
        </w:r>
      </w:del>
      <m:oMath>
        <m:r>
          <m:t>p</m:t>
        </m:r>
        <m:r>
          <m:rPr>
            <m:sty m:val="p"/>
          </m:rPr>
          <m:t>×</m:t>
        </m:r>
        <m:r>
          <m:t>p</m:t>
        </m:r>
      </m:oMath>
      <w:del w:id="959" w:author="PR Preview" w:date="2026-01-01T00:00:00Z">
        <w:r>
          <w:delText xml:space="preserve"> </w:delText>
        </w:r>
      </w:del>
      <w:del w:id="960" w:author="PR Preview" w:date="2026-01-01T00:00:00Z">
        <w:r>
          <w:delText xml:space="preserve">symmetric matrix with real entries.</w:delText>
        </w:r>
      </w:del>
      <w:del w:id="961" w:author="PR Preview" w:date="2026-01-01T00:00:00Z">
        <w:r>
          <w:delText xml:space="preserve"> </w:delText>
        </w:r>
      </w:del>
      <w:del w:id="962" w:author="PR Preview" w:date="2026-01-01T00:00:00Z">
        <w:r>
          <w:delText xml:space="preserve">An</w:delText>
        </w:r>
      </w:del>
      <w:del w:id="963" w:author="PR Preview" w:date="2026-01-01T00:00:00Z">
        <w:r>
          <w:delText xml:space="preserve"> </w:delText>
        </w:r>
      </w:del>
      <w:del w:id="964" w:author="PR Preview" w:date="2026-01-01T00:00:00Z">
        <w:r>
          <w:rPr>
            <w:b/>
            <w:bCs/>
          </w:rPr>
          <w:delText xml:space="preserve">eigendecomposition</w:delText>
        </w:r>
      </w:del>
      <w:del w:id="965" w:author="PR Preview" w:date="2026-01-01T00:00:00Z">
        <w:r>
          <w:delText xml:space="preserve"> </w:delText>
        </w:r>
      </w:del>
      <w:del w:id="966" w:author="PR Preview" w:date="2026-01-01T00:00:00Z">
        <w:r>
          <w:delText xml:space="preserve">[68]</w:delText>
        </w:r>
      </w:del>
      <w:del w:id="967" w:author="PR Preview" w:date="2026-01-01T00:00:00Z">
        <w:r>
          <w:delText xml:space="preserve">, or</w:delText>
        </w:r>
      </w:del>
      <w:del w:id="968" w:author="PR Preview" w:date="2026-01-01T00:00:00Z">
        <w:r>
          <w:delText xml:space="preserve"> </w:delText>
        </w:r>
      </w:del>
      <w:del w:id="969" w:author="PR Preview" w:date="2026-01-01T00:00:00Z">
        <w:r>
          <w:rPr>
            <w:b/>
            <w:bCs/>
          </w:rPr>
          <w:delText xml:space="preserve">spectral decomposition</w:delText>
        </w:r>
      </w:del>
      <w:del w:id="970" w:author="PR Preview" w:date="2026-01-01T00:00:00Z">
        <w:r>
          <w:delText xml:space="preserve">, of</w:delText>
        </w:r>
      </w:del>
      <w:del w:id="971" w:author="PR Preview" w:date="2026-01-01T00:00:00Z">
        <w:r>
          <w:delText xml:space="preserve"> </w:delText>
        </w:r>
      </w:del>
      <m:oMath>
        <m:r>
          <m:rPr>
            <m:sty m:val="bi"/>
          </m:rPr>
          <m:t>A</m:t>
        </m:r>
      </m:oMath>
      <w:del w:id="972" w:author="PR Preview" w:date="2026-01-01T00:00:00Z">
        <w:r>
          <w:delText xml:space="preserve"> </w:delText>
        </w:r>
      </w:del>
      <w:del w:id="973" w:author="PR Preview" w:date="2026-01-01T00:00:00Z">
        <w:r>
          <w:delText xml:space="preserve">is a factorization</w:delText>
        </w:r>
      </w:del>
    </w:p>
    <w:p>
      <w:pPr>
        <w:pStyle w:val="BodyText"/>
      </w:pPr>
      <w:ins w:id="974" w:author="PR Preview" w:date="2026-01-01T00:00:00Z">
        <w:r>
          <w:rPr>
            <w:b/>
            <w:bCs/>
          </w:rPr>
          <w:t xml:space="preserve">Definition 97 (Eigendecomposition (spectral decomposition))</w:t>
        </w:r>
      </w:ins>
      <w:ins w:id="975" w:author="PR Preview" w:date="2026-01-01T00:00:00Z">
        <w:r>
          <w:t xml:space="preserve"> </w:t>
        </w:r>
      </w:ins>
      <w:ins w:id="976" w:author="PR Preview" w:date="2026-01-01T00:00:00Z">
        <w:r>
          <w:t xml:space="preserve">Let</w:t>
        </w:r>
      </w:ins>
      <w:ins w:id="977" w:author="PR Preview" w:date="2026-01-01T00:00:00Z">
        <w:r>
          <w:t xml:space="preserve"> </w:t>
        </w:r>
      </w:ins>
      <m:oMath>
        <m:r>
          <m:rPr>
            <m:sty m:val="bi"/>
          </m:rPr>
          <m:t>A</m:t>
        </m:r>
      </m:oMath>
      <w:ins w:id="978" w:author="PR Preview" w:date="2026-01-01T00:00:00Z">
        <w:r>
          <w:t xml:space="preserve"> </w:t>
        </w:r>
      </w:ins>
      <w:ins w:id="979" w:author="PR Preview" w:date="2026-01-01T00:00:00Z">
        <w:r>
          <w:t xml:space="preserve">be a</w:t>
        </w:r>
      </w:ins>
      <w:ins w:id="980" w:author="PR Preview" w:date="2026-01-01T00:00:00Z">
        <w:r>
          <w:t xml:space="preserve"> </w:t>
        </w:r>
      </w:ins>
      <m:oMath>
        <m:r>
          <m:t>p</m:t>
        </m:r>
        <m:r>
          <m:rPr>
            <m:sty m:val="p"/>
          </m:rPr>
          <m:t>×</m:t>
        </m:r>
        <m:r>
          <m:t>p</m:t>
        </m:r>
      </m:oMath>
      <w:ins w:id="981" w:author="PR Preview" w:date="2026-01-01T00:00:00Z">
        <w:r>
          <w:t xml:space="preserve"> </w:t>
        </w:r>
      </w:ins>
      <w:ins w:id="982" w:author="PR Preview" w:date="2026-01-01T00:00:00Z">
        <w:r>
          <w:t xml:space="preserve">symmetric matrix with real entries.</w:t>
        </w:r>
      </w:ins>
      <w:ins w:id="983" w:author="PR Preview" w:date="2026-01-01T00:00:00Z">
        <w:r>
          <w:t xml:space="preserve"> </w:t>
        </w:r>
      </w:ins>
      <w:ins w:id="984" w:author="PR Preview" w:date="2026-01-01T00:00:00Z">
        <w:r>
          <w:t xml:space="preserve">An</w:t>
        </w:r>
      </w:ins>
      <w:ins w:id="985" w:author="PR Preview" w:date="2026-01-01T00:00:00Z">
        <w:r>
          <w:t xml:space="preserve"> </w:t>
        </w:r>
      </w:ins>
      <w:ins w:id="986" w:author="PR Preview" w:date="2026-01-01T00:00:00Z">
        <w:r>
          <w:rPr>
            <w:b/>
            <w:bCs/>
          </w:rPr>
          <w:t xml:space="preserve">eigendecomposition</w:t>
        </w:r>
      </w:ins>
      <w:ins w:id="987" w:author="PR Preview" w:date="2026-01-01T00:00:00Z">
        <w:r>
          <w:t xml:space="preserve"> </w:t>
        </w:r>
      </w:ins>
      <w:ins w:id="988" w:author="PR Preview" w:date="2026-01-01T00:00:00Z">
        <w:r>
          <w:t xml:space="preserve">[71]</w:t>
        </w:r>
      </w:ins>
      <w:ins w:id="989" w:author="PR Preview" w:date="2026-01-01T00:00:00Z">
        <w:r>
          <w:t xml:space="preserve">, or</w:t>
        </w:r>
      </w:ins>
      <w:ins w:id="990" w:author="PR Preview" w:date="2026-01-01T00:00:00Z">
        <w:r>
          <w:t xml:space="preserve"> </w:t>
        </w:r>
      </w:ins>
      <w:ins w:id="991" w:author="PR Preview" w:date="2026-01-01T00:00:00Z">
        <w:r>
          <w:rPr>
            <w:b/>
            <w:bCs/>
          </w:rPr>
          <w:t xml:space="preserve">spectral decomposition</w:t>
        </w:r>
      </w:ins>
      <w:ins w:id="992" w:author="PR Preview" w:date="2026-01-01T00:00:00Z">
        <w:r>
          <w:t xml:space="preserve">, of</w:t>
        </w:r>
      </w:ins>
      <w:ins w:id="993" w:author="PR Preview" w:date="2026-01-01T00:00:00Z">
        <w:r>
          <w:t xml:space="preserve"> </w:t>
        </w:r>
      </w:ins>
      <m:oMath>
        <m:r>
          <m:rPr>
            <m:sty m:val="bi"/>
          </m:rPr>
          <m:t>A</m:t>
        </m:r>
      </m:oMath>
      <w:ins w:id="994" w:author="PR Preview" w:date="2026-01-01T00:00:00Z">
        <w:r>
          <w:t xml:space="preserve"> </w:t>
        </w:r>
      </w:ins>
      <w:ins w:id="995"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del w:id="996" w:author="PR Preview" w:date="2026-01-01T00:00:00Z">
        <w:r>
          <w:rPr>
            <w:b/>
            <w:bCs/>
          </w:rPr>
          <w:delText xml:space="preserve">Definition 98 (Singular value decomposition)</w:delText>
        </w:r>
      </w:del>
      <w:del w:id="997" w:author="PR Preview" w:date="2026-01-01T00:00:00Z">
        <w:r>
          <w:delText xml:space="preserve"> </w:delText>
        </w:r>
      </w:del>
      <w:del w:id="998" w:author="PR Preview" w:date="2026-01-01T00:00:00Z">
        <w:r>
          <w:delText xml:space="preserve">Let</w:delText>
        </w:r>
      </w:del>
      <w:del w:id="999" w:author="PR Preview" w:date="2026-01-01T00:00:00Z">
        <w:r>
          <w:delText xml:space="preserve"> </w:delText>
        </w:r>
      </w:del>
      <m:oMath>
        <m:r>
          <m:rPr>
            <m:sty m:val="bi"/>
          </m:rPr>
          <m:t>A</m:t>
        </m:r>
      </m:oMath>
      <w:del w:id="1000" w:author="PR Preview" w:date="2026-01-01T00:00:00Z">
        <w:r>
          <w:delText xml:space="preserve"> </w:delText>
        </w:r>
      </w:del>
      <w:del w:id="1001" w:author="PR Preview" w:date="2026-01-01T00:00:00Z">
        <w:r>
          <w:delText xml:space="preserve">be an</w:delText>
        </w:r>
      </w:del>
      <w:del w:id="1002" w:author="PR Preview" w:date="2026-01-01T00:00:00Z">
        <w:r>
          <w:delText xml:space="preserve"> </w:delText>
        </w:r>
      </w:del>
      <m:oMath>
        <m:r>
          <m:t>n</m:t>
        </m:r>
        <m:r>
          <m:rPr>
            <m:sty m:val="p"/>
          </m:rPr>
          <m:t>×</m:t>
        </m:r>
        <m:r>
          <m:t>p</m:t>
        </m:r>
      </m:oMath>
      <w:del w:id="1003" w:author="PR Preview" w:date="2026-01-01T00:00:00Z">
        <w:r>
          <w:delText xml:space="preserve"> </w:delText>
        </w:r>
      </w:del>
      <w:del w:id="1004" w:author="PR Preview" w:date="2026-01-01T00:00:00Z">
        <w:r>
          <w:delText xml:space="preserve">matrix with real entries</w:delText>
        </w:r>
      </w:del>
      <w:del w:id="1005" w:author="PR Preview" w:date="2026-01-01T00:00:00Z">
        <w:r>
          <w:delText xml:space="preserve"> </w:delText>
        </w:r>
      </w:del>
      <w:del w:id="1006" w:author="PR Preview" w:date="2026-01-01T00:00:00Z">
        <w:r>
          <w:delText xml:space="preserve">and</w:delText>
        </w:r>
      </w:del>
      <w:del w:id="1007"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008" w:author="PR Preview" w:date="2026-01-01T00:00:00Z">
        <w:r>
          <w:delText xml:space="preserve">.</w:delText>
        </w:r>
      </w:del>
      <w:del w:id="1009" w:author="PR Preview" w:date="2026-01-01T00:00:00Z">
        <w:r>
          <w:delText xml:space="preserve"> </w:delText>
        </w:r>
      </w:del>
      <w:del w:id="1010" w:author="PR Preview" w:date="2026-01-01T00:00:00Z">
        <w:r>
          <w:delText xml:space="preserve">A</w:delText>
        </w:r>
      </w:del>
      <w:del w:id="1011" w:author="PR Preview" w:date="2026-01-01T00:00:00Z">
        <w:r>
          <w:delText xml:space="preserve"> </w:delText>
        </w:r>
      </w:del>
      <w:del w:id="1012" w:author="PR Preview" w:date="2026-01-01T00:00:00Z">
        <w:r>
          <w:rPr>
            <w:b/>
            <w:bCs/>
          </w:rPr>
          <w:delText xml:space="preserve">singular value decomposition</w:delText>
        </w:r>
      </w:del>
      <w:del w:id="1013" w:author="PR Preview" w:date="2026-01-01T00:00:00Z">
        <w:r>
          <w:delText xml:space="preserve"> </w:delText>
        </w:r>
      </w:del>
      <w:del w:id="1014" w:author="PR Preview" w:date="2026-01-01T00:00:00Z">
        <w:r>
          <w:delText xml:space="preserve">[69]</w:delText>
        </w:r>
      </w:del>
      <w:del w:id="1015" w:author="PR Preview" w:date="2026-01-01T00:00:00Z">
        <w:r>
          <w:delText xml:space="preserve"> </w:delText>
        </w:r>
      </w:del>
      <w:del w:id="1016" w:author="PR Preview" w:date="2026-01-01T00:00:00Z">
        <w:r>
          <w:delText xml:space="preserve">(SVD) of</w:delText>
        </w:r>
      </w:del>
      <w:del w:id="1017" w:author="PR Preview" w:date="2026-01-01T00:00:00Z">
        <w:r>
          <w:delText xml:space="preserve"> </w:delText>
        </w:r>
      </w:del>
      <m:oMath>
        <m:r>
          <m:rPr>
            <m:sty m:val="bi"/>
          </m:rPr>
          <m:t>A</m:t>
        </m:r>
      </m:oMath>
      <w:del w:id="1018" w:author="PR Preview" w:date="2026-01-01T00:00:00Z">
        <w:r>
          <w:delText xml:space="preserve"> </w:delText>
        </w:r>
      </w:del>
      <w:del w:id="1019" w:author="PR Preview" w:date="2026-01-01T00:00:00Z">
        <w:r>
          <w:delText xml:space="preserve">is a factorization</w:delText>
        </w:r>
      </w:del>
      <w:del w:id="1020"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021" w:author="PR Preview" w:date="2026-01-01T00:00:00Z">
        <w:r>
          <w:delText xml:space="preserve"> </w:delText>
        </w:r>
      </w:del>
      <w:del w:id="1022" w:author="PR Preview" w:date="2026-01-01T00:00:00Z">
        <w:r>
          <w:delText xml:space="preserve">with</w:delText>
        </w:r>
      </w:del>
      <w:del w:id="1023" w:author="PR Preview" w:date="2026-01-01T00:00:00Z">
        <w:r>
          <w:delText xml:space="preserve"> </w:delText>
        </w:r>
      </w:del>
      <m:oMath>
        <m:r>
          <m:rPr>
            <m:sty m:val="bi"/>
          </m:rPr>
          <m:t>U</m:t>
        </m:r>
      </m:oMath>
      <w:del w:id="1024" w:author="PR Preview" w:date="2026-01-01T00:00:00Z">
        <w:r>
          <w:delText xml:space="preserve">,</w:delText>
        </w:r>
      </w:del>
      <w:del w:id="1025" w:author="PR Preview" w:date="2026-01-01T00:00:00Z">
        <w:r>
          <w:delText xml:space="preserve"> </w:delText>
        </w:r>
      </w:del>
      <m:oMath>
        <m:r>
          <m:rPr>
            <m:sty m:val="bi"/>
          </m:rPr>
          <m:t>D</m:t>
        </m:r>
      </m:oMath>
      <w:del w:id="1026" w:author="PR Preview" w:date="2026-01-01T00:00:00Z">
        <w:r>
          <w:delText xml:space="preserve"> </w:delText>
        </w:r>
      </w:del>
      <w:del w:id="1027" w:author="PR Preview" w:date="2026-01-01T00:00:00Z">
        <w:r>
          <w:delText xml:space="preserve">and</w:delText>
        </w:r>
      </w:del>
      <w:del w:id="1028" w:author="PR Preview" w:date="2026-01-01T00:00:00Z">
        <w:r>
          <w:delText xml:space="preserve"> </w:delText>
        </w:r>
      </w:del>
      <m:oMath>
        <m:r>
          <m:rPr>
            <m:sty m:val="bi"/>
          </m:rPr>
          <m:t>V</m:t>
        </m:r>
      </m:oMath>
      <w:del w:id="1029" w:author="PR Preview" w:date="2026-01-01T00:00:00Z">
        <w:r>
          <w:delText xml:space="preserve"> </w:delText>
        </w:r>
      </w:del>
      <w:del w:id="1030" w:author="PR Preview" w:date="2026-01-01T00:00:00Z">
        <w:r>
          <w:delText xml:space="preserve">as in</w:delText>
        </w:r>
      </w:del>
      <w:del w:id="1031" w:author="PR Preview" w:date="2026-01-01T00:00:00Z">
        <w:r>
          <w:delText xml:space="preserve"> </w:delText>
        </w:r>
      </w:del>
      <w:hyperlink w:anchor="thm-svd">
        <w:del w:id="1032" w:author="PR Preview" w:date="2026-01-01T00:00:00Z">
          <w:r>
            <w:rPr>
              <w:rStyle w:val="Hyperlink"/>
            </w:rPr>
            <w:delText xml:space="preserve">Theorem 80</w:delText>
          </w:r>
        </w:del>
      </w:hyperlink>
      <w:del w:id="1033" w:author="PR Preview" w:date="2026-01-01T00:00:00Z">
        <w:r>
          <w:delText xml:space="preserve">.</w:delText>
        </w:r>
      </w:del>
    </w:p>
    <w:p>
      <w:pPr>
        <w:pStyle w:val="BodyText"/>
      </w:pPr>
      <w:ins w:id="1034" w:author="PR Preview" w:date="2026-01-01T00:00:00Z">
        <w:r>
          <w:rPr>
            <w:b/>
            <w:bCs/>
          </w:rPr>
          <w:t xml:space="preserve">Definition 98 (Singular value decomposition)</w:t>
        </w:r>
      </w:ins>
      <w:ins w:id="1035" w:author="PR Preview" w:date="2026-01-01T00:00:00Z">
        <w:r>
          <w:t xml:space="preserve"> </w:t>
        </w:r>
      </w:ins>
      <w:ins w:id="1036" w:author="PR Preview" w:date="2026-01-01T00:00:00Z">
        <w:r>
          <w:t xml:space="preserve">Let</w:t>
        </w:r>
      </w:ins>
      <w:ins w:id="1037" w:author="PR Preview" w:date="2026-01-01T00:00:00Z">
        <w:r>
          <w:t xml:space="preserve"> </w:t>
        </w:r>
      </w:ins>
      <m:oMath>
        <m:r>
          <m:rPr>
            <m:sty m:val="bi"/>
          </m:rPr>
          <m:t>A</m:t>
        </m:r>
      </m:oMath>
      <w:ins w:id="1038" w:author="PR Preview" w:date="2026-01-01T00:00:00Z">
        <w:r>
          <w:t xml:space="preserve"> </w:t>
        </w:r>
      </w:ins>
      <w:ins w:id="1039" w:author="PR Preview" w:date="2026-01-01T00:00:00Z">
        <w:r>
          <w:t xml:space="preserve">be an</w:t>
        </w:r>
      </w:ins>
      <w:ins w:id="1040" w:author="PR Preview" w:date="2026-01-01T00:00:00Z">
        <w:r>
          <w:t xml:space="preserve"> </w:t>
        </w:r>
      </w:ins>
      <m:oMath>
        <m:r>
          <m:t>n</m:t>
        </m:r>
        <m:r>
          <m:rPr>
            <m:sty m:val="p"/>
          </m:rPr>
          <m:t>×</m:t>
        </m:r>
        <m:r>
          <m:t>p</m:t>
        </m:r>
      </m:oMath>
      <w:ins w:id="1041" w:author="PR Preview" w:date="2026-01-01T00:00:00Z">
        <w:r>
          <w:t xml:space="preserve"> </w:t>
        </w:r>
      </w:ins>
      <w:ins w:id="1042" w:author="PR Preview" w:date="2026-01-01T00:00:00Z">
        <w:r>
          <w:t xml:space="preserve">matrix with real entries</w:t>
        </w:r>
      </w:ins>
      <w:ins w:id="1043" w:author="PR Preview" w:date="2026-01-01T00:00:00Z">
        <w:r>
          <w:t xml:space="preserve"> </w:t>
        </w:r>
      </w:ins>
      <w:ins w:id="1044" w:author="PR Preview" w:date="2026-01-01T00:00:00Z">
        <w:r>
          <w:t xml:space="preserve">and</w:t>
        </w:r>
      </w:ins>
      <w:ins w:id="1045" w:author="PR Preview" w:date="2026-01-01T00:00:00Z">
        <w:r>
          <w:t xml:space="preserve"> </w:t>
        </w:r>
      </w:ins>
      <m:oMath>
        <m:r>
          <m:rPr>
            <m:sty m:val="p"/>
          </m:rPr>
          <m:t>rank</m:t>
        </m:r>
        <m:r>
          <m:rPr>
            <m:sty m:val="p"/>
          </m:rPr>
          <m:t>(</m:t>
        </m:r>
        <m:r>
          <m:rPr>
            <m:sty m:val="bi"/>
          </m:rPr>
          <m:t>A</m:t>
        </m:r>
        <m:r>
          <m:rPr>
            <m:sty m:val="p"/>
          </m:rPr>
          <m:t>)</m:t>
        </m:r>
        <m:r>
          <m:rPr>
            <m:sty m:val="p"/>
          </m:rPr>
          <m:t>=</m:t>
        </m:r>
        <m:r>
          <m:t>r</m:t>
        </m:r>
      </m:oMath>
      <w:ins w:id="1046" w:author="PR Preview" w:date="2026-01-01T00:00:00Z">
        <w:r>
          <w:t xml:space="preserve">.</w:t>
        </w:r>
      </w:ins>
      <w:ins w:id="1047" w:author="PR Preview" w:date="2026-01-01T00:00:00Z">
        <w:r>
          <w:t xml:space="preserve"> </w:t>
        </w:r>
      </w:ins>
      <w:ins w:id="1048" w:author="PR Preview" w:date="2026-01-01T00:00:00Z">
        <w:r>
          <w:t xml:space="preserve">A</w:t>
        </w:r>
      </w:ins>
      <w:ins w:id="1049" w:author="PR Preview" w:date="2026-01-01T00:00:00Z">
        <w:r>
          <w:t xml:space="preserve"> </w:t>
        </w:r>
      </w:ins>
      <w:ins w:id="1050" w:author="PR Preview" w:date="2026-01-01T00:00:00Z">
        <w:r>
          <w:rPr>
            <w:b/>
            <w:bCs/>
          </w:rPr>
          <w:t xml:space="preserve">singular value decomposition</w:t>
        </w:r>
      </w:ins>
      <w:ins w:id="1051" w:author="PR Preview" w:date="2026-01-01T00:00:00Z">
        <w:r>
          <w:t xml:space="preserve"> </w:t>
        </w:r>
      </w:ins>
      <w:ins w:id="1052" w:author="PR Preview" w:date="2026-01-01T00:00:00Z">
        <w:r>
          <w:t xml:space="preserve">[72]</w:t>
        </w:r>
      </w:ins>
      <w:ins w:id="1053" w:author="PR Preview" w:date="2026-01-01T00:00:00Z">
        <w:r>
          <w:t xml:space="preserve"> </w:t>
        </w:r>
      </w:ins>
      <w:ins w:id="1054" w:author="PR Preview" w:date="2026-01-01T00:00:00Z">
        <w:r>
          <w:t xml:space="preserve">(SVD) of</w:t>
        </w:r>
      </w:ins>
      <w:ins w:id="1055" w:author="PR Preview" w:date="2026-01-01T00:00:00Z">
        <w:r>
          <w:t xml:space="preserve"> </w:t>
        </w:r>
      </w:ins>
      <m:oMath>
        <m:r>
          <m:rPr>
            <m:sty m:val="bi"/>
          </m:rPr>
          <m:t>A</m:t>
        </m:r>
      </m:oMath>
      <w:ins w:id="1056" w:author="PR Preview" w:date="2026-01-01T00:00:00Z">
        <w:r>
          <w:t xml:space="preserve"> </w:t>
        </w:r>
      </w:ins>
      <w:ins w:id="1057" w:author="PR Preview" w:date="2026-01-01T00:00:00Z">
        <w:r>
          <w:t xml:space="preserve">is a factorization</w:t>
        </w:r>
      </w:ins>
      <w:ins w:id="1058"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059" w:author="PR Preview" w:date="2026-01-01T00:00:00Z">
        <w:r>
          <w:t xml:space="preserve"> </w:t>
        </w:r>
      </w:ins>
      <w:ins w:id="1060" w:author="PR Preview" w:date="2026-01-01T00:00:00Z">
        <w:r>
          <w:t xml:space="preserve">with</w:t>
        </w:r>
      </w:ins>
      <w:ins w:id="1061" w:author="PR Preview" w:date="2026-01-01T00:00:00Z">
        <w:r>
          <w:t xml:space="preserve"> </w:t>
        </w:r>
      </w:ins>
      <m:oMath>
        <m:r>
          <m:rPr>
            <m:sty m:val="bi"/>
          </m:rPr>
          <m:t>U</m:t>
        </m:r>
      </m:oMath>
      <w:ins w:id="1062" w:author="PR Preview" w:date="2026-01-01T00:00:00Z">
        <w:r>
          <w:t xml:space="preserve">,</w:t>
        </w:r>
      </w:ins>
      <w:ins w:id="1063" w:author="PR Preview" w:date="2026-01-01T00:00:00Z">
        <w:r>
          <w:t xml:space="preserve"> </w:t>
        </w:r>
      </w:ins>
      <m:oMath>
        <m:r>
          <m:rPr>
            <m:sty m:val="bi"/>
          </m:rPr>
          <m:t>D</m:t>
        </m:r>
      </m:oMath>
      <w:ins w:id="1064" w:author="PR Preview" w:date="2026-01-01T00:00:00Z">
        <w:r>
          <w:t xml:space="preserve"> </w:t>
        </w:r>
      </w:ins>
      <w:ins w:id="1065" w:author="PR Preview" w:date="2026-01-01T00:00:00Z">
        <w:r>
          <w:t xml:space="preserve">and</w:t>
        </w:r>
      </w:ins>
      <w:ins w:id="1066" w:author="PR Preview" w:date="2026-01-01T00:00:00Z">
        <w:r>
          <w:t xml:space="preserve"> </w:t>
        </w:r>
      </w:ins>
      <m:oMath>
        <m:r>
          <m:rPr>
            <m:sty m:val="bi"/>
          </m:rPr>
          <m:t>V</m:t>
        </m:r>
      </m:oMath>
      <w:ins w:id="1067" w:author="PR Preview" w:date="2026-01-01T00:00:00Z">
        <w:r>
          <w:t xml:space="preserve"> </w:t>
        </w:r>
      </w:ins>
      <w:ins w:id="1068" w:author="PR Preview" w:date="2026-01-01T00:00:00Z">
        <w:r>
          <w:t xml:space="preserve">as in</w:t>
        </w:r>
      </w:ins>
      <w:ins w:id="1069" w:author="PR Preview" w:date="2026-01-01T00:00:00Z">
        <w:r>
          <w:t xml:space="preserve"> </w:t>
        </w:r>
      </w:ins>
      <w:hyperlink w:anchor="thm-svd">
        <w:ins w:id="1070" w:author="PR Preview" w:date="2026-01-01T00:00:00Z">
          <w:r>
            <w:rPr>
              <w:rStyle w:val="Hyperlink"/>
            </w:rPr>
            <w:t xml:space="preserve">Theorem 80</w:t>
          </w:r>
        </w:ins>
      </w:hyperlink>
      <w:ins w:id="1071" w:author="PR Preview" w:date="2026-01-01T00:00:00Z">
        <w:r>
          <w:t xml:space="preserve">.</w:t>
        </w:r>
      </w:ins>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del w:id="1072" w:author="PR Preview" w:date="2026-01-01T00:00:00Z">
        <w:r>
          <w:rPr>
            <w:b/>
            <w:bCs/>
          </w:rPr>
          <w:delText xml:space="preserve">Definition 100 (Positive semidefinite matrix)</w:delText>
        </w:r>
      </w:del>
      <w:del w:id="1073" w:author="PR Preview" w:date="2026-01-01T00:00:00Z">
        <w:r>
          <w:delText xml:space="preserve"> </w:delText>
        </w:r>
      </w:del>
      <w:del w:id="1074" w:author="PR Preview" w:date="2026-01-01T00:00:00Z">
        <w:r>
          <w:delText xml:space="preserve">A</w:delText>
        </w:r>
      </w:del>
      <w:del w:id="1075" w:author="PR Preview" w:date="2026-01-01T00:00:00Z">
        <w:r>
          <w:delText xml:space="preserve"> </w:delText>
        </w:r>
      </w:del>
      <m:oMath>
        <m:r>
          <m:t>p</m:t>
        </m:r>
        <m:r>
          <m:rPr>
            <m:sty m:val="p"/>
          </m:rPr>
          <m:t>×</m:t>
        </m:r>
        <m:r>
          <m:t>p</m:t>
        </m:r>
      </m:oMath>
      <w:del w:id="1076" w:author="PR Preview" w:date="2026-01-01T00:00:00Z">
        <w:r>
          <w:delText xml:space="preserve"> </w:delText>
        </w:r>
      </w:del>
      <w:del w:id="1077" w:author="PR Preview" w:date="2026-01-01T00:00:00Z">
        <w:r>
          <w:delText xml:space="preserve">matrix</w:delText>
        </w:r>
      </w:del>
      <w:del w:id="1078" w:author="PR Preview" w:date="2026-01-01T00:00:00Z">
        <w:r>
          <w:delText xml:space="preserve"> </w:delText>
        </w:r>
      </w:del>
      <m:oMath>
        <m:r>
          <m:rPr>
            <m:sty m:val="bi"/>
          </m:rPr>
          <m:t>A</m:t>
        </m:r>
      </m:oMath>
      <w:del w:id="1079" w:author="PR Preview" w:date="2026-01-01T00:00:00Z">
        <w:r>
          <w:delText xml:space="preserve"> </w:delText>
        </w:r>
      </w:del>
      <w:del w:id="1080" w:author="PR Preview" w:date="2026-01-01T00:00:00Z">
        <w:r>
          <w:delText xml:space="preserve">is</w:delText>
        </w:r>
      </w:del>
      <w:del w:id="1081" w:author="PR Preview" w:date="2026-01-01T00:00:00Z">
        <w:r>
          <w:delText xml:space="preserve"> </w:delText>
        </w:r>
      </w:del>
      <w:del w:id="1082" w:author="PR Preview" w:date="2026-01-01T00:00:00Z">
        <w:r>
          <w:rPr>
            <w:b/>
            <w:bCs/>
          </w:rPr>
          <w:delText xml:space="preserve">positive semidefinite</w:delText>
        </w:r>
      </w:del>
      <w:del w:id="1083" w:author="PR Preview" w:date="2026-01-01T00:00:00Z">
        <w:r>
          <w:delText xml:space="preserve"> </w:delText>
        </w:r>
      </w:del>
      <w:del w:id="1084" w:author="PR Preview" w:date="2026-01-01T00:00:00Z">
        <w:r>
          <w:delText xml:space="preserve">[70]</w:delText>
        </w:r>
      </w:del>
      <w:del w:id="1085" w:author="PR Preview" w:date="2026-01-01T00:00:00Z">
        <w:r>
          <w:delText xml:space="preserve"> </w:delText>
        </w:r>
      </w:del>
      <w:del w:id="1086" w:author="PR Preview" w:date="2026-01-01T00:00:00Z">
        <w:r>
          <w:delText xml:space="preserve">if it satisfies both conditions:</w:delText>
        </w:r>
      </w:del>
    </w:p>
    <w:p>
      <w:pPr>
        <w:pStyle w:val="FirstParagraph"/>
      </w:pPr>
      <w:ins w:id="1087" w:author="PR Preview" w:date="2026-01-01T00:00:00Z">
        <w:r>
          <w:rPr>
            <w:b/>
            <w:bCs/>
          </w:rPr>
          <w:t xml:space="preserve">Definition 100 (Positive semidefinite matrix)</w:t>
        </w:r>
      </w:ins>
      <w:ins w:id="1088" w:author="PR Preview" w:date="2026-01-01T00:00:00Z">
        <w:r>
          <w:t xml:space="preserve"> </w:t>
        </w:r>
      </w:ins>
      <w:ins w:id="1089" w:author="PR Preview" w:date="2026-01-01T00:00:00Z">
        <w:r>
          <w:t xml:space="preserve">A</w:t>
        </w:r>
      </w:ins>
      <w:ins w:id="1090" w:author="PR Preview" w:date="2026-01-01T00:00:00Z">
        <w:r>
          <w:t xml:space="preserve"> </w:t>
        </w:r>
      </w:ins>
      <m:oMath>
        <m:r>
          <m:t>p</m:t>
        </m:r>
        <m:r>
          <m:rPr>
            <m:sty m:val="p"/>
          </m:rPr>
          <m:t>×</m:t>
        </m:r>
        <m:r>
          <m:t>p</m:t>
        </m:r>
      </m:oMath>
      <w:ins w:id="1091" w:author="PR Preview" w:date="2026-01-01T00:00:00Z">
        <w:r>
          <w:t xml:space="preserve"> </w:t>
        </w:r>
      </w:ins>
      <w:ins w:id="1092" w:author="PR Preview" w:date="2026-01-01T00:00:00Z">
        <w:r>
          <w:t xml:space="preserve">matrix</w:t>
        </w:r>
      </w:ins>
      <w:ins w:id="1093" w:author="PR Preview" w:date="2026-01-01T00:00:00Z">
        <w:r>
          <w:t xml:space="preserve"> </w:t>
        </w:r>
      </w:ins>
      <m:oMath>
        <m:r>
          <m:rPr>
            <m:sty m:val="bi"/>
          </m:rPr>
          <m:t>A</m:t>
        </m:r>
      </m:oMath>
      <w:ins w:id="1094" w:author="PR Preview" w:date="2026-01-01T00:00:00Z">
        <w:r>
          <w:t xml:space="preserve"> </w:t>
        </w:r>
      </w:ins>
      <w:ins w:id="1095" w:author="PR Preview" w:date="2026-01-01T00:00:00Z">
        <w:r>
          <w:t xml:space="preserve">is</w:t>
        </w:r>
      </w:ins>
      <w:ins w:id="1096" w:author="PR Preview" w:date="2026-01-01T00:00:00Z">
        <w:r>
          <w:t xml:space="preserve"> </w:t>
        </w:r>
      </w:ins>
      <w:ins w:id="1097" w:author="PR Preview" w:date="2026-01-01T00:00:00Z">
        <w:r>
          <w:rPr>
            <w:b/>
            <w:bCs/>
          </w:rPr>
          <w:t xml:space="preserve">positive semidefinite</w:t>
        </w:r>
      </w:ins>
      <w:ins w:id="1098" w:author="PR Preview" w:date="2026-01-01T00:00:00Z">
        <w:r>
          <w:t xml:space="preserve"> </w:t>
        </w:r>
      </w:ins>
      <w:ins w:id="1099" w:author="PR Preview" w:date="2026-01-01T00:00:00Z">
        <w:r>
          <w:t xml:space="preserve">[73]</w:t>
        </w:r>
      </w:ins>
      <w:ins w:id="1100" w:author="PR Preview" w:date="2026-01-01T00:00:00Z">
        <w:r>
          <w:t xml:space="preserve"> </w:t>
        </w:r>
      </w:ins>
      <w:ins w:id="1101" w:author="PR Preview" w:date="2026-01-01T00:00:00Z">
        <w:r>
          <w:t xml:space="preserve">if it satisfies both conditions:</w:t>
        </w:r>
      </w:ins>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del w:id="1102" w:author="PR Preview" w:date="2026-01-01T00:00:00Z">
        <w:r>
          <w:rPr>
            <w:b/>
            <w:bCs/>
          </w:rPr>
          <w:delText xml:space="preserve">Definition 101 (Positive definite matrix)</w:delText>
        </w:r>
      </w:del>
      <w:del w:id="1103" w:author="PR Preview" w:date="2026-01-01T00:00:00Z">
        <w:r>
          <w:delText xml:space="preserve"> </w:delText>
        </w:r>
      </w:del>
      <w:del w:id="1104" w:author="PR Preview" w:date="2026-01-01T00:00:00Z">
        <w:r>
          <w:delText xml:space="preserve">A</w:delText>
        </w:r>
      </w:del>
      <w:del w:id="1105" w:author="PR Preview" w:date="2026-01-01T00:00:00Z">
        <w:r>
          <w:delText xml:space="preserve"> </w:delText>
        </w:r>
      </w:del>
      <m:oMath>
        <m:r>
          <m:t>p</m:t>
        </m:r>
        <m:r>
          <m:rPr>
            <m:sty m:val="p"/>
          </m:rPr>
          <m:t>×</m:t>
        </m:r>
        <m:r>
          <m:t>p</m:t>
        </m:r>
      </m:oMath>
      <w:del w:id="1106" w:author="PR Preview" w:date="2026-01-01T00:00:00Z">
        <w:r>
          <w:delText xml:space="preserve"> </w:delText>
        </w:r>
      </w:del>
      <w:del w:id="1107" w:author="PR Preview" w:date="2026-01-01T00:00:00Z">
        <w:r>
          <w:delText xml:space="preserve">matrix</w:delText>
        </w:r>
      </w:del>
      <w:del w:id="1108" w:author="PR Preview" w:date="2026-01-01T00:00:00Z">
        <w:r>
          <w:delText xml:space="preserve"> </w:delText>
        </w:r>
      </w:del>
      <m:oMath>
        <m:r>
          <m:rPr>
            <m:sty m:val="bi"/>
          </m:rPr>
          <m:t>A</m:t>
        </m:r>
      </m:oMath>
      <w:del w:id="1109" w:author="PR Preview" w:date="2026-01-01T00:00:00Z">
        <w:r>
          <w:delText xml:space="preserve"> </w:delText>
        </w:r>
      </w:del>
      <w:del w:id="1110" w:author="PR Preview" w:date="2026-01-01T00:00:00Z">
        <w:r>
          <w:delText xml:space="preserve">is</w:delText>
        </w:r>
      </w:del>
      <w:del w:id="1111" w:author="PR Preview" w:date="2026-01-01T00:00:00Z">
        <w:r>
          <w:delText xml:space="preserve"> </w:delText>
        </w:r>
      </w:del>
      <w:del w:id="1112" w:author="PR Preview" w:date="2026-01-01T00:00:00Z">
        <w:r>
          <w:rPr>
            <w:b/>
            <w:bCs/>
          </w:rPr>
          <w:delText xml:space="preserve">positive definite</w:delText>
        </w:r>
      </w:del>
      <w:del w:id="1113" w:author="PR Preview" w:date="2026-01-01T00:00:00Z">
        <w:r>
          <w:delText xml:space="preserve"> </w:delText>
        </w:r>
      </w:del>
      <w:del w:id="1114" w:author="PR Preview" w:date="2026-01-01T00:00:00Z">
        <w:r>
          <w:delText xml:space="preserve">[70]</w:delText>
        </w:r>
      </w:del>
      <w:del w:id="1115" w:author="PR Preview" w:date="2026-01-01T00:00:00Z">
        <w:r>
          <w:delText xml:space="preserve"> </w:delText>
        </w:r>
      </w:del>
      <w:del w:id="1116" w:author="PR Preview" w:date="2026-01-01T00:00:00Z">
        <w:r>
          <w:delText xml:space="preserve">if it satisfies both conditions:</w:delText>
        </w:r>
      </w:del>
    </w:p>
    <w:p>
      <w:pPr>
        <w:pStyle w:val="BodyText"/>
      </w:pPr>
      <w:ins w:id="1117" w:author="PR Preview" w:date="2026-01-01T00:00:00Z">
        <w:r>
          <w:rPr>
            <w:b/>
            <w:bCs/>
          </w:rPr>
          <w:t xml:space="preserve">Definition 101 (Positive definite matrix)</w:t>
        </w:r>
      </w:ins>
      <w:ins w:id="1118" w:author="PR Preview" w:date="2026-01-01T00:00:00Z">
        <w:r>
          <w:t xml:space="preserve"> </w:t>
        </w:r>
      </w:ins>
      <w:ins w:id="1119" w:author="PR Preview" w:date="2026-01-01T00:00:00Z">
        <w:r>
          <w:t xml:space="preserve">A</w:t>
        </w:r>
      </w:ins>
      <w:ins w:id="1120" w:author="PR Preview" w:date="2026-01-01T00:00:00Z">
        <w:r>
          <w:t xml:space="preserve"> </w:t>
        </w:r>
      </w:ins>
      <m:oMath>
        <m:r>
          <m:t>p</m:t>
        </m:r>
        <m:r>
          <m:rPr>
            <m:sty m:val="p"/>
          </m:rPr>
          <m:t>×</m:t>
        </m:r>
        <m:r>
          <m:t>p</m:t>
        </m:r>
      </m:oMath>
      <w:ins w:id="1121" w:author="PR Preview" w:date="2026-01-01T00:00:00Z">
        <w:r>
          <w:t xml:space="preserve"> </w:t>
        </w:r>
      </w:ins>
      <w:ins w:id="1122" w:author="PR Preview" w:date="2026-01-01T00:00:00Z">
        <w:r>
          <w:t xml:space="preserve">matrix</w:t>
        </w:r>
      </w:ins>
      <w:ins w:id="1123" w:author="PR Preview" w:date="2026-01-01T00:00:00Z">
        <w:r>
          <w:t xml:space="preserve"> </w:t>
        </w:r>
      </w:ins>
      <m:oMath>
        <m:r>
          <m:rPr>
            <m:sty m:val="bi"/>
          </m:rPr>
          <m:t>A</m:t>
        </m:r>
      </m:oMath>
      <w:ins w:id="1124" w:author="PR Preview" w:date="2026-01-01T00:00:00Z">
        <w:r>
          <w:t xml:space="preserve"> </w:t>
        </w:r>
      </w:ins>
      <w:ins w:id="1125" w:author="PR Preview" w:date="2026-01-01T00:00:00Z">
        <w:r>
          <w:t xml:space="preserve">is</w:t>
        </w:r>
      </w:ins>
      <w:ins w:id="1126" w:author="PR Preview" w:date="2026-01-01T00:00:00Z">
        <w:r>
          <w:t xml:space="preserve"> </w:t>
        </w:r>
      </w:ins>
      <w:ins w:id="1127" w:author="PR Preview" w:date="2026-01-01T00:00:00Z">
        <w:r>
          <w:rPr>
            <w:b/>
            <w:bCs/>
          </w:rPr>
          <w:t xml:space="preserve">positive definite</w:t>
        </w:r>
      </w:ins>
      <w:ins w:id="1128" w:author="PR Preview" w:date="2026-01-01T00:00:00Z">
        <w:r>
          <w:t xml:space="preserve"> </w:t>
        </w:r>
      </w:ins>
      <w:ins w:id="1129" w:author="PR Preview" w:date="2026-01-01T00:00:00Z">
        <w:r>
          <w:t xml:space="preserve">[73]</w:t>
        </w:r>
      </w:ins>
      <w:ins w:id="1130" w:author="PR Preview" w:date="2026-01-01T00:00:00Z">
        <w:r>
          <w:t xml:space="preserve"> </w:t>
        </w:r>
      </w:ins>
      <w:ins w:id="1131" w:author="PR Preview" w:date="2026-01-01T00:00:00Z">
        <w:r>
          <w:t xml:space="preserve">if it satisfies both conditions:</w:t>
        </w:r>
      </w:ins>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del w:id="1132" w:author="PR Preview" w:date="2026-01-01T00:00:00Z">
        <w:r>
          <w:delText xml:space="preserve">See also</w:delText>
        </w:r>
      </w:del>
      <w:del w:id="1133" w:author="PR Preview" w:date="2026-01-01T00:00:00Z">
        <w:r>
          <w:delText xml:space="preserve"> </w:delText>
        </w:r>
      </w:del>
      <w:del w:id="1134" w:author="PR Preview" w:date="2026-01-01T00:00:00Z">
        <w:r>
          <w:delText xml:space="preserve">[70]</w:delText>
        </w:r>
      </w:del>
      <w:del w:id="1135" w:author="PR Preview" w:date="2026-01-01T00:00:00Z">
        <w:r>
          <w:delText xml:space="preserve">.</w:delText>
        </w:r>
      </w:del>
    </w:p>
    <w:p>
      <w:pPr>
        <w:pStyle w:val="BodyText"/>
      </w:pPr>
      <w:ins w:id="1136" w:author="PR Preview" w:date="2026-01-01T00:00:00Z">
        <w:r>
          <w:t xml:space="preserve">See also</w:t>
        </w:r>
      </w:ins>
      <w:ins w:id="1137" w:author="PR Preview" w:date="2026-01-01T00:00:00Z">
        <w:r>
          <w:t xml:space="preserve"> </w:t>
        </w:r>
      </w:ins>
      <w:ins w:id="1138" w:author="PR Preview" w:date="2026-01-01T00:00:00Z">
        <w:r>
          <w:t xml:space="preserve">[73]</w:t>
        </w:r>
      </w:ins>
      <w:ins w:id="1139" w:author="PR Preview" w:date="2026-01-01T00:00:00Z">
        <w:r>
          <w:t xml:space="preserve">.</w:t>
        </w:r>
      </w:ins>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del w:id="1140" w:author="PR Preview" w:date="2026-01-01T00:00:00Z">
        <w:r>
          <w:rPr>
            <w:b/>
            <w:bCs/>
          </w:rPr>
          <w:delText xml:space="preserve">Definition 102 (Paraboloid)</w:delText>
        </w:r>
      </w:del>
      <w:del w:id="1141" w:author="PR Preview" w:date="2026-01-01T00:00:00Z">
        <w:r>
          <w:delText xml:space="preserve"> </w:delText>
        </w:r>
      </w:del>
      <w:del w:id="1142" w:author="PR Preview" w:date="2026-01-01T00:00:00Z">
        <w:r>
          <w:delText xml:space="preserve">A</w:delText>
        </w:r>
      </w:del>
      <w:del w:id="1143" w:author="PR Preview" w:date="2026-01-01T00:00:00Z">
        <w:r>
          <w:delText xml:space="preserve"> </w:delText>
        </w:r>
      </w:del>
      <w:del w:id="1144" w:author="PR Preview" w:date="2026-01-01T00:00:00Z">
        <w:r>
          <w:rPr>
            <w:b/>
            <w:bCs/>
          </w:rPr>
          <w:delText xml:space="preserve">paraboloid</w:delText>
        </w:r>
      </w:del>
      <w:del w:id="1145" w:author="PR Preview" w:date="2026-01-01T00:00:00Z">
        <w:r>
          <w:delText xml:space="preserve"> </w:delText>
        </w:r>
      </w:del>
      <w:del w:id="1146" w:author="PR Preview" w:date="2026-01-01T00:00:00Z">
        <w:r>
          <w:delText xml:space="preserve">[71]</w:delText>
        </w:r>
      </w:del>
      <w:del w:id="1147" w:author="PR Preview" w:date="2026-01-01T00:00:00Z">
        <w:r>
          <w:delText xml:space="preserve"> </w:delText>
        </w:r>
      </w:del>
      <w:del w:id="1148" w:author="PR Preview" w:date="2026-01-01T00:00:00Z">
        <w:r>
          <w:delText xml:space="preserve">in</w:delText>
        </w:r>
      </w:del>
      <w:del w:id="1149" w:author="PR Preview" w:date="2026-01-01T00:00:00Z">
        <w:r>
          <w:delText xml:space="preserve"> </w:delText>
        </w:r>
      </w:del>
      <m:oMath>
        <m:sSup>
          <m:e>
            <m:r>
              <m:rPr>
                <m:scr m:val="double-struck"/>
                <m:sty m:val="p"/>
              </m:rPr>
              <m:t>R</m:t>
            </m:r>
          </m:e>
          <m:sup>
            <m:r>
              <m:t>p</m:t>
            </m:r>
            <m:r>
              <m:rPr>
                <m:sty m:val="p"/>
              </m:rPr>
              <m:t>+</m:t>
            </m:r>
            <m:r>
              <m:t>1</m:t>
            </m:r>
          </m:sup>
        </m:sSup>
      </m:oMath>
      <w:del w:id="1150" w:author="PR Preview" w:date="2026-01-01T00:00:00Z">
        <w:r>
          <w:delText xml:space="preserve"> </w:delText>
        </w:r>
      </w:del>
      <w:del w:id="1151" w:author="PR Preview" w:date="2026-01-01T00:00:00Z">
        <w:r>
          <w:delText xml:space="preserve">is the graph</w:delText>
        </w:r>
      </w:del>
      <w:del w:id="1152" w:author="PR Preview" w:date="2026-01-01T00:00:00Z">
        <w:r>
          <w:delText xml:space="preserve"> </w:delText>
        </w:r>
      </w:del>
      <w:del w:id="1153"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1154" w:author="PR Preview" w:date="2026-01-01T00:00:00Z">
        <w:r>
          <w:delText xml:space="preserve"> </w:delText>
        </w:r>
      </w:del>
      <w:del w:id="1155" w:author="PR Preview" w:date="2026-01-01T00:00:00Z">
        <w:r>
          <w:delText xml:space="preserve">of a function</w:delText>
        </w:r>
      </w:del>
    </w:p>
    <w:p>
      <w:pPr>
        <w:pStyle w:val="FirstParagraph"/>
      </w:pPr>
      <w:ins w:id="1156" w:author="PR Preview" w:date="2026-01-01T00:00:00Z">
        <w:r>
          <w:rPr>
            <w:b/>
            <w:bCs/>
          </w:rPr>
          <w:t xml:space="preserve">Definition 102 (Paraboloid)</w:t>
        </w:r>
      </w:ins>
      <w:ins w:id="1157" w:author="PR Preview" w:date="2026-01-01T00:00:00Z">
        <w:r>
          <w:t xml:space="preserve"> </w:t>
        </w:r>
      </w:ins>
      <w:ins w:id="1158" w:author="PR Preview" w:date="2026-01-01T00:00:00Z">
        <w:r>
          <w:t xml:space="preserve">A</w:t>
        </w:r>
      </w:ins>
      <w:ins w:id="1159" w:author="PR Preview" w:date="2026-01-01T00:00:00Z">
        <w:r>
          <w:t xml:space="preserve"> </w:t>
        </w:r>
      </w:ins>
      <w:ins w:id="1160" w:author="PR Preview" w:date="2026-01-01T00:00:00Z">
        <w:r>
          <w:rPr>
            <w:b/>
            <w:bCs/>
          </w:rPr>
          <w:t xml:space="preserve">paraboloid</w:t>
        </w:r>
      </w:ins>
      <w:ins w:id="1161" w:author="PR Preview" w:date="2026-01-01T00:00:00Z">
        <w:r>
          <w:t xml:space="preserve"> </w:t>
        </w:r>
      </w:ins>
      <w:ins w:id="1162" w:author="PR Preview" w:date="2026-01-01T00:00:00Z">
        <w:r>
          <w:t xml:space="preserve">[74]</w:t>
        </w:r>
      </w:ins>
      <w:ins w:id="1163" w:author="PR Preview" w:date="2026-01-01T00:00:00Z">
        <w:r>
          <w:t xml:space="preserve"> </w:t>
        </w:r>
      </w:ins>
      <w:ins w:id="1164" w:author="PR Preview" w:date="2026-01-01T00:00:00Z">
        <w:r>
          <w:t xml:space="preserve">in</w:t>
        </w:r>
      </w:ins>
      <w:ins w:id="1165" w:author="PR Preview" w:date="2026-01-01T00:00:00Z">
        <w:r>
          <w:t xml:space="preserve"> </w:t>
        </w:r>
      </w:ins>
      <m:oMath>
        <m:sSup>
          <m:e>
            <m:r>
              <m:rPr>
                <m:scr m:val="double-struck"/>
                <m:sty m:val="p"/>
              </m:rPr>
              <m:t>R</m:t>
            </m:r>
          </m:e>
          <m:sup>
            <m:r>
              <m:t>p</m:t>
            </m:r>
            <m:r>
              <m:rPr>
                <m:sty m:val="p"/>
              </m:rPr>
              <m:t>+</m:t>
            </m:r>
            <m:r>
              <m:t>1</m:t>
            </m:r>
          </m:sup>
        </m:sSup>
      </m:oMath>
      <w:ins w:id="1166" w:author="PR Preview" w:date="2026-01-01T00:00:00Z">
        <w:r>
          <w:t xml:space="preserve"> </w:t>
        </w:r>
      </w:ins>
      <w:ins w:id="1167" w:author="PR Preview" w:date="2026-01-01T00:00:00Z">
        <w:r>
          <w:t xml:space="preserve">is the graph</w:t>
        </w:r>
      </w:ins>
      <w:ins w:id="1168" w:author="PR Preview" w:date="2026-01-01T00:00:00Z">
        <w:r>
          <w:t xml:space="preserve"> </w:t>
        </w:r>
      </w:ins>
      <w:ins w:id="1169"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1170" w:author="PR Preview" w:date="2026-01-01T00:00:00Z">
        <w:r>
          <w:t xml:space="preserve"> </w:t>
        </w:r>
      </w:ins>
      <w:ins w:id="1171"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del w:id="1172" w:author="PR Preview" w:date="2026-01-01T00:00:00Z">
        <w:r>
          <w:rPr>
            <w:b/>
            <w:bCs/>
          </w:rPr>
          <w:delText xml:space="preserve">Definition 105 (Determinant)</w:delText>
        </w:r>
      </w:del>
      <w:del w:id="1173" w:author="PR Preview" w:date="2026-01-01T00:00:00Z">
        <w:r>
          <w:delText xml:space="preserve"> </w:delText>
        </w:r>
      </w:del>
      <w:del w:id="1174" w:author="PR Preview" w:date="2026-01-01T00:00:00Z">
        <w:r>
          <w:delText xml:space="preserve">The</w:delText>
        </w:r>
      </w:del>
      <w:del w:id="1175" w:author="PR Preview" w:date="2026-01-01T00:00:00Z">
        <w:r>
          <w:delText xml:space="preserve"> </w:delText>
        </w:r>
      </w:del>
      <w:del w:id="1176" w:author="PR Preview" w:date="2026-01-01T00:00:00Z">
        <w:r>
          <w:rPr>
            <w:b/>
            <w:bCs/>
          </w:rPr>
          <w:delText xml:space="preserve">determinant</w:delText>
        </w:r>
      </w:del>
      <w:del w:id="1177" w:author="PR Preview" w:date="2026-01-01T00:00:00Z">
        <w:r>
          <w:delText xml:space="preserve"> </w:delText>
        </w:r>
      </w:del>
      <w:del w:id="1178" w:author="PR Preview" w:date="2026-01-01T00:00:00Z">
        <w:r>
          <w:delText xml:space="preserve">[72]</w:delText>
        </w:r>
      </w:del>
      <w:del w:id="1179" w:author="PR Preview" w:date="2026-01-01T00:00:00Z">
        <w:r>
          <w:delText xml:space="preserve"> </w:delText>
        </w:r>
      </w:del>
      <w:del w:id="1180" w:author="PR Preview" w:date="2026-01-01T00:00:00Z">
        <w:r>
          <w:delText xml:space="preserve">of a</w:delText>
        </w:r>
      </w:del>
      <w:del w:id="1181" w:author="PR Preview" w:date="2026-01-01T00:00:00Z">
        <w:r>
          <w:delText xml:space="preserve"> </w:delText>
        </w:r>
      </w:del>
      <m:oMath>
        <m:r>
          <m:t>p</m:t>
        </m:r>
        <m:r>
          <m:rPr>
            <m:sty m:val="p"/>
          </m:rPr>
          <m:t>×</m:t>
        </m:r>
        <m:r>
          <m:t>p</m:t>
        </m:r>
      </m:oMath>
      <w:del w:id="1182" w:author="PR Preview" w:date="2026-01-01T00:00:00Z">
        <w:r>
          <w:delText xml:space="preserve"> </w:delText>
        </w:r>
      </w:del>
      <w:del w:id="1183" w:author="PR Preview" w:date="2026-01-01T00:00:00Z">
        <w:r>
          <w:delText xml:space="preserve">matrix</w:delText>
        </w:r>
      </w:del>
      <w:del w:id="1184" w:author="PR Preview" w:date="2026-01-01T00:00:00Z">
        <w:r>
          <w:delText xml:space="preserve"> </w:delText>
        </w:r>
      </w:del>
      <m:oMath>
        <m:r>
          <m:rPr>
            <m:sty m:val="bi"/>
          </m:rPr>
          <m:t>A</m:t>
        </m:r>
      </m:oMath>
      <w:del w:id="1185" w:author="PR Preview" w:date="2026-01-01T00:00:00Z">
        <w:r>
          <w:delText xml:space="preserve"> </w:delText>
        </w:r>
      </w:del>
      <w:del w:id="1186" w:author="PR Preview" w:date="2026-01-01T00:00:00Z">
        <w:r>
          <w:delText xml:space="preserve">with entries</w:delText>
        </w:r>
      </w:del>
      <w:del w:id="1187" w:author="PR Preview" w:date="2026-01-01T00:00:00Z">
        <w:r>
          <w:delText xml:space="preserve"> </w:delText>
        </w:r>
      </w:del>
      <m:oMath>
        <m:sSub>
          <m:e>
            <m:r>
              <m:t>a</m:t>
            </m:r>
          </m:e>
          <m:sub>
            <m:r>
              <m:t>i</m:t>
            </m:r>
            <m:r>
              <m:t>j</m:t>
            </m:r>
          </m:sub>
        </m:sSub>
      </m:oMath>
      <w:del w:id="1188" w:author="PR Preview" w:date="2026-01-01T00:00:00Z">
        <w:r>
          <w:delText xml:space="preserve">,</w:delText>
        </w:r>
      </w:del>
      <w:del w:id="1189" w:author="PR Preview" w:date="2026-01-01T00:00:00Z">
        <w:r>
          <w:delText xml:space="preserve"> </w:delText>
        </w:r>
      </w:del>
      <w:del w:id="1190" w:author="PR Preview" w:date="2026-01-01T00:00:00Z">
        <w:r>
          <w:delText xml:space="preserve">written</w:delText>
        </w:r>
      </w:del>
      <w:del w:id="1191" w:author="PR Preview" w:date="2026-01-01T00:00:00Z">
        <w:r>
          <w:delText xml:space="preserve"> </w:delText>
        </w:r>
      </w:del>
      <m:oMath>
        <m:r>
          <m:rPr>
            <m:sty m:val="p"/>
          </m:rPr>
          <m:t>det</m:t>
        </m:r>
        <m:r>
          <m:rPr>
            <m:sty m:val="p"/>
          </m:rPr>
          <m:t>(</m:t>
        </m:r>
        <m:r>
          <m:rPr>
            <m:sty m:val="bi"/>
          </m:rPr>
          <m:t>A</m:t>
        </m:r>
        <m:r>
          <m:rPr>
            <m:sty m:val="p"/>
          </m:rPr>
          <m:t>)</m:t>
        </m:r>
      </m:oMath>
      <w:del w:id="1192" w:author="PR Preview" w:date="2026-01-01T00:00:00Z">
        <w:r>
          <w:delText xml:space="preserve"> </w:delText>
        </w:r>
      </w:del>
      <w:del w:id="1193" w:author="PR Preview" w:date="2026-01-01T00:00:00Z">
        <w:r>
          <w:delText xml:space="preserve">or</w:delText>
        </w:r>
      </w:del>
      <w:del w:id="1194" w:author="PR Preview" w:date="2026-01-01T00:00:00Z">
        <w:r>
          <w:delText xml:space="preserve"> </w:delText>
        </w:r>
      </w:del>
      <m:oMath>
        <m:r>
          <m:t>​</m:t>
        </m:r>
        <m:d>
          <m:dPr>
            <m:begChr m:val="|"/>
            <m:sepChr m:val=""/>
            <m:endChr m:val="|"/>
            <m:grow/>
          </m:dPr>
          <m:e>
            <m:r>
              <m:rPr>
                <m:sty m:val="bi"/>
              </m:rPr>
              <m:t>A</m:t>
            </m:r>
          </m:e>
        </m:d>
        <m:r>
          <m:t>​</m:t>
        </m:r>
      </m:oMath>
      <w:del w:id="1195" w:author="PR Preview" w:date="2026-01-01T00:00:00Z">
        <w:r>
          <w:delText xml:space="preserve">,</w:delText>
        </w:r>
      </w:del>
      <w:del w:id="1196" w:author="PR Preview" w:date="2026-01-01T00:00:00Z">
        <w:r>
          <w:delText xml:space="preserve"> </w:delText>
        </w:r>
      </w:del>
      <w:del w:id="1197" w:author="PR Preview" w:date="2026-01-01T00:00:00Z">
        <w:r>
          <w:delText xml:space="preserve">is the number defined recursively in</w:delText>
        </w:r>
      </w:del>
      <w:del w:id="1198" w:author="PR Preview" w:date="2026-01-01T00:00:00Z">
        <w:r>
          <w:delText xml:space="preserve"> </w:delText>
        </w:r>
      </w:del>
      <m:oMath>
        <m:r>
          <m:t>p</m:t>
        </m:r>
      </m:oMath>
      <w:del w:id="1199" w:author="PR Preview" w:date="2026-01-01T00:00:00Z">
        <w:r>
          <w:delText xml:space="preserve">:</w:delText>
        </w:r>
      </w:del>
    </w:p>
    <w:p>
      <w:pPr>
        <w:pStyle w:val="FirstParagraph"/>
      </w:pPr>
      <w:ins w:id="1200" w:author="PR Preview" w:date="2026-01-01T00:00:00Z">
        <w:r>
          <w:rPr>
            <w:b/>
            <w:bCs/>
          </w:rPr>
          <w:t xml:space="preserve">Definition 105 (Determinant)</w:t>
        </w:r>
      </w:ins>
      <w:ins w:id="1201" w:author="PR Preview" w:date="2026-01-01T00:00:00Z">
        <w:r>
          <w:t xml:space="preserve"> </w:t>
        </w:r>
      </w:ins>
      <w:ins w:id="1202" w:author="PR Preview" w:date="2026-01-01T00:00:00Z">
        <w:r>
          <w:t xml:space="preserve">The</w:t>
        </w:r>
      </w:ins>
      <w:ins w:id="1203" w:author="PR Preview" w:date="2026-01-01T00:00:00Z">
        <w:r>
          <w:t xml:space="preserve"> </w:t>
        </w:r>
      </w:ins>
      <w:ins w:id="1204" w:author="PR Preview" w:date="2026-01-01T00:00:00Z">
        <w:r>
          <w:rPr>
            <w:b/>
            <w:bCs/>
          </w:rPr>
          <w:t xml:space="preserve">determinant</w:t>
        </w:r>
      </w:ins>
      <w:ins w:id="1205" w:author="PR Preview" w:date="2026-01-01T00:00:00Z">
        <w:r>
          <w:t xml:space="preserve"> </w:t>
        </w:r>
      </w:ins>
      <w:ins w:id="1206" w:author="PR Preview" w:date="2026-01-01T00:00:00Z">
        <w:r>
          <w:t xml:space="preserve">[75]</w:t>
        </w:r>
      </w:ins>
      <w:ins w:id="1207" w:author="PR Preview" w:date="2026-01-01T00:00:00Z">
        <w:r>
          <w:t xml:space="preserve"> </w:t>
        </w:r>
      </w:ins>
      <w:ins w:id="1208" w:author="PR Preview" w:date="2026-01-01T00:00:00Z">
        <w:r>
          <w:t xml:space="preserve">of a</w:t>
        </w:r>
      </w:ins>
      <w:ins w:id="1209" w:author="PR Preview" w:date="2026-01-01T00:00:00Z">
        <w:r>
          <w:t xml:space="preserve"> </w:t>
        </w:r>
      </w:ins>
      <m:oMath>
        <m:r>
          <m:t>p</m:t>
        </m:r>
        <m:r>
          <m:rPr>
            <m:sty m:val="p"/>
          </m:rPr>
          <m:t>×</m:t>
        </m:r>
        <m:r>
          <m:t>p</m:t>
        </m:r>
      </m:oMath>
      <w:ins w:id="1210" w:author="PR Preview" w:date="2026-01-01T00:00:00Z">
        <w:r>
          <w:t xml:space="preserve"> </w:t>
        </w:r>
      </w:ins>
      <w:ins w:id="1211" w:author="PR Preview" w:date="2026-01-01T00:00:00Z">
        <w:r>
          <w:t xml:space="preserve">matrix</w:t>
        </w:r>
      </w:ins>
      <w:ins w:id="1212" w:author="PR Preview" w:date="2026-01-01T00:00:00Z">
        <w:r>
          <w:t xml:space="preserve"> </w:t>
        </w:r>
      </w:ins>
      <m:oMath>
        <m:r>
          <m:rPr>
            <m:sty m:val="bi"/>
          </m:rPr>
          <m:t>A</m:t>
        </m:r>
      </m:oMath>
      <w:ins w:id="1213" w:author="PR Preview" w:date="2026-01-01T00:00:00Z">
        <w:r>
          <w:t xml:space="preserve"> </w:t>
        </w:r>
      </w:ins>
      <w:ins w:id="1214" w:author="PR Preview" w:date="2026-01-01T00:00:00Z">
        <w:r>
          <w:t xml:space="preserve">with entries</w:t>
        </w:r>
      </w:ins>
      <w:ins w:id="1215" w:author="PR Preview" w:date="2026-01-01T00:00:00Z">
        <w:r>
          <w:t xml:space="preserve"> </w:t>
        </w:r>
      </w:ins>
      <m:oMath>
        <m:sSub>
          <m:e>
            <m:r>
              <m:t>a</m:t>
            </m:r>
          </m:e>
          <m:sub>
            <m:r>
              <m:t>i</m:t>
            </m:r>
            <m:r>
              <m:t>j</m:t>
            </m:r>
          </m:sub>
        </m:sSub>
      </m:oMath>
      <w:ins w:id="1216" w:author="PR Preview" w:date="2026-01-01T00:00:00Z">
        <w:r>
          <w:t xml:space="preserve">,</w:t>
        </w:r>
      </w:ins>
      <w:ins w:id="1217" w:author="PR Preview" w:date="2026-01-01T00:00:00Z">
        <w:r>
          <w:t xml:space="preserve"> </w:t>
        </w:r>
      </w:ins>
      <w:ins w:id="1218" w:author="PR Preview" w:date="2026-01-01T00:00:00Z">
        <w:r>
          <w:t xml:space="preserve">written</w:t>
        </w:r>
      </w:ins>
      <w:ins w:id="1219" w:author="PR Preview" w:date="2026-01-01T00:00:00Z">
        <w:r>
          <w:t xml:space="preserve"> </w:t>
        </w:r>
      </w:ins>
      <m:oMath>
        <m:r>
          <m:rPr>
            <m:sty m:val="p"/>
          </m:rPr>
          <m:t>det</m:t>
        </m:r>
        <m:r>
          <m:rPr>
            <m:sty m:val="p"/>
          </m:rPr>
          <m:t>(</m:t>
        </m:r>
        <m:r>
          <m:rPr>
            <m:sty m:val="bi"/>
          </m:rPr>
          <m:t>A</m:t>
        </m:r>
        <m:r>
          <m:rPr>
            <m:sty m:val="p"/>
          </m:rPr>
          <m:t>)</m:t>
        </m:r>
      </m:oMath>
      <w:ins w:id="1220" w:author="PR Preview" w:date="2026-01-01T00:00:00Z">
        <w:r>
          <w:t xml:space="preserve"> </w:t>
        </w:r>
      </w:ins>
      <w:ins w:id="1221" w:author="PR Preview" w:date="2026-01-01T00:00:00Z">
        <w:r>
          <w:t xml:space="preserve">or</w:t>
        </w:r>
      </w:ins>
      <w:ins w:id="1222" w:author="PR Preview" w:date="2026-01-01T00:00:00Z">
        <w:r>
          <w:t xml:space="preserve"> </w:t>
        </w:r>
      </w:ins>
      <m:oMath>
        <m:r>
          <m:t>​</m:t>
        </m:r>
        <m:d>
          <m:dPr>
            <m:begChr m:val="|"/>
            <m:sepChr m:val=""/>
            <m:endChr m:val="|"/>
            <m:grow/>
          </m:dPr>
          <m:e>
            <m:r>
              <m:rPr>
                <m:sty m:val="bi"/>
              </m:rPr>
              <m:t>A</m:t>
            </m:r>
          </m:e>
        </m:d>
        <m:r>
          <m:t>​</m:t>
        </m:r>
      </m:oMath>
      <w:ins w:id="1223" w:author="PR Preview" w:date="2026-01-01T00:00:00Z">
        <w:r>
          <w:t xml:space="preserve">,</w:t>
        </w:r>
      </w:ins>
      <w:ins w:id="1224" w:author="PR Preview" w:date="2026-01-01T00:00:00Z">
        <w:r>
          <w:t xml:space="preserve"> </w:t>
        </w:r>
      </w:ins>
      <w:ins w:id="1225" w:author="PR Preview" w:date="2026-01-01T00:00:00Z">
        <w:r>
          <w:t xml:space="preserve">is the number defined recursively in</w:t>
        </w:r>
      </w:ins>
      <w:ins w:id="1226" w:author="PR Preview" w:date="2026-01-01T00:00:00Z">
        <w:r>
          <w:t xml:space="preserve"> </w:t>
        </w:r>
      </w:ins>
      <m:oMath>
        <m:r>
          <m:t>p</m:t>
        </m:r>
      </m:oMath>
      <w:ins w:id="1227" w:author="PR Preview" w:date="2026-01-01T00:00:00Z">
        <w:r>
          <w:t xml:space="preserve">:</w:t>
        </w:r>
      </w:ins>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del w:id="1228" w:author="PR Preview" w:date="2026-01-01T00:00:00Z">
        <w:r>
          <w:delText xml:space="preserve">See also</w:delText>
        </w:r>
      </w:del>
      <w:del w:id="1229" w:author="PR Preview" w:date="2026-01-01T00:00:00Z">
        <w:r>
          <w:delText xml:space="preserve"> </w:delText>
        </w:r>
      </w:del>
      <w:del w:id="1230" w:author="PR Preview" w:date="2026-01-01T00:00:00Z">
        <w:r>
          <w:delText xml:space="preserve">[72]</w:delText>
        </w:r>
      </w:del>
      <w:del w:id="1231" w:author="PR Preview" w:date="2026-01-01T00:00:00Z">
        <w:r>
          <w:delText xml:space="preserve">.</w:delText>
        </w:r>
      </w:del>
    </w:p>
    <w:p>
      <w:pPr>
        <w:pStyle w:val="BodyText"/>
      </w:pPr>
      <w:ins w:id="1232" w:author="PR Preview" w:date="2026-01-01T00:00:00Z">
        <w:r>
          <w:t xml:space="preserve">See also</w:t>
        </w:r>
      </w:ins>
      <w:ins w:id="1233" w:author="PR Preview" w:date="2026-01-01T00:00:00Z">
        <w:r>
          <w:t xml:space="preserve"> </w:t>
        </w:r>
      </w:ins>
      <w:ins w:id="1234" w:author="PR Preview" w:date="2026-01-01T00:00:00Z">
        <w:r>
          <w:t xml:space="preserve">[75]</w:t>
        </w:r>
      </w:ins>
      <w:ins w:id="1235" w:author="PR Preview" w:date="2026-01-01T00:00:00Z">
        <w:r>
          <w:t xml:space="preserve">.</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del w:id="1236" w:author="PR Preview" w:date="2026-01-01T00:00:00Z">
        <w:r>
          <w:delText xml:space="preserve">See also</w:delText>
        </w:r>
      </w:del>
      <w:del w:id="1237" w:author="PR Preview" w:date="2026-01-01T00:00:00Z">
        <w:r>
          <w:delText xml:space="preserve"> </w:delText>
        </w:r>
      </w:del>
      <w:del w:id="1238" w:author="PR Preview" w:date="2026-01-01T00:00:00Z">
        <w:r>
          <w:delText xml:space="preserve">[72]</w:delText>
        </w:r>
      </w:del>
      <w:del w:id="1239" w:author="PR Preview" w:date="2026-01-01T00:00:00Z">
        <w:r>
          <w:delText xml:space="preserve">.</w:delText>
        </w:r>
      </w:del>
    </w:p>
    <w:p>
      <w:pPr>
        <w:pStyle w:val="BodyText"/>
      </w:pPr>
      <w:ins w:id="1240" w:author="PR Preview" w:date="2026-01-01T00:00:00Z">
        <w:r>
          <w:t xml:space="preserve">See also</w:t>
        </w:r>
      </w:ins>
      <w:ins w:id="1241" w:author="PR Preview" w:date="2026-01-01T00:00:00Z">
        <w:r>
          <w:t xml:space="preserve"> </w:t>
        </w:r>
      </w:ins>
      <w:ins w:id="1242" w:author="PR Preview" w:date="2026-01-01T00:00:00Z">
        <w:r>
          <w:t xml:space="preserve">[75]</w:t>
        </w:r>
      </w:ins>
      <w:ins w:id="1243" w:author="PR Preview" w:date="2026-01-01T00:00:00Z">
        <w:r>
          <w:t xml:space="preserve">.</w:t>
        </w:r>
      </w:ins>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del w:id="1244" w:author="PR Preview" w:date="2026-01-01T00:00:00Z">
        <w:r>
          <w:rPr>
            <w:b/>
            <w:bCs/>
          </w:rPr>
          <w:delText xml:space="preserve">Definition 106 (Design matrix (model matrix))</w:delText>
        </w:r>
      </w:del>
      <w:del w:id="1245" w:author="PR Preview" w:date="2026-01-01T00:00:00Z">
        <w:r>
          <w:delText xml:space="preserve"> </w:delText>
        </w:r>
      </w:del>
      <w:del w:id="1246" w:author="PR Preview" w:date="2026-01-01T00:00:00Z">
        <w:r>
          <w:delText xml:space="preserve">In a regression model with</w:delText>
        </w:r>
      </w:del>
      <w:del w:id="1247" w:author="PR Preview" w:date="2026-01-01T00:00:00Z">
        <w:r>
          <w:delText xml:space="preserve"> </w:delText>
        </w:r>
      </w:del>
      <m:oMath>
        <m:r>
          <m:t>n</m:t>
        </m:r>
      </m:oMath>
      <w:del w:id="1248" w:author="PR Preview" w:date="2026-01-01T00:00:00Z">
        <w:r>
          <w:delText xml:space="preserve"> </w:delText>
        </w:r>
      </w:del>
      <w:del w:id="1249" w:author="PR Preview" w:date="2026-01-01T00:00:00Z">
        <w:r>
          <w:delText xml:space="preserve">observations and</w:delText>
        </w:r>
      </w:del>
      <w:del w:id="1250" w:author="PR Preview" w:date="2026-01-01T00:00:00Z">
        <w:r>
          <w:delText xml:space="preserve"> </w:delText>
        </w:r>
      </w:del>
      <m:oMath>
        <m:r>
          <m:t>p</m:t>
        </m:r>
      </m:oMath>
      <w:del w:id="1251" w:author="PR Preview" w:date="2026-01-01T00:00:00Z">
        <w:r>
          <w:delText xml:space="preserve"> </w:delText>
        </w:r>
      </w:del>
      <w:del w:id="1252" w:author="PR Preview" w:date="2026-01-01T00:00:00Z">
        <w:r>
          <w:delText xml:space="preserve">predictors,</w:delText>
        </w:r>
      </w:del>
      <w:del w:id="1253" w:author="PR Preview" w:date="2026-01-01T00:00:00Z">
        <w:r>
          <w:delText xml:space="preserve"> </w:delText>
        </w:r>
      </w:del>
      <w:del w:id="1254" w:author="PR Preview" w:date="2026-01-01T00:00:00Z">
        <w:r>
          <w:delText xml:space="preserve">the</w:delText>
        </w:r>
      </w:del>
      <w:del w:id="1255" w:author="PR Preview" w:date="2026-01-01T00:00:00Z">
        <w:r>
          <w:delText xml:space="preserve"> </w:delText>
        </w:r>
      </w:del>
      <w:del w:id="1256" w:author="PR Preview" w:date="2026-01-01T00:00:00Z">
        <w:r>
          <w:rPr>
            <w:b/>
            <w:bCs/>
          </w:rPr>
          <w:delText xml:space="preserve">design matrix</w:delText>
        </w:r>
      </w:del>
      <w:del w:id="1257" w:author="PR Preview" w:date="2026-01-01T00:00:00Z">
        <w:r>
          <w:delText xml:space="preserve"> </w:delText>
        </w:r>
      </w:del>
      <w:del w:id="1258" w:author="PR Preview" w:date="2026-01-01T00:00:00Z">
        <w:r>
          <w:delText xml:space="preserve">[73]</w:delText>
        </w:r>
      </w:del>
      <w:del w:id="1259" w:author="PR Preview" w:date="2026-01-01T00:00:00Z">
        <w:r>
          <w:delText xml:space="preserve"> </w:delText>
        </w:r>
      </w:del>
      <w:del w:id="1260" w:author="PR Preview" w:date="2026-01-01T00:00:00Z">
        <w:r>
          <w:delText xml:space="preserve">(or</w:delText>
        </w:r>
      </w:del>
      <w:del w:id="1261" w:author="PR Preview" w:date="2026-01-01T00:00:00Z">
        <w:r>
          <w:delText xml:space="preserve"> </w:delText>
        </w:r>
      </w:del>
      <w:del w:id="1262" w:author="PR Preview" w:date="2026-01-01T00:00:00Z">
        <w:r>
          <w:rPr>
            <w:b/>
            <w:bCs/>
          </w:rPr>
          <w:delText xml:space="preserve">model matrix</w:delText>
        </w:r>
      </w:del>
      <w:del w:id="1263" w:author="PR Preview" w:date="2026-01-01T00:00:00Z">
        <w:r>
          <w:delText xml:space="preserve">)</w:delText>
        </w:r>
      </w:del>
      <w:del w:id="1264" w:author="PR Preview" w:date="2026-01-01T00:00:00Z">
        <w:r>
          <w:delText xml:space="preserve"> </w:delText>
        </w:r>
      </w:del>
      <m:oMath>
        <m:r>
          <m:rPr>
            <m:sty m:val="bi"/>
          </m:rPr>
          <m:t>X</m:t>
        </m:r>
      </m:oMath>
      <w:del w:id="1265" w:author="PR Preview" w:date="2026-01-01T00:00:00Z">
        <w:r>
          <w:delText xml:space="preserve"> </w:delText>
        </w:r>
      </w:del>
      <w:del w:id="1266" w:author="PR Preview" w:date="2026-01-01T00:00:00Z">
        <w:r>
          <w:delText xml:space="preserve">is the</w:delText>
        </w:r>
      </w:del>
      <w:del w:id="1267" w:author="PR Preview" w:date="2026-01-01T00:00:00Z">
        <w:r>
          <w:delText xml:space="preserve"> </w:delText>
        </w:r>
      </w:del>
      <m:oMath>
        <m:r>
          <m:t>n</m:t>
        </m:r>
        <m:r>
          <m:rPr>
            <m:sty m:val="p"/>
          </m:rPr>
          <m:t>×</m:t>
        </m:r>
        <m:r>
          <m:t>p</m:t>
        </m:r>
      </m:oMath>
      <w:del w:id="1268" w:author="PR Preview" w:date="2026-01-01T00:00:00Z">
        <w:r>
          <w:delText xml:space="preserve"> </w:delText>
        </w:r>
      </w:del>
      <w:del w:id="1269" w:author="PR Preview" w:date="2026-01-01T00:00:00Z">
        <w:r>
          <w:delText xml:space="preserve">matrix whose</w:delText>
        </w:r>
      </w:del>
      <w:del w:id="1270" w:author="PR Preview" w:date="2026-01-01T00:00:00Z">
        <w:r>
          <w:delText xml:space="preserve"> </w:delText>
        </w:r>
      </w:del>
      <m:oMath>
        <m:r>
          <m:t>i</m:t>
        </m:r>
      </m:oMath>
      <w:del w:id="1271" w:author="PR Preview" w:date="2026-01-01T00:00:00Z">
        <w:r>
          <w:delText xml:space="preserve">-th row is the covariate vector</w:delText>
        </w:r>
      </w:del>
      <w:del w:id="1272" w:author="PR Preview" w:date="2026-01-01T00:00:00Z">
        <w:r>
          <w:delText xml:space="preserve"> </w:delText>
        </w:r>
      </w:del>
      <w:del w:id="1273" w:author="PR Preview" w:date="2026-01-01T00:00:00Z">
        <w:r>
          <w:delText xml:space="preserve">${\mathord{\smash[b]{\underset{\raise.3ex\hbox{$\scriptstyle\sim$}}{x}}\vphantom{x}}_i}^{\top}$</w:delText>
        </w:r>
      </w:del>
      <w:del w:id="1274" w:author="PR Preview" w:date="2026-01-01T00:00:00Z">
        <w:r>
          <w:delText xml:space="preserve"> </w:delText>
        </w:r>
      </w:del>
      <w:del w:id="1275" w:author="PR Preview" w:date="2026-01-01T00:00:00Z">
        <w:r>
          <w:delText xml:space="preserve">for observation</w:delText>
        </w:r>
      </w:del>
      <w:del w:id="1276" w:author="PR Preview" w:date="2026-01-01T00:00:00Z">
        <w:r>
          <w:delText xml:space="preserve"> </w:delText>
        </w:r>
      </w:del>
      <m:oMath>
        <m:r>
          <m:t>i</m:t>
        </m:r>
      </m:oMath>
      <w:del w:id="1277" w:author="PR Preview" w:date="2026-01-01T00:00:00Z">
        <w:r>
          <w:delText xml:space="preserve">:</w:delText>
        </w:r>
      </w:del>
    </w:p>
    <w:p>
      <w:pPr>
        <w:pStyle w:val="FirstParagraph"/>
      </w:pPr>
      <w:ins w:id="1278" w:author="PR Preview" w:date="2026-01-01T00:00:00Z">
        <w:r>
          <w:rPr>
            <w:b/>
            <w:bCs/>
          </w:rPr>
          <w:t xml:space="preserve">Definition 106 (Design matrix (model matrix))</w:t>
        </w:r>
      </w:ins>
      <w:ins w:id="1279" w:author="PR Preview" w:date="2026-01-01T00:00:00Z">
        <w:r>
          <w:t xml:space="preserve"> </w:t>
        </w:r>
      </w:ins>
      <w:ins w:id="1280" w:author="PR Preview" w:date="2026-01-01T00:00:00Z">
        <w:r>
          <w:t xml:space="preserve">In a regression model with</w:t>
        </w:r>
      </w:ins>
      <w:ins w:id="1281" w:author="PR Preview" w:date="2026-01-01T00:00:00Z">
        <w:r>
          <w:t xml:space="preserve"> </w:t>
        </w:r>
      </w:ins>
      <m:oMath>
        <m:r>
          <m:t>n</m:t>
        </m:r>
      </m:oMath>
      <w:ins w:id="1282" w:author="PR Preview" w:date="2026-01-01T00:00:00Z">
        <w:r>
          <w:t xml:space="preserve"> </w:t>
        </w:r>
      </w:ins>
      <w:ins w:id="1283" w:author="PR Preview" w:date="2026-01-01T00:00:00Z">
        <w:r>
          <w:t xml:space="preserve">observations and</w:t>
        </w:r>
      </w:ins>
      <w:ins w:id="1284" w:author="PR Preview" w:date="2026-01-01T00:00:00Z">
        <w:r>
          <w:t xml:space="preserve"> </w:t>
        </w:r>
      </w:ins>
      <m:oMath>
        <m:r>
          <m:t>p</m:t>
        </m:r>
      </m:oMath>
      <w:ins w:id="1285" w:author="PR Preview" w:date="2026-01-01T00:00:00Z">
        <w:r>
          <w:t xml:space="preserve"> </w:t>
        </w:r>
      </w:ins>
      <w:ins w:id="1286" w:author="PR Preview" w:date="2026-01-01T00:00:00Z">
        <w:r>
          <w:t xml:space="preserve">predictors,</w:t>
        </w:r>
      </w:ins>
      <w:ins w:id="1287" w:author="PR Preview" w:date="2026-01-01T00:00:00Z">
        <w:r>
          <w:t xml:space="preserve"> </w:t>
        </w:r>
      </w:ins>
      <w:ins w:id="1288" w:author="PR Preview" w:date="2026-01-01T00:00:00Z">
        <w:r>
          <w:t xml:space="preserve">the</w:t>
        </w:r>
      </w:ins>
      <w:ins w:id="1289" w:author="PR Preview" w:date="2026-01-01T00:00:00Z">
        <w:r>
          <w:t xml:space="preserve"> </w:t>
        </w:r>
      </w:ins>
      <w:ins w:id="1290" w:author="PR Preview" w:date="2026-01-01T00:00:00Z">
        <w:r>
          <w:rPr>
            <w:b/>
            <w:bCs/>
          </w:rPr>
          <w:t xml:space="preserve">design matrix</w:t>
        </w:r>
      </w:ins>
      <w:ins w:id="1291" w:author="PR Preview" w:date="2026-01-01T00:00:00Z">
        <w:r>
          <w:t xml:space="preserve"> </w:t>
        </w:r>
      </w:ins>
      <w:ins w:id="1292" w:author="PR Preview" w:date="2026-01-01T00:00:00Z">
        <w:r>
          <w:t xml:space="preserve">[76]</w:t>
        </w:r>
      </w:ins>
      <w:ins w:id="1293" w:author="PR Preview" w:date="2026-01-01T00:00:00Z">
        <w:r>
          <w:t xml:space="preserve"> </w:t>
        </w:r>
      </w:ins>
      <w:ins w:id="1294" w:author="PR Preview" w:date="2026-01-01T00:00:00Z">
        <w:r>
          <w:t xml:space="preserve">(or</w:t>
        </w:r>
      </w:ins>
      <w:ins w:id="1295" w:author="PR Preview" w:date="2026-01-01T00:00:00Z">
        <w:r>
          <w:t xml:space="preserve"> </w:t>
        </w:r>
      </w:ins>
      <w:ins w:id="1296" w:author="PR Preview" w:date="2026-01-01T00:00:00Z">
        <w:r>
          <w:rPr>
            <w:b/>
            <w:bCs/>
          </w:rPr>
          <w:t xml:space="preserve">model matrix</w:t>
        </w:r>
      </w:ins>
      <w:ins w:id="1297" w:author="PR Preview" w:date="2026-01-01T00:00:00Z">
        <w:r>
          <w:t xml:space="preserve">)</w:t>
        </w:r>
      </w:ins>
      <w:ins w:id="1298" w:author="PR Preview" w:date="2026-01-01T00:00:00Z">
        <w:r>
          <w:t xml:space="preserve"> </w:t>
        </w:r>
      </w:ins>
      <m:oMath>
        <m:r>
          <m:rPr>
            <m:sty m:val="bi"/>
          </m:rPr>
          <m:t>X</m:t>
        </m:r>
      </m:oMath>
      <w:ins w:id="1299" w:author="PR Preview" w:date="2026-01-01T00:00:00Z">
        <w:r>
          <w:t xml:space="preserve"> </w:t>
        </w:r>
      </w:ins>
      <w:ins w:id="1300" w:author="PR Preview" w:date="2026-01-01T00:00:00Z">
        <w:r>
          <w:t xml:space="preserve">is the</w:t>
        </w:r>
      </w:ins>
      <w:ins w:id="1301" w:author="PR Preview" w:date="2026-01-01T00:00:00Z">
        <w:r>
          <w:t xml:space="preserve"> </w:t>
        </w:r>
      </w:ins>
      <m:oMath>
        <m:r>
          <m:t>n</m:t>
        </m:r>
        <m:r>
          <m:rPr>
            <m:sty m:val="p"/>
          </m:rPr>
          <m:t>×</m:t>
        </m:r>
        <m:r>
          <m:t>p</m:t>
        </m:r>
      </m:oMath>
      <w:ins w:id="1302" w:author="PR Preview" w:date="2026-01-01T00:00:00Z">
        <w:r>
          <w:t xml:space="preserve"> </w:t>
        </w:r>
      </w:ins>
      <w:ins w:id="1303" w:author="PR Preview" w:date="2026-01-01T00:00:00Z">
        <w:r>
          <w:t xml:space="preserve">matrix whose</w:t>
        </w:r>
      </w:ins>
      <w:ins w:id="1304" w:author="PR Preview" w:date="2026-01-01T00:00:00Z">
        <w:r>
          <w:t xml:space="preserve"> </w:t>
        </w:r>
      </w:ins>
      <m:oMath>
        <m:r>
          <m:t>i</m:t>
        </m:r>
      </m:oMath>
      <w:ins w:id="1305" w:author="PR Preview" w:date="2026-01-01T00:00:00Z">
        <w:r>
          <w:t xml:space="preserve">-th row is the covariate vector</w:t>
        </w:r>
      </w:ins>
      <w:ins w:id="1306" w:author="PR Preview" w:date="2026-01-01T00:00:00Z">
        <w:r>
          <w:t xml:space="preserve"> </w:t>
        </w:r>
      </w:ins>
      <w:ins w:id="1307" w:author="PR Preview" w:date="2026-01-01T00:00:00Z">
        <w:r>
          <w:t xml:space="preserve">${\mathord{\smash[b]{\underset{\raise.3ex\hbox{$\scriptstyle\sim$}}{x}}\vphantom{x}}_i}^{\top}$</w:t>
        </w:r>
      </w:ins>
      <w:ins w:id="1308" w:author="PR Preview" w:date="2026-01-01T00:00:00Z">
        <w:r>
          <w:t xml:space="preserve"> </w:t>
        </w:r>
      </w:ins>
      <w:ins w:id="1309" w:author="PR Preview" w:date="2026-01-01T00:00:00Z">
        <w:r>
          <w:t xml:space="preserve">for observation</w:t>
        </w:r>
      </w:ins>
      <w:ins w:id="1310" w:author="PR Preview" w:date="2026-01-01T00:00:00Z">
        <w:r>
          <w:t xml:space="preserve"> </w:t>
        </w:r>
      </w:ins>
      <m:oMath>
        <m:r>
          <m:t>i</m:t>
        </m:r>
      </m:oMath>
      <w:ins w:id="1311"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del w:id="1312" w:author="PR Preview" w:date="2026-01-01T00:00:00Z">
        <w:r>
          <w:rPr>
            <w:b/>
            <w:bCs/>
          </w:rPr>
          <w:delText xml:space="preserve">Definition 107 (Hat matrix)</w:delText>
        </w:r>
      </w:del>
      <w:del w:id="1313" w:author="PR Preview" w:date="2026-01-01T00:00:00Z">
        <w:r>
          <w:delText xml:space="preserve"> </w:delText>
        </w:r>
      </w:del>
      <w:del w:id="1314" w:author="PR Preview" w:date="2026-01-01T00:00:00Z">
        <w:r>
          <w:delText xml:space="preserve">For an</w:delText>
        </w:r>
      </w:del>
      <w:del w:id="1315" w:author="PR Preview" w:date="2026-01-01T00:00:00Z">
        <w:r>
          <w:delText xml:space="preserve"> </w:delText>
        </w:r>
      </w:del>
      <m:oMath>
        <m:r>
          <m:t>n</m:t>
        </m:r>
        <m:r>
          <m:rPr>
            <m:sty m:val="p"/>
          </m:rPr>
          <m:t>×</m:t>
        </m:r>
        <m:r>
          <m:t>p</m:t>
        </m:r>
      </m:oMath>
      <w:del w:id="1316" w:author="PR Preview" w:date="2026-01-01T00:00:00Z">
        <w:r>
          <w:delText xml:space="preserve"> </w:delText>
        </w:r>
      </w:del>
      <w:del w:id="1317" w:author="PR Preview" w:date="2026-01-01T00:00:00Z">
        <w:r>
          <w:delText xml:space="preserve">design matrix</w:delText>
        </w:r>
      </w:del>
      <w:del w:id="1318" w:author="PR Preview" w:date="2026-01-01T00:00:00Z">
        <w:r>
          <w:delText xml:space="preserve"> </w:delText>
        </w:r>
      </w:del>
      <m:oMath>
        <m:r>
          <m:rPr>
            <m:sty m:val="bi"/>
          </m:rPr>
          <m:t>X</m:t>
        </m:r>
      </m:oMath>
      <w:del w:id="1319" w:author="PR Preview" w:date="2026-01-01T00:00:00Z">
        <w:r>
          <w:delText xml:space="preserve"> </w:delText>
        </w:r>
      </w:del>
      <w:del w:id="1320" w:author="PR Preview" w:date="2026-01-01T00:00:00Z">
        <w:r>
          <w:delText xml:space="preserve">(</w:delText>
        </w:r>
      </w:del>
      <w:hyperlink w:anchor="def-design-matrix">
        <w:del w:id="1321" w:author="PR Preview" w:date="2026-01-01T00:00:00Z">
          <w:r>
            <w:rPr>
              <w:rStyle w:val="Hyperlink"/>
            </w:rPr>
            <w:delText xml:space="preserve">Definition 106</w:delText>
          </w:r>
        </w:del>
      </w:hyperlink>
      <w:del w:id="1322" w:author="PR Preview" w:date="2026-01-01T00:00:00Z">
        <w:r>
          <w:delText xml:space="preserve">)</w:delText>
        </w:r>
      </w:del>
      <w:del w:id="1323" w:author="PR Preview" w:date="2026-01-01T00:00:00Z">
        <w:r>
          <w:delText xml:space="preserve"> </w:delText>
        </w:r>
      </w:del>
      <w:del w:id="1324" w:author="PR Preview" w:date="2026-01-01T00:00:00Z">
        <w:r>
          <w:delText xml:space="preserve">with</w:delText>
        </w:r>
      </w:del>
      <w:del w:id="132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326" w:author="PR Preview" w:date="2026-01-01T00:00:00Z">
        <w:r>
          <w:delText xml:space="preserve">,</w:delText>
        </w:r>
      </w:del>
      <w:del w:id="1327" w:author="PR Preview" w:date="2026-01-01T00:00:00Z">
        <w:r>
          <w:delText xml:space="preserve"> </w:delText>
        </w:r>
      </w:del>
      <w:del w:id="1328" w:author="PR Preview" w:date="2026-01-01T00:00:00Z">
        <w:r>
          <w:delText xml:space="preserve">the</w:delText>
        </w:r>
      </w:del>
      <w:del w:id="1329" w:author="PR Preview" w:date="2026-01-01T00:00:00Z">
        <w:r>
          <w:delText xml:space="preserve"> </w:delText>
        </w:r>
      </w:del>
      <w:del w:id="1330" w:author="PR Preview" w:date="2026-01-01T00:00:00Z">
        <w:r>
          <w:rPr>
            <w:b/>
            <w:bCs/>
          </w:rPr>
          <w:delText xml:space="preserve">hat matrix</w:delText>
        </w:r>
      </w:del>
      <w:del w:id="1331" w:author="PR Preview" w:date="2026-01-01T00:00:00Z">
        <w:r>
          <w:delText xml:space="preserve"> </w:delText>
        </w:r>
      </w:del>
      <w:del w:id="1332" w:author="PR Preview" w:date="2026-01-01T00:00:00Z">
        <w:r>
          <w:delText xml:space="preserve">[74]</w:delText>
        </w:r>
      </w:del>
      <w:del w:id="1333" w:author="PR Preview" w:date="2026-01-01T00:00:00Z">
        <w:r>
          <w:delText xml:space="preserve"> </w:delText>
        </w:r>
      </w:del>
      <w:del w:id="1334" w:author="PR Preview" w:date="2026-01-01T00:00:00Z">
        <w:r>
          <w:delText xml:space="preserve">is the</w:delText>
        </w:r>
      </w:del>
      <w:del w:id="1335" w:author="PR Preview" w:date="2026-01-01T00:00:00Z">
        <w:r>
          <w:delText xml:space="preserve"> </w:delText>
        </w:r>
      </w:del>
      <m:oMath>
        <m:r>
          <m:t>n</m:t>
        </m:r>
        <m:r>
          <m:rPr>
            <m:sty m:val="p"/>
          </m:rPr>
          <m:t>×</m:t>
        </m:r>
        <m:r>
          <m:t>n</m:t>
        </m:r>
      </m:oMath>
      <w:del w:id="1336" w:author="PR Preview" w:date="2026-01-01T00:00:00Z">
        <w:r>
          <w:delText xml:space="preserve"> </w:delText>
        </w:r>
      </w:del>
      <w:del w:id="1337" w:author="PR Preview" w:date="2026-01-01T00:00:00Z">
        <w:r>
          <w:delText xml:space="preserve">matrix</w:delText>
        </w:r>
      </w:del>
    </w:p>
    <w:p>
      <w:pPr>
        <w:pStyle w:val="BodyText"/>
      </w:pPr>
      <w:ins w:id="1338" w:author="PR Preview" w:date="2026-01-01T00:00:00Z">
        <w:r>
          <w:rPr>
            <w:b/>
            <w:bCs/>
          </w:rPr>
          <w:t xml:space="preserve">Definition 107 (Hat matrix)</w:t>
        </w:r>
      </w:ins>
      <w:ins w:id="1339" w:author="PR Preview" w:date="2026-01-01T00:00:00Z">
        <w:r>
          <w:t xml:space="preserve"> </w:t>
        </w:r>
      </w:ins>
      <w:ins w:id="1340" w:author="PR Preview" w:date="2026-01-01T00:00:00Z">
        <w:r>
          <w:t xml:space="preserve">For an</w:t>
        </w:r>
      </w:ins>
      <w:ins w:id="1341" w:author="PR Preview" w:date="2026-01-01T00:00:00Z">
        <w:r>
          <w:t xml:space="preserve"> </w:t>
        </w:r>
      </w:ins>
      <m:oMath>
        <m:r>
          <m:t>n</m:t>
        </m:r>
        <m:r>
          <m:rPr>
            <m:sty m:val="p"/>
          </m:rPr>
          <m:t>×</m:t>
        </m:r>
        <m:r>
          <m:t>p</m:t>
        </m:r>
      </m:oMath>
      <w:ins w:id="1342" w:author="PR Preview" w:date="2026-01-01T00:00:00Z">
        <w:r>
          <w:t xml:space="preserve"> </w:t>
        </w:r>
      </w:ins>
      <w:ins w:id="1343" w:author="PR Preview" w:date="2026-01-01T00:00:00Z">
        <w:r>
          <w:t xml:space="preserve">design matrix</w:t>
        </w:r>
      </w:ins>
      <w:ins w:id="1344" w:author="PR Preview" w:date="2026-01-01T00:00:00Z">
        <w:r>
          <w:t xml:space="preserve"> </w:t>
        </w:r>
      </w:ins>
      <m:oMath>
        <m:r>
          <m:rPr>
            <m:sty m:val="bi"/>
          </m:rPr>
          <m:t>X</m:t>
        </m:r>
      </m:oMath>
      <w:ins w:id="1345" w:author="PR Preview" w:date="2026-01-01T00:00:00Z">
        <w:r>
          <w:t xml:space="preserve"> </w:t>
        </w:r>
      </w:ins>
      <w:ins w:id="1346" w:author="PR Preview" w:date="2026-01-01T00:00:00Z">
        <w:r>
          <w:t xml:space="preserve">(</w:t>
        </w:r>
      </w:ins>
      <w:hyperlink w:anchor="def-design-matrix">
        <w:ins w:id="1347" w:author="PR Preview" w:date="2026-01-01T00:00:00Z">
          <w:r>
            <w:rPr>
              <w:rStyle w:val="Hyperlink"/>
            </w:rPr>
            <w:t xml:space="preserve">Definition 106</w:t>
          </w:r>
        </w:ins>
      </w:hyperlink>
      <w:ins w:id="1348" w:author="PR Preview" w:date="2026-01-01T00:00:00Z">
        <w:r>
          <w:t xml:space="preserve">)</w:t>
        </w:r>
      </w:ins>
      <w:ins w:id="1349" w:author="PR Preview" w:date="2026-01-01T00:00:00Z">
        <w:r>
          <w:t xml:space="preserve"> </w:t>
        </w:r>
      </w:ins>
      <w:ins w:id="1350" w:author="PR Preview" w:date="2026-01-01T00:00:00Z">
        <w:r>
          <w:t xml:space="preserve">with</w:t>
        </w:r>
      </w:ins>
      <w:ins w:id="1351" w:author="PR Preview" w:date="2026-01-01T00:00:00Z">
        <w:r>
          <w:t xml:space="preserve"> </w:t>
        </w:r>
      </w:ins>
      <m:oMath>
        <m:r>
          <m:rPr>
            <m:sty m:val="p"/>
          </m:rPr>
          <m:t>rank</m:t>
        </m:r>
        <m:r>
          <m:rPr>
            <m:sty m:val="p"/>
          </m:rPr>
          <m:t>(</m:t>
        </m:r>
        <m:r>
          <m:rPr>
            <m:sty m:val="bi"/>
          </m:rPr>
          <m:t>X</m:t>
        </m:r>
        <m:r>
          <m:rPr>
            <m:sty m:val="p"/>
          </m:rPr>
          <m:t>)</m:t>
        </m:r>
        <m:r>
          <m:rPr>
            <m:sty m:val="p"/>
          </m:rPr>
          <m:t>=</m:t>
        </m:r>
        <m:r>
          <m:t>p</m:t>
        </m:r>
      </m:oMath>
      <w:ins w:id="1352" w:author="PR Preview" w:date="2026-01-01T00:00:00Z">
        <w:r>
          <w:t xml:space="preserve">,</w:t>
        </w:r>
      </w:ins>
      <w:ins w:id="1353" w:author="PR Preview" w:date="2026-01-01T00:00:00Z">
        <w:r>
          <w:t xml:space="preserve"> </w:t>
        </w:r>
      </w:ins>
      <w:ins w:id="1354" w:author="PR Preview" w:date="2026-01-01T00:00:00Z">
        <w:r>
          <w:t xml:space="preserve">the</w:t>
        </w:r>
      </w:ins>
      <w:ins w:id="1355" w:author="PR Preview" w:date="2026-01-01T00:00:00Z">
        <w:r>
          <w:t xml:space="preserve"> </w:t>
        </w:r>
      </w:ins>
      <w:ins w:id="1356" w:author="PR Preview" w:date="2026-01-01T00:00:00Z">
        <w:r>
          <w:rPr>
            <w:b/>
            <w:bCs/>
          </w:rPr>
          <w:t xml:space="preserve">hat matrix</w:t>
        </w:r>
      </w:ins>
      <w:ins w:id="1357" w:author="PR Preview" w:date="2026-01-01T00:00:00Z">
        <w:r>
          <w:t xml:space="preserve"> </w:t>
        </w:r>
      </w:ins>
      <w:ins w:id="1358" w:author="PR Preview" w:date="2026-01-01T00:00:00Z">
        <w:r>
          <w:t xml:space="preserve">[77]</w:t>
        </w:r>
      </w:ins>
      <w:ins w:id="1359" w:author="PR Preview" w:date="2026-01-01T00:00:00Z">
        <w:r>
          <w:t xml:space="preserve"> </w:t>
        </w:r>
      </w:ins>
      <w:ins w:id="1360" w:author="PR Preview" w:date="2026-01-01T00:00:00Z">
        <w:r>
          <w:t xml:space="preserve">is the</w:t>
        </w:r>
      </w:ins>
      <w:ins w:id="1361" w:author="PR Preview" w:date="2026-01-01T00:00:00Z">
        <w:r>
          <w:t xml:space="preserve"> </w:t>
        </w:r>
      </w:ins>
      <m:oMath>
        <m:r>
          <m:t>n</m:t>
        </m:r>
        <m:r>
          <m:rPr>
            <m:sty m:val="p"/>
          </m:rPr>
          <m:t>×</m:t>
        </m:r>
        <m:r>
          <m:t>n</m:t>
        </m:r>
      </m:oMath>
      <w:ins w:id="1362" w:author="PR Preview" w:date="2026-01-01T00:00:00Z">
        <w:r>
          <w:t xml:space="preserve"> </w:t>
        </w:r>
      </w:ins>
      <w:ins w:id="1363"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del w:id="1364" w:author="PR Preview" w:date="2026-01-01T00:00:00Z">
        <w:r>
          <w:rPr>
            <w:b/>
            <w:bCs/>
          </w:rPr>
          <w:delText xml:space="preserve">Definition 109 (Generalized inverse)</w:delText>
        </w:r>
      </w:del>
      <w:del w:id="1365" w:author="PR Preview" w:date="2026-01-01T00:00:00Z">
        <w:r>
          <w:delText xml:space="preserve"> </w:delText>
        </w:r>
      </w:del>
      <w:del w:id="1366" w:author="PR Preview" w:date="2026-01-01T00:00:00Z">
        <w:r>
          <w:delText xml:space="preserve">A</w:delText>
        </w:r>
      </w:del>
      <w:del w:id="1367" w:author="PR Preview" w:date="2026-01-01T00:00:00Z">
        <w:r>
          <w:delText xml:space="preserve"> </w:delText>
        </w:r>
      </w:del>
      <w:del w:id="1368" w:author="PR Preview" w:date="2026-01-01T00:00:00Z">
        <w:r>
          <w:rPr>
            <w:b/>
            <w:bCs/>
          </w:rPr>
          <w:delText xml:space="preserve">generalized inverse</w:delText>
        </w:r>
      </w:del>
      <w:del w:id="1369" w:author="PR Preview" w:date="2026-01-01T00:00:00Z">
        <w:r>
          <w:delText xml:space="preserve"> </w:delText>
        </w:r>
      </w:del>
      <w:del w:id="1370" w:author="PR Preview" w:date="2026-01-01T00:00:00Z">
        <w:r>
          <w:delText xml:space="preserve">[76]</w:delText>
        </w:r>
      </w:del>
      <w:del w:id="1371" w:author="PR Preview" w:date="2026-01-01T00:00:00Z">
        <w:r>
          <w:delText xml:space="preserve"> </w:delText>
        </w:r>
      </w:del>
      <w:del w:id="1372" w:author="PR Preview" w:date="2026-01-01T00:00:00Z">
        <w:r>
          <w:delText xml:space="preserve">of an</w:delText>
        </w:r>
      </w:del>
      <w:del w:id="1373" w:author="PR Preview" w:date="2026-01-01T00:00:00Z">
        <w:r>
          <w:delText xml:space="preserve"> </w:delText>
        </w:r>
      </w:del>
      <m:oMath>
        <m:r>
          <m:t>m</m:t>
        </m:r>
        <m:r>
          <m:rPr>
            <m:sty m:val="p"/>
          </m:rPr>
          <m:t>×</m:t>
        </m:r>
        <m:r>
          <m:t>n</m:t>
        </m:r>
      </m:oMath>
      <w:del w:id="1374" w:author="PR Preview" w:date="2026-01-01T00:00:00Z">
        <w:r>
          <w:delText xml:space="preserve"> </w:delText>
        </w:r>
      </w:del>
      <w:del w:id="1375" w:author="PR Preview" w:date="2026-01-01T00:00:00Z">
        <w:r>
          <w:delText xml:space="preserve">matrix</w:delText>
        </w:r>
      </w:del>
      <w:del w:id="1376" w:author="PR Preview" w:date="2026-01-01T00:00:00Z">
        <w:r>
          <w:delText xml:space="preserve"> </w:delText>
        </w:r>
      </w:del>
      <m:oMath>
        <m:r>
          <m:rPr>
            <m:sty m:val="bi"/>
          </m:rPr>
          <m:t>A</m:t>
        </m:r>
      </m:oMath>
      <w:del w:id="1377" w:author="PR Preview" w:date="2026-01-01T00:00:00Z">
        <w:r>
          <w:delText xml:space="preserve"> </w:delText>
        </w:r>
      </w:del>
      <w:del w:id="1378" w:author="PR Preview" w:date="2026-01-01T00:00:00Z">
        <w:r>
          <w:delText xml:space="preserve">is an</w:delText>
        </w:r>
      </w:del>
      <w:del w:id="1379" w:author="PR Preview" w:date="2026-01-01T00:00:00Z">
        <w:r>
          <w:delText xml:space="preserve"> </w:delText>
        </w:r>
      </w:del>
      <m:oMath>
        <m:r>
          <m:t>n</m:t>
        </m:r>
        <m:r>
          <m:rPr>
            <m:sty m:val="p"/>
          </m:rPr>
          <m:t>×</m:t>
        </m:r>
        <m:r>
          <m:t>m</m:t>
        </m:r>
      </m:oMath>
      <w:del w:id="1380" w:author="PR Preview" w:date="2026-01-01T00:00:00Z">
        <w:r>
          <w:delText xml:space="preserve"> </w:delText>
        </w:r>
      </w:del>
      <w:del w:id="1381" w:author="PR Preview" w:date="2026-01-01T00:00:00Z">
        <w:r>
          <w:delText xml:space="preserve">matrix</w:delText>
        </w:r>
      </w:del>
      <w:del w:id="1382" w:author="PR Preview" w:date="2026-01-01T00:00:00Z">
        <w:r>
          <w:delText xml:space="preserve"> </w:delText>
        </w:r>
      </w:del>
      <m:oMath>
        <m:r>
          <m:rPr>
            <m:sty m:val="bi"/>
          </m:rPr>
          <m:t>G</m:t>
        </m:r>
      </m:oMath>
      <w:del w:id="1383" w:author="PR Preview" w:date="2026-01-01T00:00:00Z">
        <w:r>
          <w:delText xml:space="preserve"> </w:delText>
        </w:r>
      </w:del>
      <w:del w:id="1384" w:author="PR Preview" w:date="2026-01-01T00:00:00Z">
        <w:r>
          <w:delText xml:space="preserve">such that</w:delText>
        </w:r>
      </w:del>
    </w:p>
    <w:p>
      <w:pPr>
        <w:pStyle w:val="FirstParagraph"/>
      </w:pPr>
      <w:ins w:id="1385" w:author="PR Preview" w:date="2026-01-01T00:00:00Z">
        <w:r>
          <w:rPr>
            <w:b/>
            <w:bCs/>
          </w:rPr>
          <w:t xml:space="preserve">Definition 109 (Generalized inverse)</w:t>
        </w:r>
      </w:ins>
      <w:ins w:id="1386" w:author="PR Preview" w:date="2026-01-01T00:00:00Z">
        <w:r>
          <w:t xml:space="preserve"> </w:t>
        </w:r>
      </w:ins>
      <w:ins w:id="1387" w:author="PR Preview" w:date="2026-01-01T00:00:00Z">
        <w:r>
          <w:t xml:space="preserve">A</w:t>
        </w:r>
      </w:ins>
      <w:ins w:id="1388" w:author="PR Preview" w:date="2026-01-01T00:00:00Z">
        <w:r>
          <w:t xml:space="preserve"> </w:t>
        </w:r>
      </w:ins>
      <w:ins w:id="1389" w:author="PR Preview" w:date="2026-01-01T00:00:00Z">
        <w:r>
          <w:rPr>
            <w:b/>
            <w:bCs/>
          </w:rPr>
          <w:t xml:space="preserve">generalized inverse</w:t>
        </w:r>
      </w:ins>
      <w:ins w:id="1390" w:author="PR Preview" w:date="2026-01-01T00:00:00Z">
        <w:r>
          <w:t xml:space="preserve"> </w:t>
        </w:r>
      </w:ins>
      <w:ins w:id="1391" w:author="PR Preview" w:date="2026-01-01T00:00:00Z">
        <w:r>
          <w:t xml:space="preserve">[79]</w:t>
        </w:r>
      </w:ins>
      <w:ins w:id="1392" w:author="PR Preview" w:date="2026-01-01T00:00:00Z">
        <w:r>
          <w:t xml:space="preserve"> </w:t>
        </w:r>
      </w:ins>
      <w:ins w:id="1393" w:author="PR Preview" w:date="2026-01-01T00:00:00Z">
        <w:r>
          <w:t xml:space="preserve">of an</w:t>
        </w:r>
      </w:ins>
      <w:ins w:id="1394" w:author="PR Preview" w:date="2026-01-01T00:00:00Z">
        <w:r>
          <w:t xml:space="preserve"> </w:t>
        </w:r>
      </w:ins>
      <m:oMath>
        <m:r>
          <m:t>m</m:t>
        </m:r>
        <m:r>
          <m:rPr>
            <m:sty m:val="p"/>
          </m:rPr>
          <m:t>×</m:t>
        </m:r>
        <m:r>
          <m:t>n</m:t>
        </m:r>
      </m:oMath>
      <w:ins w:id="1395" w:author="PR Preview" w:date="2026-01-01T00:00:00Z">
        <w:r>
          <w:t xml:space="preserve"> </w:t>
        </w:r>
      </w:ins>
      <w:ins w:id="1396" w:author="PR Preview" w:date="2026-01-01T00:00:00Z">
        <w:r>
          <w:t xml:space="preserve">matrix</w:t>
        </w:r>
      </w:ins>
      <w:ins w:id="1397" w:author="PR Preview" w:date="2026-01-01T00:00:00Z">
        <w:r>
          <w:t xml:space="preserve"> </w:t>
        </w:r>
      </w:ins>
      <m:oMath>
        <m:r>
          <m:rPr>
            <m:sty m:val="bi"/>
          </m:rPr>
          <m:t>A</m:t>
        </m:r>
      </m:oMath>
      <w:ins w:id="1398" w:author="PR Preview" w:date="2026-01-01T00:00:00Z">
        <w:r>
          <w:t xml:space="preserve"> </w:t>
        </w:r>
      </w:ins>
      <w:ins w:id="1399" w:author="PR Preview" w:date="2026-01-01T00:00:00Z">
        <w:r>
          <w:t xml:space="preserve">is an</w:t>
        </w:r>
      </w:ins>
      <w:ins w:id="1400" w:author="PR Preview" w:date="2026-01-01T00:00:00Z">
        <w:r>
          <w:t xml:space="preserve"> </w:t>
        </w:r>
      </w:ins>
      <m:oMath>
        <m:r>
          <m:t>n</m:t>
        </m:r>
        <m:r>
          <m:rPr>
            <m:sty m:val="p"/>
          </m:rPr>
          <m:t>×</m:t>
        </m:r>
        <m:r>
          <m:t>m</m:t>
        </m:r>
      </m:oMath>
      <w:ins w:id="1401" w:author="PR Preview" w:date="2026-01-01T00:00:00Z">
        <w:r>
          <w:t xml:space="preserve"> </w:t>
        </w:r>
      </w:ins>
      <w:ins w:id="1402" w:author="PR Preview" w:date="2026-01-01T00:00:00Z">
        <w:r>
          <w:t xml:space="preserve">matrix</w:t>
        </w:r>
      </w:ins>
      <w:ins w:id="1403" w:author="PR Preview" w:date="2026-01-01T00:00:00Z">
        <w:r>
          <w:t xml:space="preserve"> </w:t>
        </w:r>
      </w:ins>
      <m:oMath>
        <m:r>
          <m:rPr>
            <m:sty m:val="bi"/>
          </m:rPr>
          <m:t>G</m:t>
        </m:r>
      </m:oMath>
      <w:ins w:id="1404" w:author="PR Preview" w:date="2026-01-01T00:00:00Z">
        <w:r>
          <w:t xml:space="preserve"> </w:t>
        </w:r>
      </w:ins>
      <w:ins w:id="140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del w:id="1406" w:author="PR Preview" w:date="2026-01-01T00:00:00Z">
        <w:r>
          <w:rPr>
            <w:b/>
            <w:bCs/>
          </w:rPr>
          <w:delText xml:space="preserve">Definition 110 (Moore-Penrose inverse)</w:delText>
        </w:r>
      </w:del>
      <w:del w:id="1407" w:author="PR Preview" w:date="2026-01-01T00:00:00Z">
        <w:r>
          <w:delText xml:space="preserve"> </w:delText>
        </w:r>
      </w:del>
      <w:del w:id="1408" w:author="PR Preview" w:date="2026-01-01T00:00:00Z">
        <w:r>
          <w:delText xml:space="preserve">A</w:delText>
        </w:r>
      </w:del>
      <w:del w:id="1409" w:author="PR Preview" w:date="2026-01-01T00:00:00Z">
        <w:r>
          <w:delText xml:space="preserve"> </w:delText>
        </w:r>
      </w:del>
      <w:del w:id="1410" w:author="PR Preview" w:date="2026-01-01T00:00:00Z">
        <w:r>
          <w:rPr>
            <w:b/>
            <w:bCs/>
          </w:rPr>
          <w:delText xml:space="preserve">Moore-Penrose inverse</w:delText>
        </w:r>
      </w:del>
      <w:del w:id="1411" w:author="PR Preview" w:date="2026-01-01T00:00:00Z">
        <w:r>
          <w:delText xml:space="preserve"> </w:delText>
        </w:r>
      </w:del>
      <w:del w:id="1412" w:author="PR Preview" w:date="2026-01-01T00:00:00Z">
        <w:r>
          <w:delText xml:space="preserve">[77]</w:delText>
        </w:r>
      </w:del>
      <w:del w:id="1413" w:author="PR Preview" w:date="2026-01-01T00:00:00Z">
        <w:r>
          <w:delText xml:space="preserve"> </w:delText>
        </w:r>
      </w:del>
      <w:del w:id="1414" w:author="PR Preview" w:date="2026-01-01T00:00:00Z">
        <w:r>
          <w:delText xml:space="preserve">of an</w:delText>
        </w:r>
      </w:del>
      <w:del w:id="1415" w:author="PR Preview" w:date="2026-01-01T00:00:00Z">
        <w:r>
          <w:delText xml:space="preserve"> </w:delText>
        </w:r>
      </w:del>
      <m:oMath>
        <m:r>
          <m:t>m</m:t>
        </m:r>
        <m:r>
          <m:rPr>
            <m:sty m:val="p"/>
          </m:rPr>
          <m:t>×</m:t>
        </m:r>
        <m:r>
          <m:t>n</m:t>
        </m:r>
      </m:oMath>
      <w:del w:id="1416" w:author="PR Preview" w:date="2026-01-01T00:00:00Z">
        <w:r>
          <w:delText xml:space="preserve"> </w:delText>
        </w:r>
      </w:del>
      <w:del w:id="1417" w:author="PR Preview" w:date="2026-01-01T00:00:00Z">
        <w:r>
          <w:delText xml:space="preserve">matrix</w:delText>
        </w:r>
      </w:del>
      <w:del w:id="1418" w:author="PR Preview" w:date="2026-01-01T00:00:00Z">
        <w:r>
          <w:delText xml:space="preserve"> </w:delText>
        </w:r>
      </w:del>
      <m:oMath>
        <m:r>
          <m:rPr>
            <m:sty m:val="bi"/>
          </m:rPr>
          <m:t>A</m:t>
        </m:r>
      </m:oMath>
      <w:del w:id="1419" w:author="PR Preview" w:date="2026-01-01T00:00:00Z">
        <w:r>
          <w:delText xml:space="preserve"> </w:delText>
        </w:r>
      </w:del>
      <w:del w:id="1420" w:author="PR Preview" w:date="2026-01-01T00:00:00Z">
        <w:r>
          <w:delText xml:space="preserve">is an</w:delText>
        </w:r>
      </w:del>
      <w:del w:id="1421" w:author="PR Preview" w:date="2026-01-01T00:00:00Z">
        <w:r>
          <w:delText xml:space="preserve"> </w:delText>
        </w:r>
      </w:del>
      <m:oMath>
        <m:r>
          <m:t>n</m:t>
        </m:r>
        <m:r>
          <m:rPr>
            <m:sty m:val="p"/>
          </m:rPr>
          <m:t>×</m:t>
        </m:r>
        <m:r>
          <m:t>m</m:t>
        </m:r>
      </m:oMath>
      <w:del w:id="1422" w:author="PR Preview" w:date="2026-01-01T00:00:00Z">
        <w:r>
          <w:delText xml:space="preserve"> </w:delText>
        </w:r>
      </w:del>
      <w:del w:id="1423" w:author="PR Preview" w:date="2026-01-01T00:00:00Z">
        <w:r>
          <w:delText xml:space="preserve">matrix</w:delText>
        </w:r>
      </w:del>
      <w:del w:id="1424" w:author="PR Preview" w:date="2026-01-01T00:00:00Z">
        <w:r>
          <w:delText xml:space="preserve"> </w:delText>
        </w:r>
      </w:del>
      <m:oMath>
        <m:r>
          <m:rPr>
            <m:sty m:val="bi"/>
          </m:rPr>
          <m:t>G</m:t>
        </m:r>
      </m:oMath>
      <w:del w:id="1425" w:author="PR Preview" w:date="2026-01-01T00:00:00Z">
        <w:r>
          <w:delText xml:space="preserve"> </w:delText>
        </w:r>
      </w:del>
      <w:del w:id="1426" w:author="PR Preview" w:date="2026-01-01T00:00:00Z">
        <w:r>
          <w:delText xml:space="preserve">satisfying all four conditions</w:delText>
        </w:r>
      </w:del>
    </w:p>
    <w:p>
      <w:pPr>
        <w:pStyle w:val="BodyText"/>
      </w:pPr>
      <w:ins w:id="1427" w:author="PR Preview" w:date="2026-01-01T00:00:00Z">
        <w:r>
          <w:rPr>
            <w:b/>
            <w:bCs/>
          </w:rPr>
          <w:t xml:space="preserve">Definition 110 (Moore-Penrose inverse)</w:t>
        </w:r>
      </w:ins>
      <w:ins w:id="1428" w:author="PR Preview" w:date="2026-01-01T00:00:00Z">
        <w:r>
          <w:t xml:space="preserve"> </w:t>
        </w:r>
      </w:ins>
      <w:ins w:id="1429" w:author="PR Preview" w:date="2026-01-01T00:00:00Z">
        <w:r>
          <w:t xml:space="preserve">A</w:t>
        </w:r>
      </w:ins>
      <w:ins w:id="1430" w:author="PR Preview" w:date="2026-01-01T00:00:00Z">
        <w:r>
          <w:t xml:space="preserve"> </w:t>
        </w:r>
      </w:ins>
      <w:ins w:id="1431" w:author="PR Preview" w:date="2026-01-01T00:00:00Z">
        <w:r>
          <w:rPr>
            <w:b/>
            <w:bCs/>
          </w:rPr>
          <w:t xml:space="preserve">Moore-Penrose inverse</w:t>
        </w:r>
      </w:ins>
      <w:ins w:id="1432" w:author="PR Preview" w:date="2026-01-01T00:00:00Z">
        <w:r>
          <w:t xml:space="preserve"> </w:t>
        </w:r>
      </w:ins>
      <w:ins w:id="1433" w:author="PR Preview" w:date="2026-01-01T00:00:00Z">
        <w:r>
          <w:t xml:space="preserve">[80]</w:t>
        </w:r>
      </w:ins>
      <w:ins w:id="1434" w:author="PR Preview" w:date="2026-01-01T00:00:00Z">
        <w:r>
          <w:t xml:space="preserve"> </w:t>
        </w:r>
      </w:ins>
      <w:ins w:id="1435" w:author="PR Preview" w:date="2026-01-01T00:00:00Z">
        <w:r>
          <w:t xml:space="preserve">of an</w:t>
        </w:r>
      </w:ins>
      <w:ins w:id="1436" w:author="PR Preview" w:date="2026-01-01T00:00:00Z">
        <w:r>
          <w:t xml:space="preserve"> </w:t>
        </w:r>
      </w:ins>
      <m:oMath>
        <m:r>
          <m:t>m</m:t>
        </m:r>
        <m:r>
          <m:rPr>
            <m:sty m:val="p"/>
          </m:rPr>
          <m:t>×</m:t>
        </m:r>
        <m:r>
          <m:t>n</m:t>
        </m:r>
      </m:oMath>
      <w:ins w:id="1437" w:author="PR Preview" w:date="2026-01-01T00:00:00Z">
        <w:r>
          <w:t xml:space="preserve"> </w:t>
        </w:r>
      </w:ins>
      <w:ins w:id="1438" w:author="PR Preview" w:date="2026-01-01T00:00:00Z">
        <w:r>
          <w:t xml:space="preserve">matrix</w:t>
        </w:r>
      </w:ins>
      <w:ins w:id="1439" w:author="PR Preview" w:date="2026-01-01T00:00:00Z">
        <w:r>
          <w:t xml:space="preserve"> </w:t>
        </w:r>
      </w:ins>
      <m:oMath>
        <m:r>
          <m:rPr>
            <m:sty m:val="bi"/>
          </m:rPr>
          <m:t>A</m:t>
        </m:r>
      </m:oMath>
      <w:ins w:id="1440" w:author="PR Preview" w:date="2026-01-01T00:00:00Z">
        <w:r>
          <w:t xml:space="preserve"> </w:t>
        </w:r>
      </w:ins>
      <w:ins w:id="1441" w:author="PR Preview" w:date="2026-01-01T00:00:00Z">
        <w:r>
          <w:t xml:space="preserve">is an</w:t>
        </w:r>
      </w:ins>
      <w:ins w:id="1442" w:author="PR Preview" w:date="2026-01-01T00:00:00Z">
        <w:r>
          <w:t xml:space="preserve"> </w:t>
        </w:r>
      </w:ins>
      <m:oMath>
        <m:r>
          <m:t>n</m:t>
        </m:r>
        <m:r>
          <m:rPr>
            <m:sty m:val="p"/>
          </m:rPr>
          <m:t>×</m:t>
        </m:r>
        <m:r>
          <m:t>m</m:t>
        </m:r>
      </m:oMath>
      <w:ins w:id="1443" w:author="PR Preview" w:date="2026-01-01T00:00:00Z">
        <w:r>
          <w:t xml:space="preserve"> </w:t>
        </w:r>
      </w:ins>
      <w:ins w:id="1444" w:author="PR Preview" w:date="2026-01-01T00:00:00Z">
        <w:r>
          <w:t xml:space="preserve">matrix</w:t>
        </w:r>
      </w:ins>
      <w:ins w:id="1445" w:author="PR Preview" w:date="2026-01-01T00:00:00Z">
        <w:r>
          <w:t xml:space="preserve"> </w:t>
        </w:r>
      </w:ins>
      <m:oMath>
        <m:r>
          <m:rPr>
            <m:sty m:val="bi"/>
          </m:rPr>
          <m:t>G</m:t>
        </m:r>
      </m:oMath>
      <w:ins w:id="1446" w:author="PR Preview" w:date="2026-01-01T00:00:00Z">
        <w:r>
          <w:t xml:space="preserve"> </w:t>
        </w:r>
      </w:ins>
      <w:ins w:id="1447" w:author="PR Preview" w:date="2026-01-01T00:00:00Z">
        <w:r>
          <w:t xml:space="preserve">satisfying all four conditions</w:t>
        </w:r>
      </w:ins>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del w:id="1448" w:author="PR Preview" w:date="2026-01-01T00:00:00Z">
        <w:r>
          <w:rPr>
            <w:b/>
            <w:bCs/>
          </w:rPr>
          <w:delText xml:space="preserve">Definition 111 (Consistent linear system)</w:delText>
        </w:r>
      </w:del>
      <w:del w:id="1449" w:author="PR Preview" w:date="2026-01-01T00:00:00Z">
        <w:r>
          <w:delText xml:space="preserve"> </w:delText>
        </w:r>
      </w:del>
      <w:del w:id="1450" w:author="PR Preview" w:date="2026-01-01T00:00:00Z">
        <w:r>
          <w:delText xml:space="preserve">A linear system (</w:delText>
        </w:r>
      </w:del>
      <w:hyperlink w:anchor="def-linear-system">
        <w:del w:id="1451" w:author="PR Preview" w:date="2026-01-01T00:00:00Z">
          <w:r>
            <w:rPr>
              <w:rStyle w:val="Hyperlink"/>
            </w:rPr>
            <w:delText xml:space="preserve">Definition 33</w:delText>
          </w:r>
        </w:del>
      </w:hyperlink>
      <w:del w:id="1452" w:author="PR Preview" w:date="2026-01-01T00:00:00Z">
        <w:r>
          <w:delText xml:space="preserve">)</w:delText>
        </w:r>
      </w:del>
      <w:del w:id="1453" w:author="PR Preview" w:date="2026-01-01T00:00:00Z">
        <w:r>
          <w:delText xml:space="preserve"> </w:delText>
        </w:r>
      </w:del>
      <w:del w:id="1454" w:author="PR Preview" w:date="2026-01-01T00:00:00Z">
        <w:r>
          <w:delText xml:space="preserve">$\mathbf{A} \mathord{\smash[b]{\underset{\raise.3ex\hbox{$\scriptstyle\sim$}}{x}}\vphantom{x}} = \mathord{\smash[b]{\underset{\raise.3ex\hbox{$\scriptstyle\sim$}}{b}}\vphantom{b}}$</w:delText>
        </w:r>
      </w:del>
      <w:del w:id="1455" w:author="PR Preview" w:date="2026-01-01T00:00:00Z">
        <w:r>
          <w:delText xml:space="preserve">,</w:delText>
        </w:r>
      </w:del>
      <w:del w:id="1456" w:author="PR Preview" w:date="2026-01-01T00:00:00Z">
        <w:r>
          <w:delText xml:space="preserve"> </w:delText>
        </w:r>
      </w:del>
      <w:del w:id="1457" w:author="PR Preview" w:date="2026-01-01T00:00:00Z">
        <w:r>
          <w:delText xml:space="preserve">with</w:delText>
        </w:r>
      </w:del>
      <w:del w:id="1458" w:author="PR Preview" w:date="2026-01-01T00:00:00Z">
        <w:r>
          <w:delText xml:space="preserve"> </w:delText>
        </w:r>
      </w:del>
      <m:oMath>
        <m:r>
          <m:rPr>
            <m:sty m:val="bi"/>
          </m:rPr>
          <m:t>A</m:t>
        </m:r>
      </m:oMath>
      <w:del w:id="1459" w:author="PR Preview" w:date="2026-01-01T00:00:00Z">
        <w:r>
          <w:delText xml:space="preserve"> </w:delText>
        </w:r>
      </w:del>
      <w:del w:id="1460" w:author="PR Preview" w:date="2026-01-01T00:00:00Z">
        <w:r>
          <w:delText xml:space="preserve">an</w:delText>
        </w:r>
      </w:del>
      <w:del w:id="1461" w:author="PR Preview" w:date="2026-01-01T00:00:00Z">
        <w:r>
          <w:delText xml:space="preserve"> </w:delText>
        </w:r>
      </w:del>
      <m:oMath>
        <m:r>
          <m:t>m</m:t>
        </m:r>
        <m:r>
          <m:rPr>
            <m:sty m:val="p"/>
          </m:rPr>
          <m:t>×</m:t>
        </m:r>
        <m:r>
          <m:t>n</m:t>
        </m:r>
      </m:oMath>
      <w:del w:id="1462" w:author="PR Preview" w:date="2026-01-01T00:00:00Z">
        <w:r>
          <w:delText xml:space="preserve"> </w:delText>
        </w:r>
      </w:del>
      <w:del w:id="1463" w:author="PR Preview" w:date="2026-01-01T00:00:00Z">
        <w:r>
          <w:delText xml:space="preserve">matrix and</w:delText>
        </w:r>
      </w:del>
      <w:del w:id="1464" w:author="PR Preview" w:date="2026-01-01T00:00:00Z">
        <w:r>
          <w:delText xml:space="preserve"> </w:delText>
        </w:r>
      </w:del>
      <w:del w:id="1465" w:author="PR Preview" w:date="2026-01-01T00:00:00Z">
        <w:r>
          <w:delText xml:space="preserve">$\mathord{\smash[b]{\underset{\raise.3ex\hbox{$\scriptstyle\sim$}}{b}}\vphantom{b}} \in \mathbb{R}^m$</w:delText>
        </w:r>
      </w:del>
      <w:del w:id="1466" w:author="PR Preview" w:date="2026-01-01T00:00:00Z">
        <w:r>
          <w:delText xml:space="preserve">,</w:delText>
        </w:r>
      </w:del>
      <w:del w:id="1467" w:author="PR Preview" w:date="2026-01-01T00:00:00Z">
        <w:r>
          <w:delText xml:space="preserve"> </w:delText>
        </w:r>
      </w:del>
      <w:del w:id="1468" w:author="PR Preview" w:date="2026-01-01T00:00:00Z">
        <w:r>
          <w:delText xml:space="preserve">is</w:delText>
        </w:r>
      </w:del>
      <w:del w:id="1469" w:author="PR Preview" w:date="2026-01-01T00:00:00Z">
        <w:r>
          <w:delText xml:space="preserve"> </w:delText>
        </w:r>
      </w:del>
      <w:del w:id="1470" w:author="PR Preview" w:date="2026-01-01T00:00:00Z">
        <w:r>
          <w:rPr>
            <w:b/>
            <w:bCs/>
          </w:rPr>
          <w:delText xml:space="preserve">consistent</w:delText>
        </w:r>
      </w:del>
      <w:del w:id="1471" w:author="PR Preview" w:date="2026-01-01T00:00:00Z">
        <w:r>
          <w:delText xml:space="preserve"> </w:delText>
        </w:r>
      </w:del>
      <w:del w:id="1472" w:author="PR Preview" w:date="2026-01-01T00:00:00Z">
        <w:r>
          <w:delText xml:space="preserve">[78]</w:delText>
        </w:r>
      </w:del>
      <w:del w:id="1473" w:author="PR Preview" w:date="2026-01-01T00:00:00Z">
        <w:r>
          <w:delText xml:space="preserve"> </w:delText>
        </w:r>
      </w:del>
      <w:del w:id="1474" w:author="PR Preview" w:date="2026-01-01T00:00:00Z">
        <w:r>
          <w:delText xml:space="preserve">if it has at least one solution</w:delText>
        </w:r>
      </w:del>
      <w:del w:id="1475" w:author="PR Preview" w:date="2026-01-01T00:00:00Z">
        <w:r>
          <w:delText xml:space="preserve"> </w:delText>
        </w:r>
      </w:del>
      <w:del w:id="1476" w:author="PR Preview" w:date="2026-01-01T00:00:00Z">
        <w:r>
          <w:delText xml:space="preserve">$\mathord{\smash[b]{\underset{\raise.3ex\hbox{$\scriptstyle\sim$}}{x}}\vphantom{x}} \in \mathbb{R}^n$</w:delText>
        </w:r>
      </w:del>
      <w:del w:id="1477" w:author="PR Preview" w:date="2026-01-01T00:00:00Z">
        <w:r>
          <w:delText xml:space="preserve">,</w:delText>
        </w:r>
      </w:del>
      <w:del w:id="1478" w:author="PR Preview" w:date="2026-01-01T00:00:00Z">
        <w:r>
          <w:delText xml:space="preserve"> </w:delText>
        </w:r>
      </w:del>
      <w:del w:id="1479" w:author="PR Preview" w:date="2026-01-01T00:00:00Z">
        <w:r>
          <w:delText xml:space="preserve">and</w:delText>
        </w:r>
      </w:del>
      <w:del w:id="1480" w:author="PR Preview" w:date="2026-01-01T00:00:00Z">
        <w:r>
          <w:delText xml:space="preserve"> </w:delText>
        </w:r>
      </w:del>
      <w:del w:id="1481" w:author="PR Preview" w:date="2026-01-01T00:00:00Z">
        <w:r>
          <w:rPr>
            <w:b/>
            <w:bCs/>
          </w:rPr>
          <w:delText xml:space="preserve">inconsistent</w:delText>
        </w:r>
      </w:del>
      <w:del w:id="1482" w:author="PR Preview" w:date="2026-01-01T00:00:00Z">
        <w:r>
          <w:delText xml:space="preserve"> </w:delText>
        </w:r>
      </w:del>
      <w:del w:id="1483" w:author="PR Preview" w:date="2026-01-01T00:00:00Z">
        <w:r>
          <w:delText xml:space="preserve">otherwise.</w:delText>
        </w:r>
      </w:del>
    </w:p>
    <w:p>
      <w:pPr>
        <w:pStyle w:val="BodyText"/>
      </w:pPr>
      <w:ins w:id="1484" w:author="PR Preview" w:date="2026-01-01T00:00:00Z">
        <w:r>
          <w:rPr>
            <w:b/>
            <w:bCs/>
          </w:rPr>
          <w:t xml:space="preserve">Definition 111 (Consistent linear system)</w:t>
        </w:r>
      </w:ins>
      <w:ins w:id="1485" w:author="PR Preview" w:date="2026-01-01T00:00:00Z">
        <w:r>
          <w:t xml:space="preserve"> </w:t>
        </w:r>
      </w:ins>
      <w:ins w:id="1486" w:author="PR Preview" w:date="2026-01-01T00:00:00Z">
        <w:r>
          <w:t xml:space="preserve">A linear system (</w:t>
        </w:r>
      </w:ins>
      <w:hyperlink w:anchor="def-linear-system">
        <w:ins w:id="1487" w:author="PR Preview" w:date="2026-01-01T00:00:00Z">
          <w:r>
            <w:rPr>
              <w:rStyle w:val="Hyperlink"/>
            </w:rPr>
            <w:t xml:space="preserve">Definition 33</w:t>
          </w:r>
        </w:ins>
      </w:hyperlink>
      <w:ins w:id="1488" w:author="PR Preview" w:date="2026-01-01T00:00:00Z">
        <w:r>
          <w:t xml:space="preserve">)</w:t>
        </w:r>
      </w:ins>
      <w:ins w:id="1489" w:author="PR Preview" w:date="2026-01-01T00:00:00Z">
        <w:r>
          <w:t xml:space="preserve"> </w:t>
        </w:r>
      </w:ins>
      <w:ins w:id="1490" w:author="PR Preview" w:date="2026-01-01T00:00:00Z">
        <w:r>
          <w:t xml:space="preserve">$\mathbf{A} \mathord{\smash[b]{\underset{\raise.3ex\hbox{$\scriptstyle\sim$}}{x}}\vphantom{x}} = \mathord{\smash[b]{\underset{\raise.3ex\hbox{$\scriptstyle\sim$}}{b}}\vphantom{b}}$</w:t>
        </w:r>
      </w:ins>
      <w:ins w:id="1491" w:author="PR Preview" w:date="2026-01-01T00:00:00Z">
        <w:r>
          <w:t xml:space="preserve">,</w:t>
        </w:r>
      </w:ins>
      <w:ins w:id="1492" w:author="PR Preview" w:date="2026-01-01T00:00:00Z">
        <w:r>
          <w:t xml:space="preserve"> </w:t>
        </w:r>
      </w:ins>
      <w:ins w:id="1493" w:author="PR Preview" w:date="2026-01-01T00:00:00Z">
        <w:r>
          <w:t xml:space="preserve">with</w:t>
        </w:r>
      </w:ins>
      <w:ins w:id="1494" w:author="PR Preview" w:date="2026-01-01T00:00:00Z">
        <w:r>
          <w:t xml:space="preserve"> </w:t>
        </w:r>
      </w:ins>
      <m:oMath>
        <m:r>
          <m:rPr>
            <m:sty m:val="bi"/>
          </m:rPr>
          <m:t>A</m:t>
        </m:r>
      </m:oMath>
      <w:ins w:id="1495" w:author="PR Preview" w:date="2026-01-01T00:00:00Z">
        <w:r>
          <w:t xml:space="preserve"> </w:t>
        </w:r>
      </w:ins>
      <w:ins w:id="1496" w:author="PR Preview" w:date="2026-01-01T00:00:00Z">
        <w:r>
          <w:t xml:space="preserve">an</w:t>
        </w:r>
      </w:ins>
      <w:ins w:id="1497" w:author="PR Preview" w:date="2026-01-01T00:00:00Z">
        <w:r>
          <w:t xml:space="preserve"> </w:t>
        </w:r>
      </w:ins>
      <m:oMath>
        <m:r>
          <m:t>m</m:t>
        </m:r>
        <m:r>
          <m:rPr>
            <m:sty m:val="p"/>
          </m:rPr>
          <m:t>×</m:t>
        </m:r>
        <m:r>
          <m:t>n</m:t>
        </m:r>
      </m:oMath>
      <w:ins w:id="1498" w:author="PR Preview" w:date="2026-01-01T00:00:00Z">
        <w:r>
          <w:t xml:space="preserve"> </w:t>
        </w:r>
      </w:ins>
      <w:ins w:id="1499" w:author="PR Preview" w:date="2026-01-01T00:00:00Z">
        <w:r>
          <w:t xml:space="preserve">matrix and</w:t>
        </w:r>
      </w:ins>
      <w:ins w:id="1500" w:author="PR Preview" w:date="2026-01-01T00:00:00Z">
        <w:r>
          <w:t xml:space="preserve"> </w:t>
        </w:r>
      </w:ins>
      <w:ins w:id="1501" w:author="PR Preview" w:date="2026-01-01T00:00:00Z">
        <w:r>
          <w:t xml:space="preserve">$\mathord{\smash[b]{\underset{\raise.3ex\hbox{$\scriptstyle\sim$}}{b}}\vphantom{b}} \in \mathbb{R}^m$</w:t>
        </w:r>
      </w:ins>
      <w:ins w:id="1502" w:author="PR Preview" w:date="2026-01-01T00:00:00Z">
        <w:r>
          <w:t xml:space="preserve">,</w:t>
        </w:r>
      </w:ins>
      <w:ins w:id="1503" w:author="PR Preview" w:date="2026-01-01T00:00:00Z">
        <w:r>
          <w:t xml:space="preserve"> </w:t>
        </w:r>
      </w:ins>
      <w:ins w:id="1504" w:author="PR Preview" w:date="2026-01-01T00:00:00Z">
        <w:r>
          <w:t xml:space="preserve">is</w:t>
        </w:r>
      </w:ins>
      <w:ins w:id="1505" w:author="PR Preview" w:date="2026-01-01T00:00:00Z">
        <w:r>
          <w:t xml:space="preserve"> </w:t>
        </w:r>
      </w:ins>
      <w:ins w:id="1506" w:author="PR Preview" w:date="2026-01-01T00:00:00Z">
        <w:r>
          <w:rPr>
            <w:b/>
            <w:bCs/>
          </w:rPr>
          <w:t xml:space="preserve">consistent</w:t>
        </w:r>
      </w:ins>
      <w:ins w:id="1507" w:author="PR Preview" w:date="2026-01-01T00:00:00Z">
        <w:r>
          <w:t xml:space="preserve"> </w:t>
        </w:r>
      </w:ins>
      <w:ins w:id="1508" w:author="PR Preview" w:date="2026-01-01T00:00:00Z">
        <w:r>
          <w:t xml:space="preserve">[81]</w:t>
        </w:r>
      </w:ins>
      <w:ins w:id="1509" w:author="PR Preview" w:date="2026-01-01T00:00:00Z">
        <w:r>
          <w:t xml:space="preserve"> </w:t>
        </w:r>
      </w:ins>
      <w:ins w:id="1510" w:author="PR Preview" w:date="2026-01-01T00:00:00Z">
        <w:r>
          <w:t xml:space="preserve">if it has at least one solution</w:t>
        </w:r>
      </w:ins>
      <w:ins w:id="1511" w:author="PR Preview" w:date="2026-01-01T00:00:00Z">
        <w:r>
          <w:t xml:space="preserve"> </w:t>
        </w:r>
      </w:ins>
      <w:ins w:id="1512" w:author="PR Preview" w:date="2026-01-01T00:00:00Z">
        <w:r>
          <w:t xml:space="preserve">$\mathord{\smash[b]{\underset{\raise.3ex\hbox{$\scriptstyle\sim$}}{x}}\vphantom{x}} \in \mathbb{R}^n$</w:t>
        </w:r>
      </w:ins>
      <w:ins w:id="1513" w:author="PR Preview" w:date="2026-01-01T00:00:00Z">
        <w:r>
          <w:t xml:space="preserve">,</w:t>
        </w:r>
      </w:ins>
      <w:ins w:id="1514" w:author="PR Preview" w:date="2026-01-01T00:00:00Z">
        <w:r>
          <w:t xml:space="preserve"> </w:t>
        </w:r>
      </w:ins>
      <w:ins w:id="1515" w:author="PR Preview" w:date="2026-01-01T00:00:00Z">
        <w:r>
          <w:t xml:space="preserve">and</w:t>
        </w:r>
      </w:ins>
      <w:ins w:id="1516" w:author="PR Preview" w:date="2026-01-01T00:00:00Z">
        <w:r>
          <w:t xml:space="preserve"> </w:t>
        </w:r>
      </w:ins>
      <w:ins w:id="1517" w:author="PR Preview" w:date="2026-01-01T00:00:00Z">
        <w:r>
          <w:rPr>
            <w:b/>
            <w:bCs/>
          </w:rPr>
          <w:t xml:space="preserve">inconsistent</w:t>
        </w:r>
      </w:ins>
      <w:ins w:id="1518" w:author="PR Preview" w:date="2026-01-01T00:00:00Z">
        <w:r>
          <w:t xml:space="preserve"> </w:t>
        </w:r>
      </w:ins>
      <w:ins w:id="1519" w:author="PR Preview" w:date="2026-01-01T00:00:00Z">
        <w:r>
          <w:t xml:space="preserve">otherwise.</w:t>
        </w:r>
      </w:ins>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del w:id="1520" w:author="PR Preview" w:date="2026-01-01T00:00:00Z">
        <w:r>
          <w:rPr>
            <w:b/>
            <w:bCs/>
          </w:rPr>
          <w:delText xml:space="preserve">Definition 112 (Upper triangular matrix)</w:delText>
        </w:r>
      </w:del>
      <w:del w:id="1521" w:author="PR Preview" w:date="2026-01-01T00:00:00Z">
        <w:r>
          <w:delText xml:space="preserve"> </w:delText>
        </w:r>
      </w:del>
      <w:del w:id="1522" w:author="PR Preview" w:date="2026-01-01T00:00:00Z">
        <w:r>
          <w:delText xml:space="preserve">A square matrix</w:delText>
        </w:r>
      </w:del>
      <w:del w:id="1523" w:author="PR Preview" w:date="2026-01-01T00:00:00Z">
        <w:r>
          <w:delText xml:space="preserve"> </w:delText>
        </w:r>
      </w:del>
      <m:oMath>
        <m:r>
          <m:rPr>
            <m:sty m:val="bi"/>
          </m:rPr>
          <m:t>U</m:t>
        </m:r>
      </m:oMath>
      <w:del w:id="1524" w:author="PR Preview" w:date="2026-01-01T00:00:00Z">
        <w:r>
          <w:delText xml:space="preserve"> </w:delText>
        </w:r>
      </w:del>
      <w:del w:id="1525" w:author="PR Preview" w:date="2026-01-01T00:00:00Z">
        <w:r>
          <w:delText xml:space="preserve">is</w:delText>
        </w:r>
      </w:del>
      <w:del w:id="1526" w:author="PR Preview" w:date="2026-01-01T00:00:00Z">
        <w:r>
          <w:delText xml:space="preserve"> </w:delText>
        </w:r>
      </w:del>
      <w:del w:id="1527" w:author="PR Preview" w:date="2026-01-01T00:00:00Z">
        <w:r>
          <w:rPr>
            <w:b/>
            <w:bCs/>
          </w:rPr>
          <w:delText xml:space="preserve">upper triangular</w:delText>
        </w:r>
      </w:del>
      <w:del w:id="1528" w:author="PR Preview" w:date="2026-01-01T00:00:00Z">
        <w:r>
          <w:delText xml:space="preserve"> </w:delText>
        </w:r>
      </w:del>
      <w:del w:id="1529" w:author="PR Preview" w:date="2026-01-01T00:00:00Z">
        <w:r>
          <w:delText xml:space="preserve">[80]</w:delText>
        </w:r>
      </w:del>
      <w:del w:id="1530" w:author="PR Preview" w:date="2026-01-01T00:00:00Z">
        <w:r>
          <w:delText xml:space="preserve"> </w:delText>
        </w:r>
      </w:del>
      <w:del w:id="1531" w:author="PR Preview" w:date="2026-01-01T00:00:00Z">
        <w:r>
          <w:delText xml:space="preserve">if every entry below the diagonal is</w:delText>
        </w:r>
      </w:del>
      <w:del w:id="1532" w:author="PR Preview" w:date="2026-01-01T00:00:00Z">
        <w:r>
          <w:delText xml:space="preserve"> </w:delText>
        </w:r>
      </w:del>
      <m:oMath>
        <m:r>
          <m:t>0</m:t>
        </m:r>
      </m:oMath>
      <w:del w:id="1533" w:author="PR Preview" w:date="2026-01-01T00:00:00Z">
        <w:r>
          <w:delText xml:space="preserve">:</w:delText>
        </w:r>
      </w:del>
      <w:del w:id="1534" w:author="PR Preview" w:date="2026-01-01T00:00:00Z">
        <w:r>
          <w:delText xml:space="preserve"> </w:delText>
        </w:r>
      </w:del>
      <m:oMath>
        <m:sSub>
          <m:e>
            <m:r>
              <m:t>u</m:t>
            </m:r>
          </m:e>
          <m:sub>
            <m:r>
              <m:t>i</m:t>
            </m:r>
            <m:r>
              <m:t>j</m:t>
            </m:r>
          </m:sub>
        </m:sSub>
        <m:r>
          <m:rPr>
            <m:sty m:val="p"/>
          </m:rPr>
          <m:t>=</m:t>
        </m:r>
        <m:r>
          <m:t>0</m:t>
        </m:r>
      </m:oMath>
      <w:del w:id="1535" w:author="PR Preview" w:date="2026-01-01T00:00:00Z">
        <w:r>
          <w:delText xml:space="preserve"> </w:delText>
        </w:r>
      </w:del>
      <w:del w:id="1536" w:author="PR Preview" w:date="2026-01-01T00:00:00Z">
        <w:r>
          <w:delText xml:space="preserve">whenever</w:delText>
        </w:r>
      </w:del>
      <w:del w:id="1537" w:author="PR Preview" w:date="2026-01-01T00:00:00Z">
        <w:r>
          <w:delText xml:space="preserve"> </w:delText>
        </w:r>
      </w:del>
      <m:oMath>
        <m:r>
          <m:t>i</m:t>
        </m:r>
        <m:r>
          <m:rPr>
            <m:sty m:val="p"/>
          </m:rPr>
          <m:t>&gt;</m:t>
        </m:r>
        <m:r>
          <m:t>j</m:t>
        </m:r>
      </m:oMath>
      <w:del w:id="1538" w:author="PR Preview" w:date="2026-01-01T00:00:00Z">
        <w:r>
          <w:delText xml:space="preserve">.</w:delText>
        </w:r>
      </w:del>
    </w:p>
    <w:p>
      <w:pPr>
        <w:pStyle w:val="BodyText"/>
      </w:pPr>
      <w:ins w:id="1539" w:author="PR Preview" w:date="2026-01-01T00:00:00Z">
        <w:r>
          <w:rPr>
            <w:b/>
            <w:bCs/>
          </w:rPr>
          <w:t xml:space="preserve">Definition 112 (Upper triangular matrix)</w:t>
        </w:r>
      </w:ins>
      <w:ins w:id="1540" w:author="PR Preview" w:date="2026-01-01T00:00:00Z">
        <w:r>
          <w:t xml:space="preserve"> </w:t>
        </w:r>
      </w:ins>
      <w:ins w:id="1541" w:author="PR Preview" w:date="2026-01-01T00:00:00Z">
        <w:r>
          <w:t xml:space="preserve">A square matrix</w:t>
        </w:r>
      </w:ins>
      <w:ins w:id="1542" w:author="PR Preview" w:date="2026-01-01T00:00:00Z">
        <w:r>
          <w:t xml:space="preserve"> </w:t>
        </w:r>
      </w:ins>
      <m:oMath>
        <m:r>
          <m:rPr>
            <m:sty m:val="bi"/>
          </m:rPr>
          <m:t>U</m:t>
        </m:r>
      </m:oMath>
      <w:ins w:id="1543" w:author="PR Preview" w:date="2026-01-01T00:00:00Z">
        <w:r>
          <w:t xml:space="preserve"> </w:t>
        </w:r>
      </w:ins>
      <w:ins w:id="1544" w:author="PR Preview" w:date="2026-01-01T00:00:00Z">
        <w:r>
          <w:t xml:space="preserve">is</w:t>
        </w:r>
      </w:ins>
      <w:ins w:id="1545" w:author="PR Preview" w:date="2026-01-01T00:00:00Z">
        <w:r>
          <w:t xml:space="preserve"> </w:t>
        </w:r>
      </w:ins>
      <w:ins w:id="1546" w:author="PR Preview" w:date="2026-01-01T00:00:00Z">
        <w:r>
          <w:rPr>
            <w:b/>
            <w:bCs/>
          </w:rPr>
          <w:t xml:space="preserve">upper triangular</w:t>
        </w:r>
      </w:ins>
      <w:ins w:id="1547" w:author="PR Preview" w:date="2026-01-01T00:00:00Z">
        <w:r>
          <w:t xml:space="preserve"> </w:t>
        </w:r>
      </w:ins>
      <w:ins w:id="1548" w:author="PR Preview" w:date="2026-01-01T00:00:00Z">
        <w:r>
          <w:t xml:space="preserve">[83]</w:t>
        </w:r>
      </w:ins>
      <w:ins w:id="1549" w:author="PR Preview" w:date="2026-01-01T00:00:00Z">
        <w:r>
          <w:t xml:space="preserve"> </w:t>
        </w:r>
      </w:ins>
      <w:ins w:id="1550" w:author="PR Preview" w:date="2026-01-01T00:00:00Z">
        <w:r>
          <w:t xml:space="preserve">if every entry below the diagonal is</w:t>
        </w:r>
      </w:ins>
      <w:ins w:id="1551" w:author="PR Preview" w:date="2026-01-01T00:00:00Z">
        <w:r>
          <w:t xml:space="preserve"> </w:t>
        </w:r>
      </w:ins>
      <m:oMath>
        <m:r>
          <m:t>0</m:t>
        </m:r>
      </m:oMath>
      <w:ins w:id="1552" w:author="PR Preview" w:date="2026-01-01T00:00:00Z">
        <w:r>
          <w:t xml:space="preserve">:</w:t>
        </w:r>
      </w:ins>
      <w:ins w:id="1553" w:author="PR Preview" w:date="2026-01-01T00:00:00Z">
        <w:r>
          <w:t xml:space="preserve"> </w:t>
        </w:r>
      </w:ins>
      <m:oMath>
        <m:sSub>
          <m:e>
            <m:r>
              <m:t>u</m:t>
            </m:r>
          </m:e>
          <m:sub>
            <m:r>
              <m:t>i</m:t>
            </m:r>
            <m:r>
              <m:t>j</m:t>
            </m:r>
          </m:sub>
        </m:sSub>
        <m:r>
          <m:rPr>
            <m:sty m:val="p"/>
          </m:rPr>
          <m:t>=</m:t>
        </m:r>
        <m:r>
          <m:t>0</m:t>
        </m:r>
      </m:oMath>
      <w:ins w:id="1554" w:author="PR Preview" w:date="2026-01-01T00:00:00Z">
        <w:r>
          <w:t xml:space="preserve"> </w:t>
        </w:r>
      </w:ins>
      <w:ins w:id="1555" w:author="PR Preview" w:date="2026-01-01T00:00:00Z">
        <w:r>
          <w:t xml:space="preserve">whenever</w:t>
        </w:r>
      </w:ins>
      <w:ins w:id="1556" w:author="PR Preview" w:date="2026-01-01T00:00:00Z">
        <w:r>
          <w:t xml:space="preserve"> </w:t>
        </w:r>
      </w:ins>
      <m:oMath>
        <m:r>
          <m:t>i</m:t>
        </m:r>
        <m:r>
          <m:rPr>
            <m:sty m:val="p"/>
          </m:rPr>
          <m:t>&gt;</m:t>
        </m:r>
        <m:r>
          <m:t>j</m:t>
        </m:r>
      </m:oMath>
      <w:ins w:id="1557" w:author="PR Preview" w:date="2026-01-01T00:00:00Z">
        <w:r>
          <w:t xml:space="preserve">.</w:t>
        </w:r>
      </w:ins>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del w:id="1558" w:author="PR Preview" w:date="2026-01-01T00:00:00Z">
        <w:r>
          <w:rPr>
            <w:b/>
            <w:bCs/>
          </w:rPr>
          <w:delText xml:space="preserve">Definition 115 (Least squares solution)</w:delText>
        </w:r>
      </w:del>
      <w:del w:id="1559" w:author="PR Preview" w:date="2026-01-01T00:00:00Z">
        <w:r>
          <w:delText xml:space="preserve"> </w:delText>
        </w:r>
      </w:del>
      <w:del w:id="1560" w:author="PR Preview" w:date="2026-01-01T00:00:00Z">
        <w:r>
          <w:delText xml:space="preserve">Let</w:delText>
        </w:r>
      </w:del>
      <w:del w:id="1561" w:author="PR Preview" w:date="2026-01-01T00:00:00Z">
        <w:r>
          <w:delText xml:space="preserve"> </w:delText>
        </w:r>
      </w:del>
      <m:oMath>
        <m:r>
          <m:rPr>
            <m:sty m:val="bi"/>
          </m:rPr>
          <m:t>A</m:t>
        </m:r>
      </m:oMath>
      <w:del w:id="1562" w:author="PR Preview" w:date="2026-01-01T00:00:00Z">
        <w:r>
          <w:delText xml:space="preserve"> </w:delText>
        </w:r>
      </w:del>
      <w:del w:id="1563" w:author="PR Preview" w:date="2026-01-01T00:00:00Z">
        <w:r>
          <w:delText xml:space="preserve">be</w:delText>
        </w:r>
      </w:del>
      <w:del w:id="1564" w:author="PR Preview" w:date="2026-01-01T00:00:00Z">
        <w:r>
          <w:delText xml:space="preserve"> </w:delText>
        </w:r>
      </w:del>
      <m:oMath>
        <m:r>
          <m:t>m</m:t>
        </m:r>
        <m:r>
          <m:rPr>
            <m:sty m:val="p"/>
          </m:rPr>
          <m:t>×</m:t>
        </m:r>
        <m:r>
          <m:t>n</m:t>
        </m:r>
      </m:oMath>
      <w:del w:id="1565" w:author="PR Preview" w:date="2026-01-01T00:00:00Z">
        <w:r>
          <w:delText xml:space="preserve"> </w:delText>
        </w:r>
      </w:del>
      <w:del w:id="1566" w:author="PR Preview" w:date="2026-01-01T00:00:00Z">
        <w:r>
          <w:delText xml:space="preserve">and</w:delText>
        </w:r>
      </w:del>
      <w:del w:id="1567" w:author="PR Preview" w:date="2026-01-01T00:00:00Z">
        <w:r>
          <w:delText xml:space="preserve"> </w:delText>
        </w:r>
      </w:del>
      <w:del w:id="1568" w:author="PR Preview" w:date="2026-01-01T00:00:00Z">
        <w:r>
          <w:delText xml:space="preserve">$\mathord{\smash[b]{\underset{\raise.3ex\hbox{$\scriptstyle\sim$}}{b}}\vphantom{b}} \in \mathbb{R}^m$</w:delText>
        </w:r>
      </w:del>
      <w:del w:id="1569" w:author="PR Preview" w:date="2026-01-01T00:00:00Z">
        <w:r>
          <w:delText xml:space="preserve">.</w:delText>
        </w:r>
      </w:del>
      <w:del w:id="1570" w:author="PR Preview" w:date="2026-01-01T00:00:00Z">
        <w:r>
          <w:delText xml:space="preserve"> </w:delText>
        </w:r>
      </w:del>
      <w:del w:id="1571" w:author="PR Preview" w:date="2026-01-01T00:00:00Z">
        <w:r>
          <w:delText xml:space="preserve">A</w:delText>
        </w:r>
      </w:del>
      <w:del w:id="1572" w:author="PR Preview" w:date="2026-01-01T00:00:00Z">
        <w:r>
          <w:delText xml:space="preserve"> </w:delText>
        </w:r>
      </w:del>
      <w:del w:id="1573" w:author="PR Preview" w:date="2026-01-01T00:00:00Z">
        <w:r>
          <w:rPr>
            <w:b/>
            <w:bCs/>
          </w:rPr>
          <w:delText xml:space="preserve">least squares solution</w:delText>
        </w:r>
      </w:del>
      <w:del w:id="1574" w:author="PR Preview" w:date="2026-01-01T00:00:00Z">
        <w:r>
          <w:delText xml:space="preserve"> </w:delText>
        </w:r>
      </w:del>
      <w:del w:id="1575" w:author="PR Preview" w:date="2026-01-01T00:00:00Z">
        <w:r>
          <w:delText xml:space="preserve">[81]</w:delText>
        </w:r>
      </w:del>
      <w:del w:id="1576" w:author="PR Preview" w:date="2026-01-01T00:00:00Z">
        <w:r>
          <w:delText xml:space="preserve"> </w:delText>
        </w:r>
      </w:del>
      <w:del w:id="1577" w:author="PR Preview" w:date="2026-01-01T00:00:00Z">
        <w:r>
          <w:delText xml:space="preserve">of</w:delText>
        </w:r>
      </w:del>
      <w:del w:id="1578" w:author="PR Preview" w:date="2026-01-01T00:00:00Z">
        <w:r>
          <w:delText xml:space="preserve"> </w:delText>
        </w:r>
      </w:del>
      <w:del w:id="1579" w:author="PR Preview" w:date="2026-01-01T00:00:00Z">
        <w:r>
          <w:delText xml:space="preserve">$\mathbf{A} \mathord{\smash[b]{\underset{\raise.3ex\hbox{$\scriptstyle\sim$}}{x}}\vphantom{x}} = \mathord{\smash[b]{\underset{\raise.3ex\hbox{$\scriptstyle\sim$}}{b}}\vphantom{b}}$</w:delText>
        </w:r>
      </w:del>
      <w:del w:id="1580" w:author="PR Preview" w:date="2026-01-01T00:00:00Z">
        <w:r>
          <w:delText xml:space="preserve"> </w:delText>
        </w:r>
      </w:del>
      <w:del w:id="1581" w:author="PR Preview" w:date="2026-01-01T00:00:00Z">
        <w:r>
          <w:delText xml:space="preserve">is a vector</w:delText>
        </w:r>
      </w:del>
      <w:del w:id="1582" w:author="PR Preview" w:date="2026-01-01T00:00:00Z">
        <w:r>
          <w:delText xml:space="preserve"> </w:delText>
        </w:r>
      </w:del>
      <w:del w:id="1583" w:author="PR Preview" w:date="2026-01-01T00:00:00Z">
        <w:r>
          <w:delText xml:space="preserve">$\hat{\mathord{\smash[b]{\underset{\raise.3ex\hbox{$\scriptstyle\sim$}}{x}}\vphantom{x}}} \in \mathbb{R}^n$</w:delText>
        </w:r>
      </w:del>
      <w:del w:id="1584" w:author="PR Preview" w:date="2026-01-01T00:00:00Z">
        <w:r>
          <w:delText xml:space="preserve"> </w:delText>
        </w:r>
      </w:del>
      <w:del w:id="1585" w:author="PR Preview" w:date="2026-01-01T00:00:00Z">
        <w:r>
          <w:delText xml:space="preserve">such that</w:delText>
        </w:r>
      </w:del>
    </w:p>
    <w:p>
      <w:pPr>
        <w:pStyle w:val="FirstParagraph"/>
      </w:pPr>
      <w:ins w:id="1586" w:author="PR Preview" w:date="2026-01-01T00:00:00Z">
        <w:r>
          <w:rPr>
            <w:b/>
            <w:bCs/>
          </w:rPr>
          <w:t xml:space="preserve">Definition 115 (Least squares solution)</w:t>
        </w:r>
      </w:ins>
      <w:ins w:id="1587" w:author="PR Preview" w:date="2026-01-01T00:00:00Z">
        <w:r>
          <w:t xml:space="preserve"> </w:t>
        </w:r>
      </w:ins>
      <w:ins w:id="1588" w:author="PR Preview" w:date="2026-01-01T00:00:00Z">
        <w:r>
          <w:t xml:space="preserve">Let</w:t>
        </w:r>
      </w:ins>
      <w:ins w:id="1589" w:author="PR Preview" w:date="2026-01-01T00:00:00Z">
        <w:r>
          <w:t xml:space="preserve"> </w:t>
        </w:r>
      </w:ins>
      <m:oMath>
        <m:r>
          <m:rPr>
            <m:sty m:val="bi"/>
          </m:rPr>
          <m:t>A</m:t>
        </m:r>
      </m:oMath>
      <w:ins w:id="1590" w:author="PR Preview" w:date="2026-01-01T00:00:00Z">
        <w:r>
          <w:t xml:space="preserve"> </w:t>
        </w:r>
      </w:ins>
      <w:ins w:id="1591" w:author="PR Preview" w:date="2026-01-01T00:00:00Z">
        <w:r>
          <w:t xml:space="preserve">be</w:t>
        </w:r>
      </w:ins>
      <w:ins w:id="1592" w:author="PR Preview" w:date="2026-01-01T00:00:00Z">
        <w:r>
          <w:t xml:space="preserve"> </w:t>
        </w:r>
      </w:ins>
      <m:oMath>
        <m:r>
          <m:t>m</m:t>
        </m:r>
        <m:r>
          <m:rPr>
            <m:sty m:val="p"/>
          </m:rPr>
          <m:t>×</m:t>
        </m:r>
        <m:r>
          <m:t>n</m:t>
        </m:r>
      </m:oMath>
      <w:ins w:id="1593" w:author="PR Preview" w:date="2026-01-01T00:00:00Z">
        <w:r>
          <w:t xml:space="preserve"> </w:t>
        </w:r>
      </w:ins>
      <w:ins w:id="1594" w:author="PR Preview" w:date="2026-01-01T00:00:00Z">
        <w:r>
          <w:t xml:space="preserve">and</w:t>
        </w:r>
      </w:ins>
      <w:ins w:id="1595" w:author="PR Preview" w:date="2026-01-01T00:00:00Z">
        <w:r>
          <w:t xml:space="preserve"> </w:t>
        </w:r>
      </w:ins>
      <w:ins w:id="1596" w:author="PR Preview" w:date="2026-01-01T00:00:00Z">
        <w:r>
          <w:t xml:space="preserve">$\mathord{\smash[b]{\underset{\raise.3ex\hbox{$\scriptstyle\sim$}}{b}}\vphantom{b}} \in \mathbb{R}^m$</w:t>
        </w:r>
      </w:ins>
      <w:ins w:id="1597" w:author="PR Preview" w:date="2026-01-01T00:00:00Z">
        <w:r>
          <w:t xml:space="preserve">.</w:t>
        </w:r>
      </w:ins>
      <w:ins w:id="1598" w:author="PR Preview" w:date="2026-01-01T00:00:00Z">
        <w:r>
          <w:t xml:space="preserve"> </w:t>
        </w:r>
      </w:ins>
      <w:ins w:id="1599" w:author="PR Preview" w:date="2026-01-01T00:00:00Z">
        <w:r>
          <w:t xml:space="preserve">A</w:t>
        </w:r>
      </w:ins>
      <w:ins w:id="1600" w:author="PR Preview" w:date="2026-01-01T00:00:00Z">
        <w:r>
          <w:t xml:space="preserve"> </w:t>
        </w:r>
      </w:ins>
      <w:ins w:id="1601" w:author="PR Preview" w:date="2026-01-01T00:00:00Z">
        <w:r>
          <w:rPr>
            <w:b/>
            <w:bCs/>
          </w:rPr>
          <w:t xml:space="preserve">least squares solution</w:t>
        </w:r>
      </w:ins>
      <w:ins w:id="1602" w:author="PR Preview" w:date="2026-01-01T00:00:00Z">
        <w:r>
          <w:t xml:space="preserve"> </w:t>
        </w:r>
      </w:ins>
      <w:ins w:id="1603" w:author="PR Preview" w:date="2026-01-01T00:00:00Z">
        <w:r>
          <w:t xml:space="preserve">[84]</w:t>
        </w:r>
      </w:ins>
      <w:ins w:id="1604" w:author="PR Preview" w:date="2026-01-01T00:00:00Z">
        <w:r>
          <w:t xml:space="preserve"> </w:t>
        </w:r>
      </w:ins>
      <w:ins w:id="1605" w:author="PR Preview" w:date="2026-01-01T00:00:00Z">
        <w:r>
          <w:t xml:space="preserve">of</w:t>
        </w:r>
      </w:ins>
      <w:ins w:id="1606" w:author="PR Preview" w:date="2026-01-01T00:00:00Z">
        <w:r>
          <w:t xml:space="preserve"> </w:t>
        </w:r>
      </w:ins>
      <w:ins w:id="1607" w:author="PR Preview" w:date="2026-01-01T00:00:00Z">
        <w:r>
          <w:t xml:space="preserve">$\mathbf{A} \mathord{\smash[b]{\underset{\raise.3ex\hbox{$\scriptstyle\sim$}}{x}}\vphantom{x}} = \mathord{\smash[b]{\underset{\raise.3ex\hbox{$\scriptstyle\sim$}}{b}}\vphantom{b}}$</w:t>
        </w:r>
      </w:ins>
      <w:ins w:id="1608" w:author="PR Preview" w:date="2026-01-01T00:00:00Z">
        <w:r>
          <w:t xml:space="preserve"> </w:t>
        </w:r>
      </w:ins>
      <w:ins w:id="1609" w:author="PR Preview" w:date="2026-01-01T00:00:00Z">
        <w:r>
          <w:t xml:space="preserve">is a vector</w:t>
        </w:r>
      </w:ins>
      <w:ins w:id="1610" w:author="PR Preview" w:date="2026-01-01T00:00:00Z">
        <w:r>
          <w:t xml:space="preserve"> </w:t>
        </w:r>
      </w:ins>
      <w:ins w:id="1611" w:author="PR Preview" w:date="2026-01-01T00:00:00Z">
        <w:r>
          <w:t xml:space="preserve">$\hat{\mathord{\smash[b]{\underset{\raise.3ex\hbox{$\scriptstyle\sim$}}{x}}\vphantom{x}}} \in \mathbb{R}^n$</w:t>
        </w:r>
      </w:ins>
      <w:ins w:id="1612" w:author="PR Preview" w:date="2026-01-01T00:00:00Z">
        <w:r>
          <w:t xml:space="preserve"> </w:t>
        </w:r>
      </w:ins>
      <w:ins w:id="1613"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del w:id="1614" w:author="PR Preview" w:date="2026-01-01T00:00:00Z">
        <w:r>
          <w:rPr>
            <w:b/>
            <w:bCs/>
          </w:rPr>
          <w:delText xml:space="preserve">Definition 116 (Normal equations)</w:delText>
        </w:r>
      </w:del>
      <w:del w:id="1615" w:author="PR Preview" w:date="2026-01-01T00:00:00Z">
        <w:r>
          <w:delText xml:space="preserve"> </w:delText>
        </w:r>
      </w:del>
      <w:del w:id="1616" w:author="PR Preview" w:date="2026-01-01T00:00:00Z">
        <w:r>
          <w:delText xml:space="preserve">For</w:delText>
        </w:r>
      </w:del>
      <w:del w:id="1617" w:author="PR Preview" w:date="2026-01-01T00:00:00Z">
        <w:r>
          <w:delText xml:space="preserve"> </w:delText>
        </w:r>
      </w:del>
      <m:oMath>
        <m:r>
          <m:rPr>
            <m:sty m:val="bi"/>
          </m:rPr>
          <m:t>A</m:t>
        </m:r>
      </m:oMath>
      <w:del w:id="1618" w:author="PR Preview" w:date="2026-01-01T00:00:00Z">
        <w:r>
          <w:delText xml:space="preserve"> </w:delText>
        </w:r>
      </w:del>
      <w:del w:id="1619" w:author="PR Preview" w:date="2026-01-01T00:00:00Z">
        <w:r>
          <w:delText xml:space="preserve">and</w:delText>
        </w:r>
      </w:del>
      <w:del w:id="1620" w:author="PR Preview" w:date="2026-01-01T00:00:00Z">
        <w:r>
          <w:delText xml:space="preserve"> </w:delText>
        </w:r>
      </w:del>
      <w:del w:id="1621" w:author="PR Preview" w:date="2026-01-01T00:00:00Z">
        <w:r>
          <w:delText xml:space="preserve">$\mathord{\smash[b]{\underset{\raise.3ex\hbox{$\scriptstyle\sim$}}{b}}\vphantom{b}}$</w:delText>
        </w:r>
      </w:del>
      <w:del w:id="1622" w:author="PR Preview" w:date="2026-01-01T00:00:00Z">
        <w:r>
          <w:delText xml:space="preserve"> </w:delText>
        </w:r>
      </w:del>
      <w:del w:id="1623" w:author="PR Preview" w:date="2026-01-01T00:00:00Z">
        <w:r>
          <w:delText xml:space="preserve">as in</w:delText>
        </w:r>
      </w:del>
      <w:del w:id="1624" w:author="PR Preview" w:date="2026-01-01T00:00:00Z">
        <w:r>
          <w:delText xml:space="preserve"> </w:delText>
        </w:r>
      </w:del>
      <w:hyperlink w:anchor="def-least-squares">
        <w:del w:id="1625" w:author="PR Preview" w:date="2026-01-01T00:00:00Z">
          <w:r>
            <w:rPr>
              <w:rStyle w:val="Hyperlink"/>
            </w:rPr>
            <w:delText xml:space="preserve">Definition 115</w:delText>
          </w:r>
        </w:del>
      </w:hyperlink>
      <w:del w:id="1626" w:author="PR Preview" w:date="2026-01-01T00:00:00Z">
        <w:r>
          <w:delText xml:space="preserve">,</w:delText>
        </w:r>
      </w:del>
      <w:del w:id="1627" w:author="PR Preview" w:date="2026-01-01T00:00:00Z">
        <w:r>
          <w:delText xml:space="preserve"> </w:delText>
        </w:r>
      </w:del>
      <w:del w:id="1628" w:author="PR Preview" w:date="2026-01-01T00:00:00Z">
        <w:r>
          <w:delText xml:space="preserve">the equations</w:delText>
        </w:r>
      </w:del>
      <w:del w:id="1629" w:author="PR Preview" w:date="2026-01-01T00:00:00Z">
        <w:r>
          <w:delText xml:space="preserve"> </w:delText>
        </w:r>
      </w:del>
      <w:del w:id="1630" w:author="PR Preview" w:date="2026-01-01T00:00:00Z">
        <w:r>
          <w:delText xml:space="preserve">${\mathbf{A}}^{\top} \mathbf{A} \mathord{\smash[b]{\underset{\raise.3ex\hbox{$\scriptstyle\sim$}}{x}}\vphantom{x}} = {\mathbf{A}}^{\top} \mathord{\smash[b]{\underset{\raise.3ex\hbox{$\scriptstyle\sim$}}{b}}\vphantom{b}}$</w:delText>
        </w:r>
      </w:del>
      <w:del w:id="1631" w:author="PR Preview" w:date="2026-01-01T00:00:00Z">
        <w:r>
          <w:delText xml:space="preserve"> </w:delText>
        </w:r>
      </w:del>
      <w:del w:id="1632" w:author="PR Preview" w:date="2026-01-01T00:00:00Z">
        <w:r>
          <w:delText xml:space="preserve">are the</w:delText>
        </w:r>
      </w:del>
      <w:del w:id="1633" w:author="PR Preview" w:date="2026-01-01T00:00:00Z">
        <w:r>
          <w:delText xml:space="preserve"> </w:delText>
        </w:r>
      </w:del>
      <w:del w:id="1634" w:author="PR Preview" w:date="2026-01-01T00:00:00Z">
        <w:r>
          <w:rPr>
            <w:b/>
            <w:bCs/>
          </w:rPr>
          <w:delText xml:space="preserve">normal equations</w:delText>
        </w:r>
      </w:del>
      <w:del w:id="1635" w:author="PR Preview" w:date="2026-01-01T00:00:00Z">
        <w:r>
          <w:delText xml:space="preserve"> </w:delText>
        </w:r>
      </w:del>
      <w:del w:id="1636" w:author="PR Preview" w:date="2026-01-01T00:00:00Z">
        <w:r>
          <w:delText xml:space="preserve">[82]</w:delText>
        </w:r>
      </w:del>
      <w:del w:id="1637" w:author="PR Preview" w:date="2026-01-01T00:00:00Z">
        <w:r>
          <w:delText xml:space="preserve">.</w:delText>
        </w:r>
      </w:del>
    </w:p>
    <w:p>
      <w:pPr>
        <w:pStyle w:val="BodyText"/>
      </w:pPr>
      <w:ins w:id="1638" w:author="PR Preview" w:date="2026-01-01T00:00:00Z">
        <w:r>
          <w:rPr>
            <w:b/>
            <w:bCs/>
          </w:rPr>
          <w:t xml:space="preserve">Definition 116 (Normal equations)</w:t>
        </w:r>
      </w:ins>
      <w:ins w:id="1639" w:author="PR Preview" w:date="2026-01-01T00:00:00Z">
        <w:r>
          <w:t xml:space="preserve"> </w:t>
        </w:r>
      </w:ins>
      <w:ins w:id="1640" w:author="PR Preview" w:date="2026-01-01T00:00:00Z">
        <w:r>
          <w:t xml:space="preserve">For</w:t>
        </w:r>
      </w:ins>
      <w:ins w:id="1641" w:author="PR Preview" w:date="2026-01-01T00:00:00Z">
        <w:r>
          <w:t xml:space="preserve"> </w:t>
        </w:r>
      </w:ins>
      <m:oMath>
        <m:r>
          <m:rPr>
            <m:sty m:val="bi"/>
          </m:rPr>
          <m:t>A</m:t>
        </m:r>
      </m:oMath>
      <w:ins w:id="1642" w:author="PR Preview" w:date="2026-01-01T00:00:00Z">
        <w:r>
          <w:t xml:space="preserve"> </w:t>
        </w:r>
      </w:ins>
      <w:ins w:id="1643" w:author="PR Preview" w:date="2026-01-01T00:00:00Z">
        <w:r>
          <w:t xml:space="preserve">and</w:t>
        </w:r>
      </w:ins>
      <w:ins w:id="1644" w:author="PR Preview" w:date="2026-01-01T00:00:00Z">
        <w:r>
          <w:t xml:space="preserve"> </w:t>
        </w:r>
      </w:ins>
      <w:ins w:id="1645" w:author="PR Preview" w:date="2026-01-01T00:00:00Z">
        <w:r>
          <w:t xml:space="preserve">$\mathord{\smash[b]{\underset{\raise.3ex\hbox{$\scriptstyle\sim$}}{b}}\vphantom{b}}$</w:t>
        </w:r>
      </w:ins>
      <w:ins w:id="1646" w:author="PR Preview" w:date="2026-01-01T00:00:00Z">
        <w:r>
          <w:t xml:space="preserve"> </w:t>
        </w:r>
      </w:ins>
      <w:ins w:id="1647" w:author="PR Preview" w:date="2026-01-01T00:00:00Z">
        <w:r>
          <w:t xml:space="preserve">as in</w:t>
        </w:r>
      </w:ins>
      <w:ins w:id="1648" w:author="PR Preview" w:date="2026-01-01T00:00:00Z">
        <w:r>
          <w:t xml:space="preserve"> </w:t>
        </w:r>
      </w:ins>
      <w:hyperlink w:anchor="def-least-squares">
        <w:ins w:id="1649" w:author="PR Preview" w:date="2026-01-01T00:00:00Z">
          <w:r>
            <w:rPr>
              <w:rStyle w:val="Hyperlink"/>
            </w:rPr>
            <w:t xml:space="preserve">Definition 115</w:t>
          </w:r>
        </w:ins>
      </w:hyperlink>
      <w:ins w:id="1650" w:author="PR Preview" w:date="2026-01-01T00:00:00Z">
        <w:r>
          <w:t xml:space="preserve">,</w:t>
        </w:r>
      </w:ins>
      <w:ins w:id="1651" w:author="PR Preview" w:date="2026-01-01T00:00:00Z">
        <w:r>
          <w:t xml:space="preserve"> </w:t>
        </w:r>
      </w:ins>
      <w:ins w:id="1652" w:author="PR Preview" w:date="2026-01-01T00:00:00Z">
        <w:r>
          <w:t xml:space="preserve">the equations</w:t>
        </w:r>
      </w:ins>
      <w:ins w:id="1653" w:author="PR Preview" w:date="2026-01-01T00:00:00Z">
        <w:r>
          <w:t xml:space="preserve"> </w:t>
        </w:r>
      </w:ins>
      <w:ins w:id="1654" w:author="PR Preview" w:date="2026-01-01T00:00:00Z">
        <w:r>
          <w:t xml:space="preserve">${\mathbf{A}}^{\top} \mathbf{A} \mathord{\smash[b]{\underset{\raise.3ex\hbox{$\scriptstyle\sim$}}{x}}\vphantom{x}} = {\mathbf{A}}^{\top} \mathord{\smash[b]{\underset{\raise.3ex\hbox{$\scriptstyle\sim$}}{b}}\vphantom{b}}$</w:t>
        </w:r>
      </w:ins>
      <w:ins w:id="1655" w:author="PR Preview" w:date="2026-01-01T00:00:00Z">
        <w:r>
          <w:t xml:space="preserve"> </w:t>
        </w:r>
      </w:ins>
      <w:ins w:id="1656" w:author="PR Preview" w:date="2026-01-01T00:00:00Z">
        <w:r>
          <w:t xml:space="preserve">are the</w:t>
        </w:r>
      </w:ins>
      <w:ins w:id="1657" w:author="PR Preview" w:date="2026-01-01T00:00:00Z">
        <w:r>
          <w:t xml:space="preserve"> </w:t>
        </w:r>
      </w:ins>
      <w:ins w:id="1658" w:author="PR Preview" w:date="2026-01-01T00:00:00Z">
        <w:r>
          <w:rPr>
            <w:b/>
            <w:bCs/>
          </w:rPr>
          <w:t xml:space="preserve">normal equations</w:t>
        </w:r>
      </w:ins>
      <w:ins w:id="1659" w:author="PR Preview" w:date="2026-01-01T00:00:00Z">
        <w:r>
          <w:t xml:space="preserve"> </w:t>
        </w:r>
      </w:ins>
      <w:ins w:id="1660" w:author="PR Preview" w:date="2026-01-01T00:00:00Z">
        <w:r>
          <w:t xml:space="preserve">[85]</w:t>
        </w:r>
      </w:ins>
      <w:ins w:id="1661" w:author="PR Preview" w:date="2026-01-01T00:00:00Z">
        <w:r>
          <w:t xml:space="preserve">.</w:t>
        </w:r>
      </w:ins>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del w:id="1662" w:author="PR Preview" w:date="2026-01-01T00:00:00Z">
        <w:r>
          <w:rPr>
            <w:b/>
            <w:bCs/>
          </w:rPr>
          <w:delText xml:space="preserve">Definition 117 (LU factorization)</w:delText>
        </w:r>
      </w:del>
      <w:del w:id="1663" w:author="PR Preview" w:date="2026-01-01T00:00:00Z">
        <w:r>
          <w:delText xml:space="preserve"> </w:delText>
        </w:r>
      </w:del>
      <w:del w:id="1664" w:author="PR Preview" w:date="2026-01-01T00:00:00Z">
        <w:r>
          <w:delText xml:space="preserve">An</w:delText>
        </w:r>
      </w:del>
      <w:del w:id="1665" w:author="PR Preview" w:date="2026-01-01T00:00:00Z">
        <w:r>
          <w:delText xml:space="preserve"> </w:delText>
        </w:r>
      </w:del>
      <w:del w:id="1666" w:author="PR Preview" w:date="2026-01-01T00:00:00Z">
        <w:r>
          <w:rPr>
            <w:b/>
            <w:bCs/>
          </w:rPr>
          <w:delText xml:space="preserve">LU factorization</w:delText>
        </w:r>
      </w:del>
      <w:del w:id="1667" w:author="PR Preview" w:date="2026-01-01T00:00:00Z">
        <w:r>
          <w:delText xml:space="preserve"> </w:delText>
        </w:r>
      </w:del>
      <w:del w:id="1668" w:author="PR Preview" w:date="2026-01-01T00:00:00Z">
        <w:r>
          <w:delText xml:space="preserve">[83]</w:delText>
        </w:r>
      </w:del>
      <w:del w:id="1669" w:author="PR Preview" w:date="2026-01-01T00:00:00Z">
        <w:r>
          <w:delText xml:space="preserve"> </w:delText>
        </w:r>
      </w:del>
      <w:del w:id="1670" w:author="PR Preview" w:date="2026-01-01T00:00:00Z">
        <w:r>
          <w:delText xml:space="preserve">of an</w:delText>
        </w:r>
      </w:del>
      <w:del w:id="1671" w:author="PR Preview" w:date="2026-01-01T00:00:00Z">
        <w:r>
          <w:delText xml:space="preserve"> </w:delText>
        </w:r>
      </w:del>
      <m:oMath>
        <m:r>
          <m:t>n</m:t>
        </m:r>
        <m:r>
          <m:rPr>
            <m:sty m:val="p"/>
          </m:rPr>
          <m:t>×</m:t>
        </m:r>
        <m:r>
          <m:t>n</m:t>
        </m:r>
      </m:oMath>
      <w:del w:id="1672" w:author="PR Preview" w:date="2026-01-01T00:00:00Z">
        <w:r>
          <w:delText xml:space="preserve"> </w:delText>
        </w:r>
      </w:del>
      <w:del w:id="1673" w:author="PR Preview" w:date="2026-01-01T00:00:00Z">
        <w:r>
          <w:delText xml:space="preserve">matrix</w:delText>
        </w:r>
      </w:del>
      <w:del w:id="1674" w:author="PR Preview" w:date="2026-01-01T00:00:00Z">
        <w:r>
          <w:delText xml:space="preserve"> </w:delText>
        </w:r>
      </w:del>
      <m:oMath>
        <m:r>
          <m:rPr>
            <m:sty m:val="bi"/>
          </m:rPr>
          <m:t>A</m:t>
        </m:r>
      </m:oMath>
      <w:del w:id="1675" w:author="PR Preview" w:date="2026-01-01T00:00:00Z">
        <w:r>
          <w:delText xml:space="preserve"> </w:delText>
        </w:r>
      </w:del>
      <w:del w:id="1676" w:author="PR Preview" w:date="2026-01-01T00:00:00Z">
        <w:r>
          <w:delText xml:space="preserve">is a product</w:delText>
        </w:r>
      </w:del>
      <w:del w:id="1677" w:author="PR Preview" w:date="2026-01-01T00:00:00Z">
        <w:r>
          <w:delText xml:space="preserve"> </w:delText>
        </w:r>
      </w:del>
      <m:oMath>
        <m:r>
          <m:rPr>
            <m:sty m:val="bi"/>
          </m:rPr>
          <m:t>A</m:t>
        </m:r>
        <m:r>
          <m:rPr>
            <m:sty m:val="p"/>
          </m:rPr>
          <m:t>=</m:t>
        </m:r>
        <m:r>
          <m:rPr>
            <m:sty m:val="bi"/>
          </m:rPr>
          <m:t>L</m:t>
        </m:r>
        <m:r>
          <m:rPr>
            <m:sty m:val="bi"/>
          </m:rPr>
          <m:t>U</m:t>
        </m:r>
      </m:oMath>
      <w:del w:id="1678" w:author="PR Preview" w:date="2026-01-01T00:00:00Z">
        <w:r>
          <w:delText xml:space="preserve"> </w:delText>
        </w:r>
      </w:del>
      <w:del w:id="1679" w:author="PR Preview" w:date="2026-01-01T00:00:00Z">
        <w:r>
          <w:delText xml:space="preserve">with</w:delText>
        </w:r>
      </w:del>
      <w:del w:id="1680" w:author="PR Preview" w:date="2026-01-01T00:00:00Z">
        <w:r>
          <w:delText xml:space="preserve"> </w:delText>
        </w:r>
      </w:del>
      <m:oMath>
        <m:r>
          <m:rPr>
            <m:sty m:val="bi"/>
          </m:rPr>
          <m:t>L</m:t>
        </m:r>
      </m:oMath>
      <w:del w:id="1681" w:author="PR Preview" w:date="2026-01-01T00:00:00Z">
        <w:r>
          <w:delText xml:space="preserve"> </w:delText>
        </w:r>
      </w:del>
      <w:del w:id="1682" w:author="PR Preview" w:date="2026-01-01T00:00:00Z">
        <w:r>
          <w:delText xml:space="preserve">unit lower triangular (</w:delText>
        </w:r>
      </w:del>
      <w:hyperlink w:anchor="def-unit-lower-triangular-matrix">
        <w:del w:id="1683" w:author="PR Preview" w:date="2026-01-01T00:00:00Z">
          <w:r>
            <w:rPr>
              <w:rStyle w:val="Hyperlink"/>
            </w:rPr>
            <w:delText xml:space="preserve">Definition 114</w:delText>
          </w:r>
        </w:del>
      </w:hyperlink>
      <w:del w:id="1684" w:author="PR Preview" w:date="2026-01-01T00:00:00Z">
        <w:r>
          <w:delText xml:space="preserve">) and</w:delText>
        </w:r>
      </w:del>
      <w:del w:id="1685" w:author="PR Preview" w:date="2026-01-01T00:00:00Z">
        <w:r>
          <w:delText xml:space="preserve"> </w:delText>
        </w:r>
      </w:del>
      <m:oMath>
        <m:r>
          <m:rPr>
            <m:sty m:val="bi"/>
          </m:rPr>
          <m:t>U</m:t>
        </m:r>
      </m:oMath>
      <w:del w:id="1686" w:author="PR Preview" w:date="2026-01-01T00:00:00Z">
        <w:r>
          <w:delText xml:space="preserve"> </w:delText>
        </w:r>
      </w:del>
      <w:del w:id="1687" w:author="PR Preview" w:date="2026-01-01T00:00:00Z">
        <w:r>
          <w:delText xml:space="preserve">upper triangular (</w:delText>
        </w:r>
      </w:del>
      <w:hyperlink w:anchor="def-triangular-matrix">
        <w:del w:id="1688" w:author="PR Preview" w:date="2026-01-01T00:00:00Z">
          <w:r>
            <w:rPr>
              <w:rStyle w:val="Hyperlink"/>
            </w:rPr>
            <w:delText xml:space="preserve">Definition 112</w:delText>
          </w:r>
        </w:del>
      </w:hyperlink>
      <w:del w:id="1689" w:author="PR Preview" w:date="2026-01-01T00:00:00Z">
        <w:r>
          <w:delText xml:space="preserve">).</w:delText>
        </w:r>
      </w:del>
    </w:p>
    <w:p>
      <w:pPr>
        <w:pStyle w:val="BodyText"/>
      </w:pPr>
      <w:ins w:id="1690" w:author="PR Preview" w:date="2026-01-01T00:00:00Z">
        <w:r>
          <w:rPr>
            <w:b/>
            <w:bCs/>
          </w:rPr>
          <w:t xml:space="preserve">Definition 117 (LU factorization)</w:t>
        </w:r>
      </w:ins>
      <w:ins w:id="1691" w:author="PR Preview" w:date="2026-01-01T00:00:00Z">
        <w:r>
          <w:t xml:space="preserve"> </w:t>
        </w:r>
      </w:ins>
      <w:ins w:id="1692" w:author="PR Preview" w:date="2026-01-01T00:00:00Z">
        <w:r>
          <w:t xml:space="preserve">An</w:t>
        </w:r>
      </w:ins>
      <w:ins w:id="1693" w:author="PR Preview" w:date="2026-01-01T00:00:00Z">
        <w:r>
          <w:t xml:space="preserve"> </w:t>
        </w:r>
      </w:ins>
      <w:ins w:id="1694" w:author="PR Preview" w:date="2026-01-01T00:00:00Z">
        <w:r>
          <w:rPr>
            <w:b/>
            <w:bCs/>
          </w:rPr>
          <w:t xml:space="preserve">LU factorization</w:t>
        </w:r>
      </w:ins>
      <w:ins w:id="1695" w:author="PR Preview" w:date="2026-01-01T00:00:00Z">
        <w:r>
          <w:t xml:space="preserve"> </w:t>
        </w:r>
      </w:ins>
      <w:ins w:id="1696" w:author="PR Preview" w:date="2026-01-01T00:00:00Z">
        <w:r>
          <w:t xml:space="preserve">[86]</w:t>
        </w:r>
      </w:ins>
      <w:ins w:id="1697" w:author="PR Preview" w:date="2026-01-01T00:00:00Z">
        <w:r>
          <w:t xml:space="preserve"> </w:t>
        </w:r>
      </w:ins>
      <w:ins w:id="1698" w:author="PR Preview" w:date="2026-01-01T00:00:00Z">
        <w:r>
          <w:t xml:space="preserve">of an</w:t>
        </w:r>
      </w:ins>
      <w:ins w:id="1699" w:author="PR Preview" w:date="2026-01-01T00:00:00Z">
        <w:r>
          <w:t xml:space="preserve"> </w:t>
        </w:r>
      </w:ins>
      <m:oMath>
        <m:r>
          <m:t>n</m:t>
        </m:r>
        <m:r>
          <m:rPr>
            <m:sty m:val="p"/>
          </m:rPr>
          <m:t>×</m:t>
        </m:r>
        <m:r>
          <m:t>n</m:t>
        </m:r>
      </m:oMath>
      <w:ins w:id="1700" w:author="PR Preview" w:date="2026-01-01T00:00:00Z">
        <w:r>
          <w:t xml:space="preserve"> </w:t>
        </w:r>
      </w:ins>
      <w:ins w:id="1701" w:author="PR Preview" w:date="2026-01-01T00:00:00Z">
        <w:r>
          <w:t xml:space="preserve">matrix</w:t>
        </w:r>
      </w:ins>
      <w:ins w:id="1702" w:author="PR Preview" w:date="2026-01-01T00:00:00Z">
        <w:r>
          <w:t xml:space="preserve"> </w:t>
        </w:r>
      </w:ins>
      <m:oMath>
        <m:r>
          <m:rPr>
            <m:sty m:val="bi"/>
          </m:rPr>
          <m:t>A</m:t>
        </m:r>
      </m:oMath>
      <w:ins w:id="1703" w:author="PR Preview" w:date="2026-01-01T00:00:00Z">
        <w:r>
          <w:t xml:space="preserve"> </w:t>
        </w:r>
      </w:ins>
      <w:ins w:id="1704" w:author="PR Preview" w:date="2026-01-01T00:00:00Z">
        <w:r>
          <w:t xml:space="preserve">is a product</w:t>
        </w:r>
      </w:ins>
      <w:ins w:id="1705" w:author="PR Preview" w:date="2026-01-01T00:00:00Z">
        <w:r>
          <w:t xml:space="preserve"> </w:t>
        </w:r>
      </w:ins>
      <m:oMath>
        <m:r>
          <m:rPr>
            <m:sty m:val="bi"/>
          </m:rPr>
          <m:t>A</m:t>
        </m:r>
        <m:r>
          <m:rPr>
            <m:sty m:val="p"/>
          </m:rPr>
          <m:t>=</m:t>
        </m:r>
        <m:r>
          <m:rPr>
            <m:sty m:val="bi"/>
          </m:rPr>
          <m:t>L</m:t>
        </m:r>
        <m:r>
          <m:rPr>
            <m:sty m:val="bi"/>
          </m:rPr>
          <m:t>U</m:t>
        </m:r>
      </m:oMath>
      <w:ins w:id="1706" w:author="PR Preview" w:date="2026-01-01T00:00:00Z">
        <w:r>
          <w:t xml:space="preserve"> </w:t>
        </w:r>
      </w:ins>
      <w:ins w:id="1707" w:author="PR Preview" w:date="2026-01-01T00:00:00Z">
        <w:r>
          <w:t xml:space="preserve">with</w:t>
        </w:r>
      </w:ins>
      <w:ins w:id="1708" w:author="PR Preview" w:date="2026-01-01T00:00:00Z">
        <w:r>
          <w:t xml:space="preserve"> </w:t>
        </w:r>
      </w:ins>
      <m:oMath>
        <m:r>
          <m:rPr>
            <m:sty m:val="bi"/>
          </m:rPr>
          <m:t>L</m:t>
        </m:r>
      </m:oMath>
      <w:ins w:id="1709" w:author="PR Preview" w:date="2026-01-01T00:00:00Z">
        <w:r>
          <w:t xml:space="preserve"> </w:t>
        </w:r>
      </w:ins>
      <w:ins w:id="1710" w:author="PR Preview" w:date="2026-01-01T00:00:00Z">
        <w:r>
          <w:t xml:space="preserve">unit lower triangular (</w:t>
        </w:r>
      </w:ins>
      <w:hyperlink w:anchor="def-unit-lower-triangular-matrix">
        <w:ins w:id="1711" w:author="PR Preview" w:date="2026-01-01T00:00:00Z">
          <w:r>
            <w:rPr>
              <w:rStyle w:val="Hyperlink"/>
            </w:rPr>
            <w:t xml:space="preserve">Definition 114</w:t>
          </w:r>
        </w:ins>
      </w:hyperlink>
      <w:ins w:id="1712" w:author="PR Preview" w:date="2026-01-01T00:00:00Z">
        <w:r>
          <w:t xml:space="preserve">) and</w:t>
        </w:r>
      </w:ins>
      <w:ins w:id="1713" w:author="PR Preview" w:date="2026-01-01T00:00:00Z">
        <w:r>
          <w:t xml:space="preserve"> </w:t>
        </w:r>
      </w:ins>
      <m:oMath>
        <m:r>
          <m:rPr>
            <m:sty m:val="bi"/>
          </m:rPr>
          <m:t>U</m:t>
        </m:r>
      </m:oMath>
      <w:ins w:id="1714" w:author="PR Preview" w:date="2026-01-01T00:00:00Z">
        <w:r>
          <w:t xml:space="preserve"> </w:t>
        </w:r>
      </w:ins>
      <w:ins w:id="1715" w:author="PR Preview" w:date="2026-01-01T00:00:00Z">
        <w:r>
          <w:t xml:space="preserve">upper triangular (</w:t>
        </w:r>
      </w:ins>
      <w:hyperlink w:anchor="def-triangular-matrix">
        <w:ins w:id="1716" w:author="PR Preview" w:date="2026-01-01T00:00:00Z">
          <w:r>
            <w:rPr>
              <w:rStyle w:val="Hyperlink"/>
            </w:rPr>
            <w:t xml:space="preserve">Definition 112</w:t>
          </w:r>
        </w:ins>
      </w:hyperlink>
      <w:ins w:id="1717" w:author="PR Preview" w:date="2026-01-01T00:00:00Z">
        <w:r>
          <w:t xml:space="preserve">).</w:t>
        </w:r>
      </w:ins>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del w:id="1718" w:author="PR Preview" w:date="2026-01-01T00:00:00Z">
        <w:r>
          <w:rPr>
            <w:b/>
            <w:bCs/>
          </w:rPr>
          <w:delText xml:space="preserve">Definition 118 (Eigenspace)</w:delText>
        </w:r>
      </w:del>
      <w:del w:id="1719" w:author="PR Preview" w:date="2026-01-01T00:00:00Z">
        <w:r>
          <w:delText xml:space="preserve"> </w:delText>
        </w:r>
      </w:del>
      <w:del w:id="1720" w:author="PR Preview" w:date="2026-01-01T00:00:00Z">
        <w:r>
          <w:delText xml:space="preserve">Let</w:delText>
        </w:r>
      </w:del>
      <w:del w:id="1721" w:author="PR Preview" w:date="2026-01-01T00:00:00Z">
        <w:r>
          <w:delText xml:space="preserve"> </w:delText>
        </w:r>
      </w:del>
      <m:oMath>
        <m:r>
          <m:t>λ</m:t>
        </m:r>
      </m:oMath>
      <w:del w:id="1722" w:author="PR Preview" w:date="2026-01-01T00:00:00Z">
        <w:r>
          <w:delText xml:space="preserve"> </w:delText>
        </w:r>
      </w:del>
      <w:del w:id="1723" w:author="PR Preview" w:date="2026-01-01T00:00:00Z">
        <w:r>
          <w:delText xml:space="preserve">be an eigenvalue of a</w:delText>
        </w:r>
      </w:del>
      <w:del w:id="1724" w:author="PR Preview" w:date="2026-01-01T00:00:00Z">
        <w:r>
          <w:delText xml:space="preserve"> </w:delText>
        </w:r>
      </w:del>
      <m:oMath>
        <m:r>
          <m:t>p</m:t>
        </m:r>
        <m:r>
          <m:rPr>
            <m:sty m:val="p"/>
          </m:rPr>
          <m:t>×</m:t>
        </m:r>
        <m:r>
          <m:t>p</m:t>
        </m:r>
      </m:oMath>
      <w:del w:id="1725" w:author="PR Preview" w:date="2026-01-01T00:00:00Z">
        <w:r>
          <w:delText xml:space="preserve"> </w:delText>
        </w:r>
      </w:del>
      <w:del w:id="1726" w:author="PR Preview" w:date="2026-01-01T00:00:00Z">
        <w:r>
          <w:delText xml:space="preserve">matrix</w:delText>
        </w:r>
      </w:del>
      <w:del w:id="1727" w:author="PR Preview" w:date="2026-01-01T00:00:00Z">
        <w:r>
          <w:delText xml:space="preserve"> </w:delText>
        </w:r>
      </w:del>
      <m:oMath>
        <m:r>
          <m:rPr>
            <m:sty m:val="bi"/>
          </m:rPr>
          <m:t>A</m:t>
        </m:r>
      </m:oMath>
      <w:del w:id="1728" w:author="PR Preview" w:date="2026-01-01T00:00:00Z">
        <w:r>
          <w:delText xml:space="preserve"> </w:delText>
        </w:r>
      </w:del>
      <w:del w:id="1729" w:author="PR Preview" w:date="2026-01-01T00:00:00Z">
        <w:r>
          <w:delText xml:space="preserve">(</w:delText>
        </w:r>
      </w:del>
      <w:hyperlink w:anchor="def-eigenvalue">
        <w:del w:id="1730" w:author="PR Preview" w:date="2026-01-01T00:00:00Z">
          <w:r>
            <w:rPr>
              <w:rStyle w:val="Hyperlink"/>
            </w:rPr>
            <w:delText xml:space="preserve">Definition 95</w:delText>
          </w:r>
        </w:del>
      </w:hyperlink>
      <w:del w:id="1731" w:author="PR Preview" w:date="2026-01-01T00:00:00Z">
        <w:r>
          <w:delText xml:space="preserve">).</w:delText>
        </w:r>
      </w:del>
      <w:del w:id="1732" w:author="PR Preview" w:date="2026-01-01T00:00:00Z">
        <w:r>
          <w:delText xml:space="preserve"> </w:delText>
        </w:r>
      </w:del>
      <w:del w:id="1733" w:author="PR Preview" w:date="2026-01-01T00:00:00Z">
        <w:r>
          <w:delText xml:space="preserve">The</w:delText>
        </w:r>
      </w:del>
      <w:del w:id="1734" w:author="PR Preview" w:date="2026-01-01T00:00:00Z">
        <w:r>
          <w:delText xml:space="preserve"> </w:delText>
        </w:r>
      </w:del>
      <w:del w:id="1735" w:author="PR Preview" w:date="2026-01-01T00:00:00Z">
        <w:r>
          <w:rPr>
            <w:b/>
            <w:bCs/>
          </w:rPr>
          <w:delText xml:space="preserve">eigenspace</w:delText>
        </w:r>
      </w:del>
      <w:del w:id="1736" w:author="PR Preview" w:date="2026-01-01T00:00:00Z">
        <w:r>
          <w:delText xml:space="preserve"> </w:delText>
        </w:r>
      </w:del>
      <w:del w:id="1737" w:author="PR Preview" w:date="2026-01-01T00:00:00Z">
        <w:r>
          <w:delText xml:space="preserve">[85]</w:delText>
        </w:r>
      </w:del>
      <w:del w:id="1738" w:author="PR Preview" w:date="2026-01-01T00:00:00Z">
        <w:r>
          <w:delText xml:space="preserve"> </w:delText>
        </w:r>
      </w:del>
      <w:del w:id="1739" w:author="PR Preview" w:date="2026-01-01T00:00:00Z">
        <w:r>
          <w:delText xml:space="preserve">of</w:delText>
        </w:r>
      </w:del>
      <w:del w:id="1740" w:author="PR Preview" w:date="2026-01-01T00:00:00Z">
        <w:r>
          <w:delText xml:space="preserve"> </w:delText>
        </w:r>
      </w:del>
      <m:oMath>
        <m:r>
          <m:t>λ</m:t>
        </m:r>
      </m:oMath>
      <w:del w:id="1741" w:author="PR Preview" w:date="2026-01-01T00:00:00Z">
        <w:r>
          <w:delText xml:space="preserve"> </w:delText>
        </w:r>
      </w:del>
      <w:del w:id="1742" w:author="PR Preview" w:date="2026-01-01T00:00:00Z">
        <w:r>
          <w:delText xml:space="preserve">is</w:delText>
        </w:r>
      </w:del>
      <w:del w:id="1743"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1744" w:author="PR Preview" w:date="2026-01-01T00:00:00Z">
        <w:r>
          <w:delText xml:space="preserve">.</w:delText>
        </w:r>
      </w:del>
      <w:del w:id="1745" w:author="PR Preview" w:date="2026-01-01T00:00:00Z">
        <w:r>
          <w:delText xml:space="preserve"> </w:delText>
        </w:r>
      </w:del>
      <w:del w:id="1746" w:author="PR Preview" w:date="2026-01-01T00:00:00Z">
        <w:r>
          <w:delText xml:space="preserve">It is a subspace of</w:delText>
        </w:r>
      </w:del>
      <w:del w:id="1747" w:author="PR Preview" w:date="2026-01-01T00:00:00Z">
        <w:r>
          <w:delText xml:space="preserve"> </w:delText>
        </w:r>
      </w:del>
      <m:oMath>
        <m:sSup>
          <m:e>
            <m:r>
              <m:rPr>
                <m:scr m:val="double-struck"/>
                <m:sty m:val="p"/>
              </m:rPr>
              <m:t>R</m:t>
            </m:r>
          </m:e>
          <m:sup>
            <m:r>
              <m:t>p</m:t>
            </m:r>
          </m:sup>
        </m:sSup>
      </m:oMath>
      <w:del w:id="1748" w:author="PR Preview" w:date="2026-01-01T00:00:00Z">
        <w:r>
          <w:delText xml:space="preserve"> </w:delText>
        </w:r>
      </w:del>
      <w:del w:id="1749" w:author="PR Preview" w:date="2026-01-01T00:00:00Z">
        <w:r>
          <w:delText xml:space="preserve">(</w:delText>
        </w:r>
      </w:del>
      <w:hyperlink w:anchor="thm-null-space-subspace">
        <w:del w:id="1750" w:author="PR Preview" w:date="2026-01-01T00:00:00Z">
          <w:r>
            <w:rPr>
              <w:rStyle w:val="Hyperlink"/>
            </w:rPr>
            <w:delText xml:space="preserve">Theorem 33</w:delText>
          </w:r>
        </w:del>
      </w:hyperlink>
      <w:del w:id="1751" w:author="PR Preview" w:date="2026-01-01T00:00:00Z">
        <w:r>
          <w:delText xml:space="preserve">).</w:delText>
        </w:r>
      </w:del>
    </w:p>
    <w:p>
      <w:pPr>
        <w:pStyle w:val="FirstParagraph"/>
      </w:pPr>
      <w:ins w:id="1752" w:author="PR Preview" w:date="2026-01-01T00:00:00Z">
        <w:r>
          <w:rPr>
            <w:b/>
            <w:bCs/>
          </w:rPr>
          <w:t xml:space="preserve">Definition 118 (Eigenspace)</w:t>
        </w:r>
      </w:ins>
      <w:ins w:id="1753" w:author="PR Preview" w:date="2026-01-01T00:00:00Z">
        <w:r>
          <w:t xml:space="preserve"> </w:t>
        </w:r>
      </w:ins>
      <w:ins w:id="1754" w:author="PR Preview" w:date="2026-01-01T00:00:00Z">
        <w:r>
          <w:t xml:space="preserve">Let</w:t>
        </w:r>
      </w:ins>
      <w:ins w:id="1755" w:author="PR Preview" w:date="2026-01-01T00:00:00Z">
        <w:r>
          <w:t xml:space="preserve"> </w:t>
        </w:r>
      </w:ins>
      <m:oMath>
        <m:r>
          <m:t>λ</m:t>
        </m:r>
      </m:oMath>
      <w:ins w:id="1756" w:author="PR Preview" w:date="2026-01-01T00:00:00Z">
        <w:r>
          <w:t xml:space="preserve"> </w:t>
        </w:r>
      </w:ins>
      <w:ins w:id="1757" w:author="PR Preview" w:date="2026-01-01T00:00:00Z">
        <w:r>
          <w:t xml:space="preserve">be an eigenvalue of a</w:t>
        </w:r>
      </w:ins>
      <w:ins w:id="1758" w:author="PR Preview" w:date="2026-01-01T00:00:00Z">
        <w:r>
          <w:t xml:space="preserve"> </w:t>
        </w:r>
      </w:ins>
      <m:oMath>
        <m:r>
          <m:t>p</m:t>
        </m:r>
        <m:r>
          <m:rPr>
            <m:sty m:val="p"/>
          </m:rPr>
          <m:t>×</m:t>
        </m:r>
        <m:r>
          <m:t>p</m:t>
        </m:r>
      </m:oMath>
      <w:ins w:id="1759" w:author="PR Preview" w:date="2026-01-01T00:00:00Z">
        <w:r>
          <w:t xml:space="preserve"> </w:t>
        </w:r>
      </w:ins>
      <w:ins w:id="1760" w:author="PR Preview" w:date="2026-01-01T00:00:00Z">
        <w:r>
          <w:t xml:space="preserve">matrix</w:t>
        </w:r>
      </w:ins>
      <w:ins w:id="1761" w:author="PR Preview" w:date="2026-01-01T00:00:00Z">
        <w:r>
          <w:t xml:space="preserve"> </w:t>
        </w:r>
      </w:ins>
      <m:oMath>
        <m:r>
          <m:rPr>
            <m:sty m:val="bi"/>
          </m:rPr>
          <m:t>A</m:t>
        </m:r>
      </m:oMath>
      <w:ins w:id="1762" w:author="PR Preview" w:date="2026-01-01T00:00:00Z">
        <w:r>
          <w:t xml:space="preserve"> </w:t>
        </w:r>
      </w:ins>
      <w:ins w:id="1763" w:author="PR Preview" w:date="2026-01-01T00:00:00Z">
        <w:r>
          <w:t xml:space="preserve">(</w:t>
        </w:r>
      </w:ins>
      <w:hyperlink w:anchor="def-eigenvalue">
        <w:ins w:id="1764" w:author="PR Preview" w:date="2026-01-01T00:00:00Z">
          <w:r>
            <w:rPr>
              <w:rStyle w:val="Hyperlink"/>
            </w:rPr>
            <w:t xml:space="preserve">Definition 95</w:t>
          </w:r>
        </w:ins>
      </w:hyperlink>
      <w:ins w:id="1765" w:author="PR Preview" w:date="2026-01-01T00:00:00Z">
        <w:r>
          <w:t xml:space="preserve">).</w:t>
        </w:r>
      </w:ins>
      <w:ins w:id="1766" w:author="PR Preview" w:date="2026-01-01T00:00:00Z">
        <w:r>
          <w:t xml:space="preserve"> </w:t>
        </w:r>
      </w:ins>
      <w:ins w:id="1767" w:author="PR Preview" w:date="2026-01-01T00:00:00Z">
        <w:r>
          <w:t xml:space="preserve">The</w:t>
        </w:r>
      </w:ins>
      <w:ins w:id="1768" w:author="PR Preview" w:date="2026-01-01T00:00:00Z">
        <w:r>
          <w:t xml:space="preserve"> </w:t>
        </w:r>
      </w:ins>
      <w:ins w:id="1769" w:author="PR Preview" w:date="2026-01-01T00:00:00Z">
        <w:r>
          <w:rPr>
            <w:b/>
            <w:bCs/>
          </w:rPr>
          <w:t xml:space="preserve">eigenspace</w:t>
        </w:r>
      </w:ins>
      <w:ins w:id="1770" w:author="PR Preview" w:date="2026-01-01T00:00:00Z">
        <w:r>
          <w:t xml:space="preserve"> </w:t>
        </w:r>
      </w:ins>
      <w:ins w:id="1771" w:author="PR Preview" w:date="2026-01-01T00:00:00Z">
        <w:r>
          <w:t xml:space="preserve">[88]</w:t>
        </w:r>
      </w:ins>
      <w:ins w:id="1772" w:author="PR Preview" w:date="2026-01-01T00:00:00Z">
        <w:r>
          <w:t xml:space="preserve"> </w:t>
        </w:r>
      </w:ins>
      <w:ins w:id="1773" w:author="PR Preview" w:date="2026-01-01T00:00:00Z">
        <w:r>
          <w:t xml:space="preserve">of</w:t>
        </w:r>
      </w:ins>
      <w:ins w:id="1774" w:author="PR Preview" w:date="2026-01-01T00:00:00Z">
        <w:r>
          <w:t xml:space="preserve"> </w:t>
        </w:r>
      </w:ins>
      <m:oMath>
        <m:r>
          <m:t>λ</m:t>
        </m:r>
      </m:oMath>
      <w:ins w:id="1775" w:author="PR Preview" w:date="2026-01-01T00:00:00Z">
        <w:r>
          <w:t xml:space="preserve"> </w:t>
        </w:r>
      </w:ins>
      <w:ins w:id="1776" w:author="PR Preview" w:date="2026-01-01T00:00:00Z">
        <w:r>
          <w:t xml:space="preserve">is</w:t>
        </w:r>
      </w:ins>
      <w:ins w:id="1777"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1778" w:author="PR Preview" w:date="2026-01-01T00:00:00Z">
        <w:r>
          <w:t xml:space="preserve">.</w:t>
        </w:r>
      </w:ins>
      <w:ins w:id="1779" w:author="PR Preview" w:date="2026-01-01T00:00:00Z">
        <w:r>
          <w:t xml:space="preserve"> </w:t>
        </w:r>
      </w:ins>
      <w:ins w:id="1780" w:author="PR Preview" w:date="2026-01-01T00:00:00Z">
        <w:r>
          <w:t xml:space="preserve">It is a subspace of</w:t>
        </w:r>
      </w:ins>
      <w:ins w:id="1781" w:author="PR Preview" w:date="2026-01-01T00:00:00Z">
        <w:r>
          <w:t xml:space="preserve"> </w:t>
        </w:r>
      </w:ins>
      <m:oMath>
        <m:sSup>
          <m:e>
            <m:r>
              <m:rPr>
                <m:scr m:val="double-struck"/>
                <m:sty m:val="p"/>
              </m:rPr>
              <m:t>R</m:t>
            </m:r>
          </m:e>
          <m:sup>
            <m:r>
              <m:t>p</m:t>
            </m:r>
          </m:sup>
        </m:sSup>
      </m:oMath>
      <w:ins w:id="1782" w:author="PR Preview" w:date="2026-01-01T00:00:00Z">
        <w:r>
          <w:t xml:space="preserve"> </w:t>
        </w:r>
      </w:ins>
      <w:ins w:id="1783" w:author="PR Preview" w:date="2026-01-01T00:00:00Z">
        <w:r>
          <w:t xml:space="preserve">(</w:t>
        </w:r>
      </w:ins>
      <w:hyperlink w:anchor="thm-null-space-subspace">
        <w:ins w:id="1784" w:author="PR Preview" w:date="2026-01-01T00:00:00Z">
          <w:r>
            <w:rPr>
              <w:rStyle w:val="Hyperlink"/>
            </w:rPr>
            <w:t xml:space="preserve">Theorem 33</w:t>
          </w:r>
        </w:ins>
      </w:hyperlink>
      <w:ins w:id="1785" w:author="PR Preview" w:date="2026-01-01T00:00:00Z">
        <w:r>
          <w:t xml:space="preserve">).</w:t>
        </w:r>
      </w:ins>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del w:id="1786" w:author="PR Preview" w:date="2026-01-01T00:00:00Z">
        <w:r>
          <w:rPr>
            <w:b/>
            <w:bCs/>
          </w:rPr>
          <w:delText xml:space="preserve">Definition 120 (Similar matrices)</w:delText>
        </w:r>
      </w:del>
      <w:del w:id="1787" w:author="PR Preview" w:date="2026-01-01T00:00:00Z">
        <w:r>
          <w:delText xml:space="preserve"> </w:delText>
        </w:r>
      </w:del>
      <w:del w:id="1788" w:author="PR Preview" w:date="2026-01-01T00:00:00Z">
        <w:r>
          <w:delText xml:space="preserve">Two</w:delText>
        </w:r>
      </w:del>
      <w:del w:id="1789" w:author="PR Preview" w:date="2026-01-01T00:00:00Z">
        <w:r>
          <w:delText xml:space="preserve"> </w:delText>
        </w:r>
      </w:del>
      <m:oMath>
        <m:r>
          <m:t>p</m:t>
        </m:r>
        <m:r>
          <m:rPr>
            <m:sty m:val="p"/>
          </m:rPr>
          <m:t>×</m:t>
        </m:r>
        <m:r>
          <m:t>p</m:t>
        </m:r>
      </m:oMath>
      <w:del w:id="1790" w:author="PR Preview" w:date="2026-01-01T00:00:00Z">
        <w:r>
          <w:delText xml:space="preserve"> </w:delText>
        </w:r>
      </w:del>
      <w:del w:id="1791" w:author="PR Preview" w:date="2026-01-01T00:00:00Z">
        <w:r>
          <w:delText xml:space="preserve">matrices</w:delText>
        </w:r>
      </w:del>
      <w:del w:id="1792" w:author="PR Preview" w:date="2026-01-01T00:00:00Z">
        <w:r>
          <w:delText xml:space="preserve"> </w:delText>
        </w:r>
      </w:del>
      <m:oMath>
        <m:r>
          <m:rPr>
            <m:sty m:val="bi"/>
          </m:rPr>
          <m:t>A</m:t>
        </m:r>
      </m:oMath>
      <w:del w:id="1793" w:author="PR Preview" w:date="2026-01-01T00:00:00Z">
        <w:r>
          <w:delText xml:space="preserve"> </w:delText>
        </w:r>
      </w:del>
      <w:del w:id="1794" w:author="PR Preview" w:date="2026-01-01T00:00:00Z">
        <w:r>
          <w:delText xml:space="preserve">and</w:delText>
        </w:r>
      </w:del>
      <w:del w:id="1795" w:author="PR Preview" w:date="2026-01-01T00:00:00Z">
        <w:r>
          <w:delText xml:space="preserve"> </w:delText>
        </w:r>
      </w:del>
      <m:oMath>
        <m:r>
          <m:rPr>
            <m:sty m:val="bi"/>
          </m:rPr>
          <m:t>B</m:t>
        </m:r>
      </m:oMath>
      <w:del w:id="1796" w:author="PR Preview" w:date="2026-01-01T00:00:00Z">
        <w:r>
          <w:delText xml:space="preserve"> </w:delText>
        </w:r>
      </w:del>
      <w:del w:id="1797" w:author="PR Preview" w:date="2026-01-01T00:00:00Z">
        <w:r>
          <w:delText xml:space="preserve">are</w:delText>
        </w:r>
      </w:del>
      <w:del w:id="1798" w:author="PR Preview" w:date="2026-01-01T00:00:00Z">
        <w:r>
          <w:delText xml:space="preserve"> </w:delText>
        </w:r>
      </w:del>
      <w:del w:id="1799" w:author="PR Preview" w:date="2026-01-01T00:00:00Z">
        <w:r>
          <w:rPr>
            <w:b/>
            <w:bCs/>
          </w:rPr>
          <w:delText xml:space="preserve">similar</w:delText>
        </w:r>
      </w:del>
      <w:del w:id="1800" w:author="PR Preview" w:date="2026-01-01T00:00:00Z">
        <w:r>
          <w:delText xml:space="preserve"> </w:delText>
        </w:r>
      </w:del>
      <w:del w:id="1801" w:author="PR Preview" w:date="2026-01-01T00:00:00Z">
        <w:r>
          <w:delText xml:space="preserve">[86]</w:delText>
        </w:r>
      </w:del>
      <w:del w:id="1802" w:author="PR Preview" w:date="2026-01-01T00:00:00Z">
        <w:r>
          <w:delText xml:space="preserve"> </w:delText>
        </w:r>
      </w:del>
      <w:del w:id="1803" w:author="PR Preview" w:date="2026-01-01T00:00:00Z">
        <w:r>
          <w:delText xml:space="preserve">if</w:delText>
        </w:r>
      </w:del>
      <w:del w:id="1804"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1805" w:author="PR Preview" w:date="2026-01-01T00:00:00Z">
        <w:r>
          <w:delText xml:space="preserve"> </w:delText>
        </w:r>
      </w:del>
      <w:del w:id="1806" w:author="PR Preview" w:date="2026-01-01T00:00:00Z">
        <w:r>
          <w:delText xml:space="preserve">for some invertible</w:delText>
        </w:r>
      </w:del>
      <w:del w:id="1807" w:author="PR Preview" w:date="2026-01-01T00:00:00Z">
        <w:r>
          <w:delText xml:space="preserve"> </w:delText>
        </w:r>
      </w:del>
      <m:oMath>
        <m:r>
          <m:t>p</m:t>
        </m:r>
        <m:r>
          <m:rPr>
            <m:sty m:val="p"/>
          </m:rPr>
          <m:t>×</m:t>
        </m:r>
        <m:r>
          <m:t>p</m:t>
        </m:r>
      </m:oMath>
      <w:del w:id="1808" w:author="PR Preview" w:date="2026-01-01T00:00:00Z">
        <w:r>
          <w:delText xml:space="preserve"> </w:delText>
        </w:r>
      </w:del>
      <w:del w:id="1809" w:author="PR Preview" w:date="2026-01-01T00:00:00Z">
        <w:r>
          <w:delText xml:space="preserve">matrix</w:delText>
        </w:r>
      </w:del>
      <w:del w:id="1810" w:author="PR Preview" w:date="2026-01-01T00:00:00Z">
        <w:r>
          <w:delText xml:space="preserve"> </w:delText>
        </w:r>
      </w:del>
      <m:oMath>
        <m:r>
          <m:rPr>
            <m:sty m:val="bi"/>
          </m:rPr>
          <m:t>P</m:t>
        </m:r>
      </m:oMath>
      <w:del w:id="1811" w:author="PR Preview" w:date="2026-01-01T00:00:00Z">
        <w:r>
          <w:delText xml:space="preserve"> </w:delText>
        </w:r>
      </w:del>
      <w:del w:id="1812" w:author="PR Preview" w:date="2026-01-01T00:00:00Z">
        <w:r>
          <w:delText xml:space="preserve">(</w:delText>
        </w:r>
      </w:del>
      <w:hyperlink w:anchor="def-invertible-matrix">
        <w:del w:id="1813" w:author="PR Preview" w:date="2026-01-01T00:00:00Z">
          <w:r>
            <w:rPr>
              <w:rStyle w:val="Hyperlink"/>
            </w:rPr>
            <w:delText xml:space="preserve">Definition 85</w:delText>
          </w:r>
        </w:del>
      </w:hyperlink>
      <w:del w:id="1814" w:author="PR Preview" w:date="2026-01-01T00:00:00Z">
        <w:r>
          <w:delText xml:space="preserve">).</w:delText>
        </w:r>
      </w:del>
    </w:p>
    <w:p>
      <w:pPr>
        <w:pStyle w:val="FirstParagraph"/>
      </w:pPr>
      <w:ins w:id="1815" w:author="PR Preview" w:date="2026-01-01T00:00:00Z">
        <w:r>
          <w:rPr>
            <w:b/>
            <w:bCs/>
          </w:rPr>
          <w:t xml:space="preserve">Definition 120 (Similar matrices)</w:t>
        </w:r>
      </w:ins>
      <w:ins w:id="1816" w:author="PR Preview" w:date="2026-01-01T00:00:00Z">
        <w:r>
          <w:t xml:space="preserve"> </w:t>
        </w:r>
      </w:ins>
      <w:ins w:id="1817" w:author="PR Preview" w:date="2026-01-01T00:00:00Z">
        <w:r>
          <w:t xml:space="preserve">Two</w:t>
        </w:r>
      </w:ins>
      <w:ins w:id="1818" w:author="PR Preview" w:date="2026-01-01T00:00:00Z">
        <w:r>
          <w:t xml:space="preserve"> </w:t>
        </w:r>
      </w:ins>
      <m:oMath>
        <m:r>
          <m:t>p</m:t>
        </m:r>
        <m:r>
          <m:rPr>
            <m:sty m:val="p"/>
          </m:rPr>
          <m:t>×</m:t>
        </m:r>
        <m:r>
          <m:t>p</m:t>
        </m:r>
      </m:oMath>
      <w:ins w:id="1819" w:author="PR Preview" w:date="2026-01-01T00:00:00Z">
        <w:r>
          <w:t xml:space="preserve"> </w:t>
        </w:r>
      </w:ins>
      <w:ins w:id="1820" w:author="PR Preview" w:date="2026-01-01T00:00:00Z">
        <w:r>
          <w:t xml:space="preserve">matrices</w:t>
        </w:r>
      </w:ins>
      <w:ins w:id="1821" w:author="PR Preview" w:date="2026-01-01T00:00:00Z">
        <w:r>
          <w:t xml:space="preserve"> </w:t>
        </w:r>
      </w:ins>
      <m:oMath>
        <m:r>
          <m:rPr>
            <m:sty m:val="bi"/>
          </m:rPr>
          <m:t>A</m:t>
        </m:r>
      </m:oMath>
      <w:ins w:id="1822" w:author="PR Preview" w:date="2026-01-01T00:00:00Z">
        <w:r>
          <w:t xml:space="preserve"> </w:t>
        </w:r>
      </w:ins>
      <w:ins w:id="1823" w:author="PR Preview" w:date="2026-01-01T00:00:00Z">
        <w:r>
          <w:t xml:space="preserve">and</w:t>
        </w:r>
      </w:ins>
      <w:ins w:id="1824" w:author="PR Preview" w:date="2026-01-01T00:00:00Z">
        <w:r>
          <w:t xml:space="preserve"> </w:t>
        </w:r>
      </w:ins>
      <m:oMath>
        <m:r>
          <m:rPr>
            <m:sty m:val="bi"/>
          </m:rPr>
          <m:t>B</m:t>
        </m:r>
      </m:oMath>
      <w:ins w:id="1825" w:author="PR Preview" w:date="2026-01-01T00:00:00Z">
        <w:r>
          <w:t xml:space="preserve"> </w:t>
        </w:r>
      </w:ins>
      <w:ins w:id="1826" w:author="PR Preview" w:date="2026-01-01T00:00:00Z">
        <w:r>
          <w:t xml:space="preserve">are</w:t>
        </w:r>
      </w:ins>
      <w:ins w:id="1827" w:author="PR Preview" w:date="2026-01-01T00:00:00Z">
        <w:r>
          <w:t xml:space="preserve"> </w:t>
        </w:r>
      </w:ins>
      <w:ins w:id="1828" w:author="PR Preview" w:date="2026-01-01T00:00:00Z">
        <w:r>
          <w:rPr>
            <w:b/>
            <w:bCs/>
          </w:rPr>
          <w:t xml:space="preserve">similar</w:t>
        </w:r>
      </w:ins>
      <w:ins w:id="1829" w:author="PR Preview" w:date="2026-01-01T00:00:00Z">
        <w:r>
          <w:t xml:space="preserve"> </w:t>
        </w:r>
      </w:ins>
      <w:ins w:id="1830" w:author="PR Preview" w:date="2026-01-01T00:00:00Z">
        <w:r>
          <w:t xml:space="preserve">[89]</w:t>
        </w:r>
      </w:ins>
      <w:ins w:id="1831" w:author="PR Preview" w:date="2026-01-01T00:00:00Z">
        <w:r>
          <w:t xml:space="preserve"> </w:t>
        </w:r>
      </w:ins>
      <w:ins w:id="1832" w:author="PR Preview" w:date="2026-01-01T00:00:00Z">
        <w:r>
          <w:t xml:space="preserve">if</w:t>
        </w:r>
      </w:ins>
      <w:ins w:id="1833"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1834" w:author="PR Preview" w:date="2026-01-01T00:00:00Z">
        <w:r>
          <w:t xml:space="preserve"> </w:t>
        </w:r>
      </w:ins>
      <w:ins w:id="1835" w:author="PR Preview" w:date="2026-01-01T00:00:00Z">
        <w:r>
          <w:t xml:space="preserve">for some invertible</w:t>
        </w:r>
      </w:ins>
      <w:ins w:id="1836" w:author="PR Preview" w:date="2026-01-01T00:00:00Z">
        <w:r>
          <w:t xml:space="preserve"> </w:t>
        </w:r>
      </w:ins>
      <m:oMath>
        <m:r>
          <m:t>p</m:t>
        </m:r>
        <m:r>
          <m:rPr>
            <m:sty m:val="p"/>
          </m:rPr>
          <m:t>×</m:t>
        </m:r>
        <m:r>
          <m:t>p</m:t>
        </m:r>
      </m:oMath>
      <w:ins w:id="1837" w:author="PR Preview" w:date="2026-01-01T00:00:00Z">
        <w:r>
          <w:t xml:space="preserve"> </w:t>
        </w:r>
      </w:ins>
      <w:ins w:id="1838" w:author="PR Preview" w:date="2026-01-01T00:00:00Z">
        <w:r>
          <w:t xml:space="preserve">matrix</w:t>
        </w:r>
      </w:ins>
      <w:ins w:id="1839" w:author="PR Preview" w:date="2026-01-01T00:00:00Z">
        <w:r>
          <w:t xml:space="preserve"> </w:t>
        </w:r>
      </w:ins>
      <m:oMath>
        <m:r>
          <m:rPr>
            <m:sty m:val="bi"/>
          </m:rPr>
          <m:t>P</m:t>
        </m:r>
      </m:oMath>
      <w:ins w:id="1840" w:author="PR Preview" w:date="2026-01-01T00:00:00Z">
        <w:r>
          <w:t xml:space="preserve"> </w:t>
        </w:r>
      </w:ins>
      <w:ins w:id="1841" w:author="PR Preview" w:date="2026-01-01T00:00:00Z">
        <w:r>
          <w:t xml:space="preserve">(</w:t>
        </w:r>
      </w:ins>
      <w:hyperlink w:anchor="def-invertible-matrix">
        <w:ins w:id="1842" w:author="PR Preview" w:date="2026-01-01T00:00:00Z">
          <w:r>
            <w:rPr>
              <w:rStyle w:val="Hyperlink"/>
            </w:rPr>
            <w:t xml:space="preserve">Definition 85</w:t>
          </w:r>
        </w:ins>
      </w:hyperlink>
      <w:ins w:id="1843" w:author="PR Preview" w:date="2026-01-01T00:00:00Z">
        <w:r>
          <w:t xml:space="preserve">).</w:t>
        </w:r>
      </w:ins>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del w:id="1844" w:author="PR Preview" w:date="2026-01-01T00:00:00Z">
        <w:r>
          <w:rPr>
            <w:b/>
            <w:bCs/>
          </w:rPr>
          <w:delText xml:space="preserve">Definition 121 (Diagonalizable matrix)</w:delText>
        </w:r>
      </w:del>
      <w:del w:id="1845" w:author="PR Preview" w:date="2026-01-01T00:00:00Z">
        <w:r>
          <w:delText xml:space="preserve"> </w:delText>
        </w:r>
      </w:del>
      <w:del w:id="1846" w:author="PR Preview" w:date="2026-01-01T00:00:00Z">
        <w:r>
          <w:delText xml:space="preserve">A</w:delText>
        </w:r>
      </w:del>
      <w:del w:id="1847" w:author="PR Preview" w:date="2026-01-01T00:00:00Z">
        <w:r>
          <w:delText xml:space="preserve"> </w:delText>
        </w:r>
      </w:del>
      <m:oMath>
        <m:r>
          <m:t>p</m:t>
        </m:r>
        <m:r>
          <m:rPr>
            <m:sty m:val="p"/>
          </m:rPr>
          <m:t>×</m:t>
        </m:r>
        <m:r>
          <m:t>p</m:t>
        </m:r>
      </m:oMath>
      <w:del w:id="1848" w:author="PR Preview" w:date="2026-01-01T00:00:00Z">
        <w:r>
          <w:delText xml:space="preserve"> </w:delText>
        </w:r>
      </w:del>
      <w:del w:id="1849" w:author="PR Preview" w:date="2026-01-01T00:00:00Z">
        <w:r>
          <w:delText xml:space="preserve">matrix</w:delText>
        </w:r>
      </w:del>
      <w:del w:id="1850" w:author="PR Preview" w:date="2026-01-01T00:00:00Z">
        <w:r>
          <w:delText xml:space="preserve"> </w:delText>
        </w:r>
      </w:del>
      <m:oMath>
        <m:r>
          <m:rPr>
            <m:sty m:val="bi"/>
          </m:rPr>
          <m:t>A</m:t>
        </m:r>
      </m:oMath>
      <w:del w:id="1851" w:author="PR Preview" w:date="2026-01-01T00:00:00Z">
        <w:r>
          <w:delText xml:space="preserve"> </w:delText>
        </w:r>
      </w:del>
      <w:del w:id="1852" w:author="PR Preview" w:date="2026-01-01T00:00:00Z">
        <w:r>
          <w:delText xml:space="preserve">is</w:delText>
        </w:r>
      </w:del>
      <w:del w:id="1853" w:author="PR Preview" w:date="2026-01-01T00:00:00Z">
        <w:r>
          <w:delText xml:space="preserve"> </w:delText>
        </w:r>
      </w:del>
      <w:del w:id="1854" w:author="PR Preview" w:date="2026-01-01T00:00:00Z">
        <w:r>
          <w:rPr>
            <w:b/>
            <w:bCs/>
          </w:rPr>
          <w:delText xml:space="preserve">diagonalizable</w:delText>
        </w:r>
      </w:del>
      <w:del w:id="1855" w:author="PR Preview" w:date="2026-01-01T00:00:00Z">
        <w:r>
          <w:delText xml:space="preserve"> </w:delText>
        </w:r>
      </w:del>
      <w:del w:id="1856" w:author="PR Preview" w:date="2026-01-01T00:00:00Z">
        <w:r>
          <w:delText xml:space="preserve">[87]</w:delText>
        </w:r>
      </w:del>
      <w:del w:id="1857" w:author="PR Preview" w:date="2026-01-01T00:00:00Z">
        <w:r>
          <w:delText xml:space="preserve"> </w:delText>
        </w:r>
      </w:del>
      <w:del w:id="1858" w:author="PR Preview" w:date="2026-01-01T00:00:00Z">
        <w:r>
          <w:delText xml:space="preserve">if</w:delText>
        </w:r>
      </w:del>
      <w:del w:id="185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860" w:author="PR Preview" w:date="2026-01-01T00:00:00Z">
        <w:r>
          <w:delText xml:space="preserve"> </w:delText>
        </w:r>
      </w:del>
      <w:del w:id="1861" w:author="PR Preview" w:date="2026-01-01T00:00:00Z">
        <w:r>
          <w:delText xml:space="preserve">for some invertible</w:delText>
        </w:r>
      </w:del>
      <w:del w:id="1862" w:author="PR Preview" w:date="2026-01-01T00:00:00Z">
        <w:r>
          <w:delText xml:space="preserve"> </w:delText>
        </w:r>
      </w:del>
      <m:oMath>
        <m:r>
          <m:t>p</m:t>
        </m:r>
        <m:r>
          <m:rPr>
            <m:sty m:val="p"/>
          </m:rPr>
          <m:t>×</m:t>
        </m:r>
        <m:r>
          <m:t>p</m:t>
        </m:r>
      </m:oMath>
      <w:del w:id="1863" w:author="PR Preview" w:date="2026-01-01T00:00:00Z">
        <w:r>
          <w:delText xml:space="preserve"> </w:delText>
        </w:r>
      </w:del>
      <w:del w:id="1864" w:author="PR Preview" w:date="2026-01-01T00:00:00Z">
        <w:r>
          <w:delText xml:space="preserve">matrix</w:delText>
        </w:r>
      </w:del>
      <w:del w:id="1865" w:author="PR Preview" w:date="2026-01-01T00:00:00Z">
        <w:r>
          <w:delText xml:space="preserve"> </w:delText>
        </w:r>
      </w:del>
      <m:oMath>
        <m:r>
          <m:rPr>
            <m:sty m:val="bi"/>
          </m:rPr>
          <m:t>X</m:t>
        </m:r>
      </m:oMath>
      <w:del w:id="1866" w:author="PR Preview" w:date="2026-01-01T00:00:00Z">
        <w:r>
          <w:delText xml:space="preserve"> </w:delText>
        </w:r>
      </w:del>
      <w:del w:id="1867" w:author="PR Preview" w:date="2026-01-01T00:00:00Z">
        <w:r>
          <w:delText xml:space="preserve">and diagonal</w:delText>
        </w:r>
      </w:del>
      <w:del w:id="1868" w:author="PR Preview" w:date="2026-01-01T00:00:00Z">
        <w:r>
          <w:delText xml:space="preserve"> </w:delText>
        </w:r>
      </w:del>
      <m:oMath>
        <m:r>
          <m:t>p</m:t>
        </m:r>
        <m:r>
          <m:rPr>
            <m:sty m:val="p"/>
          </m:rPr>
          <m:t>×</m:t>
        </m:r>
        <m:r>
          <m:t>p</m:t>
        </m:r>
      </m:oMath>
      <w:del w:id="1869" w:author="PR Preview" w:date="2026-01-01T00:00:00Z">
        <w:r>
          <w:delText xml:space="preserve"> </w:delText>
        </w:r>
      </w:del>
      <w:del w:id="1870" w:author="PR Preview" w:date="2026-01-01T00:00:00Z">
        <w:r>
          <w:delText xml:space="preserve">matrix</w:delText>
        </w:r>
      </w:del>
      <w:del w:id="1871" w:author="PR Preview" w:date="2026-01-01T00:00:00Z">
        <w:r>
          <w:delText xml:space="preserve"> </w:delText>
        </w:r>
      </w:del>
      <m:oMath>
        <m:r>
          <m:rPr>
            <m:sty m:val="b"/>
          </m:rPr>
          <m:t>Λ</m:t>
        </m:r>
      </m:oMath>
      <w:del w:id="1872" w:author="PR Preview" w:date="2026-01-01T00:00:00Z">
        <w:r>
          <w:delText xml:space="preserve"> </w:delText>
        </w:r>
      </w:del>
      <w:del w:id="1873" w:author="PR Preview" w:date="2026-01-01T00:00:00Z">
        <w:r>
          <w:delText xml:space="preserve">(</w:delText>
        </w:r>
      </w:del>
      <w:hyperlink w:anchor="def-diagonal-matrix">
        <w:del w:id="1874" w:author="PR Preview" w:date="2026-01-01T00:00:00Z">
          <w:r>
            <w:rPr>
              <w:rStyle w:val="Hyperlink"/>
            </w:rPr>
            <w:delText xml:space="preserve">Definition 83</w:delText>
          </w:r>
        </w:del>
      </w:hyperlink>
      <w:del w:id="1875" w:author="PR Preview" w:date="2026-01-01T00:00:00Z">
        <w:r>
          <w:delText xml:space="preserve">);</w:delText>
        </w:r>
      </w:del>
      <w:del w:id="1876" w:author="PR Preview" w:date="2026-01-01T00:00:00Z">
        <w:r>
          <w:delText xml:space="preserve"> </w:delText>
        </w:r>
      </w:del>
      <w:del w:id="1877" w:author="PR Preview" w:date="2026-01-01T00:00:00Z">
        <w:r>
          <w:delText xml:space="preserve">by</w:delText>
        </w:r>
      </w:del>
      <w:del w:id="1878" w:author="PR Preview" w:date="2026-01-01T00:00:00Z">
        <w:r>
          <w:delText xml:space="preserve"> </w:delText>
        </w:r>
      </w:del>
      <w:hyperlink w:anchor="rem-similar-both-ways">
        <w:del w:id="1879" w:author="PR Preview" w:date="2026-01-01T00:00:00Z">
          <w:r>
            <w:rPr>
              <w:rStyle w:val="Hyperlink"/>
            </w:rPr>
            <w:delText xml:space="preserve">Remark 51</w:delText>
          </w:r>
        </w:del>
      </w:hyperlink>
      <w:del w:id="1880" w:author="PR Preview" w:date="2026-01-01T00:00:00Z">
        <w:r>
          <w:delText xml:space="preserve">, that is the same as</w:delText>
        </w:r>
      </w:del>
      <w:del w:id="1881"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1882" w:author="PR Preview" w:date="2026-01-01T00:00:00Z">
        <w:r>
          <w:delText xml:space="preserve">,</w:delText>
        </w:r>
      </w:del>
      <w:del w:id="1883" w:author="PR Preview" w:date="2026-01-01T00:00:00Z">
        <w:r>
          <w:delText xml:space="preserve"> </w:delText>
        </w:r>
      </w:del>
      <w:del w:id="1884" w:author="PR Preview" w:date="2026-01-01T00:00:00Z">
        <w:r>
          <w:delText xml:space="preserve">so a diagonalizable matrix is one similar to a diagonal matrix (</w:delText>
        </w:r>
      </w:del>
      <w:hyperlink w:anchor="def-similar">
        <w:del w:id="1885" w:author="PR Preview" w:date="2026-01-01T00:00:00Z">
          <w:r>
            <w:rPr>
              <w:rStyle w:val="Hyperlink"/>
            </w:rPr>
            <w:delText xml:space="preserve">Definition 120</w:delText>
          </w:r>
        </w:del>
      </w:hyperlink>
      <w:del w:id="1886" w:author="PR Preview" w:date="2026-01-01T00:00:00Z">
        <w:r>
          <w:delText xml:space="preserve">).</w:delText>
        </w:r>
      </w:del>
    </w:p>
    <w:p>
      <w:pPr>
        <w:pStyle w:val="BodyText"/>
      </w:pPr>
      <w:ins w:id="1887" w:author="PR Preview" w:date="2026-01-01T00:00:00Z">
        <w:r>
          <w:rPr>
            <w:b/>
            <w:bCs/>
          </w:rPr>
          <w:t xml:space="preserve">Definition 121 (Diagonalizable matrix)</w:t>
        </w:r>
      </w:ins>
      <w:ins w:id="1888" w:author="PR Preview" w:date="2026-01-01T00:00:00Z">
        <w:r>
          <w:t xml:space="preserve"> </w:t>
        </w:r>
      </w:ins>
      <w:ins w:id="1889" w:author="PR Preview" w:date="2026-01-01T00:00:00Z">
        <w:r>
          <w:t xml:space="preserve">A</w:t>
        </w:r>
      </w:ins>
      <w:ins w:id="1890" w:author="PR Preview" w:date="2026-01-01T00:00:00Z">
        <w:r>
          <w:t xml:space="preserve"> </w:t>
        </w:r>
      </w:ins>
      <m:oMath>
        <m:r>
          <m:t>p</m:t>
        </m:r>
        <m:r>
          <m:rPr>
            <m:sty m:val="p"/>
          </m:rPr>
          <m:t>×</m:t>
        </m:r>
        <m:r>
          <m:t>p</m:t>
        </m:r>
      </m:oMath>
      <w:ins w:id="1891" w:author="PR Preview" w:date="2026-01-01T00:00:00Z">
        <w:r>
          <w:t xml:space="preserve"> </w:t>
        </w:r>
      </w:ins>
      <w:ins w:id="1892" w:author="PR Preview" w:date="2026-01-01T00:00:00Z">
        <w:r>
          <w:t xml:space="preserve">matrix</w:t>
        </w:r>
      </w:ins>
      <w:ins w:id="1893" w:author="PR Preview" w:date="2026-01-01T00:00:00Z">
        <w:r>
          <w:t xml:space="preserve"> </w:t>
        </w:r>
      </w:ins>
      <m:oMath>
        <m:r>
          <m:rPr>
            <m:sty m:val="bi"/>
          </m:rPr>
          <m:t>A</m:t>
        </m:r>
      </m:oMath>
      <w:ins w:id="1894" w:author="PR Preview" w:date="2026-01-01T00:00:00Z">
        <w:r>
          <w:t xml:space="preserve"> </w:t>
        </w:r>
      </w:ins>
      <w:ins w:id="1895" w:author="PR Preview" w:date="2026-01-01T00:00:00Z">
        <w:r>
          <w:t xml:space="preserve">is</w:t>
        </w:r>
      </w:ins>
      <w:ins w:id="1896" w:author="PR Preview" w:date="2026-01-01T00:00:00Z">
        <w:r>
          <w:t xml:space="preserve"> </w:t>
        </w:r>
      </w:ins>
      <w:ins w:id="1897" w:author="PR Preview" w:date="2026-01-01T00:00:00Z">
        <w:r>
          <w:rPr>
            <w:b/>
            <w:bCs/>
          </w:rPr>
          <w:t xml:space="preserve">diagonalizable</w:t>
        </w:r>
      </w:ins>
      <w:ins w:id="1898" w:author="PR Preview" w:date="2026-01-01T00:00:00Z">
        <w:r>
          <w:t xml:space="preserve"> </w:t>
        </w:r>
      </w:ins>
      <w:ins w:id="1899" w:author="PR Preview" w:date="2026-01-01T00:00:00Z">
        <w:r>
          <w:t xml:space="preserve">[90]</w:t>
        </w:r>
      </w:ins>
      <w:ins w:id="1900" w:author="PR Preview" w:date="2026-01-01T00:00:00Z">
        <w:r>
          <w:t xml:space="preserve"> </w:t>
        </w:r>
      </w:ins>
      <w:ins w:id="1901" w:author="PR Preview" w:date="2026-01-01T00:00:00Z">
        <w:r>
          <w:t xml:space="preserve">if</w:t>
        </w:r>
      </w:ins>
      <w:ins w:id="190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903" w:author="PR Preview" w:date="2026-01-01T00:00:00Z">
        <w:r>
          <w:t xml:space="preserve"> </w:t>
        </w:r>
      </w:ins>
      <w:ins w:id="1904" w:author="PR Preview" w:date="2026-01-01T00:00:00Z">
        <w:r>
          <w:t xml:space="preserve">for some invertible</w:t>
        </w:r>
      </w:ins>
      <w:ins w:id="1905" w:author="PR Preview" w:date="2026-01-01T00:00:00Z">
        <w:r>
          <w:t xml:space="preserve"> </w:t>
        </w:r>
      </w:ins>
      <m:oMath>
        <m:r>
          <m:t>p</m:t>
        </m:r>
        <m:r>
          <m:rPr>
            <m:sty m:val="p"/>
          </m:rPr>
          <m:t>×</m:t>
        </m:r>
        <m:r>
          <m:t>p</m:t>
        </m:r>
      </m:oMath>
      <w:ins w:id="1906" w:author="PR Preview" w:date="2026-01-01T00:00:00Z">
        <w:r>
          <w:t xml:space="preserve"> </w:t>
        </w:r>
      </w:ins>
      <w:ins w:id="1907" w:author="PR Preview" w:date="2026-01-01T00:00:00Z">
        <w:r>
          <w:t xml:space="preserve">matrix</w:t>
        </w:r>
      </w:ins>
      <w:ins w:id="1908" w:author="PR Preview" w:date="2026-01-01T00:00:00Z">
        <w:r>
          <w:t xml:space="preserve"> </w:t>
        </w:r>
      </w:ins>
      <m:oMath>
        <m:r>
          <m:rPr>
            <m:sty m:val="bi"/>
          </m:rPr>
          <m:t>X</m:t>
        </m:r>
      </m:oMath>
      <w:ins w:id="1909" w:author="PR Preview" w:date="2026-01-01T00:00:00Z">
        <w:r>
          <w:t xml:space="preserve"> </w:t>
        </w:r>
      </w:ins>
      <w:ins w:id="1910" w:author="PR Preview" w:date="2026-01-01T00:00:00Z">
        <w:r>
          <w:t xml:space="preserve">and diagonal</w:t>
        </w:r>
      </w:ins>
      <w:ins w:id="1911" w:author="PR Preview" w:date="2026-01-01T00:00:00Z">
        <w:r>
          <w:t xml:space="preserve"> </w:t>
        </w:r>
      </w:ins>
      <m:oMath>
        <m:r>
          <m:t>p</m:t>
        </m:r>
        <m:r>
          <m:rPr>
            <m:sty m:val="p"/>
          </m:rPr>
          <m:t>×</m:t>
        </m:r>
        <m:r>
          <m:t>p</m:t>
        </m:r>
      </m:oMath>
      <w:ins w:id="1912" w:author="PR Preview" w:date="2026-01-01T00:00:00Z">
        <w:r>
          <w:t xml:space="preserve"> </w:t>
        </w:r>
      </w:ins>
      <w:ins w:id="1913" w:author="PR Preview" w:date="2026-01-01T00:00:00Z">
        <w:r>
          <w:t xml:space="preserve">matrix</w:t>
        </w:r>
      </w:ins>
      <w:ins w:id="1914" w:author="PR Preview" w:date="2026-01-01T00:00:00Z">
        <w:r>
          <w:t xml:space="preserve"> </w:t>
        </w:r>
      </w:ins>
      <m:oMath>
        <m:r>
          <m:rPr>
            <m:sty m:val="b"/>
          </m:rPr>
          <m:t>Λ</m:t>
        </m:r>
      </m:oMath>
      <w:ins w:id="1915" w:author="PR Preview" w:date="2026-01-01T00:00:00Z">
        <w:r>
          <w:t xml:space="preserve"> </w:t>
        </w:r>
      </w:ins>
      <w:ins w:id="1916" w:author="PR Preview" w:date="2026-01-01T00:00:00Z">
        <w:r>
          <w:t xml:space="preserve">(</w:t>
        </w:r>
      </w:ins>
      <w:hyperlink w:anchor="def-diagonal-matrix">
        <w:ins w:id="1917" w:author="PR Preview" w:date="2026-01-01T00:00:00Z">
          <w:r>
            <w:rPr>
              <w:rStyle w:val="Hyperlink"/>
            </w:rPr>
            <w:t xml:space="preserve">Definition 83</w:t>
          </w:r>
        </w:ins>
      </w:hyperlink>
      <w:ins w:id="1918" w:author="PR Preview" w:date="2026-01-01T00:00:00Z">
        <w:r>
          <w:t xml:space="preserve">);</w:t>
        </w:r>
      </w:ins>
      <w:ins w:id="1919" w:author="PR Preview" w:date="2026-01-01T00:00:00Z">
        <w:r>
          <w:t xml:space="preserve"> </w:t>
        </w:r>
      </w:ins>
      <w:ins w:id="1920" w:author="PR Preview" w:date="2026-01-01T00:00:00Z">
        <w:r>
          <w:t xml:space="preserve">by</w:t>
        </w:r>
      </w:ins>
      <w:ins w:id="1921" w:author="PR Preview" w:date="2026-01-01T00:00:00Z">
        <w:r>
          <w:t xml:space="preserve"> </w:t>
        </w:r>
      </w:ins>
      <w:hyperlink w:anchor="rem-similar-both-ways">
        <w:ins w:id="1922" w:author="PR Preview" w:date="2026-01-01T00:00:00Z">
          <w:r>
            <w:rPr>
              <w:rStyle w:val="Hyperlink"/>
            </w:rPr>
            <w:t xml:space="preserve">Remark 51</w:t>
          </w:r>
        </w:ins>
      </w:hyperlink>
      <w:ins w:id="1923" w:author="PR Preview" w:date="2026-01-01T00:00:00Z">
        <w:r>
          <w:t xml:space="preserve">, that is the same as</w:t>
        </w:r>
      </w:ins>
      <w:ins w:id="1924"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1925" w:author="PR Preview" w:date="2026-01-01T00:00:00Z">
        <w:r>
          <w:t xml:space="preserve">,</w:t>
        </w:r>
      </w:ins>
      <w:ins w:id="1926" w:author="PR Preview" w:date="2026-01-01T00:00:00Z">
        <w:r>
          <w:t xml:space="preserve"> </w:t>
        </w:r>
      </w:ins>
      <w:ins w:id="1927" w:author="PR Preview" w:date="2026-01-01T00:00:00Z">
        <w:r>
          <w:t xml:space="preserve">so a diagonalizable matrix is one similar to a diagonal matrix (</w:t>
        </w:r>
      </w:ins>
      <w:hyperlink w:anchor="def-similar">
        <w:ins w:id="1928" w:author="PR Preview" w:date="2026-01-01T00:00:00Z">
          <w:r>
            <w:rPr>
              <w:rStyle w:val="Hyperlink"/>
            </w:rPr>
            <w:t xml:space="preserve">Definition 120</w:t>
          </w:r>
        </w:ins>
      </w:hyperlink>
      <w:ins w:id="1929" w:author="PR Preview" w:date="2026-01-01T00:00:00Z">
        <w:r>
          <w:t xml:space="preserve">).</w:t>
        </w:r>
      </w:ins>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del w:id="1930" w:author="PR Preview" w:date="2026-01-01T00:00:00Z">
        <w:r>
          <w:delText xml:space="preserve">where</w:delText>
        </w:r>
      </w:del>
      <w:del w:id="1931" w:author="PR Preview" w:date="2026-01-01T00:00:00Z">
        <w:r>
          <w:delText xml:space="preserve"> </w:delText>
        </w:r>
      </w:del>
      <m:oMath>
        <m:r>
          <m:rPr>
            <m:sty m:val="bi"/>
          </m:rPr>
          <m:t>A</m:t>
        </m:r>
      </m:oMath>
      <w:del w:id="1932" w:author="PR Preview" w:date="2026-01-01T00:00:00Z">
        <w:r>
          <w:delText xml:space="preserve"> </w:delText>
        </w:r>
      </w:del>
      <w:del w:id="1933" w:author="PR Preview" w:date="2026-01-01T00:00:00Z">
        <w:r>
          <w:delText xml:space="preserve">(</w:delText>
        </w:r>
      </w:del>
      <m:oMath>
        <m:r>
          <m:t>k</m:t>
        </m:r>
        <m:r>
          <m:rPr>
            <m:sty m:val="p"/>
          </m:rPr>
          <m:t>×</m:t>
        </m:r>
        <m:r>
          <m:t>l</m:t>
        </m:r>
      </m:oMath>
      <w:del w:id="1934" w:author="PR Preview" w:date="2026-01-01T00:00:00Z">
        <w:r>
          <w:delText xml:space="preserve">) holds the entries</w:delText>
        </w:r>
      </w:del>
      <w:del w:id="1935" w:author="PR Preview" w:date="2026-01-01T00:00:00Z">
        <w:r>
          <w:delText xml:space="preserve"> </w:delText>
        </w:r>
      </w:del>
      <m:oMath>
        <m:sSub>
          <m:e>
            <m:r>
              <m:t>x</m:t>
            </m:r>
          </m:e>
          <m:sub>
            <m:r>
              <m:t>i</m:t>
            </m:r>
            <m:r>
              <m:t>j</m:t>
            </m:r>
          </m:sub>
        </m:sSub>
      </m:oMath>
      <w:del w:id="1936" w:author="PR Preview" w:date="2026-01-01T00:00:00Z">
        <w:r>
          <w:delText xml:space="preserve"> </w:delText>
        </w:r>
      </w:del>
      <w:del w:id="1937" w:author="PR Preview" w:date="2026-01-01T00:00:00Z">
        <w:r>
          <w:delText xml:space="preserve">with</w:delText>
        </w:r>
      </w:del>
      <w:del w:id="1938" w:author="PR Preview" w:date="2026-01-01T00:00:00Z">
        <w:r>
          <w:delText xml:space="preserve"> </w:delText>
        </w:r>
      </w:del>
      <m:oMath>
        <m:r>
          <m:t>i</m:t>
        </m:r>
        <m:r>
          <m:rPr>
            <m:sty m:val="p"/>
          </m:rPr>
          <m:t>≤</m:t>
        </m:r>
        <m:r>
          <m:t>k</m:t>
        </m:r>
      </m:oMath>
      <w:del w:id="1939" w:author="PR Preview" w:date="2026-01-01T00:00:00Z">
        <w:r>
          <w:delText xml:space="preserve"> </w:delText>
        </w:r>
      </w:del>
      <w:del w:id="1940" w:author="PR Preview" w:date="2026-01-01T00:00:00Z">
        <w:r>
          <w:delText xml:space="preserve">and</w:delText>
        </w:r>
      </w:del>
      <w:del w:id="1941" w:author="PR Preview" w:date="2026-01-01T00:00:00Z">
        <w:r>
          <w:delText xml:space="preserve"> </w:delText>
        </w:r>
      </w:del>
      <m:oMath>
        <m:r>
          <m:t>j</m:t>
        </m:r>
        <m:r>
          <m:rPr>
            <m:sty m:val="p"/>
          </m:rPr>
          <m:t>≤</m:t>
        </m:r>
        <m:r>
          <m:t>l</m:t>
        </m:r>
      </m:oMath>
      <w:del w:id="1942" w:author="PR Preview" w:date="2026-01-01T00:00:00Z">
        <w:r>
          <w:delText xml:space="preserve">,</w:delText>
        </w:r>
      </w:del>
      <w:del w:id="1943" w:author="PR Preview" w:date="2026-01-01T00:00:00Z">
        <w:r>
          <w:delText xml:space="preserve"> </w:delText>
        </w:r>
      </w:del>
      <m:oMath>
        <m:r>
          <m:rPr>
            <m:sty m:val="bi"/>
          </m:rPr>
          <m:t>B</m:t>
        </m:r>
      </m:oMath>
      <w:del w:id="1944" w:author="PR Preview" w:date="2026-01-01T00:00:00Z">
        <w:r>
          <w:delText xml:space="preserve"> </w:delText>
        </w:r>
      </w:del>
      <w:del w:id="1945" w:author="PR Preview" w:date="2026-01-01T00:00:00Z">
        <w:r>
          <w:delText xml:space="preserve">(</w:delText>
        </w:r>
      </w:del>
      <m:oMath>
        <m:r>
          <m:t>k</m:t>
        </m:r>
        <m:r>
          <m:rPr>
            <m:sty m:val="p"/>
          </m:rPr>
          <m:t>×</m:t>
        </m:r>
        <m:r>
          <m:rPr>
            <m:sty m:val="p"/>
          </m:rPr>
          <m:t>(</m:t>
        </m:r>
        <m:r>
          <m:t>n</m:t>
        </m:r>
        <m:r>
          <m:rPr>
            <m:sty m:val="p"/>
          </m:rPr>
          <m:t>−</m:t>
        </m:r>
        <m:r>
          <m:t>l</m:t>
        </m:r>
        <m:r>
          <m:rPr>
            <m:sty m:val="p"/>
          </m:rPr>
          <m:t>)</m:t>
        </m:r>
      </m:oMath>
      <w:del w:id="1946" w:author="PR Preview" w:date="2026-01-01T00:00:00Z">
        <w:r>
          <w:delText xml:space="preserve">) those with</w:delText>
        </w:r>
      </w:del>
      <w:del w:id="1947" w:author="PR Preview" w:date="2026-01-01T00:00:00Z">
        <w:r>
          <w:delText xml:space="preserve"> </w:delText>
        </w:r>
      </w:del>
      <m:oMath>
        <m:r>
          <m:t>i</m:t>
        </m:r>
        <m:r>
          <m:rPr>
            <m:sty m:val="p"/>
          </m:rPr>
          <m:t>≤</m:t>
        </m:r>
        <m:r>
          <m:t>k</m:t>
        </m:r>
      </m:oMath>
      <w:del w:id="1948" w:author="PR Preview" w:date="2026-01-01T00:00:00Z">
        <w:r>
          <w:delText xml:space="preserve"> </w:delText>
        </w:r>
      </w:del>
      <w:del w:id="1949" w:author="PR Preview" w:date="2026-01-01T00:00:00Z">
        <w:r>
          <w:delText xml:space="preserve">and</w:delText>
        </w:r>
      </w:del>
      <w:del w:id="1950" w:author="PR Preview" w:date="2026-01-01T00:00:00Z">
        <w:r>
          <w:delText xml:space="preserve"> </w:delText>
        </w:r>
      </w:del>
      <m:oMath>
        <m:r>
          <m:t>j</m:t>
        </m:r>
        <m:r>
          <m:rPr>
            <m:sty m:val="p"/>
          </m:rPr>
          <m:t>&gt;</m:t>
        </m:r>
        <m:r>
          <m:t>l</m:t>
        </m:r>
      </m:oMath>
      <w:del w:id="1951" w:author="PR Preview" w:date="2026-01-01T00:00:00Z">
        <w:r>
          <w:delText xml:space="preserve">,</w:delText>
        </w:r>
      </w:del>
      <w:del w:id="1952" w:author="PR Preview" w:date="2026-01-01T00:00:00Z">
        <w:r>
          <w:delText xml:space="preserve"> </w:delText>
        </w:r>
      </w:del>
      <m:oMath>
        <m:r>
          <m:rPr>
            <m:sty m:val="bi"/>
          </m:rPr>
          <m:t>C</m:t>
        </m:r>
      </m:oMath>
      <w:del w:id="1953" w:author="PR Preview" w:date="2026-01-01T00:00:00Z">
        <w:r>
          <w:delText xml:space="preserve"> </w:delText>
        </w:r>
      </w:del>
      <w:del w:id="1954" w:author="PR Preview" w:date="2026-01-01T00:00:00Z">
        <w:r>
          <w:delText xml:space="preserve">(</w:delText>
        </w:r>
      </w:del>
      <m:oMath>
        <m:r>
          <m:rPr>
            <m:sty m:val="p"/>
          </m:rPr>
          <m:t>(</m:t>
        </m:r>
        <m:r>
          <m:t>m</m:t>
        </m:r>
        <m:r>
          <m:rPr>
            <m:sty m:val="p"/>
          </m:rPr>
          <m:t>−</m:t>
        </m:r>
        <m:r>
          <m:t>k</m:t>
        </m:r>
        <m:r>
          <m:rPr>
            <m:sty m:val="p"/>
          </m:rPr>
          <m:t>)</m:t>
        </m:r>
        <m:r>
          <m:rPr>
            <m:sty m:val="p"/>
          </m:rPr>
          <m:t>×</m:t>
        </m:r>
        <m:r>
          <m:t>l</m:t>
        </m:r>
      </m:oMath>
      <w:del w:id="1955" w:author="PR Preview" w:date="2026-01-01T00:00:00Z">
        <w:r>
          <w:delText xml:space="preserve">) those with</w:delText>
        </w:r>
      </w:del>
      <w:del w:id="1956" w:author="PR Preview" w:date="2026-01-01T00:00:00Z">
        <w:r>
          <w:delText xml:space="preserve"> </w:delText>
        </w:r>
      </w:del>
      <m:oMath>
        <m:r>
          <m:t>i</m:t>
        </m:r>
        <m:r>
          <m:rPr>
            <m:sty m:val="p"/>
          </m:rPr>
          <m:t>&gt;</m:t>
        </m:r>
        <m:r>
          <m:t>k</m:t>
        </m:r>
      </m:oMath>
      <w:del w:id="1957" w:author="PR Preview" w:date="2026-01-01T00:00:00Z">
        <w:r>
          <w:delText xml:space="preserve"> </w:delText>
        </w:r>
      </w:del>
      <w:del w:id="1958" w:author="PR Preview" w:date="2026-01-01T00:00:00Z">
        <w:r>
          <w:delText xml:space="preserve">and</w:delText>
        </w:r>
      </w:del>
      <w:del w:id="1959" w:author="PR Preview" w:date="2026-01-01T00:00:00Z">
        <w:r>
          <w:delText xml:space="preserve"> </w:delText>
        </w:r>
      </w:del>
      <m:oMath>
        <m:r>
          <m:t>j</m:t>
        </m:r>
        <m:r>
          <m:rPr>
            <m:sty m:val="p"/>
          </m:rPr>
          <m:t>≤</m:t>
        </m:r>
        <m:r>
          <m:t>l</m:t>
        </m:r>
      </m:oMath>
      <w:del w:id="1960" w:author="PR Preview" w:date="2026-01-01T00:00:00Z">
        <w:r>
          <w:delText xml:space="preserve">,</w:delText>
        </w:r>
      </w:del>
      <w:del w:id="1961" w:author="PR Preview" w:date="2026-01-01T00:00:00Z">
        <w:r>
          <w:delText xml:space="preserve"> </w:delText>
        </w:r>
      </w:del>
      <w:del w:id="1962" w:author="PR Preview" w:date="2026-01-01T00:00:00Z">
        <w:r>
          <w:delText xml:space="preserve">and</w:delText>
        </w:r>
      </w:del>
      <w:del w:id="1963" w:author="PR Preview" w:date="2026-01-01T00:00:00Z">
        <w:r>
          <w:delText xml:space="preserve"> </w:delText>
        </w:r>
      </w:del>
      <m:oMath>
        <m:r>
          <m:rPr>
            <m:sty m:val="bi"/>
          </m:rPr>
          <m:t>D</m:t>
        </m:r>
      </m:oMath>
      <w:del w:id="1964" w:author="PR Preview" w:date="2026-01-01T00:00:00Z">
        <w:r>
          <w:delText xml:space="preserve"> </w:delText>
        </w:r>
      </w:del>
      <w:del w:id="1965" w:author="PR Preview" w:date="2026-01-01T00:00:00Z">
        <w:r>
          <w:delText xml:space="preserve">(</w:delText>
        </w:r>
      </w:del>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del w:id="1966" w:author="PR Preview" w:date="2026-01-01T00:00:00Z">
        <w:r>
          <w:delText xml:space="preserve">) those with</w:delText>
        </w:r>
      </w:del>
      <w:del w:id="1967" w:author="PR Preview" w:date="2026-01-01T00:00:00Z">
        <w:r>
          <w:delText xml:space="preserve"> </w:delText>
        </w:r>
      </w:del>
      <m:oMath>
        <m:r>
          <m:t>i</m:t>
        </m:r>
        <m:r>
          <m:rPr>
            <m:sty m:val="p"/>
          </m:rPr>
          <m:t>&gt;</m:t>
        </m:r>
        <m:r>
          <m:t>k</m:t>
        </m:r>
      </m:oMath>
      <w:del w:id="1968" w:author="PR Preview" w:date="2026-01-01T00:00:00Z">
        <w:r>
          <w:delText xml:space="preserve"> </w:delText>
        </w:r>
      </w:del>
      <w:del w:id="1969" w:author="PR Preview" w:date="2026-01-01T00:00:00Z">
        <w:r>
          <w:delText xml:space="preserve">and</w:delText>
        </w:r>
      </w:del>
      <w:del w:id="1970" w:author="PR Preview" w:date="2026-01-01T00:00:00Z">
        <w:r>
          <w:delText xml:space="preserve"> </w:delText>
        </w:r>
      </w:del>
      <m:oMath>
        <m:r>
          <m:t>j</m:t>
        </m:r>
        <m:r>
          <m:rPr>
            <m:sty m:val="p"/>
          </m:rPr>
          <m:t>&gt;</m:t>
        </m:r>
        <m:r>
          <m:t>l</m:t>
        </m:r>
      </m:oMath>
      <w:del w:id="1971" w:author="PR Preview" w:date="2026-01-01T00:00:00Z">
        <w:r>
          <w:delText xml:space="preserve">,</w:delText>
        </w:r>
      </w:del>
      <w:del w:id="1972" w:author="PR Preview" w:date="2026-01-01T00:00:00Z">
        <w:r>
          <w:delText xml:space="preserve"> </w:delText>
        </w:r>
      </w:del>
      <w:del w:id="1973" w:author="PR Preview" w:date="2026-01-01T00:00:00Z">
        <w:r>
          <w:delText xml:space="preserve">each in its original order.</w:delText>
        </w:r>
      </w:del>
      <w:del w:id="1974" w:author="PR Preview" w:date="2026-01-01T00:00:00Z">
        <w:r>
          <w:delText xml:space="preserve"> </w:delText>
        </w:r>
      </w:del>
      <w:del w:id="1975" w:author="PR Preview" w:date="2026-01-01T00:00:00Z">
        <w:r>
          <w:delText xml:space="preserve">A matrix written this way is a</w:delText>
        </w:r>
      </w:del>
      <w:del w:id="1976" w:author="PR Preview" w:date="2026-01-01T00:00:00Z">
        <w:r>
          <w:delText xml:space="preserve"> </w:delText>
        </w:r>
      </w:del>
      <w:del w:id="1977" w:author="PR Preview" w:date="2026-01-01T00:00:00Z">
        <w:r>
          <w:rPr>
            <w:b/>
            <w:bCs/>
          </w:rPr>
          <w:delText xml:space="preserve">block matrix</w:delText>
        </w:r>
      </w:del>
      <w:del w:id="1978" w:author="PR Preview" w:date="2026-01-01T00:00:00Z">
        <w:r>
          <w:delText xml:space="preserve"> </w:delText>
        </w:r>
      </w:del>
      <w:del w:id="1979" w:author="PR Preview" w:date="2026-01-01T00:00:00Z">
        <w:r>
          <w:delText xml:space="preserve">[89]</w:delText>
        </w:r>
      </w:del>
      <w:del w:id="1980" w:author="PR Preview" w:date="2026-01-01T00:00:00Z">
        <w:r>
          <w:delText xml:space="preserve">.</w:delText>
        </w:r>
      </w:del>
    </w:p>
    <w:p>
      <w:pPr>
        <w:pStyle w:val="FirstParagraph"/>
      </w:pPr>
      <w:ins w:id="1981" w:author="PR Preview" w:date="2026-01-01T00:00:00Z">
        <w:r>
          <w:t xml:space="preserve">where</w:t>
        </w:r>
      </w:ins>
      <w:ins w:id="1982" w:author="PR Preview" w:date="2026-01-01T00:00:00Z">
        <w:r>
          <w:t xml:space="preserve"> </w:t>
        </w:r>
      </w:ins>
      <m:oMath>
        <m:r>
          <m:rPr>
            <m:sty m:val="bi"/>
          </m:rPr>
          <m:t>A</m:t>
        </m:r>
      </m:oMath>
      <w:ins w:id="1983" w:author="PR Preview" w:date="2026-01-01T00:00:00Z">
        <w:r>
          <w:t xml:space="preserve"> </w:t>
        </w:r>
      </w:ins>
      <w:ins w:id="1984" w:author="PR Preview" w:date="2026-01-01T00:00:00Z">
        <w:r>
          <w:t xml:space="preserve">(</w:t>
        </w:r>
      </w:ins>
      <m:oMath>
        <m:r>
          <m:t>k</m:t>
        </m:r>
        <m:r>
          <m:rPr>
            <m:sty m:val="p"/>
          </m:rPr>
          <m:t>×</m:t>
        </m:r>
        <m:r>
          <m:t>l</m:t>
        </m:r>
      </m:oMath>
      <w:ins w:id="1985" w:author="PR Preview" w:date="2026-01-01T00:00:00Z">
        <w:r>
          <w:t xml:space="preserve">) holds the entries</w:t>
        </w:r>
      </w:ins>
      <w:ins w:id="1986" w:author="PR Preview" w:date="2026-01-01T00:00:00Z">
        <w:r>
          <w:t xml:space="preserve"> </w:t>
        </w:r>
      </w:ins>
      <m:oMath>
        <m:sSub>
          <m:e>
            <m:r>
              <m:t>x</m:t>
            </m:r>
          </m:e>
          <m:sub>
            <m:r>
              <m:t>i</m:t>
            </m:r>
            <m:r>
              <m:t>j</m:t>
            </m:r>
          </m:sub>
        </m:sSub>
      </m:oMath>
      <w:ins w:id="1987" w:author="PR Preview" w:date="2026-01-01T00:00:00Z">
        <w:r>
          <w:t xml:space="preserve"> </w:t>
        </w:r>
      </w:ins>
      <w:ins w:id="1988" w:author="PR Preview" w:date="2026-01-01T00:00:00Z">
        <w:r>
          <w:t xml:space="preserve">with</w:t>
        </w:r>
      </w:ins>
      <w:ins w:id="1989" w:author="PR Preview" w:date="2026-01-01T00:00:00Z">
        <w:r>
          <w:t xml:space="preserve"> </w:t>
        </w:r>
      </w:ins>
      <m:oMath>
        <m:r>
          <m:t>i</m:t>
        </m:r>
        <m:r>
          <m:rPr>
            <m:sty m:val="p"/>
          </m:rPr>
          <m:t>≤</m:t>
        </m:r>
        <m:r>
          <m:t>k</m:t>
        </m:r>
      </m:oMath>
      <w:ins w:id="1990" w:author="PR Preview" w:date="2026-01-01T00:00:00Z">
        <w:r>
          <w:t xml:space="preserve"> </w:t>
        </w:r>
      </w:ins>
      <w:ins w:id="1991" w:author="PR Preview" w:date="2026-01-01T00:00:00Z">
        <w:r>
          <w:t xml:space="preserve">and</w:t>
        </w:r>
      </w:ins>
      <w:ins w:id="1992" w:author="PR Preview" w:date="2026-01-01T00:00:00Z">
        <w:r>
          <w:t xml:space="preserve"> </w:t>
        </w:r>
      </w:ins>
      <m:oMath>
        <m:r>
          <m:t>j</m:t>
        </m:r>
        <m:r>
          <m:rPr>
            <m:sty m:val="p"/>
          </m:rPr>
          <m:t>≤</m:t>
        </m:r>
        <m:r>
          <m:t>l</m:t>
        </m:r>
      </m:oMath>
      <w:ins w:id="1993" w:author="PR Preview" w:date="2026-01-01T00:00:00Z">
        <w:r>
          <w:t xml:space="preserve">,</w:t>
        </w:r>
      </w:ins>
      <w:ins w:id="1994" w:author="PR Preview" w:date="2026-01-01T00:00:00Z">
        <w:r>
          <w:t xml:space="preserve"> </w:t>
        </w:r>
      </w:ins>
      <m:oMath>
        <m:r>
          <m:rPr>
            <m:sty m:val="bi"/>
          </m:rPr>
          <m:t>B</m:t>
        </m:r>
      </m:oMath>
      <w:ins w:id="1995" w:author="PR Preview" w:date="2026-01-01T00:00:00Z">
        <w:r>
          <w:t xml:space="preserve"> </w:t>
        </w:r>
      </w:ins>
      <w:ins w:id="1996" w:author="PR Preview" w:date="2026-01-01T00:00:00Z">
        <w:r>
          <w:t xml:space="preserve">(</w:t>
        </w:r>
      </w:ins>
      <m:oMath>
        <m:r>
          <m:t>k</m:t>
        </m:r>
        <m:r>
          <m:rPr>
            <m:sty m:val="p"/>
          </m:rPr>
          <m:t>×</m:t>
        </m:r>
        <m:r>
          <m:rPr>
            <m:sty m:val="p"/>
          </m:rPr>
          <m:t>(</m:t>
        </m:r>
        <m:r>
          <m:t>n</m:t>
        </m:r>
        <m:r>
          <m:rPr>
            <m:sty m:val="p"/>
          </m:rPr>
          <m:t>−</m:t>
        </m:r>
        <m:r>
          <m:t>l</m:t>
        </m:r>
        <m:r>
          <m:rPr>
            <m:sty m:val="p"/>
          </m:rPr>
          <m:t>)</m:t>
        </m:r>
      </m:oMath>
      <w:ins w:id="1997" w:author="PR Preview" w:date="2026-01-01T00:00:00Z">
        <w:r>
          <w:t xml:space="preserve">) those with</w:t>
        </w:r>
      </w:ins>
      <w:ins w:id="1998" w:author="PR Preview" w:date="2026-01-01T00:00:00Z">
        <w:r>
          <w:t xml:space="preserve"> </w:t>
        </w:r>
      </w:ins>
      <m:oMath>
        <m:r>
          <m:t>i</m:t>
        </m:r>
        <m:r>
          <m:rPr>
            <m:sty m:val="p"/>
          </m:rPr>
          <m:t>≤</m:t>
        </m:r>
        <m:r>
          <m:t>k</m:t>
        </m:r>
      </m:oMath>
      <w:ins w:id="1999" w:author="PR Preview" w:date="2026-01-01T00:00:00Z">
        <w:r>
          <w:t xml:space="preserve"> </w:t>
        </w:r>
      </w:ins>
      <w:ins w:id="2000" w:author="PR Preview" w:date="2026-01-01T00:00:00Z">
        <w:r>
          <w:t xml:space="preserve">and</w:t>
        </w:r>
      </w:ins>
      <w:ins w:id="2001" w:author="PR Preview" w:date="2026-01-01T00:00:00Z">
        <w:r>
          <w:t xml:space="preserve"> </w:t>
        </w:r>
      </w:ins>
      <m:oMath>
        <m:r>
          <m:t>j</m:t>
        </m:r>
        <m:r>
          <m:rPr>
            <m:sty m:val="p"/>
          </m:rPr>
          <m:t>&gt;</m:t>
        </m:r>
        <m:r>
          <m:t>l</m:t>
        </m:r>
      </m:oMath>
      <w:ins w:id="2002" w:author="PR Preview" w:date="2026-01-01T00:00:00Z">
        <w:r>
          <w:t xml:space="preserve">,</w:t>
        </w:r>
      </w:ins>
      <w:ins w:id="2003" w:author="PR Preview" w:date="2026-01-01T00:00:00Z">
        <w:r>
          <w:t xml:space="preserve"> </w:t>
        </w:r>
      </w:ins>
      <m:oMath>
        <m:r>
          <m:rPr>
            <m:sty m:val="bi"/>
          </m:rPr>
          <m:t>C</m:t>
        </m:r>
      </m:oMath>
      <w:ins w:id="2004" w:author="PR Preview" w:date="2026-01-01T00:00:00Z">
        <w:r>
          <w:t xml:space="preserve"> </w:t>
        </w:r>
      </w:ins>
      <w:ins w:id="2005" w:author="PR Preview" w:date="2026-01-01T00:00:00Z">
        <w:r>
          <w:t xml:space="preserve">(</w:t>
        </w:r>
      </w:ins>
      <m:oMath>
        <m:r>
          <m:rPr>
            <m:sty m:val="p"/>
          </m:rPr>
          <m:t>(</m:t>
        </m:r>
        <m:r>
          <m:t>m</m:t>
        </m:r>
        <m:r>
          <m:rPr>
            <m:sty m:val="p"/>
          </m:rPr>
          <m:t>−</m:t>
        </m:r>
        <m:r>
          <m:t>k</m:t>
        </m:r>
        <m:r>
          <m:rPr>
            <m:sty m:val="p"/>
          </m:rPr>
          <m:t>)</m:t>
        </m:r>
        <m:r>
          <m:rPr>
            <m:sty m:val="p"/>
          </m:rPr>
          <m:t>×</m:t>
        </m:r>
        <m:r>
          <m:t>l</m:t>
        </m:r>
      </m:oMath>
      <w:ins w:id="2006" w:author="PR Preview" w:date="2026-01-01T00:00:00Z">
        <w:r>
          <w:t xml:space="preserve">) those with</w:t>
        </w:r>
      </w:ins>
      <w:ins w:id="2007" w:author="PR Preview" w:date="2026-01-01T00:00:00Z">
        <w:r>
          <w:t xml:space="preserve"> </w:t>
        </w:r>
      </w:ins>
      <m:oMath>
        <m:r>
          <m:t>i</m:t>
        </m:r>
        <m:r>
          <m:rPr>
            <m:sty m:val="p"/>
          </m:rPr>
          <m:t>&gt;</m:t>
        </m:r>
        <m:r>
          <m:t>k</m:t>
        </m:r>
      </m:oMath>
      <w:ins w:id="2008" w:author="PR Preview" w:date="2026-01-01T00:00:00Z">
        <w:r>
          <w:t xml:space="preserve"> </w:t>
        </w:r>
      </w:ins>
      <w:ins w:id="2009" w:author="PR Preview" w:date="2026-01-01T00:00:00Z">
        <w:r>
          <w:t xml:space="preserve">and</w:t>
        </w:r>
      </w:ins>
      <w:ins w:id="2010" w:author="PR Preview" w:date="2026-01-01T00:00:00Z">
        <w:r>
          <w:t xml:space="preserve"> </w:t>
        </w:r>
      </w:ins>
      <m:oMath>
        <m:r>
          <m:t>j</m:t>
        </m:r>
        <m:r>
          <m:rPr>
            <m:sty m:val="p"/>
          </m:rPr>
          <m:t>≤</m:t>
        </m:r>
        <m:r>
          <m:t>l</m:t>
        </m:r>
      </m:oMath>
      <w:ins w:id="2011" w:author="PR Preview" w:date="2026-01-01T00:00:00Z">
        <w:r>
          <w:t xml:space="preserve">,</w:t>
        </w:r>
      </w:ins>
      <w:ins w:id="2012" w:author="PR Preview" w:date="2026-01-01T00:00:00Z">
        <w:r>
          <w:t xml:space="preserve"> </w:t>
        </w:r>
      </w:ins>
      <w:ins w:id="2013" w:author="PR Preview" w:date="2026-01-01T00:00:00Z">
        <w:r>
          <w:t xml:space="preserve">and</w:t>
        </w:r>
      </w:ins>
      <w:ins w:id="2014" w:author="PR Preview" w:date="2026-01-01T00:00:00Z">
        <w:r>
          <w:t xml:space="preserve"> </w:t>
        </w:r>
      </w:ins>
      <m:oMath>
        <m:r>
          <m:rPr>
            <m:sty m:val="bi"/>
          </m:rPr>
          <m:t>D</m:t>
        </m:r>
      </m:oMath>
      <w:ins w:id="2015" w:author="PR Preview" w:date="2026-01-01T00:00:00Z">
        <w:r>
          <w:t xml:space="preserve"> </w:t>
        </w:r>
      </w:ins>
      <w:ins w:id="2016" w:author="PR Preview" w:date="2026-01-01T00:00:00Z">
        <w:r>
          <w:t xml:space="preserve">(</w:t>
        </w:r>
      </w:ins>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ins w:id="2017" w:author="PR Preview" w:date="2026-01-01T00:00:00Z">
        <w:r>
          <w:t xml:space="preserve">) those with</w:t>
        </w:r>
      </w:ins>
      <w:ins w:id="2018" w:author="PR Preview" w:date="2026-01-01T00:00:00Z">
        <w:r>
          <w:t xml:space="preserve"> </w:t>
        </w:r>
      </w:ins>
      <m:oMath>
        <m:r>
          <m:t>i</m:t>
        </m:r>
        <m:r>
          <m:rPr>
            <m:sty m:val="p"/>
          </m:rPr>
          <m:t>&gt;</m:t>
        </m:r>
        <m:r>
          <m:t>k</m:t>
        </m:r>
      </m:oMath>
      <w:ins w:id="2019" w:author="PR Preview" w:date="2026-01-01T00:00:00Z">
        <w:r>
          <w:t xml:space="preserve"> </w:t>
        </w:r>
      </w:ins>
      <w:ins w:id="2020" w:author="PR Preview" w:date="2026-01-01T00:00:00Z">
        <w:r>
          <w:t xml:space="preserve">and</w:t>
        </w:r>
      </w:ins>
      <w:ins w:id="2021" w:author="PR Preview" w:date="2026-01-01T00:00:00Z">
        <w:r>
          <w:t xml:space="preserve"> </w:t>
        </w:r>
      </w:ins>
      <m:oMath>
        <m:r>
          <m:t>j</m:t>
        </m:r>
        <m:r>
          <m:rPr>
            <m:sty m:val="p"/>
          </m:rPr>
          <m:t>&gt;</m:t>
        </m:r>
        <m:r>
          <m:t>l</m:t>
        </m:r>
      </m:oMath>
      <w:ins w:id="2022" w:author="PR Preview" w:date="2026-01-01T00:00:00Z">
        <w:r>
          <w:t xml:space="preserve">,</w:t>
        </w:r>
      </w:ins>
      <w:ins w:id="2023" w:author="PR Preview" w:date="2026-01-01T00:00:00Z">
        <w:r>
          <w:t xml:space="preserve"> </w:t>
        </w:r>
      </w:ins>
      <w:ins w:id="2024" w:author="PR Preview" w:date="2026-01-01T00:00:00Z">
        <w:r>
          <w:t xml:space="preserve">each in its original order.</w:t>
        </w:r>
      </w:ins>
      <w:ins w:id="2025" w:author="PR Preview" w:date="2026-01-01T00:00:00Z">
        <w:r>
          <w:t xml:space="preserve"> </w:t>
        </w:r>
      </w:ins>
      <w:ins w:id="2026" w:author="PR Preview" w:date="2026-01-01T00:00:00Z">
        <w:r>
          <w:t xml:space="preserve">A matrix written this way is a</w:t>
        </w:r>
      </w:ins>
      <w:ins w:id="2027" w:author="PR Preview" w:date="2026-01-01T00:00:00Z">
        <w:r>
          <w:t xml:space="preserve"> </w:t>
        </w:r>
      </w:ins>
      <w:ins w:id="2028" w:author="PR Preview" w:date="2026-01-01T00:00:00Z">
        <w:r>
          <w:rPr>
            <w:b/>
            <w:bCs/>
          </w:rPr>
          <w:t xml:space="preserve">block matrix</w:t>
        </w:r>
      </w:ins>
      <w:ins w:id="2029" w:author="PR Preview" w:date="2026-01-01T00:00:00Z">
        <w:r>
          <w:t xml:space="preserve"> </w:t>
        </w:r>
      </w:ins>
      <w:ins w:id="2030" w:author="PR Preview" w:date="2026-01-01T00:00:00Z">
        <w:r>
          <w:t xml:space="preserve">[92]</w:t>
        </w:r>
      </w:ins>
      <w:ins w:id="2031" w:author="PR Preview" w:date="2026-01-01T00:00:00Z">
        <w:r>
          <w:t xml:space="preserve">.</w:t>
        </w:r>
      </w:ins>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del w:id="2032" w:author="PR Preview" w:date="2026-01-01T00:00:00Z">
        <w:r>
          <w:rPr>
            <w:b/>
            <w:bCs/>
          </w:rPr>
          <w:delText xml:space="preserve">Definition 124 (Schur complement)</w:delText>
        </w:r>
      </w:del>
      <w:del w:id="2033" w:author="PR Preview" w:date="2026-01-01T00:00:00Z">
        <w:r>
          <w:delText xml:space="preserve"> </w:delText>
        </w:r>
      </w:del>
      <w:del w:id="2034" w:author="PR Preview" w:date="2026-01-01T00:00:00Z">
        <w:r>
          <w:delText xml:space="preserve">For a block matrix</w:delText>
        </w:r>
      </w:del>
      <w:del w:id="203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036" w:author="PR Preview" w:date="2026-01-01T00:00:00Z">
        <w:r>
          <w:delText xml:space="preserve"> </w:delText>
        </w:r>
      </w:del>
      <w:del w:id="2037" w:author="PR Preview" w:date="2026-01-01T00:00:00Z">
        <w:r>
          <w:delText xml:space="preserve">as in</w:delText>
        </w:r>
      </w:del>
      <w:del w:id="2038" w:author="PR Preview" w:date="2026-01-01T00:00:00Z">
        <w:r>
          <w:delText xml:space="preserve"> </w:delText>
        </w:r>
      </w:del>
      <w:hyperlink w:anchor="thm-block-quadratic">
        <w:del w:id="2039" w:author="PR Preview" w:date="2026-01-01T00:00:00Z">
          <w:r>
            <w:rPr>
              <w:rStyle w:val="Hyperlink"/>
            </w:rPr>
            <w:delText xml:space="preserve">Theorem 123</w:delText>
          </w:r>
        </w:del>
      </w:hyperlink>
      <w:del w:id="2040" w:author="PR Preview" w:date="2026-01-01T00:00:00Z">
        <w:r>
          <w:delText xml:space="preserve"> </w:delText>
        </w:r>
      </w:del>
      <w:del w:id="2041" w:author="PR Preview" w:date="2026-01-01T00:00:00Z">
        <w:r>
          <w:delText xml:space="preserve">with</w:delText>
        </w:r>
      </w:del>
      <w:del w:id="2042" w:author="PR Preview" w:date="2026-01-01T00:00:00Z">
        <w:r>
          <w:delText xml:space="preserve"> </w:delText>
        </w:r>
      </w:del>
      <m:oMath>
        <m:r>
          <m:rPr>
            <m:sty m:val="bi"/>
          </m:rPr>
          <m:t>A</m:t>
        </m:r>
      </m:oMath>
      <w:del w:id="2043" w:author="PR Preview" w:date="2026-01-01T00:00:00Z">
        <w:r>
          <w:delText xml:space="preserve"> </w:delText>
        </w:r>
      </w:del>
      <w:del w:id="2044" w:author="PR Preview" w:date="2026-01-01T00:00:00Z">
        <w:r>
          <w:delText xml:space="preserve">invertible,</w:delText>
        </w:r>
      </w:del>
      <w:del w:id="2045" w:author="PR Preview" w:date="2026-01-01T00:00:00Z">
        <w:r>
          <w:delText xml:space="preserve"> </w:delText>
        </w:r>
      </w:del>
      <w:del w:id="2046" w:author="PR Preview" w:date="2026-01-01T00:00:00Z">
        <w:r>
          <w:delText xml:space="preserve">the</w:delText>
        </w:r>
      </w:del>
      <w:del w:id="2047" w:author="PR Preview" w:date="2026-01-01T00:00:00Z">
        <w:r>
          <w:delText xml:space="preserve"> </w:delText>
        </w:r>
      </w:del>
      <w:del w:id="2048" w:author="PR Preview" w:date="2026-01-01T00:00:00Z">
        <w:r>
          <w:rPr>
            <w:b/>
            <w:bCs/>
          </w:rPr>
          <w:delText xml:space="preserve">Schur complement</w:delText>
        </w:r>
      </w:del>
      <w:del w:id="2049" w:author="PR Preview" w:date="2026-01-01T00:00:00Z">
        <w:r>
          <w:delText xml:space="preserve"> </w:delText>
        </w:r>
      </w:del>
      <w:del w:id="2050" w:author="PR Preview" w:date="2026-01-01T00:00:00Z">
        <w:r>
          <w:delText xml:space="preserve">[90]</w:delText>
        </w:r>
      </w:del>
      <w:del w:id="2051" w:author="PR Preview" w:date="2026-01-01T00:00:00Z">
        <w:r>
          <w:delText xml:space="preserve"> </w:delText>
        </w:r>
      </w:del>
      <w:del w:id="2052" w:author="PR Preview" w:date="2026-01-01T00:00:00Z">
        <w:r>
          <w:delText xml:space="preserve">of</w:delText>
        </w:r>
      </w:del>
      <w:del w:id="2053" w:author="PR Preview" w:date="2026-01-01T00:00:00Z">
        <w:r>
          <w:delText xml:space="preserve"> </w:delText>
        </w:r>
      </w:del>
      <m:oMath>
        <m:r>
          <m:rPr>
            <m:sty m:val="bi"/>
          </m:rPr>
          <m:t>A</m:t>
        </m:r>
      </m:oMath>
      <w:del w:id="2054" w:author="PR Preview" w:date="2026-01-01T00:00:00Z">
        <w:r>
          <w:delText xml:space="preserve"> </w:delText>
        </w:r>
      </w:del>
      <w:del w:id="2055" w:author="PR Preview" w:date="2026-01-01T00:00:00Z">
        <w:r>
          <w:delText xml:space="preserve">in</w:delText>
        </w:r>
      </w:del>
      <w:del w:id="2056" w:author="PR Preview" w:date="2026-01-01T00:00:00Z">
        <w:r>
          <w:delText xml:space="preserve"> </w:delText>
        </w:r>
      </w:del>
      <m:oMath>
        <m:r>
          <m:rPr>
            <m:sty m:val="bi"/>
          </m:rPr>
          <m:t>X</m:t>
        </m:r>
      </m:oMath>
      <w:del w:id="2057" w:author="PR Preview" w:date="2026-01-01T00:00:00Z">
        <w:r>
          <w:delText xml:space="preserve"> </w:delText>
        </w:r>
      </w:del>
      <w:del w:id="2058" w:author="PR Preview" w:date="2026-01-01T00:00:00Z">
        <w:r>
          <w:delText xml:space="preserve">is the</w:delText>
        </w:r>
      </w:del>
      <w:del w:id="2059" w:author="PR Preview" w:date="2026-01-01T00:00:00Z">
        <w:r>
          <w:delText xml:space="preserve"> </w:delText>
        </w:r>
      </w:del>
      <m:oMath>
        <m:r>
          <m:t>m</m:t>
        </m:r>
        <m:r>
          <m:rPr>
            <m:sty m:val="p"/>
          </m:rPr>
          <m:t>×</m:t>
        </m:r>
        <m:r>
          <m:t>m</m:t>
        </m:r>
      </m:oMath>
      <w:del w:id="2060" w:author="PR Preview" w:date="2026-01-01T00:00:00Z">
        <w:r>
          <w:delText xml:space="preserve"> </w:delText>
        </w:r>
      </w:del>
      <w:del w:id="2061" w:author="PR Preview" w:date="2026-01-01T00:00:00Z">
        <w:r>
          <w:delText xml:space="preserve">matrix</w:delText>
        </w:r>
      </w:del>
      <w:del w:id="2062"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063" w:author="PR Preview" w:date="2026-01-01T00:00:00Z">
        <w:r>
          <w:delText xml:space="preserve"> </w:delText>
        </w:r>
      </w:del>
      <w:del w:id="2064" w:author="PR Preview" w:date="2026-01-01T00:00:00Z">
        <w:r>
          <w:delText xml:space="preserve">defined in</w:delText>
        </w:r>
      </w:del>
      <w:del w:id="2065" w:author="PR Preview" w:date="2026-01-01T00:00:00Z">
        <w:r>
          <w:delText xml:space="preserve"> </w:delText>
        </w:r>
      </w:del>
      <w:hyperlink w:anchor="thm-block-quadratic">
        <w:del w:id="2066" w:author="PR Preview" w:date="2026-01-01T00:00:00Z">
          <w:r>
            <w:rPr>
              <w:rStyle w:val="Hyperlink"/>
            </w:rPr>
            <w:delText xml:space="preserve">Theorem 123</w:delText>
          </w:r>
        </w:del>
      </w:hyperlink>
      <w:del w:id="2067" w:author="PR Preview" w:date="2026-01-01T00:00:00Z">
        <w:r>
          <w:delText xml:space="preserve">.</w:delText>
        </w:r>
      </w:del>
    </w:p>
    <w:p>
      <w:pPr>
        <w:pStyle w:val="FirstParagraph"/>
      </w:pPr>
      <w:ins w:id="2068" w:author="PR Preview" w:date="2026-01-01T00:00:00Z">
        <w:r>
          <w:rPr>
            <w:b/>
            <w:bCs/>
          </w:rPr>
          <w:t xml:space="preserve">Definition 124 (Schur complement)</w:t>
        </w:r>
      </w:ins>
      <w:ins w:id="2069" w:author="PR Preview" w:date="2026-01-01T00:00:00Z">
        <w:r>
          <w:t xml:space="preserve"> </w:t>
        </w:r>
      </w:ins>
      <w:ins w:id="2070" w:author="PR Preview" w:date="2026-01-01T00:00:00Z">
        <w:r>
          <w:t xml:space="preserve">For a block matrix</w:t>
        </w:r>
      </w:ins>
      <w:ins w:id="207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072" w:author="PR Preview" w:date="2026-01-01T00:00:00Z">
        <w:r>
          <w:t xml:space="preserve"> </w:t>
        </w:r>
      </w:ins>
      <w:ins w:id="2073" w:author="PR Preview" w:date="2026-01-01T00:00:00Z">
        <w:r>
          <w:t xml:space="preserve">as in</w:t>
        </w:r>
      </w:ins>
      <w:ins w:id="2074" w:author="PR Preview" w:date="2026-01-01T00:00:00Z">
        <w:r>
          <w:t xml:space="preserve"> </w:t>
        </w:r>
      </w:ins>
      <w:hyperlink w:anchor="thm-block-quadratic">
        <w:ins w:id="2075" w:author="PR Preview" w:date="2026-01-01T00:00:00Z">
          <w:r>
            <w:rPr>
              <w:rStyle w:val="Hyperlink"/>
            </w:rPr>
            <w:t xml:space="preserve">Theorem 123</w:t>
          </w:r>
        </w:ins>
      </w:hyperlink>
      <w:ins w:id="2076" w:author="PR Preview" w:date="2026-01-01T00:00:00Z">
        <w:r>
          <w:t xml:space="preserve"> </w:t>
        </w:r>
      </w:ins>
      <w:ins w:id="2077" w:author="PR Preview" w:date="2026-01-01T00:00:00Z">
        <w:r>
          <w:t xml:space="preserve">with</w:t>
        </w:r>
      </w:ins>
      <w:ins w:id="2078" w:author="PR Preview" w:date="2026-01-01T00:00:00Z">
        <w:r>
          <w:t xml:space="preserve"> </w:t>
        </w:r>
      </w:ins>
      <m:oMath>
        <m:r>
          <m:rPr>
            <m:sty m:val="bi"/>
          </m:rPr>
          <m:t>A</m:t>
        </m:r>
      </m:oMath>
      <w:ins w:id="2079" w:author="PR Preview" w:date="2026-01-01T00:00:00Z">
        <w:r>
          <w:t xml:space="preserve"> </w:t>
        </w:r>
      </w:ins>
      <w:ins w:id="2080" w:author="PR Preview" w:date="2026-01-01T00:00:00Z">
        <w:r>
          <w:t xml:space="preserve">invertible,</w:t>
        </w:r>
      </w:ins>
      <w:ins w:id="2081" w:author="PR Preview" w:date="2026-01-01T00:00:00Z">
        <w:r>
          <w:t xml:space="preserve"> </w:t>
        </w:r>
      </w:ins>
      <w:ins w:id="2082" w:author="PR Preview" w:date="2026-01-01T00:00:00Z">
        <w:r>
          <w:t xml:space="preserve">the</w:t>
        </w:r>
      </w:ins>
      <w:ins w:id="2083" w:author="PR Preview" w:date="2026-01-01T00:00:00Z">
        <w:r>
          <w:t xml:space="preserve"> </w:t>
        </w:r>
      </w:ins>
      <w:ins w:id="2084" w:author="PR Preview" w:date="2026-01-01T00:00:00Z">
        <w:r>
          <w:rPr>
            <w:b/>
            <w:bCs/>
          </w:rPr>
          <w:t xml:space="preserve">Schur complement</w:t>
        </w:r>
      </w:ins>
      <w:ins w:id="2085" w:author="PR Preview" w:date="2026-01-01T00:00:00Z">
        <w:r>
          <w:t xml:space="preserve"> </w:t>
        </w:r>
      </w:ins>
      <w:ins w:id="2086" w:author="PR Preview" w:date="2026-01-01T00:00:00Z">
        <w:r>
          <w:t xml:space="preserve">[93]</w:t>
        </w:r>
      </w:ins>
      <w:ins w:id="2087" w:author="PR Preview" w:date="2026-01-01T00:00:00Z">
        <w:r>
          <w:t xml:space="preserve"> </w:t>
        </w:r>
      </w:ins>
      <w:ins w:id="2088" w:author="PR Preview" w:date="2026-01-01T00:00:00Z">
        <w:r>
          <w:t xml:space="preserve">of</w:t>
        </w:r>
      </w:ins>
      <w:ins w:id="2089" w:author="PR Preview" w:date="2026-01-01T00:00:00Z">
        <w:r>
          <w:t xml:space="preserve"> </w:t>
        </w:r>
      </w:ins>
      <m:oMath>
        <m:r>
          <m:rPr>
            <m:sty m:val="bi"/>
          </m:rPr>
          <m:t>A</m:t>
        </m:r>
      </m:oMath>
      <w:ins w:id="2090" w:author="PR Preview" w:date="2026-01-01T00:00:00Z">
        <w:r>
          <w:t xml:space="preserve"> </w:t>
        </w:r>
      </w:ins>
      <w:ins w:id="2091" w:author="PR Preview" w:date="2026-01-01T00:00:00Z">
        <w:r>
          <w:t xml:space="preserve">in</w:t>
        </w:r>
      </w:ins>
      <w:ins w:id="2092" w:author="PR Preview" w:date="2026-01-01T00:00:00Z">
        <w:r>
          <w:t xml:space="preserve"> </w:t>
        </w:r>
      </w:ins>
      <m:oMath>
        <m:r>
          <m:rPr>
            <m:sty m:val="bi"/>
          </m:rPr>
          <m:t>X</m:t>
        </m:r>
      </m:oMath>
      <w:ins w:id="2093" w:author="PR Preview" w:date="2026-01-01T00:00:00Z">
        <w:r>
          <w:t xml:space="preserve"> </w:t>
        </w:r>
      </w:ins>
      <w:ins w:id="2094" w:author="PR Preview" w:date="2026-01-01T00:00:00Z">
        <w:r>
          <w:t xml:space="preserve">is the</w:t>
        </w:r>
      </w:ins>
      <w:ins w:id="2095" w:author="PR Preview" w:date="2026-01-01T00:00:00Z">
        <w:r>
          <w:t xml:space="preserve"> </w:t>
        </w:r>
      </w:ins>
      <m:oMath>
        <m:r>
          <m:t>m</m:t>
        </m:r>
        <m:r>
          <m:rPr>
            <m:sty m:val="p"/>
          </m:rPr>
          <m:t>×</m:t>
        </m:r>
        <m:r>
          <m:t>m</m:t>
        </m:r>
      </m:oMath>
      <w:ins w:id="2096" w:author="PR Preview" w:date="2026-01-01T00:00:00Z">
        <w:r>
          <w:t xml:space="preserve"> </w:t>
        </w:r>
      </w:ins>
      <w:ins w:id="2097" w:author="PR Preview" w:date="2026-01-01T00:00:00Z">
        <w:r>
          <w:t xml:space="preserve">matrix</w:t>
        </w:r>
      </w:ins>
      <w:ins w:id="2098"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099" w:author="PR Preview" w:date="2026-01-01T00:00:00Z">
        <w:r>
          <w:t xml:space="preserve"> </w:t>
        </w:r>
      </w:ins>
      <w:ins w:id="2100" w:author="PR Preview" w:date="2026-01-01T00:00:00Z">
        <w:r>
          <w:t xml:space="preserve">defined in</w:t>
        </w:r>
      </w:ins>
      <w:ins w:id="2101" w:author="PR Preview" w:date="2026-01-01T00:00:00Z">
        <w:r>
          <w:t xml:space="preserve"> </w:t>
        </w:r>
      </w:ins>
      <w:hyperlink w:anchor="thm-block-quadratic">
        <w:ins w:id="2102" w:author="PR Preview" w:date="2026-01-01T00:00:00Z">
          <w:r>
            <w:rPr>
              <w:rStyle w:val="Hyperlink"/>
            </w:rPr>
            <w:t xml:space="preserve">Theorem 123</w:t>
          </w:r>
        </w:ins>
      </w:hyperlink>
      <w:ins w:id="2103" w:author="PR Preview" w:date="2026-01-01T00:00:00Z">
        <w:r>
          <w:t xml:space="preserve">.</w:t>
        </w:r>
      </w:ins>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del w:id="2104" w:author="PR Preview" w:date="2026-01-01T00:00:00Z">
        <w:r>
          <w:rPr>
            <w:b/>
            <w:bCs/>
          </w:rPr>
          <w:delText xml:space="preserve">Theorem 125 (Cholesky factorization)</w:delText>
        </w:r>
      </w:del>
      <w:del w:id="2105" w:author="PR Preview" w:date="2026-01-01T00:00:00Z">
        <w:r>
          <w:delText xml:space="preserve"> </w:delText>
        </w:r>
      </w:del>
      <w:del w:id="2106" w:author="PR Preview" w:date="2026-01-01T00:00:00Z">
        <w:r>
          <w:delText xml:space="preserve">A</w:delText>
        </w:r>
      </w:del>
      <w:del w:id="2107" w:author="PR Preview" w:date="2026-01-01T00:00:00Z">
        <w:r>
          <w:delText xml:space="preserve"> </w:delText>
        </w:r>
      </w:del>
      <m:oMath>
        <m:r>
          <m:t>p</m:t>
        </m:r>
        <m:r>
          <m:rPr>
            <m:sty m:val="p"/>
          </m:rPr>
          <m:t>×</m:t>
        </m:r>
        <m:r>
          <m:t>p</m:t>
        </m:r>
      </m:oMath>
      <w:del w:id="2108" w:author="PR Preview" w:date="2026-01-01T00:00:00Z">
        <w:r>
          <w:delText xml:space="preserve"> </w:delText>
        </w:r>
      </w:del>
      <w:del w:id="2109" w:author="PR Preview" w:date="2026-01-01T00:00:00Z">
        <w:r>
          <w:delText xml:space="preserve">matrix</w:delText>
        </w:r>
      </w:del>
      <w:del w:id="2110" w:author="PR Preview" w:date="2026-01-01T00:00:00Z">
        <w:r>
          <w:delText xml:space="preserve"> </w:delText>
        </w:r>
      </w:del>
      <m:oMath>
        <m:r>
          <m:rPr>
            <m:sty m:val="bi"/>
          </m:rPr>
          <m:t>A</m:t>
        </m:r>
      </m:oMath>
      <w:del w:id="2111" w:author="PR Preview" w:date="2026-01-01T00:00:00Z">
        <w:r>
          <w:delText xml:space="preserve"> </w:delText>
        </w:r>
      </w:del>
      <w:del w:id="2112" w:author="PR Preview" w:date="2026-01-01T00:00:00Z">
        <w:r>
          <w:delText xml:space="preserve">is positive definite (</w:delText>
        </w:r>
      </w:del>
      <w:hyperlink w:anchor="def-positive-definite">
        <w:del w:id="2113" w:author="PR Preview" w:date="2026-01-01T00:00:00Z">
          <w:r>
            <w:rPr>
              <w:rStyle w:val="Hyperlink"/>
            </w:rPr>
            <w:delText xml:space="preserve">Definition 101</w:delText>
          </w:r>
        </w:del>
      </w:hyperlink>
      <w:del w:id="2114" w:author="PR Preview" w:date="2026-01-01T00:00:00Z">
        <w:r>
          <w:delText xml:space="preserve">)</w:delText>
        </w:r>
      </w:del>
      <w:del w:id="2115" w:author="PR Preview" w:date="2026-01-01T00:00:00Z">
        <w:r>
          <w:delText xml:space="preserve"> </w:delText>
        </w:r>
      </w:del>
      <w:del w:id="2116" w:author="PR Preview" w:date="2026-01-01T00:00:00Z">
        <w:r>
          <w:delText xml:space="preserve">exactly when</w:delText>
        </w:r>
      </w:del>
      <w:del w:id="2117"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2118" w:author="PR Preview" w:date="2026-01-01T00:00:00Z">
        <w:r>
          <w:delText xml:space="preserve"> </w:delText>
        </w:r>
      </w:del>
      <w:del w:id="2119" w:author="PR Preview" w:date="2026-01-01T00:00:00Z">
        <w:r>
          <w:delText xml:space="preserve">for some lower triangular</w:delText>
        </w:r>
      </w:del>
      <w:del w:id="2120" w:author="PR Preview" w:date="2026-01-01T00:00:00Z">
        <w:r>
          <w:delText xml:space="preserve"> </w:delText>
        </w:r>
      </w:del>
      <m:oMath>
        <m:r>
          <m:rPr>
            <m:sty m:val="bi"/>
          </m:rPr>
          <m:t>L</m:t>
        </m:r>
      </m:oMath>
      <w:del w:id="2121" w:author="PR Preview" w:date="2026-01-01T00:00:00Z">
        <w:r>
          <w:delText xml:space="preserve"> </w:delText>
        </w:r>
      </w:del>
      <w:del w:id="2122" w:author="PR Preview" w:date="2026-01-01T00:00:00Z">
        <w:r>
          <w:delText xml:space="preserve">(</w:delText>
        </w:r>
      </w:del>
      <w:hyperlink w:anchor="def-lower-triangular-matrix">
        <w:del w:id="2123" w:author="PR Preview" w:date="2026-01-01T00:00:00Z">
          <w:r>
            <w:rPr>
              <w:rStyle w:val="Hyperlink"/>
            </w:rPr>
            <w:delText xml:space="preserve">Definition 113</w:delText>
          </w:r>
        </w:del>
      </w:hyperlink>
      <w:del w:id="2124" w:author="PR Preview" w:date="2026-01-01T00:00:00Z">
        <w:r>
          <w:delText xml:space="preserve">) with positive diagonal entries.</w:delText>
        </w:r>
      </w:del>
      <w:del w:id="2125" w:author="PR Preview" w:date="2026-01-01T00:00:00Z">
        <w:r>
          <w:delText xml:space="preserve"> </w:delText>
        </w:r>
      </w:del>
      <w:del w:id="2126" w:author="PR Preview" w:date="2026-01-01T00:00:00Z">
        <w:r>
          <w:delText xml:space="preserve">For a positive definite</w:delText>
        </w:r>
      </w:del>
      <w:del w:id="2127" w:author="PR Preview" w:date="2026-01-01T00:00:00Z">
        <w:r>
          <w:delText xml:space="preserve"> </w:delText>
        </w:r>
      </w:del>
      <m:oMath>
        <m:r>
          <m:rPr>
            <m:sty m:val="bi"/>
          </m:rPr>
          <m:t>A</m:t>
        </m:r>
      </m:oMath>
      <w:del w:id="2128" w:author="PR Preview" w:date="2026-01-01T00:00:00Z">
        <w:r>
          <w:delText xml:space="preserve"> </w:delText>
        </w:r>
      </w:del>
      <w:del w:id="2129" w:author="PR Preview" w:date="2026-01-01T00:00:00Z">
        <w:r>
          <w:delText xml:space="preserve">that</w:delText>
        </w:r>
      </w:del>
      <w:del w:id="2130" w:author="PR Preview" w:date="2026-01-01T00:00:00Z">
        <w:r>
          <w:delText xml:space="preserve"> </w:delText>
        </w:r>
      </w:del>
      <m:oMath>
        <m:r>
          <m:rPr>
            <m:sty m:val="bi"/>
          </m:rPr>
          <m:t>L</m:t>
        </m:r>
      </m:oMath>
      <w:del w:id="2131" w:author="PR Preview" w:date="2026-01-01T00:00:00Z">
        <w:r>
          <w:delText xml:space="preserve"> </w:delText>
        </w:r>
      </w:del>
      <w:del w:id="2132" w:author="PR Preview" w:date="2026-01-01T00:00:00Z">
        <w:r>
          <w:delText xml:space="preserve">is unique;</w:delText>
        </w:r>
      </w:del>
      <w:del w:id="2133" w:author="PR Preview" w:date="2026-01-01T00:00:00Z">
        <w:r>
          <w:delText xml:space="preserve"> </w:delText>
        </w:r>
      </w:del>
      <w:del w:id="2134" w:author="PR Preview" w:date="2026-01-01T00:00:00Z">
        <w:r>
          <w:delText xml:space="preserve">it is the</w:delText>
        </w:r>
      </w:del>
      <w:del w:id="2135" w:author="PR Preview" w:date="2026-01-01T00:00:00Z">
        <w:r>
          <w:delText xml:space="preserve"> </w:delText>
        </w:r>
      </w:del>
      <w:del w:id="2136" w:author="PR Preview" w:date="2026-01-01T00:00:00Z">
        <w:r>
          <w:rPr>
            <w:b/>
            <w:bCs/>
          </w:rPr>
          <w:delText xml:space="preserve">Cholesky factor</w:delText>
        </w:r>
      </w:del>
      <w:del w:id="2137" w:author="PR Preview" w:date="2026-01-01T00:00:00Z">
        <w:r>
          <w:delText xml:space="preserve"> </w:delText>
        </w:r>
      </w:del>
      <w:del w:id="2138" w:author="PR Preview" w:date="2026-01-01T00:00:00Z">
        <w:r>
          <w:delText xml:space="preserve">[91]</w:delText>
        </w:r>
      </w:del>
      <w:del w:id="2139" w:author="PR Preview" w:date="2026-01-01T00:00:00Z">
        <w:r>
          <w:delText xml:space="preserve"> </w:delText>
        </w:r>
      </w:del>
      <w:del w:id="2140" w:author="PR Preview" w:date="2026-01-01T00:00:00Z">
        <w:r>
          <w:delText xml:space="preserve">of</w:delText>
        </w:r>
      </w:del>
      <w:del w:id="2141" w:author="PR Preview" w:date="2026-01-01T00:00:00Z">
        <w:r>
          <w:delText xml:space="preserve"> </w:delText>
        </w:r>
      </w:del>
      <m:oMath>
        <m:r>
          <m:rPr>
            <m:sty m:val="bi"/>
          </m:rPr>
          <m:t>A</m:t>
        </m:r>
      </m:oMath>
      <w:del w:id="2142" w:author="PR Preview" w:date="2026-01-01T00:00:00Z">
        <w:r>
          <w:delText xml:space="preserve">.</w:delText>
        </w:r>
      </w:del>
    </w:p>
    <w:p>
      <w:pPr>
        <w:pStyle w:val="FirstParagraph"/>
      </w:pPr>
      <w:ins w:id="2143" w:author="PR Preview" w:date="2026-01-01T00:00:00Z">
        <w:r>
          <w:rPr>
            <w:b/>
            <w:bCs/>
          </w:rPr>
          <w:t xml:space="preserve">Theorem 125 (Cholesky factorization)</w:t>
        </w:r>
      </w:ins>
      <w:ins w:id="2144" w:author="PR Preview" w:date="2026-01-01T00:00:00Z">
        <w:r>
          <w:t xml:space="preserve"> </w:t>
        </w:r>
      </w:ins>
      <w:ins w:id="2145" w:author="PR Preview" w:date="2026-01-01T00:00:00Z">
        <w:r>
          <w:t xml:space="preserve">A</w:t>
        </w:r>
      </w:ins>
      <w:ins w:id="2146" w:author="PR Preview" w:date="2026-01-01T00:00:00Z">
        <w:r>
          <w:t xml:space="preserve"> </w:t>
        </w:r>
      </w:ins>
      <m:oMath>
        <m:r>
          <m:t>p</m:t>
        </m:r>
        <m:r>
          <m:rPr>
            <m:sty m:val="p"/>
          </m:rPr>
          <m:t>×</m:t>
        </m:r>
        <m:r>
          <m:t>p</m:t>
        </m:r>
      </m:oMath>
      <w:ins w:id="2147" w:author="PR Preview" w:date="2026-01-01T00:00:00Z">
        <w:r>
          <w:t xml:space="preserve"> </w:t>
        </w:r>
      </w:ins>
      <w:ins w:id="2148" w:author="PR Preview" w:date="2026-01-01T00:00:00Z">
        <w:r>
          <w:t xml:space="preserve">matrix</w:t>
        </w:r>
      </w:ins>
      <w:ins w:id="2149" w:author="PR Preview" w:date="2026-01-01T00:00:00Z">
        <w:r>
          <w:t xml:space="preserve"> </w:t>
        </w:r>
      </w:ins>
      <m:oMath>
        <m:r>
          <m:rPr>
            <m:sty m:val="bi"/>
          </m:rPr>
          <m:t>A</m:t>
        </m:r>
      </m:oMath>
      <w:ins w:id="2150" w:author="PR Preview" w:date="2026-01-01T00:00:00Z">
        <w:r>
          <w:t xml:space="preserve"> </w:t>
        </w:r>
      </w:ins>
      <w:ins w:id="2151" w:author="PR Preview" w:date="2026-01-01T00:00:00Z">
        <w:r>
          <w:t xml:space="preserve">is positive definite (</w:t>
        </w:r>
      </w:ins>
      <w:hyperlink w:anchor="def-positive-definite">
        <w:ins w:id="2152" w:author="PR Preview" w:date="2026-01-01T00:00:00Z">
          <w:r>
            <w:rPr>
              <w:rStyle w:val="Hyperlink"/>
            </w:rPr>
            <w:t xml:space="preserve">Definition 101</w:t>
          </w:r>
        </w:ins>
      </w:hyperlink>
      <w:ins w:id="2153" w:author="PR Preview" w:date="2026-01-01T00:00:00Z">
        <w:r>
          <w:t xml:space="preserve">)</w:t>
        </w:r>
      </w:ins>
      <w:ins w:id="2154" w:author="PR Preview" w:date="2026-01-01T00:00:00Z">
        <w:r>
          <w:t xml:space="preserve"> </w:t>
        </w:r>
      </w:ins>
      <w:ins w:id="2155" w:author="PR Preview" w:date="2026-01-01T00:00:00Z">
        <w:r>
          <w:t xml:space="preserve">exactly when</w:t>
        </w:r>
      </w:ins>
      <w:ins w:id="2156"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2157" w:author="PR Preview" w:date="2026-01-01T00:00:00Z">
        <w:r>
          <w:t xml:space="preserve"> </w:t>
        </w:r>
      </w:ins>
      <w:ins w:id="2158" w:author="PR Preview" w:date="2026-01-01T00:00:00Z">
        <w:r>
          <w:t xml:space="preserve">for some lower triangular</w:t>
        </w:r>
      </w:ins>
      <w:ins w:id="2159" w:author="PR Preview" w:date="2026-01-01T00:00:00Z">
        <w:r>
          <w:t xml:space="preserve"> </w:t>
        </w:r>
      </w:ins>
      <m:oMath>
        <m:r>
          <m:rPr>
            <m:sty m:val="bi"/>
          </m:rPr>
          <m:t>L</m:t>
        </m:r>
      </m:oMath>
      <w:ins w:id="2160" w:author="PR Preview" w:date="2026-01-01T00:00:00Z">
        <w:r>
          <w:t xml:space="preserve"> </w:t>
        </w:r>
      </w:ins>
      <w:ins w:id="2161" w:author="PR Preview" w:date="2026-01-01T00:00:00Z">
        <w:r>
          <w:t xml:space="preserve">(</w:t>
        </w:r>
      </w:ins>
      <w:hyperlink w:anchor="def-lower-triangular-matrix">
        <w:ins w:id="2162" w:author="PR Preview" w:date="2026-01-01T00:00:00Z">
          <w:r>
            <w:rPr>
              <w:rStyle w:val="Hyperlink"/>
            </w:rPr>
            <w:t xml:space="preserve">Definition 113</w:t>
          </w:r>
        </w:ins>
      </w:hyperlink>
      <w:ins w:id="2163" w:author="PR Preview" w:date="2026-01-01T00:00:00Z">
        <w:r>
          <w:t xml:space="preserve">) with positive diagonal entries.</w:t>
        </w:r>
      </w:ins>
      <w:ins w:id="2164" w:author="PR Preview" w:date="2026-01-01T00:00:00Z">
        <w:r>
          <w:t xml:space="preserve"> </w:t>
        </w:r>
      </w:ins>
      <w:ins w:id="2165" w:author="PR Preview" w:date="2026-01-01T00:00:00Z">
        <w:r>
          <w:t xml:space="preserve">For a positive definite</w:t>
        </w:r>
      </w:ins>
      <w:ins w:id="2166" w:author="PR Preview" w:date="2026-01-01T00:00:00Z">
        <w:r>
          <w:t xml:space="preserve"> </w:t>
        </w:r>
      </w:ins>
      <m:oMath>
        <m:r>
          <m:rPr>
            <m:sty m:val="bi"/>
          </m:rPr>
          <m:t>A</m:t>
        </m:r>
      </m:oMath>
      <w:ins w:id="2167" w:author="PR Preview" w:date="2026-01-01T00:00:00Z">
        <w:r>
          <w:t xml:space="preserve"> </w:t>
        </w:r>
      </w:ins>
      <w:ins w:id="2168" w:author="PR Preview" w:date="2026-01-01T00:00:00Z">
        <w:r>
          <w:t xml:space="preserve">that</w:t>
        </w:r>
      </w:ins>
      <w:ins w:id="2169" w:author="PR Preview" w:date="2026-01-01T00:00:00Z">
        <w:r>
          <w:t xml:space="preserve"> </w:t>
        </w:r>
      </w:ins>
      <m:oMath>
        <m:r>
          <m:rPr>
            <m:sty m:val="bi"/>
          </m:rPr>
          <m:t>L</m:t>
        </m:r>
      </m:oMath>
      <w:ins w:id="2170" w:author="PR Preview" w:date="2026-01-01T00:00:00Z">
        <w:r>
          <w:t xml:space="preserve"> </w:t>
        </w:r>
      </w:ins>
      <w:ins w:id="2171" w:author="PR Preview" w:date="2026-01-01T00:00:00Z">
        <w:r>
          <w:t xml:space="preserve">is unique;</w:t>
        </w:r>
      </w:ins>
      <w:ins w:id="2172" w:author="PR Preview" w:date="2026-01-01T00:00:00Z">
        <w:r>
          <w:t xml:space="preserve"> </w:t>
        </w:r>
      </w:ins>
      <w:ins w:id="2173" w:author="PR Preview" w:date="2026-01-01T00:00:00Z">
        <w:r>
          <w:t xml:space="preserve">it is the</w:t>
        </w:r>
      </w:ins>
      <w:ins w:id="2174" w:author="PR Preview" w:date="2026-01-01T00:00:00Z">
        <w:r>
          <w:t xml:space="preserve"> </w:t>
        </w:r>
      </w:ins>
      <w:ins w:id="2175" w:author="PR Preview" w:date="2026-01-01T00:00:00Z">
        <w:r>
          <w:rPr>
            <w:b/>
            <w:bCs/>
          </w:rPr>
          <w:t xml:space="preserve">Cholesky factor</w:t>
        </w:r>
      </w:ins>
      <w:ins w:id="2176" w:author="PR Preview" w:date="2026-01-01T00:00:00Z">
        <w:r>
          <w:t xml:space="preserve"> </w:t>
        </w:r>
      </w:ins>
      <w:ins w:id="2177" w:author="PR Preview" w:date="2026-01-01T00:00:00Z">
        <w:r>
          <w:t xml:space="preserve">[94]</w:t>
        </w:r>
      </w:ins>
      <w:ins w:id="2178" w:author="PR Preview" w:date="2026-01-01T00:00:00Z">
        <w:r>
          <w:t xml:space="preserve"> </w:t>
        </w:r>
      </w:ins>
      <w:ins w:id="2179" w:author="PR Preview" w:date="2026-01-01T00:00:00Z">
        <w:r>
          <w:t xml:space="preserve">of</w:t>
        </w:r>
      </w:ins>
      <w:ins w:id="2180" w:author="PR Preview" w:date="2026-01-01T00:00:00Z">
        <w:r>
          <w:t xml:space="preserve"> </w:t>
        </w:r>
      </w:ins>
      <m:oMath>
        <m:r>
          <m:rPr>
            <m:sty m:val="bi"/>
          </m:rPr>
          <m:t>A</m:t>
        </m:r>
      </m:oMath>
      <w:ins w:id="2181" w:author="PR Preview" w:date="2026-01-01T00:00:00Z">
        <w:r>
          <w:t xml:space="preserve">.</w:t>
        </w:r>
      </w:ins>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del w:id="2182" w:author="PR Preview" w:date="2026-01-01T00:00:00Z">
        <w:r>
          <w:rPr>
            <w:b/>
            <w:bCs/>
          </w:rPr>
          <w:delText xml:space="preserve">Definition 128 (Conjugate transpose (Hermitian adjoint, Hermitian conjugate, transjugate))</w:delText>
        </w:r>
      </w:del>
      <w:del w:id="2183" w:author="PR Preview" w:date="2026-01-01T00:00:00Z">
        <w:r>
          <w:delText xml:space="preserve"> </w:delText>
        </w:r>
      </w:del>
      <w:del w:id="2184" w:author="PR Preview" w:date="2026-01-01T00:00:00Z">
        <w:r>
          <w:delText xml:space="preserve">The</w:delText>
        </w:r>
      </w:del>
      <w:del w:id="2185" w:author="PR Preview" w:date="2026-01-01T00:00:00Z">
        <w:r>
          <w:delText xml:space="preserve"> </w:delText>
        </w:r>
      </w:del>
      <w:del w:id="2186" w:author="PR Preview" w:date="2026-01-01T00:00:00Z">
        <w:r>
          <w:rPr>
            <w:b/>
            <w:bCs/>
          </w:rPr>
          <w:delText xml:space="preserve">conjugate transpose</w:delText>
        </w:r>
      </w:del>
      <w:del w:id="2187" w:author="PR Preview" w:date="2026-01-01T00:00:00Z">
        <w:r>
          <w:delText xml:space="preserve"> </w:delText>
        </w:r>
      </w:del>
      <w:del w:id="2188" w:author="PR Preview" w:date="2026-01-01T00:00:00Z">
        <w:r>
          <w:delText xml:space="preserve">[92]</w:delText>
        </w:r>
      </w:del>
      <w:del w:id="2189" w:author="PR Preview" w:date="2026-01-01T00:00:00Z">
        <w:r>
          <w:delText xml:space="preserve"> </w:delText>
        </w:r>
      </w:del>
      <w:del w:id="2190" w:author="PR Preview" w:date="2026-01-01T00:00:00Z">
        <w:r>
          <w:delText xml:space="preserve">(also called the</w:delText>
        </w:r>
      </w:del>
      <w:del w:id="2191" w:author="PR Preview" w:date="2026-01-01T00:00:00Z">
        <w:r>
          <w:delText xml:space="preserve"> </w:delText>
        </w:r>
      </w:del>
      <w:del w:id="2192" w:author="PR Preview" w:date="2026-01-01T00:00:00Z">
        <w:r>
          <w:rPr>
            <w:b/>
            <w:bCs/>
          </w:rPr>
          <w:delText xml:space="preserve">Hermitian adjoint</w:delText>
        </w:r>
      </w:del>
      <w:del w:id="2193" w:author="PR Preview" w:date="2026-01-01T00:00:00Z">
        <w:r>
          <w:delText xml:space="preserve">,</w:delText>
        </w:r>
      </w:del>
      <w:del w:id="2194" w:author="PR Preview" w:date="2026-01-01T00:00:00Z">
        <w:r>
          <w:delText xml:space="preserve"> </w:delText>
        </w:r>
      </w:del>
      <w:del w:id="2195" w:author="PR Preview" w:date="2026-01-01T00:00:00Z">
        <w:r>
          <w:rPr>
            <w:b/>
            <w:bCs/>
          </w:rPr>
          <w:delText xml:space="preserve">Hermitian conjugate</w:delText>
        </w:r>
      </w:del>
      <w:del w:id="2196" w:author="PR Preview" w:date="2026-01-01T00:00:00Z">
        <w:r>
          <w:delText xml:space="preserve">, or</w:delText>
        </w:r>
      </w:del>
      <w:del w:id="2197" w:author="PR Preview" w:date="2026-01-01T00:00:00Z">
        <w:r>
          <w:delText xml:space="preserve"> </w:delText>
        </w:r>
      </w:del>
      <w:del w:id="2198" w:author="PR Preview" w:date="2026-01-01T00:00:00Z">
        <w:r>
          <w:rPr>
            <w:b/>
            <w:bCs/>
          </w:rPr>
          <w:delText xml:space="preserve">transjugate</w:delText>
        </w:r>
      </w:del>
      <w:del w:id="2199" w:author="PR Preview" w:date="2026-01-01T00:00:00Z">
        <w:r>
          <w:delText xml:space="preserve">)</w:delText>
        </w:r>
      </w:del>
      <w:del w:id="2200" w:author="PR Preview" w:date="2026-01-01T00:00:00Z">
        <w:r>
          <w:delText xml:space="preserve"> </w:delText>
        </w:r>
      </w:del>
      <w:del w:id="2201" w:author="PR Preview" w:date="2026-01-01T00:00:00Z">
        <w:r>
          <w:delText xml:space="preserve">of an</w:delText>
        </w:r>
      </w:del>
      <w:del w:id="2202" w:author="PR Preview" w:date="2026-01-01T00:00:00Z">
        <w:r>
          <w:delText xml:space="preserve"> </w:delText>
        </w:r>
      </w:del>
      <m:oMath>
        <m:r>
          <m:t>m</m:t>
        </m:r>
        <m:r>
          <m:rPr>
            <m:sty m:val="p"/>
          </m:rPr>
          <m:t>×</m:t>
        </m:r>
        <m:r>
          <m:t>n</m:t>
        </m:r>
      </m:oMath>
      <w:del w:id="2203" w:author="PR Preview" w:date="2026-01-01T00:00:00Z">
        <w:r>
          <w:delText xml:space="preserve"> </w:delText>
        </w:r>
      </w:del>
      <w:del w:id="2204" w:author="PR Preview" w:date="2026-01-01T00:00:00Z">
        <w:r>
          <w:delText xml:space="preserve">complex matrix</w:delText>
        </w:r>
      </w:del>
      <w:del w:id="2205" w:author="PR Preview" w:date="2026-01-01T00:00:00Z">
        <w:r>
          <w:delText xml:space="preserve"> </w:delText>
        </w:r>
      </w:del>
      <m:oMath>
        <m:r>
          <m:rPr>
            <m:sty m:val="bi"/>
          </m:rPr>
          <m:t>A</m:t>
        </m:r>
      </m:oMath>
      <w:del w:id="2206" w:author="PR Preview" w:date="2026-01-01T00:00:00Z">
        <w:r>
          <w:delText xml:space="preserve"> </w:delText>
        </w:r>
      </w:del>
      <w:del w:id="2207" w:author="PR Preview" w:date="2026-01-01T00:00:00Z">
        <w:r>
          <w:delText xml:space="preserve">is the</w:delText>
        </w:r>
      </w:del>
      <w:del w:id="2208" w:author="PR Preview" w:date="2026-01-01T00:00:00Z">
        <w:r>
          <w:delText xml:space="preserve"> </w:delText>
        </w:r>
      </w:del>
      <m:oMath>
        <m:r>
          <m:t>n</m:t>
        </m:r>
        <m:r>
          <m:rPr>
            <m:sty m:val="p"/>
          </m:rPr>
          <m:t>×</m:t>
        </m:r>
        <m:r>
          <m:t>m</m:t>
        </m:r>
      </m:oMath>
      <w:del w:id="2209" w:author="PR Preview" w:date="2026-01-01T00:00:00Z">
        <w:r>
          <w:delText xml:space="preserve"> </w:delText>
        </w:r>
      </w:del>
      <w:del w:id="2210" w:author="PR Preview" w:date="2026-01-01T00:00:00Z">
        <w:r>
          <w:delText xml:space="preserve">matrix</w:delText>
        </w:r>
      </w:del>
      <w:del w:id="2211" w:author="PR Preview" w:date="2026-01-01T00:00:00Z">
        <w:r>
          <w:delText xml:space="preserve"> </w:delText>
        </w:r>
      </w:del>
      <m:oMath>
        <m:sSup>
          <m:e>
            <m:r>
              <m:rPr>
                <m:sty m:val="bi"/>
              </m:rPr>
              <m:t>A</m:t>
            </m:r>
          </m:e>
          <m:sup>
            <m:r>
              <m:rPr>
                <m:scr m:val="sans-serif"/>
                <m:sty m:val="p"/>
              </m:rPr>
              <m:t>H</m:t>
            </m:r>
          </m:sup>
        </m:sSup>
      </m:oMath>
      <w:del w:id="2212" w:author="PR Preview" w:date="2026-01-01T00:00:00Z">
        <w:r>
          <w:delText xml:space="preserve"> </w:delText>
        </w:r>
      </w:del>
      <w:del w:id="2213" w:author="PR Preview" w:date="2026-01-01T00:00:00Z">
        <w:r>
          <w:delText xml:space="preserve">obtained by transposing</w:delText>
        </w:r>
      </w:del>
      <w:del w:id="2214" w:author="PR Preview" w:date="2026-01-01T00:00:00Z">
        <w:r>
          <w:delText xml:space="preserve"> </w:delText>
        </w:r>
      </w:del>
      <m:oMath>
        <m:r>
          <m:rPr>
            <m:sty m:val="bi"/>
          </m:rPr>
          <m:t>A</m:t>
        </m:r>
      </m:oMath>
      <w:del w:id="2215" w:author="PR Preview" w:date="2026-01-01T00:00:00Z">
        <w:r>
          <w:delText xml:space="preserve"> </w:delText>
        </w:r>
      </w:del>
      <w:del w:id="2216" w:author="PR Preview" w:date="2026-01-01T00:00:00Z">
        <w:r>
          <w:delText xml:space="preserve">and then taking the complex conjugate of each entry:</w:delText>
        </w:r>
      </w:del>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del w:id="2217" w:author="PR Preview" w:date="2026-01-01T00:00:00Z">
        <w:r>
          <w:rPr>
            <w:i/>
            <w:iCs/>
          </w:rPr>
          <w:delText xml:space="preserve">Remark 52</w:delText>
        </w:r>
      </w:del>
      <w:del w:id="2218" w:author="PR Preview" w:date="2026-01-01T00:00:00Z">
        <w:r>
          <w:delText xml:space="preserve"> (Notation for the conjugate transpose). </w:delText>
        </w:r>
      </w:del>
      <w:del w:id="2219" w:author="PR Preview" w:date="2026-01-01T00:00:00Z">
        <w:r>
          <w:delText xml:space="preserve">The operation is denoted variously across mathematics and physics:</w:delText>
        </w:r>
      </w:del>
      <w:del w:id="2220" w:author="PR Preview" w:date="2026-01-01T00:00:00Z">
        <w:r>
          <w:delText xml:space="preserve"> </w:delText>
        </w:r>
      </w:del>
      <m:oMath>
        <m:sSup>
          <m:e>
            <m:r>
              <m:rPr>
                <m:sty m:val="bi"/>
              </m:rPr>
              <m:t>A</m:t>
            </m:r>
          </m:e>
          <m:sup>
            <m:r>
              <m:rPr>
                <m:sty m:val="p"/>
              </m:rPr>
              <m:t>*</m:t>
            </m:r>
          </m:sup>
        </m:sSup>
      </m:oMath>
      <w:del w:id="2221" w:author="PR Preview" w:date="2026-01-01T00:00:00Z">
        <w:r>
          <w:delText xml:space="preserve"> </w:delText>
        </w:r>
      </w:del>
      <w:del w:id="2222" w:author="PR Preview" w:date="2026-01-01T00:00:00Z">
        <w:r>
          <w:delText xml:space="preserve">in pure mathematics (</w:delText>
        </w:r>
      </w:del>
      <w:del w:id="2223" w:author="PR Preview" w:date="2026-01-01T00:00:00Z">
        <w:r>
          <w:delText xml:space="preserve">Axler [50], Definition 7.7, p. 231</w:delText>
        </w:r>
      </w:del>
      <w:del w:id="2224" w:author="PR Preview" w:date="2026-01-01T00:00:00Z">
        <w:r>
          <w:delText xml:space="preserve">),</w:delText>
        </w:r>
      </w:del>
      <w:del w:id="2225" w:author="PR Preview" w:date="2026-01-01T00:00:00Z">
        <w:r>
          <w:delText xml:space="preserve"> </w:delText>
        </w:r>
      </w:del>
      <m:oMath>
        <m:sSup>
          <m:e>
            <m:r>
              <m:rPr>
                <m:sty m:val="bi"/>
              </m:rPr>
              <m:t>A</m:t>
            </m:r>
          </m:e>
          <m:sup>
            <m:r>
              <m:rPr>
                <m:sty m:val="p"/>
              </m:rPr>
              <m:t>†</m:t>
            </m:r>
          </m:sup>
        </m:sSup>
      </m:oMath>
      <w:del w:id="2226" w:author="PR Preview" w:date="2026-01-01T00:00:00Z">
        <w:r>
          <w:delText xml:space="preserve"> </w:delText>
        </w:r>
      </w:del>
      <w:del w:id="2227" w:author="PR Preview" w:date="2026-01-01T00:00:00Z">
        <w:r>
          <w:delText xml:space="preserve">(</w:delText>
        </w:r>
      </w:del>
      <w:del w:id="2228" w:author="PR Preview" w:date="2026-01-01T00:00:00Z">
        <w:r>
          <w:delText xml:space="preserve">“</w:delText>
        </w:r>
      </w:del>
      <m:oMath>
        <m:r>
          <m:t>A</m:t>
        </m:r>
      </m:oMath>
      <w:del w:id="2229" w:author="PR Preview" w:date="2026-01-01T00:00:00Z">
        <w:r>
          <w:delText xml:space="preserve">-dagger”</w:delText>
        </w:r>
      </w:del>
      <w:del w:id="2230" w:author="PR Preview" w:date="2026-01-01T00:00:00Z">
        <w:r>
          <w:delText xml:space="preserve">) in physics and quantum mechanics,</w:delText>
        </w:r>
      </w:del>
      <w:del w:id="2231" w:author="PR Preview" w:date="2026-01-01T00:00:00Z">
        <w:r>
          <w:delText xml:space="preserve"> </w:delText>
        </w:r>
      </w:del>
      <w:del w:id="2232" w:author="PR Preview" w:date="2026-01-01T00:00:00Z">
        <w:r>
          <w:delText xml:space="preserve">and</w:delText>
        </w:r>
      </w:del>
      <w:del w:id="2233" w:author="PR Preview" w:date="2026-01-01T00:00:00Z">
        <w:r>
          <w:delText xml:space="preserve"> </w:delText>
        </w:r>
      </w:del>
      <m:oMath>
        <m:sSup>
          <m:e>
            <m:r>
              <m:rPr>
                <m:sty m:val="bi"/>
              </m:rPr>
              <m:t>A</m:t>
            </m:r>
          </m:e>
          <m:sup>
            <m:r>
              <m:rPr>
                <m:scr m:val="sans-serif"/>
                <m:sty m:val="p"/>
              </m:rPr>
              <m:t>H</m:t>
            </m:r>
          </m:sup>
        </m:sSup>
      </m:oMath>
      <w:del w:id="2234" w:author="PR Preview" w:date="2026-01-01T00:00:00Z">
        <w:r>
          <w:delText xml:space="preserve"> </w:delText>
        </w:r>
      </w:del>
      <w:del w:id="2235" w:author="PR Preview" w:date="2026-01-01T00:00:00Z">
        <w:r>
          <w:delText xml:space="preserve">in engineering, numerical linear algebra, and statistics.</w:delText>
        </w:r>
      </w:del>
      <w:del w:id="2236" w:author="PR Preview" w:date="2026-01-01T00:00:00Z">
        <w:r>
          <w:delText xml:space="preserve"> </w:delText>
        </w:r>
      </w:del>
      <w:del w:id="2237" w:author="PR Preview" w:date="2026-01-01T00:00:00Z">
        <w:r>
          <w:delText xml:space="preserve">These notes write</w:delText>
        </w:r>
      </w:del>
      <w:del w:id="2238" w:author="PR Preview" w:date="2026-01-01T00:00:00Z">
        <w:r>
          <w:delText xml:space="preserve"> </w:delText>
        </w:r>
      </w:del>
      <m:oMath>
        <m:sSup>
          <m:e>
            <m:r>
              <m:rPr>
                <m:sty m:val="bi"/>
              </m:rPr>
              <m:t>A</m:t>
            </m:r>
          </m:e>
          <m:sup>
            <m:r>
              <m:rPr>
                <m:scr m:val="sans-serif"/>
                <m:sty m:val="p"/>
              </m:rPr>
              <m:t>H</m:t>
            </m:r>
          </m:sup>
        </m:sSup>
      </m:oMath>
      <w:del w:id="2239" w:author="PR Preview" w:date="2026-01-01T00:00:00Z">
        <w:r>
          <w:delText xml:space="preserve"> </w:delText>
        </w:r>
      </w:del>
      <w:del w:id="2240" w:author="PR Preview" w:date="2026-01-01T00:00:00Z">
        <w:r>
          <w:delText xml:space="preserve">because</w:delText>
        </w:r>
      </w:del>
      <w:del w:id="2241" w:author="PR Preview" w:date="2026-01-01T00:00:00Z">
        <w:r>
          <w:delText xml:space="preserve"> </w:delText>
        </w:r>
      </w:del>
      <m:oMath>
        <m:sSup>
          <m:e>
            <m:r>
              <m:t>​</m:t>
            </m:r>
          </m:e>
          <m:sup>
            <m:r>
              <m:rPr>
                <m:sty m:val="p"/>
              </m:rPr>
              <m:t>*</m:t>
            </m:r>
          </m:sup>
        </m:sSup>
      </m:oMath>
      <w:del w:id="2242" w:author="PR Preview" w:date="2026-01-01T00:00:00Z">
        <w:r>
          <w:delText xml:space="preserve"> </w:delText>
        </w:r>
      </w:del>
      <w:del w:id="2243" w:author="PR Preview" w:date="2026-01-01T00:00:00Z">
        <w:r>
          <w:delText xml:space="preserve">is reserved for optimal points (as in</w:delText>
        </w:r>
      </w:del>
      <w:del w:id="2244" w:author="PR Preview" w:date="2026-01-01T00:00:00Z">
        <w:r>
          <w:delText xml:space="preserve"> </w:delText>
        </w:r>
      </w:del>
      <w:del w:id="2245" w:author="PR Preview" w:date="2026-01-01T00:00:00Z">
        <w:r>
          <w:delText xml:space="preserve">$\mathord{\smash[b]{\underset{\raise.3ex\hbox{$\scriptstyle\sim$}}{x}}\vphantom{x}}^*$</w:delText>
        </w:r>
      </w:del>
      <w:del w:id="2246" w:author="PR Preview" w:date="2026-01-01T00:00:00Z">
        <w:r>
          <w:delText xml:space="preserve">)</w:delText>
        </w:r>
      </w:del>
      <w:del w:id="2247" w:author="PR Preview" w:date="2026-01-01T00:00:00Z">
        <w:r>
          <w:delText xml:space="preserve"> </w:delText>
        </w:r>
      </w:del>
      <w:del w:id="2248" w:author="PR Preview" w:date="2026-01-01T00:00:00Z">
        <w:r>
          <w:delText xml:space="preserve">and</w:delText>
        </w:r>
      </w:del>
      <w:del w:id="2249" w:author="PR Preview" w:date="2026-01-01T00:00:00Z">
        <w:r>
          <w:delText xml:space="preserve"> </w:delText>
        </w:r>
      </w:del>
      <m:oMath>
        <m:sSup>
          <m:e>
            <m:r>
              <m:t>​</m:t>
            </m:r>
          </m:e>
          <m:sup>
            <m:r>
              <m:rPr>
                <m:sty m:val="p"/>
              </m:rPr>
              <m:t>†</m:t>
            </m:r>
          </m:sup>
        </m:sSup>
      </m:oMath>
      <w:del w:id="2250" w:author="PR Preview" w:date="2026-01-01T00:00:00Z">
        <w:r>
          <w:delText xml:space="preserve"> </w:delText>
        </w:r>
      </w:del>
      <w:del w:id="2251" w:author="PR Preview" w:date="2026-01-01T00:00:00Z">
        <w:r>
          <w:delText xml:space="preserve">frequently denotes the Moore-Penrose pseudoinverse in the broader literature.</w:delText>
        </w:r>
      </w:del>
    </w:p>
    <w:p>
      <w:pPr>
        <w:pStyle w:val="BodyText"/>
      </w:pPr>
      <w:ins w:id="2252" w:author="PR Preview" w:date="2026-01-01T00:00:00Z">
        <w:r>
          <w:rPr>
            <w:b/>
            <w:bCs/>
          </w:rPr>
          <w:t xml:space="preserve">Definition 128 (Conjugate transpose (Hermitian adjoint, Hermitian conjugate, transjugate))</w:t>
        </w:r>
      </w:ins>
      <w:ins w:id="2253" w:author="PR Preview" w:date="2026-01-01T00:00:00Z">
        <w:r>
          <w:t xml:space="preserve"> </w:t>
        </w:r>
      </w:ins>
      <w:ins w:id="2254" w:author="PR Preview" w:date="2026-01-01T00:00:00Z">
        <w:r>
          <w:t xml:space="preserve">The</w:t>
        </w:r>
      </w:ins>
      <w:ins w:id="2255" w:author="PR Preview" w:date="2026-01-01T00:00:00Z">
        <w:r>
          <w:t xml:space="preserve"> </w:t>
        </w:r>
      </w:ins>
      <w:ins w:id="2256" w:author="PR Preview" w:date="2026-01-01T00:00:00Z">
        <w:r>
          <w:rPr>
            <w:b/>
            <w:bCs/>
          </w:rPr>
          <w:t xml:space="preserve">conjugate transpose</w:t>
        </w:r>
      </w:ins>
      <w:ins w:id="2257" w:author="PR Preview" w:date="2026-01-01T00:00:00Z">
        <w:r>
          <w:t xml:space="preserve"> </w:t>
        </w:r>
      </w:ins>
      <w:ins w:id="2258" w:author="PR Preview" w:date="2026-01-01T00:00:00Z">
        <w:r>
          <w:t xml:space="preserve">[95]</w:t>
        </w:r>
      </w:ins>
      <w:ins w:id="2259" w:author="PR Preview" w:date="2026-01-01T00:00:00Z">
        <w:r>
          <w:t xml:space="preserve"> </w:t>
        </w:r>
      </w:ins>
      <w:ins w:id="2260" w:author="PR Preview" w:date="2026-01-01T00:00:00Z">
        <w:r>
          <w:t xml:space="preserve">(also called the</w:t>
        </w:r>
      </w:ins>
      <w:ins w:id="2261" w:author="PR Preview" w:date="2026-01-01T00:00:00Z">
        <w:r>
          <w:t xml:space="preserve"> </w:t>
        </w:r>
      </w:ins>
      <w:ins w:id="2262" w:author="PR Preview" w:date="2026-01-01T00:00:00Z">
        <w:r>
          <w:rPr>
            <w:b/>
            <w:bCs/>
          </w:rPr>
          <w:t xml:space="preserve">Hermitian adjoint</w:t>
        </w:r>
      </w:ins>
      <w:ins w:id="2263" w:author="PR Preview" w:date="2026-01-01T00:00:00Z">
        <w:r>
          <w:t xml:space="preserve">,</w:t>
        </w:r>
      </w:ins>
      <w:ins w:id="2264" w:author="PR Preview" w:date="2026-01-01T00:00:00Z">
        <w:r>
          <w:t xml:space="preserve"> </w:t>
        </w:r>
      </w:ins>
      <w:ins w:id="2265" w:author="PR Preview" w:date="2026-01-01T00:00:00Z">
        <w:r>
          <w:rPr>
            <w:b/>
            <w:bCs/>
          </w:rPr>
          <w:t xml:space="preserve">Hermitian conjugate</w:t>
        </w:r>
      </w:ins>
      <w:ins w:id="2266" w:author="PR Preview" w:date="2026-01-01T00:00:00Z">
        <w:r>
          <w:t xml:space="preserve">, or</w:t>
        </w:r>
      </w:ins>
      <w:ins w:id="2267" w:author="PR Preview" w:date="2026-01-01T00:00:00Z">
        <w:r>
          <w:t xml:space="preserve"> </w:t>
        </w:r>
      </w:ins>
      <w:ins w:id="2268" w:author="PR Preview" w:date="2026-01-01T00:00:00Z">
        <w:r>
          <w:rPr>
            <w:b/>
            <w:bCs/>
          </w:rPr>
          <w:t xml:space="preserve">transjugate</w:t>
        </w:r>
      </w:ins>
      <w:ins w:id="2269" w:author="PR Preview" w:date="2026-01-01T00:00:00Z">
        <w:r>
          <w:t xml:space="preserve">)</w:t>
        </w:r>
      </w:ins>
      <w:ins w:id="2270" w:author="PR Preview" w:date="2026-01-01T00:00:00Z">
        <w:r>
          <w:t xml:space="preserve"> </w:t>
        </w:r>
      </w:ins>
      <w:ins w:id="2271" w:author="PR Preview" w:date="2026-01-01T00:00:00Z">
        <w:r>
          <w:t xml:space="preserve">of an</w:t>
        </w:r>
      </w:ins>
      <w:ins w:id="2272" w:author="PR Preview" w:date="2026-01-01T00:00:00Z">
        <w:r>
          <w:t xml:space="preserve"> </w:t>
        </w:r>
      </w:ins>
      <m:oMath>
        <m:r>
          <m:t>m</m:t>
        </m:r>
        <m:r>
          <m:rPr>
            <m:sty m:val="p"/>
          </m:rPr>
          <m:t>×</m:t>
        </m:r>
        <m:r>
          <m:t>n</m:t>
        </m:r>
      </m:oMath>
      <w:ins w:id="2273" w:author="PR Preview" w:date="2026-01-01T00:00:00Z">
        <w:r>
          <w:t xml:space="preserve"> </w:t>
        </w:r>
      </w:ins>
      <w:ins w:id="2274" w:author="PR Preview" w:date="2026-01-01T00:00:00Z">
        <w:r>
          <w:t xml:space="preserve">complex matrix</w:t>
        </w:r>
      </w:ins>
      <w:ins w:id="2275" w:author="PR Preview" w:date="2026-01-01T00:00:00Z">
        <w:r>
          <w:t xml:space="preserve"> </w:t>
        </w:r>
      </w:ins>
      <m:oMath>
        <m:r>
          <m:rPr>
            <m:sty m:val="bi"/>
          </m:rPr>
          <m:t>A</m:t>
        </m:r>
      </m:oMath>
      <w:ins w:id="2276" w:author="PR Preview" w:date="2026-01-01T00:00:00Z">
        <w:r>
          <w:t xml:space="preserve"> </w:t>
        </w:r>
      </w:ins>
      <w:ins w:id="2277" w:author="PR Preview" w:date="2026-01-01T00:00:00Z">
        <w:r>
          <w:t xml:space="preserve">is the</w:t>
        </w:r>
      </w:ins>
      <w:ins w:id="2278" w:author="PR Preview" w:date="2026-01-01T00:00:00Z">
        <w:r>
          <w:t xml:space="preserve"> </w:t>
        </w:r>
      </w:ins>
      <m:oMath>
        <m:r>
          <m:t>n</m:t>
        </m:r>
        <m:r>
          <m:rPr>
            <m:sty m:val="p"/>
          </m:rPr>
          <m:t>×</m:t>
        </m:r>
        <m:r>
          <m:t>m</m:t>
        </m:r>
      </m:oMath>
      <w:ins w:id="2279" w:author="PR Preview" w:date="2026-01-01T00:00:00Z">
        <w:r>
          <w:t xml:space="preserve"> </w:t>
        </w:r>
      </w:ins>
      <w:ins w:id="2280" w:author="PR Preview" w:date="2026-01-01T00:00:00Z">
        <w:r>
          <w:t xml:space="preserve">matrix</w:t>
        </w:r>
      </w:ins>
      <w:ins w:id="2281" w:author="PR Preview" w:date="2026-01-01T00:00:00Z">
        <w:r>
          <w:t xml:space="preserve"> </w:t>
        </w:r>
      </w:ins>
      <m:oMath>
        <m:sSup>
          <m:e>
            <m:r>
              <m:rPr>
                <m:sty m:val="bi"/>
              </m:rPr>
              <m:t>A</m:t>
            </m:r>
          </m:e>
          <m:sup>
            <m:r>
              <m:rPr>
                <m:scr m:val="sans-serif"/>
                <m:sty m:val="p"/>
              </m:rPr>
              <m:t>H</m:t>
            </m:r>
          </m:sup>
        </m:sSup>
      </m:oMath>
      <w:ins w:id="2282" w:author="PR Preview" w:date="2026-01-01T00:00:00Z">
        <w:r>
          <w:t xml:space="preserve"> </w:t>
        </w:r>
      </w:ins>
      <w:ins w:id="2283" w:author="PR Preview" w:date="2026-01-01T00:00:00Z">
        <w:r>
          <w:t xml:space="preserve">obtained by transposing</w:t>
        </w:r>
      </w:ins>
      <w:ins w:id="2284" w:author="PR Preview" w:date="2026-01-01T00:00:00Z">
        <w:r>
          <w:t xml:space="preserve"> </w:t>
        </w:r>
      </w:ins>
      <m:oMath>
        <m:r>
          <m:rPr>
            <m:sty m:val="bi"/>
          </m:rPr>
          <m:t>A</m:t>
        </m:r>
      </m:oMath>
      <w:ins w:id="2285" w:author="PR Preview" w:date="2026-01-01T00:00:00Z">
        <w:r>
          <w:t xml:space="preserve"> </w:t>
        </w:r>
      </w:ins>
      <w:ins w:id="2286"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ins w:id="2287" w:author="PR Preview" w:date="2026-01-01T00:00:00Z">
        <w:r>
          <w:rPr>
            <w:i/>
            <w:iCs/>
          </w:rPr>
          <w:t xml:space="preserve">Remark 52</w:t>
        </w:r>
      </w:ins>
      <w:ins w:id="2288" w:author="PR Preview" w:date="2026-01-01T00:00:00Z">
        <w:r>
          <w:t xml:space="preserve"> (Notation for the conjugate transpose). </w:t>
        </w:r>
      </w:ins>
      <w:ins w:id="2289" w:author="PR Preview" w:date="2026-01-01T00:00:00Z">
        <w:r>
          <w:t xml:space="preserve">The operation is denoted variously across mathematics and physics:</w:t>
        </w:r>
      </w:ins>
      <w:ins w:id="2290" w:author="PR Preview" w:date="2026-01-01T00:00:00Z">
        <w:r>
          <w:t xml:space="preserve"> </w:t>
        </w:r>
      </w:ins>
      <m:oMath>
        <m:sSup>
          <m:e>
            <m:r>
              <m:rPr>
                <m:sty m:val="bi"/>
              </m:rPr>
              <m:t>A</m:t>
            </m:r>
          </m:e>
          <m:sup>
            <m:r>
              <m:rPr>
                <m:sty m:val="p"/>
              </m:rPr>
              <m:t>*</m:t>
            </m:r>
          </m:sup>
        </m:sSup>
      </m:oMath>
      <w:ins w:id="2291" w:author="PR Preview" w:date="2026-01-01T00:00:00Z">
        <w:r>
          <w:t xml:space="preserve"> </w:t>
        </w:r>
      </w:ins>
      <w:ins w:id="2292" w:author="PR Preview" w:date="2026-01-01T00:00:00Z">
        <w:r>
          <w:t xml:space="preserve">in pure mathematics (</w:t>
        </w:r>
      </w:ins>
      <w:ins w:id="2293" w:author="PR Preview" w:date="2026-01-01T00:00:00Z">
        <w:r>
          <w:t xml:space="preserve">Axler [51], Definition 7.7, p. 231</w:t>
        </w:r>
      </w:ins>
      <w:ins w:id="2294" w:author="PR Preview" w:date="2026-01-01T00:00:00Z">
        <w:r>
          <w:t xml:space="preserve">),</w:t>
        </w:r>
      </w:ins>
      <w:ins w:id="2295" w:author="PR Preview" w:date="2026-01-01T00:00:00Z">
        <w:r>
          <w:t xml:space="preserve"> </w:t>
        </w:r>
      </w:ins>
      <m:oMath>
        <m:sSup>
          <m:e>
            <m:r>
              <m:rPr>
                <m:sty m:val="bi"/>
              </m:rPr>
              <m:t>A</m:t>
            </m:r>
          </m:e>
          <m:sup>
            <m:r>
              <m:rPr>
                <m:sty m:val="p"/>
              </m:rPr>
              <m:t>†</m:t>
            </m:r>
          </m:sup>
        </m:sSup>
      </m:oMath>
      <w:ins w:id="2296" w:author="PR Preview" w:date="2026-01-01T00:00:00Z">
        <w:r>
          <w:t xml:space="preserve"> </w:t>
        </w:r>
      </w:ins>
      <w:ins w:id="2297" w:author="PR Preview" w:date="2026-01-01T00:00:00Z">
        <w:r>
          <w:t xml:space="preserve">(</w:t>
        </w:r>
      </w:ins>
      <w:ins w:id="2298" w:author="PR Preview" w:date="2026-01-01T00:00:00Z">
        <w:r>
          <w:t xml:space="preserve">“</w:t>
        </w:r>
      </w:ins>
      <m:oMath>
        <m:r>
          <m:t>A</m:t>
        </m:r>
      </m:oMath>
      <w:ins w:id="2299" w:author="PR Preview" w:date="2026-01-01T00:00:00Z">
        <w:r>
          <w:t xml:space="preserve">-dagger”</w:t>
        </w:r>
      </w:ins>
      <w:ins w:id="2300" w:author="PR Preview" w:date="2026-01-01T00:00:00Z">
        <w:r>
          <w:t xml:space="preserve">) in physics and quantum mechanics,</w:t>
        </w:r>
      </w:ins>
      <w:ins w:id="2301" w:author="PR Preview" w:date="2026-01-01T00:00:00Z">
        <w:r>
          <w:t xml:space="preserve"> </w:t>
        </w:r>
      </w:ins>
      <w:ins w:id="2302" w:author="PR Preview" w:date="2026-01-01T00:00:00Z">
        <w:r>
          <w:t xml:space="preserve">and</w:t>
        </w:r>
      </w:ins>
      <w:ins w:id="2303" w:author="PR Preview" w:date="2026-01-01T00:00:00Z">
        <w:r>
          <w:t xml:space="preserve"> </w:t>
        </w:r>
      </w:ins>
      <m:oMath>
        <m:sSup>
          <m:e>
            <m:r>
              <m:rPr>
                <m:sty m:val="bi"/>
              </m:rPr>
              <m:t>A</m:t>
            </m:r>
          </m:e>
          <m:sup>
            <m:r>
              <m:rPr>
                <m:scr m:val="sans-serif"/>
                <m:sty m:val="p"/>
              </m:rPr>
              <m:t>H</m:t>
            </m:r>
          </m:sup>
        </m:sSup>
      </m:oMath>
      <w:ins w:id="2304" w:author="PR Preview" w:date="2026-01-01T00:00:00Z">
        <w:r>
          <w:t xml:space="preserve"> </w:t>
        </w:r>
      </w:ins>
      <w:ins w:id="2305" w:author="PR Preview" w:date="2026-01-01T00:00:00Z">
        <w:r>
          <w:t xml:space="preserve">in engineering, numerical linear algebra, and statistics.</w:t>
        </w:r>
      </w:ins>
      <w:ins w:id="2306" w:author="PR Preview" w:date="2026-01-01T00:00:00Z">
        <w:r>
          <w:t xml:space="preserve"> </w:t>
        </w:r>
      </w:ins>
      <w:ins w:id="2307" w:author="PR Preview" w:date="2026-01-01T00:00:00Z">
        <w:r>
          <w:t xml:space="preserve">These notes write</w:t>
        </w:r>
      </w:ins>
      <w:ins w:id="2308" w:author="PR Preview" w:date="2026-01-01T00:00:00Z">
        <w:r>
          <w:t xml:space="preserve"> </w:t>
        </w:r>
      </w:ins>
      <m:oMath>
        <m:sSup>
          <m:e>
            <m:r>
              <m:rPr>
                <m:sty m:val="bi"/>
              </m:rPr>
              <m:t>A</m:t>
            </m:r>
          </m:e>
          <m:sup>
            <m:r>
              <m:rPr>
                <m:scr m:val="sans-serif"/>
                <m:sty m:val="p"/>
              </m:rPr>
              <m:t>H</m:t>
            </m:r>
          </m:sup>
        </m:sSup>
      </m:oMath>
      <w:ins w:id="2309" w:author="PR Preview" w:date="2026-01-01T00:00:00Z">
        <w:r>
          <w:t xml:space="preserve"> </w:t>
        </w:r>
      </w:ins>
      <w:ins w:id="2310" w:author="PR Preview" w:date="2026-01-01T00:00:00Z">
        <w:r>
          <w:t xml:space="preserve">because</w:t>
        </w:r>
      </w:ins>
      <w:ins w:id="2311" w:author="PR Preview" w:date="2026-01-01T00:00:00Z">
        <w:r>
          <w:t xml:space="preserve"> </w:t>
        </w:r>
      </w:ins>
      <m:oMath>
        <m:sSup>
          <m:e>
            <m:r>
              <m:t>​</m:t>
            </m:r>
          </m:e>
          <m:sup>
            <m:r>
              <m:rPr>
                <m:sty m:val="p"/>
              </m:rPr>
              <m:t>*</m:t>
            </m:r>
          </m:sup>
        </m:sSup>
      </m:oMath>
      <w:ins w:id="2312" w:author="PR Preview" w:date="2026-01-01T00:00:00Z">
        <w:r>
          <w:t xml:space="preserve"> </w:t>
        </w:r>
      </w:ins>
      <w:ins w:id="2313" w:author="PR Preview" w:date="2026-01-01T00:00:00Z">
        <w:r>
          <w:t xml:space="preserve">is reserved for optimal points (as in</w:t>
        </w:r>
      </w:ins>
      <w:ins w:id="2314" w:author="PR Preview" w:date="2026-01-01T00:00:00Z">
        <w:r>
          <w:t xml:space="preserve"> </w:t>
        </w:r>
      </w:ins>
      <w:ins w:id="2315" w:author="PR Preview" w:date="2026-01-01T00:00:00Z">
        <w:r>
          <w:t xml:space="preserve">$\mathord{\smash[b]{\underset{\raise.3ex\hbox{$\scriptstyle\sim$}}{x}}\vphantom{x}}^*$</w:t>
        </w:r>
      </w:ins>
      <w:ins w:id="2316" w:author="PR Preview" w:date="2026-01-01T00:00:00Z">
        <w:r>
          <w:t xml:space="preserve">)</w:t>
        </w:r>
      </w:ins>
      <w:ins w:id="2317" w:author="PR Preview" w:date="2026-01-01T00:00:00Z">
        <w:r>
          <w:t xml:space="preserve"> </w:t>
        </w:r>
      </w:ins>
      <w:ins w:id="2318" w:author="PR Preview" w:date="2026-01-01T00:00:00Z">
        <w:r>
          <w:t xml:space="preserve">and</w:t>
        </w:r>
      </w:ins>
      <w:ins w:id="2319" w:author="PR Preview" w:date="2026-01-01T00:00:00Z">
        <w:r>
          <w:t xml:space="preserve"> </w:t>
        </w:r>
      </w:ins>
      <m:oMath>
        <m:sSup>
          <m:e>
            <m:r>
              <m:t>​</m:t>
            </m:r>
          </m:e>
          <m:sup>
            <m:r>
              <m:rPr>
                <m:sty m:val="p"/>
              </m:rPr>
              <m:t>†</m:t>
            </m:r>
          </m:sup>
        </m:sSup>
      </m:oMath>
      <w:ins w:id="2320" w:author="PR Preview" w:date="2026-01-01T00:00:00Z">
        <w:r>
          <w:t xml:space="preserve"> </w:t>
        </w:r>
      </w:ins>
      <w:ins w:id="2321"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del w:id="2322" w:author="PR Preview" w:date="2026-01-01T00:00:00Z">
        <w:r>
          <w:rPr>
            <w:i/>
            <w:iCs/>
          </w:rPr>
          <w:delText xml:space="preserve">Remark 54</w:delText>
        </w:r>
      </w:del>
      <w:del w:id="2323" w:author="PR Preview" w:date="2026-01-01T00:00:00Z">
        <w:r>
          <w:delText xml:space="preserve"> (Where the name</w:delText>
        </w:r>
      </w:del>
      <w:del w:id="2324" w:author="PR Preview" w:date="2026-01-01T00:00:00Z">
        <w:r>
          <w:delText xml:space="preserve"> </w:delText>
        </w:r>
      </w:del>
      <w:del w:id="2325" w:author="PR Preview" w:date="2026-01-01T00:00:00Z">
        <w:r>
          <w:delText xml:space="preserve">“adjoint”</w:delText>
        </w:r>
      </w:del>
      <w:del w:id="2326" w:author="PR Preview" w:date="2026-01-01T00:00:00Z">
        <w:r>
          <w:delText xml:space="preserve"> </w:delText>
        </w:r>
      </w:del>
      <w:del w:id="2327" w:author="PR Preview" w:date="2026-01-01T00:00:00Z">
        <w:r>
          <w:delText xml:space="preserve">comes from). </w:delText>
        </w:r>
      </w:del>
      <w:del w:id="2328" w:author="PR Preview" w:date="2026-01-01T00:00:00Z">
        <w:r>
          <w:delText xml:space="preserve">This identity is the origin of the name</w:delText>
        </w:r>
      </w:del>
      <w:del w:id="2329" w:author="PR Preview" w:date="2026-01-01T00:00:00Z">
        <w:r>
          <w:delText xml:space="preserve"> </w:delText>
        </w:r>
      </w:del>
      <w:del w:id="2330" w:author="PR Preview" w:date="2026-01-01T00:00:00Z">
        <w:r>
          <w:rPr>
            <w:b/>
            <w:bCs/>
          </w:rPr>
          <w:delText xml:space="preserve">adjoint</w:delText>
        </w:r>
      </w:del>
      <w:del w:id="2331" w:author="PR Preview" w:date="2026-01-01T00:00:00Z">
        <w:r>
          <w:delText xml:space="preserve">:</w:delText>
        </w:r>
      </w:del>
      <w:del w:id="2332" w:author="PR Preview" w:date="2026-01-01T00:00:00Z">
        <w:r>
          <w:delText xml:space="preserve"> </w:delText>
        </w:r>
      </w:del>
      <w:del w:id="2333" w:author="PR Preview" w:date="2026-01-01T00:00:00Z">
        <w:r>
          <w:delText xml:space="preserve">in functional analysis and operator theory,</w:delText>
        </w:r>
      </w:del>
      <w:del w:id="2334" w:author="PR Preview" w:date="2026-01-01T00:00:00Z">
        <w:r>
          <w:delText xml:space="preserve"> </w:delText>
        </w:r>
      </w:del>
      <w:del w:id="2335" w:author="PR Preview" w:date="2026-01-01T00:00:00Z">
        <w:r>
          <w:delText xml:space="preserve">the</w:delText>
        </w:r>
      </w:del>
      <w:del w:id="2336" w:author="PR Preview" w:date="2026-01-01T00:00:00Z">
        <w:r>
          <w:delText xml:space="preserve"> </w:delText>
        </w:r>
      </w:del>
      <w:del w:id="2337" w:author="PR Preview" w:date="2026-01-01T00:00:00Z">
        <w:r>
          <w:rPr>
            <w:i/>
            <w:iCs/>
          </w:rPr>
          <w:delText xml:space="preserve">adjoint</w:delText>
        </w:r>
      </w:del>
      <w:del w:id="2338" w:author="PR Preview" w:date="2026-01-01T00:00:00Z">
        <w:r>
          <w:delText xml:space="preserve"> </w:delText>
        </w:r>
      </w:del>
      <w:del w:id="2339" w:author="PR Preview" w:date="2026-01-01T00:00:00Z">
        <w:r>
          <w:delText xml:space="preserve">of a linear map</w:delText>
        </w:r>
      </w:del>
      <w:del w:id="2340" w:author="PR Preview" w:date="2026-01-01T00:00:00Z">
        <w:r>
          <w:delText xml:space="preserve"> </w:delText>
        </w:r>
      </w:del>
      <m:oMath>
        <m:r>
          <m:t>T</m:t>
        </m:r>
        <m:r>
          <m:rPr>
            <m:sty m:val="p"/>
          </m:rPr>
          <m:t>:</m:t>
        </m:r>
        <m:r>
          <m:t>V</m:t>
        </m:r>
        <m:r>
          <m:rPr>
            <m:sty m:val="p"/>
          </m:rPr>
          <m:t>→</m:t>
        </m:r>
        <m:r>
          <m:t>W</m:t>
        </m:r>
      </m:oMath>
      <w:del w:id="2341" w:author="PR Preview" w:date="2026-01-01T00:00:00Z">
        <w:r>
          <w:delText xml:space="preserve"> </w:delText>
        </w:r>
      </w:del>
      <w:del w:id="2342" w:author="PR Preview" w:date="2026-01-01T00:00:00Z">
        <w:r>
          <w:delText xml:space="preserve">between inner product spaces is defined as the unique operator</w:delText>
        </w:r>
      </w:del>
      <w:del w:id="2343" w:author="PR Preview" w:date="2026-01-01T00:00:00Z">
        <w:r>
          <w:delText xml:space="preserve"> </w:delText>
        </w:r>
      </w:del>
      <m:oMath>
        <m:sSup>
          <m:e>
            <m:r>
              <m:t>T</m:t>
            </m:r>
          </m:e>
          <m:sup>
            <m:r>
              <m:rPr>
                <m:sty m:val="p"/>
              </m:rPr>
              <m:t>*</m:t>
            </m:r>
          </m:sup>
        </m:sSup>
        <m:r>
          <m:rPr>
            <m:sty m:val="p"/>
          </m:rPr>
          <m:t>:</m:t>
        </m:r>
        <m:r>
          <m:t>W</m:t>
        </m:r>
        <m:r>
          <m:rPr>
            <m:sty m:val="p"/>
          </m:rPr>
          <m:t>→</m:t>
        </m:r>
        <m:r>
          <m:t>V</m:t>
        </m:r>
      </m:oMath>
      <w:del w:id="2344" w:author="PR Preview" w:date="2026-01-01T00:00:00Z">
        <w:r>
          <w:delText xml:space="preserve"> </w:delText>
        </w:r>
      </w:del>
      <w:del w:id="2345" w:author="PR Preview" w:date="2026-01-01T00:00:00Z">
        <w:r>
          <w:delText xml:space="preserve">satisfying</w:delText>
        </w:r>
      </w:del>
      <w:del w:id="2346" w:author="PR Preview" w:date="2026-01-01T00:00:00Z">
        <w:r>
          <w:delText xml:space="preserve"> </w:delText>
        </w:r>
      </w:del>
      <w:del w:id="2347"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2348" w:author="PR Preview" w:date="2026-01-01T00:00:00Z">
        <w:r>
          <w:delText xml:space="preserve"> </w:delText>
        </w:r>
      </w:del>
      <w:del w:id="2349" w:author="PR Preview" w:date="2026-01-01T00:00:00Z">
        <w:r>
          <w:delText xml:space="preserve">(</w:delText>
        </w:r>
      </w:del>
      <w:del w:id="2350" w:author="PR Preview" w:date="2026-01-01T00:00:00Z">
        <w:r>
          <w:delText xml:space="preserve">Axler [50], Definition 7.1, p. 226</w:delText>
        </w:r>
      </w:del>
      <w:del w:id="2351" w:author="PR Preview" w:date="2026-01-01T00:00:00Z">
        <w:r>
          <w:delText xml:space="preserve">).</w:delText>
        </w:r>
      </w:del>
      <w:del w:id="2352" w:author="PR Preview" w:date="2026-01-01T00:00:00Z">
        <w:r>
          <w:delText xml:space="preserve"> </w:delText>
        </w:r>
      </w:del>
      <w:del w:id="2353" w:author="PR Preview" w:date="2026-01-01T00:00:00Z">
        <w:r>
          <w:delText xml:space="preserve">When</w:delText>
        </w:r>
      </w:del>
      <w:del w:id="2354" w:author="PR Preview" w:date="2026-01-01T00:00:00Z">
        <w:r>
          <w:delText xml:space="preserve"> </w:delText>
        </w:r>
      </w:del>
      <m:oMath>
        <m:r>
          <m:t>V</m:t>
        </m:r>
      </m:oMath>
      <w:del w:id="2355" w:author="PR Preview" w:date="2026-01-01T00:00:00Z">
        <w:r>
          <w:delText xml:space="preserve"> </w:delText>
        </w:r>
      </w:del>
      <w:del w:id="2356" w:author="PR Preview" w:date="2026-01-01T00:00:00Z">
        <w:r>
          <w:delText xml:space="preserve">and</w:delText>
        </w:r>
      </w:del>
      <w:del w:id="2357" w:author="PR Preview" w:date="2026-01-01T00:00:00Z">
        <w:r>
          <w:delText xml:space="preserve"> </w:delText>
        </w:r>
      </w:del>
      <m:oMath>
        <m:r>
          <m:t>W</m:t>
        </m:r>
      </m:oMath>
      <w:del w:id="2358" w:author="PR Preview" w:date="2026-01-01T00:00:00Z">
        <w:r>
          <w:delText xml:space="preserve"> </w:delText>
        </w:r>
      </w:del>
      <w:del w:id="2359" w:author="PR Preview" w:date="2026-01-01T00:00:00Z">
        <w:r>
          <w:delText xml:space="preserve">are finite-dimensional spaces equipped with their standard orthonormal bases,</w:delText>
        </w:r>
      </w:del>
      <w:del w:id="2360" w:author="PR Preview" w:date="2026-01-01T00:00:00Z">
        <w:r>
          <w:delText xml:space="preserve"> </w:delText>
        </w:r>
      </w:del>
      <w:del w:id="2361" w:author="PR Preview" w:date="2026-01-01T00:00:00Z">
        <w:r>
          <w:delText xml:space="preserve">the matrix representing the adjoint operator</w:delText>
        </w:r>
      </w:del>
      <w:del w:id="2362" w:author="PR Preview" w:date="2026-01-01T00:00:00Z">
        <w:r>
          <w:delText xml:space="preserve"> </w:delText>
        </w:r>
      </w:del>
      <m:oMath>
        <m:sSup>
          <m:e>
            <m:r>
              <m:t>T</m:t>
            </m:r>
          </m:e>
          <m:sup>
            <m:r>
              <m:rPr>
                <m:sty m:val="p"/>
              </m:rPr>
              <m:t>*</m:t>
            </m:r>
          </m:sup>
        </m:sSup>
      </m:oMath>
      <w:del w:id="2363" w:author="PR Preview" w:date="2026-01-01T00:00:00Z">
        <w:r>
          <w:delText xml:space="preserve"> </w:delText>
        </w:r>
      </w:del>
      <w:del w:id="2364" w:author="PR Preview" w:date="2026-01-01T00:00:00Z">
        <w:r>
          <w:delText xml:space="preserve">is precisely the Hermitian adjoint matrix</w:delText>
        </w:r>
      </w:del>
      <w:del w:id="2365" w:author="PR Preview" w:date="2026-01-01T00:00:00Z">
        <w:r>
          <w:delText xml:space="preserve"> </w:delText>
        </w:r>
      </w:del>
      <m:oMath>
        <m:sSup>
          <m:e>
            <m:r>
              <m:rPr>
                <m:sty m:val="bi"/>
              </m:rPr>
              <m:t>A</m:t>
            </m:r>
          </m:e>
          <m:sup>
            <m:r>
              <m:rPr>
                <m:scr m:val="sans-serif"/>
                <m:sty m:val="p"/>
              </m:rPr>
              <m:t>H</m:t>
            </m:r>
          </m:sup>
        </m:sSup>
      </m:oMath>
      <w:del w:id="2366" w:author="PR Preview" w:date="2026-01-01T00:00:00Z">
        <w:r>
          <w:delText xml:space="preserve"> </w:delText>
        </w:r>
      </w:del>
      <w:del w:id="2367" w:author="PR Preview" w:date="2026-01-01T00:00:00Z">
        <w:r>
          <w:delText xml:space="preserve">(</w:delText>
        </w:r>
      </w:del>
      <w:del w:id="2368" w:author="PR Preview" w:date="2026-01-01T00:00:00Z">
        <w:r>
          <w:delText xml:space="preserve">Axler [50], Proposition 7.9, p. 231</w:delText>
        </w:r>
      </w:del>
      <w:del w:id="2369" w:author="PR Preview" w:date="2026-01-01T00:00:00Z">
        <w:r>
          <w:delText xml:space="preserve">).</w:delText>
        </w:r>
      </w:del>
    </w:p>
    <w:p>
      <w:pPr>
        <w:pStyle w:val="FirstParagraph"/>
      </w:pPr>
      <w:ins w:id="2370" w:author="PR Preview" w:date="2026-01-01T00:00:00Z">
        <w:r>
          <w:rPr>
            <w:i/>
            <w:iCs/>
          </w:rPr>
          <w:t xml:space="preserve">Remark 54</w:t>
        </w:r>
      </w:ins>
      <w:ins w:id="2371" w:author="PR Preview" w:date="2026-01-01T00:00:00Z">
        <w:r>
          <w:t xml:space="preserve"> (Where the name</w:t>
        </w:r>
      </w:ins>
      <w:ins w:id="2372" w:author="PR Preview" w:date="2026-01-01T00:00:00Z">
        <w:r>
          <w:t xml:space="preserve"> </w:t>
        </w:r>
      </w:ins>
      <w:ins w:id="2373" w:author="PR Preview" w:date="2026-01-01T00:00:00Z">
        <w:r>
          <w:t xml:space="preserve">“adjoint”</w:t>
        </w:r>
      </w:ins>
      <w:ins w:id="2374" w:author="PR Preview" w:date="2026-01-01T00:00:00Z">
        <w:r>
          <w:t xml:space="preserve"> </w:t>
        </w:r>
      </w:ins>
      <w:ins w:id="2375" w:author="PR Preview" w:date="2026-01-01T00:00:00Z">
        <w:r>
          <w:t xml:space="preserve">comes from). </w:t>
        </w:r>
      </w:ins>
      <w:ins w:id="2376" w:author="PR Preview" w:date="2026-01-01T00:00:00Z">
        <w:r>
          <w:t xml:space="preserve">This identity is the origin of the name</w:t>
        </w:r>
      </w:ins>
      <w:ins w:id="2377" w:author="PR Preview" w:date="2026-01-01T00:00:00Z">
        <w:r>
          <w:t xml:space="preserve"> </w:t>
        </w:r>
      </w:ins>
      <w:ins w:id="2378" w:author="PR Preview" w:date="2026-01-01T00:00:00Z">
        <w:r>
          <w:rPr>
            <w:b/>
            <w:bCs/>
          </w:rPr>
          <w:t xml:space="preserve">adjoint</w:t>
        </w:r>
      </w:ins>
      <w:ins w:id="2379" w:author="PR Preview" w:date="2026-01-01T00:00:00Z">
        <w:r>
          <w:t xml:space="preserve">:</w:t>
        </w:r>
      </w:ins>
      <w:ins w:id="2380" w:author="PR Preview" w:date="2026-01-01T00:00:00Z">
        <w:r>
          <w:t xml:space="preserve"> </w:t>
        </w:r>
      </w:ins>
      <w:ins w:id="2381" w:author="PR Preview" w:date="2026-01-01T00:00:00Z">
        <w:r>
          <w:t xml:space="preserve">in functional analysis and operator theory,</w:t>
        </w:r>
      </w:ins>
      <w:ins w:id="2382" w:author="PR Preview" w:date="2026-01-01T00:00:00Z">
        <w:r>
          <w:t xml:space="preserve"> </w:t>
        </w:r>
      </w:ins>
      <w:ins w:id="2383" w:author="PR Preview" w:date="2026-01-01T00:00:00Z">
        <w:r>
          <w:t xml:space="preserve">the</w:t>
        </w:r>
      </w:ins>
      <w:ins w:id="2384" w:author="PR Preview" w:date="2026-01-01T00:00:00Z">
        <w:r>
          <w:t xml:space="preserve"> </w:t>
        </w:r>
      </w:ins>
      <w:ins w:id="2385" w:author="PR Preview" w:date="2026-01-01T00:00:00Z">
        <w:r>
          <w:rPr>
            <w:i/>
            <w:iCs/>
          </w:rPr>
          <w:t xml:space="preserve">adjoint</w:t>
        </w:r>
      </w:ins>
      <w:ins w:id="2386" w:author="PR Preview" w:date="2026-01-01T00:00:00Z">
        <w:r>
          <w:t xml:space="preserve"> </w:t>
        </w:r>
      </w:ins>
      <w:ins w:id="2387" w:author="PR Preview" w:date="2026-01-01T00:00:00Z">
        <w:r>
          <w:t xml:space="preserve">of a linear map</w:t>
        </w:r>
      </w:ins>
      <w:ins w:id="2388" w:author="PR Preview" w:date="2026-01-01T00:00:00Z">
        <w:r>
          <w:t xml:space="preserve"> </w:t>
        </w:r>
      </w:ins>
      <m:oMath>
        <m:r>
          <m:t>T</m:t>
        </m:r>
        <m:r>
          <m:rPr>
            <m:sty m:val="p"/>
          </m:rPr>
          <m:t>:</m:t>
        </m:r>
        <m:r>
          <m:t>V</m:t>
        </m:r>
        <m:r>
          <m:rPr>
            <m:sty m:val="p"/>
          </m:rPr>
          <m:t>→</m:t>
        </m:r>
        <m:r>
          <m:t>W</m:t>
        </m:r>
      </m:oMath>
      <w:ins w:id="2389" w:author="PR Preview" w:date="2026-01-01T00:00:00Z">
        <w:r>
          <w:t xml:space="preserve"> </w:t>
        </w:r>
      </w:ins>
      <w:ins w:id="2390" w:author="PR Preview" w:date="2026-01-01T00:00:00Z">
        <w:r>
          <w:t xml:space="preserve">between inner product spaces is defined as the unique operator</w:t>
        </w:r>
      </w:ins>
      <w:ins w:id="2391" w:author="PR Preview" w:date="2026-01-01T00:00:00Z">
        <w:r>
          <w:t xml:space="preserve"> </w:t>
        </w:r>
      </w:ins>
      <m:oMath>
        <m:sSup>
          <m:e>
            <m:r>
              <m:t>T</m:t>
            </m:r>
          </m:e>
          <m:sup>
            <m:r>
              <m:rPr>
                <m:sty m:val="p"/>
              </m:rPr>
              <m:t>*</m:t>
            </m:r>
          </m:sup>
        </m:sSup>
        <m:r>
          <m:rPr>
            <m:sty m:val="p"/>
          </m:rPr>
          <m:t>:</m:t>
        </m:r>
        <m:r>
          <m:t>W</m:t>
        </m:r>
        <m:r>
          <m:rPr>
            <m:sty m:val="p"/>
          </m:rPr>
          <m:t>→</m:t>
        </m:r>
        <m:r>
          <m:t>V</m:t>
        </m:r>
      </m:oMath>
      <w:ins w:id="2392" w:author="PR Preview" w:date="2026-01-01T00:00:00Z">
        <w:r>
          <w:t xml:space="preserve"> </w:t>
        </w:r>
      </w:ins>
      <w:ins w:id="2393" w:author="PR Preview" w:date="2026-01-01T00:00:00Z">
        <w:r>
          <w:t xml:space="preserve">satisfying</w:t>
        </w:r>
      </w:ins>
      <w:ins w:id="2394" w:author="PR Preview" w:date="2026-01-01T00:00:00Z">
        <w:r>
          <w:t xml:space="preserve"> </w:t>
        </w:r>
      </w:ins>
      <w:ins w:id="2395"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2396" w:author="PR Preview" w:date="2026-01-01T00:00:00Z">
        <w:r>
          <w:t xml:space="preserve"> </w:t>
        </w:r>
      </w:ins>
      <w:ins w:id="2397" w:author="PR Preview" w:date="2026-01-01T00:00:00Z">
        <w:r>
          <w:t xml:space="preserve">(</w:t>
        </w:r>
      </w:ins>
      <w:ins w:id="2398" w:author="PR Preview" w:date="2026-01-01T00:00:00Z">
        <w:r>
          <w:t xml:space="preserve">Axler [51], Definition 7.1, p. 226</w:t>
        </w:r>
      </w:ins>
      <w:ins w:id="2399" w:author="PR Preview" w:date="2026-01-01T00:00:00Z">
        <w:r>
          <w:t xml:space="preserve">).</w:t>
        </w:r>
      </w:ins>
      <w:ins w:id="2400" w:author="PR Preview" w:date="2026-01-01T00:00:00Z">
        <w:r>
          <w:t xml:space="preserve"> </w:t>
        </w:r>
      </w:ins>
      <w:ins w:id="2401" w:author="PR Preview" w:date="2026-01-01T00:00:00Z">
        <w:r>
          <w:t xml:space="preserve">When</w:t>
        </w:r>
      </w:ins>
      <w:ins w:id="2402" w:author="PR Preview" w:date="2026-01-01T00:00:00Z">
        <w:r>
          <w:t xml:space="preserve"> </w:t>
        </w:r>
      </w:ins>
      <m:oMath>
        <m:r>
          <m:t>V</m:t>
        </m:r>
      </m:oMath>
      <w:ins w:id="2403" w:author="PR Preview" w:date="2026-01-01T00:00:00Z">
        <w:r>
          <w:t xml:space="preserve"> </w:t>
        </w:r>
      </w:ins>
      <w:ins w:id="2404" w:author="PR Preview" w:date="2026-01-01T00:00:00Z">
        <w:r>
          <w:t xml:space="preserve">and</w:t>
        </w:r>
      </w:ins>
      <w:ins w:id="2405" w:author="PR Preview" w:date="2026-01-01T00:00:00Z">
        <w:r>
          <w:t xml:space="preserve"> </w:t>
        </w:r>
      </w:ins>
      <m:oMath>
        <m:r>
          <m:t>W</m:t>
        </m:r>
      </m:oMath>
      <w:ins w:id="2406" w:author="PR Preview" w:date="2026-01-01T00:00:00Z">
        <w:r>
          <w:t xml:space="preserve"> </w:t>
        </w:r>
      </w:ins>
      <w:ins w:id="2407" w:author="PR Preview" w:date="2026-01-01T00:00:00Z">
        <w:r>
          <w:t xml:space="preserve">are finite-dimensional spaces equipped with their standard orthonormal bases,</w:t>
        </w:r>
      </w:ins>
      <w:ins w:id="2408" w:author="PR Preview" w:date="2026-01-01T00:00:00Z">
        <w:r>
          <w:t xml:space="preserve"> </w:t>
        </w:r>
      </w:ins>
      <w:ins w:id="2409" w:author="PR Preview" w:date="2026-01-01T00:00:00Z">
        <w:r>
          <w:t xml:space="preserve">the matrix representing the adjoint operator</w:t>
        </w:r>
      </w:ins>
      <w:ins w:id="2410" w:author="PR Preview" w:date="2026-01-01T00:00:00Z">
        <w:r>
          <w:t xml:space="preserve"> </w:t>
        </w:r>
      </w:ins>
      <m:oMath>
        <m:sSup>
          <m:e>
            <m:r>
              <m:t>T</m:t>
            </m:r>
          </m:e>
          <m:sup>
            <m:r>
              <m:rPr>
                <m:sty m:val="p"/>
              </m:rPr>
              <m:t>*</m:t>
            </m:r>
          </m:sup>
        </m:sSup>
      </m:oMath>
      <w:ins w:id="2411" w:author="PR Preview" w:date="2026-01-01T00:00:00Z">
        <w:r>
          <w:t xml:space="preserve"> </w:t>
        </w:r>
      </w:ins>
      <w:ins w:id="2412" w:author="PR Preview" w:date="2026-01-01T00:00:00Z">
        <w:r>
          <w:t xml:space="preserve">is precisely the Hermitian adjoint matrix</w:t>
        </w:r>
      </w:ins>
      <w:ins w:id="2413" w:author="PR Preview" w:date="2026-01-01T00:00:00Z">
        <w:r>
          <w:t xml:space="preserve"> </w:t>
        </w:r>
      </w:ins>
      <m:oMath>
        <m:sSup>
          <m:e>
            <m:r>
              <m:rPr>
                <m:sty m:val="bi"/>
              </m:rPr>
              <m:t>A</m:t>
            </m:r>
          </m:e>
          <m:sup>
            <m:r>
              <m:rPr>
                <m:scr m:val="sans-serif"/>
                <m:sty m:val="p"/>
              </m:rPr>
              <m:t>H</m:t>
            </m:r>
          </m:sup>
        </m:sSup>
      </m:oMath>
      <w:ins w:id="2414" w:author="PR Preview" w:date="2026-01-01T00:00:00Z">
        <w:r>
          <w:t xml:space="preserve"> </w:t>
        </w:r>
      </w:ins>
      <w:ins w:id="2415" w:author="PR Preview" w:date="2026-01-01T00:00:00Z">
        <w:r>
          <w:t xml:space="preserve">(</w:t>
        </w:r>
      </w:ins>
      <w:ins w:id="2416" w:author="PR Preview" w:date="2026-01-01T00:00:00Z">
        <w:r>
          <w:t xml:space="preserve">Axler [51], Proposition 7.9, p. 231</w:t>
        </w:r>
      </w:ins>
      <w:ins w:id="2417" w:author="PR Preview" w:date="2026-01-01T00:00:00Z">
        <w:r>
          <w:t xml:space="preserve">).</w:t>
        </w:r>
      </w:ins>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del w:id="2418" w:author="PR Preview" w:date="2026-01-01T00:00:00Z">
        <w:r>
          <w:rPr>
            <w:b/>
            <w:bCs/>
          </w:rPr>
          <w:delText xml:space="preserve">Definition 129 (Hermitian matrix (self-adjoint matrix))</w:delText>
        </w:r>
      </w:del>
      <w:del w:id="2419" w:author="PR Preview" w:date="2026-01-01T00:00:00Z">
        <w:r>
          <w:delText xml:space="preserve"> </w:delText>
        </w:r>
      </w:del>
      <w:del w:id="2420" w:author="PR Preview" w:date="2026-01-01T00:00:00Z">
        <w:r>
          <w:delText xml:space="preserve">A square complex matrix</w:delText>
        </w:r>
      </w:del>
      <w:del w:id="2421"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422" w:author="PR Preview" w:date="2026-01-01T00:00:00Z">
        <w:r>
          <w:delText xml:space="preserve"> </w:delText>
        </w:r>
      </w:del>
      <w:del w:id="2423" w:author="PR Preview" w:date="2026-01-01T00:00:00Z">
        <w:r>
          <w:delText xml:space="preserve">is</w:delText>
        </w:r>
      </w:del>
      <w:del w:id="2424" w:author="PR Preview" w:date="2026-01-01T00:00:00Z">
        <w:r>
          <w:delText xml:space="preserve"> </w:delText>
        </w:r>
      </w:del>
      <w:del w:id="2425" w:author="PR Preview" w:date="2026-01-01T00:00:00Z">
        <w:r>
          <w:rPr>
            <w:b/>
            <w:bCs/>
          </w:rPr>
          <w:delText xml:space="preserve">Hermitian</w:delText>
        </w:r>
      </w:del>
      <w:del w:id="2426" w:author="PR Preview" w:date="2026-01-01T00:00:00Z">
        <w:r>
          <w:delText xml:space="preserve"> </w:delText>
        </w:r>
      </w:del>
      <w:del w:id="2427" w:author="PR Preview" w:date="2026-01-01T00:00:00Z">
        <w:r>
          <w:delText xml:space="preserve">[93]</w:delText>
        </w:r>
      </w:del>
      <w:del w:id="2428" w:author="PR Preview" w:date="2026-01-01T00:00:00Z">
        <w:r>
          <w:delText xml:space="preserve"> </w:delText>
        </w:r>
      </w:del>
      <w:del w:id="2429" w:author="PR Preview" w:date="2026-01-01T00:00:00Z">
        <w:r>
          <w:delText xml:space="preserve">(or</w:delText>
        </w:r>
      </w:del>
      <w:del w:id="2430" w:author="PR Preview" w:date="2026-01-01T00:00:00Z">
        <w:r>
          <w:delText xml:space="preserve"> </w:delText>
        </w:r>
      </w:del>
      <w:del w:id="2431" w:author="PR Preview" w:date="2026-01-01T00:00:00Z">
        <w:r>
          <w:rPr>
            <w:b/>
            <w:bCs/>
          </w:rPr>
          <w:delText xml:space="preserve">self-adjoint</w:delText>
        </w:r>
      </w:del>
      <w:del w:id="2432" w:author="PR Preview" w:date="2026-01-01T00:00:00Z">
        <w:r>
          <w:delText xml:space="preserve">)</w:delText>
        </w:r>
      </w:del>
      <w:del w:id="2433" w:author="PR Preview" w:date="2026-01-01T00:00:00Z">
        <w:r>
          <w:delText xml:space="preserve"> </w:delText>
        </w:r>
      </w:del>
      <w:del w:id="2434" w:author="PR Preview" w:date="2026-01-01T00:00:00Z">
        <w:r>
          <w:delText xml:space="preserve">if it equals its conjugate transpose (</w:delText>
        </w:r>
      </w:del>
      <w:hyperlink w:anchor="def-conjugate-transpose">
        <w:del w:id="2435" w:author="PR Preview" w:date="2026-01-01T00:00:00Z">
          <w:r>
            <w:rPr>
              <w:rStyle w:val="Hyperlink"/>
            </w:rPr>
            <w:delText xml:space="preserve">Definition 128</w:delText>
          </w:r>
        </w:del>
      </w:hyperlink>
      <w:del w:id="2436" w:author="PR Preview" w:date="2026-01-01T00:00:00Z">
        <w:r>
          <w:delText xml:space="preserve">):</w:delText>
        </w:r>
      </w:del>
    </w:p>
    <w:p>
      <w:pPr>
        <w:pStyle w:val="BodyText"/>
      </w:pPr>
      <w:ins w:id="2437" w:author="PR Preview" w:date="2026-01-01T00:00:00Z">
        <w:r>
          <w:rPr>
            <w:b/>
            <w:bCs/>
          </w:rPr>
          <w:t xml:space="preserve">Definition 129 (Hermitian matrix (self-adjoint matrix))</w:t>
        </w:r>
      </w:ins>
      <w:ins w:id="2438" w:author="PR Preview" w:date="2026-01-01T00:00:00Z">
        <w:r>
          <w:t xml:space="preserve"> </w:t>
        </w:r>
      </w:ins>
      <w:ins w:id="2439" w:author="PR Preview" w:date="2026-01-01T00:00:00Z">
        <w:r>
          <w:t xml:space="preserve">A square complex matrix</w:t>
        </w:r>
      </w:ins>
      <w:ins w:id="2440"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441" w:author="PR Preview" w:date="2026-01-01T00:00:00Z">
        <w:r>
          <w:t xml:space="preserve"> </w:t>
        </w:r>
      </w:ins>
      <w:ins w:id="2442" w:author="PR Preview" w:date="2026-01-01T00:00:00Z">
        <w:r>
          <w:t xml:space="preserve">is</w:t>
        </w:r>
      </w:ins>
      <w:ins w:id="2443" w:author="PR Preview" w:date="2026-01-01T00:00:00Z">
        <w:r>
          <w:t xml:space="preserve"> </w:t>
        </w:r>
      </w:ins>
      <w:ins w:id="2444" w:author="PR Preview" w:date="2026-01-01T00:00:00Z">
        <w:r>
          <w:rPr>
            <w:b/>
            <w:bCs/>
          </w:rPr>
          <w:t xml:space="preserve">Hermitian</w:t>
        </w:r>
      </w:ins>
      <w:ins w:id="2445" w:author="PR Preview" w:date="2026-01-01T00:00:00Z">
        <w:r>
          <w:t xml:space="preserve"> </w:t>
        </w:r>
      </w:ins>
      <w:ins w:id="2446" w:author="PR Preview" w:date="2026-01-01T00:00:00Z">
        <w:r>
          <w:t xml:space="preserve">[96]</w:t>
        </w:r>
      </w:ins>
      <w:ins w:id="2447" w:author="PR Preview" w:date="2026-01-01T00:00:00Z">
        <w:r>
          <w:t xml:space="preserve"> </w:t>
        </w:r>
      </w:ins>
      <w:ins w:id="2448" w:author="PR Preview" w:date="2026-01-01T00:00:00Z">
        <w:r>
          <w:t xml:space="preserve">(or</w:t>
        </w:r>
      </w:ins>
      <w:ins w:id="2449" w:author="PR Preview" w:date="2026-01-01T00:00:00Z">
        <w:r>
          <w:t xml:space="preserve"> </w:t>
        </w:r>
      </w:ins>
      <w:ins w:id="2450" w:author="PR Preview" w:date="2026-01-01T00:00:00Z">
        <w:r>
          <w:rPr>
            <w:b/>
            <w:bCs/>
          </w:rPr>
          <w:t xml:space="preserve">self-adjoint</w:t>
        </w:r>
      </w:ins>
      <w:ins w:id="2451" w:author="PR Preview" w:date="2026-01-01T00:00:00Z">
        <w:r>
          <w:t xml:space="preserve">)</w:t>
        </w:r>
      </w:ins>
      <w:ins w:id="2452" w:author="PR Preview" w:date="2026-01-01T00:00:00Z">
        <w:r>
          <w:t xml:space="preserve"> </w:t>
        </w:r>
      </w:ins>
      <w:ins w:id="2453" w:author="PR Preview" w:date="2026-01-01T00:00:00Z">
        <w:r>
          <w:t xml:space="preserve">if it equals its conjugate transpose (</w:t>
        </w:r>
      </w:ins>
      <w:hyperlink w:anchor="def-conjugate-transpose">
        <w:ins w:id="2454" w:author="PR Preview" w:date="2026-01-01T00:00:00Z">
          <w:r>
            <w:rPr>
              <w:rStyle w:val="Hyperlink"/>
            </w:rPr>
            <w:t xml:space="preserve">Definition 128</w:t>
          </w:r>
        </w:ins>
      </w:hyperlink>
      <w:ins w:id="2455"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del w:id="2456" w:author="PR Preview" w:date="2026-01-01T00:00:00Z">
        <w:r>
          <w:rPr>
            <w:b/>
            <w:bCs/>
          </w:rPr>
          <w:delText xml:space="preserve">Definition 130 (Skew-Hermitian matrix (anti-Hermitian matrix))</w:delText>
        </w:r>
      </w:del>
      <w:del w:id="2457" w:author="PR Preview" w:date="2026-01-01T00:00:00Z">
        <w:r>
          <w:delText xml:space="preserve"> </w:delText>
        </w:r>
      </w:del>
      <w:del w:id="2458" w:author="PR Preview" w:date="2026-01-01T00:00:00Z">
        <w:r>
          <w:delText xml:space="preserve">A square complex matrix</w:delText>
        </w:r>
      </w:del>
      <w:del w:id="2459"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460" w:author="PR Preview" w:date="2026-01-01T00:00:00Z">
        <w:r>
          <w:delText xml:space="preserve"> </w:delText>
        </w:r>
      </w:del>
      <w:del w:id="2461" w:author="PR Preview" w:date="2026-01-01T00:00:00Z">
        <w:r>
          <w:delText xml:space="preserve">is</w:delText>
        </w:r>
      </w:del>
      <w:del w:id="2462" w:author="PR Preview" w:date="2026-01-01T00:00:00Z">
        <w:r>
          <w:delText xml:space="preserve"> </w:delText>
        </w:r>
      </w:del>
      <w:del w:id="2463" w:author="PR Preview" w:date="2026-01-01T00:00:00Z">
        <w:r>
          <w:rPr>
            <w:b/>
            <w:bCs/>
          </w:rPr>
          <w:delText xml:space="preserve">skew-Hermitian</w:delText>
        </w:r>
      </w:del>
      <w:del w:id="2464" w:author="PR Preview" w:date="2026-01-01T00:00:00Z">
        <w:r>
          <w:delText xml:space="preserve"> </w:delText>
        </w:r>
      </w:del>
      <w:del w:id="2465" w:author="PR Preview" w:date="2026-01-01T00:00:00Z">
        <w:r>
          <w:delText xml:space="preserve">[94]</w:delText>
        </w:r>
      </w:del>
      <w:del w:id="2466" w:author="PR Preview" w:date="2026-01-01T00:00:00Z">
        <w:r>
          <w:delText xml:space="preserve"> </w:delText>
        </w:r>
      </w:del>
      <w:del w:id="2467" w:author="PR Preview" w:date="2026-01-01T00:00:00Z">
        <w:r>
          <w:delText xml:space="preserve">(or</w:delText>
        </w:r>
      </w:del>
      <w:del w:id="2468" w:author="PR Preview" w:date="2026-01-01T00:00:00Z">
        <w:r>
          <w:delText xml:space="preserve"> </w:delText>
        </w:r>
      </w:del>
      <w:del w:id="2469" w:author="PR Preview" w:date="2026-01-01T00:00:00Z">
        <w:r>
          <w:rPr>
            <w:b/>
            <w:bCs/>
          </w:rPr>
          <w:delText xml:space="preserve">anti-Hermitian</w:delText>
        </w:r>
      </w:del>
      <w:del w:id="2470" w:author="PR Preview" w:date="2026-01-01T00:00:00Z">
        <w:r>
          <w:delText xml:space="preserve">)</w:delText>
        </w:r>
      </w:del>
      <w:del w:id="2471" w:author="PR Preview" w:date="2026-01-01T00:00:00Z">
        <w:r>
          <w:delText xml:space="preserve"> </w:delText>
        </w:r>
      </w:del>
      <w:del w:id="2472" w:author="PR Preview" w:date="2026-01-01T00:00:00Z">
        <w:r>
          <w:delText xml:space="preserve">if it equals the negative of its conjugate transpose (</w:delText>
        </w:r>
      </w:del>
      <w:hyperlink w:anchor="def-conjugate-transpose">
        <w:del w:id="2473" w:author="PR Preview" w:date="2026-01-01T00:00:00Z">
          <w:r>
            <w:rPr>
              <w:rStyle w:val="Hyperlink"/>
            </w:rPr>
            <w:delText xml:space="preserve">Definition 128</w:delText>
          </w:r>
        </w:del>
      </w:hyperlink>
      <w:del w:id="2474" w:author="PR Preview" w:date="2026-01-01T00:00:00Z">
        <w:r>
          <w:delText xml:space="preserve">):</w:delText>
        </w:r>
      </w:del>
    </w:p>
    <w:p>
      <w:pPr>
        <w:pStyle w:val="FirstParagraph"/>
      </w:pPr>
      <w:ins w:id="2475" w:author="PR Preview" w:date="2026-01-01T00:00:00Z">
        <w:r>
          <w:rPr>
            <w:b/>
            <w:bCs/>
          </w:rPr>
          <w:t xml:space="preserve">Definition 130 (Skew-Hermitian matrix (anti-Hermitian matrix))</w:t>
        </w:r>
      </w:ins>
      <w:ins w:id="2476" w:author="PR Preview" w:date="2026-01-01T00:00:00Z">
        <w:r>
          <w:t xml:space="preserve"> </w:t>
        </w:r>
      </w:ins>
      <w:ins w:id="2477" w:author="PR Preview" w:date="2026-01-01T00:00:00Z">
        <w:r>
          <w:t xml:space="preserve">A square complex matrix</w:t>
        </w:r>
      </w:ins>
      <w:ins w:id="247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479" w:author="PR Preview" w:date="2026-01-01T00:00:00Z">
        <w:r>
          <w:t xml:space="preserve"> </w:t>
        </w:r>
      </w:ins>
      <w:ins w:id="2480" w:author="PR Preview" w:date="2026-01-01T00:00:00Z">
        <w:r>
          <w:t xml:space="preserve">is</w:t>
        </w:r>
      </w:ins>
      <w:ins w:id="2481" w:author="PR Preview" w:date="2026-01-01T00:00:00Z">
        <w:r>
          <w:t xml:space="preserve"> </w:t>
        </w:r>
      </w:ins>
      <w:ins w:id="2482" w:author="PR Preview" w:date="2026-01-01T00:00:00Z">
        <w:r>
          <w:rPr>
            <w:b/>
            <w:bCs/>
          </w:rPr>
          <w:t xml:space="preserve">skew-Hermitian</w:t>
        </w:r>
      </w:ins>
      <w:ins w:id="2483" w:author="PR Preview" w:date="2026-01-01T00:00:00Z">
        <w:r>
          <w:t xml:space="preserve"> </w:t>
        </w:r>
      </w:ins>
      <w:ins w:id="2484" w:author="PR Preview" w:date="2026-01-01T00:00:00Z">
        <w:r>
          <w:t xml:space="preserve">[97]</w:t>
        </w:r>
      </w:ins>
      <w:ins w:id="2485" w:author="PR Preview" w:date="2026-01-01T00:00:00Z">
        <w:r>
          <w:t xml:space="preserve"> </w:t>
        </w:r>
      </w:ins>
      <w:ins w:id="2486" w:author="PR Preview" w:date="2026-01-01T00:00:00Z">
        <w:r>
          <w:t xml:space="preserve">(or</w:t>
        </w:r>
      </w:ins>
      <w:ins w:id="2487" w:author="PR Preview" w:date="2026-01-01T00:00:00Z">
        <w:r>
          <w:t xml:space="preserve"> </w:t>
        </w:r>
      </w:ins>
      <w:ins w:id="2488" w:author="PR Preview" w:date="2026-01-01T00:00:00Z">
        <w:r>
          <w:rPr>
            <w:b/>
            <w:bCs/>
          </w:rPr>
          <w:t xml:space="preserve">anti-Hermitian</w:t>
        </w:r>
      </w:ins>
      <w:ins w:id="2489" w:author="PR Preview" w:date="2026-01-01T00:00:00Z">
        <w:r>
          <w:t xml:space="preserve">)</w:t>
        </w:r>
      </w:ins>
      <w:ins w:id="2490" w:author="PR Preview" w:date="2026-01-01T00:00:00Z">
        <w:r>
          <w:t xml:space="preserve"> </w:t>
        </w:r>
      </w:ins>
      <w:ins w:id="2491" w:author="PR Preview" w:date="2026-01-01T00:00:00Z">
        <w:r>
          <w:t xml:space="preserve">if it equals the negative of its conjugate transpose (</w:t>
        </w:r>
      </w:ins>
      <w:hyperlink w:anchor="def-conjugate-transpose">
        <w:ins w:id="2492" w:author="PR Preview" w:date="2026-01-01T00:00:00Z">
          <w:r>
            <w:rPr>
              <w:rStyle w:val="Hyperlink"/>
            </w:rPr>
            <w:t xml:space="preserve">Definition 128</w:t>
          </w:r>
        </w:ins>
      </w:hyperlink>
      <w:ins w:id="2493"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del w:id="2494" w:author="PR Preview" w:date="2026-01-01T00:00:00Z">
        <w:r>
          <w:delText xml:space="preserve">Strang [95]</w:delText>
        </w:r>
      </w:del>
      <w:del w:id="2495" w:author="PR Preview" w:date="2026-01-01T00:00:00Z">
        <w:r>
          <w:delText xml:space="preserve"> </w:delText>
        </w:r>
      </w:del>
      <w:del w:id="2496" w:author="PR Preview" w:date="2026-01-01T00:00:00Z">
        <w:r>
          <w:delText xml:space="preserve">is a widely used first course in linear algebra.</w:delText>
        </w:r>
      </w:del>
      <w:del w:id="2497" w:author="PR Preview" w:date="2026-01-01T00:00:00Z">
        <w:r>
          <w:delText xml:space="preserve"> </w:delText>
        </w:r>
      </w:del>
      <w:del w:id="2498" w:author="PR Preview" w:date="2026-01-01T00:00:00Z">
        <w:r>
          <w:delText xml:space="preserve">It covers vectors, elimination, vector spaces, orthogonality, determinants,</w:delText>
        </w:r>
      </w:del>
      <w:del w:id="2499" w:author="PR Preview" w:date="2026-01-01T00:00:00Z">
        <w:r>
          <w:delText xml:space="preserve"> </w:delText>
        </w:r>
      </w:del>
      <w:del w:id="2500" w:author="PR Preview" w:date="2026-01-01T00:00:00Z">
        <w:r>
          <w:delText xml:space="preserve">eigenvalues, and the singular value decomposition.</w:delText>
        </w:r>
      </w:del>
    </w:p>
    <w:p>
      <w:pPr>
        <w:pStyle w:val="Compact"/>
        <w:numPr>
          <w:ilvl w:val="0"/>
          <w:numId w:val="1114"/>
        </w:numPr>
      </w:pPr>
      <w:del w:id="2501" w:author="PR Preview" w:date="2026-01-01T00:00:00Z">
        <w:r>
          <w:delText xml:space="preserve">Axler [50]</w:delText>
        </w:r>
      </w:del>
      <w:del w:id="2502" w:author="PR Preview" w:date="2026-01-01T00:00:00Z">
        <w:r>
          <w:delText xml:space="preserve"> </w:delText>
        </w:r>
      </w:del>
      <w:del w:id="2503" w:author="PR Preview" w:date="2026-01-01T00:00:00Z">
        <w:r>
          <w:delText xml:space="preserve">is a proof-based treatment centered on vector spaces and linear maps.</w:delText>
        </w:r>
      </w:del>
      <w:del w:id="2504" w:author="PR Preview" w:date="2026-01-01T00:00:00Z">
        <w:r>
          <w:delText xml:space="preserve"> </w:delText>
        </w:r>
      </w:del>
      <w:del w:id="2505" w:author="PR Preview" w:date="2026-01-01T00:00:00Z">
        <w:r>
          <w:delText xml:space="preserve">A free electronic version is available from the publisher.</w:delText>
        </w:r>
      </w:del>
    </w:p>
    <w:p>
      <w:pPr>
        <w:pStyle w:val="Compact"/>
        <w:numPr>
          <w:ilvl w:val="0"/>
          <w:numId w:val="1114"/>
        </w:numPr>
      </w:pPr>
      <w:del w:id="2506" w:author="PR Preview" w:date="2026-01-01T00:00:00Z">
        <w:r>
          <w:delText xml:space="preserve">Fieller [96]</w:delText>
        </w:r>
      </w:del>
    </w:p>
    <w:p>
      <w:pPr>
        <w:pStyle w:val="Compact"/>
        <w:numPr>
          <w:ilvl w:val="0"/>
          <w:numId w:val="1114"/>
        </w:numPr>
      </w:pPr>
      <w:ins w:id="2507" w:author="PR Preview" w:date="2026-01-01T00:00:00Z">
        <w:r>
          <w:t xml:space="preserve">Strang [98]</w:t>
        </w:r>
      </w:ins>
      <w:ins w:id="2508" w:author="PR Preview" w:date="2026-01-01T00:00:00Z">
        <w:r>
          <w:t xml:space="preserve"> </w:t>
        </w:r>
      </w:ins>
      <w:ins w:id="2509" w:author="PR Preview" w:date="2026-01-01T00:00:00Z">
        <w:r>
          <w:t xml:space="preserve">is a widely used first course in linear algebra.</w:t>
        </w:r>
      </w:ins>
      <w:ins w:id="2510" w:author="PR Preview" w:date="2026-01-01T00:00:00Z">
        <w:r>
          <w:t xml:space="preserve"> </w:t>
        </w:r>
      </w:ins>
      <w:ins w:id="2511" w:author="PR Preview" w:date="2026-01-01T00:00:00Z">
        <w:r>
          <w:t xml:space="preserve">It covers vectors, elimination, vector spaces, orthogonality, determinants,</w:t>
        </w:r>
      </w:ins>
      <w:ins w:id="2512" w:author="PR Preview" w:date="2026-01-01T00:00:00Z">
        <w:r>
          <w:t xml:space="preserve"> </w:t>
        </w:r>
      </w:ins>
      <w:ins w:id="2513" w:author="PR Preview" w:date="2026-01-01T00:00:00Z">
        <w:r>
          <w:t xml:space="preserve">eigenvalues, and the singular value decomposition.</w:t>
        </w:r>
      </w:ins>
    </w:p>
    <w:p>
      <w:pPr>
        <w:pStyle w:val="Compact"/>
        <w:numPr>
          <w:ilvl w:val="0"/>
          <w:numId w:val="1114"/>
        </w:numPr>
      </w:pPr>
      <w:ins w:id="2514" w:author="PR Preview" w:date="2026-01-01T00:00:00Z">
        <w:r>
          <w:t xml:space="preserve">Axler [51]</w:t>
        </w:r>
      </w:ins>
      <w:ins w:id="2515" w:author="PR Preview" w:date="2026-01-01T00:00:00Z">
        <w:r>
          <w:t xml:space="preserve"> </w:t>
        </w:r>
      </w:ins>
      <w:ins w:id="2516" w:author="PR Preview" w:date="2026-01-01T00:00:00Z">
        <w:r>
          <w:t xml:space="preserve">is a proof-based treatment centered on vector spaces and linear maps.</w:t>
        </w:r>
      </w:ins>
      <w:ins w:id="2517" w:author="PR Preview" w:date="2026-01-01T00:00:00Z">
        <w:r>
          <w:t xml:space="preserve"> </w:t>
        </w:r>
      </w:ins>
      <w:ins w:id="2518" w:author="PR Preview" w:date="2026-01-01T00:00:00Z">
        <w:r>
          <w:t xml:space="preserve">A free electronic version is available from the publisher.</w:t>
        </w:r>
      </w:ins>
    </w:p>
    <w:p>
      <w:pPr>
        <w:pStyle w:val="Compact"/>
        <w:numPr>
          <w:ilvl w:val="0"/>
          <w:numId w:val="1114"/>
        </w:numPr>
      </w:pPr>
      <w:ins w:id="2519" w:author="PR Preview" w:date="2026-01-01T00:00:00Z">
        <w:r>
          <w:t xml:space="preserve">Fieller [99]</w:t>
        </w:r>
      </w:ins>
    </w:p>
    <w:p>
      <w:pPr>
        <w:pStyle w:val="Compact"/>
        <w:numPr>
          <w:ilvl w:val="0"/>
          <w:numId w:val="1114"/>
        </w:numPr>
      </w:pPr>
      <w:r>
        <w:t xml:space="preserve">Banerjee and Roy [47]</w:t>
      </w:r>
    </w:p>
    <w:p>
      <w:pPr>
        <w:pStyle w:val="Compact"/>
        <w:numPr>
          <w:ilvl w:val="0"/>
          <w:numId w:val="1114"/>
        </w:numPr>
      </w:pPr>
      <w:del w:id="2520" w:author="PR Preview" w:date="2026-01-01T00:00:00Z">
        <w:r>
          <w:delText xml:space="preserve">Searle and Khuri [97]</w:delText>
        </w:r>
      </w:del>
    </w:p>
    <w:p>
      <w:pPr>
        <w:pStyle w:val="Compact"/>
        <w:numPr>
          <w:ilvl w:val="0"/>
          <w:numId w:val="1114"/>
        </w:numPr>
      </w:pPr>
      <w:del w:id="2521" w:author="PR Preview" w:date="2026-01-01T00:00:00Z">
        <w:r>
          <w:delText xml:space="preserve">Petersen and Pedersen [98]</w:delText>
        </w:r>
      </w:del>
      <w:del w:id="2522" w:author="PR Preview" w:date="2026-01-01T00:00:00Z">
        <w:r>
          <w:delText xml:space="preserve"> </w:delText>
        </w:r>
      </w:del>
      <w:del w:id="2523" w:author="PR Preview" w:date="2026-01-01T00:00:00Z">
        <w:r>
          <w:delText xml:space="preserve">is a free desk reference that collects matrix identities:</w:delText>
        </w:r>
      </w:del>
      <w:del w:id="2524" w:author="PR Preview" w:date="2026-01-01T00:00:00Z">
        <w:r>
          <w:delText xml:space="preserve"> </w:delText>
        </w:r>
      </w:del>
      <w:del w:id="2525" w:author="PR Preview" w:date="2026-01-01T00:00:00Z">
        <w:r>
          <w:delText xml:space="preserve">it lists results on determinants, inverses, decompositions,</w:delText>
        </w:r>
      </w:del>
      <w:del w:id="2526" w:author="PR Preview" w:date="2026-01-01T00:00:00Z">
        <w:r>
          <w:delText xml:space="preserve"> </w:delText>
        </w:r>
      </w:del>
      <w:del w:id="2527" w:author="PR Preview" w:date="2026-01-01T00:00:00Z">
        <w:r>
          <w:delText xml:space="preserve">and</w:delText>
        </w:r>
      </w:del>
      <w:del w:id="2528" w:author="PR Preview" w:date="2026-01-01T00:00:00Z">
        <w:r>
          <w:delText xml:space="preserve"> </w:delText>
        </w:r>
      </w:del>
      <w:hyperlink r:id="rId709">
        <w:del w:id="2529" w:author="PR Preview" w:date="2026-01-01T00:00:00Z">
          <w:r>
            <w:rPr>
              <w:rStyle w:val="Hyperlink"/>
            </w:rPr>
            <w:delText xml:space="preserve">derivatives</w:delText>
          </w:r>
        </w:del>
      </w:hyperlink>
      <w:del w:id="2530" w:author="PR Preview" w:date="2026-01-01T00:00:00Z">
        <w:r>
          <w:delText xml:space="preserve"> </w:delText>
        </w:r>
      </w:del>
      <w:del w:id="2531" w:author="PR Preview" w:date="2026-01-01T00:00:00Z">
        <w:r>
          <w:delText xml:space="preserve">of vectors and matrices,</w:delText>
        </w:r>
      </w:del>
      <w:del w:id="2532" w:author="PR Preview" w:date="2026-01-01T00:00:00Z">
        <w:r>
          <w:delText xml:space="preserve"> </w:delText>
        </w:r>
      </w:del>
      <w:del w:id="2533" w:author="PR Preview" w:date="2026-01-01T00:00:00Z">
        <w:r>
          <w:delText xml:space="preserve">so it is a quick place to look up a formula these pages prove.</w:delText>
        </w:r>
      </w:del>
    </w:p>
    <w:p>
      <w:pPr>
        <w:pStyle w:val="Compact"/>
        <w:numPr>
          <w:ilvl w:val="0"/>
          <w:numId w:val="1114"/>
        </w:numPr>
      </w:pPr>
      <w:del w:id="2534" w:author="PR Preview" w:date="2026-01-01T00:00:00Z">
        <w:r>
          <w:delText xml:space="preserve">Stanford University [99]</w:delText>
        </w:r>
      </w:del>
      <w:del w:id="2535" w:author="PR Preview" w:date="2026-01-01T00:00:00Z">
        <w:r>
          <w:delText xml:space="preserve"> </w:delText>
        </w:r>
      </w:del>
      <w:del w:id="2536" w:author="PR Preview" w:date="2026-01-01T00:00:00Z">
        <w:r>
          <w:delText xml:space="preserve">(Stanford EE 278, taught by Tsachy Weissman) applies this page’s tools to probability and inference.</w:delText>
        </w:r>
      </w:del>
      <w:del w:id="2537" w:author="PR Preview" w:date="2026-01-01T00:00:00Z">
        <w:r>
          <w:delText xml:space="preserve"> </w:delText>
        </w:r>
      </w:del>
      <w:del w:id="2538" w:author="PR Preview" w:date="2026-01-01T00:00:00Z">
        <w:r>
          <w:delText xml:space="preserve">Its</w:delText>
        </w:r>
      </w:del>
      <w:del w:id="2539" w:author="PR Preview" w:date="2026-01-01T00:00:00Z">
        <w:r>
          <w:delText xml:space="preserve"> </w:delText>
        </w:r>
      </w:del>
      <w:del w:id="2540" w:author="PR Preview" w:date="2026-01-01T00:00:00Z">
        <w:r>
          <w:delText xml:space="preserve">“MMSE Geometry”</w:delText>
        </w:r>
      </w:del>
      <w:del w:id="2541" w:author="PR Preview" w:date="2026-01-01T00:00:00Z">
        <w:r>
          <w:delText xml:space="preserve"> </w:delText>
        </w:r>
      </w:del>
      <w:del w:id="2542" w:author="PR Preview" w:date="2026-01-01T00:00:00Z">
        <w:r>
          <w:delText xml:space="preserve">lecture treats the best estimate as an orthogonal</w:delText>
        </w:r>
      </w:del>
      <w:del w:id="2543" w:author="PR Preview" w:date="2026-01-01T00:00:00Z">
        <w:r>
          <w:delText xml:space="preserve"> </w:delText>
        </w:r>
      </w:del>
      <w:hyperlink r:id="rId710">
        <w:del w:id="2544" w:author="PR Preview" w:date="2026-01-01T00:00:00Z">
          <w:r>
            <w:rPr>
              <w:rStyle w:val="Hyperlink"/>
            </w:rPr>
            <w:delText xml:space="preserve">projection</w:delText>
          </w:r>
        </w:del>
      </w:hyperlink>
      <w:del w:id="2545" w:author="PR Preview" w:date="2026-01-01T00:00:00Z">
        <w:r>
          <w:delText xml:space="preserve">,</w:delText>
        </w:r>
      </w:del>
      <w:del w:id="2546" w:author="PR Preview" w:date="2026-01-01T00:00:00Z">
        <w:r>
          <w:delText xml:space="preserve"> </w:delText>
        </w:r>
      </w:del>
      <w:del w:id="2547" w:author="PR Preview" w:date="2026-01-01T00:00:00Z">
        <w:r>
          <w:delText xml:space="preserve">and its lectures on spectral decomposition, the Karhunen-Loeve expansion and principal component analysis</w:delText>
        </w:r>
      </w:del>
      <w:del w:id="2548" w:author="PR Preview" w:date="2026-01-01T00:00:00Z">
        <w:r>
          <w:delText xml:space="preserve"> </w:delText>
        </w:r>
      </w:del>
      <w:del w:id="2549" w:author="PR Preview" w:date="2026-01-01T00:00:00Z">
        <w:r>
          <w:delText xml:space="preserve">treat</w:delText>
        </w:r>
      </w:del>
      <w:del w:id="2550" w:author="PR Preview" w:date="2026-01-01T00:00:00Z">
        <w:r>
          <w:delText xml:space="preserve"> </w:delText>
        </w:r>
      </w:del>
      <w:hyperlink r:id="rId711">
        <w:del w:id="2551" w:author="PR Preview" w:date="2026-01-01T00:00:00Z">
          <w:r>
            <w:rPr>
              <w:rStyle w:val="Hyperlink"/>
            </w:rPr>
            <w:delText xml:space="preserve">diagonalization</w:delText>
          </w:r>
        </w:del>
      </w:hyperlink>
      <w:del w:id="2552" w:author="PR Preview" w:date="2026-01-01T00:00:00Z">
        <w:r>
          <w:delText xml:space="preserve"> </w:delText>
        </w:r>
      </w:del>
      <w:del w:id="2553" w:author="PR Preview" w:date="2026-01-01T00:00:00Z">
        <w:r>
          <w:delText xml:space="preserve">of a covariance matrix.</w:delText>
        </w:r>
      </w:del>
    </w:p>
    <w:p>
      <w:pPr>
        <w:pStyle w:val="Compact"/>
        <w:numPr>
          <w:ilvl w:val="0"/>
          <w:numId w:val="1114"/>
        </w:numPr>
      </w:pPr>
      <w:ins w:id="2554" w:author="PR Preview" w:date="2026-01-01T00:00:00Z">
        <w:r>
          <w:t xml:space="preserve">Searle and Khuri [100]</w:t>
        </w:r>
      </w:ins>
    </w:p>
    <w:p>
      <w:pPr>
        <w:pStyle w:val="Compact"/>
        <w:numPr>
          <w:ilvl w:val="0"/>
          <w:numId w:val="1114"/>
        </w:numPr>
      </w:pPr>
      <w:ins w:id="2555" w:author="PR Preview" w:date="2026-01-01T00:00:00Z">
        <w:r>
          <w:t xml:space="preserve">Petersen and Pedersen [101]</w:t>
        </w:r>
      </w:ins>
      <w:ins w:id="2556" w:author="PR Preview" w:date="2026-01-01T00:00:00Z">
        <w:r>
          <w:t xml:space="preserve"> </w:t>
        </w:r>
      </w:ins>
      <w:ins w:id="2557" w:author="PR Preview" w:date="2026-01-01T00:00:00Z">
        <w:r>
          <w:t xml:space="preserve">is a free desk reference that collects matrix identities:</w:t>
        </w:r>
      </w:ins>
      <w:ins w:id="2558" w:author="PR Preview" w:date="2026-01-01T00:00:00Z">
        <w:r>
          <w:t xml:space="preserve"> </w:t>
        </w:r>
      </w:ins>
      <w:ins w:id="2559" w:author="PR Preview" w:date="2026-01-01T00:00:00Z">
        <w:r>
          <w:t xml:space="preserve">it lists results on determinants, inverses, decompositions,</w:t>
        </w:r>
      </w:ins>
      <w:ins w:id="2560" w:author="PR Preview" w:date="2026-01-01T00:00:00Z">
        <w:r>
          <w:t xml:space="preserve"> </w:t>
        </w:r>
      </w:ins>
      <w:ins w:id="2561" w:author="PR Preview" w:date="2026-01-01T00:00:00Z">
        <w:r>
          <w:t xml:space="preserve">and</w:t>
        </w:r>
      </w:ins>
      <w:ins w:id="2562" w:author="PR Preview" w:date="2026-01-01T00:00:00Z">
        <w:r>
          <w:t xml:space="preserve"> </w:t>
        </w:r>
      </w:ins>
      <w:hyperlink r:id="rId709">
        <w:ins w:id="2563" w:author="PR Preview" w:date="2026-01-01T00:00:00Z">
          <w:r>
            <w:rPr>
              <w:rStyle w:val="Hyperlink"/>
            </w:rPr>
            <w:t xml:space="preserve">derivatives</w:t>
          </w:r>
        </w:ins>
      </w:hyperlink>
      <w:ins w:id="2564" w:author="PR Preview" w:date="2026-01-01T00:00:00Z">
        <w:r>
          <w:t xml:space="preserve"> </w:t>
        </w:r>
      </w:ins>
      <w:ins w:id="2565" w:author="PR Preview" w:date="2026-01-01T00:00:00Z">
        <w:r>
          <w:t xml:space="preserve">of vectors and matrices,</w:t>
        </w:r>
      </w:ins>
      <w:ins w:id="2566" w:author="PR Preview" w:date="2026-01-01T00:00:00Z">
        <w:r>
          <w:t xml:space="preserve"> </w:t>
        </w:r>
      </w:ins>
      <w:ins w:id="2567" w:author="PR Preview" w:date="2026-01-01T00:00:00Z">
        <w:r>
          <w:t xml:space="preserve">so it is a quick place to look up a formula these pages prove.</w:t>
        </w:r>
      </w:ins>
    </w:p>
    <w:p>
      <w:pPr>
        <w:pStyle w:val="Compact"/>
        <w:numPr>
          <w:ilvl w:val="0"/>
          <w:numId w:val="1114"/>
        </w:numPr>
      </w:pPr>
      <w:ins w:id="2568" w:author="PR Preview" w:date="2026-01-01T00:00:00Z">
        <w:r>
          <w:t xml:space="preserve">Stanford University [102]</w:t>
        </w:r>
      </w:ins>
      <w:ins w:id="2569" w:author="PR Preview" w:date="2026-01-01T00:00:00Z">
        <w:r>
          <w:t xml:space="preserve"> </w:t>
        </w:r>
      </w:ins>
      <w:ins w:id="2570" w:author="PR Preview" w:date="2026-01-01T00:00:00Z">
        <w:r>
          <w:t xml:space="preserve">(Stanford EE 278, taught by Tsachy Weissman) applies this page’s tools to probability and inference.</w:t>
        </w:r>
      </w:ins>
      <w:ins w:id="2571" w:author="PR Preview" w:date="2026-01-01T00:00:00Z">
        <w:r>
          <w:t xml:space="preserve"> </w:t>
        </w:r>
      </w:ins>
      <w:ins w:id="2572" w:author="PR Preview" w:date="2026-01-01T00:00:00Z">
        <w:r>
          <w:t xml:space="preserve">Its</w:t>
        </w:r>
      </w:ins>
      <w:ins w:id="2573" w:author="PR Preview" w:date="2026-01-01T00:00:00Z">
        <w:r>
          <w:t xml:space="preserve"> </w:t>
        </w:r>
      </w:ins>
      <w:ins w:id="2574" w:author="PR Preview" w:date="2026-01-01T00:00:00Z">
        <w:r>
          <w:t xml:space="preserve">“MMSE Geometry”</w:t>
        </w:r>
      </w:ins>
      <w:ins w:id="2575" w:author="PR Preview" w:date="2026-01-01T00:00:00Z">
        <w:r>
          <w:t xml:space="preserve"> </w:t>
        </w:r>
      </w:ins>
      <w:ins w:id="2576" w:author="PR Preview" w:date="2026-01-01T00:00:00Z">
        <w:r>
          <w:t xml:space="preserve">lecture treats the best estimate as an orthogonal</w:t>
        </w:r>
      </w:ins>
      <w:ins w:id="2577" w:author="PR Preview" w:date="2026-01-01T00:00:00Z">
        <w:r>
          <w:t xml:space="preserve"> </w:t>
        </w:r>
      </w:ins>
      <w:hyperlink r:id="rId710">
        <w:ins w:id="2578" w:author="PR Preview" w:date="2026-01-01T00:00:00Z">
          <w:r>
            <w:rPr>
              <w:rStyle w:val="Hyperlink"/>
            </w:rPr>
            <w:t xml:space="preserve">projection</w:t>
          </w:r>
        </w:ins>
      </w:hyperlink>
      <w:ins w:id="2579" w:author="PR Preview" w:date="2026-01-01T00:00:00Z">
        <w:r>
          <w:t xml:space="preserve">,</w:t>
        </w:r>
      </w:ins>
      <w:ins w:id="2580" w:author="PR Preview" w:date="2026-01-01T00:00:00Z">
        <w:r>
          <w:t xml:space="preserve"> </w:t>
        </w:r>
      </w:ins>
      <w:ins w:id="2581" w:author="PR Preview" w:date="2026-01-01T00:00:00Z">
        <w:r>
          <w:t xml:space="preserve">and its lectures on spectral decomposition, the Karhunen-Loeve expansion and principal component analysis</w:t>
        </w:r>
      </w:ins>
      <w:ins w:id="2582" w:author="PR Preview" w:date="2026-01-01T00:00:00Z">
        <w:r>
          <w:t xml:space="preserve"> </w:t>
        </w:r>
      </w:ins>
      <w:ins w:id="2583" w:author="PR Preview" w:date="2026-01-01T00:00:00Z">
        <w:r>
          <w:t xml:space="preserve">treat</w:t>
        </w:r>
      </w:ins>
      <w:ins w:id="2584" w:author="PR Preview" w:date="2026-01-01T00:00:00Z">
        <w:r>
          <w:t xml:space="preserve"> </w:t>
        </w:r>
      </w:ins>
      <w:hyperlink r:id="rId711">
        <w:ins w:id="2585" w:author="PR Preview" w:date="2026-01-01T00:00:00Z">
          <w:r>
            <w:rPr>
              <w:rStyle w:val="Hyperlink"/>
            </w:rPr>
            <w:t xml:space="preserve">diagonalization</w:t>
          </w:r>
        </w:ins>
      </w:hyperlink>
      <w:ins w:id="2586" w:author="PR Preview" w:date="2026-01-01T00:00:00Z">
        <w:r>
          <w:t xml:space="preserve"> </w:t>
        </w:r>
      </w:ins>
      <w:ins w:id="2587" w:author="PR Preview" w:date="2026-01-01T00:00:00Z">
        <w:r>
          <w:t xml:space="preserve">of a covariance matrix.</w:t>
        </w:r>
      </w:ins>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7" w:name="references"/>
    <w:p>
      <w:pPr>
        <w:pStyle w:val="Heading2"/>
      </w:pPr>
      <w:r>
        <w:t xml:space="preserve">References</w:t>
      </w:r>
    </w:p>
    <w:bookmarkStart w:id="916"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X6db1b3a473bb23b810c62bff97828170c502335"/>
    <w:p>
      <w:pPr>
        <w:pStyle w:val="Bibliography"/>
      </w:pPr>
      <w:del w:id="2588" w:author="PR Preview" w:date="2026-01-01T00:00:00Z">
        <w:r>
          <w:delText xml:space="preserve">[49]</w:delText>
        </w:r>
      </w:del>
      <w:del w:id="2589" w:author="PR Preview" w:date="2026-01-01T00:00:00Z">
        <w:r>
          <w:delText xml:space="preserve"> </w:delText>
        </w:r>
      </w:del>
      <w:del w:id="2590" w:author="PR Preview" w:date="2026-01-01T00:00:00Z">
        <w:r>
          <w:delText xml:space="preserve">	</w:delText>
        </w:r>
      </w:del>
      <w:del w:id="2591" w:author="PR Preview" w:date="2026-01-01T00:00:00Z">
        <w:r>
          <w:delText xml:space="preserve">Wikipedia contributors,</w:delText>
        </w:r>
      </w:del>
      <w:del w:id="2592" w:author="PR Preview" w:date="2026-01-01T00:00:00Z">
        <w:r>
          <w:delText xml:space="preserve"> </w:delText>
        </w:r>
      </w:del>
      <w:del w:id="2593" w:author="PR Preview" w:date="2026-01-01T00:00:00Z">
        <w:r>
          <w:delText xml:space="preserve">“Inner product space —</w:delText>
        </w:r>
      </w:del>
      <w:del w:id="2594" w:author="PR Preview" w:date="2026-01-01T00:00:00Z">
        <w:r>
          <w:delText xml:space="preserve"> </w:delText>
        </w:r>
      </w:del>
      <w:del w:id="2595" w:author="PR Preview" w:date="2026-01-01T00:00:00Z">
        <w:r>
          <w:delText xml:space="preserve">Wikipedia</w:delText>
        </w:r>
      </w:del>
      <w:del w:id="2596" w:author="PR Preview" w:date="2026-01-01T00:00:00Z">
        <w:r>
          <w:delText xml:space="preserve">,</w:delText>
        </w:r>
      </w:del>
      <w:del w:id="2597" w:author="PR Preview" w:date="2026-01-01T00:00:00Z">
        <w:r>
          <w:delText xml:space="preserve"> </w:delText>
        </w:r>
      </w:del>
      <w:del w:id="2598" w:author="PR Preview" w:date="2026-01-01T00:00:00Z">
        <w:r>
          <w:delText xml:space="preserve">the free encyclopedia.”</w:delText>
        </w:r>
      </w:del>
      <w:del w:id="2599" w:author="PR Preview" w:date="2026-01-01T00:00:00Z">
        <w:r>
          <w:delText xml:space="preserve"> </w:delText>
        </w:r>
      </w:del>
      <w:del w:id="2600" w:author="PR Preview" w:date="2026-01-01T00:00:00Z">
        <w:r>
          <w:delText xml:space="preserve">2026. Available:</w:delText>
        </w:r>
      </w:del>
      <w:del w:id="2601" w:author="PR Preview" w:date="2026-01-01T00:00:00Z">
        <w:r>
          <w:delText xml:space="preserve"> </w:delText>
        </w:r>
      </w:del>
      <w:hyperlink r:id="rId811">
        <w:del w:id="2602" w:author="PR Preview" w:date="2026-01-01T00:00:00Z">
          <w:r>
            <w:rPr>
              <w:rStyle w:val="Hyperlink"/>
            </w:rPr>
            <w:delText xml:space="preserve">https://en.wikipedia.org/wiki/Inner_product_space</w:delText>
          </w:r>
        </w:del>
      </w:hyperlink>
    </w:p>
    <w:p>
      <w:pPr>
        <w:pStyle w:val="Bibliography"/>
      </w:pPr>
      <w:del w:id="2603" w:author="PR Preview" w:date="2026-01-01T00:00:00Z">
        <w:r>
          <w:delText xml:space="preserve">[50]</w:delText>
        </w:r>
      </w:del>
      <w:del w:id="2604" w:author="PR Preview" w:date="2026-01-01T00:00:00Z">
        <w:r>
          <w:delText xml:space="preserve"> </w:delText>
        </w:r>
      </w:del>
      <w:del w:id="2605" w:author="PR Preview" w:date="2026-01-01T00:00:00Z">
        <w:r>
          <w:delText xml:space="preserve">	</w:delText>
        </w:r>
      </w:del>
      <w:del w:id="2606" w:author="PR Preview" w:date="2026-01-01T00:00:00Z">
        <w:r>
          <w:delText xml:space="preserve">S. Axler,</w:delText>
        </w:r>
      </w:del>
      <w:del w:id="2607" w:author="PR Preview" w:date="2026-01-01T00:00:00Z">
        <w:r>
          <w:delText xml:space="preserve"> </w:delText>
        </w:r>
      </w:del>
      <w:del w:id="2608" w:author="PR Preview" w:date="2026-01-01T00:00:00Z">
        <w:r>
          <w:rPr>
            <w:i/>
            <w:iCs/>
          </w:rPr>
          <w:delText xml:space="preserve">Linear algebra done right</w:delText>
        </w:r>
      </w:del>
      <w:del w:id="2609" w:author="PR Preview" w:date="2026-01-01T00:00:00Z">
        <w:r>
          <w:delText xml:space="preserve">, 4th ed. in Undergraduate texts in mathematics. Springer, 2024. doi:</w:delText>
        </w:r>
      </w:del>
      <w:del w:id="2610" w:author="PR Preview" w:date="2026-01-01T00:00:00Z">
        <w:r>
          <w:delText xml:space="preserve"> </w:delText>
        </w:r>
      </w:del>
      <w:hyperlink r:id="rId813">
        <w:del w:id="2611" w:author="PR Preview" w:date="2026-01-01T00:00:00Z">
          <w:r>
            <w:rPr>
              <w:rStyle w:val="Hyperlink"/>
            </w:rPr>
            <w:delText xml:space="preserve">10.1007/978-3-031-41026-0</w:delText>
          </w:r>
        </w:del>
      </w:hyperlink>
      <w:del w:id="2612" w:author="PR Preview" w:date="2026-01-01T00:00:00Z">
        <w:r>
          <w:delText xml:space="preserve">.</w:delText>
        </w:r>
      </w:del>
    </w:p>
    <w:p>
      <w:pPr>
        <w:pStyle w:val="Bibliography"/>
      </w:pPr>
      <w:del w:id="2613" w:author="PR Preview" w:date="2026-01-01T00:00:00Z">
        <w:r>
          <w:delText xml:space="preserve">[51]</w:delText>
        </w:r>
      </w:del>
      <w:del w:id="2614" w:author="PR Preview" w:date="2026-01-01T00:00:00Z">
        <w:r>
          <w:delText xml:space="preserve"> </w:delText>
        </w:r>
      </w:del>
      <w:del w:id="2615" w:author="PR Preview" w:date="2026-01-01T00:00:00Z">
        <w:r>
          <w:delText xml:space="preserve">	</w:delText>
        </w:r>
      </w:del>
      <w:del w:id="2616" w:author="PR Preview" w:date="2026-01-01T00:00:00Z">
        <w:r>
          <w:delText xml:space="preserve">H. Zhou,</w:delText>
        </w:r>
      </w:del>
      <w:del w:id="2617" w:author="PR Preview" w:date="2026-01-01T00:00:00Z">
        <w:r>
          <w:delText xml:space="preserve"> </w:delText>
        </w:r>
      </w:del>
      <w:del w:id="2618" w:author="PR Preview" w:date="2026-01-01T00:00:00Z">
        <w:r>
          <w:delText xml:space="preserve">“Vectors.”</w:delText>
        </w:r>
      </w:del>
      <w:del w:id="2619" w:author="PR Preview" w:date="2026-01-01T00:00:00Z">
        <w:r>
          <w:delText xml:space="preserve"> </w:delText>
        </w:r>
      </w:del>
      <w:del w:id="2620" w:author="PR Preview" w:date="2026-01-01T00:00:00Z">
        <w:r>
          <w:delText xml:space="preserve">Lecture notes for Biostat 216, Mathematical Methods for Biostatistics, University of California, Los Angeles, 2024. Accessed: Oct. 05, 2026. [Online]. Available:</w:delText>
        </w:r>
      </w:del>
      <w:del w:id="2621" w:author="PR Preview" w:date="2026-01-01T00:00:00Z">
        <w:r>
          <w:delText xml:space="preserve"> </w:delText>
        </w:r>
      </w:del>
      <w:hyperlink r:id="rId815">
        <w:del w:id="2622" w:author="PR Preview" w:date="2026-01-01T00:00:00Z">
          <w:r>
            <w:rPr>
              <w:rStyle w:val="Hyperlink"/>
            </w:rPr>
            <w:delText xml:space="preserve">https://ucla-biostat-216.github.io/2024fall/slides/02-vector/02-vector.html</w:delText>
          </w:r>
        </w:del>
      </w:hyperlink>
    </w:p>
    <w:p>
      <w:pPr>
        <w:pStyle w:val="Bibliography"/>
      </w:pPr>
      <w:del w:id="2623" w:author="PR Preview" w:date="2026-01-01T00:00:00Z">
        <w:r>
          <w:delText xml:space="preserve">[52]</w:delText>
        </w:r>
      </w:del>
      <w:del w:id="2624" w:author="PR Preview" w:date="2026-01-01T00:00:00Z">
        <w:r>
          <w:delText xml:space="preserve"> </w:delText>
        </w:r>
      </w:del>
      <w:del w:id="2625" w:author="PR Preview" w:date="2026-01-01T00:00:00Z">
        <w:r>
          <w:delText xml:space="preserve">	</w:delText>
        </w:r>
      </w:del>
      <w:del w:id="2626" w:author="PR Preview" w:date="2026-01-01T00:00:00Z">
        <w:r>
          <w:delText xml:space="preserve">Wikipedia contributors,</w:delText>
        </w:r>
      </w:del>
      <w:del w:id="2627" w:author="PR Preview" w:date="2026-01-01T00:00:00Z">
        <w:r>
          <w:delText xml:space="preserve"> </w:delText>
        </w:r>
      </w:del>
      <w:del w:id="2628" w:author="PR Preview" w:date="2026-01-01T00:00:00Z">
        <w:r>
          <w:delText xml:space="preserve">“Pythagorean theorem —</w:delText>
        </w:r>
      </w:del>
      <w:del w:id="2629" w:author="PR Preview" w:date="2026-01-01T00:00:00Z">
        <w:r>
          <w:delText xml:space="preserve"> </w:delText>
        </w:r>
      </w:del>
      <w:del w:id="2630" w:author="PR Preview" w:date="2026-01-01T00:00:00Z">
        <w:r>
          <w:delText xml:space="preserve">Wikipedia</w:delText>
        </w:r>
      </w:del>
      <w:del w:id="2631" w:author="PR Preview" w:date="2026-01-01T00:00:00Z">
        <w:r>
          <w:delText xml:space="preserve">,</w:delText>
        </w:r>
      </w:del>
      <w:del w:id="2632" w:author="PR Preview" w:date="2026-01-01T00:00:00Z">
        <w:r>
          <w:delText xml:space="preserve"> </w:delText>
        </w:r>
      </w:del>
      <w:del w:id="2633" w:author="PR Preview" w:date="2026-01-01T00:00:00Z">
        <w:r>
          <w:delText xml:space="preserve">the free encyclopedia.”</w:delText>
        </w:r>
      </w:del>
      <w:del w:id="2634" w:author="PR Preview" w:date="2026-01-01T00:00:00Z">
        <w:r>
          <w:delText xml:space="preserve"> </w:delText>
        </w:r>
      </w:del>
      <w:del w:id="2635" w:author="PR Preview" w:date="2026-01-01T00:00:00Z">
        <w:r>
          <w:delText xml:space="preserve">2026. Available:</w:delText>
        </w:r>
      </w:del>
      <w:del w:id="2636" w:author="PR Preview" w:date="2026-01-01T00:00:00Z">
        <w:r>
          <w:delText xml:space="preserve"> </w:delText>
        </w:r>
      </w:del>
      <w:hyperlink r:id="rId817">
        <w:del w:id="2637" w:author="PR Preview" w:date="2026-01-01T00:00:00Z">
          <w:r>
            <w:rPr>
              <w:rStyle w:val="Hyperlink"/>
            </w:rPr>
            <w:delText xml:space="preserve">https://en.wikipedia.org/wiki/Pythagorean_theorem</w:delText>
          </w:r>
        </w:del>
      </w:hyperlink>
    </w:p>
    <w:p>
      <w:pPr>
        <w:pStyle w:val="Bibliography"/>
      </w:pPr>
      <w:del w:id="2638" w:author="PR Preview" w:date="2026-01-01T00:00:00Z">
        <w:r>
          <w:delText xml:space="preserve">[53]</w:delText>
        </w:r>
      </w:del>
      <w:del w:id="2639" w:author="PR Preview" w:date="2026-01-01T00:00:00Z">
        <w:r>
          <w:delText xml:space="preserve"> </w:delText>
        </w:r>
      </w:del>
      <w:del w:id="2640" w:author="PR Preview" w:date="2026-01-01T00:00:00Z">
        <w:r>
          <w:delText xml:space="preserve">	</w:delText>
        </w:r>
      </w:del>
      <w:del w:id="2641" w:author="PR Preview" w:date="2026-01-01T00:00:00Z">
        <w:r>
          <w:delText xml:space="preserve">Wikipedia contributors,</w:delText>
        </w:r>
      </w:del>
      <w:del w:id="2642" w:author="PR Preview" w:date="2026-01-01T00:00:00Z">
        <w:r>
          <w:delText xml:space="preserve"> </w:delText>
        </w:r>
      </w:del>
      <w:del w:id="2643" w:author="PR Preview" w:date="2026-01-01T00:00:00Z">
        <w:r>
          <w:delText xml:space="preserve">“Norm (mathematics) —</w:delText>
        </w:r>
      </w:del>
      <w:del w:id="2644" w:author="PR Preview" w:date="2026-01-01T00:00:00Z">
        <w:r>
          <w:delText xml:space="preserve"> </w:delText>
        </w:r>
      </w:del>
      <w:del w:id="2645" w:author="PR Preview" w:date="2026-01-01T00:00:00Z">
        <w:r>
          <w:delText xml:space="preserve">Wikipedia</w:delText>
        </w:r>
      </w:del>
      <w:del w:id="2646" w:author="PR Preview" w:date="2026-01-01T00:00:00Z">
        <w:r>
          <w:delText xml:space="preserve">,</w:delText>
        </w:r>
      </w:del>
      <w:del w:id="2647" w:author="PR Preview" w:date="2026-01-01T00:00:00Z">
        <w:r>
          <w:delText xml:space="preserve"> </w:delText>
        </w:r>
      </w:del>
      <w:del w:id="2648" w:author="PR Preview" w:date="2026-01-01T00:00:00Z">
        <w:r>
          <w:delText xml:space="preserve">the free encyclopedia.”</w:delText>
        </w:r>
      </w:del>
      <w:del w:id="2649" w:author="PR Preview" w:date="2026-01-01T00:00:00Z">
        <w:r>
          <w:delText xml:space="preserve"> </w:delText>
        </w:r>
      </w:del>
      <w:del w:id="2650" w:author="PR Preview" w:date="2026-01-01T00:00:00Z">
        <w:r>
          <w:delText xml:space="preserve">2026. Available:</w:delText>
        </w:r>
      </w:del>
      <w:del w:id="2651" w:author="PR Preview" w:date="2026-01-01T00:00:00Z">
        <w:r>
          <w:delText xml:space="preserve"> </w:delText>
        </w:r>
      </w:del>
      <w:hyperlink r:id="rId821">
        <w:del w:id="2652" w:author="PR Preview" w:date="2026-01-01T00:00:00Z">
          <w:r>
            <w:rPr>
              <w:rStyle w:val="Hyperlink"/>
            </w:rPr>
            <w:delText xml:space="preserve">https://en.wikipedia.org/wiki/Norm_(mathematics)</w:delText>
          </w:r>
        </w:del>
      </w:hyperlink>
    </w:p>
    <w:p>
      <w:pPr>
        <w:pStyle w:val="Bibliography"/>
      </w:pPr>
      <w:del w:id="2653" w:author="PR Preview" w:date="2026-01-01T00:00:00Z">
        <w:r>
          <w:delText xml:space="preserve">[54]</w:delText>
        </w:r>
      </w:del>
      <w:del w:id="2654" w:author="PR Preview" w:date="2026-01-01T00:00:00Z">
        <w:r>
          <w:delText xml:space="preserve"> </w:delText>
        </w:r>
      </w:del>
      <w:del w:id="2655" w:author="PR Preview" w:date="2026-01-01T00:00:00Z">
        <w:r>
          <w:delText xml:space="preserve">	</w:delText>
        </w:r>
      </w:del>
      <w:del w:id="2656" w:author="PR Preview" w:date="2026-01-01T00:00:00Z">
        <w:r>
          <w:delText xml:space="preserve">Wikipedia contributors,</w:delText>
        </w:r>
      </w:del>
      <w:del w:id="2657" w:author="PR Preview" w:date="2026-01-01T00:00:00Z">
        <w:r>
          <w:delText xml:space="preserve"> </w:delText>
        </w:r>
      </w:del>
      <w:del w:id="2658" w:author="PR Preview" w:date="2026-01-01T00:00:00Z">
        <w:r>
          <w:delText xml:space="preserve">“Lp space —</w:delText>
        </w:r>
      </w:del>
      <w:del w:id="2659" w:author="PR Preview" w:date="2026-01-01T00:00:00Z">
        <w:r>
          <w:delText xml:space="preserve"> </w:delText>
        </w:r>
      </w:del>
      <w:del w:id="2660" w:author="PR Preview" w:date="2026-01-01T00:00:00Z">
        <w:r>
          <w:delText xml:space="preserve">Wikipedia</w:delText>
        </w:r>
      </w:del>
      <w:del w:id="2661" w:author="PR Preview" w:date="2026-01-01T00:00:00Z">
        <w:r>
          <w:delText xml:space="preserve">,</w:delText>
        </w:r>
      </w:del>
      <w:del w:id="2662" w:author="PR Preview" w:date="2026-01-01T00:00:00Z">
        <w:r>
          <w:delText xml:space="preserve"> </w:delText>
        </w:r>
      </w:del>
      <w:del w:id="2663" w:author="PR Preview" w:date="2026-01-01T00:00:00Z">
        <w:r>
          <w:delText xml:space="preserve">the free encyclopedia.”</w:delText>
        </w:r>
      </w:del>
      <w:del w:id="2664" w:author="PR Preview" w:date="2026-01-01T00:00:00Z">
        <w:r>
          <w:delText xml:space="preserve"> </w:delText>
        </w:r>
      </w:del>
      <w:del w:id="2665" w:author="PR Preview" w:date="2026-01-01T00:00:00Z">
        <w:r>
          <w:delText xml:space="preserve">2026. Available:</w:delText>
        </w:r>
      </w:del>
      <w:del w:id="2666" w:author="PR Preview" w:date="2026-01-01T00:00:00Z">
        <w:r>
          <w:delText xml:space="preserve"> </w:delText>
        </w:r>
      </w:del>
      <w:hyperlink r:id="rId825">
        <w:del w:id="2667" w:author="PR Preview" w:date="2026-01-01T00:00:00Z">
          <w:r>
            <w:rPr>
              <w:rStyle w:val="Hyperlink"/>
            </w:rPr>
            <w:delText xml:space="preserve">https://en.wikipedia.org/wiki/Lp_space</w:delText>
          </w:r>
        </w:del>
      </w:hyperlink>
    </w:p>
    <w:p>
      <w:pPr>
        <w:pStyle w:val="Bibliography"/>
      </w:pPr>
      <w:del w:id="2668" w:author="PR Preview" w:date="2026-01-01T00:00:00Z">
        <w:r>
          <w:delText xml:space="preserve">[55]</w:delText>
        </w:r>
      </w:del>
      <w:del w:id="2669" w:author="PR Preview" w:date="2026-01-01T00:00:00Z">
        <w:r>
          <w:delText xml:space="preserve"> </w:delText>
        </w:r>
      </w:del>
      <w:del w:id="2670" w:author="PR Preview" w:date="2026-01-01T00:00:00Z">
        <w:r>
          <w:delText xml:space="preserve">	</w:delText>
        </w:r>
      </w:del>
      <w:del w:id="2671" w:author="PR Preview" w:date="2026-01-01T00:00:00Z">
        <w:r>
          <w:delText xml:space="preserve">Wikipedia contributors,</w:delText>
        </w:r>
      </w:del>
      <w:del w:id="2672" w:author="PR Preview" w:date="2026-01-01T00:00:00Z">
        <w:r>
          <w:delText xml:space="preserve"> </w:delText>
        </w:r>
      </w:del>
      <w:del w:id="2673" w:author="PR Preview" w:date="2026-01-01T00:00:00Z">
        <w:r>
          <w:delText xml:space="preserve">“Uniform norm —</w:delText>
        </w:r>
      </w:del>
      <w:del w:id="2674" w:author="PR Preview" w:date="2026-01-01T00:00:00Z">
        <w:r>
          <w:delText xml:space="preserve"> </w:delText>
        </w:r>
      </w:del>
      <w:del w:id="2675" w:author="PR Preview" w:date="2026-01-01T00:00:00Z">
        <w:r>
          <w:delText xml:space="preserve">Wikipedia</w:delText>
        </w:r>
      </w:del>
      <w:del w:id="2676" w:author="PR Preview" w:date="2026-01-01T00:00:00Z">
        <w:r>
          <w:delText xml:space="preserve">,</w:delText>
        </w:r>
      </w:del>
      <w:del w:id="2677" w:author="PR Preview" w:date="2026-01-01T00:00:00Z">
        <w:r>
          <w:delText xml:space="preserve"> </w:delText>
        </w:r>
      </w:del>
      <w:del w:id="2678" w:author="PR Preview" w:date="2026-01-01T00:00:00Z">
        <w:r>
          <w:delText xml:space="preserve">the free encyclopedia.”</w:delText>
        </w:r>
      </w:del>
      <w:del w:id="2679" w:author="PR Preview" w:date="2026-01-01T00:00:00Z">
        <w:r>
          <w:delText xml:space="preserve"> </w:delText>
        </w:r>
      </w:del>
      <w:del w:id="2680" w:author="PR Preview" w:date="2026-01-01T00:00:00Z">
        <w:r>
          <w:delText xml:space="preserve">2026. Available:</w:delText>
        </w:r>
      </w:del>
      <w:del w:id="2681" w:author="PR Preview" w:date="2026-01-01T00:00:00Z">
        <w:r>
          <w:delText xml:space="preserve"> </w:delText>
        </w:r>
      </w:del>
      <w:hyperlink r:id="rId827">
        <w:del w:id="2682" w:author="PR Preview" w:date="2026-01-01T00:00:00Z">
          <w:r>
            <w:rPr>
              <w:rStyle w:val="Hyperlink"/>
            </w:rPr>
            <w:delText xml:space="preserve">https://en.wikipedia.org/wiki/Uniform_norm</w:delText>
          </w:r>
        </w:del>
      </w:hyperlink>
    </w:p>
    <w:p>
      <w:pPr>
        <w:pStyle w:val="Bibliography"/>
      </w:pPr>
      <w:del w:id="2683" w:author="PR Preview" w:date="2026-01-01T00:00:00Z">
        <w:r>
          <w:delText xml:space="preserve">[56]</w:delText>
        </w:r>
      </w:del>
      <w:del w:id="2684" w:author="PR Preview" w:date="2026-01-01T00:00:00Z">
        <w:r>
          <w:delText xml:space="preserve"> </w:delText>
        </w:r>
      </w:del>
      <w:del w:id="2685" w:author="PR Preview" w:date="2026-01-01T00:00:00Z">
        <w:r>
          <w:delText xml:space="preserve">	</w:delText>
        </w:r>
      </w:del>
      <w:del w:id="2686" w:author="PR Preview" w:date="2026-01-01T00:00:00Z">
        <w:r>
          <w:delText xml:space="preserve">Wikipedia contributors,</w:delText>
        </w:r>
      </w:del>
      <w:del w:id="2687" w:author="PR Preview" w:date="2026-01-01T00:00:00Z">
        <w:r>
          <w:delText xml:space="preserve"> </w:delText>
        </w:r>
      </w:del>
      <w:del w:id="2688" w:author="PR Preview" w:date="2026-01-01T00:00:00Z">
        <w:r>
          <w:delText xml:space="preserve">“Cosine similarity —</w:delText>
        </w:r>
      </w:del>
      <w:del w:id="2689" w:author="PR Preview" w:date="2026-01-01T00:00:00Z">
        <w:r>
          <w:delText xml:space="preserve"> </w:delText>
        </w:r>
      </w:del>
      <w:del w:id="2690" w:author="PR Preview" w:date="2026-01-01T00:00:00Z">
        <w:r>
          <w:delText xml:space="preserve">Wikipedia</w:delText>
        </w:r>
      </w:del>
      <w:del w:id="2691" w:author="PR Preview" w:date="2026-01-01T00:00:00Z">
        <w:r>
          <w:delText xml:space="preserve">,</w:delText>
        </w:r>
      </w:del>
      <w:del w:id="2692" w:author="PR Preview" w:date="2026-01-01T00:00:00Z">
        <w:r>
          <w:delText xml:space="preserve"> </w:delText>
        </w:r>
      </w:del>
      <w:del w:id="2693" w:author="PR Preview" w:date="2026-01-01T00:00:00Z">
        <w:r>
          <w:delText xml:space="preserve">the free encyclopedia.”</w:delText>
        </w:r>
      </w:del>
      <w:del w:id="2694" w:author="PR Preview" w:date="2026-01-01T00:00:00Z">
        <w:r>
          <w:delText xml:space="preserve"> </w:delText>
        </w:r>
      </w:del>
      <w:del w:id="2695" w:author="PR Preview" w:date="2026-01-01T00:00:00Z">
        <w:r>
          <w:delText xml:space="preserve">2026. Available:</w:delText>
        </w:r>
      </w:del>
      <w:del w:id="2696" w:author="PR Preview" w:date="2026-01-01T00:00:00Z">
        <w:r>
          <w:delText xml:space="preserve"> </w:delText>
        </w:r>
      </w:del>
      <w:hyperlink r:id="rId829">
        <w:del w:id="2697" w:author="PR Preview" w:date="2026-01-01T00:00:00Z">
          <w:r>
            <w:rPr>
              <w:rStyle w:val="Hyperlink"/>
            </w:rPr>
            <w:delText xml:space="preserve">https://en.wikipedia.org/wiki/Cosine_similarity</w:delText>
          </w:r>
        </w:del>
      </w:hyperlink>
    </w:p>
    <w:p>
      <w:pPr>
        <w:pStyle w:val="Bibliography"/>
      </w:pPr>
      <w:del w:id="2698" w:author="PR Preview" w:date="2026-01-01T00:00:00Z">
        <w:r>
          <w:delText xml:space="preserve">[57]</w:delText>
        </w:r>
      </w:del>
      <w:del w:id="2699" w:author="PR Preview" w:date="2026-01-01T00:00:00Z">
        <w:r>
          <w:delText xml:space="preserve"> </w:delText>
        </w:r>
      </w:del>
      <w:del w:id="2700" w:author="PR Preview" w:date="2026-01-01T00:00:00Z">
        <w:r>
          <w:delText xml:space="preserve">	</w:delText>
        </w:r>
      </w:del>
      <w:del w:id="2701" w:author="PR Preview" w:date="2026-01-01T00:00:00Z">
        <w:r>
          <w:delText xml:space="preserve">Wikipedia contributors,</w:delText>
        </w:r>
      </w:del>
      <w:del w:id="2702" w:author="PR Preview" w:date="2026-01-01T00:00:00Z">
        <w:r>
          <w:delText xml:space="preserve"> </w:delText>
        </w:r>
      </w:del>
      <w:del w:id="2703" w:author="PR Preview" w:date="2026-01-01T00:00:00Z">
        <w:r>
          <w:delText xml:space="preserve">“Orthonormal basis —</w:delText>
        </w:r>
      </w:del>
      <w:del w:id="2704" w:author="PR Preview" w:date="2026-01-01T00:00:00Z">
        <w:r>
          <w:delText xml:space="preserve"> </w:delText>
        </w:r>
      </w:del>
      <w:del w:id="2705" w:author="PR Preview" w:date="2026-01-01T00:00:00Z">
        <w:r>
          <w:delText xml:space="preserve">Wikipedia</w:delText>
        </w:r>
      </w:del>
      <w:del w:id="2706" w:author="PR Preview" w:date="2026-01-01T00:00:00Z">
        <w:r>
          <w:delText xml:space="preserve">,</w:delText>
        </w:r>
      </w:del>
      <w:del w:id="2707" w:author="PR Preview" w:date="2026-01-01T00:00:00Z">
        <w:r>
          <w:delText xml:space="preserve"> </w:delText>
        </w:r>
      </w:del>
      <w:del w:id="2708" w:author="PR Preview" w:date="2026-01-01T00:00:00Z">
        <w:r>
          <w:delText xml:space="preserve">the free encyclopedia.”</w:delText>
        </w:r>
      </w:del>
      <w:del w:id="2709" w:author="PR Preview" w:date="2026-01-01T00:00:00Z">
        <w:r>
          <w:delText xml:space="preserve"> </w:delText>
        </w:r>
      </w:del>
      <w:del w:id="2710" w:author="PR Preview" w:date="2026-01-01T00:00:00Z">
        <w:r>
          <w:delText xml:space="preserve">2026. Available:</w:delText>
        </w:r>
      </w:del>
      <w:del w:id="2711" w:author="PR Preview" w:date="2026-01-01T00:00:00Z">
        <w:r>
          <w:delText xml:space="preserve"> </w:delText>
        </w:r>
      </w:del>
      <w:hyperlink r:id="rId831">
        <w:del w:id="2712" w:author="PR Preview" w:date="2026-01-01T00:00:00Z">
          <w:r>
            <w:rPr>
              <w:rStyle w:val="Hyperlink"/>
            </w:rPr>
            <w:delText xml:space="preserve">https://en.wikipedia.org/wiki/Orthonormal_basis</w:delText>
          </w:r>
        </w:del>
      </w:hyperlink>
    </w:p>
    <w:p>
      <w:pPr>
        <w:pStyle w:val="Bibliography"/>
      </w:pPr>
      <w:del w:id="2713" w:author="PR Preview" w:date="2026-01-01T00:00:00Z">
        <w:r>
          <w:delText xml:space="preserve">[58]</w:delText>
        </w:r>
      </w:del>
      <w:del w:id="2714" w:author="PR Preview" w:date="2026-01-01T00:00:00Z">
        <w:r>
          <w:delText xml:space="preserve"> </w:delText>
        </w:r>
      </w:del>
      <w:del w:id="2715" w:author="PR Preview" w:date="2026-01-01T00:00:00Z">
        <w:r>
          <w:delText xml:space="preserve">	</w:delText>
        </w:r>
      </w:del>
      <w:del w:id="2716" w:author="PR Preview" w:date="2026-01-01T00:00:00Z">
        <w:r>
          <w:delText xml:space="preserve">Wikipedia contributors,</w:delText>
        </w:r>
      </w:del>
      <w:del w:id="2717" w:author="PR Preview" w:date="2026-01-01T00:00:00Z">
        <w:r>
          <w:delText xml:space="preserve"> </w:delText>
        </w:r>
      </w:del>
      <w:del w:id="2718" w:author="PR Preview" w:date="2026-01-01T00:00:00Z">
        <w:r>
          <w:delText xml:space="preserve">“Gram–schmidt process —</w:delText>
        </w:r>
      </w:del>
      <w:del w:id="2719" w:author="PR Preview" w:date="2026-01-01T00:00:00Z">
        <w:r>
          <w:delText xml:space="preserve"> </w:delText>
        </w:r>
      </w:del>
      <w:del w:id="2720" w:author="PR Preview" w:date="2026-01-01T00:00:00Z">
        <w:r>
          <w:delText xml:space="preserve">Wikipedia</w:delText>
        </w:r>
      </w:del>
      <w:del w:id="2721" w:author="PR Preview" w:date="2026-01-01T00:00:00Z">
        <w:r>
          <w:delText xml:space="preserve">,</w:delText>
        </w:r>
      </w:del>
      <w:del w:id="2722" w:author="PR Preview" w:date="2026-01-01T00:00:00Z">
        <w:r>
          <w:delText xml:space="preserve"> </w:delText>
        </w:r>
      </w:del>
      <w:del w:id="2723" w:author="PR Preview" w:date="2026-01-01T00:00:00Z">
        <w:r>
          <w:delText xml:space="preserve">the free encyclopedia.”</w:delText>
        </w:r>
      </w:del>
      <w:del w:id="2724" w:author="PR Preview" w:date="2026-01-01T00:00:00Z">
        <w:r>
          <w:delText xml:space="preserve"> </w:delText>
        </w:r>
      </w:del>
      <w:del w:id="2725" w:author="PR Preview" w:date="2026-01-01T00:00:00Z">
        <w:r>
          <w:delText xml:space="preserve">2026. Available:</w:delText>
        </w:r>
      </w:del>
      <w:del w:id="2726" w:author="PR Preview" w:date="2026-01-01T00:00:00Z">
        <w:r>
          <w:delText xml:space="preserve"> </w:delText>
        </w:r>
      </w:del>
      <w:hyperlink r:id="rId833">
        <w:del w:id="2727" w:author="PR Preview" w:date="2026-01-01T00:00:00Z">
          <w:r>
            <w:rPr>
              <w:rStyle w:val="Hyperlink"/>
            </w:rPr>
            <w:delText xml:space="preserve">https://en.wikipedia.org/wiki/Gram%E2%80%93Schmidt_process</w:delText>
          </w:r>
        </w:del>
      </w:hyperlink>
    </w:p>
    <w:p>
      <w:pPr>
        <w:pStyle w:val="Bibliography"/>
      </w:pPr>
      <w:del w:id="2728" w:author="PR Preview" w:date="2026-01-01T00:00:00Z">
        <w:r>
          <w:delText xml:space="preserve">[59]</w:delText>
        </w:r>
      </w:del>
      <w:del w:id="2729" w:author="PR Preview" w:date="2026-01-01T00:00:00Z">
        <w:r>
          <w:delText xml:space="preserve"> </w:delText>
        </w:r>
      </w:del>
      <w:del w:id="2730" w:author="PR Preview" w:date="2026-01-01T00:00:00Z">
        <w:r>
          <w:delText xml:space="preserve">	</w:delText>
        </w:r>
      </w:del>
      <w:del w:id="2731" w:author="PR Preview" w:date="2026-01-01T00:00:00Z">
        <w:r>
          <w:delText xml:space="preserve">Wikipedia contributors,</w:delText>
        </w:r>
      </w:del>
      <w:del w:id="2732" w:author="PR Preview" w:date="2026-01-01T00:00:00Z">
        <w:r>
          <w:delText xml:space="preserve"> </w:delText>
        </w:r>
      </w:del>
      <w:del w:id="2733" w:author="PR Preview" w:date="2026-01-01T00:00:00Z">
        <w:r>
          <w:delText xml:space="preserve">“Outer product —</w:delText>
        </w:r>
      </w:del>
      <w:del w:id="2734" w:author="PR Preview" w:date="2026-01-01T00:00:00Z">
        <w:r>
          <w:delText xml:space="preserve"> </w:delText>
        </w:r>
      </w:del>
      <w:del w:id="2735" w:author="PR Preview" w:date="2026-01-01T00:00:00Z">
        <w:r>
          <w:delText xml:space="preserve">Wikipedia</w:delText>
        </w:r>
      </w:del>
      <w:del w:id="2736" w:author="PR Preview" w:date="2026-01-01T00:00:00Z">
        <w:r>
          <w:delText xml:space="preserve">,</w:delText>
        </w:r>
      </w:del>
      <w:del w:id="2737" w:author="PR Preview" w:date="2026-01-01T00:00:00Z">
        <w:r>
          <w:delText xml:space="preserve"> </w:delText>
        </w:r>
      </w:del>
      <w:del w:id="2738" w:author="PR Preview" w:date="2026-01-01T00:00:00Z">
        <w:r>
          <w:delText xml:space="preserve">the free encyclopedia.”</w:delText>
        </w:r>
      </w:del>
      <w:del w:id="2739" w:author="PR Preview" w:date="2026-01-01T00:00:00Z">
        <w:r>
          <w:delText xml:space="preserve"> </w:delText>
        </w:r>
      </w:del>
      <w:del w:id="2740" w:author="PR Preview" w:date="2026-01-01T00:00:00Z">
        <w:r>
          <w:delText xml:space="preserve">2026. Available:</w:delText>
        </w:r>
      </w:del>
      <w:del w:id="2741" w:author="PR Preview" w:date="2026-01-01T00:00:00Z">
        <w:r>
          <w:delText xml:space="preserve"> </w:delText>
        </w:r>
      </w:del>
      <w:hyperlink r:id="rId835">
        <w:del w:id="2742" w:author="PR Preview" w:date="2026-01-01T00:00:00Z">
          <w:r>
            <w:rPr>
              <w:rStyle w:val="Hyperlink"/>
            </w:rPr>
            <w:delText xml:space="preserve">https://en.wikipedia.org/wiki/Outer_product</w:delText>
          </w:r>
        </w:del>
      </w:hyperlink>
    </w:p>
    <w:p>
      <w:pPr>
        <w:pStyle w:val="Bibliography"/>
      </w:pPr>
      <w:del w:id="2743" w:author="PR Preview" w:date="2026-01-01T00:00:00Z">
        <w:r>
          <w:delText xml:space="preserve">[60]</w:delText>
        </w:r>
      </w:del>
      <w:del w:id="2744" w:author="PR Preview" w:date="2026-01-01T00:00:00Z">
        <w:r>
          <w:delText xml:space="preserve"> </w:delText>
        </w:r>
      </w:del>
      <w:del w:id="2745" w:author="PR Preview" w:date="2026-01-01T00:00:00Z">
        <w:r>
          <w:delText xml:space="preserve">	</w:delText>
        </w:r>
      </w:del>
      <w:del w:id="2746" w:author="PR Preview" w:date="2026-01-01T00:00:00Z">
        <w:r>
          <w:delText xml:space="preserve">Wikipedia contributors,</w:delText>
        </w:r>
      </w:del>
      <w:del w:id="2747" w:author="PR Preview" w:date="2026-01-01T00:00:00Z">
        <w:r>
          <w:delText xml:space="preserve"> </w:delText>
        </w:r>
      </w:del>
      <w:del w:id="2748" w:author="PR Preview" w:date="2026-01-01T00:00:00Z">
        <w:r>
          <w:delText xml:space="preserve">“Symmetric matrix —</w:delText>
        </w:r>
      </w:del>
      <w:del w:id="2749" w:author="PR Preview" w:date="2026-01-01T00:00:00Z">
        <w:r>
          <w:delText xml:space="preserve"> </w:delText>
        </w:r>
      </w:del>
      <w:del w:id="2750" w:author="PR Preview" w:date="2026-01-01T00:00:00Z">
        <w:r>
          <w:delText xml:space="preserve">Wikipedia</w:delText>
        </w:r>
      </w:del>
      <w:del w:id="2751" w:author="PR Preview" w:date="2026-01-01T00:00:00Z">
        <w:r>
          <w:delText xml:space="preserve">,</w:delText>
        </w:r>
      </w:del>
      <w:del w:id="2752" w:author="PR Preview" w:date="2026-01-01T00:00:00Z">
        <w:r>
          <w:delText xml:space="preserve"> </w:delText>
        </w:r>
      </w:del>
      <w:del w:id="2753" w:author="PR Preview" w:date="2026-01-01T00:00:00Z">
        <w:r>
          <w:delText xml:space="preserve">the free encyclopedia.”</w:delText>
        </w:r>
      </w:del>
      <w:del w:id="2754" w:author="PR Preview" w:date="2026-01-01T00:00:00Z">
        <w:r>
          <w:delText xml:space="preserve"> </w:delText>
        </w:r>
      </w:del>
      <w:del w:id="2755" w:author="PR Preview" w:date="2026-01-01T00:00:00Z">
        <w:r>
          <w:delText xml:space="preserve">2026. Available:</w:delText>
        </w:r>
      </w:del>
      <w:del w:id="2756" w:author="PR Preview" w:date="2026-01-01T00:00:00Z">
        <w:r>
          <w:delText xml:space="preserve"> </w:delText>
        </w:r>
      </w:del>
      <w:hyperlink r:id="rId837">
        <w:del w:id="2757" w:author="PR Preview" w:date="2026-01-01T00:00:00Z">
          <w:r>
            <w:rPr>
              <w:rStyle w:val="Hyperlink"/>
            </w:rPr>
            <w:delText xml:space="preserve">https://en.wikipedia.org/wiki/Symmetric_matrix</w:delText>
          </w:r>
        </w:del>
      </w:hyperlink>
    </w:p>
    <w:p>
      <w:pPr>
        <w:pStyle w:val="Bibliography"/>
      </w:pPr>
      <w:del w:id="2758" w:author="PR Preview" w:date="2026-01-01T00:00:00Z">
        <w:r>
          <w:delText xml:space="preserve">[61]</w:delText>
        </w:r>
      </w:del>
      <w:del w:id="2759" w:author="PR Preview" w:date="2026-01-01T00:00:00Z">
        <w:r>
          <w:delText xml:space="preserve"> </w:delText>
        </w:r>
      </w:del>
      <w:del w:id="2760" w:author="PR Preview" w:date="2026-01-01T00:00:00Z">
        <w:r>
          <w:delText xml:space="preserve">	</w:delText>
        </w:r>
      </w:del>
      <w:del w:id="2761" w:author="PR Preview" w:date="2026-01-01T00:00:00Z">
        <w:r>
          <w:delText xml:space="preserve">Wikipedia contributors,</w:delText>
        </w:r>
      </w:del>
      <w:del w:id="2762" w:author="PR Preview" w:date="2026-01-01T00:00:00Z">
        <w:r>
          <w:delText xml:space="preserve"> </w:delText>
        </w:r>
      </w:del>
      <w:del w:id="2763" w:author="PR Preview" w:date="2026-01-01T00:00:00Z">
        <w:r>
          <w:delText xml:space="preserve">“Diagonal matrix —</w:delText>
        </w:r>
      </w:del>
      <w:del w:id="2764" w:author="PR Preview" w:date="2026-01-01T00:00:00Z">
        <w:r>
          <w:delText xml:space="preserve"> </w:delText>
        </w:r>
      </w:del>
      <w:del w:id="2765" w:author="PR Preview" w:date="2026-01-01T00:00:00Z">
        <w:r>
          <w:delText xml:space="preserve">Wikipedia</w:delText>
        </w:r>
      </w:del>
      <w:del w:id="2766" w:author="PR Preview" w:date="2026-01-01T00:00:00Z">
        <w:r>
          <w:delText xml:space="preserve">,</w:delText>
        </w:r>
      </w:del>
      <w:del w:id="2767" w:author="PR Preview" w:date="2026-01-01T00:00:00Z">
        <w:r>
          <w:delText xml:space="preserve"> </w:delText>
        </w:r>
      </w:del>
      <w:del w:id="2768" w:author="PR Preview" w:date="2026-01-01T00:00:00Z">
        <w:r>
          <w:delText xml:space="preserve">the free encyclopedia.”</w:delText>
        </w:r>
      </w:del>
      <w:del w:id="2769" w:author="PR Preview" w:date="2026-01-01T00:00:00Z">
        <w:r>
          <w:delText xml:space="preserve"> </w:delText>
        </w:r>
      </w:del>
      <w:del w:id="2770" w:author="PR Preview" w:date="2026-01-01T00:00:00Z">
        <w:r>
          <w:delText xml:space="preserve">2026. Available:</w:delText>
        </w:r>
      </w:del>
      <w:del w:id="2771" w:author="PR Preview" w:date="2026-01-01T00:00:00Z">
        <w:r>
          <w:delText xml:space="preserve"> </w:delText>
        </w:r>
      </w:del>
      <w:hyperlink r:id="rId839">
        <w:del w:id="2772" w:author="PR Preview" w:date="2026-01-01T00:00:00Z">
          <w:r>
            <w:rPr>
              <w:rStyle w:val="Hyperlink"/>
            </w:rPr>
            <w:delText xml:space="preserve">https://en.wikipedia.org/wiki/Diagonal_matrix</w:delText>
          </w:r>
        </w:del>
      </w:hyperlink>
    </w:p>
    <w:p>
      <w:pPr>
        <w:pStyle w:val="Bibliography"/>
      </w:pPr>
      <w:del w:id="2773" w:author="PR Preview" w:date="2026-01-01T00:00:00Z">
        <w:r>
          <w:delText xml:space="preserve">[62]</w:delText>
        </w:r>
      </w:del>
      <w:del w:id="2774" w:author="PR Preview" w:date="2026-01-01T00:00:00Z">
        <w:r>
          <w:delText xml:space="preserve"> </w:delText>
        </w:r>
      </w:del>
      <w:del w:id="2775" w:author="PR Preview" w:date="2026-01-01T00:00:00Z">
        <w:r>
          <w:delText xml:space="preserve">	</w:delText>
        </w:r>
      </w:del>
      <w:del w:id="2776" w:author="PR Preview" w:date="2026-01-01T00:00:00Z">
        <w:r>
          <w:delText xml:space="preserve">Wikipedia contributors,</w:delText>
        </w:r>
      </w:del>
      <w:del w:id="2777" w:author="PR Preview" w:date="2026-01-01T00:00:00Z">
        <w:r>
          <w:delText xml:space="preserve"> </w:delText>
        </w:r>
      </w:del>
      <w:del w:id="2778" w:author="PR Preview" w:date="2026-01-01T00:00:00Z">
        <w:r>
          <w:delText xml:space="preserve">“Invertible matrix —</w:delText>
        </w:r>
      </w:del>
      <w:del w:id="2779" w:author="PR Preview" w:date="2026-01-01T00:00:00Z">
        <w:r>
          <w:delText xml:space="preserve"> </w:delText>
        </w:r>
      </w:del>
      <w:del w:id="2780" w:author="PR Preview" w:date="2026-01-01T00:00:00Z">
        <w:r>
          <w:delText xml:space="preserve">Wikipedia</w:delText>
        </w:r>
      </w:del>
      <w:del w:id="2781" w:author="PR Preview" w:date="2026-01-01T00:00:00Z">
        <w:r>
          <w:delText xml:space="preserve">,</w:delText>
        </w:r>
      </w:del>
      <w:del w:id="2782" w:author="PR Preview" w:date="2026-01-01T00:00:00Z">
        <w:r>
          <w:delText xml:space="preserve"> </w:delText>
        </w:r>
      </w:del>
      <w:del w:id="2783" w:author="PR Preview" w:date="2026-01-01T00:00:00Z">
        <w:r>
          <w:delText xml:space="preserve">the free encyclopedia.”</w:delText>
        </w:r>
      </w:del>
      <w:del w:id="2784" w:author="PR Preview" w:date="2026-01-01T00:00:00Z">
        <w:r>
          <w:delText xml:space="preserve"> </w:delText>
        </w:r>
      </w:del>
      <w:del w:id="2785" w:author="PR Preview" w:date="2026-01-01T00:00:00Z">
        <w:r>
          <w:delText xml:space="preserve">2026. Available:</w:delText>
        </w:r>
      </w:del>
      <w:del w:id="2786" w:author="PR Preview" w:date="2026-01-01T00:00:00Z">
        <w:r>
          <w:delText xml:space="preserve"> </w:delText>
        </w:r>
      </w:del>
      <w:hyperlink r:id="rId841">
        <w:del w:id="2787" w:author="PR Preview" w:date="2026-01-01T00:00:00Z">
          <w:r>
            <w:rPr>
              <w:rStyle w:val="Hyperlink"/>
            </w:rPr>
            <w:delText xml:space="preserve">https://en.wikipedia.org/wiki/Invertible_matrix</w:delText>
          </w:r>
        </w:del>
      </w:hyperlink>
    </w:p>
    <w:p>
      <w:pPr>
        <w:pStyle w:val="Bibliography"/>
      </w:pPr>
      <w:del w:id="2788" w:author="PR Preview" w:date="2026-01-01T00:00:00Z">
        <w:r>
          <w:delText xml:space="preserve">[63]</w:delText>
        </w:r>
      </w:del>
      <w:del w:id="2789" w:author="PR Preview" w:date="2026-01-01T00:00:00Z">
        <w:r>
          <w:delText xml:space="preserve"> </w:delText>
        </w:r>
      </w:del>
      <w:del w:id="2790" w:author="PR Preview" w:date="2026-01-01T00:00:00Z">
        <w:r>
          <w:delText xml:space="preserve">	</w:delText>
        </w:r>
      </w:del>
      <w:del w:id="2791" w:author="PR Preview" w:date="2026-01-01T00:00:00Z">
        <w:r>
          <w:delText xml:space="preserve">Wikipedia contributors,</w:delText>
        </w:r>
      </w:del>
      <w:del w:id="2792" w:author="PR Preview" w:date="2026-01-01T00:00:00Z">
        <w:r>
          <w:delText xml:space="preserve"> </w:delText>
        </w:r>
      </w:del>
      <w:del w:id="2793" w:author="PR Preview" w:date="2026-01-01T00:00:00Z">
        <w:r>
          <w:delText xml:space="preserve">“Idempotent matrix —</w:delText>
        </w:r>
      </w:del>
      <w:del w:id="2794" w:author="PR Preview" w:date="2026-01-01T00:00:00Z">
        <w:r>
          <w:delText xml:space="preserve"> </w:delText>
        </w:r>
      </w:del>
      <w:del w:id="2795" w:author="PR Preview" w:date="2026-01-01T00:00:00Z">
        <w:r>
          <w:delText xml:space="preserve">Wikipedia</w:delText>
        </w:r>
      </w:del>
      <w:del w:id="2796" w:author="PR Preview" w:date="2026-01-01T00:00:00Z">
        <w:r>
          <w:delText xml:space="preserve">,</w:delText>
        </w:r>
      </w:del>
      <w:del w:id="2797" w:author="PR Preview" w:date="2026-01-01T00:00:00Z">
        <w:r>
          <w:delText xml:space="preserve"> </w:delText>
        </w:r>
      </w:del>
      <w:del w:id="2798" w:author="PR Preview" w:date="2026-01-01T00:00:00Z">
        <w:r>
          <w:delText xml:space="preserve">the free encyclopedia.”</w:delText>
        </w:r>
      </w:del>
      <w:del w:id="2799" w:author="PR Preview" w:date="2026-01-01T00:00:00Z">
        <w:r>
          <w:delText xml:space="preserve"> </w:delText>
        </w:r>
      </w:del>
      <w:del w:id="2800" w:author="PR Preview" w:date="2026-01-01T00:00:00Z">
        <w:r>
          <w:delText xml:space="preserve">2026. Available:</w:delText>
        </w:r>
      </w:del>
      <w:del w:id="2801" w:author="PR Preview" w:date="2026-01-01T00:00:00Z">
        <w:r>
          <w:delText xml:space="preserve"> </w:delText>
        </w:r>
      </w:del>
      <w:hyperlink r:id="rId843">
        <w:del w:id="2802" w:author="PR Preview" w:date="2026-01-01T00:00:00Z">
          <w:r>
            <w:rPr>
              <w:rStyle w:val="Hyperlink"/>
            </w:rPr>
            <w:delText xml:space="preserve">https://en.wikipedia.org/wiki/Idempotent_matrix</w:delText>
          </w:r>
        </w:del>
      </w:hyperlink>
    </w:p>
    <w:p>
      <w:pPr>
        <w:pStyle w:val="Bibliography"/>
      </w:pPr>
      <w:del w:id="2803" w:author="PR Preview" w:date="2026-01-01T00:00:00Z">
        <w:r>
          <w:delText xml:space="preserve">[64]</w:delText>
        </w:r>
      </w:del>
      <w:del w:id="2804" w:author="PR Preview" w:date="2026-01-01T00:00:00Z">
        <w:r>
          <w:delText xml:space="preserve"> </w:delText>
        </w:r>
      </w:del>
      <w:del w:id="2805" w:author="PR Preview" w:date="2026-01-01T00:00:00Z">
        <w:r>
          <w:delText xml:space="preserve">	</w:delText>
        </w:r>
      </w:del>
      <w:del w:id="2806" w:author="PR Preview" w:date="2026-01-01T00:00:00Z">
        <w:r>
          <w:delText xml:space="preserve">Wikipedia contributors,</w:delText>
        </w:r>
      </w:del>
      <w:del w:id="2807" w:author="PR Preview" w:date="2026-01-01T00:00:00Z">
        <w:r>
          <w:delText xml:space="preserve"> </w:delText>
        </w:r>
      </w:del>
      <w:del w:id="2808" w:author="PR Preview" w:date="2026-01-01T00:00:00Z">
        <w:r>
          <w:delText xml:space="preserve">“Orthogonal matrix —</w:delText>
        </w:r>
      </w:del>
      <w:del w:id="2809" w:author="PR Preview" w:date="2026-01-01T00:00:00Z">
        <w:r>
          <w:delText xml:space="preserve"> </w:delText>
        </w:r>
      </w:del>
      <w:del w:id="2810" w:author="PR Preview" w:date="2026-01-01T00:00:00Z">
        <w:r>
          <w:delText xml:space="preserve">Wikipedia</w:delText>
        </w:r>
      </w:del>
      <w:del w:id="2811" w:author="PR Preview" w:date="2026-01-01T00:00:00Z">
        <w:r>
          <w:delText xml:space="preserve">,</w:delText>
        </w:r>
      </w:del>
      <w:del w:id="2812" w:author="PR Preview" w:date="2026-01-01T00:00:00Z">
        <w:r>
          <w:delText xml:space="preserve"> </w:delText>
        </w:r>
      </w:del>
      <w:del w:id="2813" w:author="PR Preview" w:date="2026-01-01T00:00:00Z">
        <w:r>
          <w:delText xml:space="preserve">the free encyclopedia.”</w:delText>
        </w:r>
      </w:del>
      <w:del w:id="2814" w:author="PR Preview" w:date="2026-01-01T00:00:00Z">
        <w:r>
          <w:delText xml:space="preserve"> </w:delText>
        </w:r>
      </w:del>
      <w:del w:id="2815" w:author="PR Preview" w:date="2026-01-01T00:00:00Z">
        <w:r>
          <w:delText xml:space="preserve">2026. Available:</w:delText>
        </w:r>
      </w:del>
      <w:del w:id="2816" w:author="PR Preview" w:date="2026-01-01T00:00:00Z">
        <w:r>
          <w:delText xml:space="preserve"> </w:delText>
        </w:r>
      </w:del>
      <w:hyperlink r:id="rId845">
        <w:del w:id="2817" w:author="PR Preview" w:date="2026-01-01T00:00:00Z">
          <w:r>
            <w:rPr>
              <w:rStyle w:val="Hyperlink"/>
            </w:rPr>
            <w:delText xml:space="preserve">https://en.wikipedia.org/wiki/Orthogonal_matrix</w:delText>
          </w:r>
        </w:del>
      </w:hyperlink>
    </w:p>
    <w:p>
      <w:pPr>
        <w:pStyle w:val="Bibliography"/>
      </w:pPr>
      <w:del w:id="2818" w:author="PR Preview" w:date="2026-01-01T00:00:00Z">
        <w:r>
          <w:delText xml:space="preserve">[65]</w:delText>
        </w:r>
      </w:del>
      <w:del w:id="2819" w:author="PR Preview" w:date="2026-01-01T00:00:00Z">
        <w:r>
          <w:delText xml:space="preserve"> </w:delText>
        </w:r>
      </w:del>
      <w:del w:id="2820" w:author="PR Preview" w:date="2026-01-01T00:00:00Z">
        <w:r>
          <w:delText xml:space="preserve">	</w:delText>
        </w:r>
      </w:del>
      <w:del w:id="2821" w:author="PR Preview" w:date="2026-01-01T00:00:00Z">
        <w:r>
          <w:delText xml:space="preserve">Wikipedia contributors,</w:delText>
        </w:r>
      </w:del>
      <w:del w:id="2822" w:author="PR Preview" w:date="2026-01-01T00:00:00Z">
        <w:r>
          <w:delText xml:space="preserve"> </w:delText>
        </w:r>
      </w:del>
      <w:del w:id="2823" w:author="PR Preview" w:date="2026-01-01T00:00:00Z">
        <w:r>
          <w:delText xml:space="preserve">“Quadratic form —</w:delText>
        </w:r>
      </w:del>
      <w:del w:id="2824" w:author="PR Preview" w:date="2026-01-01T00:00:00Z">
        <w:r>
          <w:delText xml:space="preserve"> </w:delText>
        </w:r>
      </w:del>
      <w:del w:id="2825" w:author="PR Preview" w:date="2026-01-01T00:00:00Z">
        <w:r>
          <w:delText xml:space="preserve">Wikipedia</w:delText>
        </w:r>
      </w:del>
      <w:del w:id="2826" w:author="PR Preview" w:date="2026-01-01T00:00:00Z">
        <w:r>
          <w:delText xml:space="preserve">,</w:delText>
        </w:r>
      </w:del>
      <w:del w:id="2827" w:author="PR Preview" w:date="2026-01-01T00:00:00Z">
        <w:r>
          <w:delText xml:space="preserve"> </w:delText>
        </w:r>
      </w:del>
      <w:del w:id="2828" w:author="PR Preview" w:date="2026-01-01T00:00:00Z">
        <w:r>
          <w:delText xml:space="preserve">the free encyclopedia.”</w:delText>
        </w:r>
      </w:del>
      <w:del w:id="2829" w:author="PR Preview" w:date="2026-01-01T00:00:00Z">
        <w:r>
          <w:delText xml:space="preserve"> </w:delText>
        </w:r>
      </w:del>
      <w:del w:id="2830" w:author="PR Preview" w:date="2026-01-01T00:00:00Z">
        <w:r>
          <w:delText xml:space="preserve">2026. Available:</w:delText>
        </w:r>
      </w:del>
      <w:del w:id="2831" w:author="PR Preview" w:date="2026-01-01T00:00:00Z">
        <w:r>
          <w:delText xml:space="preserve"> </w:delText>
        </w:r>
      </w:del>
      <w:hyperlink r:id="rId847">
        <w:del w:id="2832" w:author="PR Preview" w:date="2026-01-01T00:00:00Z">
          <w:r>
            <w:rPr>
              <w:rStyle w:val="Hyperlink"/>
            </w:rPr>
            <w:delText xml:space="preserve">https://en.wikipedia.org/wiki/Quadratic_form</w:delText>
          </w:r>
        </w:del>
      </w:hyperlink>
    </w:p>
    <w:p>
      <w:pPr>
        <w:pStyle w:val="Bibliography"/>
      </w:pPr>
      <w:del w:id="2833" w:author="PR Preview" w:date="2026-01-01T00:00:00Z">
        <w:r>
          <w:delText xml:space="preserve">[66]</w:delText>
        </w:r>
      </w:del>
      <w:del w:id="2834" w:author="PR Preview" w:date="2026-01-01T00:00:00Z">
        <w:r>
          <w:delText xml:space="preserve"> </w:delText>
        </w:r>
      </w:del>
      <w:del w:id="2835" w:author="PR Preview" w:date="2026-01-01T00:00:00Z">
        <w:r>
          <w:delText xml:space="preserve">	</w:delText>
        </w:r>
      </w:del>
      <w:del w:id="2836" w:author="PR Preview" w:date="2026-01-01T00:00:00Z">
        <w:r>
          <w:delText xml:space="preserve">Wikipedia contributors,</w:delText>
        </w:r>
      </w:del>
      <w:del w:id="2837" w:author="PR Preview" w:date="2026-01-01T00:00:00Z">
        <w:r>
          <w:delText xml:space="preserve"> </w:delText>
        </w:r>
      </w:del>
      <w:del w:id="2838" w:author="PR Preview" w:date="2026-01-01T00:00:00Z">
        <w:r>
          <w:delText xml:space="preserve">“Trace (linear algebra) —</w:delText>
        </w:r>
      </w:del>
      <w:del w:id="2839" w:author="PR Preview" w:date="2026-01-01T00:00:00Z">
        <w:r>
          <w:delText xml:space="preserve"> </w:delText>
        </w:r>
      </w:del>
      <w:del w:id="2840" w:author="PR Preview" w:date="2026-01-01T00:00:00Z">
        <w:r>
          <w:delText xml:space="preserve">Wikipedia</w:delText>
        </w:r>
      </w:del>
      <w:del w:id="2841" w:author="PR Preview" w:date="2026-01-01T00:00:00Z">
        <w:r>
          <w:delText xml:space="preserve">,</w:delText>
        </w:r>
      </w:del>
      <w:del w:id="2842" w:author="PR Preview" w:date="2026-01-01T00:00:00Z">
        <w:r>
          <w:delText xml:space="preserve"> </w:delText>
        </w:r>
      </w:del>
      <w:del w:id="2843" w:author="PR Preview" w:date="2026-01-01T00:00:00Z">
        <w:r>
          <w:delText xml:space="preserve">the free encyclopedia.”</w:delText>
        </w:r>
      </w:del>
      <w:del w:id="2844" w:author="PR Preview" w:date="2026-01-01T00:00:00Z">
        <w:r>
          <w:delText xml:space="preserve"> </w:delText>
        </w:r>
      </w:del>
      <w:del w:id="2845" w:author="PR Preview" w:date="2026-01-01T00:00:00Z">
        <w:r>
          <w:delText xml:space="preserve">2026. Available:</w:delText>
        </w:r>
      </w:del>
      <w:del w:id="2846" w:author="PR Preview" w:date="2026-01-01T00:00:00Z">
        <w:r>
          <w:delText xml:space="preserve"> </w:delText>
        </w:r>
      </w:del>
      <w:hyperlink r:id="rId849">
        <w:del w:id="2847" w:author="PR Preview" w:date="2026-01-01T00:00:00Z">
          <w:r>
            <w:rPr>
              <w:rStyle w:val="Hyperlink"/>
            </w:rPr>
            <w:delText xml:space="preserve">https://en.wikipedia.org/wiki/Trace_(linear_algebra)</w:delText>
          </w:r>
        </w:del>
      </w:hyperlink>
    </w:p>
    <w:p>
      <w:pPr>
        <w:pStyle w:val="Bibliography"/>
      </w:pPr>
      <w:del w:id="2848" w:author="PR Preview" w:date="2026-01-01T00:00:00Z">
        <w:r>
          <w:delText xml:space="preserve">[67]</w:delText>
        </w:r>
      </w:del>
      <w:del w:id="2849" w:author="PR Preview" w:date="2026-01-01T00:00:00Z">
        <w:r>
          <w:delText xml:space="preserve"> </w:delText>
        </w:r>
      </w:del>
      <w:del w:id="2850" w:author="PR Preview" w:date="2026-01-01T00:00:00Z">
        <w:r>
          <w:delText xml:space="preserve">	</w:delText>
        </w:r>
      </w:del>
      <w:del w:id="2851" w:author="PR Preview" w:date="2026-01-01T00:00:00Z">
        <w:r>
          <w:delText xml:space="preserve">Wikipedia contributors,</w:delText>
        </w:r>
      </w:del>
      <w:del w:id="2852" w:author="PR Preview" w:date="2026-01-01T00:00:00Z">
        <w:r>
          <w:delText xml:space="preserve"> </w:delText>
        </w:r>
      </w:del>
      <w:del w:id="2853" w:author="PR Preview" w:date="2026-01-01T00:00:00Z">
        <w:r>
          <w:delText xml:space="preserve">“Frobenius norm —</w:delText>
        </w:r>
      </w:del>
      <w:del w:id="2854" w:author="PR Preview" w:date="2026-01-01T00:00:00Z">
        <w:r>
          <w:delText xml:space="preserve"> </w:delText>
        </w:r>
      </w:del>
      <w:del w:id="2855" w:author="PR Preview" w:date="2026-01-01T00:00:00Z">
        <w:r>
          <w:delText xml:space="preserve">Wikipedia</w:delText>
        </w:r>
      </w:del>
      <w:del w:id="2856" w:author="PR Preview" w:date="2026-01-01T00:00:00Z">
        <w:r>
          <w:delText xml:space="preserve">,</w:delText>
        </w:r>
      </w:del>
      <w:del w:id="2857" w:author="PR Preview" w:date="2026-01-01T00:00:00Z">
        <w:r>
          <w:delText xml:space="preserve"> </w:delText>
        </w:r>
      </w:del>
      <w:del w:id="2858" w:author="PR Preview" w:date="2026-01-01T00:00:00Z">
        <w:r>
          <w:delText xml:space="preserve">the free encyclopedia.”</w:delText>
        </w:r>
      </w:del>
      <w:del w:id="2859" w:author="PR Preview" w:date="2026-01-01T00:00:00Z">
        <w:r>
          <w:delText xml:space="preserve"> </w:delText>
        </w:r>
      </w:del>
      <w:del w:id="2860" w:author="PR Preview" w:date="2026-01-01T00:00:00Z">
        <w:r>
          <w:delText xml:space="preserve">2026. Available:</w:delText>
        </w:r>
      </w:del>
      <w:del w:id="2861" w:author="PR Preview" w:date="2026-01-01T00:00:00Z">
        <w:r>
          <w:delText xml:space="preserve"> </w:delText>
        </w:r>
      </w:del>
      <w:hyperlink r:id="rId851">
        <w:del w:id="2862" w:author="PR Preview" w:date="2026-01-01T00:00:00Z">
          <w:r>
            <w:rPr>
              <w:rStyle w:val="Hyperlink"/>
            </w:rPr>
            <w:delText xml:space="preserve">https://en.wikipedia.org/wiki/Frobenius_norm</w:delText>
          </w:r>
        </w:del>
      </w:hyperlink>
    </w:p>
    <w:p>
      <w:pPr>
        <w:pStyle w:val="Bibliography"/>
      </w:pPr>
      <w:del w:id="2863" w:author="PR Preview" w:date="2026-01-01T00:00:00Z">
        <w:r>
          <w:delText xml:space="preserve">[68]</w:delText>
        </w:r>
      </w:del>
      <w:del w:id="2864" w:author="PR Preview" w:date="2026-01-01T00:00:00Z">
        <w:r>
          <w:delText xml:space="preserve"> </w:delText>
        </w:r>
      </w:del>
      <w:del w:id="2865" w:author="PR Preview" w:date="2026-01-01T00:00:00Z">
        <w:r>
          <w:delText xml:space="preserve">	</w:delText>
        </w:r>
      </w:del>
      <w:del w:id="2866" w:author="PR Preview" w:date="2026-01-01T00:00:00Z">
        <w:r>
          <w:delText xml:space="preserve">Wikipedia contributors,</w:delText>
        </w:r>
      </w:del>
      <w:del w:id="2867" w:author="PR Preview" w:date="2026-01-01T00:00:00Z">
        <w:r>
          <w:delText xml:space="preserve"> </w:delText>
        </w:r>
      </w:del>
      <w:del w:id="2868" w:author="PR Preview" w:date="2026-01-01T00:00:00Z">
        <w:r>
          <w:delText xml:space="preserve">“Eigendecomposition of a matrix —</w:delText>
        </w:r>
      </w:del>
      <w:del w:id="2869" w:author="PR Preview" w:date="2026-01-01T00:00:00Z">
        <w:r>
          <w:delText xml:space="preserve"> </w:delText>
        </w:r>
      </w:del>
      <w:del w:id="2870" w:author="PR Preview" w:date="2026-01-01T00:00:00Z">
        <w:r>
          <w:delText xml:space="preserve">Wikipedia</w:delText>
        </w:r>
      </w:del>
      <w:del w:id="2871" w:author="PR Preview" w:date="2026-01-01T00:00:00Z">
        <w:r>
          <w:delText xml:space="preserve">,</w:delText>
        </w:r>
      </w:del>
      <w:del w:id="2872" w:author="PR Preview" w:date="2026-01-01T00:00:00Z">
        <w:r>
          <w:delText xml:space="preserve"> </w:delText>
        </w:r>
      </w:del>
      <w:del w:id="2873" w:author="PR Preview" w:date="2026-01-01T00:00:00Z">
        <w:r>
          <w:delText xml:space="preserve">the free encyclopedia.”</w:delText>
        </w:r>
      </w:del>
      <w:del w:id="2874" w:author="PR Preview" w:date="2026-01-01T00:00:00Z">
        <w:r>
          <w:delText xml:space="preserve"> </w:delText>
        </w:r>
      </w:del>
      <w:del w:id="2875" w:author="PR Preview" w:date="2026-01-01T00:00:00Z">
        <w:r>
          <w:delText xml:space="preserve">2026. Available:</w:delText>
        </w:r>
      </w:del>
      <w:del w:id="2876" w:author="PR Preview" w:date="2026-01-01T00:00:00Z">
        <w:r>
          <w:delText xml:space="preserve"> </w:delText>
        </w:r>
      </w:del>
      <w:hyperlink r:id="rId853">
        <w:del w:id="2877" w:author="PR Preview" w:date="2026-01-01T00:00:00Z">
          <w:r>
            <w:rPr>
              <w:rStyle w:val="Hyperlink"/>
            </w:rPr>
            <w:delText xml:space="preserve">https://en.wikipedia.org/wiki/Eigendecomposition_of_a_matrix</w:delText>
          </w:r>
        </w:del>
      </w:hyperlink>
    </w:p>
    <w:p>
      <w:pPr>
        <w:pStyle w:val="Bibliography"/>
      </w:pPr>
      <w:del w:id="2878" w:author="PR Preview" w:date="2026-01-01T00:00:00Z">
        <w:r>
          <w:delText xml:space="preserve">[69]</w:delText>
        </w:r>
      </w:del>
      <w:del w:id="2879" w:author="PR Preview" w:date="2026-01-01T00:00:00Z">
        <w:r>
          <w:delText xml:space="preserve"> </w:delText>
        </w:r>
      </w:del>
      <w:del w:id="2880" w:author="PR Preview" w:date="2026-01-01T00:00:00Z">
        <w:r>
          <w:delText xml:space="preserve">	</w:delText>
        </w:r>
      </w:del>
      <w:del w:id="2881" w:author="PR Preview" w:date="2026-01-01T00:00:00Z">
        <w:r>
          <w:delText xml:space="preserve">Wikipedia contributors,</w:delText>
        </w:r>
      </w:del>
      <w:del w:id="2882" w:author="PR Preview" w:date="2026-01-01T00:00:00Z">
        <w:r>
          <w:delText xml:space="preserve"> </w:delText>
        </w:r>
      </w:del>
      <w:del w:id="2883" w:author="PR Preview" w:date="2026-01-01T00:00:00Z">
        <w:r>
          <w:delText xml:space="preserve">“Singular value decomposition —</w:delText>
        </w:r>
      </w:del>
      <w:del w:id="2884" w:author="PR Preview" w:date="2026-01-01T00:00:00Z">
        <w:r>
          <w:delText xml:space="preserve"> </w:delText>
        </w:r>
      </w:del>
      <w:del w:id="2885" w:author="PR Preview" w:date="2026-01-01T00:00:00Z">
        <w:r>
          <w:delText xml:space="preserve">Wikipedia</w:delText>
        </w:r>
      </w:del>
      <w:del w:id="2886" w:author="PR Preview" w:date="2026-01-01T00:00:00Z">
        <w:r>
          <w:delText xml:space="preserve">,</w:delText>
        </w:r>
      </w:del>
      <w:del w:id="2887" w:author="PR Preview" w:date="2026-01-01T00:00:00Z">
        <w:r>
          <w:delText xml:space="preserve"> </w:delText>
        </w:r>
      </w:del>
      <w:del w:id="2888" w:author="PR Preview" w:date="2026-01-01T00:00:00Z">
        <w:r>
          <w:delText xml:space="preserve">the free encyclopedia.”</w:delText>
        </w:r>
      </w:del>
      <w:del w:id="2889" w:author="PR Preview" w:date="2026-01-01T00:00:00Z">
        <w:r>
          <w:delText xml:space="preserve"> </w:delText>
        </w:r>
      </w:del>
      <w:del w:id="2890" w:author="PR Preview" w:date="2026-01-01T00:00:00Z">
        <w:r>
          <w:delText xml:space="preserve">2026. Available:</w:delText>
        </w:r>
      </w:del>
      <w:del w:id="2891" w:author="PR Preview" w:date="2026-01-01T00:00:00Z">
        <w:r>
          <w:delText xml:space="preserve"> </w:delText>
        </w:r>
      </w:del>
      <w:hyperlink r:id="rId855">
        <w:del w:id="2892" w:author="PR Preview" w:date="2026-01-01T00:00:00Z">
          <w:r>
            <w:rPr>
              <w:rStyle w:val="Hyperlink"/>
            </w:rPr>
            <w:delText xml:space="preserve">https://en.wikipedia.org/wiki/Singular_value_decomposition</w:delText>
          </w:r>
        </w:del>
      </w:hyperlink>
    </w:p>
    <w:p>
      <w:pPr>
        <w:pStyle w:val="Bibliography"/>
      </w:pPr>
      <w:del w:id="2893" w:author="PR Preview" w:date="2026-01-01T00:00:00Z">
        <w:r>
          <w:delText xml:space="preserve">[70]</w:delText>
        </w:r>
      </w:del>
      <w:del w:id="2894" w:author="PR Preview" w:date="2026-01-01T00:00:00Z">
        <w:r>
          <w:delText xml:space="preserve"> </w:delText>
        </w:r>
      </w:del>
      <w:del w:id="2895" w:author="PR Preview" w:date="2026-01-01T00:00:00Z">
        <w:r>
          <w:delText xml:space="preserve">	</w:delText>
        </w:r>
      </w:del>
      <w:del w:id="2896" w:author="PR Preview" w:date="2026-01-01T00:00:00Z">
        <w:r>
          <w:delText xml:space="preserve">Wikipedia contributors,</w:delText>
        </w:r>
      </w:del>
      <w:del w:id="2897" w:author="PR Preview" w:date="2026-01-01T00:00:00Z">
        <w:r>
          <w:delText xml:space="preserve"> </w:delText>
        </w:r>
      </w:del>
      <w:del w:id="2898" w:author="PR Preview" w:date="2026-01-01T00:00:00Z">
        <w:r>
          <w:delText xml:space="preserve">“Definite matrix —</w:delText>
        </w:r>
      </w:del>
      <w:del w:id="2899" w:author="PR Preview" w:date="2026-01-01T00:00:00Z">
        <w:r>
          <w:delText xml:space="preserve"> </w:delText>
        </w:r>
      </w:del>
      <w:del w:id="2900" w:author="PR Preview" w:date="2026-01-01T00:00:00Z">
        <w:r>
          <w:delText xml:space="preserve">Wikipedia</w:delText>
        </w:r>
      </w:del>
      <w:del w:id="2901" w:author="PR Preview" w:date="2026-01-01T00:00:00Z">
        <w:r>
          <w:delText xml:space="preserve">,</w:delText>
        </w:r>
      </w:del>
      <w:del w:id="2902" w:author="PR Preview" w:date="2026-01-01T00:00:00Z">
        <w:r>
          <w:delText xml:space="preserve"> </w:delText>
        </w:r>
      </w:del>
      <w:del w:id="2903" w:author="PR Preview" w:date="2026-01-01T00:00:00Z">
        <w:r>
          <w:delText xml:space="preserve">the free encyclopedia.”</w:delText>
        </w:r>
      </w:del>
      <w:del w:id="2904" w:author="PR Preview" w:date="2026-01-01T00:00:00Z">
        <w:r>
          <w:delText xml:space="preserve"> </w:delText>
        </w:r>
      </w:del>
      <w:del w:id="2905" w:author="PR Preview" w:date="2026-01-01T00:00:00Z">
        <w:r>
          <w:delText xml:space="preserve">2026. Available:</w:delText>
        </w:r>
      </w:del>
      <w:del w:id="2906" w:author="PR Preview" w:date="2026-01-01T00:00:00Z">
        <w:r>
          <w:delText xml:space="preserve"> </w:delText>
        </w:r>
      </w:del>
      <w:hyperlink r:id="rId857">
        <w:del w:id="2907" w:author="PR Preview" w:date="2026-01-01T00:00:00Z">
          <w:r>
            <w:rPr>
              <w:rStyle w:val="Hyperlink"/>
            </w:rPr>
            <w:delText xml:space="preserve">https://en.wikipedia.org/wiki/Definite_matrix</w:delText>
          </w:r>
        </w:del>
      </w:hyperlink>
    </w:p>
    <w:p>
      <w:pPr>
        <w:pStyle w:val="Bibliography"/>
      </w:pPr>
      <w:del w:id="2908" w:author="PR Preview" w:date="2026-01-01T00:00:00Z">
        <w:r>
          <w:delText xml:space="preserve">[71]</w:delText>
        </w:r>
      </w:del>
      <w:del w:id="2909" w:author="PR Preview" w:date="2026-01-01T00:00:00Z">
        <w:r>
          <w:delText xml:space="preserve"> </w:delText>
        </w:r>
      </w:del>
      <w:del w:id="2910" w:author="PR Preview" w:date="2026-01-01T00:00:00Z">
        <w:r>
          <w:delText xml:space="preserve">	</w:delText>
        </w:r>
      </w:del>
      <w:del w:id="2911" w:author="PR Preview" w:date="2026-01-01T00:00:00Z">
        <w:r>
          <w:delText xml:space="preserve">Wikipedia contributors,</w:delText>
        </w:r>
      </w:del>
      <w:del w:id="2912" w:author="PR Preview" w:date="2026-01-01T00:00:00Z">
        <w:r>
          <w:delText xml:space="preserve"> </w:delText>
        </w:r>
      </w:del>
      <w:del w:id="2913" w:author="PR Preview" w:date="2026-01-01T00:00:00Z">
        <w:r>
          <w:delText xml:space="preserve">“Paraboloid —</w:delText>
        </w:r>
      </w:del>
      <w:del w:id="2914" w:author="PR Preview" w:date="2026-01-01T00:00:00Z">
        <w:r>
          <w:delText xml:space="preserve"> </w:delText>
        </w:r>
      </w:del>
      <w:del w:id="2915" w:author="PR Preview" w:date="2026-01-01T00:00:00Z">
        <w:r>
          <w:delText xml:space="preserve">Wikipedia</w:delText>
        </w:r>
      </w:del>
      <w:del w:id="2916" w:author="PR Preview" w:date="2026-01-01T00:00:00Z">
        <w:r>
          <w:delText xml:space="preserve">,</w:delText>
        </w:r>
      </w:del>
      <w:del w:id="2917" w:author="PR Preview" w:date="2026-01-01T00:00:00Z">
        <w:r>
          <w:delText xml:space="preserve"> </w:delText>
        </w:r>
      </w:del>
      <w:del w:id="2918" w:author="PR Preview" w:date="2026-01-01T00:00:00Z">
        <w:r>
          <w:delText xml:space="preserve">the free encyclopedia.”</w:delText>
        </w:r>
      </w:del>
      <w:del w:id="2919" w:author="PR Preview" w:date="2026-01-01T00:00:00Z">
        <w:r>
          <w:delText xml:space="preserve"> </w:delText>
        </w:r>
      </w:del>
      <w:del w:id="2920" w:author="PR Preview" w:date="2026-01-01T00:00:00Z">
        <w:r>
          <w:delText xml:space="preserve">2026. Available:</w:delText>
        </w:r>
      </w:del>
      <w:del w:id="2921" w:author="PR Preview" w:date="2026-01-01T00:00:00Z">
        <w:r>
          <w:delText xml:space="preserve"> </w:delText>
        </w:r>
      </w:del>
      <w:hyperlink r:id="rId859">
        <w:del w:id="2922" w:author="PR Preview" w:date="2026-01-01T00:00:00Z">
          <w:r>
            <w:rPr>
              <w:rStyle w:val="Hyperlink"/>
            </w:rPr>
            <w:delText xml:space="preserve">https://en.wikipedia.org/wiki/Paraboloid</w:delText>
          </w:r>
        </w:del>
      </w:hyperlink>
    </w:p>
    <w:p>
      <w:pPr>
        <w:pStyle w:val="Bibliography"/>
      </w:pPr>
      <w:del w:id="2923" w:author="PR Preview" w:date="2026-01-01T00:00:00Z">
        <w:r>
          <w:delText xml:space="preserve">[72]</w:delText>
        </w:r>
      </w:del>
      <w:del w:id="2924" w:author="PR Preview" w:date="2026-01-01T00:00:00Z">
        <w:r>
          <w:delText xml:space="preserve"> </w:delText>
        </w:r>
      </w:del>
      <w:del w:id="2925" w:author="PR Preview" w:date="2026-01-01T00:00:00Z">
        <w:r>
          <w:delText xml:space="preserve">	</w:delText>
        </w:r>
      </w:del>
      <w:del w:id="2926" w:author="PR Preview" w:date="2026-01-01T00:00:00Z">
        <w:r>
          <w:delText xml:space="preserve">Wikipedia contributors,</w:delText>
        </w:r>
      </w:del>
      <w:del w:id="2927" w:author="PR Preview" w:date="2026-01-01T00:00:00Z">
        <w:r>
          <w:delText xml:space="preserve"> </w:delText>
        </w:r>
      </w:del>
      <w:del w:id="2928" w:author="PR Preview" w:date="2026-01-01T00:00:00Z">
        <w:r>
          <w:delText xml:space="preserve">“Determinant —</w:delText>
        </w:r>
      </w:del>
      <w:del w:id="2929" w:author="PR Preview" w:date="2026-01-01T00:00:00Z">
        <w:r>
          <w:delText xml:space="preserve"> </w:delText>
        </w:r>
      </w:del>
      <w:del w:id="2930" w:author="PR Preview" w:date="2026-01-01T00:00:00Z">
        <w:r>
          <w:delText xml:space="preserve">Wikipedia</w:delText>
        </w:r>
      </w:del>
      <w:del w:id="2931" w:author="PR Preview" w:date="2026-01-01T00:00:00Z">
        <w:r>
          <w:delText xml:space="preserve">,</w:delText>
        </w:r>
      </w:del>
      <w:del w:id="2932" w:author="PR Preview" w:date="2026-01-01T00:00:00Z">
        <w:r>
          <w:delText xml:space="preserve"> </w:delText>
        </w:r>
      </w:del>
      <w:del w:id="2933" w:author="PR Preview" w:date="2026-01-01T00:00:00Z">
        <w:r>
          <w:delText xml:space="preserve">the free encyclopedia.”</w:delText>
        </w:r>
      </w:del>
      <w:del w:id="2934" w:author="PR Preview" w:date="2026-01-01T00:00:00Z">
        <w:r>
          <w:delText xml:space="preserve"> </w:delText>
        </w:r>
      </w:del>
      <w:del w:id="2935" w:author="PR Preview" w:date="2026-01-01T00:00:00Z">
        <w:r>
          <w:delText xml:space="preserve">2026. Available:</w:delText>
        </w:r>
      </w:del>
      <w:del w:id="2936" w:author="PR Preview" w:date="2026-01-01T00:00:00Z">
        <w:r>
          <w:delText xml:space="preserve"> </w:delText>
        </w:r>
      </w:del>
      <w:hyperlink r:id="rId861">
        <w:del w:id="2937" w:author="PR Preview" w:date="2026-01-01T00:00:00Z">
          <w:r>
            <w:rPr>
              <w:rStyle w:val="Hyperlink"/>
            </w:rPr>
            <w:delText xml:space="preserve">https://en.wikipedia.org/wiki/Determinant</w:delText>
          </w:r>
        </w:del>
      </w:hyperlink>
    </w:p>
    <w:p>
      <w:pPr>
        <w:pStyle w:val="Bibliography"/>
      </w:pPr>
      <w:del w:id="2938" w:author="PR Preview" w:date="2026-01-01T00:00:00Z">
        <w:r>
          <w:delText xml:space="preserve">[73]</w:delText>
        </w:r>
      </w:del>
      <w:del w:id="2939" w:author="PR Preview" w:date="2026-01-01T00:00:00Z">
        <w:r>
          <w:delText xml:space="preserve"> </w:delText>
        </w:r>
      </w:del>
      <w:del w:id="2940" w:author="PR Preview" w:date="2026-01-01T00:00:00Z">
        <w:r>
          <w:delText xml:space="preserve">	</w:delText>
        </w:r>
      </w:del>
      <w:del w:id="2941" w:author="PR Preview" w:date="2026-01-01T00:00:00Z">
        <w:r>
          <w:delText xml:space="preserve">Wikipedia contributors,</w:delText>
        </w:r>
      </w:del>
      <w:del w:id="2942" w:author="PR Preview" w:date="2026-01-01T00:00:00Z">
        <w:r>
          <w:delText xml:space="preserve"> </w:delText>
        </w:r>
      </w:del>
      <w:del w:id="2943" w:author="PR Preview" w:date="2026-01-01T00:00:00Z">
        <w:r>
          <w:delText xml:space="preserve">“Design matrix —</w:delText>
        </w:r>
      </w:del>
      <w:del w:id="2944" w:author="PR Preview" w:date="2026-01-01T00:00:00Z">
        <w:r>
          <w:delText xml:space="preserve"> </w:delText>
        </w:r>
      </w:del>
      <w:del w:id="2945" w:author="PR Preview" w:date="2026-01-01T00:00:00Z">
        <w:r>
          <w:delText xml:space="preserve">Wikipedia</w:delText>
        </w:r>
      </w:del>
      <w:del w:id="2946" w:author="PR Preview" w:date="2026-01-01T00:00:00Z">
        <w:r>
          <w:delText xml:space="preserve">,</w:delText>
        </w:r>
      </w:del>
      <w:del w:id="2947" w:author="PR Preview" w:date="2026-01-01T00:00:00Z">
        <w:r>
          <w:delText xml:space="preserve"> </w:delText>
        </w:r>
      </w:del>
      <w:del w:id="2948" w:author="PR Preview" w:date="2026-01-01T00:00:00Z">
        <w:r>
          <w:delText xml:space="preserve">the free encyclopedia.”</w:delText>
        </w:r>
      </w:del>
      <w:del w:id="2949" w:author="PR Preview" w:date="2026-01-01T00:00:00Z">
        <w:r>
          <w:delText xml:space="preserve"> </w:delText>
        </w:r>
      </w:del>
      <w:del w:id="2950" w:author="PR Preview" w:date="2026-01-01T00:00:00Z">
        <w:r>
          <w:delText xml:space="preserve">2026. Available:</w:delText>
        </w:r>
      </w:del>
      <w:del w:id="2951" w:author="PR Preview" w:date="2026-01-01T00:00:00Z">
        <w:r>
          <w:delText xml:space="preserve"> </w:delText>
        </w:r>
      </w:del>
      <w:hyperlink r:id="rId863">
        <w:del w:id="2952" w:author="PR Preview" w:date="2026-01-01T00:00:00Z">
          <w:r>
            <w:rPr>
              <w:rStyle w:val="Hyperlink"/>
            </w:rPr>
            <w:delText xml:space="preserve">https://en.wikipedia.org/wiki/Design_matrix</w:delText>
          </w:r>
        </w:del>
      </w:hyperlink>
    </w:p>
    <w:p>
      <w:pPr>
        <w:pStyle w:val="Bibliography"/>
      </w:pPr>
      <w:del w:id="2953" w:author="PR Preview" w:date="2026-01-01T00:00:00Z">
        <w:r>
          <w:delText xml:space="preserve">[74]</w:delText>
        </w:r>
      </w:del>
      <w:del w:id="2954" w:author="PR Preview" w:date="2026-01-01T00:00:00Z">
        <w:r>
          <w:delText xml:space="preserve"> </w:delText>
        </w:r>
      </w:del>
      <w:del w:id="2955" w:author="PR Preview" w:date="2026-01-01T00:00:00Z">
        <w:r>
          <w:delText xml:space="preserve">	</w:delText>
        </w:r>
      </w:del>
      <w:del w:id="2956" w:author="PR Preview" w:date="2026-01-01T00:00:00Z">
        <w:r>
          <w:delText xml:space="preserve">Wikipedia contributors,</w:delText>
        </w:r>
      </w:del>
      <w:del w:id="2957" w:author="PR Preview" w:date="2026-01-01T00:00:00Z">
        <w:r>
          <w:delText xml:space="preserve"> </w:delText>
        </w:r>
      </w:del>
      <w:del w:id="2958" w:author="PR Preview" w:date="2026-01-01T00:00:00Z">
        <w:r>
          <w:delText xml:space="preserve">“Projection matrix —</w:delText>
        </w:r>
      </w:del>
      <w:del w:id="2959" w:author="PR Preview" w:date="2026-01-01T00:00:00Z">
        <w:r>
          <w:delText xml:space="preserve"> </w:delText>
        </w:r>
      </w:del>
      <w:del w:id="2960" w:author="PR Preview" w:date="2026-01-01T00:00:00Z">
        <w:r>
          <w:delText xml:space="preserve">Wikipedia</w:delText>
        </w:r>
      </w:del>
      <w:del w:id="2961" w:author="PR Preview" w:date="2026-01-01T00:00:00Z">
        <w:r>
          <w:delText xml:space="preserve">,</w:delText>
        </w:r>
      </w:del>
      <w:del w:id="2962" w:author="PR Preview" w:date="2026-01-01T00:00:00Z">
        <w:r>
          <w:delText xml:space="preserve"> </w:delText>
        </w:r>
      </w:del>
      <w:del w:id="2963" w:author="PR Preview" w:date="2026-01-01T00:00:00Z">
        <w:r>
          <w:delText xml:space="preserve">the free encyclopedia.”</w:delText>
        </w:r>
      </w:del>
      <w:del w:id="2964" w:author="PR Preview" w:date="2026-01-01T00:00:00Z">
        <w:r>
          <w:delText xml:space="preserve"> </w:delText>
        </w:r>
      </w:del>
      <w:del w:id="2965" w:author="PR Preview" w:date="2026-01-01T00:00:00Z">
        <w:r>
          <w:delText xml:space="preserve">2026. Available:</w:delText>
        </w:r>
      </w:del>
      <w:del w:id="2966" w:author="PR Preview" w:date="2026-01-01T00:00:00Z">
        <w:r>
          <w:delText xml:space="preserve"> </w:delText>
        </w:r>
      </w:del>
      <w:hyperlink r:id="rId865">
        <w:del w:id="2967" w:author="PR Preview" w:date="2026-01-01T00:00:00Z">
          <w:r>
            <w:rPr>
              <w:rStyle w:val="Hyperlink"/>
            </w:rPr>
            <w:delText xml:space="preserve">https://en.wikipedia.org/wiki/Projection_matrix</w:delText>
          </w:r>
        </w:del>
      </w:hyperlink>
    </w:p>
    <w:p>
      <w:pPr>
        <w:pStyle w:val="Bibliography"/>
      </w:pPr>
      <w:del w:id="2968" w:author="PR Preview" w:date="2026-01-01T00:00:00Z">
        <w:r>
          <w:delText xml:space="preserve">[75]</w:delText>
        </w:r>
      </w:del>
      <w:del w:id="2969" w:author="PR Preview" w:date="2026-01-01T00:00:00Z">
        <w:r>
          <w:delText xml:space="preserve"> </w:delText>
        </w:r>
      </w:del>
      <w:del w:id="2970" w:author="PR Preview" w:date="2026-01-01T00:00:00Z">
        <w:r>
          <w:delText xml:space="preserve">	</w:delText>
        </w:r>
      </w:del>
      <w:del w:id="2971" w:author="PR Preview" w:date="2026-01-01T00:00:00Z">
        <w:r>
          <w:delText xml:space="preserve">H. Zhou,</w:delText>
        </w:r>
      </w:del>
      <w:del w:id="2972" w:author="PR Preview" w:date="2026-01-01T00:00:00Z">
        <w:r>
          <w:delText xml:space="preserve"> </w:delText>
        </w:r>
      </w:del>
      <w:del w:id="2973" w:author="PR Preview" w:date="2026-01-01T00:00:00Z">
        <w:r>
          <w:delText xml:space="preserve">“Linear equations and matrix inverses.”</w:delText>
        </w:r>
      </w:del>
      <w:del w:id="2974" w:author="PR Preview" w:date="2026-01-01T00:00:00Z">
        <w:r>
          <w:delText xml:space="preserve"> </w:delText>
        </w:r>
      </w:del>
      <w:del w:id="2975" w:author="PR Preview" w:date="2026-01-01T00:00:00Z">
        <w:r>
          <w:delText xml:space="preserve">Lecture notes for Biostat 216, Mathematical Methods for Biostatistics, University of California, Los Angeles, 2024. Accessed: Oct. 05, 2026. [Online]. Available:</w:delText>
        </w:r>
      </w:del>
      <w:del w:id="2976" w:author="PR Preview" w:date="2026-01-01T00:00:00Z">
        <w:r>
          <w:delText xml:space="preserve"> </w:delText>
        </w:r>
      </w:del>
      <w:hyperlink r:id="rId867">
        <w:del w:id="2977" w:author="PR Preview" w:date="2026-01-01T00:00:00Z">
          <w:r>
            <w:rPr>
              <w:rStyle w:val="Hyperlink"/>
            </w:rPr>
            <w:delText xml:space="preserve">https://ucla-biostat-216.github.io/2024fall/slides/07-matinv/07-matinv.html</w:delText>
          </w:r>
        </w:del>
      </w:hyperlink>
    </w:p>
    <w:p>
      <w:pPr>
        <w:pStyle w:val="Bibliography"/>
      </w:pPr>
      <w:del w:id="2978" w:author="PR Preview" w:date="2026-01-01T00:00:00Z">
        <w:r>
          <w:delText xml:space="preserve">[76]</w:delText>
        </w:r>
      </w:del>
      <w:del w:id="2979" w:author="PR Preview" w:date="2026-01-01T00:00:00Z">
        <w:r>
          <w:delText xml:space="preserve"> </w:delText>
        </w:r>
      </w:del>
      <w:del w:id="2980" w:author="PR Preview" w:date="2026-01-01T00:00:00Z">
        <w:r>
          <w:delText xml:space="preserve">	</w:delText>
        </w:r>
      </w:del>
      <w:del w:id="2981" w:author="PR Preview" w:date="2026-01-01T00:00:00Z">
        <w:r>
          <w:delText xml:space="preserve">Wikipedia contributors,</w:delText>
        </w:r>
      </w:del>
      <w:del w:id="2982" w:author="PR Preview" w:date="2026-01-01T00:00:00Z">
        <w:r>
          <w:delText xml:space="preserve"> </w:delText>
        </w:r>
      </w:del>
      <w:del w:id="2983" w:author="PR Preview" w:date="2026-01-01T00:00:00Z">
        <w:r>
          <w:delText xml:space="preserve">“Generalized inverse —</w:delText>
        </w:r>
      </w:del>
      <w:del w:id="2984" w:author="PR Preview" w:date="2026-01-01T00:00:00Z">
        <w:r>
          <w:delText xml:space="preserve"> </w:delText>
        </w:r>
      </w:del>
      <w:del w:id="2985" w:author="PR Preview" w:date="2026-01-01T00:00:00Z">
        <w:r>
          <w:delText xml:space="preserve">Wikipedia</w:delText>
        </w:r>
      </w:del>
      <w:del w:id="2986" w:author="PR Preview" w:date="2026-01-01T00:00:00Z">
        <w:r>
          <w:delText xml:space="preserve">,</w:delText>
        </w:r>
      </w:del>
      <w:del w:id="2987" w:author="PR Preview" w:date="2026-01-01T00:00:00Z">
        <w:r>
          <w:delText xml:space="preserve"> </w:delText>
        </w:r>
      </w:del>
      <w:del w:id="2988" w:author="PR Preview" w:date="2026-01-01T00:00:00Z">
        <w:r>
          <w:delText xml:space="preserve">the free encyclopedia.”</w:delText>
        </w:r>
      </w:del>
      <w:del w:id="2989" w:author="PR Preview" w:date="2026-01-01T00:00:00Z">
        <w:r>
          <w:delText xml:space="preserve"> </w:delText>
        </w:r>
      </w:del>
      <w:del w:id="2990" w:author="PR Preview" w:date="2026-01-01T00:00:00Z">
        <w:r>
          <w:delText xml:space="preserve">2026. Available:</w:delText>
        </w:r>
      </w:del>
      <w:del w:id="2991" w:author="PR Preview" w:date="2026-01-01T00:00:00Z">
        <w:r>
          <w:delText xml:space="preserve"> </w:delText>
        </w:r>
      </w:del>
      <w:hyperlink r:id="rId869">
        <w:del w:id="2992" w:author="PR Preview" w:date="2026-01-01T00:00:00Z">
          <w:r>
            <w:rPr>
              <w:rStyle w:val="Hyperlink"/>
            </w:rPr>
            <w:delText xml:space="preserve">https://en.wikipedia.org/wiki/Generalized_inverse</w:delText>
          </w:r>
        </w:del>
      </w:hyperlink>
    </w:p>
    <w:p>
      <w:pPr>
        <w:pStyle w:val="Bibliography"/>
      </w:pPr>
      <w:del w:id="2993" w:author="PR Preview" w:date="2026-01-01T00:00:00Z">
        <w:r>
          <w:delText xml:space="preserve">[77]</w:delText>
        </w:r>
      </w:del>
      <w:del w:id="2994" w:author="PR Preview" w:date="2026-01-01T00:00:00Z">
        <w:r>
          <w:delText xml:space="preserve"> </w:delText>
        </w:r>
      </w:del>
      <w:del w:id="2995" w:author="PR Preview" w:date="2026-01-01T00:00:00Z">
        <w:r>
          <w:delText xml:space="preserve">	</w:delText>
        </w:r>
      </w:del>
      <w:del w:id="2996" w:author="PR Preview" w:date="2026-01-01T00:00:00Z">
        <w:r>
          <w:delText xml:space="preserve">Wikipedia contributors,</w:delText>
        </w:r>
      </w:del>
      <w:del w:id="2997" w:author="PR Preview" w:date="2026-01-01T00:00:00Z">
        <w:r>
          <w:delText xml:space="preserve"> </w:delText>
        </w:r>
      </w:del>
      <w:del w:id="2998" w:author="PR Preview" w:date="2026-01-01T00:00:00Z">
        <w:r>
          <w:delText xml:space="preserve">“Moore–penrose inverse —</w:delText>
        </w:r>
      </w:del>
      <w:del w:id="2999" w:author="PR Preview" w:date="2026-01-01T00:00:00Z">
        <w:r>
          <w:delText xml:space="preserve"> </w:delText>
        </w:r>
      </w:del>
      <w:del w:id="3000" w:author="PR Preview" w:date="2026-01-01T00:00:00Z">
        <w:r>
          <w:delText xml:space="preserve">Wikipedia</w:delText>
        </w:r>
      </w:del>
      <w:del w:id="3001" w:author="PR Preview" w:date="2026-01-01T00:00:00Z">
        <w:r>
          <w:delText xml:space="preserve">,</w:delText>
        </w:r>
      </w:del>
      <w:del w:id="3002" w:author="PR Preview" w:date="2026-01-01T00:00:00Z">
        <w:r>
          <w:delText xml:space="preserve"> </w:delText>
        </w:r>
      </w:del>
      <w:del w:id="3003" w:author="PR Preview" w:date="2026-01-01T00:00:00Z">
        <w:r>
          <w:delText xml:space="preserve">the free encyclopedia.”</w:delText>
        </w:r>
      </w:del>
      <w:del w:id="3004" w:author="PR Preview" w:date="2026-01-01T00:00:00Z">
        <w:r>
          <w:delText xml:space="preserve"> </w:delText>
        </w:r>
      </w:del>
      <w:del w:id="3005" w:author="PR Preview" w:date="2026-01-01T00:00:00Z">
        <w:r>
          <w:delText xml:space="preserve">2026. Available:</w:delText>
        </w:r>
      </w:del>
      <w:del w:id="3006" w:author="PR Preview" w:date="2026-01-01T00:00:00Z">
        <w:r>
          <w:delText xml:space="preserve"> </w:delText>
        </w:r>
      </w:del>
      <w:hyperlink r:id="rId871">
        <w:del w:id="3007" w:author="PR Preview" w:date="2026-01-01T00:00:00Z">
          <w:r>
            <w:rPr>
              <w:rStyle w:val="Hyperlink"/>
            </w:rPr>
            <w:delText xml:space="preserve">https://en.wikipedia.org/wiki/Moore%E2%80%93Penrose_inverse</w:delText>
          </w:r>
        </w:del>
      </w:hyperlink>
    </w:p>
    <w:p>
      <w:pPr>
        <w:pStyle w:val="Bibliography"/>
      </w:pPr>
      <w:del w:id="3008" w:author="PR Preview" w:date="2026-01-01T00:00:00Z">
        <w:r>
          <w:delText xml:space="preserve">[78]</w:delText>
        </w:r>
      </w:del>
      <w:del w:id="3009" w:author="PR Preview" w:date="2026-01-01T00:00:00Z">
        <w:r>
          <w:delText xml:space="preserve"> </w:delText>
        </w:r>
      </w:del>
      <w:del w:id="3010" w:author="PR Preview" w:date="2026-01-01T00:00:00Z">
        <w:r>
          <w:delText xml:space="preserve">	</w:delText>
        </w:r>
      </w:del>
      <w:del w:id="3011" w:author="PR Preview" w:date="2026-01-01T00:00:00Z">
        <w:r>
          <w:delText xml:space="preserve">Wikipedia contributors,</w:delText>
        </w:r>
      </w:del>
      <w:del w:id="3012" w:author="PR Preview" w:date="2026-01-01T00:00:00Z">
        <w:r>
          <w:delText xml:space="preserve"> </w:delText>
        </w:r>
      </w:del>
      <w:del w:id="3013" w:author="PR Preview" w:date="2026-01-01T00:00:00Z">
        <w:r>
          <w:delText xml:space="preserve">“Consistent and inconsistent equations —</w:delText>
        </w:r>
      </w:del>
      <w:del w:id="3014" w:author="PR Preview" w:date="2026-01-01T00:00:00Z">
        <w:r>
          <w:delText xml:space="preserve"> </w:delText>
        </w:r>
      </w:del>
      <w:del w:id="3015" w:author="PR Preview" w:date="2026-01-01T00:00:00Z">
        <w:r>
          <w:delText xml:space="preserve">Wikipedia</w:delText>
        </w:r>
      </w:del>
      <w:del w:id="3016" w:author="PR Preview" w:date="2026-01-01T00:00:00Z">
        <w:r>
          <w:delText xml:space="preserve">,</w:delText>
        </w:r>
      </w:del>
      <w:del w:id="3017" w:author="PR Preview" w:date="2026-01-01T00:00:00Z">
        <w:r>
          <w:delText xml:space="preserve"> </w:delText>
        </w:r>
      </w:del>
      <w:del w:id="3018" w:author="PR Preview" w:date="2026-01-01T00:00:00Z">
        <w:r>
          <w:delText xml:space="preserve">the free encyclopedia.”</w:delText>
        </w:r>
      </w:del>
      <w:del w:id="3019" w:author="PR Preview" w:date="2026-01-01T00:00:00Z">
        <w:r>
          <w:delText xml:space="preserve"> </w:delText>
        </w:r>
      </w:del>
      <w:del w:id="3020" w:author="PR Preview" w:date="2026-01-01T00:00:00Z">
        <w:r>
          <w:delText xml:space="preserve">2026. Available:</w:delText>
        </w:r>
      </w:del>
      <w:del w:id="3021" w:author="PR Preview" w:date="2026-01-01T00:00:00Z">
        <w:r>
          <w:delText xml:space="preserve"> </w:delText>
        </w:r>
      </w:del>
      <w:hyperlink r:id="rId873">
        <w:del w:id="3022" w:author="PR Preview" w:date="2026-01-01T00:00:00Z">
          <w:r>
            <w:rPr>
              <w:rStyle w:val="Hyperlink"/>
            </w:rPr>
            <w:delText xml:space="preserve">https://en.wikipedia.org/wiki/Consistent_and_inconsistent_equations</w:delText>
          </w:r>
        </w:del>
      </w:hyperlink>
    </w:p>
    <w:p>
      <w:pPr>
        <w:pStyle w:val="Bibliography"/>
      </w:pPr>
      <w:del w:id="3023" w:author="PR Preview" w:date="2026-01-01T00:00:00Z">
        <w:r>
          <w:delText xml:space="preserve">[79]</w:delText>
        </w:r>
      </w:del>
      <w:del w:id="3024" w:author="PR Preview" w:date="2026-01-01T00:00:00Z">
        <w:r>
          <w:delText xml:space="preserve"> </w:delText>
        </w:r>
      </w:del>
      <w:del w:id="3025" w:author="PR Preview" w:date="2026-01-01T00:00:00Z">
        <w:r>
          <w:delText xml:space="preserve">	</w:delText>
        </w:r>
      </w:del>
      <w:del w:id="3026" w:author="PR Preview" w:date="2026-01-01T00:00:00Z">
        <w:r>
          <w:delText xml:space="preserve">H. Zhou,</w:delText>
        </w:r>
      </w:del>
      <w:del w:id="3027" w:author="PR Preview" w:date="2026-01-01T00:00:00Z">
        <w:r>
          <w:delText xml:space="preserve"> </w:delText>
        </w:r>
      </w:del>
      <w:del w:id="3028" w:author="PR Preview" w:date="2026-01-01T00:00:00Z">
        <w:r>
          <w:delText xml:space="preserve">“Least squares.”</w:delText>
        </w:r>
      </w:del>
      <w:del w:id="3029" w:author="PR Preview" w:date="2026-01-01T00:00:00Z">
        <w:r>
          <w:delText xml:space="preserve"> </w:delText>
        </w:r>
      </w:del>
      <w:del w:id="3030" w:author="PR Preview" w:date="2026-01-01T00:00:00Z">
        <w:r>
          <w:delText xml:space="preserve">Lecture notes for Biostat 216, Mathematical Methods for Biostatistics, University of California, Los Angeles, 2024. Accessed: Oct. 05, 2026. [Online]. Available:</w:delText>
        </w:r>
      </w:del>
      <w:del w:id="3031" w:author="PR Preview" w:date="2026-01-01T00:00:00Z">
        <w:r>
          <w:delText xml:space="preserve"> </w:delText>
        </w:r>
      </w:del>
      <w:hyperlink r:id="rId875">
        <w:del w:id="3032" w:author="PR Preview" w:date="2026-01-01T00:00:00Z">
          <w:r>
            <w:rPr>
              <w:rStyle w:val="Hyperlink"/>
            </w:rPr>
            <w:delText xml:space="preserve">https://ucla-biostat-216.github.io/2024fall/slides/08-ls/08-ls.html</w:delText>
          </w:r>
        </w:del>
      </w:hyperlink>
    </w:p>
    <w:p>
      <w:pPr>
        <w:pStyle w:val="Bibliography"/>
      </w:pPr>
      <w:del w:id="3033" w:author="PR Preview" w:date="2026-01-01T00:00:00Z">
        <w:r>
          <w:delText xml:space="preserve">[80]</w:delText>
        </w:r>
      </w:del>
      <w:del w:id="3034" w:author="PR Preview" w:date="2026-01-01T00:00:00Z">
        <w:r>
          <w:delText xml:space="preserve"> </w:delText>
        </w:r>
      </w:del>
      <w:del w:id="3035" w:author="PR Preview" w:date="2026-01-01T00:00:00Z">
        <w:r>
          <w:delText xml:space="preserve">	</w:delText>
        </w:r>
      </w:del>
      <w:del w:id="3036" w:author="PR Preview" w:date="2026-01-01T00:00:00Z">
        <w:r>
          <w:delText xml:space="preserve">Wikipedia contributors,</w:delText>
        </w:r>
      </w:del>
      <w:del w:id="3037" w:author="PR Preview" w:date="2026-01-01T00:00:00Z">
        <w:r>
          <w:delText xml:space="preserve"> </w:delText>
        </w:r>
      </w:del>
      <w:del w:id="3038" w:author="PR Preview" w:date="2026-01-01T00:00:00Z">
        <w:r>
          <w:delText xml:space="preserve">“Triangular matrix —</w:delText>
        </w:r>
      </w:del>
      <w:del w:id="3039" w:author="PR Preview" w:date="2026-01-01T00:00:00Z">
        <w:r>
          <w:delText xml:space="preserve"> </w:delText>
        </w:r>
      </w:del>
      <w:del w:id="3040" w:author="PR Preview" w:date="2026-01-01T00:00:00Z">
        <w:r>
          <w:delText xml:space="preserve">Wikipedia</w:delText>
        </w:r>
      </w:del>
      <w:del w:id="3041" w:author="PR Preview" w:date="2026-01-01T00:00:00Z">
        <w:r>
          <w:delText xml:space="preserve">,</w:delText>
        </w:r>
      </w:del>
      <w:del w:id="3042" w:author="PR Preview" w:date="2026-01-01T00:00:00Z">
        <w:r>
          <w:delText xml:space="preserve"> </w:delText>
        </w:r>
      </w:del>
      <w:del w:id="3043" w:author="PR Preview" w:date="2026-01-01T00:00:00Z">
        <w:r>
          <w:delText xml:space="preserve">the free encyclopedia.”</w:delText>
        </w:r>
      </w:del>
      <w:del w:id="3044" w:author="PR Preview" w:date="2026-01-01T00:00:00Z">
        <w:r>
          <w:delText xml:space="preserve"> </w:delText>
        </w:r>
      </w:del>
      <w:del w:id="3045" w:author="PR Preview" w:date="2026-01-01T00:00:00Z">
        <w:r>
          <w:delText xml:space="preserve">2026. Available:</w:delText>
        </w:r>
      </w:del>
      <w:del w:id="3046" w:author="PR Preview" w:date="2026-01-01T00:00:00Z">
        <w:r>
          <w:delText xml:space="preserve"> </w:delText>
        </w:r>
      </w:del>
      <w:hyperlink r:id="rId877">
        <w:del w:id="3047" w:author="PR Preview" w:date="2026-01-01T00:00:00Z">
          <w:r>
            <w:rPr>
              <w:rStyle w:val="Hyperlink"/>
            </w:rPr>
            <w:delText xml:space="preserve">https://en.wikipedia.org/wiki/Triangular_matrix</w:delText>
          </w:r>
        </w:del>
      </w:hyperlink>
    </w:p>
    <w:p>
      <w:pPr>
        <w:pStyle w:val="Bibliography"/>
      </w:pPr>
      <w:del w:id="3048" w:author="PR Preview" w:date="2026-01-01T00:00:00Z">
        <w:r>
          <w:delText xml:space="preserve">[81]</w:delText>
        </w:r>
      </w:del>
      <w:del w:id="3049" w:author="PR Preview" w:date="2026-01-01T00:00:00Z">
        <w:r>
          <w:delText xml:space="preserve"> </w:delText>
        </w:r>
      </w:del>
      <w:del w:id="3050" w:author="PR Preview" w:date="2026-01-01T00:00:00Z">
        <w:r>
          <w:delText xml:space="preserve">	</w:delText>
        </w:r>
      </w:del>
      <w:del w:id="3051" w:author="PR Preview" w:date="2026-01-01T00:00:00Z">
        <w:r>
          <w:delText xml:space="preserve">Wikipedia contributors,</w:delText>
        </w:r>
      </w:del>
      <w:del w:id="3052" w:author="PR Preview" w:date="2026-01-01T00:00:00Z">
        <w:r>
          <w:delText xml:space="preserve"> </w:delText>
        </w:r>
      </w:del>
      <w:del w:id="3053" w:author="PR Preview" w:date="2026-01-01T00:00:00Z">
        <w:r>
          <w:delText xml:space="preserve">“Least squares —</w:delText>
        </w:r>
      </w:del>
      <w:del w:id="3054" w:author="PR Preview" w:date="2026-01-01T00:00:00Z">
        <w:r>
          <w:delText xml:space="preserve"> </w:delText>
        </w:r>
      </w:del>
      <w:del w:id="3055" w:author="PR Preview" w:date="2026-01-01T00:00:00Z">
        <w:r>
          <w:delText xml:space="preserve">Wikipedia</w:delText>
        </w:r>
      </w:del>
      <w:del w:id="3056" w:author="PR Preview" w:date="2026-01-01T00:00:00Z">
        <w:r>
          <w:delText xml:space="preserve">,</w:delText>
        </w:r>
      </w:del>
      <w:del w:id="3057" w:author="PR Preview" w:date="2026-01-01T00:00:00Z">
        <w:r>
          <w:delText xml:space="preserve"> </w:delText>
        </w:r>
      </w:del>
      <w:del w:id="3058" w:author="PR Preview" w:date="2026-01-01T00:00:00Z">
        <w:r>
          <w:delText xml:space="preserve">the free encyclopedia.”</w:delText>
        </w:r>
      </w:del>
      <w:del w:id="3059" w:author="PR Preview" w:date="2026-01-01T00:00:00Z">
        <w:r>
          <w:delText xml:space="preserve"> </w:delText>
        </w:r>
      </w:del>
      <w:del w:id="3060" w:author="PR Preview" w:date="2026-01-01T00:00:00Z">
        <w:r>
          <w:delText xml:space="preserve">2026. Available:</w:delText>
        </w:r>
      </w:del>
      <w:del w:id="3061" w:author="PR Preview" w:date="2026-01-01T00:00:00Z">
        <w:r>
          <w:delText xml:space="preserve"> </w:delText>
        </w:r>
      </w:del>
      <w:hyperlink r:id="rId879">
        <w:del w:id="3062" w:author="PR Preview" w:date="2026-01-01T00:00:00Z">
          <w:r>
            <w:rPr>
              <w:rStyle w:val="Hyperlink"/>
            </w:rPr>
            <w:delText xml:space="preserve">https://en.wikipedia.org/wiki/Least_squares</w:delText>
          </w:r>
        </w:del>
      </w:hyperlink>
    </w:p>
    <w:p>
      <w:pPr>
        <w:pStyle w:val="Bibliography"/>
      </w:pPr>
      <w:del w:id="3063" w:author="PR Preview" w:date="2026-01-01T00:00:00Z">
        <w:r>
          <w:delText xml:space="preserve">[82]</w:delText>
        </w:r>
      </w:del>
      <w:del w:id="3064" w:author="PR Preview" w:date="2026-01-01T00:00:00Z">
        <w:r>
          <w:delText xml:space="preserve"> </w:delText>
        </w:r>
      </w:del>
      <w:del w:id="3065" w:author="PR Preview" w:date="2026-01-01T00:00:00Z">
        <w:r>
          <w:delText xml:space="preserve">	</w:delText>
        </w:r>
      </w:del>
      <w:del w:id="3066" w:author="PR Preview" w:date="2026-01-01T00:00:00Z">
        <w:r>
          <w:delText xml:space="preserve">Wikipedia contributors,</w:delText>
        </w:r>
      </w:del>
      <w:del w:id="3067" w:author="PR Preview" w:date="2026-01-01T00:00:00Z">
        <w:r>
          <w:delText xml:space="preserve"> </w:delText>
        </w:r>
      </w:del>
      <w:del w:id="3068" w:author="PR Preview" w:date="2026-01-01T00:00:00Z">
        <w:r>
          <w:delText xml:space="preserve">“Normal equations —</w:delText>
        </w:r>
      </w:del>
      <w:del w:id="3069" w:author="PR Preview" w:date="2026-01-01T00:00:00Z">
        <w:r>
          <w:delText xml:space="preserve"> </w:delText>
        </w:r>
      </w:del>
      <w:del w:id="3070" w:author="PR Preview" w:date="2026-01-01T00:00:00Z">
        <w:r>
          <w:delText xml:space="preserve">Wikipedia</w:delText>
        </w:r>
      </w:del>
      <w:del w:id="3071" w:author="PR Preview" w:date="2026-01-01T00:00:00Z">
        <w:r>
          <w:delText xml:space="preserve">,</w:delText>
        </w:r>
      </w:del>
      <w:del w:id="3072" w:author="PR Preview" w:date="2026-01-01T00:00:00Z">
        <w:r>
          <w:delText xml:space="preserve"> </w:delText>
        </w:r>
      </w:del>
      <w:del w:id="3073" w:author="PR Preview" w:date="2026-01-01T00:00:00Z">
        <w:r>
          <w:delText xml:space="preserve">the free encyclopedia.”</w:delText>
        </w:r>
      </w:del>
      <w:del w:id="3074" w:author="PR Preview" w:date="2026-01-01T00:00:00Z">
        <w:r>
          <w:delText xml:space="preserve"> </w:delText>
        </w:r>
      </w:del>
      <w:del w:id="3075" w:author="PR Preview" w:date="2026-01-01T00:00:00Z">
        <w:r>
          <w:delText xml:space="preserve">2026. Available:</w:delText>
        </w:r>
      </w:del>
      <w:del w:id="3076" w:author="PR Preview" w:date="2026-01-01T00:00:00Z">
        <w:r>
          <w:delText xml:space="preserve"> </w:delText>
        </w:r>
      </w:del>
      <w:hyperlink r:id="rId881">
        <w:del w:id="3077" w:author="PR Preview" w:date="2026-01-01T00:00:00Z">
          <w:r>
            <w:rPr>
              <w:rStyle w:val="Hyperlink"/>
            </w:rPr>
            <w:delText xml:space="preserve">https://en.wikipedia.org/wiki/Normal_equations</w:delText>
          </w:r>
        </w:del>
      </w:hyperlink>
    </w:p>
    <w:p>
      <w:pPr>
        <w:pStyle w:val="Bibliography"/>
      </w:pPr>
      <w:del w:id="3078" w:author="PR Preview" w:date="2026-01-01T00:00:00Z">
        <w:r>
          <w:delText xml:space="preserve">[83]</w:delText>
        </w:r>
      </w:del>
      <w:del w:id="3079" w:author="PR Preview" w:date="2026-01-01T00:00:00Z">
        <w:r>
          <w:delText xml:space="preserve"> </w:delText>
        </w:r>
      </w:del>
      <w:del w:id="3080" w:author="PR Preview" w:date="2026-01-01T00:00:00Z">
        <w:r>
          <w:delText xml:space="preserve">	</w:delText>
        </w:r>
      </w:del>
      <w:del w:id="3081" w:author="PR Preview" w:date="2026-01-01T00:00:00Z">
        <w:r>
          <w:delText xml:space="preserve">Wikipedia contributors,</w:delText>
        </w:r>
      </w:del>
      <w:del w:id="3082" w:author="PR Preview" w:date="2026-01-01T00:00:00Z">
        <w:r>
          <w:delText xml:space="preserve"> </w:delText>
        </w:r>
      </w:del>
      <w:del w:id="3083" w:author="PR Preview" w:date="2026-01-01T00:00:00Z">
        <w:r>
          <w:delText xml:space="preserve">“LU decomposition —</w:delText>
        </w:r>
      </w:del>
      <w:del w:id="3084" w:author="PR Preview" w:date="2026-01-01T00:00:00Z">
        <w:r>
          <w:delText xml:space="preserve"> </w:delText>
        </w:r>
      </w:del>
      <w:del w:id="3085" w:author="PR Preview" w:date="2026-01-01T00:00:00Z">
        <w:r>
          <w:delText xml:space="preserve">Wikipedia</w:delText>
        </w:r>
      </w:del>
      <w:del w:id="3086" w:author="PR Preview" w:date="2026-01-01T00:00:00Z">
        <w:r>
          <w:delText xml:space="preserve">,</w:delText>
        </w:r>
      </w:del>
      <w:del w:id="3087" w:author="PR Preview" w:date="2026-01-01T00:00:00Z">
        <w:r>
          <w:delText xml:space="preserve"> </w:delText>
        </w:r>
      </w:del>
      <w:del w:id="3088" w:author="PR Preview" w:date="2026-01-01T00:00:00Z">
        <w:r>
          <w:delText xml:space="preserve">the free encyclopedia.”</w:delText>
        </w:r>
      </w:del>
      <w:del w:id="3089" w:author="PR Preview" w:date="2026-01-01T00:00:00Z">
        <w:r>
          <w:delText xml:space="preserve"> </w:delText>
        </w:r>
      </w:del>
      <w:del w:id="3090" w:author="PR Preview" w:date="2026-01-01T00:00:00Z">
        <w:r>
          <w:delText xml:space="preserve">2026. Available:</w:delText>
        </w:r>
      </w:del>
      <w:del w:id="3091" w:author="PR Preview" w:date="2026-01-01T00:00:00Z">
        <w:r>
          <w:delText xml:space="preserve"> </w:delText>
        </w:r>
      </w:del>
      <w:hyperlink r:id="rId883">
        <w:del w:id="3092" w:author="PR Preview" w:date="2026-01-01T00:00:00Z">
          <w:r>
            <w:rPr>
              <w:rStyle w:val="Hyperlink"/>
            </w:rPr>
            <w:delText xml:space="preserve">https://en.wikipedia.org/wiki/LU_decomposition</w:delText>
          </w:r>
        </w:del>
      </w:hyperlink>
    </w:p>
    <w:p>
      <w:pPr>
        <w:pStyle w:val="Bibliography"/>
      </w:pPr>
      <w:del w:id="3093" w:author="PR Preview" w:date="2026-01-01T00:00:00Z">
        <w:r>
          <w:delText xml:space="preserve">[84]</w:delText>
        </w:r>
      </w:del>
      <w:del w:id="3094" w:author="PR Preview" w:date="2026-01-01T00:00:00Z">
        <w:r>
          <w:delText xml:space="preserve"> </w:delText>
        </w:r>
      </w:del>
      <w:del w:id="3095" w:author="PR Preview" w:date="2026-01-01T00:00:00Z">
        <w:r>
          <w:delText xml:space="preserve">	</w:delText>
        </w:r>
      </w:del>
      <w:del w:id="3096" w:author="PR Preview" w:date="2026-01-01T00:00:00Z">
        <w:r>
          <w:delText xml:space="preserve">H. Zhou,</w:delText>
        </w:r>
      </w:del>
      <w:del w:id="3097" w:author="PR Preview" w:date="2026-01-01T00:00:00Z">
        <w:r>
          <w:delText xml:space="preserve"> </w:delText>
        </w:r>
      </w:del>
      <w:del w:id="3098" w:author="PR Preview" w:date="2026-01-01T00:00:00Z">
        <w:r>
          <w:delText xml:space="preserve">“Eigen-decomposition.”</w:delText>
        </w:r>
      </w:del>
      <w:del w:id="3099" w:author="PR Preview" w:date="2026-01-01T00:00:00Z">
        <w:r>
          <w:delText xml:space="preserve"> </w:delText>
        </w:r>
      </w:del>
      <w:del w:id="3100" w:author="PR Preview" w:date="2026-01-01T00:00:00Z">
        <w:r>
          <w:delText xml:space="preserve">Lecture notes for Biostat 216, Mathematical Methods for Biostatistics, University of California, Los Angeles, 2024. Accessed: Oct. 05, 2026. [Online]. Available:</w:delText>
        </w:r>
      </w:del>
      <w:del w:id="3101" w:author="PR Preview" w:date="2026-01-01T00:00:00Z">
        <w:r>
          <w:delText xml:space="preserve"> </w:delText>
        </w:r>
      </w:del>
      <w:hyperlink r:id="rId885">
        <w:del w:id="3102" w:author="PR Preview" w:date="2026-01-01T00:00:00Z">
          <w:r>
            <w:rPr>
              <w:rStyle w:val="Hyperlink"/>
            </w:rPr>
            <w:delText xml:space="preserve">https://ucla-biostat-216.github.io/2024fall/slides/10-eig/10-eig.html</w:delText>
          </w:r>
        </w:del>
      </w:hyperlink>
    </w:p>
    <w:p>
      <w:pPr>
        <w:pStyle w:val="Bibliography"/>
      </w:pPr>
      <w:del w:id="3103" w:author="PR Preview" w:date="2026-01-01T00:00:00Z">
        <w:r>
          <w:delText xml:space="preserve">[85]</w:delText>
        </w:r>
      </w:del>
      <w:del w:id="3104" w:author="PR Preview" w:date="2026-01-01T00:00:00Z">
        <w:r>
          <w:delText xml:space="preserve"> </w:delText>
        </w:r>
      </w:del>
      <w:del w:id="3105" w:author="PR Preview" w:date="2026-01-01T00:00:00Z">
        <w:r>
          <w:delText xml:space="preserve">	</w:delText>
        </w:r>
      </w:del>
      <w:del w:id="3106" w:author="PR Preview" w:date="2026-01-01T00:00:00Z">
        <w:r>
          <w:delText xml:space="preserve">Wikipedia contributors,</w:delText>
        </w:r>
      </w:del>
      <w:del w:id="3107" w:author="PR Preview" w:date="2026-01-01T00:00:00Z">
        <w:r>
          <w:delText xml:space="preserve"> </w:delText>
        </w:r>
      </w:del>
      <w:del w:id="3108" w:author="PR Preview" w:date="2026-01-01T00:00:00Z">
        <w:r>
          <w:delText xml:space="preserve">“Eigenvalues and eigenvectors —</w:delText>
        </w:r>
      </w:del>
      <w:del w:id="3109" w:author="PR Preview" w:date="2026-01-01T00:00:00Z">
        <w:r>
          <w:delText xml:space="preserve"> </w:delText>
        </w:r>
      </w:del>
      <w:del w:id="3110" w:author="PR Preview" w:date="2026-01-01T00:00:00Z">
        <w:r>
          <w:delText xml:space="preserve">Wikipedia</w:delText>
        </w:r>
      </w:del>
      <w:del w:id="3111" w:author="PR Preview" w:date="2026-01-01T00:00:00Z">
        <w:r>
          <w:delText xml:space="preserve">,</w:delText>
        </w:r>
      </w:del>
      <w:del w:id="3112" w:author="PR Preview" w:date="2026-01-01T00:00:00Z">
        <w:r>
          <w:delText xml:space="preserve"> </w:delText>
        </w:r>
      </w:del>
      <w:del w:id="3113" w:author="PR Preview" w:date="2026-01-01T00:00:00Z">
        <w:r>
          <w:delText xml:space="preserve">the free encyclopedia.”</w:delText>
        </w:r>
      </w:del>
      <w:del w:id="3114" w:author="PR Preview" w:date="2026-01-01T00:00:00Z">
        <w:r>
          <w:delText xml:space="preserve"> </w:delText>
        </w:r>
      </w:del>
      <w:del w:id="3115" w:author="PR Preview" w:date="2026-01-01T00:00:00Z">
        <w:r>
          <w:delText xml:space="preserve">2026. Available:</w:delText>
        </w:r>
      </w:del>
      <w:del w:id="3116" w:author="PR Preview" w:date="2026-01-01T00:00:00Z">
        <w:r>
          <w:delText xml:space="preserve"> </w:delText>
        </w:r>
      </w:del>
      <w:hyperlink r:id="rId887">
        <w:del w:id="3117" w:author="PR Preview" w:date="2026-01-01T00:00:00Z">
          <w:r>
            <w:rPr>
              <w:rStyle w:val="Hyperlink"/>
            </w:rPr>
            <w:delText xml:space="preserve">https://en.wikipedia.org/wiki/Eigenvalues_and_eigenvectors</w:delText>
          </w:r>
        </w:del>
      </w:hyperlink>
    </w:p>
    <w:p>
      <w:pPr>
        <w:pStyle w:val="Bibliography"/>
      </w:pPr>
      <w:del w:id="3118" w:author="PR Preview" w:date="2026-01-01T00:00:00Z">
        <w:r>
          <w:delText xml:space="preserve">[86]</w:delText>
        </w:r>
      </w:del>
      <w:del w:id="3119" w:author="PR Preview" w:date="2026-01-01T00:00:00Z">
        <w:r>
          <w:delText xml:space="preserve"> </w:delText>
        </w:r>
      </w:del>
      <w:del w:id="3120" w:author="PR Preview" w:date="2026-01-01T00:00:00Z">
        <w:r>
          <w:delText xml:space="preserve">	</w:delText>
        </w:r>
      </w:del>
      <w:del w:id="3121" w:author="PR Preview" w:date="2026-01-01T00:00:00Z">
        <w:r>
          <w:delText xml:space="preserve">Wikipedia contributors,</w:delText>
        </w:r>
      </w:del>
      <w:del w:id="3122" w:author="PR Preview" w:date="2026-01-01T00:00:00Z">
        <w:r>
          <w:delText xml:space="preserve"> </w:delText>
        </w:r>
      </w:del>
      <w:del w:id="3123" w:author="PR Preview" w:date="2026-01-01T00:00:00Z">
        <w:r>
          <w:delText xml:space="preserve">“Matrix similarity —</w:delText>
        </w:r>
      </w:del>
      <w:del w:id="3124" w:author="PR Preview" w:date="2026-01-01T00:00:00Z">
        <w:r>
          <w:delText xml:space="preserve"> </w:delText>
        </w:r>
      </w:del>
      <w:del w:id="3125" w:author="PR Preview" w:date="2026-01-01T00:00:00Z">
        <w:r>
          <w:delText xml:space="preserve">Wikipedia</w:delText>
        </w:r>
      </w:del>
      <w:del w:id="3126" w:author="PR Preview" w:date="2026-01-01T00:00:00Z">
        <w:r>
          <w:delText xml:space="preserve">,</w:delText>
        </w:r>
      </w:del>
      <w:del w:id="3127" w:author="PR Preview" w:date="2026-01-01T00:00:00Z">
        <w:r>
          <w:delText xml:space="preserve"> </w:delText>
        </w:r>
      </w:del>
      <w:del w:id="3128" w:author="PR Preview" w:date="2026-01-01T00:00:00Z">
        <w:r>
          <w:delText xml:space="preserve">the free encyclopedia.”</w:delText>
        </w:r>
      </w:del>
      <w:del w:id="3129" w:author="PR Preview" w:date="2026-01-01T00:00:00Z">
        <w:r>
          <w:delText xml:space="preserve"> </w:delText>
        </w:r>
      </w:del>
      <w:del w:id="3130" w:author="PR Preview" w:date="2026-01-01T00:00:00Z">
        <w:r>
          <w:delText xml:space="preserve">2026. Available:</w:delText>
        </w:r>
      </w:del>
      <w:del w:id="3131" w:author="PR Preview" w:date="2026-01-01T00:00:00Z">
        <w:r>
          <w:delText xml:space="preserve"> </w:delText>
        </w:r>
      </w:del>
      <w:hyperlink r:id="rId889">
        <w:del w:id="3132" w:author="PR Preview" w:date="2026-01-01T00:00:00Z">
          <w:r>
            <w:rPr>
              <w:rStyle w:val="Hyperlink"/>
            </w:rPr>
            <w:delText xml:space="preserve">https://en.wikipedia.org/wiki/Matrix_similarity</w:delText>
          </w:r>
        </w:del>
      </w:hyperlink>
    </w:p>
    <w:p>
      <w:pPr>
        <w:pStyle w:val="Bibliography"/>
      </w:pPr>
      <w:del w:id="3133" w:author="PR Preview" w:date="2026-01-01T00:00:00Z">
        <w:r>
          <w:delText xml:space="preserve">[87]</w:delText>
        </w:r>
      </w:del>
      <w:del w:id="3134" w:author="PR Preview" w:date="2026-01-01T00:00:00Z">
        <w:r>
          <w:delText xml:space="preserve"> </w:delText>
        </w:r>
      </w:del>
      <w:del w:id="3135" w:author="PR Preview" w:date="2026-01-01T00:00:00Z">
        <w:r>
          <w:delText xml:space="preserve">	</w:delText>
        </w:r>
      </w:del>
      <w:del w:id="3136" w:author="PR Preview" w:date="2026-01-01T00:00:00Z">
        <w:r>
          <w:delText xml:space="preserve">Wikipedia contributors,</w:delText>
        </w:r>
      </w:del>
      <w:del w:id="3137" w:author="PR Preview" w:date="2026-01-01T00:00:00Z">
        <w:r>
          <w:delText xml:space="preserve"> </w:delText>
        </w:r>
      </w:del>
      <w:del w:id="3138" w:author="PR Preview" w:date="2026-01-01T00:00:00Z">
        <w:r>
          <w:delText xml:space="preserve">“Diagonalizable matrix —</w:delText>
        </w:r>
      </w:del>
      <w:del w:id="3139" w:author="PR Preview" w:date="2026-01-01T00:00:00Z">
        <w:r>
          <w:delText xml:space="preserve"> </w:delText>
        </w:r>
      </w:del>
      <w:del w:id="3140" w:author="PR Preview" w:date="2026-01-01T00:00:00Z">
        <w:r>
          <w:delText xml:space="preserve">Wikipedia</w:delText>
        </w:r>
      </w:del>
      <w:del w:id="3141" w:author="PR Preview" w:date="2026-01-01T00:00:00Z">
        <w:r>
          <w:delText xml:space="preserve">,</w:delText>
        </w:r>
      </w:del>
      <w:del w:id="3142" w:author="PR Preview" w:date="2026-01-01T00:00:00Z">
        <w:r>
          <w:delText xml:space="preserve"> </w:delText>
        </w:r>
      </w:del>
      <w:del w:id="3143" w:author="PR Preview" w:date="2026-01-01T00:00:00Z">
        <w:r>
          <w:delText xml:space="preserve">the free encyclopedia.”</w:delText>
        </w:r>
      </w:del>
      <w:del w:id="3144" w:author="PR Preview" w:date="2026-01-01T00:00:00Z">
        <w:r>
          <w:delText xml:space="preserve"> </w:delText>
        </w:r>
      </w:del>
      <w:del w:id="3145" w:author="PR Preview" w:date="2026-01-01T00:00:00Z">
        <w:r>
          <w:delText xml:space="preserve">2026. Available:</w:delText>
        </w:r>
      </w:del>
      <w:del w:id="3146" w:author="PR Preview" w:date="2026-01-01T00:00:00Z">
        <w:r>
          <w:delText xml:space="preserve"> </w:delText>
        </w:r>
      </w:del>
      <w:hyperlink r:id="rId891">
        <w:del w:id="3147" w:author="PR Preview" w:date="2026-01-01T00:00:00Z">
          <w:r>
            <w:rPr>
              <w:rStyle w:val="Hyperlink"/>
            </w:rPr>
            <w:delText xml:space="preserve">https://en.wikipedia.org/wiki/Diagonalizable_matrix</w:delText>
          </w:r>
        </w:del>
      </w:hyperlink>
    </w:p>
    <w:p>
      <w:pPr>
        <w:pStyle w:val="Bibliography"/>
      </w:pPr>
      <w:del w:id="3148" w:author="PR Preview" w:date="2026-01-01T00:00:00Z">
        <w:r>
          <w:delText xml:space="preserve">[88]</w:delText>
        </w:r>
      </w:del>
      <w:del w:id="3149" w:author="PR Preview" w:date="2026-01-01T00:00:00Z">
        <w:r>
          <w:delText xml:space="preserve"> </w:delText>
        </w:r>
      </w:del>
      <w:del w:id="3150" w:author="PR Preview" w:date="2026-01-01T00:00:00Z">
        <w:r>
          <w:delText xml:space="preserve">	</w:delText>
        </w:r>
      </w:del>
      <w:del w:id="3151" w:author="PR Preview" w:date="2026-01-01T00:00:00Z">
        <w:r>
          <w:delText xml:space="preserve">H. Zhou,</w:delText>
        </w:r>
      </w:del>
      <w:del w:id="3152" w:author="PR Preview" w:date="2026-01-01T00:00:00Z">
        <w:r>
          <w:delText xml:space="preserve"> </w:delText>
        </w:r>
      </w:del>
      <w:del w:id="3153" w:author="PR Preview" w:date="2026-01-01T00:00:00Z">
        <w:r>
          <w:delText xml:space="preserve">“Symmetric positive definite matrices.”</w:delText>
        </w:r>
      </w:del>
      <w:del w:id="3154" w:author="PR Preview" w:date="2026-01-01T00:00:00Z">
        <w:r>
          <w:delText xml:space="preserve"> </w:delText>
        </w:r>
      </w:del>
      <w:del w:id="3155" w:author="PR Preview" w:date="2026-01-01T00:00:00Z">
        <w:r>
          <w:delText xml:space="preserve">Lecture notes for Biostat 216, Mathematical Methods for Biostatistics, University of California, Los Angeles, 2024. Accessed: Oct. 05, 2026. [Online]. Available:</w:delText>
        </w:r>
      </w:del>
      <w:del w:id="3156" w:author="PR Preview" w:date="2026-01-01T00:00:00Z">
        <w:r>
          <w:delText xml:space="preserve"> </w:delText>
        </w:r>
      </w:del>
      <w:hyperlink r:id="rId893">
        <w:del w:id="3157" w:author="PR Preview" w:date="2026-01-01T00:00:00Z">
          <w:r>
            <w:rPr>
              <w:rStyle w:val="Hyperlink"/>
            </w:rPr>
            <w:delText xml:space="preserve">https://ucla-biostat-216.github.io/2024fall/slides/11-pd/11-pd.html</w:delText>
          </w:r>
        </w:del>
      </w:hyperlink>
    </w:p>
    <w:p>
      <w:pPr>
        <w:pStyle w:val="Bibliography"/>
      </w:pPr>
      <w:del w:id="3158" w:author="PR Preview" w:date="2026-01-01T00:00:00Z">
        <w:r>
          <w:delText xml:space="preserve">[89]</w:delText>
        </w:r>
      </w:del>
      <w:del w:id="3159" w:author="PR Preview" w:date="2026-01-01T00:00:00Z">
        <w:r>
          <w:delText xml:space="preserve"> </w:delText>
        </w:r>
      </w:del>
      <w:del w:id="3160" w:author="PR Preview" w:date="2026-01-01T00:00:00Z">
        <w:r>
          <w:delText xml:space="preserve">	</w:delText>
        </w:r>
      </w:del>
      <w:del w:id="3161" w:author="PR Preview" w:date="2026-01-01T00:00:00Z">
        <w:r>
          <w:delText xml:space="preserve">Wikipedia contributors,</w:delText>
        </w:r>
      </w:del>
      <w:del w:id="3162" w:author="PR Preview" w:date="2026-01-01T00:00:00Z">
        <w:r>
          <w:delText xml:space="preserve"> </w:delText>
        </w:r>
      </w:del>
      <w:del w:id="3163" w:author="PR Preview" w:date="2026-01-01T00:00:00Z">
        <w:r>
          <w:delText xml:space="preserve">“Block matrix —</w:delText>
        </w:r>
      </w:del>
      <w:del w:id="3164" w:author="PR Preview" w:date="2026-01-01T00:00:00Z">
        <w:r>
          <w:delText xml:space="preserve"> </w:delText>
        </w:r>
      </w:del>
      <w:del w:id="3165" w:author="PR Preview" w:date="2026-01-01T00:00:00Z">
        <w:r>
          <w:delText xml:space="preserve">Wikipedia</w:delText>
        </w:r>
      </w:del>
      <w:del w:id="3166" w:author="PR Preview" w:date="2026-01-01T00:00:00Z">
        <w:r>
          <w:delText xml:space="preserve">,</w:delText>
        </w:r>
      </w:del>
      <w:del w:id="3167" w:author="PR Preview" w:date="2026-01-01T00:00:00Z">
        <w:r>
          <w:delText xml:space="preserve"> </w:delText>
        </w:r>
      </w:del>
      <w:del w:id="3168" w:author="PR Preview" w:date="2026-01-01T00:00:00Z">
        <w:r>
          <w:delText xml:space="preserve">the free encyclopedia.”</w:delText>
        </w:r>
      </w:del>
      <w:del w:id="3169" w:author="PR Preview" w:date="2026-01-01T00:00:00Z">
        <w:r>
          <w:delText xml:space="preserve"> </w:delText>
        </w:r>
      </w:del>
      <w:del w:id="3170" w:author="PR Preview" w:date="2026-01-01T00:00:00Z">
        <w:r>
          <w:delText xml:space="preserve">2026. Available:</w:delText>
        </w:r>
      </w:del>
      <w:del w:id="3171" w:author="PR Preview" w:date="2026-01-01T00:00:00Z">
        <w:r>
          <w:delText xml:space="preserve"> </w:delText>
        </w:r>
      </w:del>
      <w:hyperlink r:id="rId895">
        <w:del w:id="3172" w:author="PR Preview" w:date="2026-01-01T00:00:00Z">
          <w:r>
            <w:rPr>
              <w:rStyle w:val="Hyperlink"/>
            </w:rPr>
            <w:delText xml:space="preserve">https://en.wikipedia.org/wiki/Block_matrix</w:delText>
          </w:r>
        </w:del>
      </w:hyperlink>
    </w:p>
    <w:p>
      <w:pPr>
        <w:pStyle w:val="Bibliography"/>
      </w:pPr>
      <w:del w:id="3173" w:author="PR Preview" w:date="2026-01-01T00:00:00Z">
        <w:r>
          <w:delText xml:space="preserve">[90]</w:delText>
        </w:r>
      </w:del>
      <w:del w:id="3174" w:author="PR Preview" w:date="2026-01-01T00:00:00Z">
        <w:r>
          <w:delText xml:space="preserve"> </w:delText>
        </w:r>
      </w:del>
      <w:del w:id="3175" w:author="PR Preview" w:date="2026-01-01T00:00:00Z">
        <w:r>
          <w:delText xml:space="preserve">	</w:delText>
        </w:r>
      </w:del>
      <w:del w:id="3176" w:author="PR Preview" w:date="2026-01-01T00:00:00Z">
        <w:r>
          <w:delText xml:space="preserve">Wikipedia contributors,</w:delText>
        </w:r>
      </w:del>
      <w:del w:id="3177" w:author="PR Preview" w:date="2026-01-01T00:00:00Z">
        <w:r>
          <w:delText xml:space="preserve"> </w:delText>
        </w:r>
      </w:del>
      <w:del w:id="3178" w:author="PR Preview" w:date="2026-01-01T00:00:00Z">
        <w:r>
          <w:delText xml:space="preserve">“Schur complement —</w:delText>
        </w:r>
      </w:del>
      <w:del w:id="3179" w:author="PR Preview" w:date="2026-01-01T00:00:00Z">
        <w:r>
          <w:delText xml:space="preserve"> </w:delText>
        </w:r>
      </w:del>
      <w:del w:id="3180" w:author="PR Preview" w:date="2026-01-01T00:00:00Z">
        <w:r>
          <w:delText xml:space="preserve">Wikipedia</w:delText>
        </w:r>
      </w:del>
      <w:del w:id="3181" w:author="PR Preview" w:date="2026-01-01T00:00:00Z">
        <w:r>
          <w:delText xml:space="preserve">,</w:delText>
        </w:r>
      </w:del>
      <w:del w:id="3182" w:author="PR Preview" w:date="2026-01-01T00:00:00Z">
        <w:r>
          <w:delText xml:space="preserve"> </w:delText>
        </w:r>
      </w:del>
      <w:del w:id="3183" w:author="PR Preview" w:date="2026-01-01T00:00:00Z">
        <w:r>
          <w:delText xml:space="preserve">the free encyclopedia.”</w:delText>
        </w:r>
      </w:del>
      <w:del w:id="3184" w:author="PR Preview" w:date="2026-01-01T00:00:00Z">
        <w:r>
          <w:delText xml:space="preserve"> </w:delText>
        </w:r>
      </w:del>
      <w:del w:id="3185" w:author="PR Preview" w:date="2026-01-01T00:00:00Z">
        <w:r>
          <w:delText xml:space="preserve">2026. Available:</w:delText>
        </w:r>
      </w:del>
      <w:del w:id="3186" w:author="PR Preview" w:date="2026-01-01T00:00:00Z">
        <w:r>
          <w:delText xml:space="preserve"> </w:delText>
        </w:r>
      </w:del>
      <w:hyperlink r:id="rId897">
        <w:del w:id="3187" w:author="PR Preview" w:date="2026-01-01T00:00:00Z">
          <w:r>
            <w:rPr>
              <w:rStyle w:val="Hyperlink"/>
            </w:rPr>
            <w:delText xml:space="preserve">https://en.wikipedia.org/wiki/Schur_complement</w:delText>
          </w:r>
        </w:del>
      </w:hyperlink>
    </w:p>
    <w:p>
      <w:pPr>
        <w:pStyle w:val="Bibliography"/>
      </w:pPr>
      <w:del w:id="3188" w:author="PR Preview" w:date="2026-01-01T00:00:00Z">
        <w:r>
          <w:delText xml:space="preserve">[91]</w:delText>
        </w:r>
      </w:del>
      <w:del w:id="3189" w:author="PR Preview" w:date="2026-01-01T00:00:00Z">
        <w:r>
          <w:delText xml:space="preserve"> </w:delText>
        </w:r>
      </w:del>
      <w:del w:id="3190" w:author="PR Preview" w:date="2026-01-01T00:00:00Z">
        <w:r>
          <w:delText xml:space="preserve">	</w:delText>
        </w:r>
      </w:del>
      <w:del w:id="3191" w:author="PR Preview" w:date="2026-01-01T00:00:00Z">
        <w:r>
          <w:delText xml:space="preserve">Wikipedia contributors,</w:delText>
        </w:r>
      </w:del>
      <w:del w:id="3192" w:author="PR Preview" w:date="2026-01-01T00:00:00Z">
        <w:r>
          <w:delText xml:space="preserve"> </w:delText>
        </w:r>
      </w:del>
      <w:del w:id="3193" w:author="PR Preview" w:date="2026-01-01T00:00:00Z">
        <w:r>
          <w:delText xml:space="preserve">“Cholesky decomposition —</w:delText>
        </w:r>
      </w:del>
      <w:del w:id="3194" w:author="PR Preview" w:date="2026-01-01T00:00:00Z">
        <w:r>
          <w:delText xml:space="preserve"> </w:delText>
        </w:r>
      </w:del>
      <w:del w:id="3195" w:author="PR Preview" w:date="2026-01-01T00:00:00Z">
        <w:r>
          <w:delText xml:space="preserve">Wikipedia</w:delText>
        </w:r>
      </w:del>
      <w:del w:id="3196" w:author="PR Preview" w:date="2026-01-01T00:00:00Z">
        <w:r>
          <w:delText xml:space="preserve">,</w:delText>
        </w:r>
      </w:del>
      <w:del w:id="3197" w:author="PR Preview" w:date="2026-01-01T00:00:00Z">
        <w:r>
          <w:delText xml:space="preserve"> </w:delText>
        </w:r>
      </w:del>
      <w:del w:id="3198" w:author="PR Preview" w:date="2026-01-01T00:00:00Z">
        <w:r>
          <w:delText xml:space="preserve">the free encyclopedia.”</w:delText>
        </w:r>
      </w:del>
      <w:del w:id="3199" w:author="PR Preview" w:date="2026-01-01T00:00:00Z">
        <w:r>
          <w:delText xml:space="preserve"> </w:delText>
        </w:r>
      </w:del>
      <w:del w:id="3200" w:author="PR Preview" w:date="2026-01-01T00:00:00Z">
        <w:r>
          <w:delText xml:space="preserve">2026. Available:</w:delText>
        </w:r>
      </w:del>
      <w:del w:id="3201" w:author="PR Preview" w:date="2026-01-01T00:00:00Z">
        <w:r>
          <w:delText xml:space="preserve"> </w:delText>
        </w:r>
      </w:del>
      <w:hyperlink r:id="rId899">
        <w:del w:id="3202" w:author="PR Preview" w:date="2026-01-01T00:00:00Z">
          <w:r>
            <w:rPr>
              <w:rStyle w:val="Hyperlink"/>
            </w:rPr>
            <w:delText xml:space="preserve">https://en.wikipedia.org/wiki/Cholesky_decomposition</w:delText>
          </w:r>
        </w:del>
      </w:hyperlink>
    </w:p>
    <w:p>
      <w:pPr>
        <w:pStyle w:val="Bibliography"/>
      </w:pPr>
      <w:del w:id="3203" w:author="PR Preview" w:date="2026-01-01T00:00:00Z">
        <w:r>
          <w:delText xml:space="preserve">[92]</w:delText>
        </w:r>
      </w:del>
      <w:del w:id="3204" w:author="PR Preview" w:date="2026-01-01T00:00:00Z">
        <w:r>
          <w:delText xml:space="preserve"> </w:delText>
        </w:r>
      </w:del>
      <w:del w:id="3205" w:author="PR Preview" w:date="2026-01-01T00:00:00Z">
        <w:r>
          <w:delText xml:space="preserve">	</w:delText>
        </w:r>
      </w:del>
      <w:del w:id="3206" w:author="PR Preview" w:date="2026-01-01T00:00:00Z">
        <w:r>
          <w:delText xml:space="preserve">Wikipedia contributors,</w:delText>
        </w:r>
      </w:del>
      <w:del w:id="3207" w:author="PR Preview" w:date="2026-01-01T00:00:00Z">
        <w:r>
          <w:delText xml:space="preserve"> </w:delText>
        </w:r>
      </w:del>
      <w:del w:id="3208" w:author="PR Preview" w:date="2026-01-01T00:00:00Z">
        <w:r>
          <w:delText xml:space="preserve">“Conjugate transpose —</w:delText>
        </w:r>
      </w:del>
      <w:del w:id="3209" w:author="PR Preview" w:date="2026-01-01T00:00:00Z">
        <w:r>
          <w:delText xml:space="preserve"> </w:delText>
        </w:r>
      </w:del>
      <w:del w:id="3210" w:author="PR Preview" w:date="2026-01-01T00:00:00Z">
        <w:r>
          <w:delText xml:space="preserve">Wikipedia</w:delText>
        </w:r>
      </w:del>
      <w:del w:id="3211" w:author="PR Preview" w:date="2026-01-01T00:00:00Z">
        <w:r>
          <w:delText xml:space="preserve">,</w:delText>
        </w:r>
      </w:del>
      <w:del w:id="3212" w:author="PR Preview" w:date="2026-01-01T00:00:00Z">
        <w:r>
          <w:delText xml:space="preserve"> </w:delText>
        </w:r>
      </w:del>
      <w:del w:id="3213" w:author="PR Preview" w:date="2026-01-01T00:00:00Z">
        <w:r>
          <w:delText xml:space="preserve">the free encyclopedia.”</w:delText>
        </w:r>
      </w:del>
      <w:del w:id="3214" w:author="PR Preview" w:date="2026-01-01T00:00:00Z">
        <w:r>
          <w:delText xml:space="preserve"> </w:delText>
        </w:r>
      </w:del>
      <w:del w:id="3215" w:author="PR Preview" w:date="2026-01-01T00:00:00Z">
        <w:r>
          <w:delText xml:space="preserve">2026. Available:</w:delText>
        </w:r>
      </w:del>
      <w:del w:id="3216" w:author="PR Preview" w:date="2026-01-01T00:00:00Z">
        <w:r>
          <w:delText xml:space="preserve"> </w:delText>
        </w:r>
      </w:del>
      <w:hyperlink r:id="rId901">
        <w:del w:id="3217" w:author="PR Preview" w:date="2026-01-01T00:00:00Z">
          <w:r>
            <w:rPr>
              <w:rStyle w:val="Hyperlink"/>
            </w:rPr>
            <w:delText xml:space="preserve">https://en.wikipedia.org/wiki/Conjugate_transpose</w:delText>
          </w:r>
        </w:del>
      </w:hyperlink>
    </w:p>
    <w:p>
      <w:pPr>
        <w:pStyle w:val="Bibliography"/>
      </w:pPr>
      <w:del w:id="3218" w:author="PR Preview" w:date="2026-01-01T00:00:00Z">
        <w:r>
          <w:delText xml:space="preserve">[93]</w:delText>
        </w:r>
      </w:del>
      <w:del w:id="3219" w:author="PR Preview" w:date="2026-01-01T00:00:00Z">
        <w:r>
          <w:delText xml:space="preserve"> </w:delText>
        </w:r>
      </w:del>
      <w:del w:id="3220" w:author="PR Preview" w:date="2026-01-01T00:00:00Z">
        <w:r>
          <w:delText xml:space="preserve">	</w:delText>
        </w:r>
      </w:del>
      <w:del w:id="3221" w:author="PR Preview" w:date="2026-01-01T00:00:00Z">
        <w:r>
          <w:delText xml:space="preserve">Wikipedia contributors,</w:delText>
        </w:r>
      </w:del>
      <w:del w:id="3222" w:author="PR Preview" w:date="2026-01-01T00:00:00Z">
        <w:r>
          <w:delText xml:space="preserve"> </w:delText>
        </w:r>
      </w:del>
      <w:del w:id="3223" w:author="PR Preview" w:date="2026-01-01T00:00:00Z">
        <w:r>
          <w:delText xml:space="preserve">“Hermitian matrix —</w:delText>
        </w:r>
      </w:del>
      <w:del w:id="3224" w:author="PR Preview" w:date="2026-01-01T00:00:00Z">
        <w:r>
          <w:delText xml:space="preserve"> </w:delText>
        </w:r>
      </w:del>
      <w:del w:id="3225" w:author="PR Preview" w:date="2026-01-01T00:00:00Z">
        <w:r>
          <w:delText xml:space="preserve">Wikipedia</w:delText>
        </w:r>
      </w:del>
      <w:del w:id="3226" w:author="PR Preview" w:date="2026-01-01T00:00:00Z">
        <w:r>
          <w:delText xml:space="preserve">,</w:delText>
        </w:r>
      </w:del>
      <w:del w:id="3227" w:author="PR Preview" w:date="2026-01-01T00:00:00Z">
        <w:r>
          <w:delText xml:space="preserve"> </w:delText>
        </w:r>
      </w:del>
      <w:del w:id="3228" w:author="PR Preview" w:date="2026-01-01T00:00:00Z">
        <w:r>
          <w:delText xml:space="preserve">the free encyclopedia.”</w:delText>
        </w:r>
      </w:del>
      <w:del w:id="3229" w:author="PR Preview" w:date="2026-01-01T00:00:00Z">
        <w:r>
          <w:delText xml:space="preserve"> </w:delText>
        </w:r>
      </w:del>
      <w:del w:id="3230" w:author="PR Preview" w:date="2026-01-01T00:00:00Z">
        <w:r>
          <w:delText xml:space="preserve">2026. Available:</w:delText>
        </w:r>
      </w:del>
      <w:del w:id="3231" w:author="PR Preview" w:date="2026-01-01T00:00:00Z">
        <w:r>
          <w:delText xml:space="preserve"> </w:delText>
        </w:r>
      </w:del>
      <w:hyperlink r:id="rId903">
        <w:del w:id="3232" w:author="PR Preview" w:date="2026-01-01T00:00:00Z">
          <w:r>
            <w:rPr>
              <w:rStyle w:val="Hyperlink"/>
            </w:rPr>
            <w:delText xml:space="preserve">https://en.wikipedia.org/wiki/Hermitian_matrix</w:delText>
          </w:r>
        </w:del>
      </w:hyperlink>
    </w:p>
    <w:p>
      <w:pPr>
        <w:pStyle w:val="Bibliography"/>
      </w:pPr>
      <w:del w:id="3233" w:author="PR Preview" w:date="2026-01-01T00:00:00Z">
        <w:r>
          <w:delText xml:space="preserve">[94]</w:delText>
        </w:r>
      </w:del>
      <w:del w:id="3234" w:author="PR Preview" w:date="2026-01-01T00:00:00Z">
        <w:r>
          <w:delText xml:space="preserve"> </w:delText>
        </w:r>
      </w:del>
      <w:del w:id="3235" w:author="PR Preview" w:date="2026-01-01T00:00:00Z">
        <w:r>
          <w:delText xml:space="preserve">	</w:delText>
        </w:r>
      </w:del>
      <w:del w:id="3236" w:author="PR Preview" w:date="2026-01-01T00:00:00Z">
        <w:r>
          <w:delText xml:space="preserve">Wikipedia contributors,</w:delText>
        </w:r>
      </w:del>
      <w:del w:id="3237" w:author="PR Preview" w:date="2026-01-01T00:00:00Z">
        <w:r>
          <w:delText xml:space="preserve"> </w:delText>
        </w:r>
      </w:del>
      <w:del w:id="3238" w:author="PR Preview" w:date="2026-01-01T00:00:00Z">
        <w:r>
          <w:delText xml:space="preserve">“Skew-hermitian matrix —</w:delText>
        </w:r>
      </w:del>
      <w:del w:id="3239" w:author="PR Preview" w:date="2026-01-01T00:00:00Z">
        <w:r>
          <w:delText xml:space="preserve"> </w:delText>
        </w:r>
      </w:del>
      <w:del w:id="3240" w:author="PR Preview" w:date="2026-01-01T00:00:00Z">
        <w:r>
          <w:delText xml:space="preserve">Wikipedia</w:delText>
        </w:r>
      </w:del>
      <w:del w:id="3241" w:author="PR Preview" w:date="2026-01-01T00:00:00Z">
        <w:r>
          <w:delText xml:space="preserve">,</w:delText>
        </w:r>
      </w:del>
      <w:del w:id="3242" w:author="PR Preview" w:date="2026-01-01T00:00:00Z">
        <w:r>
          <w:delText xml:space="preserve"> </w:delText>
        </w:r>
      </w:del>
      <w:del w:id="3243" w:author="PR Preview" w:date="2026-01-01T00:00:00Z">
        <w:r>
          <w:delText xml:space="preserve">the free encyclopedia.”</w:delText>
        </w:r>
      </w:del>
      <w:del w:id="3244" w:author="PR Preview" w:date="2026-01-01T00:00:00Z">
        <w:r>
          <w:delText xml:space="preserve"> </w:delText>
        </w:r>
      </w:del>
      <w:del w:id="3245" w:author="PR Preview" w:date="2026-01-01T00:00:00Z">
        <w:r>
          <w:delText xml:space="preserve">2026. Available:</w:delText>
        </w:r>
      </w:del>
      <w:del w:id="3246" w:author="PR Preview" w:date="2026-01-01T00:00:00Z">
        <w:r>
          <w:delText xml:space="preserve"> </w:delText>
        </w:r>
      </w:del>
      <w:hyperlink r:id="rId905">
        <w:del w:id="3247" w:author="PR Preview" w:date="2026-01-01T00:00:00Z">
          <w:r>
            <w:rPr>
              <w:rStyle w:val="Hyperlink"/>
            </w:rPr>
            <w:delText xml:space="preserve">https://en.wikipedia.org/wiki/Skew-Hermitian_matrix</w:delText>
          </w:r>
        </w:del>
      </w:hyperlink>
    </w:p>
    <w:p>
      <w:pPr>
        <w:pStyle w:val="Bibliography"/>
      </w:pPr>
      <w:del w:id="3248" w:author="PR Preview" w:date="2026-01-01T00:00:00Z">
        <w:r>
          <w:delText xml:space="preserve">[95]</w:delText>
        </w:r>
      </w:del>
      <w:del w:id="3249" w:author="PR Preview" w:date="2026-01-01T00:00:00Z">
        <w:r>
          <w:delText xml:space="preserve"> </w:delText>
        </w:r>
      </w:del>
      <w:del w:id="3250" w:author="PR Preview" w:date="2026-01-01T00:00:00Z">
        <w:r>
          <w:delText xml:space="preserve">	</w:delText>
        </w:r>
      </w:del>
      <w:del w:id="3251" w:author="PR Preview" w:date="2026-01-01T00:00:00Z">
        <w:r>
          <w:delText xml:space="preserve">G. Strang,</w:delText>
        </w:r>
      </w:del>
      <w:del w:id="3252" w:author="PR Preview" w:date="2026-01-01T00:00:00Z">
        <w:r>
          <w:delText xml:space="preserve"> </w:delText>
        </w:r>
      </w:del>
      <w:del w:id="3253" w:author="PR Preview" w:date="2026-01-01T00:00:00Z">
        <w:r>
          <w:rPr>
            <w:i/>
            <w:iCs/>
          </w:rPr>
          <w:delText xml:space="preserve">Introduction to linear algebra</w:delText>
        </w:r>
      </w:del>
      <w:del w:id="3254" w:author="PR Preview" w:date="2026-01-01T00:00:00Z">
        <w:r>
          <w:delText xml:space="preserve">, 6th ed. Wellesley, MA: Wellesley-Cambridge Press, 2023. Available:</w:delText>
        </w:r>
      </w:del>
      <w:del w:id="3255" w:author="PR Preview" w:date="2026-01-01T00:00:00Z">
        <w:r>
          <w:delText xml:space="preserve"> </w:delText>
        </w:r>
      </w:del>
      <w:hyperlink r:id="rId907">
        <w:del w:id="3256" w:author="PR Preview" w:date="2026-01-01T00:00:00Z">
          <w:r>
            <w:rPr>
              <w:rStyle w:val="Hyperlink"/>
            </w:rPr>
            <w:delText xml:space="preserve">https://math.mit.edu/~gs/linearalgebra/</w:delText>
          </w:r>
        </w:del>
      </w:hyperlink>
    </w:p>
    <w:p>
      <w:pPr>
        <w:pStyle w:val="Bibliography"/>
      </w:pPr>
      <w:del w:id="3257" w:author="PR Preview" w:date="2026-01-01T00:00:00Z">
        <w:r>
          <w:delText xml:space="preserve">[96]</w:delText>
        </w:r>
      </w:del>
      <w:del w:id="3258" w:author="PR Preview" w:date="2026-01-01T00:00:00Z">
        <w:r>
          <w:delText xml:space="preserve"> </w:delText>
        </w:r>
      </w:del>
      <w:del w:id="3259" w:author="PR Preview" w:date="2026-01-01T00:00:00Z">
        <w:r>
          <w:delText xml:space="preserve">	</w:delText>
        </w:r>
      </w:del>
      <w:del w:id="3260" w:author="PR Preview" w:date="2026-01-01T00:00:00Z">
        <w:r>
          <w:delText xml:space="preserve">N. Fieller,</w:delText>
        </w:r>
      </w:del>
      <w:del w:id="3261" w:author="PR Preview" w:date="2026-01-01T00:00:00Z">
        <w:r>
          <w:delText xml:space="preserve"> </w:delText>
        </w:r>
      </w:del>
      <w:del w:id="3262" w:author="PR Preview" w:date="2026-01-01T00:00:00Z">
        <w:r>
          <w:rPr>
            <w:i/>
            <w:iCs/>
          </w:rPr>
          <w:delText xml:space="preserve">Basics of matrix algebra for statistics with</w:delText>
        </w:r>
      </w:del>
      <w:del w:id="3263" w:author="PR Preview" w:date="2026-01-01T00:00:00Z">
        <w:r>
          <w:rPr>
            <w:i/>
            <w:iCs/>
          </w:rPr>
          <w:delText xml:space="preserve"> </w:delText>
        </w:r>
      </w:del>
      <w:del w:id="3264" w:author="PR Preview" w:date="2026-01-01T00:00:00Z">
        <w:r>
          <w:rPr>
            <w:i/>
            <w:iCs/>
          </w:rPr>
          <w:delText xml:space="preserve">R</w:delText>
        </w:r>
      </w:del>
      <w:del w:id="3265" w:author="PR Preview" w:date="2026-01-01T00:00:00Z">
        <w:r>
          <w:delText xml:space="preserve">. Chapman; Hall/CRC, 2016. doi:</w:delText>
        </w:r>
      </w:del>
      <w:del w:id="3266" w:author="PR Preview" w:date="2026-01-01T00:00:00Z">
        <w:r>
          <w:delText xml:space="preserve"> </w:delText>
        </w:r>
      </w:del>
      <w:hyperlink r:id="rId909">
        <w:del w:id="3267" w:author="PR Preview" w:date="2026-01-01T00:00:00Z">
          <w:r>
            <w:rPr>
              <w:rStyle w:val="Hyperlink"/>
            </w:rPr>
            <w:delText xml:space="preserve">10.1201/9781315370200</w:delText>
          </w:r>
        </w:del>
      </w:hyperlink>
      <w:del w:id="3268" w:author="PR Preview" w:date="2026-01-01T00:00:00Z">
        <w:r>
          <w:delText xml:space="preserve">.</w:delText>
        </w:r>
      </w:del>
    </w:p>
    <w:p>
      <w:pPr>
        <w:pStyle w:val="Bibliography"/>
      </w:pPr>
      <w:del w:id="3269" w:author="PR Preview" w:date="2026-01-01T00:00:00Z">
        <w:r>
          <w:delText xml:space="preserve">[97]</w:delText>
        </w:r>
      </w:del>
      <w:del w:id="3270" w:author="PR Preview" w:date="2026-01-01T00:00:00Z">
        <w:r>
          <w:delText xml:space="preserve"> </w:delText>
        </w:r>
      </w:del>
      <w:del w:id="3271" w:author="PR Preview" w:date="2026-01-01T00:00:00Z">
        <w:r>
          <w:delText xml:space="preserve">	</w:delText>
        </w:r>
      </w:del>
      <w:del w:id="3272" w:author="PR Preview" w:date="2026-01-01T00:00:00Z">
        <w:r>
          <w:delText xml:space="preserve">S. R. Searle and A. I. Khuri,</w:delText>
        </w:r>
      </w:del>
      <w:del w:id="3273" w:author="PR Preview" w:date="2026-01-01T00:00:00Z">
        <w:r>
          <w:delText xml:space="preserve"> </w:delText>
        </w:r>
      </w:del>
      <w:del w:id="3274" w:author="PR Preview" w:date="2026-01-01T00:00:00Z">
        <w:r>
          <w:rPr>
            <w:i/>
            <w:iCs/>
          </w:rPr>
          <w:delText xml:space="preserve">Matrix algebra useful for statistics</w:delText>
        </w:r>
      </w:del>
      <w:del w:id="3275" w:author="PR Preview" w:date="2026-01-01T00:00:00Z">
        <w:r>
          <w:delText xml:space="preserve">. John Wiley &amp; Sons, 2017.</w:delText>
        </w:r>
      </w:del>
    </w:p>
    <w:p>
      <w:pPr>
        <w:pStyle w:val="Bibliography"/>
      </w:pPr>
      <w:del w:id="3276" w:author="PR Preview" w:date="2026-01-01T00:00:00Z">
        <w:r>
          <w:delText xml:space="preserve">[98]</w:delText>
        </w:r>
      </w:del>
      <w:del w:id="3277" w:author="PR Preview" w:date="2026-01-01T00:00:00Z">
        <w:r>
          <w:delText xml:space="preserve"> </w:delText>
        </w:r>
      </w:del>
      <w:del w:id="3278" w:author="PR Preview" w:date="2026-01-01T00:00:00Z">
        <w:r>
          <w:delText xml:space="preserve">	</w:delText>
        </w:r>
      </w:del>
      <w:del w:id="3279" w:author="PR Preview" w:date="2026-01-01T00:00:00Z">
        <w:r>
          <w:delText xml:space="preserve">K. B. Petersen and M. S. Pedersen,</w:delText>
        </w:r>
      </w:del>
      <w:del w:id="3280" w:author="PR Preview" w:date="2026-01-01T00:00:00Z">
        <w:r>
          <w:delText xml:space="preserve"> </w:delText>
        </w:r>
      </w:del>
      <w:del w:id="3281" w:author="PR Preview" w:date="2026-01-01T00:00:00Z">
        <w:r>
          <w:delText xml:space="preserve">“The matrix cookbook,”</w:delText>
        </w:r>
      </w:del>
      <w:del w:id="3282" w:author="PR Preview" w:date="2026-01-01T00:00:00Z">
        <w:r>
          <w:delText xml:space="preserve"> </w:delText>
        </w:r>
      </w:del>
      <w:del w:id="3283" w:author="PR Preview" w:date="2026-01-01T00:00:00Z">
        <w:r>
          <w:delText xml:space="preserve">Technical University of Denmark, Nov. 2012. Available:</w:delText>
        </w:r>
      </w:del>
      <w:del w:id="3284" w:author="PR Preview" w:date="2026-01-01T00:00:00Z">
        <w:r>
          <w:delText xml:space="preserve"> </w:delText>
        </w:r>
      </w:del>
      <w:hyperlink r:id="rId912">
        <w:del w:id="3285" w:author="PR Preview" w:date="2026-01-01T00:00:00Z">
          <w:r>
            <w:rPr>
              <w:rStyle w:val="Hyperlink"/>
            </w:rPr>
            <w:delText xml:space="preserve">https://www2.imm.dtu.dk/pubdb/edoc/imm3274.pdf</w:delText>
          </w:r>
        </w:del>
      </w:hyperlink>
    </w:p>
    <w:p>
      <w:pPr>
        <w:pStyle w:val="Bibliography"/>
      </w:pPr>
      <w:del w:id="3286" w:author="PR Preview" w:date="2026-01-01T00:00:00Z">
        <w:r>
          <w:delText xml:space="preserve">[99]</w:delText>
        </w:r>
      </w:del>
      <w:del w:id="3287" w:author="PR Preview" w:date="2026-01-01T00:00:00Z">
        <w:r>
          <w:delText xml:space="preserve"> </w:delText>
        </w:r>
      </w:del>
      <w:del w:id="3288" w:author="PR Preview" w:date="2026-01-01T00:00:00Z">
        <w:r>
          <w:delText xml:space="preserve">	</w:delText>
        </w:r>
      </w:del>
      <w:del w:id="3289" w:author="PR Preview" w:date="2026-01-01T00:00:00Z">
        <w:r>
          <w:delText xml:space="preserve">Stanford University,</w:delText>
        </w:r>
      </w:del>
      <w:del w:id="3290" w:author="PR Preview" w:date="2026-01-01T00:00:00Z">
        <w:r>
          <w:delText xml:space="preserve"> </w:delText>
        </w:r>
      </w:del>
      <w:del w:id="3291" w:author="PR Preview" w:date="2026-01-01T00:00:00Z">
        <w:r>
          <w:delText xml:space="preserve">“</w:delText>
        </w:r>
      </w:del>
      <w:del w:id="3292" w:author="PR Preview" w:date="2026-01-01T00:00:00Z">
        <w:r>
          <w:delText xml:space="preserve">EE</w:delText>
        </w:r>
      </w:del>
      <w:del w:id="3293" w:author="PR Preview" w:date="2026-01-01T00:00:00Z">
        <w:r>
          <w:delText xml:space="preserve"> </w:delText>
        </w:r>
      </w:del>
      <w:del w:id="3294" w:author="PR Preview" w:date="2026-01-01T00:00:00Z">
        <w:r>
          <w:delText xml:space="preserve">278, probability and statistical inference: Fall 2024 lecture notes.”</w:delText>
        </w:r>
      </w:del>
      <w:del w:id="3295" w:author="PR Preview" w:date="2026-01-01T00:00:00Z">
        <w:r>
          <w:delText xml:space="preserve"> </w:delText>
        </w:r>
      </w:del>
      <w:del w:id="3296" w:author="PR Preview" w:date="2026-01-01T00:00:00Z">
        <w:r>
          <w:delText xml:space="preserve">Handwritten lecture notes, 2024. Available:</w:delText>
        </w:r>
      </w:del>
      <w:del w:id="3297" w:author="PR Preview" w:date="2026-01-01T00:00:00Z">
        <w:r>
          <w:delText xml:space="preserve"> </w:delText>
        </w:r>
      </w:del>
      <w:hyperlink r:id="rId914">
        <w:del w:id="3298" w:author="PR Preview" w:date="2026-01-01T00:00:00Z">
          <w:r>
            <w:rPr>
              <w:rStyle w:val="Hyperlink"/>
            </w:rPr>
            <w:delText xml:space="preserve">https://web.stanford.edu/class/ee278/lectures.html</w:delText>
          </w:r>
        </w:del>
      </w:hyperlink>
    </w:p>
    <w:p>
      <w:pPr>
        <w:pStyle w:val="Bibliography"/>
      </w:pPr>
      <w:ins w:id="3299" w:author="PR Preview" w:date="2026-01-01T00:00:00Z">
        <w:r>
          <w:t xml:space="preserve">[49]</w:t>
        </w:r>
      </w:ins>
      <w:ins w:id="3300" w:author="PR Preview" w:date="2026-01-01T00:00:00Z">
        <w:r>
          <w:t xml:space="preserve"> </w:t>
        </w:r>
      </w:ins>
      <w:ins w:id="3301" w:author="PR Preview" w:date="2026-01-01T00:00:00Z">
        <w:r>
          <w:t xml:space="preserve">	</w:t>
        </w:r>
      </w:ins>
      <w:ins w:id="3302" w:author="PR Preview" w:date="2026-01-01T00:00:00Z">
        <w:r>
          <w:t xml:space="preserve">Wikipedia contributors,</w:t>
        </w:r>
      </w:ins>
      <w:ins w:id="3303" w:author="PR Preview" w:date="2026-01-01T00:00:00Z">
        <w:r>
          <w:t xml:space="preserve"> </w:t>
        </w:r>
      </w:ins>
      <w:ins w:id="3304" w:author="PR Preview" w:date="2026-01-01T00:00:00Z">
        <w:r>
          <w:t xml:space="preserve">“Fundamental theorem of linear algebra —</w:t>
        </w:r>
      </w:ins>
      <w:ins w:id="3305" w:author="PR Preview" w:date="2026-01-01T00:00:00Z">
        <w:r>
          <w:t xml:space="preserve"> </w:t>
        </w:r>
      </w:ins>
      <w:ins w:id="3306" w:author="PR Preview" w:date="2026-01-01T00:00:00Z">
        <w:r>
          <w:t xml:space="preserve">Wikipedia</w:t>
        </w:r>
      </w:ins>
      <w:ins w:id="3307" w:author="PR Preview" w:date="2026-01-01T00:00:00Z">
        <w:r>
          <w:t xml:space="preserve">,</w:t>
        </w:r>
      </w:ins>
      <w:ins w:id="3308" w:author="PR Preview" w:date="2026-01-01T00:00:00Z">
        <w:r>
          <w:t xml:space="preserve"> </w:t>
        </w:r>
      </w:ins>
      <w:ins w:id="3309" w:author="PR Preview" w:date="2026-01-01T00:00:00Z">
        <w:r>
          <w:t xml:space="preserve">the free encyclopedia.”</w:t>
        </w:r>
      </w:ins>
      <w:ins w:id="3310" w:author="PR Preview" w:date="2026-01-01T00:00:00Z">
        <w:r>
          <w:t xml:space="preserve"> </w:t>
        </w:r>
      </w:ins>
      <w:ins w:id="3311" w:author="PR Preview" w:date="2026-01-01T00:00:00Z">
        <w:r>
          <w:t xml:space="preserve">2026. Available:</w:t>
        </w:r>
      </w:ins>
      <w:ins w:id="3312" w:author="PR Preview" w:date="2026-01-01T00:00:00Z">
        <w:r>
          <w:t xml:space="preserve"> </w:t>
        </w:r>
      </w:ins>
      <w:hyperlink r:id="rId809">
        <w:ins w:id="3313" w:author="PR Preview" w:date="2026-01-01T00:00:00Z">
          <w:r>
            <w:rPr>
              <w:rStyle w:val="Hyperlink"/>
            </w:rPr>
            <w:t xml:space="preserve">https://en.wikipedia.org/wiki/Fundamental_theorem_of_linear_algebra</w:t>
          </w:r>
        </w:ins>
      </w:hyperlink>
    </w:p>
    <w:bookmarkEnd w:id="810"/>
    <w:bookmarkStart w:id="812" w:name="ref-wikipedia_inner_product_space"/>
    <w:p>
      <w:pPr>
        <w:pStyle w:val="Bibliography"/>
      </w:pPr>
      <w:ins w:id="3314" w:author="PR Preview" w:date="2026-01-01T00:00:00Z">
        <w:r>
          <w:t xml:space="preserve">[50]</w:t>
        </w:r>
      </w:ins>
      <w:ins w:id="3315" w:author="PR Preview" w:date="2026-01-01T00:00:00Z">
        <w:r>
          <w:t xml:space="preserve"> </w:t>
        </w:r>
      </w:ins>
      <w:ins w:id="3316" w:author="PR Preview" w:date="2026-01-01T00:00:00Z">
        <w:r>
          <w:t xml:space="preserve">	</w:t>
        </w:r>
      </w:ins>
      <w:ins w:id="3317" w:author="PR Preview" w:date="2026-01-01T00:00:00Z">
        <w:r>
          <w:t xml:space="preserve">Wikipedia contributors,</w:t>
        </w:r>
      </w:ins>
      <w:ins w:id="3318" w:author="PR Preview" w:date="2026-01-01T00:00:00Z">
        <w:r>
          <w:t xml:space="preserve"> </w:t>
        </w:r>
      </w:ins>
      <w:ins w:id="3319" w:author="PR Preview" w:date="2026-01-01T00:00:00Z">
        <w:r>
          <w:t xml:space="preserve">“Inner product space —</w:t>
        </w:r>
      </w:ins>
      <w:ins w:id="3320" w:author="PR Preview" w:date="2026-01-01T00:00:00Z">
        <w:r>
          <w:t xml:space="preserve"> </w:t>
        </w:r>
      </w:ins>
      <w:ins w:id="3321" w:author="PR Preview" w:date="2026-01-01T00:00:00Z">
        <w:r>
          <w:t xml:space="preserve">Wikipedia</w:t>
        </w:r>
      </w:ins>
      <w:ins w:id="3322" w:author="PR Preview" w:date="2026-01-01T00:00:00Z">
        <w:r>
          <w:t xml:space="preserve">,</w:t>
        </w:r>
      </w:ins>
      <w:ins w:id="3323" w:author="PR Preview" w:date="2026-01-01T00:00:00Z">
        <w:r>
          <w:t xml:space="preserve"> </w:t>
        </w:r>
      </w:ins>
      <w:ins w:id="3324" w:author="PR Preview" w:date="2026-01-01T00:00:00Z">
        <w:r>
          <w:t xml:space="preserve">the free encyclopedia.”</w:t>
        </w:r>
      </w:ins>
      <w:ins w:id="3325" w:author="PR Preview" w:date="2026-01-01T00:00:00Z">
        <w:r>
          <w:t xml:space="preserve"> </w:t>
        </w:r>
      </w:ins>
      <w:ins w:id="3326" w:author="PR Preview" w:date="2026-01-01T00:00:00Z">
        <w:r>
          <w:t xml:space="preserve">2026. Available:</w:t>
        </w:r>
      </w:ins>
      <w:ins w:id="3327" w:author="PR Preview" w:date="2026-01-01T00:00:00Z">
        <w:r>
          <w:t xml:space="preserve"> </w:t>
        </w:r>
      </w:ins>
      <w:hyperlink r:id="rId811">
        <w:ins w:id="3328" w:author="PR Preview" w:date="2026-01-01T00:00:00Z">
          <w:r>
            <w:rPr>
              <w:rStyle w:val="Hyperlink"/>
            </w:rPr>
            <w:t xml:space="preserve">https://en.wikipedia.org/wiki/Inner_product_space</w:t>
          </w:r>
        </w:ins>
      </w:hyperlink>
    </w:p>
    <w:bookmarkEnd w:id="812"/>
    <w:bookmarkStart w:id="814" w:name="ref-axler2024linear"/>
    <w:p>
      <w:pPr>
        <w:pStyle w:val="Bibliography"/>
      </w:pPr>
      <w:ins w:id="3329" w:author="PR Preview" w:date="2026-01-01T00:00:00Z">
        <w:r>
          <w:t xml:space="preserve">[51]</w:t>
        </w:r>
      </w:ins>
      <w:ins w:id="3330" w:author="PR Preview" w:date="2026-01-01T00:00:00Z">
        <w:r>
          <w:t xml:space="preserve"> </w:t>
        </w:r>
      </w:ins>
      <w:ins w:id="3331" w:author="PR Preview" w:date="2026-01-01T00:00:00Z">
        <w:r>
          <w:t xml:space="preserve">	</w:t>
        </w:r>
      </w:ins>
      <w:ins w:id="3332" w:author="PR Preview" w:date="2026-01-01T00:00:00Z">
        <w:r>
          <w:t xml:space="preserve">S. Axler,</w:t>
        </w:r>
      </w:ins>
      <w:ins w:id="3333" w:author="PR Preview" w:date="2026-01-01T00:00:00Z">
        <w:r>
          <w:t xml:space="preserve"> </w:t>
        </w:r>
      </w:ins>
      <w:ins w:id="3334" w:author="PR Preview" w:date="2026-01-01T00:00:00Z">
        <w:r>
          <w:rPr>
            <w:i/>
            <w:iCs/>
          </w:rPr>
          <w:t xml:space="preserve">Linear algebra done right</w:t>
        </w:r>
      </w:ins>
      <w:ins w:id="3335" w:author="PR Preview" w:date="2026-01-01T00:00:00Z">
        <w:r>
          <w:t xml:space="preserve">, 4th ed. in Undergraduate texts in mathematics. Springer, 2024. doi:</w:t>
        </w:r>
      </w:ins>
      <w:ins w:id="3336" w:author="PR Preview" w:date="2026-01-01T00:00:00Z">
        <w:r>
          <w:t xml:space="preserve"> </w:t>
        </w:r>
      </w:ins>
      <w:hyperlink r:id="rId813">
        <w:ins w:id="3337" w:author="PR Preview" w:date="2026-01-01T00:00:00Z">
          <w:r>
            <w:rPr>
              <w:rStyle w:val="Hyperlink"/>
            </w:rPr>
            <w:t xml:space="preserve">10.1007/978-3-031-41026-0</w:t>
          </w:r>
        </w:ins>
      </w:hyperlink>
      <w:ins w:id="3338" w:author="PR Preview" w:date="2026-01-01T00:00:00Z">
        <w:r>
          <w:t xml:space="preserve">.</w:t>
        </w:r>
      </w:ins>
    </w:p>
    <w:bookmarkEnd w:id="814"/>
    <w:bookmarkStart w:id="816" w:name="ref-zhou2024vector"/>
    <w:p>
      <w:pPr>
        <w:pStyle w:val="Bibliography"/>
      </w:pPr>
      <w:ins w:id="3339" w:author="PR Preview" w:date="2026-01-01T00:00:00Z">
        <w:r>
          <w:t xml:space="preserve">[52]</w:t>
        </w:r>
      </w:ins>
      <w:ins w:id="3340" w:author="PR Preview" w:date="2026-01-01T00:00:00Z">
        <w:r>
          <w:t xml:space="preserve"> </w:t>
        </w:r>
      </w:ins>
      <w:ins w:id="3341" w:author="PR Preview" w:date="2026-01-01T00:00:00Z">
        <w:r>
          <w:t xml:space="preserve">	</w:t>
        </w:r>
      </w:ins>
      <w:ins w:id="3342" w:author="PR Preview" w:date="2026-01-01T00:00:00Z">
        <w:r>
          <w:t xml:space="preserve">H. Zhou,</w:t>
        </w:r>
      </w:ins>
      <w:ins w:id="3343" w:author="PR Preview" w:date="2026-01-01T00:00:00Z">
        <w:r>
          <w:t xml:space="preserve"> </w:t>
        </w:r>
      </w:ins>
      <w:ins w:id="3344" w:author="PR Preview" w:date="2026-01-01T00:00:00Z">
        <w:r>
          <w:t xml:space="preserve">“Vectors.”</w:t>
        </w:r>
      </w:ins>
      <w:ins w:id="3345" w:author="PR Preview" w:date="2026-01-01T00:00:00Z">
        <w:r>
          <w:t xml:space="preserve"> </w:t>
        </w:r>
      </w:ins>
      <w:ins w:id="3346" w:author="PR Preview" w:date="2026-01-01T00:00:00Z">
        <w:r>
          <w:t xml:space="preserve">Lecture notes for Biostat 216, Mathematical Methods for Biostatistics, University of California, Los Angeles, 2024. Accessed: Oct. 05, 2026. [Online]. Available:</w:t>
        </w:r>
      </w:ins>
      <w:ins w:id="3347" w:author="PR Preview" w:date="2026-01-01T00:00:00Z">
        <w:r>
          <w:t xml:space="preserve"> </w:t>
        </w:r>
      </w:ins>
      <w:hyperlink r:id="rId815">
        <w:ins w:id="3348" w:author="PR Preview" w:date="2026-01-01T00:00:00Z">
          <w:r>
            <w:rPr>
              <w:rStyle w:val="Hyperlink"/>
            </w:rPr>
            <w:t xml:space="preserve">https://ucla-biostat-216.github.io/2024fall/slides/02-vector/02-vector.html</w:t>
          </w:r>
        </w:ins>
      </w:hyperlink>
    </w:p>
    <w:bookmarkEnd w:id="816"/>
    <w:bookmarkStart w:id="818" w:name="ref-wikipedia_pythagorean_theorem"/>
    <w:p>
      <w:pPr>
        <w:pStyle w:val="Bibliography"/>
      </w:pPr>
      <w:ins w:id="3349" w:author="PR Preview" w:date="2026-01-01T00:00:00Z">
        <w:r>
          <w:t xml:space="preserve">[53]</w:t>
        </w:r>
      </w:ins>
      <w:ins w:id="3350" w:author="PR Preview" w:date="2026-01-01T00:00:00Z">
        <w:r>
          <w:t xml:space="preserve"> </w:t>
        </w:r>
      </w:ins>
      <w:ins w:id="3351" w:author="PR Preview" w:date="2026-01-01T00:00:00Z">
        <w:r>
          <w:t xml:space="preserve">	</w:t>
        </w:r>
      </w:ins>
      <w:ins w:id="3352" w:author="PR Preview" w:date="2026-01-01T00:00:00Z">
        <w:r>
          <w:t xml:space="preserve">Wikipedia contributors,</w:t>
        </w:r>
      </w:ins>
      <w:ins w:id="3353" w:author="PR Preview" w:date="2026-01-01T00:00:00Z">
        <w:r>
          <w:t xml:space="preserve"> </w:t>
        </w:r>
      </w:ins>
      <w:ins w:id="3354" w:author="PR Preview" w:date="2026-01-01T00:00:00Z">
        <w:r>
          <w:t xml:space="preserve">“Pythagorean theorem —</w:t>
        </w:r>
      </w:ins>
      <w:ins w:id="3355" w:author="PR Preview" w:date="2026-01-01T00:00:00Z">
        <w:r>
          <w:t xml:space="preserve"> </w:t>
        </w:r>
      </w:ins>
      <w:ins w:id="3356" w:author="PR Preview" w:date="2026-01-01T00:00:00Z">
        <w:r>
          <w:t xml:space="preserve">Wikipedia</w:t>
        </w:r>
      </w:ins>
      <w:ins w:id="3357" w:author="PR Preview" w:date="2026-01-01T00:00:00Z">
        <w:r>
          <w:t xml:space="preserve">,</w:t>
        </w:r>
      </w:ins>
      <w:ins w:id="3358" w:author="PR Preview" w:date="2026-01-01T00:00:00Z">
        <w:r>
          <w:t xml:space="preserve"> </w:t>
        </w:r>
      </w:ins>
      <w:ins w:id="3359" w:author="PR Preview" w:date="2026-01-01T00:00:00Z">
        <w:r>
          <w:t xml:space="preserve">the free encyclopedia.”</w:t>
        </w:r>
      </w:ins>
      <w:ins w:id="3360" w:author="PR Preview" w:date="2026-01-01T00:00:00Z">
        <w:r>
          <w:t xml:space="preserve"> </w:t>
        </w:r>
      </w:ins>
      <w:ins w:id="3361" w:author="PR Preview" w:date="2026-01-01T00:00:00Z">
        <w:r>
          <w:t xml:space="preserve">2026. Available:</w:t>
        </w:r>
      </w:ins>
      <w:ins w:id="3362" w:author="PR Preview" w:date="2026-01-01T00:00:00Z">
        <w:r>
          <w:t xml:space="preserve"> </w:t>
        </w:r>
      </w:ins>
      <w:hyperlink r:id="rId817">
        <w:ins w:id="3363" w:author="PR Preview" w:date="2026-01-01T00:00:00Z">
          <w:r>
            <w:rPr>
              <w:rStyle w:val="Hyperlink"/>
            </w:rPr>
            <w:t xml:space="preserve">https://en.wikipedia.org/wiki/Pythagorean_theorem</w:t>
          </w:r>
        </w:ins>
      </w:hyperlink>
    </w:p>
    <w:bookmarkEnd w:id="818"/>
    <w:bookmarkStart w:id="820" w:name="ref-wikipedia_cauchy_schwarz_inequality"/>
    <w:p>
      <w:pPr>
        <w:pStyle w:val="Bibliography"/>
      </w:pPr>
      <w:ins w:id="3364" w:author="PR Preview" w:date="2026-01-01T00:00:00Z">
        <w:r>
          <w:t xml:space="preserve">[54]</w:t>
        </w:r>
      </w:ins>
      <w:ins w:id="3365" w:author="PR Preview" w:date="2026-01-01T00:00:00Z">
        <w:r>
          <w:t xml:space="preserve"> </w:t>
        </w:r>
      </w:ins>
      <w:ins w:id="3366" w:author="PR Preview" w:date="2026-01-01T00:00:00Z">
        <w:r>
          <w:t xml:space="preserve">	</w:t>
        </w:r>
      </w:ins>
      <w:ins w:id="3367" w:author="PR Preview" w:date="2026-01-01T00:00:00Z">
        <w:r>
          <w:t xml:space="preserve">Wikipedia contributors,</w:t>
        </w:r>
      </w:ins>
      <w:ins w:id="3368" w:author="PR Preview" w:date="2026-01-01T00:00:00Z">
        <w:r>
          <w:t xml:space="preserve"> </w:t>
        </w:r>
      </w:ins>
      <w:ins w:id="3369" w:author="PR Preview" w:date="2026-01-01T00:00:00Z">
        <w:r>
          <w:t xml:space="preserve">“Cauchy–schwarz inequality —</w:t>
        </w:r>
      </w:ins>
      <w:ins w:id="3370" w:author="PR Preview" w:date="2026-01-01T00:00:00Z">
        <w:r>
          <w:t xml:space="preserve"> </w:t>
        </w:r>
      </w:ins>
      <w:ins w:id="3371" w:author="PR Preview" w:date="2026-01-01T00:00:00Z">
        <w:r>
          <w:t xml:space="preserve">Wikipedia</w:t>
        </w:r>
      </w:ins>
      <w:ins w:id="3372" w:author="PR Preview" w:date="2026-01-01T00:00:00Z">
        <w:r>
          <w:t xml:space="preserve">,</w:t>
        </w:r>
      </w:ins>
      <w:ins w:id="3373" w:author="PR Preview" w:date="2026-01-01T00:00:00Z">
        <w:r>
          <w:t xml:space="preserve"> </w:t>
        </w:r>
      </w:ins>
      <w:ins w:id="3374" w:author="PR Preview" w:date="2026-01-01T00:00:00Z">
        <w:r>
          <w:t xml:space="preserve">the free encyclopedia.”</w:t>
        </w:r>
      </w:ins>
      <w:ins w:id="3375" w:author="PR Preview" w:date="2026-01-01T00:00:00Z">
        <w:r>
          <w:t xml:space="preserve"> </w:t>
        </w:r>
      </w:ins>
      <w:ins w:id="3376" w:author="PR Preview" w:date="2026-01-01T00:00:00Z">
        <w:r>
          <w:t xml:space="preserve">2026. Available:</w:t>
        </w:r>
      </w:ins>
      <w:ins w:id="3377" w:author="PR Preview" w:date="2026-01-01T00:00:00Z">
        <w:r>
          <w:t xml:space="preserve"> </w:t>
        </w:r>
      </w:ins>
      <w:hyperlink r:id="rId819">
        <w:ins w:id="3378" w:author="PR Preview" w:date="2026-01-01T00:00:00Z">
          <w:r>
            <w:rPr>
              <w:rStyle w:val="Hyperlink"/>
            </w:rPr>
            <w:t xml:space="preserve">https://en.wikipedia.org/wiki/Cauchy%E2%80%93Schwarz_inequality</w:t>
          </w:r>
        </w:ins>
      </w:hyperlink>
    </w:p>
    <w:bookmarkEnd w:id="820"/>
    <w:bookmarkStart w:id="822" w:name="ref-wikipedia_norm_mathematics"/>
    <w:p>
      <w:pPr>
        <w:pStyle w:val="Bibliography"/>
      </w:pPr>
      <w:ins w:id="3379" w:author="PR Preview" w:date="2026-01-01T00:00:00Z">
        <w:r>
          <w:t xml:space="preserve">[55]</w:t>
        </w:r>
      </w:ins>
      <w:ins w:id="3380" w:author="PR Preview" w:date="2026-01-01T00:00:00Z">
        <w:r>
          <w:t xml:space="preserve"> </w:t>
        </w:r>
      </w:ins>
      <w:ins w:id="3381" w:author="PR Preview" w:date="2026-01-01T00:00:00Z">
        <w:r>
          <w:t xml:space="preserve">	</w:t>
        </w:r>
      </w:ins>
      <w:ins w:id="3382" w:author="PR Preview" w:date="2026-01-01T00:00:00Z">
        <w:r>
          <w:t xml:space="preserve">Wikipedia contributors,</w:t>
        </w:r>
      </w:ins>
      <w:ins w:id="3383" w:author="PR Preview" w:date="2026-01-01T00:00:00Z">
        <w:r>
          <w:t xml:space="preserve"> </w:t>
        </w:r>
      </w:ins>
      <w:ins w:id="3384" w:author="PR Preview" w:date="2026-01-01T00:00:00Z">
        <w:r>
          <w:t xml:space="preserve">“Norm (mathematics) —</w:t>
        </w:r>
      </w:ins>
      <w:ins w:id="3385" w:author="PR Preview" w:date="2026-01-01T00:00:00Z">
        <w:r>
          <w:t xml:space="preserve"> </w:t>
        </w:r>
      </w:ins>
      <w:ins w:id="3386" w:author="PR Preview" w:date="2026-01-01T00:00:00Z">
        <w:r>
          <w:t xml:space="preserve">Wikipedia</w:t>
        </w:r>
      </w:ins>
      <w:ins w:id="3387" w:author="PR Preview" w:date="2026-01-01T00:00:00Z">
        <w:r>
          <w:t xml:space="preserve">,</w:t>
        </w:r>
      </w:ins>
      <w:ins w:id="3388" w:author="PR Preview" w:date="2026-01-01T00:00:00Z">
        <w:r>
          <w:t xml:space="preserve"> </w:t>
        </w:r>
      </w:ins>
      <w:ins w:id="3389" w:author="PR Preview" w:date="2026-01-01T00:00:00Z">
        <w:r>
          <w:t xml:space="preserve">the free encyclopedia.”</w:t>
        </w:r>
      </w:ins>
      <w:ins w:id="3390" w:author="PR Preview" w:date="2026-01-01T00:00:00Z">
        <w:r>
          <w:t xml:space="preserve"> </w:t>
        </w:r>
      </w:ins>
      <w:ins w:id="3391" w:author="PR Preview" w:date="2026-01-01T00:00:00Z">
        <w:r>
          <w:t xml:space="preserve">2026. Available:</w:t>
        </w:r>
      </w:ins>
      <w:ins w:id="3392" w:author="PR Preview" w:date="2026-01-01T00:00:00Z">
        <w:r>
          <w:t xml:space="preserve"> </w:t>
        </w:r>
      </w:ins>
      <w:hyperlink r:id="rId821">
        <w:ins w:id="3393" w:author="PR Preview" w:date="2026-01-01T00:00:00Z">
          <w:r>
            <w:rPr>
              <w:rStyle w:val="Hyperlink"/>
            </w:rPr>
            <w:t xml:space="preserve">https://en.wikipedia.org/wiki/Norm_(mathematics)</w:t>
          </w:r>
        </w:ins>
      </w:hyperlink>
    </w:p>
    <w:bookmarkEnd w:id="822"/>
    <w:bookmarkStart w:id="824" w:name="ref-wikipedia_triangle_inequality"/>
    <w:p>
      <w:pPr>
        <w:pStyle w:val="Bibliography"/>
      </w:pPr>
      <w:ins w:id="3394" w:author="PR Preview" w:date="2026-01-01T00:00:00Z">
        <w:r>
          <w:t xml:space="preserve">[56]</w:t>
        </w:r>
      </w:ins>
      <w:ins w:id="3395" w:author="PR Preview" w:date="2026-01-01T00:00:00Z">
        <w:r>
          <w:t xml:space="preserve"> </w:t>
        </w:r>
      </w:ins>
      <w:ins w:id="3396" w:author="PR Preview" w:date="2026-01-01T00:00:00Z">
        <w:r>
          <w:t xml:space="preserve">	</w:t>
        </w:r>
      </w:ins>
      <w:ins w:id="3397" w:author="PR Preview" w:date="2026-01-01T00:00:00Z">
        <w:r>
          <w:t xml:space="preserve">Wikipedia contributors,</w:t>
        </w:r>
      </w:ins>
      <w:ins w:id="3398" w:author="PR Preview" w:date="2026-01-01T00:00:00Z">
        <w:r>
          <w:t xml:space="preserve"> </w:t>
        </w:r>
      </w:ins>
      <w:ins w:id="3399" w:author="PR Preview" w:date="2026-01-01T00:00:00Z">
        <w:r>
          <w:t xml:space="preserve">“Triangle inequality —</w:t>
        </w:r>
      </w:ins>
      <w:ins w:id="3400" w:author="PR Preview" w:date="2026-01-01T00:00:00Z">
        <w:r>
          <w:t xml:space="preserve"> </w:t>
        </w:r>
      </w:ins>
      <w:ins w:id="3401" w:author="PR Preview" w:date="2026-01-01T00:00:00Z">
        <w:r>
          <w:t xml:space="preserve">Wikipedia</w:t>
        </w:r>
      </w:ins>
      <w:ins w:id="3402" w:author="PR Preview" w:date="2026-01-01T00:00:00Z">
        <w:r>
          <w:t xml:space="preserve">,</w:t>
        </w:r>
      </w:ins>
      <w:ins w:id="3403" w:author="PR Preview" w:date="2026-01-01T00:00:00Z">
        <w:r>
          <w:t xml:space="preserve"> </w:t>
        </w:r>
      </w:ins>
      <w:ins w:id="3404" w:author="PR Preview" w:date="2026-01-01T00:00:00Z">
        <w:r>
          <w:t xml:space="preserve">the free encyclopedia.”</w:t>
        </w:r>
      </w:ins>
      <w:ins w:id="3405" w:author="PR Preview" w:date="2026-01-01T00:00:00Z">
        <w:r>
          <w:t xml:space="preserve"> </w:t>
        </w:r>
      </w:ins>
      <w:ins w:id="3406" w:author="PR Preview" w:date="2026-01-01T00:00:00Z">
        <w:r>
          <w:t xml:space="preserve">2026. Available:</w:t>
        </w:r>
      </w:ins>
      <w:ins w:id="3407" w:author="PR Preview" w:date="2026-01-01T00:00:00Z">
        <w:r>
          <w:t xml:space="preserve"> </w:t>
        </w:r>
      </w:ins>
      <w:hyperlink r:id="rId823">
        <w:ins w:id="3408" w:author="PR Preview" w:date="2026-01-01T00:00:00Z">
          <w:r>
            <w:rPr>
              <w:rStyle w:val="Hyperlink"/>
            </w:rPr>
            <w:t xml:space="preserve">https://en.wikipedia.org/wiki/Triangle_inequality</w:t>
          </w:r>
        </w:ins>
      </w:hyperlink>
    </w:p>
    <w:bookmarkEnd w:id="824"/>
    <w:bookmarkStart w:id="826" w:name="ref-wikipedia_lp_space"/>
    <w:p>
      <w:pPr>
        <w:pStyle w:val="Bibliography"/>
      </w:pPr>
      <w:ins w:id="3409" w:author="PR Preview" w:date="2026-01-01T00:00:00Z">
        <w:r>
          <w:t xml:space="preserve">[57]</w:t>
        </w:r>
      </w:ins>
      <w:ins w:id="3410" w:author="PR Preview" w:date="2026-01-01T00:00:00Z">
        <w:r>
          <w:t xml:space="preserve"> </w:t>
        </w:r>
      </w:ins>
      <w:ins w:id="3411" w:author="PR Preview" w:date="2026-01-01T00:00:00Z">
        <w:r>
          <w:t xml:space="preserve">	</w:t>
        </w:r>
      </w:ins>
      <w:ins w:id="3412" w:author="PR Preview" w:date="2026-01-01T00:00:00Z">
        <w:r>
          <w:t xml:space="preserve">Wikipedia contributors,</w:t>
        </w:r>
      </w:ins>
      <w:ins w:id="3413" w:author="PR Preview" w:date="2026-01-01T00:00:00Z">
        <w:r>
          <w:t xml:space="preserve"> </w:t>
        </w:r>
      </w:ins>
      <w:ins w:id="3414" w:author="PR Preview" w:date="2026-01-01T00:00:00Z">
        <w:r>
          <w:t xml:space="preserve">“Lp space —</w:t>
        </w:r>
      </w:ins>
      <w:ins w:id="3415" w:author="PR Preview" w:date="2026-01-01T00:00:00Z">
        <w:r>
          <w:t xml:space="preserve"> </w:t>
        </w:r>
      </w:ins>
      <w:ins w:id="3416" w:author="PR Preview" w:date="2026-01-01T00:00:00Z">
        <w:r>
          <w:t xml:space="preserve">Wikipedia</w:t>
        </w:r>
      </w:ins>
      <w:ins w:id="3417" w:author="PR Preview" w:date="2026-01-01T00:00:00Z">
        <w:r>
          <w:t xml:space="preserve">,</w:t>
        </w:r>
      </w:ins>
      <w:ins w:id="3418" w:author="PR Preview" w:date="2026-01-01T00:00:00Z">
        <w:r>
          <w:t xml:space="preserve"> </w:t>
        </w:r>
      </w:ins>
      <w:ins w:id="3419" w:author="PR Preview" w:date="2026-01-01T00:00:00Z">
        <w:r>
          <w:t xml:space="preserve">the free encyclopedia.”</w:t>
        </w:r>
      </w:ins>
      <w:ins w:id="3420" w:author="PR Preview" w:date="2026-01-01T00:00:00Z">
        <w:r>
          <w:t xml:space="preserve"> </w:t>
        </w:r>
      </w:ins>
      <w:ins w:id="3421" w:author="PR Preview" w:date="2026-01-01T00:00:00Z">
        <w:r>
          <w:t xml:space="preserve">2026. Available:</w:t>
        </w:r>
      </w:ins>
      <w:ins w:id="3422" w:author="PR Preview" w:date="2026-01-01T00:00:00Z">
        <w:r>
          <w:t xml:space="preserve"> </w:t>
        </w:r>
      </w:ins>
      <w:hyperlink r:id="rId825">
        <w:ins w:id="3423" w:author="PR Preview" w:date="2026-01-01T00:00:00Z">
          <w:r>
            <w:rPr>
              <w:rStyle w:val="Hyperlink"/>
            </w:rPr>
            <w:t xml:space="preserve">https://en.wikipedia.org/wiki/Lp_space</w:t>
          </w:r>
        </w:ins>
      </w:hyperlink>
    </w:p>
    <w:bookmarkEnd w:id="826"/>
    <w:bookmarkStart w:id="828" w:name="ref-wikipedia_uniform_norm"/>
    <w:p>
      <w:pPr>
        <w:pStyle w:val="Bibliography"/>
      </w:pPr>
      <w:ins w:id="3424" w:author="PR Preview" w:date="2026-01-01T00:00:00Z">
        <w:r>
          <w:t xml:space="preserve">[58]</w:t>
        </w:r>
      </w:ins>
      <w:ins w:id="3425" w:author="PR Preview" w:date="2026-01-01T00:00:00Z">
        <w:r>
          <w:t xml:space="preserve"> </w:t>
        </w:r>
      </w:ins>
      <w:ins w:id="3426" w:author="PR Preview" w:date="2026-01-01T00:00:00Z">
        <w:r>
          <w:t xml:space="preserve">	</w:t>
        </w:r>
      </w:ins>
      <w:ins w:id="3427" w:author="PR Preview" w:date="2026-01-01T00:00:00Z">
        <w:r>
          <w:t xml:space="preserve">Wikipedia contributors,</w:t>
        </w:r>
      </w:ins>
      <w:ins w:id="3428" w:author="PR Preview" w:date="2026-01-01T00:00:00Z">
        <w:r>
          <w:t xml:space="preserve"> </w:t>
        </w:r>
      </w:ins>
      <w:ins w:id="3429" w:author="PR Preview" w:date="2026-01-01T00:00:00Z">
        <w:r>
          <w:t xml:space="preserve">“Uniform norm —</w:t>
        </w:r>
      </w:ins>
      <w:ins w:id="3430" w:author="PR Preview" w:date="2026-01-01T00:00:00Z">
        <w:r>
          <w:t xml:space="preserve"> </w:t>
        </w:r>
      </w:ins>
      <w:ins w:id="3431" w:author="PR Preview" w:date="2026-01-01T00:00:00Z">
        <w:r>
          <w:t xml:space="preserve">Wikipedia</w:t>
        </w:r>
      </w:ins>
      <w:ins w:id="3432" w:author="PR Preview" w:date="2026-01-01T00:00:00Z">
        <w:r>
          <w:t xml:space="preserve">,</w:t>
        </w:r>
      </w:ins>
      <w:ins w:id="3433" w:author="PR Preview" w:date="2026-01-01T00:00:00Z">
        <w:r>
          <w:t xml:space="preserve"> </w:t>
        </w:r>
      </w:ins>
      <w:ins w:id="3434" w:author="PR Preview" w:date="2026-01-01T00:00:00Z">
        <w:r>
          <w:t xml:space="preserve">the free encyclopedia.”</w:t>
        </w:r>
      </w:ins>
      <w:ins w:id="3435" w:author="PR Preview" w:date="2026-01-01T00:00:00Z">
        <w:r>
          <w:t xml:space="preserve"> </w:t>
        </w:r>
      </w:ins>
      <w:ins w:id="3436" w:author="PR Preview" w:date="2026-01-01T00:00:00Z">
        <w:r>
          <w:t xml:space="preserve">2026. Available:</w:t>
        </w:r>
      </w:ins>
      <w:ins w:id="3437" w:author="PR Preview" w:date="2026-01-01T00:00:00Z">
        <w:r>
          <w:t xml:space="preserve"> </w:t>
        </w:r>
      </w:ins>
      <w:hyperlink r:id="rId827">
        <w:ins w:id="3438" w:author="PR Preview" w:date="2026-01-01T00:00:00Z">
          <w:r>
            <w:rPr>
              <w:rStyle w:val="Hyperlink"/>
            </w:rPr>
            <w:t xml:space="preserve">https://en.wikipedia.org/wiki/Uniform_norm</w:t>
          </w:r>
        </w:ins>
      </w:hyperlink>
    </w:p>
    <w:bookmarkEnd w:id="828"/>
    <w:bookmarkStart w:id="830" w:name="ref-wikipedia_cosine_similarity"/>
    <w:p>
      <w:pPr>
        <w:pStyle w:val="Bibliography"/>
      </w:pPr>
      <w:ins w:id="3439" w:author="PR Preview" w:date="2026-01-01T00:00:00Z">
        <w:r>
          <w:t xml:space="preserve">[59]</w:t>
        </w:r>
      </w:ins>
      <w:ins w:id="3440" w:author="PR Preview" w:date="2026-01-01T00:00:00Z">
        <w:r>
          <w:t xml:space="preserve"> </w:t>
        </w:r>
      </w:ins>
      <w:ins w:id="3441" w:author="PR Preview" w:date="2026-01-01T00:00:00Z">
        <w:r>
          <w:t xml:space="preserve">	</w:t>
        </w:r>
      </w:ins>
      <w:ins w:id="3442" w:author="PR Preview" w:date="2026-01-01T00:00:00Z">
        <w:r>
          <w:t xml:space="preserve">Wikipedia contributors,</w:t>
        </w:r>
      </w:ins>
      <w:ins w:id="3443" w:author="PR Preview" w:date="2026-01-01T00:00:00Z">
        <w:r>
          <w:t xml:space="preserve"> </w:t>
        </w:r>
      </w:ins>
      <w:ins w:id="3444" w:author="PR Preview" w:date="2026-01-01T00:00:00Z">
        <w:r>
          <w:t xml:space="preserve">“Cosine similarity —</w:t>
        </w:r>
      </w:ins>
      <w:ins w:id="3445" w:author="PR Preview" w:date="2026-01-01T00:00:00Z">
        <w:r>
          <w:t xml:space="preserve"> </w:t>
        </w:r>
      </w:ins>
      <w:ins w:id="3446" w:author="PR Preview" w:date="2026-01-01T00:00:00Z">
        <w:r>
          <w:t xml:space="preserve">Wikipedia</w:t>
        </w:r>
      </w:ins>
      <w:ins w:id="3447" w:author="PR Preview" w:date="2026-01-01T00:00:00Z">
        <w:r>
          <w:t xml:space="preserve">,</w:t>
        </w:r>
      </w:ins>
      <w:ins w:id="3448" w:author="PR Preview" w:date="2026-01-01T00:00:00Z">
        <w:r>
          <w:t xml:space="preserve"> </w:t>
        </w:r>
      </w:ins>
      <w:ins w:id="3449" w:author="PR Preview" w:date="2026-01-01T00:00:00Z">
        <w:r>
          <w:t xml:space="preserve">the free encyclopedia.”</w:t>
        </w:r>
      </w:ins>
      <w:ins w:id="3450" w:author="PR Preview" w:date="2026-01-01T00:00:00Z">
        <w:r>
          <w:t xml:space="preserve"> </w:t>
        </w:r>
      </w:ins>
      <w:ins w:id="3451" w:author="PR Preview" w:date="2026-01-01T00:00:00Z">
        <w:r>
          <w:t xml:space="preserve">2026. Available:</w:t>
        </w:r>
      </w:ins>
      <w:ins w:id="3452" w:author="PR Preview" w:date="2026-01-01T00:00:00Z">
        <w:r>
          <w:t xml:space="preserve"> </w:t>
        </w:r>
      </w:ins>
      <w:hyperlink r:id="rId829">
        <w:ins w:id="3453" w:author="PR Preview" w:date="2026-01-01T00:00:00Z">
          <w:r>
            <w:rPr>
              <w:rStyle w:val="Hyperlink"/>
            </w:rPr>
            <w:t xml:space="preserve">https://en.wikipedia.org/wiki/Cosine_similarity</w:t>
          </w:r>
        </w:ins>
      </w:hyperlink>
    </w:p>
    <w:bookmarkEnd w:id="830"/>
    <w:bookmarkStart w:id="832" w:name="ref-wikipedia_orthonormal_basis"/>
    <w:p>
      <w:pPr>
        <w:pStyle w:val="Bibliography"/>
      </w:pPr>
      <w:ins w:id="3454" w:author="PR Preview" w:date="2026-01-01T00:00:00Z">
        <w:r>
          <w:t xml:space="preserve">[60]</w:t>
        </w:r>
      </w:ins>
      <w:ins w:id="3455" w:author="PR Preview" w:date="2026-01-01T00:00:00Z">
        <w:r>
          <w:t xml:space="preserve"> </w:t>
        </w:r>
      </w:ins>
      <w:ins w:id="3456" w:author="PR Preview" w:date="2026-01-01T00:00:00Z">
        <w:r>
          <w:t xml:space="preserve">	</w:t>
        </w:r>
      </w:ins>
      <w:ins w:id="3457" w:author="PR Preview" w:date="2026-01-01T00:00:00Z">
        <w:r>
          <w:t xml:space="preserve">Wikipedia contributors,</w:t>
        </w:r>
      </w:ins>
      <w:ins w:id="3458" w:author="PR Preview" w:date="2026-01-01T00:00:00Z">
        <w:r>
          <w:t xml:space="preserve"> </w:t>
        </w:r>
      </w:ins>
      <w:ins w:id="3459" w:author="PR Preview" w:date="2026-01-01T00:00:00Z">
        <w:r>
          <w:t xml:space="preserve">“Orthonormal basis —</w:t>
        </w:r>
      </w:ins>
      <w:ins w:id="3460" w:author="PR Preview" w:date="2026-01-01T00:00:00Z">
        <w:r>
          <w:t xml:space="preserve"> </w:t>
        </w:r>
      </w:ins>
      <w:ins w:id="3461" w:author="PR Preview" w:date="2026-01-01T00:00:00Z">
        <w:r>
          <w:t xml:space="preserve">Wikipedia</w:t>
        </w:r>
      </w:ins>
      <w:ins w:id="3462" w:author="PR Preview" w:date="2026-01-01T00:00:00Z">
        <w:r>
          <w:t xml:space="preserve">,</w:t>
        </w:r>
      </w:ins>
      <w:ins w:id="3463" w:author="PR Preview" w:date="2026-01-01T00:00:00Z">
        <w:r>
          <w:t xml:space="preserve"> </w:t>
        </w:r>
      </w:ins>
      <w:ins w:id="3464" w:author="PR Preview" w:date="2026-01-01T00:00:00Z">
        <w:r>
          <w:t xml:space="preserve">the free encyclopedia.”</w:t>
        </w:r>
      </w:ins>
      <w:ins w:id="3465" w:author="PR Preview" w:date="2026-01-01T00:00:00Z">
        <w:r>
          <w:t xml:space="preserve"> </w:t>
        </w:r>
      </w:ins>
      <w:ins w:id="3466" w:author="PR Preview" w:date="2026-01-01T00:00:00Z">
        <w:r>
          <w:t xml:space="preserve">2026. Available:</w:t>
        </w:r>
      </w:ins>
      <w:ins w:id="3467" w:author="PR Preview" w:date="2026-01-01T00:00:00Z">
        <w:r>
          <w:t xml:space="preserve"> </w:t>
        </w:r>
      </w:ins>
      <w:hyperlink r:id="rId831">
        <w:ins w:id="3468" w:author="PR Preview" w:date="2026-01-01T00:00:00Z">
          <w:r>
            <w:rPr>
              <w:rStyle w:val="Hyperlink"/>
            </w:rPr>
            <w:t xml:space="preserve">https://en.wikipedia.org/wiki/Orthonormal_basis</w:t>
          </w:r>
        </w:ins>
      </w:hyperlink>
    </w:p>
    <w:bookmarkEnd w:id="832"/>
    <w:bookmarkStart w:id="834" w:name="ref-wikipedia_gram_schmidt_process"/>
    <w:p>
      <w:pPr>
        <w:pStyle w:val="Bibliography"/>
      </w:pPr>
      <w:ins w:id="3469" w:author="PR Preview" w:date="2026-01-01T00:00:00Z">
        <w:r>
          <w:t xml:space="preserve">[61]</w:t>
        </w:r>
      </w:ins>
      <w:ins w:id="3470" w:author="PR Preview" w:date="2026-01-01T00:00:00Z">
        <w:r>
          <w:t xml:space="preserve"> </w:t>
        </w:r>
      </w:ins>
      <w:ins w:id="3471" w:author="PR Preview" w:date="2026-01-01T00:00:00Z">
        <w:r>
          <w:t xml:space="preserve">	</w:t>
        </w:r>
      </w:ins>
      <w:ins w:id="3472" w:author="PR Preview" w:date="2026-01-01T00:00:00Z">
        <w:r>
          <w:t xml:space="preserve">Wikipedia contributors,</w:t>
        </w:r>
      </w:ins>
      <w:ins w:id="3473" w:author="PR Preview" w:date="2026-01-01T00:00:00Z">
        <w:r>
          <w:t xml:space="preserve"> </w:t>
        </w:r>
      </w:ins>
      <w:ins w:id="3474" w:author="PR Preview" w:date="2026-01-01T00:00:00Z">
        <w:r>
          <w:t xml:space="preserve">“Gram–schmidt process —</w:t>
        </w:r>
      </w:ins>
      <w:ins w:id="3475" w:author="PR Preview" w:date="2026-01-01T00:00:00Z">
        <w:r>
          <w:t xml:space="preserve"> </w:t>
        </w:r>
      </w:ins>
      <w:ins w:id="3476" w:author="PR Preview" w:date="2026-01-01T00:00:00Z">
        <w:r>
          <w:t xml:space="preserve">Wikipedia</w:t>
        </w:r>
      </w:ins>
      <w:ins w:id="3477" w:author="PR Preview" w:date="2026-01-01T00:00:00Z">
        <w:r>
          <w:t xml:space="preserve">,</w:t>
        </w:r>
      </w:ins>
      <w:ins w:id="3478" w:author="PR Preview" w:date="2026-01-01T00:00:00Z">
        <w:r>
          <w:t xml:space="preserve"> </w:t>
        </w:r>
      </w:ins>
      <w:ins w:id="3479" w:author="PR Preview" w:date="2026-01-01T00:00:00Z">
        <w:r>
          <w:t xml:space="preserve">the free encyclopedia.”</w:t>
        </w:r>
      </w:ins>
      <w:ins w:id="3480" w:author="PR Preview" w:date="2026-01-01T00:00:00Z">
        <w:r>
          <w:t xml:space="preserve"> </w:t>
        </w:r>
      </w:ins>
      <w:ins w:id="3481" w:author="PR Preview" w:date="2026-01-01T00:00:00Z">
        <w:r>
          <w:t xml:space="preserve">2026. Available:</w:t>
        </w:r>
      </w:ins>
      <w:ins w:id="3482" w:author="PR Preview" w:date="2026-01-01T00:00:00Z">
        <w:r>
          <w:t xml:space="preserve"> </w:t>
        </w:r>
      </w:ins>
      <w:hyperlink r:id="rId833">
        <w:ins w:id="3483" w:author="PR Preview" w:date="2026-01-01T00:00:00Z">
          <w:r>
            <w:rPr>
              <w:rStyle w:val="Hyperlink"/>
            </w:rPr>
            <w:t xml:space="preserve">https://en.wikipedia.org/wiki/Gram%E2%80%93Schmidt_process</w:t>
          </w:r>
        </w:ins>
      </w:hyperlink>
    </w:p>
    <w:bookmarkEnd w:id="834"/>
    <w:bookmarkStart w:id="836" w:name="ref-wikipedia_outer_product"/>
    <w:p>
      <w:pPr>
        <w:pStyle w:val="Bibliography"/>
      </w:pPr>
      <w:ins w:id="3484" w:author="PR Preview" w:date="2026-01-01T00:00:00Z">
        <w:r>
          <w:t xml:space="preserve">[62]</w:t>
        </w:r>
      </w:ins>
      <w:ins w:id="3485" w:author="PR Preview" w:date="2026-01-01T00:00:00Z">
        <w:r>
          <w:t xml:space="preserve"> </w:t>
        </w:r>
      </w:ins>
      <w:ins w:id="3486" w:author="PR Preview" w:date="2026-01-01T00:00:00Z">
        <w:r>
          <w:t xml:space="preserve">	</w:t>
        </w:r>
      </w:ins>
      <w:ins w:id="3487" w:author="PR Preview" w:date="2026-01-01T00:00:00Z">
        <w:r>
          <w:t xml:space="preserve">Wikipedia contributors,</w:t>
        </w:r>
      </w:ins>
      <w:ins w:id="3488" w:author="PR Preview" w:date="2026-01-01T00:00:00Z">
        <w:r>
          <w:t xml:space="preserve"> </w:t>
        </w:r>
      </w:ins>
      <w:ins w:id="3489" w:author="PR Preview" w:date="2026-01-01T00:00:00Z">
        <w:r>
          <w:t xml:space="preserve">“Outer product —</w:t>
        </w:r>
      </w:ins>
      <w:ins w:id="3490" w:author="PR Preview" w:date="2026-01-01T00:00:00Z">
        <w:r>
          <w:t xml:space="preserve"> </w:t>
        </w:r>
      </w:ins>
      <w:ins w:id="3491" w:author="PR Preview" w:date="2026-01-01T00:00:00Z">
        <w:r>
          <w:t xml:space="preserve">Wikipedia</w:t>
        </w:r>
      </w:ins>
      <w:ins w:id="3492" w:author="PR Preview" w:date="2026-01-01T00:00:00Z">
        <w:r>
          <w:t xml:space="preserve">,</w:t>
        </w:r>
      </w:ins>
      <w:ins w:id="3493" w:author="PR Preview" w:date="2026-01-01T00:00:00Z">
        <w:r>
          <w:t xml:space="preserve"> </w:t>
        </w:r>
      </w:ins>
      <w:ins w:id="3494" w:author="PR Preview" w:date="2026-01-01T00:00:00Z">
        <w:r>
          <w:t xml:space="preserve">the free encyclopedia.”</w:t>
        </w:r>
      </w:ins>
      <w:ins w:id="3495" w:author="PR Preview" w:date="2026-01-01T00:00:00Z">
        <w:r>
          <w:t xml:space="preserve"> </w:t>
        </w:r>
      </w:ins>
      <w:ins w:id="3496" w:author="PR Preview" w:date="2026-01-01T00:00:00Z">
        <w:r>
          <w:t xml:space="preserve">2026. Available:</w:t>
        </w:r>
      </w:ins>
      <w:ins w:id="3497" w:author="PR Preview" w:date="2026-01-01T00:00:00Z">
        <w:r>
          <w:t xml:space="preserve"> </w:t>
        </w:r>
      </w:ins>
      <w:hyperlink r:id="rId835">
        <w:ins w:id="3498" w:author="PR Preview" w:date="2026-01-01T00:00:00Z">
          <w:r>
            <w:rPr>
              <w:rStyle w:val="Hyperlink"/>
            </w:rPr>
            <w:t xml:space="preserve">https://en.wikipedia.org/wiki/Outer_product</w:t>
          </w:r>
        </w:ins>
      </w:hyperlink>
    </w:p>
    <w:bookmarkEnd w:id="836"/>
    <w:bookmarkStart w:id="838" w:name="ref-wikipedia_symmetric_matrix"/>
    <w:p>
      <w:pPr>
        <w:pStyle w:val="Bibliography"/>
      </w:pPr>
      <w:ins w:id="3499" w:author="PR Preview" w:date="2026-01-01T00:00:00Z">
        <w:r>
          <w:t xml:space="preserve">[63]</w:t>
        </w:r>
      </w:ins>
      <w:ins w:id="3500" w:author="PR Preview" w:date="2026-01-01T00:00:00Z">
        <w:r>
          <w:t xml:space="preserve"> </w:t>
        </w:r>
      </w:ins>
      <w:ins w:id="3501" w:author="PR Preview" w:date="2026-01-01T00:00:00Z">
        <w:r>
          <w:t xml:space="preserve">	</w:t>
        </w:r>
      </w:ins>
      <w:ins w:id="3502" w:author="PR Preview" w:date="2026-01-01T00:00:00Z">
        <w:r>
          <w:t xml:space="preserve">Wikipedia contributors,</w:t>
        </w:r>
      </w:ins>
      <w:ins w:id="3503" w:author="PR Preview" w:date="2026-01-01T00:00:00Z">
        <w:r>
          <w:t xml:space="preserve"> </w:t>
        </w:r>
      </w:ins>
      <w:ins w:id="3504" w:author="PR Preview" w:date="2026-01-01T00:00:00Z">
        <w:r>
          <w:t xml:space="preserve">“Symmetric matrix —</w:t>
        </w:r>
      </w:ins>
      <w:ins w:id="3505" w:author="PR Preview" w:date="2026-01-01T00:00:00Z">
        <w:r>
          <w:t xml:space="preserve"> </w:t>
        </w:r>
      </w:ins>
      <w:ins w:id="3506" w:author="PR Preview" w:date="2026-01-01T00:00:00Z">
        <w:r>
          <w:t xml:space="preserve">Wikipedia</w:t>
        </w:r>
      </w:ins>
      <w:ins w:id="3507" w:author="PR Preview" w:date="2026-01-01T00:00:00Z">
        <w:r>
          <w:t xml:space="preserve">,</w:t>
        </w:r>
      </w:ins>
      <w:ins w:id="3508" w:author="PR Preview" w:date="2026-01-01T00:00:00Z">
        <w:r>
          <w:t xml:space="preserve"> </w:t>
        </w:r>
      </w:ins>
      <w:ins w:id="3509" w:author="PR Preview" w:date="2026-01-01T00:00:00Z">
        <w:r>
          <w:t xml:space="preserve">the free encyclopedia.”</w:t>
        </w:r>
      </w:ins>
      <w:ins w:id="3510" w:author="PR Preview" w:date="2026-01-01T00:00:00Z">
        <w:r>
          <w:t xml:space="preserve"> </w:t>
        </w:r>
      </w:ins>
      <w:ins w:id="3511" w:author="PR Preview" w:date="2026-01-01T00:00:00Z">
        <w:r>
          <w:t xml:space="preserve">2026. Available:</w:t>
        </w:r>
      </w:ins>
      <w:ins w:id="3512" w:author="PR Preview" w:date="2026-01-01T00:00:00Z">
        <w:r>
          <w:t xml:space="preserve"> </w:t>
        </w:r>
      </w:ins>
      <w:hyperlink r:id="rId837">
        <w:ins w:id="3513" w:author="PR Preview" w:date="2026-01-01T00:00:00Z">
          <w:r>
            <w:rPr>
              <w:rStyle w:val="Hyperlink"/>
            </w:rPr>
            <w:t xml:space="preserve">https://en.wikipedia.org/wiki/Symmetric_matrix</w:t>
          </w:r>
        </w:ins>
      </w:hyperlink>
    </w:p>
    <w:bookmarkEnd w:id="838"/>
    <w:bookmarkStart w:id="840" w:name="ref-wikipedia_diagonal_matrix"/>
    <w:p>
      <w:pPr>
        <w:pStyle w:val="Bibliography"/>
      </w:pPr>
      <w:ins w:id="3514" w:author="PR Preview" w:date="2026-01-01T00:00:00Z">
        <w:r>
          <w:t xml:space="preserve">[64]</w:t>
        </w:r>
      </w:ins>
      <w:ins w:id="3515" w:author="PR Preview" w:date="2026-01-01T00:00:00Z">
        <w:r>
          <w:t xml:space="preserve"> </w:t>
        </w:r>
      </w:ins>
      <w:ins w:id="3516" w:author="PR Preview" w:date="2026-01-01T00:00:00Z">
        <w:r>
          <w:t xml:space="preserve">	</w:t>
        </w:r>
      </w:ins>
      <w:ins w:id="3517" w:author="PR Preview" w:date="2026-01-01T00:00:00Z">
        <w:r>
          <w:t xml:space="preserve">Wikipedia contributors,</w:t>
        </w:r>
      </w:ins>
      <w:ins w:id="3518" w:author="PR Preview" w:date="2026-01-01T00:00:00Z">
        <w:r>
          <w:t xml:space="preserve"> </w:t>
        </w:r>
      </w:ins>
      <w:ins w:id="3519" w:author="PR Preview" w:date="2026-01-01T00:00:00Z">
        <w:r>
          <w:t xml:space="preserve">“Diagonal matrix —</w:t>
        </w:r>
      </w:ins>
      <w:ins w:id="3520" w:author="PR Preview" w:date="2026-01-01T00:00:00Z">
        <w:r>
          <w:t xml:space="preserve"> </w:t>
        </w:r>
      </w:ins>
      <w:ins w:id="3521" w:author="PR Preview" w:date="2026-01-01T00:00:00Z">
        <w:r>
          <w:t xml:space="preserve">Wikipedia</w:t>
        </w:r>
      </w:ins>
      <w:ins w:id="3522" w:author="PR Preview" w:date="2026-01-01T00:00:00Z">
        <w:r>
          <w:t xml:space="preserve">,</w:t>
        </w:r>
      </w:ins>
      <w:ins w:id="3523" w:author="PR Preview" w:date="2026-01-01T00:00:00Z">
        <w:r>
          <w:t xml:space="preserve"> </w:t>
        </w:r>
      </w:ins>
      <w:ins w:id="3524" w:author="PR Preview" w:date="2026-01-01T00:00:00Z">
        <w:r>
          <w:t xml:space="preserve">the free encyclopedia.”</w:t>
        </w:r>
      </w:ins>
      <w:ins w:id="3525" w:author="PR Preview" w:date="2026-01-01T00:00:00Z">
        <w:r>
          <w:t xml:space="preserve"> </w:t>
        </w:r>
      </w:ins>
      <w:ins w:id="3526" w:author="PR Preview" w:date="2026-01-01T00:00:00Z">
        <w:r>
          <w:t xml:space="preserve">2026. Available:</w:t>
        </w:r>
      </w:ins>
      <w:ins w:id="3527" w:author="PR Preview" w:date="2026-01-01T00:00:00Z">
        <w:r>
          <w:t xml:space="preserve"> </w:t>
        </w:r>
      </w:ins>
      <w:hyperlink r:id="rId839">
        <w:ins w:id="3528" w:author="PR Preview" w:date="2026-01-01T00:00:00Z">
          <w:r>
            <w:rPr>
              <w:rStyle w:val="Hyperlink"/>
            </w:rPr>
            <w:t xml:space="preserve">https://en.wikipedia.org/wiki/Diagonal_matrix</w:t>
          </w:r>
        </w:ins>
      </w:hyperlink>
    </w:p>
    <w:bookmarkEnd w:id="840"/>
    <w:bookmarkStart w:id="842" w:name="ref-wikipedia_invertible_matrix"/>
    <w:p>
      <w:pPr>
        <w:pStyle w:val="Bibliography"/>
      </w:pPr>
      <w:ins w:id="3529" w:author="PR Preview" w:date="2026-01-01T00:00:00Z">
        <w:r>
          <w:t xml:space="preserve">[65]</w:t>
        </w:r>
      </w:ins>
      <w:ins w:id="3530" w:author="PR Preview" w:date="2026-01-01T00:00:00Z">
        <w:r>
          <w:t xml:space="preserve"> </w:t>
        </w:r>
      </w:ins>
      <w:ins w:id="3531" w:author="PR Preview" w:date="2026-01-01T00:00:00Z">
        <w:r>
          <w:t xml:space="preserve">	</w:t>
        </w:r>
      </w:ins>
      <w:ins w:id="3532" w:author="PR Preview" w:date="2026-01-01T00:00:00Z">
        <w:r>
          <w:t xml:space="preserve">Wikipedia contributors,</w:t>
        </w:r>
      </w:ins>
      <w:ins w:id="3533" w:author="PR Preview" w:date="2026-01-01T00:00:00Z">
        <w:r>
          <w:t xml:space="preserve"> </w:t>
        </w:r>
      </w:ins>
      <w:ins w:id="3534" w:author="PR Preview" w:date="2026-01-01T00:00:00Z">
        <w:r>
          <w:t xml:space="preserve">“Invertible matrix —</w:t>
        </w:r>
      </w:ins>
      <w:ins w:id="3535" w:author="PR Preview" w:date="2026-01-01T00:00:00Z">
        <w:r>
          <w:t xml:space="preserve"> </w:t>
        </w:r>
      </w:ins>
      <w:ins w:id="3536" w:author="PR Preview" w:date="2026-01-01T00:00:00Z">
        <w:r>
          <w:t xml:space="preserve">Wikipedia</w:t>
        </w:r>
      </w:ins>
      <w:ins w:id="3537" w:author="PR Preview" w:date="2026-01-01T00:00:00Z">
        <w:r>
          <w:t xml:space="preserve">,</w:t>
        </w:r>
      </w:ins>
      <w:ins w:id="3538" w:author="PR Preview" w:date="2026-01-01T00:00:00Z">
        <w:r>
          <w:t xml:space="preserve"> </w:t>
        </w:r>
      </w:ins>
      <w:ins w:id="3539" w:author="PR Preview" w:date="2026-01-01T00:00:00Z">
        <w:r>
          <w:t xml:space="preserve">the free encyclopedia.”</w:t>
        </w:r>
      </w:ins>
      <w:ins w:id="3540" w:author="PR Preview" w:date="2026-01-01T00:00:00Z">
        <w:r>
          <w:t xml:space="preserve"> </w:t>
        </w:r>
      </w:ins>
      <w:ins w:id="3541" w:author="PR Preview" w:date="2026-01-01T00:00:00Z">
        <w:r>
          <w:t xml:space="preserve">2026. Available:</w:t>
        </w:r>
      </w:ins>
      <w:ins w:id="3542" w:author="PR Preview" w:date="2026-01-01T00:00:00Z">
        <w:r>
          <w:t xml:space="preserve"> </w:t>
        </w:r>
      </w:ins>
      <w:hyperlink r:id="rId841">
        <w:ins w:id="3543" w:author="PR Preview" w:date="2026-01-01T00:00:00Z">
          <w:r>
            <w:rPr>
              <w:rStyle w:val="Hyperlink"/>
            </w:rPr>
            <w:t xml:space="preserve">https://en.wikipedia.org/wiki/Invertible_matrix</w:t>
          </w:r>
        </w:ins>
      </w:hyperlink>
    </w:p>
    <w:bookmarkEnd w:id="842"/>
    <w:bookmarkStart w:id="844" w:name="ref-wikipedia_idempotent_matrix"/>
    <w:p>
      <w:pPr>
        <w:pStyle w:val="Bibliography"/>
      </w:pPr>
      <w:ins w:id="3544" w:author="PR Preview" w:date="2026-01-01T00:00:00Z">
        <w:r>
          <w:t xml:space="preserve">[66]</w:t>
        </w:r>
      </w:ins>
      <w:ins w:id="3545" w:author="PR Preview" w:date="2026-01-01T00:00:00Z">
        <w:r>
          <w:t xml:space="preserve"> </w:t>
        </w:r>
      </w:ins>
      <w:ins w:id="3546" w:author="PR Preview" w:date="2026-01-01T00:00:00Z">
        <w:r>
          <w:t xml:space="preserve">	</w:t>
        </w:r>
      </w:ins>
      <w:ins w:id="3547" w:author="PR Preview" w:date="2026-01-01T00:00:00Z">
        <w:r>
          <w:t xml:space="preserve">Wikipedia contributors,</w:t>
        </w:r>
      </w:ins>
      <w:ins w:id="3548" w:author="PR Preview" w:date="2026-01-01T00:00:00Z">
        <w:r>
          <w:t xml:space="preserve"> </w:t>
        </w:r>
      </w:ins>
      <w:ins w:id="3549" w:author="PR Preview" w:date="2026-01-01T00:00:00Z">
        <w:r>
          <w:t xml:space="preserve">“Idempotent matrix —</w:t>
        </w:r>
      </w:ins>
      <w:ins w:id="3550" w:author="PR Preview" w:date="2026-01-01T00:00:00Z">
        <w:r>
          <w:t xml:space="preserve"> </w:t>
        </w:r>
      </w:ins>
      <w:ins w:id="3551" w:author="PR Preview" w:date="2026-01-01T00:00:00Z">
        <w:r>
          <w:t xml:space="preserve">Wikipedia</w:t>
        </w:r>
      </w:ins>
      <w:ins w:id="3552" w:author="PR Preview" w:date="2026-01-01T00:00:00Z">
        <w:r>
          <w:t xml:space="preserve">,</w:t>
        </w:r>
      </w:ins>
      <w:ins w:id="3553" w:author="PR Preview" w:date="2026-01-01T00:00:00Z">
        <w:r>
          <w:t xml:space="preserve"> </w:t>
        </w:r>
      </w:ins>
      <w:ins w:id="3554" w:author="PR Preview" w:date="2026-01-01T00:00:00Z">
        <w:r>
          <w:t xml:space="preserve">the free encyclopedia.”</w:t>
        </w:r>
      </w:ins>
      <w:ins w:id="3555" w:author="PR Preview" w:date="2026-01-01T00:00:00Z">
        <w:r>
          <w:t xml:space="preserve"> </w:t>
        </w:r>
      </w:ins>
      <w:ins w:id="3556" w:author="PR Preview" w:date="2026-01-01T00:00:00Z">
        <w:r>
          <w:t xml:space="preserve">2026. Available:</w:t>
        </w:r>
      </w:ins>
      <w:ins w:id="3557" w:author="PR Preview" w:date="2026-01-01T00:00:00Z">
        <w:r>
          <w:t xml:space="preserve"> </w:t>
        </w:r>
      </w:ins>
      <w:hyperlink r:id="rId843">
        <w:ins w:id="3558" w:author="PR Preview" w:date="2026-01-01T00:00:00Z">
          <w:r>
            <w:rPr>
              <w:rStyle w:val="Hyperlink"/>
            </w:rPr>
            <w:t xml:space="preserve">https://en.wikipedia.org/wiki/Idempotent_matrix</w:t>
          </w:r>
        </w:ins>
      </w:hyperlink>
    </w:p>
    <w:bookmarkEnd w:id="844"/>
    <w:bookmarkStart w:id="846" w:name="ref-wikipedia_orthogonal_matrix"/>
    <w:p>
      <w:pPr>
        <w:pStyle w:val="Bibliography"/>
      </w:pPr>
      <w:ins w:id="3559" w:author="PR Preview" w:date="2026-01-01T00:00:00Z">
        <w:r>
          <w:t xml:space="preserve">[67]</w:t>
        </w:r>
      </w:ins>
      <w:ins w:id="3560" w:author="PR Preview" w:date="2026-01-01T00:00:00Z">
        <w:r>
          <w:t xml:space="preserve"> </w:t>
        </w:r>
      </w:ins>
      <w:ins w:id="3561" w:author="PR Preview" w:date="2026-01-01T00:00:00Z">
        <w:r>
          <w:t xml:space="preserve">	</w:t>
        </w:r>
      </w:ins>
      <w:ins w:id="3562" w:author="PR Preview" w:date="2026-01-01T00:00:00Z">
        <w:r>
          <w:t xml:space="preserve">Wikipedia contributors,</w:t>
        </w:r>
      </w:ins>
      <w:ins w:id="3563" w:author="PR Preview" w:date="2026-01-01T00:00:00Z">
        <w:r>
          <w:t xml:space="preserve"> </w:t>
        </w:r>
      </w:ins>
      <w:ins w:id="3564" w:author="PR Preview" w:date="2026-01-01T00:00:00Z">
        <w:r>
          <w:t xml:space="preserve">“Orthogonal matrix —</w:t>
        </w:r>
      </w:ins>
      <w:ins w:id="3565" w:author="PR Preview" w:date="2026-01-01T00:00:00Z">
        <w:r>
          <w:t xml:space="preserve"> </w:t>
        </w:r>
      </w:ins>
      <w:ins w:id="3566" w:author="PR Preview" w:date="2026-01-01T00:00:00Z">
        <w:r>
          <w:t xml:space="preserve">Wikipedia</w:t>
        </w:r>
      </w:ins>
      <w:ins w:id="3567" w:author="PR Preview" w:date="2026-01-01T00:00:00Z">
        <w:r>
          <w:t xml:space="preserve">,</w:t>
        </w:r>
      </w:ins>
      <w:ins w:id="3568" w:author="PR Preview" w:date="2026-01-01T00:00:00Z">
        <w:r>
          <w:t xml:space="preserve"> </w:t>
        </w:r>
      </w:ins>
      <w:ins w:id="3569" w:author="PR Preview" w:date="2026-01-01T00:00:00Z">
        <w:r>
          <w:t xml:space="preserve">the free encyclopedia.”</w:t>
        </w:r>
      </w:ins>
      <w:ins w:id="3570" w:author="PR Preview" w:date="2026-01-01T00:00:00Z">
        <w:r>
          <w:t xml:space="preserve"> </w:t>
        </w:r>
      </w:ins>
      <w:ins w:id="3571" w:author="PR Preview" w:date="2026-01-01T00:00:00Z">
        <w:r>
          <w:t xml:space="preserve">2026. Available:</w:t>
        </w:r>
      </w:ins>
      <w:ins w:id="3572" w:author="PR Preview" w:date="2026-01-01T00:00:00Z">
        <w:r>
          <w:t xml:space="preserve"> </w:t>
        </w:r>
      </w:ins>
      <w:hyperlink r:id="rId845">
        <w:ins w:id="3573" w:author="PR Preview" w:date="2026-01-01T00:00:00Z">
          <w:r>
            <w:rPr>
              <w:rStyle w:val="Hyperlink"/>
            </w:rPr>
            <w:t xml:space="preserve">https://en.wikipedia.org/wiki/Orthogonal_matrix</w:t>
          </w:r>
        </w:ins>
      </w:hyperlink>
    </w:p>
    <w:bookmarkEnd w:id="846"/>
    <w:bookmarkStart w:id="848" w:name="ref-wikipedia_quadratic_form"/>
    <w:p>
      <w:pPr>
        <w:pStyle w:val="Bibliography"/>
      </w:pPr>
      <w:ins w:id="3574" w:author="PR Preview" w:date="2026-01-01T00:00:00Z">
        <w:r>
          <w:t xml:space="preserve">[68]</w:t>
        </w:r>
      </w:ins>
      <w:ins w:id="3575" w:author="PR Preview" w:date="2026-01-01T00:00:00Z">
        <w:r>
          <w:t xml:space="preserve"> </w:t>
        </w:r>
      </w:ins>
      <w:ins w:id="3576" w:author="PR Preview" w:date="2026-01-01T00:00:00Z">
        <w:r>
          <w:t xml:space="preserve">	</w:t>
        </w:r>
      </w:ins>
      <w:ins w:id="3577" w:author="PR Preview" w:date="2026-01-01T00:00:00Z">
        <w:r>
          <w:t xml:space="preserve">Wikipedia contributors,</w:t>
        </w:r>
      </w:ins>
      <w:ins w:id="3578" w:author="PR Preview" w:date="2026-01-01T00:00:00Z">
        <w:r>
          <w:t xml:space="preserve"> </w:t>
        </w:r>
      </w:ins>
      <w:ins w:id="3579" w:author="PR Preview" w:date="2026-01-01T00:00:00Z">
        <w:r>
          <w:t xml:space="preserve">“Quadratic form —</w:t>
        </w:r>
      </w:ins>
      <w:ins w:id="3580" w:author="PR Preview" w:date="2026-01-01T00:00:00Z">
        <w:r>
          <w:t xml:space="preserve"> </w:t>
        </w:r>
      </w:ins>
      <w:ins w:id="3581" w:author="PR Preview" w:date="2026-01-01T00:00:00Z">
        <w:r>
          <w:t xml:space="preserve">Wikipedia</w:t>
        </w:r>
      </w:ins>
      <w:ins w:id="3582" w:author="PR Preview" w:date="2026-01-01T00:00:00Z">
        <w:r>
          <w:t xml:space="preserve">,</w:t>
        </w:r>
      </w:ins>
      <w:ins w:id="3583" w:author="PR Preview" w:date="2026-01-01T00:00:00Z">
        <w:r>
          <w:t xml:space="preserve"> </w:t>
        </w:r>
      </w:ins>
      <w:ins w:id="3584" w:author="PR Preview" w:date="2026-01-01T00:00:00Z">
        <w:r>
          <w:t xml:space="preserve">the free encyclopedia.”</w:t>
        </w:r>
      </w:ins>
      <w:ins w:id="3585" w:author="PR Preview" w:date="2026-01-01T00:00:00Z">
        <w:r>
          <w:t xml:space="preserve"> </w:t>
        </w:r>
      </w:ins>
      <w:ins w:id="3586" w:author="PR Preview" w:date="2026-01-01T00:00:00Z">
        <w:r>
          <w:t xml:space="preserve">2026. Available:</w:t>
        </w:r>
      </w:ins>
      <w:ins w:id="3587" w:author="PR Preview" w:date="2026-01-01T00:00:00Z">
        <w:r>
          <w:t xml:space="preserve"> </w:t>
        </w:r>
      </w:ins>
      <w:hyperlink r:id="rId847">
        <w:ins w:id="3588" w:author="PR Preview" w:date="2026-01-01T00:00:00Z">
          <w:r>
            <w:rPr>
              <w:rStyle w:val="Hyperlink"/>
            </w:rPr>
            <w:t xml:space="preserve">https://en.wikipedia.org/wiki/Quadratic_form</w:t>
          </w:r>
        </w:ins>
      </w:hyperlink>
    </w:p>
    <w:bookmarkEnd w:id="848"/>
    <w:bookmarkStart w:id="850" w:name="ref-wikipedia_trace_linear_algebra"/>
    <w:p>
      <w:pPr>
        <w:pStyle w:val="Bibliography"/>
      </w:pPr>
      <w:ins w:id="3589" w:author="PR Preview" w:date="2026-01-01T00:00:00Z">
        <w:r>
          <w:t xml:space="preserve">[69]</w:t>
        </w:r>
      </w:ins>
      <w:ins w:id="3590" w:author="PR Preview" w:date="2026-01-01T00:00:00Z">
        <w:r>
          <w:t xml:space="preserve"> </w:t>
        </w:r>
      </w:ins>
      <w:ins w:id="3591" w:author="PR Preview" w:date="2026-01-01T00:00:00Z">
        <w:r>
          <w:t xml:space="preserve">	</w:t>
        </w:r>
      </w:ins>
      <w:ins w:id="3592" w:author="PR Preview" w:date="2026-01-01T00:00:00Z">
        <w:r>
          <w:t xml:space="preserve">Wikipedia contributors,</w:t>
        </w:r>
      </w:ins>
      <w:ins w:id="3593" w:author="PR Preview" w:date="2026-01-01T00:00:00Z">
        <w:r>
          <w:t xml:space="preserve"> </w:t>
        </w:r>
      </w:ins>
      <w:ins w:id="3594" w:author="PR Preview" w:date="2026-01-01T00:00:00Z">
        <w:r>
          <w:t xml:space="preserve">“Trace (linear algebra) —</w:t>
        </w:r>
      </w:ins>
      <w:ins w:id="3595" w:author="PR Preview" w:date="2026-01-01T00:00:00Z">
        <w:r>
          <w:t xml:space="preserve"> </w:t>
        </w:r>
      </w:ins>
      <w:ins w:id="3596" w:author="PR Preview" w:date="2026-01-01T00:00:00Z">
        <w:r>
          <w:t xml:space="preserve">Wikipedia</w:t>
        </w:r>
      </w:ins>
      <w:ins w:id="3597" w:author="PR Preview" w:date="2026-01-01T00:00:00Z">
        <w:r>
          <w:t xml:space="preserve">,</w:t>
        </w:r>
      </w:ins>
      <w:ins w:id="3598" w:author="PR Preview" w:date="2026-01-01T00:00:00Z">
        <w:r>
          <w:t xml:space="preserve"> </w:t>
        </w:r>
      </w:ins>
      <w:ins w:id="3599" w:author="PR Preview" w:date="2026-01-01T00:00:00Z">
        <w:r>
          <w:t xml:space="preserve">the free encyclopedia.”</w:t>
        </w:r>
      </w:ins>
      <w:ins w:id="3600" w:author="PR Preview" w:date="2026-01-01T00:00:00Z">
        <w:r>
          <w:t xml:space="preserve"> </w:t>
        </w:r>
      </w:ins>
      <w:ins w:id="3601" w:author="PR Preview" w:date="2026-01-01T00:00:00Z">
        <w:r>
          <w:t xml:space="preserve">2026. Available:</w:t>
        </w:r>
      </w:ins>
      <w:ins w:id="3602" w:author="PR Preview" w:date="2026-01-01T00:00:00Z">
        <w:r>
          <w:t xml:space="preserve"> </w:t>
        </w:r>
      </w:ins>
      <w:hyperlink r:id="rId849">
        <w:ins w:id="3603" w:author="PR Preview" w:date="2026-01-01T00:00:00Z">
          <w:r>
            <w:rPr>
              <w:rStyle w:val="Hyperlink"/>
            </w:rPr>
            <w:t xml:space="preserve">https://en.wikipedia.org/wiki/Trace_(linear_algebra)</w:t>
          </w:r>
        </w:ins>
      </w:hyperlink>
    </w:p>
    <w:bookmarkEnd w:id="850"/>
    <w:bookmarkStart w:id="852" w:name="ref-wikipedia_frobenius_norm"/>
    <w:p>
      <w:pPr>
        <w:pStyle w:val="Bibliography"/>
      </w:pPr>
      <w:ins w:id="3604" w:author="PR Preview" w:date="2026-01-01T00:00:00Z">
        <w:r>
          <w:t xml:space="preserve">[70]</w:t>
        </w:r>
      </w:ins>
      <w:ins w:id="3605" w:author="PR Preview" w:date="2026-01-01T00:00:00Z">
        <w:r>
          <w:t xml:space="preserve"> </w:t>
        </w:r>
      </w:ins>
      <w:ins w:id="3606" w:author="PR Preview" w:date="2026-01-01T00:00:00Z">
        <w:r>
          <w:t xml:space="preserve">	</w:t>
        </w:r>
      </w:ins>
      <w:ins w:id="3607" w:author="PR Preview" w:date="2026-01-01T00:00:00Z">
        <w:r>
          <w:t xml:space="preserve">Wikipedia contributors,</w:t>
        </w:r>
      </w:ins>
      <w:ins w:id="3608" w:author="PR Preview" w:date="2026-01-01T00:00:00Z">
        <w:r>
          <w:t xml:space="preserve"> </w:t>
        </w:r>
      </w:ins>
      <w:ins w:id="3609" w:author="PR Preview" w:date="2026-01-01T00:00:00Z">
        <w:r>
          <w:t xml:space="preserve">“Frobenius norm —</w:t>
        </w:r>
      </w:ins>
      <w:ins w:id="3610" w:author="PR Preview" w:date="2026-01-01T00:00:00Z">
        <w:r>
          <w:t xml:space="preserve"> </w:t>
        </w:r>
      </w:ins>
      <w:ins w:id="3611" w:author="PR Preview" w:date="2026-01-01T00:00:00Z">
        <w:r>
          <w:t xml:space="preserve">Wikipedia</w:t>
        </w:r>
      </w:ins>
      <w:ins w:id="3612" w:author="PR Preview" w:date="2026-01-01T00:00:00Z">
        <w:r>
          <w:t xml:space="preserve">,</w:t>
        </w:r>
      </w:ins>
      <w:ins w:id="3613" w:author="PR Preview" w:date="2026-01-01T00:00:00Z">
        <w:r>
          <w:t xml:space="preserve"> </w:t>
        </w:r>
      </w:ins>
      <w:ins w:id="3614" w:author="PR Preview" w:date="2026-01-01T00:00:00Z">
        <w:r>
          <w:t xml:space="preserve">the free encyclopedia.”</w:t>
        </w:r>
      </w:ins>
      <w:ins w:id="3615" w:author="PR Preview" w:date="2026-01-01T00:00:00Z">
        <w:r>
          <w:t xml:space="preserve"> </w:t>
        </w:r>
      </w:ins>
      <w:ins w:id="3616" w:author="PR Preview" w:date="2026-01-01T00:00:00Z">
        <w:r>
          <w:t xml:space="preserve">2026. Available:</w:t>
        </w:r>
      </w:ins>
      <w:ins w:id="3617" w:author="PR Preview" w:date="2026-01-01T00:00:00Z">
        <w:r>
          <w:t xml:space="preserve"> </w:t>
        </w:r>
      </w:ins>
      <w:hyperlink r:id="rId851">
        <w:ins w:id="3618" w:author="PR Preview" w:date="2026-01-01T00:00:00Z">
          <w:r>
            <w:rPr>
              <w:rStyle w:val="Hyperlink"/>
            </w:rPr>
            <w:t xml:space="preserve">https://en.wikipedia.org/wiki/Frobenius_norm</w:t>
          </w:r>
        </w:ins>
      </w:hyperlink>
    </w:p>
    <w:bookmarkEnd w:id="852"/>
    <w:bookmarkStart w:id="854" w:name="Xb43b527953f0eee3a44673cae4da74733136085"/>
    <w:p>
      <w:pPr>
        <w:pStyle w:val="Bibliography"/>
      </w:pPr>
      <w:ins w:id="3619" w:author="PR Preview" w:date="2026-01-01T00:00:00Z">
        <w:r>
          <w:t xml:space="preserve">[71]</w:t>
        </w:r>
      </w:ins>
      <w:ins w:id="3620" w:author="PR Preview" w:date="2026-01-01T00:00:00Z">
        <w:r>
          <w:t xml:space="preserve"> </w:t>
        </w:r>
      </w:ins>
      <w:ins w:id="3621" w:author="PR Preview" w:date="2026-01-01T00:00:00Z">
        <w:r>
          <w:t xml:space="preserve">	</w:t>
        </w:r>
      </w:ins>
      <w:ins w:id="3622" w:author="PR Preview" w:date="2026-01-01T00:00:00Z">
        <w:r>
          <w:t xml:space="preserve">Wikipedia contributors,</w:t>
        </w:r>
      </w:ins>
      <w:ins w:id="3623" w:author="PR Preview" w:date="2026-01-01T00:00:00Z">
        <w:r>
          <w:t xml:space="preserve"> </w:t>
        </w:r>
      </w:ins>
      <w:ins w:id="3624" w:author="PR Preview" w:date="2026-01-01T00:00:00Z">
        <w:r>
          <w:t xml:space="preserve">“Eigendecomposition of a matrix —</w:t>
        </w:r>
      </w:ins>
      <w:ins w:id="3625" w:author="PR Preview" w:date="2026-01-01T00:00:00Z">
        <w:r>
          <w:t xml:space="preserve"> </w:t>
        </w:r>
      </w:ins>
      <w:ins w:id="3626" w:author="PR Preview" w:date="2026-01-01T00:00:00Z">
        <w:r>
          <w:t xml:space="preserve">Wikipedia</w:t>
        </w:r>
      </w:ins>
      <w:ins w:id="3627" w:author="PR Preview" w:date="2026-01-01T00:00:00Z">
        <w:r>
          <w:t xml:space="preserve">,</w:t>
        </w:r>
      </w:ins>
      <w:ins w:id="3628" w:author="PR Preview" w:date="2026-01-01T00:00:00Z">
        <w:r>
          <w:t xml:space="preserve"> </w:t>
        </w:r>
      </w:ins>
      <w:ins w:id="3629" w:author="PR Preview" w:date="2026-01-01T00:00:00Z">
        <w:r>
          <w:t xml:space="preserve">the free encyclopedia.”</w:t>
        </w:r>
      </w:ins>
      <w:ins w:id="3630" w:author="PR Preview" w:date="2026-01-01T00:00:00Z">
        <w:r>
          <w:t xml:space="preserve"> </w:t>
        </w:r>
      </w:ins>
      <w:ins w:id="3631" w:author="PR Preview" w:date="2026-01-01T00:00:00Z">
        <w:r>
          <w:t xml:space="preserve">2026. Available:</w:t>
        </w:r>
      </w:ins>
      <w:ins w:id="3632" w:author="PR Preview" w:date="2026-01-01T00:00:00Z">
        <w:r>
          <w:t xml:space="preserve"> </w:t>
        </w:r>
      </w:ins>
      <w:hyperlink r:id="rId853">
        <w:ins w:id="3633" w:author="PR Preview" w:date="2026-01-01T00:00:00Z">
          <w:r>
            <w:rPr>
              <w:rStyle w:val="Hyperlink"/>
            </w:rPr>
            <w:t xml:space="preserve">https://en.wikipedia.org/wiki/Eigendecomposition_of_a_matrix</w:t>
          </w:r>
        </w:ins>
      </w:hyperlink>
    </w:p>
    <w:bookmarkEnd w:id="854"/>
    <w:bookmarkStart w:id="856" w:name="X3fcaea5f0d39c316e8eba753e3f1acffa30cc5e"/>
    <w:p>
      <w:pPr>
        <w:pStyle w:val="Bibliography"/>
      </w:pPr>
      <w:ins w:id="3634" w:author="PR Preview" w:date="2026-01-01T00:00:00Z">
        <w:r>
          <w:t xml:space="preserve">[72]</w:t>
        </w:r>
      </w:ins>
      <w:ins w:id="3635" w:author="PR Preview" w:date="2026-01-01T00:00:00Z">
        <w:r>
          <w:t xml:space="preserve"> </w:t>
        </w:r>
      </w:ins>
      <w:ins w:id="3636" w:author="PR Preview" w:date="2026-01-01T00:00:00Z">
        <w:r>
          <w:t xml:space="preserve">	</w:t>
        </w:r>
      </w:ins>
      <w:ins w:id="3637" w:author="PR Preview" w:date="2026-01-01T00:00:00Z">
        <w:r>
          <w:t xml:space="preserve">Wikipedia contributors,</w:t>
        </w:r>
      </w:ins>
      <w:ins w:id="3638" w:author="PR Preview" w:date="2026-01-01T00:00:00Z">
        <w:r>
          <w:t xml:space="preserve"> </w:t>
        </w:r>
      </w:ins>
      <w:ins w:id="3639" w:author="PR Preview" w:date="2026-01-01T00:00:00Z">
        <w:r>
          <w:t xml:space="preserve">“Singular value decomposition —</w:t>
        </w:r>
      </w:ins>
      <w:ins w:id="3640" w:author="PR Preview" w:date="2026-01-01T00:00:00Z">
        <w:r>
          <w:t xml:space="preserve"> </w:t>
        </w:r>
      </w:ins>
      <w:ins w:id="3641" w:author="PR Preview" w:date="2026-01-01T00:00:00Z">
        <w:r>
          <w:t xml:space="preserve">Wikipedia</w:t>
        </w:r>
      </w:ins>
      <w:ins w:id="3642" w:author="PR Preview" w:date="2026-01-01T00:00:00Z">
        <w:r>
          <w:t xml:space="preserve">,</w:t>
        </w:r>
      </w:ins>
      <w:ins w:id="3643" w:author="PR Preview" w:date="2026-01-01T00:00:00Z">
        <w:r>
          <w:t xml:space="preserve"> </w:t>
        </w:r>
      </w:ins>
      <w:ins w:id="3644" w:author="PR Preview" w:date="2026-01-01T00:00:00Z">
        <w:r>
          <w:t xml:space="preserve">the free encyclopedia.”</w:t>
        </w:r>
      </w:ins>
      <w:ins w:id="3645" w:author="PR Preview" w:date="2026-01-01T00:00:00Z">
        <w:r>
          <w:t xml:space="preserve"> </w:t>
        </w:r>
      </w:ins>
      <w:ins w:id="3646" w:author="PR Preview" w:date="2026-01-01T00:00:00Z">
        <w:r>
          <w:t xml:space="preserve">2026. Available:</w:t>
        </w:r>
      </w:ins>
      <w:ins w:id="3647" w:author="PR Preview" w:date="2026-01-01T00:00:00Z">
        <w:r>
          <w:t xml:space="preserve"> </w:t>
        </w:r>
      </w:ins>
      <w:hyperlink r:id="rId855">
        <w:ins w:id="3648" w:author="PR Preview" w:date="2026-01-01T00:00:00Z">
          <w:r>
            <w:rPr>
              <w:rStyle w:val="Hyperlink"/>
            </w:rPr>
            <w:t xml:space="preserve">https://en.wikipedia.org/wiki/Singular_value_decomposition</w:t>
          </w:r>
        </w:ins>
      </w:hyperlink>
    </w:p>
    <w:bookmarkEnd w:id="856"/>
    <w:bookmarkStart w:id="858" w:name="ref-wikipedia_definite_matrix"/>
    <w:p>
      <w:pPr>
        <w:pStyle w:val="Bibliography"/>
      </w:pPr>
      <w:ins w:id="3649" w:author="PR Preview" w:date="2026-01-01T00:00:00Z">
        <w:r>
          <w:t xml:space="preserve">[73]</w:t>
        </w:r>
      </w:ins>
      <w:ins w:id="3650" w:author="PR Preview" w:date="2026-01-01T00:00:00Z">
        <w:r>
          <w:t xml:space="preserve"> </w:t>
        </w:r>
      </w:ins>
      <w:ins w:id="3651" w:author="PR Preview" w:date="2026-01-01T00:00:00Z">
        <w:r>
          <w:t xml:space="preserve">	</w:t>
        </w:r>
      </w:ins>
      <w:ins w:id="3652" w:author="PR Preview" w:date="2026-01-01T00:00:00Z">
        <w:r>
          <w:t xml:space="preserve">Wikipedia contributors,</w:t>
        </w:r>
      </w:ins>
      <w:ins w:id="3653" w:author="PR Preview" w:date="2026-01-01T00:00:00Z">
        <w:r>
          <w:t xml:space="preserve"> </w:t>
        </w:r>
      </w:ins>
      <w:ins w:id="3654" w:author="PR Preview" w:date="2026-01-01T00:00:00Z">
        <w:r>
          <w:t xml:space="preserve">“Definite matrix —</w:t>
        </w:r>
      </w:ins>
      <w:ins w:id="3655" w:author="PR Preview" w:date="2026-01-01T00:00:00Z">
        <w:r>
          <w:t xml:space="preserve"> </w:t>
        </w:r>
      </w:ins>
      <w:ins w:id="3656" w:author="PR Preview" w:date="2026-01-01T00:00:00Z">
        <w:r>
          <w:t xml:space="preserve">Wikipedia</w:t>
        </w:r>
      </w:ins>
      <w:ins w:id="3657" w:author="PR Preview" w:date="2026-01-01T00:00:00Z">
        <w:r>
          <w:t xml:space="preserve">,</w:t>
        </w:r>
      </w:ins>
      <w:ins w:id="3658" w:author="PR Preview" w:date="2026-01-01T00:00:00Z">
        <w:r>
          <w:t xml:space="preserve"> </w:t>
        </w:r>
      </w:ins>
      <w:ins w:id="3659" w:author="PR Preview" w:date="2026-01-01T00:00:00Z">
        <w:r>
          <w:t xml:space="preserve">the free encyclopedia.”</w:t>
        </w:r>
      </w:ins>
      <w:ins w:id="3660" w:author="PR Preview" w:date="2026-01-01T00:00:00Z">
        <w:r>
          <w:t xml:space="preserve"> </w:t>
        </w:r>
      </w:ins>
      <w:ins w:id="3661" w:author="PR Preview" w:date="2026-01-01T00:00:00Z">
        <w:r>
          <w:t xml:space="preserve">2026. Available:</w:t>
        </w:r>
      </w:ins>
      <w:ins w:id="3662" w:author="PR Preview" w:date="2026-01-01T00:00:00Z">
        <w:r>
          <w:t xml:space="preserve"> </w:t>
        </w:r>
      </w:ins>
      <w:hyperlink r:id="rId857">
        <w:ins w:id="3663" w:author="PR Preview" w:date="2026-01-01T00:00:00Z">
          <w:r>
            <w:rPr>
              <w:rStyle w:val="Hyperlink"/>
            </w:rPr>
            <w:t xml:space="preserve">https://en.wikipedia.org/wiki/Definite_matrix</w:t>
          </w:r>
        </w:ins>
      </w:hyperlink>
    </w:p>
    <w:bookmarkEnd w:id="858"/>
    <w:bookmarkStart w:id="860" w:name="ref-wikipedia_paraboloid"/>
    <w:p>
      <w:pPr>
        <w:pStyle w:val="Bibliography"/>
      </w:pPr>
      <w:ins w:id="3664" w:author="PR Preview" w:date="2026-01-01T00:00:00Z">
        <w:r>
          <w:t xml:space="preserve">[74]</w:t>
        </w:r>
      </w:ins>
      <w:ins w:id="3665" w:author="PR Preview" w:date="2026-01-01T00:00:00Z">
        <w:r>
          <w:t xml:space="preserve"> </w:t>
        </w:r>
      </w:ins>
      <w:ins w:id="3666" w:author="PR Preview" w:date="2026-01-01T00:00:00Z">
        <w:r>
          <w:t xml:space="preserve">	</w:t>
        </w:r>
      </w:ins>
      <w:ins w:id="3667" w:author="PR Preview" w:date="2026-01-01T00:00:00Z">
        <w:r>
          <w:t xml:space="preserve">Wikipedia contributors,</w:t>
        </w:r>
      </w:ins>
      <w:ins w:id="3668" w:author="PR Preview" w:date="2026-01-01T00:00:00Z">
        <w:r>
          <w:t xml:space="preserve"> </w:t>
        </w:r>
      </w:ins>
      <w:ins w:id="3669" w:author="PR Preview" w:date="2026-01-01T00:00:00Z">
        <w:r>
          <w:t xml:space="preserve">“Paraboloid —</w:t>
        </w:r>
      </w:ins>
      <w:ins w:id="3670" w:author="PR Preview" w:date="2026-01-01T00:00:00Z">
        <w:r>
          <w:t xml:space="preserve"> </w:t>
        </w:r>
      </w:ins>
      <w:ins w:id="3671" w:author="PR Preview" w:date="2026-01-01T00:00:00Z">
        <w:r>
          <w:t xml:space="preserve">Wikipedia</w:t>
        </w:r>
      </w:ins>
      <w:ins w:id="3672" w:author="PR Preview" w:date="2026-01-01T00:00:00Z">
        <w:r>
          <w:t xml:space="preserve">,</w:t>
        </w:r>
      </w:ins>
      <w:ins w:id="3673" w:author="PR Preview" w:date="2026-01-01T00:00:00Z">
        <w:r>
          <w:t xml:space="preserve"> </w:t>
        </w:r>
      </w:ins>
      <w:ins w:id="3674" w:author="PR Preview" w:date="2026-01-01T00:00:00Z">
        <w:r>
          <w:t xml:space="preserve">the free encyclopedia.”</w:t>
        </w:r>
      </w:ins>
      <w:ins w:id="3675" w:author="PR Preview" w:date="2026-01-01T00:00:00Z">
        <w:r>
          <w:t xml:space="preserve"> </w:t>
        </w:r>
      </w:ins>
      <w:ins w:id="3676" w:author="PR Preview" w:date="2026-01-01T00:00:00Z">
        <w:r>
          <w:t xml:space="preserve">2026. Available:</w:t>
        </w:r>
      </w:ins>
      <w:ins w:id="3677" w:author="PR Preview" w:date="2026-01-01T00:00:00Z">
        <w:r>
          <w:t xml:space="preserve"> </w:t>
        </w:r>
      </w:ins>
      <w:hyperlink r:id="rId859">
        <w:ins w:id="3678" w:author="PR Preview" w:date="2026-01-01T00:00:00Z">
          <w:r>
            <w:rPr>
              <w:rStyle w:val="Hyperlink"/>
            </w:rPr>
            <w:t xml:space="preserve">https://en.wikipedia.org/wiki/Paraboloid</w:t>
          </w:r>
        </w:ins>
      </w:hyperlink>
    </w:p>
    <w:bookmarkEnd w:id="860"/>
    <w:bookmarkStart w:id="862" w:name="ref-wikipedia_determinant"/>
    <w:p>
      <w:pPr>
        <w:pStyle w:val="Bibliography"/>
      </w:pPr>
      <w:ins w:id="3679" w:author="PR Preview" w:date="2026-01-01T00:00:00Z">
        <w:r>
          <w:t xml:space="preserve">[75]</w:t>
        </w:r>
      </w:ins>
      <w:ins w:id="3680" w:author="PR Preview" w:date="2026-01-01T00:00:00Z">
        <w:r>
          <w:t xml:space="preserve"> </w:t>
        </w:r>
      </w:ins>
      <w:ins w:id="3681" w:author="PR Preview" w:date="2026-01-01T00:00:00Z">
        <w:r>
          <w:t xml:space="preserve">	</w:t>
        </w:r>
      </w:ins>
      <w:ins w:id="3682" w:author="PR Preview" w:date="2026-01-01T00:00:00Z">
        <w:r>
          <w:t xml:space="preserve">Wikipedia contributors,</w:t>
        </w:r>
      </w:ins>
      <w:ins w:id="3683" w:author="PR Preview" w:date="2026-01-01T00:00:00Z">
        <w:r>
          <w:t xml:space="preserve"> </w:t>
        </w:r>
      </w:ins>
      <w:ins w:id="3684" w:author="PR Preview" w:date="2026-01-01T00:00:00Z">
        <w:r>
          <w:t xml:space="preserve">“Determinant —</w:t>
        </w:r>
      </w:ins>
      <w:ins w:id="3685" w:author="PR Preview" w:date="2026-01-01T00:00:00Z">
        <w:r>
          <w:t xml:space="preserve"> </w:t>
        </w:r>
      </w:ins>
      <w:ins w:id="3686" w:author="PR Preview" w:date="2026-01-01T00:00:00Z">
        <w:r>
          <w:t xml:space="preserve">Wikipedia</w:t>
        </w:r>
      </w:ins>
      <w:ins w:id="3687" w:author="PR Preview" w:date="2026-01-01T00:00:00Z">
        <w:r>
          <w:t xml:space="preserve">,</w:t>
        </w:r>
      </w:ins>
      <w:ins w:id="3688" w:author="PR Preview" w:date="2026-01-01T00:00:00Z">
        <w:r>
          <w:t xml:space="preserve"> </w:t>
        </w:r>
      </w:ins>
      <w:ins w:id="3689" w:author="PR Preview" w:date="2026-01-01T00:00:00Z">
        <w:r>
          <w:t xml:space="preserve">the free encyclopedia.”</w:t>
        </w:r>
      </w:ins>
      <w:ins w:id="3690" w:author="PR Preview" w:date="2026-01-01T00:00:00Z">
        <w:r>
          <w:t xml:space="preserve"> </w:t>
        </w:r>
      </w:ins>
      <w:ins w:id="3691" w:author="PR Preview" w:date="2026-01-01T00:00:00Z">
        <w:r>
          <w:t xml:space="preserve">2026. Available:</w:t>
        </w:r>
      </w:ins>
      <w:ins w:id="3692" w:author="PR Preview" w:date="2026-01-01T00:00:00Z">
        <w:r>
          <w:t xml:space="preserve"> </w:t>
        </w:r>
      </w:ins>
      <w:hyperlink r:id="rId861">
        <w:ins w:id="3693" w:author="PR Preview" w:date="2026-01-01T00:00:00Z">
          <w:r>
            <w:rPr>
              <w:rStyle w:val="Hyperlink"/>
            </w:rPr>
            <w:t xml:space="preserve">https://en.wikipedia.org/wiki/Determinant</w:t>
          </w:r>
        </w:ins>
      </w:hyperlink>
    </w:p>
    <w:bookmarkEnd w:id="862"/>
    <w:bookmarkStart w:id="864" w:name="ref-wikipedia_design_matrix"/>
    <w:p>
      <w:pPr>
        <w:pStyle w:val="Bibliography"/>
      </w:pPr>
      <w:ins w:id="3694" w:author="PR Preview" w:date="2026-01-01T00:00:00Z">
        <w:r>
          <w:t xml:space="preserve">[76]</w:t>
        </w:r>
      </w:ins>
      <w:ins w:id="3695" w:author="PR Preview" w:date="2026-01-01T00:00:00Z">
        <w:r>
          <w:t xml:space="preserve"> </w:t>
        </w:r>
      </w:ins>
      <w:ins w:id="3696" w:author="PR Preview" w:date="2026-01-01T00:00:00Z">
        <w:r>
          <w:t xml:space="preserve">	</w:t>
        </w:r>
      </w:ins>
      <w:ins w:id="3697" w:author="PR Preview" w:date="2026-01-01T00:00:00Z">
        <w:r>
          <w:t xml:space="preserve">Wikipedia contributors,</w:t>
        </w:r>
      </w:ins>
      <w:ins w:id="3698" w:author="PR Preview" w:date="2026-01-01T00:00:00Z">
        <w:r>
          <w:t xml:space="preserve"> </w:t>
        </w:r>
      </w:ins>
      <w:ins w:id="3699" w:author="PR Preview" w:date="2026-01-01T00:00:00Z">
        <w:r>
          <w:t xml:space="preserve">“Design matrix —</w:t>
        </w:r>
      </w:ins>
      <w:ins w:id="3700" w:author="PR Preview" w:date="2026-01-01T00:00:00Z">
        <w:r>
          <w:t xml:space="preserve"> </w:t>
        </w:r>
      </w:ins>
      <w:ins w:id="3701" w:author="PR Preview" w:date="2026-01-01T00:00:00Z">
        <w:r>
          <w:t xml:space="preserve">Wikipedia</w:t>
        </w:r>
      </w:ins>
      <w:ins w:id="3702" w:author="PR Preview" w:date="2026-01-01T00:00:00Z">
        <w:r>
          <w:t xml:space="preserve">,</w:t>
        </w:r>
      </w:ins>
      <w:ins w:id="3703" w:author="PR Preview" w:date="2026-01-01T00:00:00Z">
        <w:r>
          <w:t xml:space="preserve"> </w:t>
        </w:r>
      </w:ins>
      <w:ins w:id="3704" w:author="PR Preview" w:date="2026-01-01T00:00:00Z">
        <w:r>
          <w:t xml:space="preserve">the free encyclopedia.”</w:t>
        </w:r>
      </w:ins>
      <w:ins w:id="3705" w:author="PR Preview" w:date="2026-01-01T00:00:00Z">
        <w:r>
          <w:t xml:space="preserve"> </w:t>
        </w:r>
      </w:ins>
      <w:ins w:id="3706" w:author="PR Preview" w:date="2026-01-01T00:00:00Z">
        <w:r>
          <w:t xml:space="preserve">2026. Available:</w:t>
        </w:r>
      </w:ins>
      <w:ins w:id="3707" w:author="PR Preview" w:date="2026-01-01T00:00:00Z">
        <w:r>
          <w:t xml:space="preserve"> </w:t>
        </w:r>
      </w:ins>
      <w:hyperlink r:id="rId863">
        <w:ins w:id="3708" w:author="PR Preview" w:date="2026-01-01T00:00:00Z">
          <w:r>
            <w:rPr>
              <w:rStyle w:val="Hyperlink"/>
            </w:rPr>
            <w:t xml:space="preserve">https://en.wikipedia.org/wiki/Design_matrix</w:t>
          </w:r>
        </w:ins>
      </w:hyperlink>
    </w:p>
    <w:bookmarkEnd w:id="864"/>
    <w:bookmarkStart w:id="866" w:name="ref-wikipedia_projection_matrix"/>
    <w:p>
      <w:pPr>
        <w:pStyle w:val="Bibliography"/>
      </w:pPr>
      <w:ins w:id="3709" w:author="PR Preview" w:date="2026-01-01T00:00:00Z">
        <w:r>
          <w:t xml:space="preserve">[77]</w:t>
        </w:r>
      </w:ins>
      <w:ins w:id="3710" w:author="PR Preview" w:date="2026-01-01T00:00:00Z">
        <w:r>
          <w:t xml:space="preserve"> </w:t>
        </w:r>
      </w:ins>
      <w:ins w:id="3711" w:author="PR Preview" w:date="2026-01-01T00:00:00Z">
        <w:r>
          <w:t xml:space="preserve">	</w:t>
        </w:r>
      </w:ins>
      <w:ins w:id="3712" w:author="PR Preview" w:date="2026-01-01T00:00:00Z">
        <w:r>
          <w:t xml:space="preserve">Wikipedia contributors,</w:t>
        </w:r>
      </w:ins>
      <w:ins w:id="3713" w:author="PR Preview" w:date="2026-01-01T00:00:00Z">
        <w:r>
          <w:t xml:space="preserve"> </w:t>
        </w:r>
      </w:ins>
      <w:ins w:id="3714" w:author="PR Preview" w:date="2026-01-01T00:00:00Z">
        <w:r>
          <w:t xml:space="preserve">“Projection matrix —</w:t>
        </w:r>
      </w:ins>
      <w:ins w:id="3715" w:author="PR Preview" w:date="2026-01-01T00:00:00Z">
        <w:r>
          <w:t xml:space="preserve"> </w:t>
        </w:r>
      </w:ins>
      <w:ins w:id="3716" w:author="PR Preview" w:date="2026-01-01T00:00:00Z">
        <w:r>
          <w:t xml:space="preserve">Wikipedia</w:t>
        </w:r>
      </w:ins>
      <w:ins w:id="3717" w:author="PR Preview" w:date="2026-01-01T00:00:00Z">
        <w:r>
          <w:t xml:space="preserve">,</w:t>
        </w:r>
      </w:ins>
      <w:ins w:id="3718" w:author="PR Preview" w:date="2026-01-01T00:00:00Z">
        <w:r>
          <w:t xml:space="preserve"> </w:t>
        </w:r>
      </w:ins>
      <w:ins w:id="3719" w:author="PR Preview" w:date="2026-01-01T00:00:00Z">
        <w:r>
          <w:t xml:space="preserve">the free encyclopedia.”</w:t>
        </w:r>
      </w:ins>
      <w:ins w:id="3720" w:author="PR Preview" w:date="2026-01-01T00:00:00Z">
        <w:r>
          <w:t xml:space="preserve"> </w:t>
        </w:r>
      </w:ins>
      <w:ins w:id="3721" w:author="PR Preview" w:date="2026-01-01T00:00:00Z">
        <w:r>
          <w:t xml:space="preserve">2026. Available:</w:t>
        </w:r>
      </w:ins>
      <w:ins w:id="3722" w:author="PR Preview" w:date="2026-01-01T00:00:00Z">
        <w:r>
          <w:t xml:space="preserve"> </w:t>
        </w:r>
      </w:ins>
      <w:hyperlink r:id="rId865">
        <w:ins w:id="3723" w:author="PR Preview" w:date="2026-01-01T00:00:00Z">
          <w:r>
            <w:rPr>
              <w:rStyle w:val="Hyperlink"/>
            </w:rPr>
            <w:t xml:space="preserve">https://en.wikipedia.org/wiki/Projection_matrix</w:t>
          </w:r>
        </w:ins>
      </w:hyperlink>
    </w:p>
    <w:bookmarkEnd w:id="866"/>
    <w:bookmarkStart w:id="868" w:name="ref-zhou2024matinv"/>
    <w:p>
      <w:pPr>
        <w:pStyle w:val="Bibliography"/>
      </w:pPr>
      <w:ins w:id="3724" w:author="PR Preview" w:date="2026-01-01T00:00:00Z">
        <w:r>
          <w:t xml:space="preserve">[78]</w:t>
        </w:r>
      </w:ins>
      <w:ins w:id="3725" w:author="PR Preview" w:date="2026-01-01T00:00:00Z">
        <w:r>
          <w:t xml:space="preserve"> </w:t>
        </w:r>
      </w:ins>
      <w:ins w:id="3726" w:author="PR Preview" w:date="2026-01-01T00:00:00Z">
        <w:r>
          <w:t xml:space="preserve">	</w:t>
        </w:r>
      </w:ins>
      <w:ins w:id="3727" w:author="PR Preview" w:date="2026-01-01T00:00:00Z">
        <w:r>
          <w:t xml:space="preserve">H. Zhou,</w:t>
        </w:r>
      </w:ins>
      <w:ins w:id="3728" w:author="PR Preview" w:date="2026-01-01T00:00:00Z">
        <w:r>
          <w:t xml:space="preserve"> </w:t>
        </w:r>
      </w:ins>
      <w:ins w:id="3729" w:author="PR Preview" w:date="2026-01-01T00:00:00Z">
        <w:r>
          <w:t xml:space="preserve">“Linear equations and matrix inverses.”</w:t>
        </w:r>
      </w:ins>
      <w:ins w:id="3730" w:author="PR Preview" w:date="2026-01-01T00:00:00Z">
        <w:r>
          <w:t xml:space="preserve"> </w:t>
        </w:r>
      </w:ins>
      <w:ins w:id="3731" w:author="PR Preview" w:date="2026-01-01T00:00:00Z">
        <w:r>
          <w:t xml:space="preserve">Lecture notes for Biostat 216, Mathematical Methods for Biostatistics, University of California, Los Angeles, 2024. Accessed: Oct. 05, 2026. [Online]. Available:</w:t>
        </w:r>
      </w:ins>
      <w:ins w:id="3732" w:author="PR Preview" w:date="2026-01-01T00:00:00Z">
        <w:r>
          <w:t xml:space="preserve"> </w:t>
        </w:r>
      </w:ins>
      <w:hyperlink r:id="rId867">
        <w:ins w:id="3733" w:author="PR Preview" w:date="2026-01-01T00:00:00Z">
          <w:r>
            <w:rPr>
              <w:rStyle w:val="Hyperlink"/>
            </w:rPr>
            <w:t xml:space="preserve">https://ucla-biostat-216.github.io/2024fall/slides/07-matinv/07-matinv.html</w:t>
          </w:r>
        </w:ins>
      </w:hyperlink>
    </w:p>
    <w:bookmarkEnd w:id="868"/>
    <w:bookmarkStart w:id="870" w:name="ref-wikipedia_generalized_inverse"/>
    <w:p>
      <w:pPr>
        <w:pStyle w:val="Bibliography"/>
      </w:pPr>
      <w:ins w:id="3734" w:author="PR Preview" w:date="2026-01-01T00:00:00Z">
        <w:r>
          <w:t xml:space="preserve">[79]</w:t>
        </w:r>
      </w:ins>
      <w:ins w:id="3735" w:author="PR Preview" w:date="2026-01-01T00:00:00Z">
        <w:r>
          <w:t xml:space="preserve"> </w:t>
        </w:r>
      </w:ins>
      <w:ins w:id="3736" w:author="PR Preview" w:date="2026-01-01T00:00:00Z">
        <w:r>
          <w:t xml:space="preserve">	</w:t>
        </w:r>
      </w:ins>
      <w:ins w:id="3737" w:author="PR Preview" w:date="2026-01-01T00:00:00Z">
        <w:r>
          <w:t xml:space="preserve">Wikipedia contributors,</w:t>
        </w:r>
      </w:ins>
      <w:ins w:id="3738" w:author="PR Preview" w:date="2026-01-01T00:00:00Z">
        <w:r>
          <w:t xml:space="preserve"> </w:t>
        </w:r>
      </w:ins>
      <w:ins w:id="3739" w:author="PR Preview" w:date="2026-01-01T00:00:00Z">
        <w:r>
          <w:t xml:space="preserve">“Generalized inverse —</w:t>
        </w:r>
      </w:ins>
      <w:ins w:id="3740" w:author="PR Preview" w:date="2026-01-01T00:00:00Z">
        <w:r>
          <w:t xml:space="preserve"> </w:t>
        </w:r>
      </w:ins>
      <w:ins w:id="3741" w:author="PR Preview" w:date="2026-01-01T00:00:00Z">
        <w:r>
          <w:t xml:space="preserve">Wikipedia</w:t>
        </w:r>
      </w:ins>
      <w:ins w:id="3742" w:author="PR Preview" w:date="2026-01-01T00:00:00Z">
        <w:r>
          <w:t xml:space="preserve">,</w:t>
        </w:r>
      </w:ins>
      <w:ins w:id="3743" w:author="PR Preview" w:date="2026-01-01T00:00:00Z">
        <w:r>
          <w:t xml:space="preserve"> </w:t>
        </w:r>
      </w:ins>
      <w:ins w:id="3744" w:author="PR Preview" w:date="2026-01-01T00:00:00Z">
        <w:r>
          <w:t xml:space="preserve">the free encyclopedia.”</w:t>
        </w:r>
      </w:ins>
      <w:ins w:id="3745" w:author="PR Preview" w:date="2026-01-01T00:00:00Z">
        <w:r>
          <w:t xml:space="preserve"> </w:t>
        </w:r>
      </w:ins>
      <w:ins w:id="3746" w:author="PR Preview" w:date="2026-01-01T00:00:00Z">
        <w:r>
          <w:t xml:space="preserve">2026. Available:</w:t>
        </w:r>
      </w:ins>
      <w:ins w:id="3747" w:author="PR Preview" w:date="2026-01-01T00:00:00Z">
        <w:r>
          <w:t xml:space="preserve"> </w:t>
        </w:r>
      </w:ins>
      <w:hyperlink r:id="rId869">
        <w:ins w:id="3748" w:author="PR Preview" w:date="2026-01-01T00:00:00Z">
          <w:r>
            <w:rPr>
              <w:rStyle w:val="Hyperlink"/>
            </w:rPr>
            <w:t xml:space="preserve">https://en.wikipedia.org/wiki/Generalized_inverse</w:t>
          </w:r>
        </w:ins>
      </w:hyperlink>
    </w:p>
    <w:bookmarkEnd w:id="870"/>
    <w:bookmarkStart w:id="872" w:name="ref-wikipedia_moore_penrose_inverse"/>
    <w:p>
      <w:pPr>
        <w:pStyle w:val="Bibliography"/>
      </w:pPr>
      <w:ins w:id="3749" w:author="PR Preview" w:date="2026-01-01T00:00:00Z">
        <w:r>
          <w:t xml:space="preserve">[80]</w:t>
        </w:r>
      </w:ins>
      <w:ins w:id="3750" w:author="PR Preview" w:date="2026-01-01T00:00:00Z">
        <w:r>
          <w:t xml:space="preserve"> </w:t>
        </w:r>
      </w:ins>
      <w:ins w:id="3751" w:author="PR Preview" w:date="2026-01-01T00:00:00Z">
        <w:r>
          <w:t xml:space="preserve">	</w:t>
        </w:r>
      </w:ins>
      <w:ins w:id="3752" w:author="PR Preview" w:date="2026-01-01T00:00:00Z">
        <w:r>
          <w:t xml:space="preserve">Wikipedia contributors,</w:t>
        </w:r>
      </w:ins>
      <w:ins w:id="3753" w:author="PR Preview" w:date="2026-01-01T00:00:00Z">
        <w:r>
          <w:t xml:space="preserve"> </w:t>
        </w:r>
      </w:ins>
      <w:ins w:id="3754" w:author="PR Preview" w:date="2026-01-01T00:00:00Z">
        <w:r>
          <w:t xml:space="preserve">“Moore–penrose inverse —</w:t>
        </w:r>
      </w:ins>
      <w:ins w:id="3755" w:author="PR Preview" w:date="2026-01-01T00:00:00Z">
        <w:r>
          <w:t xml:space="preserve"> </w:t>
        </w:r>
      </w:ins>
      <w:ins w:id="3756" w:author="PR Preview" w:date="2026-01-01T00:00:00Z">
        <w:r>
          <w:t xml:space="preserve">Wikipedia</w:t>
        </w:r>
      </w:ins>
      <w:ins w:id="3757" w:author="PR Preview" w:date="2026-01-01T00:00:00Z">
        <w:r>
          <w:t xml:space="preserve">,</w:t>
        </w:r>
      </w:ins>
      <w:ins w:id="3758" w:author="PR Preview" w:date="2026-01-01T00:00:00Z">
        <w:r>
          <w:t xml:space="preserve"> </w:t>
        </w:r>
      </w:ins>
      <w:ins w:id="3759" w:author="PR Preview" w:date="2026-01-01T00:00:00Z">
        <w:r>
          <w:t xml:space="preserve">the free encyclopedia.”</w:t>
        </w:r>
      </w:ins>
      <w:ins w:id="3760" w:author="PR Preview" w:date="2026-01-01T00:00:00Z">
        <w:r>
          <w:t xml:space="preserve"> </w:t>
        </w:r>
      </w:ins>
      <w:ins w:id="3761" w:author="PR Preview" w:date="2026-01-01T00:00:00Z">
        <w:r>
          <w:t xml:space="preserve">2026. Available:</w:t>
        </w:r>
      </w:ins>
      <w:ins w:id="3762" w:author="PR Preview" w:date="2026-01-01T00:00:00Z">
        <w:r>
          <w:t xml:space="preserve"> </w:t>
        </w:r>
      </w:ins>
      <w:hyperlink r:id="rId871">
        <w:ins w:id="3763" w:author="PR Preview" w:date="2026-01-01T00:00:00Z">
          <w:r>
            <w:rPr>
              <w:rStyle w:val="Hyperlink"/>
            </w:rPr>
            <w:t xml:space="preserve">https://en.wikipedia.org/wiki/Moore%E2%80%93Penrose_inverse</w:t>
          </w:r>
        </w:ins>
      </w:hyperlink>
    </w:p>
    <w:bookmarkEnd w:id="872"/>
    <w:bookmarkStart w:id="874" w:name="X97fe57415e7e267285131d5509dc48aaa6368b8"/>
    <w:p>
      <w:pPr>
        <w:pStyle w:val="Bibliography"/>
      </w:pPr>
      <w:ins w:id="3764" w:author="PR Preview" w:date="2026-01-01T00:00:00Z">
        <w:r>
          <w:t xml:space="preserve">[81]</w:t>
        </w:r>
      </w:ins>
      <w:ins w:id="3765" w:author="PR Preview" w:date="2026-01-01T00:00:00Z">
        <w:r>
          <w:t xml:space="preserve"> </w:t>
        </w:r>
      </w:ins>
      <w:ins w:id="3766" w:author="PR Preview" w:date="2026-01-01T00:00:00Z">
        <w:r>
          <w:t xml:space="preserve">	</w:t>
        </w:r>
      </w:ins>
      <w:ins w:id="3767" w:author="PR Preview" w:date="2026-01-01T00:00:00Z">
        <w:r>
          <w:t xml:space="preserve">Wikipedia contributors,</w:t>
        </w:r>
      </w:ins>
      <w:ins w:id="3768" w:author="PR Preview" w:date="2026-01-01T00:00:00Z">
        <w:r>
          <w:t xml:space="preserve"> </w:t>
        </w:r>
      </w:ins>
      <w:ins w:id="3769" w:author="PR Preview" w:date="2026-01-01T00:00:00Z">
        <w:r>
          <w:t xml:space="preserve">“Consistent and inconsistent equations —</w:t>
        </w:r>
      </w:ins>
      <w:ins w:id="3770" w:author="PR Preview" w:date="2026-01-01T00:00:00Z">
        <w:r>
          <w:t xml:space="preserve"> </w:t>
        </w:r>
      </w:ins>
      <w:ins w:id="3771" w:author="PR Preview" w:date="2026-01-01T00:00:00Z">
        <w:r>
          <w:t xml:space="preserve">Wikipedia</w:t>
        </w:r>
      </w:ins>
      <w:ins w:id="3772" w:author="PR Preview" w:date="2026-01-01T00:00:00Z">
        <w:r>
          <w:t xml:space="preserve">,</w:t>
        </w:r>
      </w:ins>
      <w:ins w:id="3773" w:author="PR Preview" w:date="2026-01-01T00:00:00Z">
        <w:r>
          <w:t xml:space="preserve"> </w:t>
        </w:r>
      </w:ins>
      <w:ins w:id="3774" w:author="PR Preview" w:date="2026-01-01T00:00:00Z">
        <w:r>
          <w:t xml:space="preserve">the free encyclopedia.”</w:t>
        </w:r>
      </w:ins>
      <w:ins w:id="3775" w:author="PR Preview" w:date="2026-01-01T00:00:00Z">
        <w:r>
          <w:t xml:space="preserve"> </w:t>
        </w:r>
      </w:ins>
      <w:ins w:id="3776" w:author="PR Preview" w:date="2026-01-01T00:00:00Z">
        <w:r>
          <w:t xml:space="preserve">2026. Available:</w:t>
        </w:r>
      </w:ins>
      <w:ins w:id="3777" w:author="PR Preview" w:date="2026-01-01T00:00:00Z">
        <w:r>
          <w:t xml:space="preserve"> </w:t>
        </w:r>
      </w:ins>
      <w:hyperlink r:id="rId873">
        <w:ins w:id="3778" w:author="PR Preview" w:date="2026-01-01T00:00:00Z">
          <w:r>
            <w:rPr>
              <w:rStyle w:val="Hyperlink"/>
            </w:rPr>
            <w:t xml:space="preserve">https://en.wikipedia.org/wiki/Consistent_and_inconsistent_equations</w:t>
          </w:r>
        </w:ins>
      </w:hyperlink>
    </w:p>
    <w:bookmarkEnd w:id="874"/>
    <w:bookmarkStart w:id="876" w:name="ref-zhou2024ls"/>
    <w:p>
      <w:pPr>
        <w:pStyle w:val="Bibliography"/>
      </w:pPr>
      <w:ins w:id="3779" w:author="PR Preview" w:date="2026-01-01T00:00:00Z">
        <w:r>
          <w:t xml:space="preserve">[82]</w:t>
        </w:r>
      </w:ins>
      <w:ins w:id="3780" w:author="PR Preview" w:date="2026-01-01T00:00:00Z">
        <w:r>
          <w:t xml:space="preserve"> </w:t>
        </w:r>
      </w:ins>
      <w:ins w:id="3781" w:author="PR Preview" w:date="2026-01-01T00:00:00Z">
        <w:r>
          <w:t xml:space="preserve">	</w:t>
        </w:r>
      </w:ins>
      <w:ins w:id="3782" w:author="PR Preview" w:date="2026-01-01T00:00:00Z">
        <w:r>
          <w:t xml:space="preserve">H. Zhou,</w:t>
        </w:r>
      </w:ins>
      <w:ins w:id="3783" w:author="PR Preview" w:date="2026-01-01T00:00:00Z">
        <w:r>
          <w:t xml:space="preserve"> </w:t>
        </w:r>
      </w:ins>
      <w:ins w:id="3784" w:author="PR Preview" w:date="2026-01-01T00:00:00Z">
        <w:r>
          <w:t xml:space="preserve">“Least squares.”</w:t>
        </w:r>
      </w:ins>
      <w:ins w:id="3785" w:author="PR Preview" w:date="2026-01-01T00:00:00Z">
        <w:r>
          <w:t xml:space="preserve"> </w:t>
        </w:r>
      </w:ins>
      <w:ins w:id="3786" w:author="PR Preview" w:date="2026-01-01T00:00:00Z">
        <w:r>
          <w:t xml:space="preserve">Lecture notes for Biostat 216, Mathematical Methods for Biostatistics, University of California, Los Angeles, 2024. Accessed: Oct. 05, 2026. [Online]. Available:</w:t>
        </w:r>
      </w:ins>
      <w:ins w:id="3787" w:author="PR Preview" w:date="2026-01-01T00:00:00Z">
        <w:r>
          <w:t xml:space="preserve"> </w:t>
        </w:r>
      </w:ins>
      <w:hyperlink r:id="rId875">
        <w:ins w:id="3788" w:author="PR Preview" w:date="2026-01-01T00:00:00Z">
          <w:r>
            <w:rPr>
              <w:rStyle w:val="Hyperlink"/>
            </w:rPr>
            <w:t xml:space="preserve">https://ucla-biostat-216.github.io/2024fall/slides/08-ls/08-ls.html</w:t>
          </w:r>
        </w:ins>
      </w:hyperlink>
    </w:p>
    <w:bookmarkEnd w:id="876"/>
    <w:bookmarkStart w:id="878" w:name="ref-wikipedia_triangular_matrix"/>
    <w:p>
      <w:pPr>
        <w:pStyle w:val="Bibliography"/>
      </w:pPr>
      <w:ins w:id="3789" w:author="PR Preview" w:date="2026-01-01T00:00:00Z">
        <w:r>
          <w:t xml:space="preserve">[83]</w:t>
        </w:r>
      </w:ins>
      <w:ins w:id="3790" w:author="PR Preview" w:date="2026-01-01T00:00:00Z">
        <w:r>
          <w:t xml:space="preserve"> </w:t>
        </w:r>
      </w:ins>
      <w:ins w:id="3791" w:author="PR Preview" w:date="2026-01-01T00:00:00Z">
        <w:r>
          <w:t xml:space="preserve">	</w:t>
        </w:r>
      </w:ins>
      <w:ins w:id="3792" w:author="PR Preview" w:date="2026-01-01T00:00:00Z">
        <w:r>
          <w:t xml:space="preserve">Wikipedia contributors,</w:t>
        </w:r>
      </w:ins>
      <w:ins w:id="3793" w:author="PR Preview" w:date="2026-01-01T00:00:00Z">
        <w:r>
          <w:t xml:space="preserve"> </w:t>
        </w:r>
      </w:ins>
      <w:ins w:id="3794" w:author="PR Preview" w:date="2026-01-01T00:00:00Z">
        <w:r>
          <w:t xml:space="preserve">“Triangular matrix —</w:t>
        </w:r>
      </w:ins>
      <w:ins w:id="3795" w:author="PR Preview" w:date="2026-01-01T00:00:00Z">
        <w:r>
          <w:t xml:space="preserve"> </w:t>
        </w:r>
      </w:ins>
      <w:ins w:id="3796" w:author="PR Preview" w:date="2026-01-01T00:00:00Z">
        <w:r>
          <w:t xml:space="preserve">Wikipedia</w:t>
        </w:r>
      </w:ins>
      <w:ins w:id="3797" w:author="PR Preview" w:date="2026-01-01T00:00:00Z">
        <w:r>
          <w:t xml:space="preserve">,</w:t>
        </w:r>
      </w:ins>
      <w:ins w:id="3798" w:author="PR Preview" w:date="2026-01-01T00:00:00Z">
        <w:r>
          <w:t xml:space="preserve"> </w:t>
        </w:r>
      </w:ins>
      <w:ins w:id="3799" w:author="PR Preview" w:date="2026-01-01T00:00:00Z">
        <w:r>
          <w:t xml:space="preserve">the free encyclopedia.”</w:t>
        </w:r>
      </w:ins>
      <w:ins w:id="3800" w:author="PR Preview" w:date="2026-01-01T00:00:00Z">
        <w:r>
          <w:t xml:space="preserve"> </w:t>
        </w:r>
      </w:ins>
      <w:ins w:id="3801" w:author="PR Preview" w:date="2026-01-01T00:00:00Z">
        <w:r>
          <w:t xml:space="preserve">2026. Available:</w:t>
        </w:r>
      </w:ins>
      <w:ins w:id="3802" w:author="PR Preview" w:date="2026-01-01T00:00:00Z">
        <w:r>
          <w:t xml:space="preserve"> </w:t>
        </w:r>
      </w:ins>
      <w:hyperlink r:id="rId877">
        <w:ins w:id="3803" w:author="PR Preview" w:date="2026-01-01T00:00:00Z">
          <w:r>
            <w:rPr>
              <w:rStyle w:val="Hyperlink"/>
            </w:rPr>
            <w:t xml:space="preserve">https://en.wikipedia.org/wiki/Triangular_matrix</w:t>
          </w:r>
        </w:ins>
      </w:hyperlink>
    </w:p>
    <w:bookmarkEnd w:id="878"/>
    <w:bookmarkStart w:id="880" w:name="ref-wikipedia_least_squares"/>
    <w:p>
      <w:pPr>
        <w:pStyle w:val="Bibliography"/>
      </w:pPr>
      <w:ins w:id="3804" w:author="PR Preview" w:date="2026-01-01T00:00:00Z">
        <w:r>
          <w:t xml:space="preserve">[84]</w:t>
        </w:r>
      </w:ins>
      <w:ins w:id="3805" w:author="PR Preview" w:date="2026-01-01T00:00:00Z">
        <w:r>
          <w:t xml:space="preserve"> </w:t>
        </w:r>
      </w:ins>
      <w:ins w:id="3806" w:author="PR Preview" w:date="2026-01-01T00:00:00Z">
        <w:r>
          <w:t xml:space="preserve">	</w:t>
        </w:r>
      </w:ins>
      <w:ins w:id="3807" w:author="PR Preview" w:date="2026-01-01T00:00:00Z">
        <w:r>
          <w:t xml:space="preserve">Wikipedia contributors,</w:t>
        </w:r>
      </w:ins>
      <w:ins w:id="3808" w:author="PR Preview" w:date="2026-01-01T00:00:00Z">
        <w:r>
          <w:t xml:space="preserve"> </w:t>
        </w:r>
      </w:ins>
      <w:ins w:id="3809" w:author="PR Preview" w:date="2026-01-01T00:00:00Z">
        <w:r>
          <w:t xml:space="preserve">“Least squares —</w:t>
        </w:r>
      </w:ins>
      <w:ins w:id="3810" w:author="PR Preview" w:date="2026-01-01T00:00:00Z">
        <w:r>
          <w:t xml:space="preserve"> </w:t>
        </w:r>
      </w:ins>
      <w:ins w:id="3811" w:author="PR Preview" w:date="2026-01-01T00:00:00Z">
        <w:r>
          <w:t xml:space="preserve">Wikipedia</w:t>
        </w:r>
      </w:ins>
      <w:ins w:id="3812" w:author="PR Preview" w:date="2026-01-01T00:00:00Z">
        <w:r>
          <w:t xml:space="preserve">,</w:t>
        </w:r>
      </w:ins>
      <w:ins w:id="3813" w:author="PR Preview" w:date="2026-01-01T00:00:00Z">
        <w:r>
          <w:t xml:space="preserve"> </w:t>
        </w:r>
      </w:ins>
      <w:ins w:id="3814" w:author="PR Preview" w:date="2026-01-01T00:00:00Z">
        <w:r>
          <w:t xml:space="preserve">the free encyclopedia.”</w:t>
        </w:r>
      </w:ins>
      <w:ins w:id="3815" w:author="PR Preview" w:date="2026-01-01T00:00:00Z">
        <w:r>
          <w:t xml:space="preserve"> </w:t>
        </w:r>
      </w:ins>
      <w:ins w:id="3816" w:author="PR Preview" w:date="2026-01-01T00:00:00Z">
        <w:r>
          <w:t xml:space="preserve">2026. Available:</w:t>
        </w:r>
      </w:ins>
      <w:ins w:id="3817" w:author="PR Preview" w:date="2026-01-01T00:00:00Z">
        <w:r>
          <w:t xml:space="preserve"> </w:t>
        </w:r>
      </w:ins>
      <w:hyperlink r:id="rId879">
        <w:ins w:id="3818" w:author="PR Preview" w:date="2026-01-01T00:00:00Z">
          <w:r>
            <w:rPr>
              <w:rStyle w:val="Hyperlink"/>
            </w:rPr>
            <w:t xml:space="preserve">https://en.wikipedia.org/wiki/Least_squares</w:t>
          </w:r>
        </w:ins>
      </w:hyperlink>
    </w:p>
    <w:bookmarkEnd w:id="880"/>
    <w:bookmarkStart w:id="882" w:name="ref-wikipedia_normal_equations"/>
    <w:p>
      <w:pPr>
        <w:pStyle w:val="Bibliography"/>
      </w:pPr>
      <w:ins w:id="3819" w:author="PR Preview" w:date="2026-01-01T00:00:00Z">
        <w:r>
          <w:t xml:space="preserve">[85]</w:t>
        </w:r>
      </w:ins>
      <w:ins w:id="3820" w:author="PR Preview" w:date="2026-01-01T00:00:00Z">
        <w:r>
          <w:t xml:space="preserve"> </w:t>
        </w:r>
      </w:ins>
      <w:ins w:id="3821" w:author="PR Preview" w:date="2026-01-01T00:00:00Z">
        <w:r>
          <w:t xml:space="preserve">	</w:t>
        </w:r>
      </w:ins>
      <w:ins w:id="3822" w:author="PR Preview" w:date="2026-01-01T00:00:00Z">
        <w:r>
          <w:t xml:space="preserve">Wikipedia contributors,</w:t>
        </w:r>
      </w:ins>
      <w:ins w:id="3823" w:author="PR Preview" w:date="2026-01-01T00:00:00Z">
        <w:r>
          <w:t xml:space="preserve"> </w:t>
        </w:r>
      </w:ins>
      <w:ins w:id="3824" w:author="PR Preview" w:date="2026-01-01T00:00:00Z">
        <w:r>
          <w:t xml:space="preserve">“Normal equations —</w:t>
        </w:r>
      </w:ins>
      <w:ins w:id="3825" w:author="PR Preview" w:date="2026-01-01T00:00:00Z">
        <w:r>
          <w:t xml:space="preserve"> </w:t>
        </w:r>
      </w:ins>
      <w:ins w:id="3826" w:author="PR Preview" w:date="2026-01-01T00:00:00Z">
        <w:r>
          <w:t xml:space="preserve">Wikipedia</w:t>
        </w:r>
      </w:ins>
      <w:ins w:id="3827" w:author="PR Preview" w:date="2026-01-01T00:00:00Z">
        <w:r>
          <w:t xml:space="preserve">,</w:t>
        </w:r>
      </w:ins>
      <w:ins w:id="3828" w:author="PR Preview" w:date="2026-01-01T00:00:00Z">
        <w:r>
          <w:t xml:space="preserve"> </w:t>
        </w:r>
      </w:ins>
      <w:ins w:id="3829" w:author="PR Preview" w:date="2026-01-01T00:00:00Z">
        <w:r>
          <w:t xml:space="preserve">the free encyclopedia.”</w:t>
        </w:r>
      </w:ins>
      <w:ins w:id="3830" w:author="PR Preview" w:date="2026-01-01T00:00:00Z">
        <w:r>
          <w:t xml:space="preserve"> </w:t>
        </w:r>
      </w:ins>
      <w:ins w:id="3831" w:author="PR Preview" w:date="2026-01-01T00:00:00Z">
        <w:r>
          <w:t xml:space="preserve">2026. Available:</w:t>
        </w:r>
      </w:ins>
      <w:ins w:id="3832" w:author="PR Preview" w:date="2026-01-01T00:00:00Z">
        <w:r>
          <w:t xml:space="preserve"> </w:t>
        </w:r>
      </w:ins>
      <w:hyperlink r:id="rId881">
        <w:ins w:id="3833" w:author="PR Preview" w:date="2026-01-01T00:00:00Z">
          <w:r>
            <w:rPr>
              <w:rStyle w:val="Hyperlink"/>
            </w:rPr>
            <w:t xml:space="preserve">https://en.wikipedia.org/wiki/Normal_equations</w:t>
          </w:r>
        </w:ins>
      </w:hyperlink>
    </w:p>
    <w:bookmarkEnd w:id="882"/>
    <w:bookmarkStart w:id="884" w:name="ref-wikipedia_lu_decomposition"/>
    <w:p>
      <w:pPr>
        <w:pStyle w:val="Bibliography"/>
      </w:pPr>
      <w:ins w:id="3834" w:author="PR Preview" w:date="2026-01-01T00:00:00Z">
        <w:r>
          <w:t xml:space="preserve">[86]</w:t>
        </w:r>
      </w:ins>
      <w:ins w:id="3835" w:author="PR Preview" w:date="2026-01-01T00:00:00Z">
        <w:r>
          <w:t xml:space="preserve"> </w:t>
        </w:r>
      </w:ins>
      <w:ins w:id="3836" w:author="PR Preview" w:date="2026-01-01T00:00:00Z">
        <w:r>
          <w:t xml:space="preserve">	</w:t>
        </w:r>
      </w:ins>
      <w:ins w:id="3837" w:author="PR Preview" w:date="2026-01-01T00:00:00Z">
        <w:r>
          <w:t xml:space="preserve">Wikipedia contributors,</w:t>
        </w:r>
      </w:ins>
      <w:ins w:id="3838" w:author="PR Preview" w:date="2026-01-01T00:00:00Z">
        <w:r>
          <w:t xml:space="preserve"> </w:t>
        </w:r>
      </w:ins>
      <w:ins w:id="3839" w:author="PR Preview" w:date="2026-01-01T00:00:00Z">
        <w:r>
          <w:t xml:space="preserve">“LU decomposition —</w:t>
        </w:r>
      </w:ins>
      <w:ins w:id="3840" w:author="PR Preview" w:date="2026-01-01T00:00:00Z">
        <w:r>
          <w:t xml:space="preserve"> </w:t>
        </w:r>
      </w:ins>
      <w:ins w:id="3841" w:author="PR Preview" w:date="2026-01-01T00:00:00Z">
        <w:r>
          <w:t xml:space="preserve">Wikipedia</w:t>
        </w:r>
      </w:ins>
      <w:ins w:id="3842" w:author="PR Preview" w:date="2026-01-01T00:00:00Z">
        <w:r>
          <w:t xml:space="preserve">,</w:t>
        </w:r>
      </w:ins>
      <w:ins w:id="3843" w:author="PR Preview" w:date="2026-01-01T00:00:00Z">
        <w:r>
          <w:t xml:space="preserve"> </w:t>
        </w:r>
      </w:ins>
      <w:ins w:id="3844" w:author="PR Preview" w:date="2026-01-01T00:00:00Z">
        <w:r>
          <w:t xml:space="preserve">the free encyclopedia.”</w:t>
        </w:r>
      </w:ins>
      <w:ins w:id="3845" w:author="PR Preview" w:date="2026-01-01T00:00:00Z">
        <w:r>
          <w:t xml:space="preserve"> </w:t>
        </w:r>
      </w:ins>
      <w:ins w:id="3846" w:author="PR Preview" w:date="2026-01-01T00:00:00Z">
        <w:r>
          <w:t xml:space="preserve">2026. Available:</w:t>
        </w:r>
      </w:ins>
      <w:ins w:id="3847" w:author="PR Preview" w:date="2026-01-01T00:00:00Z">
        <w:r>
          <w:t xml:space="preserve"> </w:t>
        </w:r>
      </w:ins>
      <w:hyperlink r:id="rId883">
        <w:ins w:id="3848" w:author="PR Preview" w:date="2026-01-01T00:00:00Z">
          <w:r>
            <w:rPr>
              <w:rStyle w:val="Hyperlink"/>
            </w:rPr>
            <w:t xml:space="preserve">https://en.wikipedia.org/wiki/LU_decomposition</w:t>
          </w:r>
        </w:ins>
      </w:hyperlink>
    </w:p>
    <w:bookmarkEnd w:id="884"/>
    <w:bookmarkStart w:id="886" w:name="ref-zhou2024eig"/>
    <w:p>
      <w:pPr>
        <w:pStyle w:val="Bibliography"/>
      </w:pPr>
      <w:ins w:id="3849" w:author="PR Preview" w:date="2026-01-01T00:00:00Z">
        <w:r>
          <w:t xml:space="preserve">[87]</w:t>
        </w:r>
      </w:ins>
      <w:ins w:id="3850" w:author="PR Preview" w:date="2026-01-01T00:00:00Z">
        <w:r>
          <w:t xml:space="preserve"> </w:t>
        </w:r>
      </w:ins>
      <w:ins w:id="3851" w:author="PR Preview" w:date="2026-01-01T00:00:00Z">
        <w:r>
          <w:t xml:space="preserve">	</w:t>
        </w:r>
      </w:ins>
      <w:ins w:id="3852" w:author="PR Preview" w:date="2026-01-01T00:00:00Z">
        <w:r>
          <w:t xml:space="preserve">H. Zhou,</w:t>
        </w:r>
      </w:ins>
      <w:ins w:id="3853" w:author="PR Preview" w:date="2026-01-01T00:00:00Z">
        <w:r>
          <w:t xml:space="preserve"> </w:t>
        </w:r>
      </w:ins>
      <w:ins w:id="3854" w:author="PR Preview" w:date="2026-01-01T00:00:00Z">
        <w:r>
          <w:t xml:space="preserve">“Eigen-decomposition.”</w:t>
        </w:r>
      </w:ins>
      <w:ins w:id="3855" w:author="PR Preview" w:date="2026-01-01T00:00:00Z">
        <w:r>
          <w:t xml:space="preserve"> </w:t>
        </w:r>
      </w:ins>
      <w:ins w:id="3856" w:author="PR Preview" w:date="2026-01-01T00:00:00Z">
        <w:r>
          <w:t xml:space="preserve">Lecture notes for Biostat 216, Mathematical Methods for Biostatistics, University of California, Los Angeles, 2024. Accessed: Oct. 05, 2026. [Online]. Available:</w:t>
        </w:r>
      </w:ins>
      <w:ins w:id="3857" w:author="PR Preview" w:date="2026-01-01T00:00:00Z">
        <w:r>
          <w:t xml:space="preserve"> </w:t>
        </w:r>
      </w:ins>
      <w:hyperlink r:id="rId885">
        <w:ins w:id="3858" w:author="PR Preview" w:date="2026-01-01T00:00:00Z">
          <w:r>
            <w:rPr>
              <w:rStyle w:val="Hyperlink"/>
            </w:rPr>
            <w:t xml:space="preserve">https://ucla-biostat-216.github.io/2024fall/slides/10-eig/10-eig.html</w:t>
          </w:r>
        </w:ins>
      </w:hyperlink>
    </w:p>
    <w:bookmarkEnd w:id="886"/>
    <w:bookmarkStart w:id="888" w:name="X43312e3e9ce0f6584f41a7e988a70af3618ea26"/>
    <w:p>
      <w:pPr>
        <w:pStyle w:val="Bibliography"/>
      </w:pPr>
      <w:ins w:id="3859" w:author="PR Preview" w:date="2026-01-01T00:00:00Z">
        <w:r>
          <w:t xml:space="preserve">[88]</w:t>
        </w:r>
      </w:ins>
      <w:ins w:id="3860" w:author="PR Preview" w:date="2026-01-01T00:00:00Z">
        <w:r>
          <w:t xml:space="preserve"> </w:t>
        </w:r>
      </w:ins>
      <w:ins w:id="3861" w:author="PR Preview" w:date="2026-01-01T00:00:00Z">
        <w:r>
          <w:t xml:space="preserve">	</w:t>
        </w:r>
      </w:ins>
      <w:ins w:id="3862" w:author="PR Preview" w:date="2026-01-01T00:00:00Z">
        <w:r>
          <w:t xml:space="preserve">Wikipedia contributors,</w:t>
        </w:r>
      </w:ins>
      <w:ins w:id="3863" w:author="PR Preview" w:date="2026-01-01T00:00:00Z">
        <w:r>
          <w:t xml:space="preserve"> </w:t>
        </w:r>
      </w:ins>
      <w:ins w:id="3864" w:author="PR Preview" w:date="2026-01-01T00:00:00Z">
        <w:r>
          <w:t xml:space="preserve">“Eigenvalues and eigenvectors —</w:t>
        </w:r>
      </w:ins>
      <w:ins w:id="3865" w:author="PR Preview" w:date="2026-01-01T00:00:00Z">
        <w:r>
          <w:t xml:space="preserve"> </w:t>
        </w:r>
      </w:ins>
      <w:ins w:id="3866" w:author="PR Preview" w:date="2026-01-01T00:00:00Z">
        <w:r>
          <w:t xml:space="preserve">Wikipedia</w:t>
        </w:r>
      </w:ins>
      <w:ins w:id="3867" w:author="PR Preview" w:date="2026-01-01T00:00:00Z">
        <w:r>
          <w:t xml:space="preserve">,</w:t>
        </w:r>
      </w:ins>
      <w:ins w:id="3868" w:author="PR Preview" w:date="2026-01-01T00:00:00Z">
        <w:r>
          <w:t xml:space="preserve"> </w:t>
        </w:r>
      </w:ins>
      <w:ins w:id="3869" w:author="PR Preview" w:date="2026-01-01T00:00:00Z">
        <w:r>
          <w:t xml:space="preserve">the free encyclopedia.”</w:t>
        </w:r>
      </w:ins>
      <w:ins w:id="3870" w:author="PR Preview" w:date="2026-01-01T00:00:00Z">
        <w:r>
          <w:t xml:space="preserve"> </w:t>
        </w:r>
      </w:ins>
      <w:ins w:id="3871" w:author="PR Preview" w:date="2026-01-01T00:00:00Z">
        <w:r>
          <w:t xml:space="preserve">2026. Available:</w:t>
        </w:r>
      </w:ins>
      <w:ins w:id="3872" w:author="PR Preview" w:date="2026-01-01T00:00:00Z">
        <w:r>
          <w:t xml:space="preserve"> </w:t>
        </w:r>
      </w:ins>
      <w:hyperlink r:id="rId887">
        <w:ins w:id="3873" w:author="PR Preview" w:date="2026-01-01T00:00:00Z">
          <w:r>
            <w:rPr>
              <w:rStyle w:val="Hyperlink"/>
            </w:rPr>
            <w:t xml:space="preserve">https://en.wikipedia.org/wiki/Eigenvalues_and_eigenvectors</w:t>
          </w:r>
        </w:ins>
      </w:hyperlink>
    </w:p>
    <w:bookmarkEnd w:id="888"/>
    <w:bookmarkStart w:id="890" w:name="ref-wikipedia_matrix_similarity"/>
    <w:p>
      <w:pPr>
        <w:pStyle w:val="Bibliography"/>
      </w:pPr>
      <w:ins w:id="3874" w:author="PR Preview" w:date="2026-01-01T00:00:00Z">
        <w:r>
          <w:t xml:space="preserve">[89]</w:t>
        </w:r>
      </w:ins>
      <w:ins w:id="3875" w:author="PR Preview" w:date="2026-01-01T00:00:00Z">
        <w:r>
          <w:t xml:space="preserve"> </w:t>
        </w:r>
      </w:ins>
      <w:ins w:id="3876" w:author="PR Preview" w:date="2026-01-01T00:00:00Z">
        <w:r>
          <w:t xml:space="preserve">	</w:t>
        </w:r>
      </w:ins>
      <w:ins w:id="3877" w:author="PR Preview" w:date="2026-01-01T00:00:00Z">
        <w:r>
          <w:t xml:space="preserve">Wikipedia contributors,</w:t>
        </w:r>
      </w:ins>
      <w:ins w:id="3878" w:author="PR Preview" w:date="2026-01-01T00:00:00Z">
        <w:r>
          <w:t xml:space="preserve"> </w:t>
        </w:r>
      </w:ins>
      <w:ins w:id="3879" w:author="PR Preview" w:date="2026-01-01T00:00:00Z">
        <w:r>
          <w:t xml:space="preserve">“Matrix similarity —</w:t>
        </w:r>
      </w:ins>
      <w:ins w:id="3880" w:author="PR Preview" w:date="2026-01-01T00:00:00Z">
        <w:r>
          <w:t xml:space="preserve"> </w:t>
        </w:r>
      </w:ins>
      <w:ins w:id="3881" w:author="PR Preview" w:date="2026-01-01T00:00:00Z">
        <w:r>
          <w:t xml:space="preserve">Wikipedia</w:t>
        </w:r>
      </w:ins>
      <w:ins w:id="3882" w:author="PR Preview" w:date="2026-01-01T00:00:00Z">
        <w:r>
          <w:t xml:space="preserve">,</w:t>
        </w:r>
      </w:ins>
      <w:ins w:id="3883" w:author="PR Preview" w:date="2026-01-01T00:00:00Z">
        <w:r>
          <w:t xml:space="preserve"> </w:t>
        </w:r>
      </w:ins>
      <w:ins w:id="3884" w:author="PR Preview" w:date="2026-01-01T00:00:00Z">
        <w:r>
          <w:t xml:space="preserve">the free encyclopedia.”</w:t>
        </w:r>
      </w:ins>
      <w:ins w:id="3885" w:author="PR Preview" w:date="2026-01-01T00:00:00Z">
        <w:r>
          <w:t xml:space="preserve"> </w:t>
        </w:r>
      </w:ins>
      <w:ins w:id="3886" w:author="PR Preview" w:date="2026-01-01T00:00:00Z">
        <w:r>
          <w:t xml:space="preserve">2026. Available:</w:t>
        </w:r>
      </w:ins>
      <w:ins w:id="3887" w:author="PR Preview" w:date="2026-01-01T00:00:00Z">
        <w:r>
          <w:t xml:space="preserve"> </w:t>
        </w:r>
      </w:ins>
      <w:hyperlink r:id="rId889">
        <w:ins w:id="3888" w:author="PR Preview" w:date="2026-01-01T00:00:00Z">
          <w:r>
            <w:rPr>
              <w:rStyle w:val="Hyperlink"/>
            </w:rPr>
            <w:t xml:space="preserve">https://en.wikipedia.org/wiki/Matrix_similarity</w:t>
          </w:r>
        </w:ins>
      </w:hyperlink>
    </w:p>
    <w:bookmarkEnd w:id="890"/>
    <w:bookmarkStart w:id="892" w:name="ref-wikipedia_diagonalizable_matrix"/>
    <w:p>
      <w:pPr>
        <w:pStyle w:val="Bibliography"/>
      </w:pPr>
      <w:ins w:id="3889" w:author="PR Preview" w:date="2026-01-01T00:00:00Z">
        <w:r>
          <w:t xml:space="preserve">[90]</w:t>
        </w:r>
      </w:ins>
      <w:ins w:id="3890" w:author="PR Preview" w:date="2026-01-01T00:00:00Z">
        <w:r>
          <w:t xml:space="preserve"> </w:t>
        </w:r>
      </w:ins>
      <w:ins w:id="3891" w:author="PR Preview" w:date="2026-01-01T00:00:00Z">
        <w:r>
          <w:t xml:space="preserve">	</w:t>
        </w:r>
      </w:ins>
      <w:ins w:id="3892" w:author="PR Preview" w:date="2026-01-01T00:00:00Z">
        <w:r>
          <w:t xml:space="preserve">Wikipedia contributors,</w:t>
        </w:r>
      </w:ins>
      <w:ins w:id="3893" w:author="PR Preview" w:date="2026-01-01T00:00:00Z">
        <w:r>
          <w:t xml:space="preserve"> </w:t>
        </w:r>
      </w:ins>
      <w:ins w:id="3894" w:author="PR Preview" w:date="2026-01-01T00:00:00Z">
        <w:r>
          <w:t xml:space="preserve">“Diagonalizable matrix —</w:t>
        </w:r>
      </w:ins>
      <w:ins w:id="3895" w:author="PR Preview" w:date="2026-01-01T00:00:00Z">
        <w:r>
          <w:t xml:space="preserve"> </w:t>
        </w:r>
      </w:ins>
      <w:ins w:id="3896" w:author="PR Preview" w:date="2026-01-01T00:00:00Z">
        <w:r>
          <w:t xml:space="preserve">Wikipedia</w:t>
        </w:r>
      </w:ins>
      <w:ins w:id="3897" w:author="PR Preview" w:date="2026-01-01T00:00:00Z">
        <w:r>
          <w:t xml:space="preserve">,</w:t>
        </w:r>
      </w:ins>
      <w:ins w:id="3898" w:author="PR Preview" w:date="2026-01-01T00:00:00Z">
        <w:r>
          <w:t xml:space="preserve"> </w:t>
        </w:r>
      </w:ins>
      <w:ins w:id="3899" w:author="PR Preview" w:date="2026-01-01T00:00:00Z">
        <w:r>
          <w:t xml:space="preserve">the free encyclopedia.”</w:t>
        </w:r>
      </w:ins>
      <w:ins w:id="3900" w:author="PR Preview" w:date="2026-01-01T00:00:00Z">
        <w:r>
          <w:t xml:space="preserve"> </w:t>
        </w:r>
      </w:ins>
      <w:ins w:id="3901" w:author="PR Preview" w:date="2026-01-01T00:00:00Z">
        <w:r>
          <w:t xml:space="preserve">2026. Available:</w:t>
        </w:r>
      </w:ins>
      <w:ins w:id="3902" w:author="PR Preview" w:date="2026-01-01T00:00:00Z">
        <w:r>
          <w:t xml:space="preserve"> </w:t>
        </w:r>
      </w:ins>
      <w:hyperlink r:id="rId891">
        <w:ins w:id="3903" w:author="PR Preview" w:date="2026-01-01T00:00:00Z">
          <w:r>
            <w:rPr>
              <w:rStyle w:val="Hyperlink"/>
            </w:rPr>
            <w:t xml:space="preserve">https://en.wikipedia.org/wiki/Diagonalizable_matrix</w:t>
          </w:r>
        </w:ins>
      </w:hyperlink>
    </w:p>
    <w:bookmarkEnd w:id="892"/>
    <w:bookmarkStart w:id="894" w:name="ref-zhou2024pd"/>
    <w:p>
      <w:pPr>
        <w:pStyle w:val="Bibliography"/>
      </w:pPr>
      <w:ins w:id="3904" w:author="PR Preview" w:date="2026-01-01T00:00:00Z">
        <w:r>
          <w:t xml:space="preserve">[91]</w:t>
        </w:r>
      </w:ins>
      <w:ins w:id="3905" w:author="PR Preview" w:date="2026-01-01T00:00:00Z">
        <w:r>
          <w:t xml:space="preserve"> </w:t>
        </w:r>
      </w:ins>
      <w:ins w:id="3906" w:author="PR Preview" w:date="2026-01-01T00:00:00Z">
        <w:r>
          <w:t xml:space="preserve">	</w:t>
        </w:r>
      </w:ins>
      <w:ins w:id="3907" w:author="PR Preview" w:date="2026-01-01T00:00:00Z">
        <w:r>
          <w:t xml:space="preserve">H. Zhou,</w:t>
        </w:r>
      </w:ins>
      <w:ins w:id="3908" w:author="PR Preview" w:date="2026-01-01T00:00:00Z">
        <w:r>
          <w:t xml:space="preserve"> </w:t>
        </w:r>
      </w:ins>
      <w:ins w:id="3909" w:author="PR Preview" w:date="2026-01-01T00:00:00Z">
        <w:r>
          <w:t xml:space="preserve">“Symmetric positive definite matrices.”</w:t>
        </w:r>
      </w:ins>
      <w:ins w:id="3910" w:author="PR Preview" w:date="2026-01-01T00:00:00Z">
        <w:r>
          <w:t xml:space="preserve"> </w:t>
        </w:r>
      </w:ins>
      <w:ins w:id="3911" w:author="PR Preview" w:date="2026-01-01T00:00:00Z">
        <w:r>
          <w:t xml:space="preserve">Lecture notes for Biostat 216, Mathematical Methods for Biostatistics, University of California, Los Angeles, 2024. Accessed: Oct. 05, 2026. [Online]. Available:</w:t>
        </w:r>
      </w:ins>
      <w:ins w:id="3912" w:author="PR Preview" w:date="2026-01-01T00:00:00Z">
        <w:r>
          <w:t xml:space="preserve"> </w:t>
        </w:r>
      </w:ins>
      <w:hyperlink r:id="rId893">
        <w:ins w:id="3913" w:author="PR Preview" w:date="2026-01-01T00:00:00Z">
          <w:r>
            <w:rPr>
              <w:rStyle w:val="Hyperlink"/>
            </w:rPr>
            <w:t xml:space="preserve">https://ucla-biostat-216.github.io/2024fall/slides/11-pd/11-pd.html</w:t>
          </w:r>
        </w:ins>
      </w:hyperlink>
    </w:p>
    <w:bookmarkEnd w:id="894"/>
    <w:bookmarkStart w:id="896" w:name="ref-wikipedia_block_matrix"/>
    <w:p>
      <w:pPr>
        <w:pStyle w:val="Bibliography"/>
      </w:pPr>
      <w:ins w:id="3914" w:author="PR Preview" w:date="2026-01-01T00:00:00Z">
        <w:r>
          <w:t xml:space="preserve">[92]</w:t>
        </w:r>
      </w:ins>
      <w:ins w:id="3915" w:author="PR Preview" w:date="2026-01-01T00:00:00Z">
        <w:r>
          <w:t xml:space="preserve"> </w:t>
        </w:r>
      </w:ins>
      <w:ins w:id="3916" w:author="PR Preview" w:date="2026-01-01T00:00:00Z">
        <w:r>
          <w:t xml:space="preserve">	</w:t>
        </w:r>
      </w:ins>
      <w:ins w:id="3917" w:author="PR Preview" w:date="2026-01-01T00:00:00Z">
        <w:r>
          <w:t xml:space="preserve">Wikipedia contributors,</w:t>
        </w:r>
      </w:ins>
      <w:ins w:id="3918" w:author="PR Preview" w:date="2026-01-01T00:00:00Z">
        <w:r>
          <w:t xml:space="preserve"> </w:t>
        </w:r>
      </w:ins>
      <w:ins w:id="3919" w:author="PR Preview" w:date="2026-01-01T00:00:00Z">
        <w:r>
          <w:t xml:space="preserve">“Block matrix —</w:t>
        </w:r>
      </w:ins>
      <w:ins w:id="3920" w:author="PR Preview" w:date="2026-01-01T00:00:00Z">
        <w:r>
          <w:t xml:space="preserve"> </w:t>
        </w:r>
      </w:ins>
      <w:ins w:id="3921" w:author="PR Preview" w:date="2026-01-01T00:00:00Z">
        <w:r>
          <w:t xml:space="preserve">Wikipedia</w:t>
        </w:r>
      </w:ins>
      <w:ins w:id="3922" w:author="PR Preview" w:date="2026-01-01T00:00:00Z">
        <w:r>
          <w:t xml:space="preserve">,</w:t>
        </w:r>
      </w:ins>
      <w:ins w:id="3923" w:author="PR Preview" w:date="2026-01-01T00:00:00Z">
        <w:r>
          <w:t xml:space="preserve"> </w:t>
        </w:r>
      </w:ins>
      <w:ins w:id="3924" w:author="PR Preview" w:date="2026-01-01T00:00:00Z">
        <w:r>
          <w:t xml:space="preserve">the free encyclopedia.”</w:t>
        </w:r>
      </w:ins>
      <w:ins w:id="3925" w:author="PR Preview" w:date="2026-01-01T00:00:00Z">
        <w:r>
          <w:t xml:space="preserve"> </w:t>
        </w:r>
      </w:ins>
      <w:ins w:id="3926" w:author="PR Preview" w:date="2026-01-01T00:00:00Z">
        <w:r>
          <w:t xml:space="preserve">2026. Available:</w:t>
        </w:r>
      </w:ins>
      <w:ins w:id="3927" w:author="PR Preview" w:date="2026-01-01T00:00:00Z">
        <w:r>
          <w:t xml:space="preserve"> </w:t>
        </w:r>
      </w:ins>
      <w:hyperlink r:id="rId895">
        <w:ins w:id="3928" w:author="PR Preview" w:date="2026-01-01T00:00:00Z">
          <w:r>
            <w:rPr>
              <w:rStyle w:val="Hyperlink"/>
            </w:rPr>
            <w:t xml:space="preserve">https://en.wikipedia.org/wiki/Block_matrix</w:t>
          </w:r>
        </w:ins>
      </w:hyperlink>
    </w:p>
    <w:bookmarkEnd w:id="896"/>
    <w:bookmarkStart w:id="898" w:name="ref-wikipedia_schur_complement"/>
    <w:p>
      <w:pPr>
        <w:pStyle w:val="Bibliography"/>
      </w:pPr>
      <w:ins w:id="3929" w:author="PR Preview" w:date="2026-01-01T00:00:00Z">
        <w:r>
          <w:t xml:space="preserve">[93]</w:t>
        </w:r>
      </w:ins>
      <w:ins w:id="3930" w:author="PR Preview" w:date="2026-01-01T00:00:00Z">
        <w:r>
          <w:t xml:space="preserve"> </w:t>
        </w:r>
      </w:ins>
      <w:ins w:id="3931" w:author="PR Preview" w:date="2026-01-01T00:00:00Z">
        <w:r>
          <w:t xml:space="preserve">	</w:t>
        </w:r>
      </w:ins>
      <w:ins w:id="3932" w:author="PR Preview" w:date="2026-01-01T00:00:00Z">
        <w:r>
          <w:t xml:space="preserve">Wikipedia contributors,</w:t>
        </w:r>
      </w:ins>
      <w:ins w:id="3933" w:author="PR Preview" w:date="2026-01-01T00:00:00Z">
        <w:r>
          <w:t xml:space="preserve"> </w:t>
        </w:r>
      </w:ins>
      <w:ins w:id="3934" w:author="PR Preview" w:date="2026-01-01T00:00:00Z">
        <w:r>
          <w:t xml:space="preserve">“Schur complement —</w:t>
        </w:r>
      </w:ins>
      <w:ins w:id="3935" w:author="PR Preview" w:date="2026-01-01T00:00:00Z">
        <w:r>
          <w:t xml:space="preserve"> </w:t>
        </w:r>
      </w:ins>
      <w:ins w:id="3936" w:author="PR Preview" w:date="2026-01-01T00:00:00Z">
        <w:r>
          <w:t xml:space="preserve">Wikipedia</w:t>
        </w:r>
      </w:ins>
      <w:ins w:id="3937" w:author="PR Preview" w:date="2026-01-01T00:00:00Z">
        <w:r>
          <w:t xml:space="preserve">,</w:t>
        </w:r>
      </w:ins>
      <w:ins w:id="3938" w:author="PR Preview" w:date="2026-01-01T00:00:00Z">
        <w:r>
          <w:t xml:space="preserve"> </w:t>
        </w:r>
      </w:ins>
      <w:ins w:id="3939" w:author="PR Preview" w:date="2026-01-01T00:00:00Z">
        <w:r>
          <w:t xml:space="preserve">the free encyclopedia.”</w:t>
        </w:r>
      </w:ins>
      <w:ins w:id="3940" w:author="PR Preview" w:date="2026-01-01T00:00:00Z">
        <w:r>
          <w:t xml:space="preserve"> </w:t>
        </w:r>
      </w:ins>
      <w:ins w:id="3941" w:author="PR Preview" w:date="2026-01-01T00:00:00Z">
        <w:r>
          <w:t xml:space="preserve">2026. Available:</w:t>
        </w:r>
      </w:ins>
      <w:ins w:id="3942" w:author="PR Preview" w:date="2026-01-01T00:00:00Z">
        <w:r>
          <w:t xml:space="preserve"> </w:t>
        </w:r>
      </w:ins>
      <w:hyperlink r:id="rId897">
        <w:ins w:id="3943" w:author="PR Preview" w:date="2026-01-01T00:00:00Z">
          <w:r>
            <w:rPr>
              <w:rStyle w:val="Hyperlink"/>
            </w:rPr>
            <w:t xml:space="preserve">https://en.wikipedia.org/wiki/Schur_complement</w:t>
          </w:r>
        </w:ins>
      </w:hyperlink>
    </w:p>
    <w:bookmarkEnd w:id="898"/>
    <w:bookmarkStart w:id="900" w:name="ref-wikipedia_cholesky_decomposition"/>
    <w:p>
      <w:pPr>
        <w:pStyle w:val="Bibliography"/>
      </w:pPr>
      <w:ins w:id="3944" w:author="PR Preview" w:date="2026-01-01T00:00:00Z">
        <w:r>
          <w:t xml:space="preserve">[94]</w:t>
        </w:r>
      </w:ins>
      <w:ins w:id="3945" w:author="PR Preview" w:date="2026-01-01T00:00:00Z">
        <w:r>
          <w:t xml:space="preserve"> </w:t>
        </w:r>
      </w:ins>
      <w:ins w:id="3946" w:author="PR Preview" w:date="2026-01-01T00:00:00Z">
        <w:r>
          <w:t xml:space="preserve">	</w:t>
        </w:r>
      </w:ins>
      <w:ins w:id="3947" w:author="PR Preview" w:date="2026-01-01T00:00:00Z">
        <w:r>
          <w:t xml:space="preserve">Wikipedia contributors,</w:t>
        </w:r>
      </w:ins>
      <w:ins w:id="3948" w:author="PR Preview" w:date="2026-01-01T00:00:00Z">
        <w:r>
          <w:t xml:space="preserve"> </w:t>
        </w:r>
      </w:ins>
      <w:ins w:id="3949" w:author="PR Preview" w:date="2026-01-01T00:00:00Z">
        <w:r>
          <w:t xml:space="preserve">“Cholesky decomposition —</w:t>
        </w:r>
      </w:ins>
      <w:ins w:id="3950" w:author="PR Preview" w:date="2026-01-01T00:00:00Z">
        <w:r>
          <w:t xml:space="preserve"> </w:t>
        </w:r>
      </w:ins>
      <w:ins w:id="3951" w:author="PR Preview" w:date="2026-01-01T00:00:00Z">
        <w:r>
          <w:t xml:space="preserve">Wikipedia</w:t>
        </w:r>
      </w:ins>
      <w:ins w:id="3952" w:author="PR Preview" w:date="2026-01-01T00:00:00Z">
        <w:r>
          <w:t xml:space="preserve">,</w:t>
        </w:r>
      </w:ins>
      <w:ins w:id="3953" w:author="PR Preview" w:date="2026-01-01T00:00:00Z">
        <w:r>
          <w:t xml:space="preserve"> </w:t>
        </w:r>
      </w:ins>
      <w:ins w:id="3954" w:author="PR Preview" w:date="2026-01-01T00:00:00Z">
        <w:r>
          <w:t xml:space="preserve">the free encyclopedia.”</w:t>
        </w:r>
      </w:ins>
      <w:ins w:id="3955" w:author="PR Preview" w:date="2026-01-01T00:00:00Z">
        <w:r>
          <w:t xml:space="preserve"> </w:t>
        </w:r>
      </w:ins>
      <w:ins w:id="3956" w:author="PR Preview" w:date="2026-01-01T00:00:00Z">
        <w:r>
          <w:t xml:space="preserve">2026. Available:</w:t>
        </w:r>
      </w:ins>
      <w:ins w:id="3957" w:author="PR Preview" w:date="2026-01-01T00:00:00Z">
        <w:r>
          <w:t xml:space="preserve"> </w:t>
        </w:r>
      </w:ins>
      <w:hyperlink r:id="rId899">
        <w:ins w:id="3958" w:author="PR Preview" w:date="2026-01-01T00:00:00Z">
          <w:r>
            <w:rPr>
              <w:rStyle w:val="Hyperlink"/>
            </w:rPr>
            <w:t xml:space="preserve">https://en.wikipedia.org/wiki/Cholesky_decomposition</w:t>
          </w:r>
        </w:ins>
      </w:hyperlink>
    </w:p>
    <w:bookmarkEnd w:id="900"/>
    <w:bookmarkStart w:id="902" w:name="ref-wikipedia_conjugate_transpose"/>
    <w:p>
      <w:pPr>
        <w:pStyle w:val="Bibliography"/>
      </w:pPr>
      <w:ins w:id="3959" w:author="PR Preview" w:date="2026-01-01T00:00:00Z">
        <w:r>
          <w:t xml:space="preserve">[95]</w:t>
        </w:r>
      </w:ins>
      <w:ins w:id="3960" w:author="PR Preview" w:date="2026-01-01T00:00:00Z">
        <w:r>
          <w:t xml:space="preserve"> </w:t>
        </w:r>
      </w:ins>
      <w:ins w:id="3961" w:author="PR Preview" w:date="2026-01-01T00:00:00Z">
        <w:r>
          <w:t xml:space="preserve">	</w:t>
        </w:r>
      </w:ins>
      <w:ins w:id="3962" w:author="PR Preview" w:date="2026-01-01T00:00:00Z">
        <w:r>
          <w:t xml:space="preserve">Wikipedia contributors,</w:t>
        </w:r>
      </w:ins>
      <w:ins w:id="3963" w:author="PR Preview" w:date="2026-01-01T00:00:00Z">
        <w:r>
          <w:t xml:space="preserve"> </w:t>
        </w:r>
      </w:ins>
      <w:ins w:id="3964" w:author="PR Preview" w:date="2026-01-01T00:00:00Z">
        <w:r>
          <w:t xml:space="preserve">“Conjugate transpose —</w:t>
        </w:r>
      </w:ins>
      <w:ins w:id="3965" w:author="PR Preview" w:date="2026-01-01T00:00:00Z">
        <w:r>
          <w:t xml:space="preserve"> </w:t>
        </w:r>
      </w:ins>
      <w:ins w:id="3966" w:author="PR Preview" w:date="2026-01-01T00:00:00Z">
        <w:r>
          <w:t xml:space="preserve">Wikipedia</w:t>
        </w:r>
      </w:ins>
      <w:ins w:id="3967" w:author="PR Preview" w:date="2026-01-01T00:00:00Z">
        <w:r>
          <w:t xml:space="preserve">,</w:t>
        </w:r>
      </w:ins>
      <w:ins w:id="3968" w:author="PR Preview" w:date="2026-01-01T00:00:00Z">
        <w:r>
          <w:t xml:space="preserve"> </w:t>
        </w:r>
      </w:ins>
      <w:ins w:id="3969" w:author="PR Preview" w:date="2026-01-01T00:00:00Z">
        <w:r>
          <w:t xml:space="preserve">the free encyclopedia.”</w:t>
        </w:r>
      </w:ins>
      <w:ins w:id="3970" w:author="PR Preview" w:date="2026-01-01T00:00:00Z">
        <w:r>
          <w:t xml:space="preserve"> </w:t>
        </w:r>
      </w:ins>
      <w:ins w:id="3971" w:author="PR Preview" w:date="2026-01-01T00:00:00Z">
        <w:r>
          <w:t xml:space="preserve">2026. Available:</w:t>
        </w:r>
      </w:ins>
      <w:ins w:id="3972" w:author="PR Preview" w:date="2026-01-01T00:00:00Z">
        <w:r>
          <w:t xml:space="preserve"> </w:t>
        </w:r>
      </w:ins>
      <w:hyperlink r:id="rId901">
        <w:ins w:id="3973" w:author="PR Preview" w:date="2026-01-01T00:00:00Z">
          <w:r>
            <w:rPr>
              <w:rStyle w:val="Hyperlink"/>
            </w:rPr>
            <w:t xml:space="preserve">https://en.wikipedia.org/wiki/Conjugate_transpose</w:t>
          </w:r>
        </w:ins>
      </w:hyperlink>
    </w:p>
    <w:bookmarkEnd w:id="902"/>
    <w:bookmarkStart w:id="904" w:name="ref-wikipedia_hermitian_matrix"/>
    <w:p>
      <w:pPr>
        <w:pStyle w:val="Bibliography"/>
      </w:pPr>
      <w:ins w:id="3974" w:author="PR Preview" w:date="2026-01-01T00:00:00Z">
        <w:r>
          <w:t xml:space="preserve">[96]</w:t>
        </w:r>
      </w:ins>
      <w:ins w:id="3975" w:author="PR Preview" w:date="2026-01-01T00:00:00Z">
        <w:r>
          <w:t xml:space="preserve"> </w:t>
        </w:r>
      </w:ins>
      <w:ins w:id="3976" w:author="PR Preview" w:date="2026-01-01T00:00:00Z">
        <w:r>
          <w:t xml:space="preserve">	</w:t>
        </w:r>
      </w:ins>
      <w:ins w:id="3977" w:author="PR Preview" w:date="2026-01-01T00:00:00Z">
        <w:r>
          <w:t xml:space="preserve">Wikipedia contributors,</w:t>
        </w:r>
      </w:ins>
      <w:ins w:id="3978" w:author="PR Preview" w:date="2026-01-01T00:00:00Z">
        <w:r>
          <w:t xml:space="preserve"> </w:t>
        </w:r>
      </w:ins>
      <w:ins w:id="3979" w:author="PR Preview" w:date="2026-01-01T00:00:00Z">
        <w:r>
          <w:t xml:space="preserve">“Hermitian matrix —</w:t>
        </w:r>
      </w:ins>
      <w:ins w:id="3980" w:author="PR Preview" w:date="2026-01-01T00:00:00Z">
        <w:r>
          <w:t xml:space="preserve"> </w:t>
        </w:r>
      </w:ins>
      <w:ins w:id="3981" w:author="PR Preview" w:date="2026-01-01T00:00:00Z">
        <w:r>
          <w:t xml:space="preserve">Wikipedia</w:t>
        </w:r>
      </w:ins>
      <w:ins w:id="3982" w:author="PR Preview" w:date="2026-01-01T00:00:00Z">
        <w:r>
          <w:t xml:space="preserve">,</w:t>
        </w:r>
      </w:ins>
      <w:ins w:id="3983" w:author="PR Preview" w:date="2026-01-01T00:00:00Z">
        <w:r>
          <w:t xml:space="preserve"> </w:t>
        </w:r>
      </w:ins>
      <w:ins w:id="3984" w:author="PR Preview" w:date="2026-01-01T00:00:00Z">
        <w:r>
          <w:t xml:space="preserve">the free encyclopedia.”</w:t>
        </w:r>
      </w:ins>
      <w:ins w:id="3985" w:author="PR Preview" w:date="2026-01-01T00:00:00Z">
        <w:r>
          <w:t xml:space="preserve"> </w:t>
        </w:r>
      </w:ins>
      <w:ins w:id="3986" w:author="PR Preview" w:date="2026-01-01T00:00:00Z">
        <w:r>
          <w:t xml:space="preserve">2026. Available:</w:t>
        </w:r>
      </w:ins>
      <w:ins w:id="3987" w:author="PR Preview" w:date="2026-01-01T00:00:00Z">
        <w:r>
          <w:t xml:space="preserve"> </w:t>
        </w:r>
      </w:ins>
      <w:hyperlink r:id="rId903">
        <w:ins w:id="3988" w:author="PR Preview" w:date="2026-01-01T00:00:00Z">
          <w:r>
            <w:rPr>
              <w:rStyle w:val="Hyperlink"/>
            </w:rPr>
            <w:t xml:space="preserve">https://en.wikipedia.org/wiki/Hermitian_matrix</w:t>
          </w:r>
        </w:ins>
      </w:hyperlink>
    </w:p>
    <w:bookmarkEnd w:id="904"/>
    <w:bookmarkStart w:id="906" w:name="ref-wikipedia_skew_hermitian_matrix"/>
    <w:p>
      <w:pPr>
        <w:pStyle w:val="Bibliography"/>
      </w:pPr>
      <w:ins w:id="3989" w:author="PR Preview" w:date="2026-01-01T00:00:00Z">
        <w:r>
          <w:t xml:space="preserve">[97]</w:t>
        </w:r>
      </w:ins>
      <w:ins w:id="3990" w:author="PR Preview" w:date="2026-01-01T00:00:00Z">
        <w:r>
          <w:t xml:space="preserve"> </w:t>
        </w:r>
      </w:ins>
      <w:ins w:id="3991" w:author="PR Preview" w:date="2026-01-01T00:00:00Z">
        <w:r>
          <w:t xml:space="preserve">	</w:t>
        </w:r>
      </w:ins>
      <w:ins w:id="3992" w:author="PR Preview" w:date="2026-01-01T00:00:00Z">
        <w:r>
          <w:t xml:space="preserve">Wikipedia contributors,</w:t>
        </w:r>
      </w:ins>
      <w:ins w:id="3993" w:author="PR Preview" w:date="2026-01-01T00:00:00Z">
        <w:r>
          <w:t xml:space="preserve"> </w:t>
        </w:r>
      </w:ins>
      <w:ins w:id="3994" w:author="PR Preview" w:date="2026-01-01T00:00:00Z">
        <w:r>
          <w:t xml:space="preserve">“Skew-hermitian matrix —</w:t>
        </w:r>
      </w:ins>
      <w:ins w:id="3995" w:author="PR Preview" w:date="2026-01-01T00:00:00Z">
        <w:r>
          <w:t xml:space="preserve"> </w:t>
        </w:r>
      </w:ins>
      <w:ins w:id="3996" w:author="PR Preview" w:date="2026-01-01T00:00:00Z">
        <w:r>
          <w:t xml:space="preserve">Wikipedia</w:t>
        </w:r>
      </w:ins>
      <w:ins w:id="3997" w:author="PR Preview" w:date="2026-01-01T00:00:00Z">
        <w:r>
          <w:t xml:space="preserve">,</w:t>
        </w:r>
      </w:ins>
      <w:ins w:id="3998" w:author="PR Preview" w:date="2026-01-01T00:00:00Z">
        <w:r>
          <w:t xml:space="preserve"> </w:t>
        </w:r>
      </w:ins>
      <w:ins w:id="3999" w:author="PR Preview" w:date="2026-01-01T00:00:00Z">
        <w:r>
          <w:t xml:space="preserve">the free encyclopedia.”</w:t>
        </w:r>
      </w:ins>
      <w:ins w:id="4000" w:author="PR Preview" w:date="2026-01-01T00:00:00Z">
        <w:r>
          <w:t xml:space="preserve"> </w:t>
        </w:r>
      </w:ins>
      <w:ins w:id="4001" w:author="PR Preview" w:date="2026-01-01T00:00:00Z">
        <w:r>
          <w:t xml:space="preserve">2026. Available:</w:t>
        </w:r>
      </w:ins>
      <w:ins w:id="4002" w:author="PR Preview" w:date="2026-01-01T00:00:00Z">
        <w:r>
          <w:t xml:space="preserve"> </w:t>
        </w:r>
      </w:ins>
      <w:hyperlink r:id="rId905">
        <w:ins w:id="4003" w:author="PR Preview" w:date="2026-01-01T00:00:00Z">
          <w:r>
            <w:rPr>
              <w:rStyle w:val="Hyperlink"/>
            </w:rPr>
            <w:t xml:space="preserve">https://en.wikipedia.org/wiki/Skew-Hermitian_matrix</w:t>
          </w:r>
        </w:ins>
      </w:hyperlink>
    </w:p>
    <w:bookmarkEnd w:id="906"/>
    <w:bookmarkStart w:id="908" w:name="ref-strang2023linear"/>
    <w:p>
      <w:pPr>
        <w:pStyle w:val="Bibliography"/>
      </w:pPr>
      <w:ins w:id="4004" w:author="PR Preview" w:date="2026-01-01T00:00:00Z">
        <w:r>
          <w:t xml:space="preserve">[98]</w:t>
        </w:r>
      </w:ins>
      <w:ins w:id="4005" w:author="PR Preview" w:date="2026-01-01T00:00:00Z">
        <w:r>
          <w:t xml:space="preserve"> </w:t>
        </w:r>
      </w:ins>
      <w:ins w:id="4006" w:author="PR Preview" w:date="2026-01-01T00:00:00Z">
        <w:r>
          <w:t xml:space="preserve">	</w:t>
        </w:r>
      </w:ins>
      <w:ins w:id="4007" w:author="PR Preview" w:date="2026-01-01T00:00:00Z">
        <w:r>
          <w:t xml:space="preserve">G. Strang,</w:t>
        </w:r>
      </w:ins>
      <w:ins w:id="4008" w:author="PR Preview" w:date="2026-01-01T00:00:00Z">
        <w:r>
          <w:t xml:space="preserve"> </w:t>
        </w:r>
      </w:ins>
      <w:ins w:id="4009" w:author="PR Preview" w:date="2026-01-01T00:00:00Z">
        <w:r>
          <w:rPr>
            <w:i/>
            <w:iCs/>
          </w:rPr>
          <w:t xml:space="preserve">Introduction to linear algebra</w:t>
        </w:r>
      </w:ins>
      <w:ins w:id="4010" w:author="PR Preview" w:date="2026-01-01T00:00:00Z">
        <w:r>
          <w:t xml:space="preserve">, 6th ed. Wellesley, MA: Wellesley-Cambridge Press, 2023. Available:</w:t>
        </w:r>
      </w:ins>
      <w:ins w:id="4011" w:author="PR Preview" w:date="2026-01-01T00:00:00Z">
        <w:r>
          <w:t xml:space="preserve"> </w:t>
        </w:r>
      </w:ins>
      <w:hyperlink r:id="rId907">
        <w:ins w:id="4012" w:author="PR Preview" w:date="2026-01-01T00:00:00Z">
          <w:r>
            <w:rPr>
              <w:rStyle w:val="Hyperlink"/>
            </w:rPr>
            <w:t xml:space="preserve">https://math.mit.edu/~gs/linearalgebra/</w:t>
          </w:r>
        </w:ins>
      </w:hyperlink>
    </w:p>
    <w:bookmarkEnd w:id="908"/>
    <w:bookmarkStart w:id="910" w:name="ref-fieller2018basics"/>
    <w:p>
      <w:pPr>
        <w:pStyle w:val="Bibliography"/>
      </w:pPr>
      <w:ins w:id="4013" w:author="PR Preview" w:date="2026-01-01T00:00:00Z">
        <w:r>
          <w:t xml:space="preserve">[99]</w:t>
        </w:r>
      </w:ins>
      <w:ins w:id="4014" w:author="PR Preview" w:date="2026-01-01T00:00:00Z">
        <w:r>
          <w:t xml:space="preserve"> </w:t>
        </w:r>
      </w:ins>
      <w:ins w:id="4015" w:author="PR Preview" w:date="2026-01-01T00:00:00Z">
        <w:r>
          <w:t xml:space="preserve">	</w:t>
        </w:r>
      </w:ins>
      <w:ins w:id="4016" w:author="PR Preview" w:date="2026-01-01T00:00:00Z">
        <w:r>
          <w:t xml:space="preserve">N. Fieller,</w:t>
        </w:r>
      </w:ins>
      <w:ins w:id="4017" w:author="PR Preview" w:date="2026-01-01T00:00:00Z">
        <w:r>
          <w:t xml:space="preserve"> </w:t>
        </w:r>
      </w:ins>
      <w:ins w:id="4018" w:author="PR Preview" w:date="2026-01-01T00:00:00Z">
        <w:r>
          <w:rPr>
            <w:i/>
            <w:iCs/>
          </w:rPr>
          <w:t xml:space="preserve">Basics of matrix algebra for statistics with</w:t>
        </w:r>
      </w:ins>
      <w:ins w:id="4019" w:author="PR Preview" w:date="2026-01-01T00:00:00Z">
        <w:r>
          <w:rPr>
            <w:i/>
            <w:iCs/>
          </w:rPr>
          <w:t xml:space="preserve"> </w:t>
        </w:r>
      </w:ins>
      <w:ins w:id="4020" w:author="PR Preview" w:date="2026-01-01T00:00:00Z">
        <w:r>
          <w:rPr>
            <w:i/>
            <w:iCs/>
          </w:rPr>
          <w:t xml:space="preserve">R</w:t>
        </w:r>
      </w:ins>
      <w:ins w:id="4021" w:author="PR Preview" w:date="2026-01-01T00:00:00Z">
        <w:r>
          <w:t xml:space="preserve">. Chapman; Hall/CRC, 2016. doi:</w:t>
        </w:r>
      </w:ins>
      <w:ins w:id="4022" w:author="PR Preview" w:date="2026-01-01T00:00:00Z">
        <w:r>
          <w:t xml:space="preserve"> </w:t>
        </w:r>
      </w:ins>
      <w:hyperlink r:id="rId909">
        <w:ins w:id="4023" w:author="PR Preview" w:date="2026-01-01T00:00:00Z">
          <w:r>
            <w:rPr>
              <w:rStyle w:val="Hyperlink"/>
            </w:rPr>
            <w:t xml:space="preserve">10.1201/9781315370200</w:t>
          </w:r>
        </w:ins>
      </w:hyperlink>
      <w:ins w:id="4024" w:author="PR Preview" w:date="2026-01-01T00:00:00Z">
        <w:r>
          <w:t xml:space="preserve">.</w:t>
        </w:r>
      </w:ins>
    </w:p>
    <w:bookmarkEnd w:id="910"/>
    <w:bookmarkStart w:id="911" w:name="ref-searle2017matrix"/>
    <w:p>
      <w:pPr>
        <w:pStyle w:val="Bibliography"/>
      </w:pPr>
      <w:ins w:id="4025" w:author="PR Preview" w:date="2026-01-01T00:00:00Z">
        <w:r>
          <w:t xml:space="preserve">[100]</w:t>
        </w:r>
      </w:ins>
      <w:ins w:id="4026" w:author="PR Preview" w:date="2026-01-01T00:00:00Z">
        <w:r>
          <w:t xml:space="preserve"> </w:t>
        </w:r>
      </w:ins>
      <w:ins w:id="4027" w:author="PR Preview" w:date="2026-01-01T00:00:00Z">
        <w:r>
          <w:t xml:space="preserve">	</w:t>
        </w:r>
      </w:ins>
      <w:ins w:id="4028" w:author="PR Preview" w:date="2026-01-01T00:00:00Z">
        <w:r>
          <w:t xml:space="preserve">S. R. Searle and A. I. Khuri,</w:t>
        </w:r>
      </w:ins>
      <w:ins w:id="4029" w:author="PR Preview" w:date="2026-01-01T00:00:00Z">
        <w:r>
          <w:t xml:space="preserve"> </w:t>
        </w:r>
      </w:ins>
      <w:ins w:id="4030" w:author="PR Preview" w:date="2026-01-01T00:00:00Z">
        <w:r>
          <w:rPr>
            <w:i/>
            <w:iCs/>
          </w:rPr>
          <w:t xml:space="preserve">Matrix algebra useful for statistics</w:t>
        </w:r>
      </w:ins>
      <w:ins w:id="4031" w:author="PR Preview" w:date="2026-01-01T00:00:00Z">
        <w:r>
          <w:t xml:space="preserve">. John Wiley &amp; Sons, 2017.</w:t>
        </w:r>
      </w:ins>
    </w:p>
    <w:bookmarkEnd w:id="911"/>
    <w:bookmarkStart w:id="913" w:name="ref-petersen2012matrix"/>
    <w:p>
      <w:pPr>
        <w:pStyle w:val="Bibliography"/>
      </w:pPr>
      <w:ins w:id="4032" w:author="PR Preview" w:date="2026-01-01T00:00:00Z">
        <w:r>
          <w:t xml:space="preserve">[101]</w:t>
        </w:r>
      </w:ins>
      <w:ins w:id="4033" w:author="PR Preview" w:date="2026-01-01T00:00:00Z">
        <w:r>
          <w:t xml:space="preserve"> </w:t>
        </w:r>
      </w:ins>
      <w:ins w:id="4034" w:author="PR Preview" w:date="2026-01-01T00:00:00Z">
        <w:r>
          <w:t xml:space="preserve">	</w:t>
        </w:r>
      </w:ins>
      <w:ins w:id="4035" w:author="PR Preview" w:date="2026-01-01T00:00:00Z">
        <w:r>
          <w:t xml:space="preserve">K. B. Petersen and M. S. Pedersen,</w:t>
        </w:r>
      </w:ins>
      <w:ins w:id="4036" w:author="PR Preview" w:date="2026-01-01T00:00:00Z">
        <w:r>
          <w:t xml:space="preserve"> </w:t>
        </w:r>
      </w:ins>
      <w:ins w:id="4037" w:author="PR Preview" w:date="2026-01-01T00:00:00Z">
        <w:r>
          <w:t xml:space="preserve">“The matrix cookbook,”</w:t>
        </w:r>
      </w:ins>
      <w:ins w:id="4038" w:author="PR Preview" w:date="2026-01-01T00:00:00Z">
        <w:r>
          <w:t xml:space="preserve"> </w:t>
        </w:r>
      </w:ins>
      <w:ins w:id="4039" w:author="PR Preview" w:date="2026-01-01T00:00:00Z">
        <w:r>
          <w:t xml:space="preserve">Technical University of Denmark, Nov. 2012. Available:</w:t>
        </w:r>
      </w:ins>
      <w:ins w:id="4040" w:author="PR Preview" w:date="2026-01-01T00:00:00Z">
        <w:r>
          <w:t xml:space="preserve"> </w:t>
        </w:r>
      </w:ins>
      <w:hyperlink r:id="rId912">
        <w:ins w:id="4041" w:author="PR Preview" w:date="2026-01-01T00:00:00Z">
          <w:r>
            <w:rPr>
              <w:rStyle w:val="Hyperlink"/>
            </w:rPr>
            <w:t xml:space="preserve">https://www2.imm.dtu.dk/pubdb/edoc/imm3274.pdf</w:t>
          </w:r>
        </w:ins>
      </w:hyperlink>
    </w:p>
    <w:bookmarkEnd w:id="913"/>
    <w:bookmarkStart w:id="915" w:name="ref-stanford2024ee278notes"/>
    <w:p>
      <w:pPr>
        <w:pStyle w:val="Bibliography"/>
      </w:pPr>
      <w:ins w:id="4042" w:author="PR Preview" w:date="2026-01-01T00:00:00Z">
        <w:r>
          <w:t xml:space="preserve">[102]</w:t>
        </w:r>
      </w:ins>
      <w:ins w:id="4043" w:author="PR Preview" w:date="2026-01-01T00:00:00Z">
        <w:r>
          <w:t xml:space="preserve"> </w:t>
        </w:r>
      </w:ins>
      <w:ins w:id="4044" w:author="PR Preview" w:date="2026-01-01T00:00:00Z">
        <w:r>
          <w:t xml:space="preserve">	</w:t>
        </w:r>
      </w:ins>
      <w:ins w:id="4045" w:author="PR Preview" w:date="2026-01-01T00:00:00Z">
        <w:r>
          <w:t xml:space="preserve">Stanford University,</w:t>
        </w:r>
      </w:ins>
      <w:ins w:id="4046" w:author="PR Preview" w:date="2026-01-01T00:00:00Z">
        <w:r>
          <w:t xml:space="preserve"> </w:t>
        </w:r>
      </w:ins>
      <w:ins w:id="4047" w:author="PR Preview" w:date="2026-01-01T00:00:00Z">
        <w:r>
          <w:t xml:space="preserve">“</w:t>
        </w:r>
      </w:ins>
      <w:ins w:id="4048" w:author="PR Preview" w:date="2026-01-01T00:00:00Z">
        <w:r>
          <w:t xml:space="preserve">EE</w:t>
        </w:r>
      </w:ins>
      <w:ins w:id="4049" w:author="PR Preview" w:date="2026-01-01T00:00:00Z">
        <w:r>
          <w:t xml:space="preserve"> </w:t>
        </w:r>
      </w:ins>
      <w:ins w:id="4050" w:author="PR Preview" w:date="2026-01-01T00:00:00Z">
        <w:r>
          <w:t xml:space="preserve">278, probability and statistical inference: Fall 2024 lecture notes.”</w:t>
        </w:r>
      </w:ins>
      <w:ins w:id="4051" w:author="PR Preview" w:date="2026-01-01T00:00:00Z">
        <w:r>
          <w:t xml:space="preserve"> </w:t>
        </w:r>
      </w:ins>
      <w:ins w:id="4052" w:author="PR Preview" w:date="2026-01-01T00:00:00Z">
        <w:r>
          <w:t xml:space="preserve">Handwritten lecture notes, 2024. Available:</w:t>
        </w:r>
      </w:ins>
      <w:ins w:id="4053" w:author="PR Preview" w:date="2026-01-01T00:00:00Z">
        <w:r>
          <w:t xml:space="preserve"> </w:t>
        </w:r>
      </w:ins>
      <w:hyperlink r:id="rId914">
        <w:ins w:id="4054" w:author="PR Preview" w:date="2026-01-01T00:00:00Z">
          <w:r>
            <w:rPr>
              <w:rStyle w:val="Hyperlink"/>
            </w:rPr>
            <w:t xml:space="preserve">https://web.stanford.edu/class/ee278/lectures.html</w:t>
          </w:r>
        </w:ins>
      </w:hyperlink>
    </w:p>
    <w:bookmarkEnd w:id="915"/>
    <w:bookmarkEnd w:id="916"/>
    <w:bookmarkEnd w:id="9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3"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9"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95" Type="http://schemas.openxmlformats.org/officeDocument/2006/relationships/hyperlink" Target="https://en.wikipedia.org/wiki/Block_matrix" TargetMode="External"/><Relationship Id="rId819" Type="http://schemas.openxmlformats.org/officeDocument/2006/relationships/hyperlink" Target="https://en.wikipedia.org/wiki/Cauchy%E2%80%93Schwarz_inequality" TargetMode="External"/><Relationship Id="rId899" Type="http://schemas.openxmlformats.org/officeDocument/2006/relationships/hyperlink" Target="https://en.wikipedia.org/wiki/Cholesky_decomposition" TargetMode="External"/><Relationship Id="rId901" Type="http://schemas.openxmlformats.org/officeDocument/2006/relationships/hyperlink" Target="https://en.wikipedia.org/wiki/Conjugate_transpose" TargetMode="External"/><Relationship Id="rId873"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9" Type="http://schemas.openxmlformats.org/officeDocument/2006/relationships/hyperlink" Target="https://en.wikipedia.org/wiki/Cosine_similarity" TargetMode="External"/><Relationship Id="rId857" Type="http://schemas.openxmlformats.org/officeDocument/2006/relationships/hyperlink" Target="https://en.wikipedia.org/wiki/Definite_matrix" TargetMode="External"/><Relationship Id="rId863" Type="http://schemas.openxmlformats.org/officeDocument/2006/relationships/hyperlink" Target="https://en.wikipedia.org/wiki/Design_matrix" TargetMode="External"/><Relationship Id="rId861" Type="http://schemas.openxmlformats.org/officeDocument/2006/relationships/hyperlink" Target="https://en.wikipedia.org/wiki/Determinant" TargetMode="External"/><Relationship Id="rId839" Type="http://schemas.openxmlformats.org/officeDocument/2006/relationships/hyperlink" Target="https://en.wikipedia.org/wiki/Diagonal_matrix" TargetMode="External"/><Relationship Id="rId891"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3" Type="http://schemas.openxmlformats.org/officeDocument/2006/relationships/hyperlink" Target="https://en.wikipedia.org/wiki/Eigendecomposition_of_a_matrix" TargetMode="External"/><Relationship Id="rId887"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51" Type="http://schemas.openxmlformats.org/officeDocument/2006/relationships/hyperlink" Target="https://en.wikipedia.org/wiki/Frobenius_norm" TargetMode="External"/><Relationship Id="rId809" Type="http://schemas.openxmlformats.org/officeDocument/2006/relationships/hyperlink" Target="https://en.wikipedia.org/wiki/Fundamental_theorem_of_linear_algebra" TargetMode="External"/><Relationship Id="rId869" Type="http://schemas.openxmlformats.org/officeDocument/2006/relationships/hyperlink" Target="https://en.wikipedia.org/wiki/Generalized_inverse" TargetMode="External"/><Relationship Id="rId833"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903"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43"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11" Type="http://schemas.openxmlformats.org/officeDocument/2006/relationships/hyperlink" Target="https://en.wikipedia.org/wiki/Inner_product_space" TargetMode="External"/><Relationship Id="rId841" Type="http://schemas.openxmlformats.org/officeDocument/2006/relationships/hyperlink" Target="https://en.wikipedia.org/wiki/Invertible_matrix" TargetMode="External"/><Relationship Id="rId883" Type="http://schemas.openxmlformats.org/officeDocument/2006/relationships/hyperlink" Target="https://en.wikipedia.org/wiki/LU_decomposition" TargetMode="External"/><Relationship Id="rId879"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25"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9" Type="http://schemas.openxmlformats.org/officeDocument/2006/relationships/hyperlink" Target="https://en.wikipedia.org/wiki/Matrix_similarity" TargetMode="External"/><Relationship Id="rId871" Type="http://schemas.openxmlformats.org/officeDocument/2006/relationships/hyperlink" Target="https://en.wikipedia.org/wiki/Moore%E2%80%93Penrose_inverse" TargetMode="External"/><Relationship Id="rId821"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81"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45"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31" Type="http://schemas.openxmlformats.org/officeDocument/2006/relationships/hyperlink" Target="https://en.wikipedia.org/wiki/Orthonormal_basis" TargetMode="External"/><Relationship Id="rId835" Type="http://schemas.openxmlformats.org/officeDocument/2006/relationships/hyperlink" Target="https://en.wikipedia.org/wiki/Outer_product" TargetMode="External"/><Relationship Id="rId859"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65" Type="http://schemas.openxmlformats.org/officeDocument/2006/relationships/hyperlink" Target="https://en.wikipedia.org/wiki/Projection_matrix" TargetMode="External"/><Relationship Id="rId817" Type="http://schemas.openxmlformats.org/officeDocument/2006/relationships/hyperlink" Target="https://en.wikipedia.org/wiki/Pythagorean_theorem" TargetMode="External"/><Relationship Id="rId847"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7" Type="http://schemas.openxmlformats.org/officeDocument/2006/relationships/hyperlink" Target="https://en.wikipedia.org/wiki/Schur_complement" TargetMode="External"/><Relationship Id="rId855" Type="http://schemas.openxmlformats.org/officeDocument/2006/relationships/hyperlink" Target="https://en.wikipedia.org/wiki/Singular_value_decomposition" TargetMode="External"/><Relationship Id="rId905"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7"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9"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23" Type="http://schemas.openxmlformats.org/officeDocument/2006/relationships/hyperlink" Target="https://en.wikipedia.org/wiki/Triangle_inequality" TargetMode="External"/><Relationship Id="rId877" Type="http://schemas.openxmlformats.org/officeDocument/2006/relationships/hyperlink" Target="https://en.wikipedia.org/wiki/Triangular_matrix" TargetMode="External"/><Relationship Id="rId827"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7"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5"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7" Type="http://schemas.openxmlformats.org/officeDocument/2006/relationships/hyperlink" Target="https://ucla-biostat-216.github.io/2024fall/slides/07-matinv/07-matinv.html" TargetMode="External"/><Relationship Id="rId875" Type="http://schemas.openxmlformats.org/officeDocument/2006/relationships/hyperlink" Target="https://ucla-biostat-216.github.io/2024fall/slides/08-ls/08-ls.html" TargetMode="External"/><Relationship Id="rId885" Type="http://schemas.openxmlformats.org/officeDocument/2006/relationships/hyperlink" Target="https://ucla-biostat-216.github.io/2024fall/slides/10-eig/10-eig.html" TargetMode="External"/><Relationship Id="rId893" Type="http://schemas.openxmlformats.org/officeDocument/2006/relationships/hyperlink" Target="https://ucla-biostat-216.github.io/2024fall/slides/11-pd/11-pd.html" TargetMode="External"/><Relationship Id="rId914"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12"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3"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9"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95" Type="http://schemas.openxmlformats.org/officeDocument/2006/relationships/hyperlink" Target="https://en.wikipedia.org/wiki/Block_matrix" TargetMode="External"/><Relationship Id="rId819" Type="http://schemas.openxmlformats.org/officeDocument/2006/relationships/hyperlink" Target="https://en.wikipedia.org/wiki/Cauchy%E2%80%93Schwarz_inequality" TargetMode="External"/><Relationship Id="rId899" Type="http://schemas.openxmlformats.org/officeDocument/2006/relationships/hyperlink" Target="https://en.wikipedia.org/wiki/Cholesky_decomposition" TargetMode="External"/><Relationship Id="rId901" Type="http://schemas.openxmlformats.org/officeDocument/2006/relationships/hyperlink" Target="https://en.wikipedia.org/wiki/Conjugate_transpose" TargetMode="External"/><Relationship Id="rId873"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9" Type="http://schemas.openxmlformats.org/officeDocument/2006/relationships/hyperlink" Target="https://en.wikipedia.org/wiki/Cosine_similarity" TargetMode="External"/><Relationship Id="rId857" Type="http://schemas.openxmlformats.org/officeDocument/2006/relationships/hyperlink" Target="https://en.wikipedia.org/wiki/Definite_matrix" TargetMode="External"/><Relationship Id="rId863" Type="http://schemas.openxmlformats.org/officeDocument/2006/relationships/hyperlink" Target="https://en.wikipedia.org/wiki/Design_matrix" TargetMode="External"/><Relationship Id="rId861" Type="http://schemas.openxmlformats.org/officeDocument/2006/relationships/hyperlink" Target="https://en.wikipedia.org/wiki/Determinant" TargetMode="External"/><Relationship Id="rId839" Type="http://schemas.openxmlformats.org/officeDocument/2006/relationships/hyperlink" Target="https://en.wikipedia.org/wiki/Diagonal_matrix" TargetMode="External"/><Relationship Id="rId891"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3" Type="http://schemas.openxmlformats.org/officeDocument/2006/relationships/hyperlink" Target="https://en.wikipedia.org/wiki/Eigendecomposition_of_a_matrix" TargetMode="External"/><Relationship Id="rId887"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51" Type="http://schemas.openxmlformats.org/officeDocument/2006/relationships/hyperlink" Target="https://en.wikipedia.org/wiki/Frobenius_norm" TargetMode="External"/><Relationship Id="rId809" Type="http://schemas.openxmlformats.org/officeDocument/2006/relationships/hyperlink" Target="https://en.wikipedia.org/wiki/Fundamental_theorem_of_linear_algebra" TargetMode="External"/><Relationship Id="rId869" Type="http://schemas.openxmlformats.org/officeDocument/2006/relationships/hyperlink" Target="https://en.wikipedia.org/wiki/Generalized_inverse" TargetMode="External"/><Relationship Id="rId833"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903"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43"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11" Type="http://schemas.openxmlformats.org/officeDocument/2006/relationships/hyperlink" Target="https://en.wikipedia.org/wiki/Inner_product_space" TargetMode="External"/><Relationship Id="rId841" Type="http://schemas.openxmlformats.org/officeDocument/2006/relationships/hyperlink" Target="https://en.wikipedia.org/wiki/Invertible_matrix" TargetMode="External"/><Relationship Id="rId883" Type="http://schemas.openxmlformats.org/officeDocument/2006/relationships/hyperlink" Target="https://en.wikipedia.org/wiki/LU_decomposition" TargetMode="External"/><Relationship Id="rId879"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25"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9" Type="http://schemas.openxmlformats.org/officeDocument/2006/relationships/hyperlink" Target="https://en.wikipedia.org/wiki/Matrix_similarity" TargetMode="External"/><Relationship Id="rId871" Type="http://schemas.openxmlformats.org/officeDocument/2006/relationships/hyperlink" Target="https://en.wikipedia.org/wiki/Moore%E2%80%93Penrose_inverse" TargetMode="External"/><Relationship Id="rId821"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81"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45"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31" Type="http://schemas.openxmlformats.org/officeDocument/2006/relationships/hyperlink" Target="https://en.wikipedia.org/wiki/Orthonormal_basis" TargetMode="External"/><Relationship Id="rId835" Type="http://schemas.openxmlformats.org/officeDocument/2006/relationships/hyperlink" Target="https://en.wikipedia.org/wiki/Outer_product" TargetMode="External"/><Relationship Id="rId859"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65" Type="http://schemas.openxmlformats.org/officeDocument/2006/relationships/hyperlink" Target="https://en.wikipedia.org/wiki/Projection_matrix" TargetMode="External"/><Relationship Id="rId817" Type="http://schemas.openxmlformats.org/officeDocument/2006/relationships/hyperlink" Target="https://en.wikipedia.org/wiki/Pythagorean_theorem" TargetMode="External"/><Relationship Id="rId847"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7" Type="http://schemas.openxmlformats.org/officeDocument/2006/relationships/hyperlink" Target="https://en.wikipedia.org/wiki/Schur_complement" TargetMode="External"/><Relationship Id="rId855" Type="http://schemas.openxmlformats.org/officeDocument/2006/relationships/hyperlink" Target="https://en.wikipedia.org/wiki/Singular_value_decomposition" TargetMode="External"/><Relationship Id="rId905"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7"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9"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23" Type="http://schemas.openxmlformats.org/officeDocument/2006/relationships/hyperlink" Target="https://en.wikipedia.org/wiki/Triangle_inequality" TargetMode="External"/><Relationship Id="rId877" Type="http://schemas.openxmlformats.org/officeDocument/2006/relationships/hyperlink" Target="https://en.wikipedia.org/wiki/Triangular_matrix" TargetMode="External"/><Relationship Id="rId827"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7"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5"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7" Type="http://schemas.openxmlformats.org/officeDocument/2006/relationships/hyperlink" Target="https://ucla-biostat-216.github.io/2024fall/slides/07-matinv/07-matinv.html" TargetMode="External"/><Relationship Id="rId875" Type="http://schemas.openxmlformats.org/officeDocument/2006/relationships/hyperlink" Target="https://ucla-biostat-216.github.io/2024fall/slides/08-ls/08-ls.html" TargetMode="External"/><Relationship Id="rId885" Type="http://schemas.openxmlformats.org/officeDocument/2006/relationships/hyperlink" Target="https://ucla-biostat-216.github.io/2024fall/slides/10-eig/10-eig.html" TargetMode="External"/><Relationship Id="rId893" Type="http://schemas.openxmlformats.org/officeDocument/2006/relationships/hyperlink" Target="https://ucla-biostat-216.github.io/2024fall/slides/11-pd/11-pd.html" TargetMode="External"/><Relationship Id="rId914"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12"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2026-10-18T19:48:26Z</dcterms:created>
  <dcterms:modified xsi:type="dcterms:W3CDTF">2026-10-18T19:48:26Z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11:48:00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