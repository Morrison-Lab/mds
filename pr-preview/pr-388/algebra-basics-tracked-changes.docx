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5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transitive relations, with examples</w:delText>
        </w:r>
      </w:del>
    </w:p>
    <w:p>
      <w:pPr>
        <w:numPr>
          <w:ilvl w:val="0"/>
          <w:numId w:val="1015"/>
        </w:numPr>
      </w:pPr>
      <w:del w:id="7" w:author="PR Preview" w:date="2026-01-01T00:00:00Z">
        <w:r>
          <w:delText xml:space="preserve">Wikipedia contributors [3]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strict and non-strict inequalities and their properties</w:delText>
        </w:r>
      </w:del>
    </w:p>
    <w:p>
      <w:pPr>
        <w:numPr>
          <w:ilvl w:val="0"/>
          <w:numId w:val="1015"/>
        </w:numPr>
      </w:pPr>
      <w:del w:id="10" w:author="PR Preview" w:date="2026-01-01T00:00:00Z">
        <w:r>
          <w:delText xml:space="preserve">Wikipedia contributors [4]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powers with integer, rational and real exponents</w:delText>
        </w:r>
      </w:del>
    </w:p>
    <w:p>
      <w:pPr>
        <w:numPr>
          <w:ilvl w:val="0"/>
          <w:numId w:val="1015"/>
        </w:numPr>
      </w:pPr>
      <w:del w:id="13" w:author="PR Preview" w:date="2026-01-01T00:00:00Z">
        <w:r>
          <w:delText xml:space="preserve">Wikipedia contributors [5]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square roots and their properties</w:delText>
        </w:r>
      </w:del>
    </w:p>
    <w:p>
      <w:pPr>
        <w:numPr>
          <w:ilvl w:val="0"/>
          <w:numId w:val="1015"/>
        </w:numPr>
      </w:pPr>
      <w:del w:id="16" w:author="PR Preview" w:date="2026-01-01T00:00:00Z">
        <w:r>
          <w:delText xml:space="preserve">Wikipedia contributors [6]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the absolute value and its generalizations</w:delText>
        </w:r>
      </w:del>
    </w:p>
    <w:p>
      <w:pPr>
        <w:numPr>
          <w:ilvl w:val="0"/>
          <w:numId w:val="1015"/>
        </w:numPr>
      </w:pPr>
      <w:del w:id="19" w:author="PR Preview" w:date="2026-01-01T00:00:00Z">
        <w:r>
          <w:delText xml:space="preserve">Wikipedia contributors [7]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percentages, with worked examples</w:delText>
        </w:r>
      </w:del>
    </w:p>
    <w:p>
      <w:pPr>
        <w:numPr>
          <w:ilvl w:val="0"/>
          <w:numId w:val="1015"/>
        </w:numPr>
      </w:pPr>
      <w:del w:id="22" w:author="PR Preview" w:date="2026-01-01T00:00:00Z">
        <w:r>
          <w:delText xml:space="preserve">Wikipedia contributors [8]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— minima and maxima, local and global</w:delText>
        </w:r>
      </w:del>
    </w:p>
    <w:p>
      <w:pPr>
        <w:numPr>
          <w:ilvl w:val="0"/>
          <w:numId w:val="1015"/>
        </w:numPr>
      </w:pPr>
      <w:del w:id="25" w:author="PR Preview" w:date="2026-01-01T00:00:00Z">
        <w:r>
          <w:delText xml:space="preserve">Wikipedia contributors [9]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— the argmax and argmin</w:delText>
        </w:r>
      </w:del>
    </w:p>
    <w:p>
      <w:pPr>
        <w:numPr>
          <w:ilvl w:val="0"/>
          <w:numId w:val="1015"/>
        </w:numPr>
      </w:pPr>
      <w:del w:id="28" w:author="PR Preview" w:date="2026-01-01T00:00:00Z">
        <w:r>
          <w:delText xml:space="preserve">Wikipedia contributors [2]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— identities, equalities that hold for all values of their variables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2026-10-18T19:00:24Z</dcterms:created>
  <dcterms:modified xsi:type="dcterms:W3CDTF">2026-10-18T19:00:24Z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