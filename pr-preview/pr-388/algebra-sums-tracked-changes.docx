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2 (Jensen’s inequality for a weighted average)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convex-function">
        <w:del w:id="10" w:author="PR Preview" w:date="2026-01-01T00:00:00Z">
          <w:r>
            <w:rPr>
              <w:rStyle w:val="Hyperlink"/>
            </w:rPr>
            <w:delText xml:space="preserve">convex function</w:delText>
          </w:r>
        </w:del>
      </w:hyperlink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Let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let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be weights with</w:delText>
        </w:r>
      </w:del>
      <w:del w:id="2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Then</w:delText>
        </w:r>
      </w:del>
    </w:p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Theorem 2 (Jensen’s inequality for a weighted average)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Let</w:t>
        </w:r>
      </w:ins>
      <w:ins w:id="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be a</w:t>
        </w:r>
      </w:ins>
      <w:ins w:id="31" w:author="PR Preview" w:date="2026-01-01T00:00:00Z">
        <w:r>
          <w:t xml:space="preserve"> </w:t>
        </w:r>
      </w:ins>
      <w:hyperlink w:anchor="def-convex-function">
        <w:ins w:id="32" w:author="PR Preview" w:date="2026-01-01T00:00:00Z">
          <w:r>
            <w:rPr>
              <w:rStyle w:val="Hyperlink"/>
            </w:rPr>
            <w:t xml:space="preserve">convex function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[4]</w:t>
        </w:r>
      </w:ins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Let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let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 weights with</w:t>
        </w:r>
      </w:ins>
      <w:ins w:id="4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del w:id="49" w:author="PR Preview" w:date="2026-01-01T00:00:00Z">
        <w:r>
          <w:rPr>
            <w:b/>
            <w:bCs/>
          </w:rPr>
          <w:delText xml:space="preserve">Definition 4 (Upper bound)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Let</w:delText>
        </w:r>
      </w:del>
      <w:del w:id="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 real number</w:delText>
        </w:r>
      </w:del>
      <w:del w:id="56" w:author="PR Preview" w:date="2026-01-01T00:00:00Z">
        <w:r>
          <w:delText xml:space="preserve"> </w:delText>
        </w:r>
      </w:del>
      <m:oMath>
        <m:r>
          <m:t>u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an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upper bound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for</w:delText>
        </w:r>
      </w:del>
      <w:del w:id="63" w:author="PR Preview" w:date="2026-01-01T00:00:00Z">
        <w:r>
          <w:delText xml:space="preserve"> </w:delText>
        </w:r>
      </w:del>
      <m:oMath>
        <m:r>
          <m:t>A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[4]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if</w:delText>
        </w:r>
      </w:del>
      <w:del w:id="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 all</w:delText>
        </w:r>
      </w:del>
      <w:del w:id="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72" w:author="PR Preview" w:date="2026-01-01T00:00:00Z">
        <w:r>
          <w:delText xml:space="preserve">.</w:delText>
        </w:r>
      </w:del>
    </w:p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Definition 5 (Lower bound)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Let</w:delText>
        </w:r>
      </w:del>
      <w:del w:id="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real number</w:delText>
        </w:r>
      </w:del>
      <w:del w:id="80" w:author="PR Preview" w:date="2026-01-01T00:00:00Z">
        <w:r>
          <w:delText xml:space="preserve"> </w:delText>
        </w:r>
      </w:del>
      <m:oMath>
        <m:r>
          <m:t>ℓ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a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lower bound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for</w:delText>
        </w:r>
      </w:del>
      <w:del w:id="87" w:author="PR Preview" w:date="2026-01-01T00:00:00Z">
        <w:r>
          <w:delText xml:space="preserve"> </w:delText>
        </w:r>
      </w:del>
      <m:oMath>
        <m:r>
          <m:t>A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[4]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if</w:delText>
        </w:r>
      </w:del>
      <w:del w:id="9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for all</w:delText>
        </w:r>
      </w:del>
      <w:del w:id="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96" w:author="PR Preview" w:date="2026-01-01T00:00:00Z">
        <w:r>
          <w:delText xml:space="preserve">.</w:delText>
        </w:r>
      </w:del>
    </w:p>
    <w:p>
      <w:pPr>
        <w:pStyle w:val="FirstParagraph"/>
      </w:pPr>
      <w:ins w:id="97" w:author="PR Preview" w:date="2026-01-01T00:00:00Z">
        <w:r>
          <w:rPr>
            <w:b/>
            <w:bCs/>
          </w:rPr>
          <w:t xml:space="preserve">Definition 4 (Upper bound)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Let</w:t>
        </w:r>
      </w:ins>
      <w:ins w:id="1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 real number</w:t>
        </w:r>
      </w:ins>
      <w:ins w:id="104" w:author="PR Preview" w:date="2026-01-01T00:00:00Z">
        <w:r>
          <w:t xml:space="preserve"> </w:t>
        </w:r>
      </w:ins>
      <m:oMath>
        <m:r>
          <m:t>u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upper bound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</w:t>
        </w:r>
      </w:ins>
      <w:ins w:id="111" w:author="PR Preview" w:date="2026-01-01T00:00:00Z">
        <w:r>
          <w:t xml:space="preserve"> </w:t>
        </w:r>
      </w:ins>
      <m:oMath>
        <m:r>
          <m:t>A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[5]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if</w:t>
        </w:r>
      </w:ins>
      <w:ins w:id="1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all</w:t>
        </w:r>
      </w:ins>
      <w:ins w:id="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20" w:author="PR Preview" w:date="2026-01-01T00:00:00Z">
        <w:r>
          <w:t xml:space="preserve">.</w:t>
        </w:r>
      </w:ins>
    </w:p>
    <w:bookmarkEnd w:id="32"/>
    <w:bookmarkStart w:id="33" w:name="def-lower-bound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Definition 5 (Lower bound)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real number</w:t>
        </w:r>
      </w:ins>
      <w:ins w:id="128" w:author="PR Preview" w:date="2026-01-01T00:00:00Z">
        <w:r>
          <w:t xml:space="preserve"> </w:t>
        </w:r>
      </w:ins>
      <m:oMath>
        <m:r>
          <m:t>ℓ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lower bound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</w:t>
        </w:r>
      </w:ins>
      <w:ins w:id="135" w:author="PR Preview" w:date="2026-01-01T00:00:00Z">
        <w:r>
          <w:t xml:space="preserve"> </w:t>
        </w:r>
      </w:ins>
      <m:oMath>
        <m:r>
          <m:t>A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[5]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if</w:t>
        </w:r>
      </w:ins>
      <w:ins w:id="14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for all</w:t>
        </w:r>
      </w:ins>
      <w:ins w:id="14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4" w:author="PR Preview" w:date="2026-01-01T00:00:00Z">
        <w:r>
          <w:t xml:space="preserve">.</w:t>
        </w:r>
      </w:ins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del w:id="145" w:author="PR Preview" w:date="2026-01-01T00:00:00Z">
        <w:r>
          <w:rPr>
            <w:b/>
            <w:bCs/>
          </w:rPr>
          <w:delText xml:space="preserve">Theorem 3 (Completeness of the real numbers)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Let</w:delText>
        </w:r>
      </w:del>
      <w:del w:id="1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be nonempty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[5]</w:delText>
        </w:r>
      </w:del>
      <w:del w:id="153" w:author="PR Preview" w:date="2026-01-01T00:00:00Z">
        <w:r>
          <w:delText xml:space="preserve">.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Theorem 3 (Completeness of the real numbers)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 nonempty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[6]</w:t>
        </w:r>
      </w:ins>
      <w:ins w:id="16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del w:id="163" w:author="PR Preview" w:date="2026-01-01T00:00:00Z">
        <w:r>
          <w:rPr>
            <w:i/>
            <w:iCs/>
          </w:rPr>
          <w:delText xml:space="preserve">Proof</w:delText>
        </w:r>
      </w:del>
      <w:del w:id="164" w:author="PR Preview" w:date="2026-01-01T00:00:00Z">
        <w:r>
          <w:delText xml:space="preserve">. </w:delText>
        </w:r>
      </w:del>
      <w:del w:id="165" w:author="PR Preview" w:date="2026-01-01T00:00:00Z">
        <w:r>
          <w:delText xml:space="preserve">The first statement is the least-upper-bound property of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[6], Definition 1.8, p. 4, and Theorem 1.19, p. 8</w:delText>
        </w:r>
      </w:del>
      <w:del w:id="169" w:author="PR Preview" w:date="2026-01-01T00:00:00Z">
        <w:r>
          <w:delText xml:space="preserve">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For the second, let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Negating both sides of an inequality reverses it (</w:delText>
        </w:r>
      </w:del>
      <w:hyperlink r:id="rId42">
        <w:del w:id="176" w:author="PR Preview" w:date="2026-01-01T00:00:00Z">
          <w:r>
            <w:rPr>
              <w:rStyle w:val="Hyperlink"/>
            </w:rPr>
            <w:delText xml:space="preserve">Theorem 4 in Equalities, Inequalities and Minimizers</w:delText>
          </w:r>
        </w:del>
      </w:hyperlink>
      <w:del w:id="177" w:author="PR Preview" w:date="2026-01-01T00:00:00Z">
        <w:r>
          <w:delText xml:space="preserve">),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so</w:delText>
        </w:r>
      </w:del>
      <w:del w:id="180" w:author="PR Preview" w:date="2026-01-01T00:00:00Z">
        <w:r>
          <w:delText xml:space="preserve"> </w:delText>
        </w:r>
      </w:del>
      <m:oMath>
        <m:r>
          <m:t>ℓ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is a lower bound of</w:delText>
        </w:r>
      </w:del>
      <w:del w:id="183" w:author="PR Preview" w:date="2026-01-01T00:00:00Z">
        <w:r>
          <w:delText xml:space="preserve"> </w:delText>
        </w:r>
      </w:del>
      <m:oMath>
        <m:r>
          <m:t>A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exactly when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ℓ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is an upper bound of</w:delText>
        </w:r>
      </w:del>
      <w:del w:id="18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 set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nonempty and bounded above,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so by the first statement its upper bounds have a minimum</w:delText>
        </w:r>
      </w:del>
      <w:del w:id="198" w:author="PR Preview" w:date="2026-01-01T00:00:00Z">
        <w:r>
          <w:delText xml:space="preserve"> </w:delText>
        </w:r>
      </w:del>
      <m:oMath>
        <m:r>
          <m:t>u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and then</w:delText>
        </w:r>
      </w:del>
      <w:del w:id="20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u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the largest lower bound of</w:delText>
        </w:r>
      </w:del>
      <w:del w:id="205" w:author="PR Preview" w:date="2026-01-01T00:00:00Z">
        <w:r>
          <w:delText xml:space="preserve"> </w:delText>
        </w:r>
      </w:del>
      <m:oMath>
        <m:r>
          <m:t>A</m:t>
        </m:r>
      </m:oMath>
      <w:del w:id="206" w:author="PR Preview" w:date="2026-01-01T00:00:00Z">
        <w:r>
          <w:delText xml:space="preserve">.</w:delText>
        </w:r>
      </w:del>
    </w:p>
    <w:p>
      <w:pPr>
        <w:pStyle w:val="FirstParagraph"/>
      </w:pPr>
      <w:ins w:id="207" w:author="PR Preview" w:date="2026-01-01T00:00:00Z">
        <w:r>
          <w:rPr>
            <w:i/>
            <w:iCs/>
          </w:rPr>
          <w:t xml:space="preserve">Proof</w:t>
        </w:r>
      </w:ins>
      <w:ins w:id="208" w:author="PR Preview" w:date="2026-01-01T00:00:00Z">
        <w:r>
          <w:t xml:space="preserve">. </w:t>
        </w:r>
      </w:ins>
      <w:ins w:id="209" w:author="PR Preview" w:date="2026-01-01T00:00:00Z">
        <w:r>
          <w:t xml:space="preserve">The first statement is the least-upper-bound property of</w:t>
        </w:r>
      </w:ins>
      <w:ins w:id="2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[7], Definition 1.8, p. 4, and Theorem 1.19, p. 8</w:t>
        </w:r>
      </w:ins>
      <w:ins w:id="213" w:author="PR Preview" w:date="2026-01-01T00:00:00Z">
        <w:r>
          <w:t xml:space="preserve">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For the second, let</w:t>
        </w:r>
      </w:ins>
      <w:ins w:id="2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217" w:author="PR Preview" w:date="2026-01-01T00:00:00Z">
        <w:r>
          <w:t xml:space="preserve">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Negating both sides of an inequality reverses it (</w:t>
        </w:r>
      </w:ins>
      <w:hyperlink r:id="rId42">
        <w:ins w:id="220" w:author="PR Preview" w:date="2026-01-01T00:00:00Z">
          <w:r>
            <w:rPr>
              <w:rStyle w:val="Hyperlink"/>
            </w:rPr>
            <w:t xml:space="preserve">Theorem 4 in Equalities, Inequalities and Minimizers</w:t>
          </w:r>
        </w:ins>
      </w:hyperlink>
      <w:ins w:id="221" w:author="PR Preview" w:date="2026-01-01T00:00:00Z">
        <w:r>
          <w:t xml:space="preserve">),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so</w:t>
        </w:r>
      </w:ins>
      <w:ins w:id="224" w:author="PR Preview" w:date="2026-01-01T00:00:00Z">
        <w:r>
          <w:t xml:space="preserve"> </w:t>
        </w:r>
      </w:ins>
      <m:oMath>
        <m:r>
          <m:t>ℓ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a lower bound of</w:t>
        </w:r>
      </w:ins>
      <w:ins w:id="227" w:author="PR Preview" w:date="2026-01-01T00:00:00Z">
        <w:r>
          <w:t xml:space="preserve"> </w:t>
        </w:r>
      </w:ins>
      <m:oMath>
        <m:r>
          <m:t>A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exactly when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ℓ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an upper bound of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234" w:author="PR Preview" w:date="2026-01-01T00:00:00Z">
        <w:r>
          <w:t xml:space="preserve">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set</w:t>
        </w:r>
      </w:ins>
      <w:ins w:id="2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nonempty and bounded above,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so by the first statement its upper bounds have a minimum</w:t>
        </w:r>
      </w:ins>
      <w:ins w:id="242" w:author="PR Preview" w:date="2026-01-01T00:00:00Z">
        <w:r>
          <w:t xml:space="preserve"> </w:t>
        </w:r>
      </w:ins>
      <m:oMath>
        <m:r>
          <m:t>u</m:t>
        </m:r>
      </m:oMath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then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u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the largest lower bound of</w:t>
        </w:r>
      </w:ins>
      <w:ins w:id="249" w:author="PR Preview" w:date="2026-01-01T00:00:00Z">
        <w:r>
          <w:t xml:space="preserve"> </w:t>
        </w:r>
      </w:ins>
      <m:oMath>
        <m:r>
          <m:t>A</m:t>
        </m:r>
      </m:oMath>
      <w:ins w:id="250" w:author="PR Preview" w:date="2026-01-01T00:00:00Z">
        <w:r>
          <w:t xml:space="preserve">.</w:t>
        </w:r>
      </w:ins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del w:id="251" w:author="PR Preview" w:date="2026-01-01T00:00:00Z">
        <w:r>
          <w:rPr>
            <w:b/>
            <w:bCs/>
          </w:rPr>
          <w:delText xml:space="preserve">Definition 9 (Infimum (greatest lower bound))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Let</w:delText>
        </w:r>
      </w:del>
      <w:del w:id="25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be nonempty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bounded below (</w:delText>
        </w:r>
      </w:del>
      <w:hyperlink w:anchor="def-bounded-below">
        <w:del w:id="25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60" w:author="PR Preview" w:date="2026-01-01T00:00:00Z">
        <w:r>
          <w:delText xml:space="preserve">).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The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b/>
            <w:bCs/>
          </w:rPr>
          <w:delText xml:space="preserve">infimum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of</w:delText>
        </w:r>
      </w:del>
      <w:del w:id="267" w:author="PR Preview" w:date="2026-01-01T00:00:00Z">
        <w:r>
          <w:delText xml:space="preserve"> </w:delText>
        </w:r>
      </w:del>
      <m:oMath>
        <m:r>
          <m:t>A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[7]</w:delText>
        </w:r>
      </w:del>
      <w:del w:id="270" w:author="PR Preview" w:date="2026-01-01T00:00:00Z">
        <w:r>
          <w:delText xml:space="preserve">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written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274" w:author="PR Preview" w:date="2026-01-01T00:00:00Z">
        <w:r>
          <w:delText xml:space="preserve">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is the greatest real number</w:delText>
        </w:r>
      </w:del>
      <w:del w:id="277" w:author="PR Preview" w:date="2026-01-01T00:00:00Z">
        <w:r>
          <w:delText xml:space="preserve"> </w:delText>
        </w:r>
      </w:del>
      <m:oMath>
        <m:r>
          <m:t>t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satisfying</w:delText>
        </w:r>
      </w:del>
      <w:del w:id="28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for all</w:delText>
        </w:r>
      </w:del>
      <w:del w:id="2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84" w:author="PR Preview" w:date="2026-01-01T00:00:00Z">
        <w:r>
          <w:delText xml:space="preserve">:</w:delText>
        </w:r>
      </w:del>
    </w:p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Definition 9 (Infimum (greatest lower bound))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Let</w:t>
        </w:r>
      </w:ins>
      <w:ins w:id="2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be nonempty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 bounded below (</w:t>
        </w:r>
      </w:ins>
      <w:hyperlink w:anchor="def-bounded-below">
        <w:ins w:id="29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94" w:author="PR Preview" w:date="2026-01-01T00:00:00Z">
        <w:r>
          <w:t xml:space="preserve">).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b/>
            <w:bCs/>
          </w:rPr>
          <w:t xml:space="preserve">infimum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of</w:t>
        </w:r>
      </w:ins>
      <w:ins w:id="301" w:author="PR Preview" w:date="2026-01-01T00:00:00Z">
        <w:r>
          <w:t xml:space="preserve"> </w:t>
        </w:r>
      </w:ins>
      <m:oMath>
        <m:r>
          <m:t>A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[8]</w:t>
        </w:r>
      </w:ins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written</w:t>
        </w:r>
      </w:ins>
      <w:ins w:id="307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the greatest real number</w:t>
        </w:r>
      </w:ins>
      <w:ins w:id="311" w:author="PR Preview" w:date="2026-01-01T00:00:00Z">
        <w:r>
          <w:t xml:space="preserve"> </w:t>
        </w:r>
      </w:ins>
      <m:oMath>
        <m:r>
          <m:t>t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satisfying</w:t>
        </w:r>
      </w:ins>
      <w:ins w:id="31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for all</w:t>
        </w:r>
      </w:ins>
      <w:ins w:id="3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del w:id="319" w:author="PR Preview" w:date="2026-01-01T00:00:00Z">
        <w:r>
          <w:rPr>
            <w:b/>
            <w:bCs/>
          </w:rPr>
          <w:delText xml:space="preserve">Definition 10 (Supremum (least upper bound))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Let</w:delText>
        </w:r>
      </w:del>
      <w:del w:id="3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be nonempty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and bounded above (</w:delText>
        </w:r>
      </w:del>
      <w:hyperlink w:anchor="def-bounded-above">
        <w:del w:id="32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28" w:author="PR Preview" w:date="2026-01-01T00:00:00Z">
        <w:r>
          <w:delText xml:space="preserve">).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rPr>
            <w:b/>
            <w:bCs/>
          </w:rPr>
          <w:delText xml:space="preserve">supremum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of</w:delText>
        </w:r>
      </w:del>
      <w:del w:id="335" w:author="PR Preview" w:date="2026-01-01T00:00:00Z">
        <w:r>
          <w:delText xml:space="preserve"> </w:delText>
        </w:r>
      </w:del>
      <m:oMath>
        <m:r>
          <m:t>A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[7]</w:delText>
        </w:r>
      </w:del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written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the smallest real number</w:delText>
        </w:r>
      </w:del>
      <w:del w:id="345" w:author="PR Preview" w:date="2026-01-01T00:00:00Z">
        <w:r>
          <w:delText xml:space="preserve"> </w:delText>
        </w:r>
      </w:del>
      <m:oMath>
        <m:r>
          <m:t>t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satisfying</w:delText>
        </w:r>
      </w:del>
      <w:del w:id="3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for all</w:delText>
        </w:r>
      </w:del>
      <w:del w:id="35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52" w:author="PR Preview" w:date="2026-01-01T00:00:00Z">
        <w:r>
          <w:delText xml:space="preserve">:</w:delText>
        </w:r>
      </w:del>
    </w:p>
    <w:p>
      <w:pPr>
        <w:pStyle w:val="FirstParagraph"/>
      </w:pPr>
      <w:ins w:id="353" w:author="PR Preview" w:date="2026-01-01T00:00:00Z">
        <w:r>
          <w:rPr>
            <w:b/>
            <w:bCs/>
          </w:rPr>
          <w:t xml:space="preserve">Definition 10 (Supremum (least upper bound))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Let</w:t>
        </w:r>
      </w:ins>
      <w:ins w:id="3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be nonempty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 bounded above (</w:t>
        </w:r>
      </w:ins>
      <w:hyperlink w:anchor="def-bounded-above">
        <w:ins w:id="36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62" w:author="PR Preview" w:date="2026-01-01T00:00:00Z">
        <w:r>
          <w:t xml:space="preserve">).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The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supremum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of</w:t>
        </w:r>
      </w:ins>
      <w:ins w:id="369" w:author="PR Preview" w:date="2026-01-01T00:00:00Z">
        <w:r>
          <w:t xml:space="preserve"> </w:t>
        </w:r>
      </w:ins>
      <m:oMath>
        <m:r>
          <m:t>A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[8]</w:t>
        </w:r>
      </w:ins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written</w:t>
        </w:r>
      </w:ins>
      <w:ins w:id="375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the smallest real number</w:t>
        </w:r>
      </w:ins>
      <w:ins w:id="379" w:author="PR Preview" w:date="2026-01-01T00:00:00Z">
        <w:r>
          <w:t xml:space="preserve"> </w:t>
        </w:r>
      </w:ins>
      <m:oMath>
        <m:r>
          <m:t>t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satisfying</w:t>
        </w:r>
      </w:ins>
      <w:ins w:id="3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all</w:t>
        </w:r>
      </w:ins>
      <w:ins w:id="3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del w:id="387" w:author="PR Preview" w:date="2026-01-01T00:00:00Z">
        <w:r>
          <w:rPr>
            <w:b/>
            <w:bCs/>
          </w:rPr>
          <w:delText xml:space="preserve">Definition 12 (Identity element)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Let</w:delText>
        </w:r>
      </w:del>
      <w:del w:id="390" w:author="PR Preview" w:date="2026-01-01T00:00:00Z">
        <w:r>
          <w:delText xml:space="preserve"> </w:delText>
        </w:r>
      </w:del>
      <m:oMath>
        <m:r>
          <m:t>S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be a set, such as the real numbers</w:delText>
        </w:r>
      </w:del>
      <w:del w:id="39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and let</w:delText>
        </w:r>
      </w:del>
      <w:del w:id="39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be an operation that combines two elements</w:delText>
        </w:r>
      </w:del>
      <w:del w:id="400" w:author="PR Preview" w:date="2026-01-01T00:00:00Z">
        <w:r>
          <w:delText xml:space="preserve"> </w:delText>
        </w:r>
      </w:del>
      <m:oMath>
        <m:r>
          <m:t>a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and</w:delText>
        </w:r>
      </w:del>
      <w:del w:id="403" w:author="PR Preview" w:date="2026-01-01T00:00:00Z">
        <w:r>
          <w:delText xml:space="preserve"> </w:delText>
        </w:r>
      </w:del>
      <m:oMath>
        <m:r>
          <m:t>b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of</w:delText>
        </w:r>
      </w:del>
      <w:del w:id="406" w:author="PR Preview" w:date="2026-01-01T00:00:00Z">
        <w:r>
          <w:delText xml:space="preserve"> </w:delText>
        </w:r>
      </w:del>
      <m:oMath>
        <m:r>
          <m:t>S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into an element</w:delText>
        </w:r>
      </w:del>
      <w:del w:id="4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of</w:delText>
        </w:r>
      </w:del>
      <w:del w:id="412" w:author="PR Preview" w:date="2026-01-01T00:00:00Z">
        <w:r>
          <w:delText xml:space="preserve"> </w:delText>
        </w:r>
      </w:del>
      <m:oMath>
        <m:r>
          <m:t>S</m:t>
        </m:r>
      </m:oMath>
      <w:del w:id="413" w:author="PR Preview" w:date="2026-01-01T00:00:00Z">
        <w:r>
          <w:delText xml:space="preserve">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416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17" w:author="PR Preview" w:date="2026-01-01T00:00:00Z">
        <w:r>
          <w:delText xml:space="preserve">) of real numbers.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 element</w:delText>
        </w:r>
      </w:del>
      <w:del w:id="420" w:author="PR Preview" w:date="2026-01-01T00:00:00Z">
        <w:r>
          <w:delText xml:space="preserve"> </w:delText>
        </w:r>
      </w:del>
      <m:oMath>
        <m:r>
          <m:t>u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</w:delText>
        </w:r>
      </w:del>
      <w:del w:id="423" w:author="PR Preview" w:date="2026-01-01T00:00:00Z">
        <w:r>
          <w:delText xml:space="preserve"> </w:delText>
        </w:r>
      </w:del>
      <m:oMath>
        <m:r>
          <m:t>S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 an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rPr>
            <w:b/>
            <w:bCs/>
          </w:rPr>
          <w:delText xml:space="preserve">identity element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for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[8]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if</w:delText>
        </w:r>
      </w:del>
      <w:del w:id="4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and</w:delText>
        </w:r>
      </w:del>
      <w:del w:id="438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for every</w:delText>
        </w:r>
      </w:del>
      <w:del w:id="4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442" w:author="PR Preview" w:date="2026-01-01T00:00:00Z">
        <w:r>
          <w:delText xml:space="preserve">.</w:delText>
        </w:r>
      </w:del>
    </w:p>
    <w:p>
      <w:pPr>
        <w:pStyle w:val="FirstParagraph"/>
      </w:pPr>
      <w:ins w:id="443" w:author="PR Preview" w:date="2026-01-01T00:00:00Z">
        <w:r>
          <w:rPr>
            <w:b/>
            <w:bCs/>
          </w:rPr>
          <w:t xml:space="preserve">Definition 12 (Identity element)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Let</w:t>
        </w:r>
      </w:ins>
      <w:ins w:id="446" w:author="PR Preview" w:date="2026-01-01T00:00:00Z">
        <w:r>
          <w:t xml:space="preserve"> </w:t>
        </w:r>
      </w:ins>
      <m:oMath>
        <m:r>
          <m:t>S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be a set, such as the real numbers</w:t>
        </w:r>
      </w:ins>
      <w:ins w:id="44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let</w:t>
        </w:r>
      </w:ins>
      <w:ins w:id="45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be an operation that combines two elements</w:t>
        </w:r>
      </w:ins>
      <w:ins w:id="456" w:author="PR Preview" w:date="2026-01-01T00:00:00Z">
        <w:r>
          <w:t xml:space="preserve"> </w:t>
        </w:r>
      </w:ins>
      <m:oMath>
        <m:r>
          <m:t>a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</w:t>
        </w:r>
      </w:ins>
      <w:ins w:id="459" w:author="PR Preview" w:date="2026-01-01T00:00:00Z">
        <w:r>
          <w:t xml:space="preserve"> </w:t>
        </w:r>
      </w:ins>
      <m:oMath>
        <m:r>
          <m:t>b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of</w:t>
        </w:r>
      </w:ins>
      <w:ins w:id="462" w:author="PR Preview" w:date="2026-01-01T00:00:00Z">
        <w:r>
          <w:t xml:space="preserve"> </w:t>
        </w:r>
      </w:ins>
      <m:oMath>
        <m:r>
          <m:t>S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into an element</w:t>
        </w:r>
      </w:ins>
      <w:ins w:id="4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of</w:t>
        </w:r>
      </w:ins>
      <w:ins w:id="468" w:author="PR Preview" w:date="2026-01-01T00:00:00Z">
        <w:r>
          <w:t xml:space="preserve"> </w:t>
        </w:r>
      </w:ins>
      <m:oMath>
        <m:r>
          <m:t>S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472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73" w:author="PR Preview" w:date="2026-01-01T00:00:00Z">
        <w:r>
          <w:t xml:space="preserve">) of real numbers.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 element</w:t>
        </w:r>
      </w:ins>
      <w:ins w:id="476" w:author="PR Preview" w:date="2026-01-01T00:00:00Z">
        <w:r>
          <w:t xml:space="preserve"> </w:t>
        </w:r>
      </w:ins>
      <m:oMath>
        <m:r>
          <m:t>u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m:oMath>
        <m:r>
          <m:t>S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an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identity element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[9]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if</w:t>
        </w:r>
      </w:ins>
      <w:ins w:id="4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</w:t>
        </w:r>
      </w:ins>
      <w:ins w:id="49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for every</w:t>
        </w:r>
      </w:ins>
      <w:ins w:id="4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498" w:author="PR Preview" w:date="2026-01-01T00:00:00Z">
        <w:r>
          <w:t xml:space="preserve">.</w:t>
        </w:r>
      </w:ins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del w:id="499" w:author="PR Preview" w:date="2026-01-01T00:00:00Z">
        <w:r>
          <w:rPr>
            <w:b/>
            <w:bCs/>
          </w:rPr>
          <w:delText xml:space="preserve">Definition 13 (Commutative operation)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An operation</w:delText>
        </w:r>
      </w:del>
      <w:del w:id="50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on a set</w:delText>
        </w:r>
      </w:del>
      <w:del w:id="505" w:author="PR Preview" w:date="2026-01-01T00:00:00Z">
        <w:r>
          <w:delText xml:space="preserve"> </w:delText>
        </w:r>
      </w:del>
      <m:oMath>
        <m:r>
          <m:t>S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(</w:delText>
        </w:r>
      </w:del>
      <w:hyperlink w:anchor="def-identity-element">
        <w:del w:id="50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09" w:author="PR Preview" w:date="2026-01-01T00:00:00Z">
        <w:r>
          <w:delText xml:space="preserve">)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rPr>
            <w:b/>
            <w:bCs/>
          </w:rPr>
          <w:delText xml:space="preserve">commutative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[9]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if</w:delText>
        </w:r>
      </w:del>
      <w:del w:id="5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all</w:delText>
        </w:r>
      </w:del>
      <w:del w:id="5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522" w:author="PR Preview" w:date="2026-01-01T00:00:00Z">
        <w:r>
          <w:delText xml:space="preserve">: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order of the two inputs does not matter.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Some sources, including the titles of</w:delText>
        </w:r>
      </w:del>
      <w:del w:id="527" w:author="PR Preview" w:date="2026-01-01T00:00:00Z">
        <w:r>
          <w:delText xml:space="preserve"> </w:delText>
        </w:r>
      </w:del>
      <w:hyperlink w:anchor="thm-sum-symmetric">
        <w:del w:id="52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and</w:delText>
        </w:r>
      </w:del>
      <w:del w:id="531" w:author="PR Preview" w:date="2026-01-01T00:00:00Z">
        <w:r>
          <w:delText xml:space="preserve"> </w:delText>
        </w:r>
      </w:del>
      <w:hyperlink w:anchor="thm-prod-symmetric">
        <w:del w:id="53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call a commutative operation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rPr>
            <w:b/>
            <w:bCs/>
          </w:rPr>
          <w:delText xml:space="preserve">symmetric</w:delText>
        </w:r>
      </w:del>
      <w:del w:id="538" w:author="PR Preview" w:date="2026-01-01T00:00:00Z">
        <w:r>
          <w:delText xml:space="preserve">.</w:delText>
        </w:r>
      </w:del>
    </w:p>
    <w:p>
      <w:pPr>
        <w:pStyle w:val="FirstParagraph"/>
      </w:pPr>
      <w:ins w:id="539" w:author="PR Preview" w:date="2026-01-01T00:00:00Z">
        <w:r>
          <w:rPr>
            <w:b/>
            <w:bCs/>
          </w:rPr>
          <w:t xml:space="preserve">Definition 13 (Commutative operation)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 operation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on a set</w:t>
        </w:r>
      </w:ins>
      <w:ins w:id="545" w:author="PR Preview" w:date="2026-01-01T00:00:00Z">
        <w:r>
          <w:t xml:space="preserve"> </w:t>
        </w:r>
      </w:ins>
      <m:oMath>
        <m:r>
          <m:t>S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def-identity-element">
        <w:ins w:id="548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49" w:author="PR Preview" w:date="2026-01-01T00:00:00Z">
        <w:r>
          <w:t xml:space="preserve">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commutative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[10]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if</w:t>
        </w:r>
      </w:ins>
      <w:ins w:id="5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all</w:t>
        </w:r>
      </w:ins>
      <w:ins w:id="5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562" w:author="PR Preview" w:date="2026-01-01T00:00:00Z">
        <w:r>
          <w:t xml:space="preserve">: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the order of the two inputs does not matter.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Some sources, including the titles of</w:t>
        </w:r>
      </w:ins>
      <w:ins w:id="567" w:author="PR Preview" w:date="2026-01-01T00:00:00Z">
        <w:r>
          <w:t xml:space="preserve"> </w:t>
        </w:r>
      </w:ins>
      <w:hyperlink w:anchor="thm-sum-symmetric">
        <w:ins w:id="56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and</w:t>
        </w:r>
      </w:ins>
      <w:ins w:id="571" w:author="PR Preview" w:date="2026-01-01T00:00:00Z">
        <w:r>
          <w:t xml:space="preserve"> </w:t>
        </w:r>
      </w:ins>
      <w:hyperlink w:anchor="thm-prod-symmetric">
        <w:ins w:id="57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call a commutative operation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rPr>
            <w:b/>
            <w:bCs/>
          </w:rPr>
          <w:t xml:space="preserve">symmetric</w:t>
        </w:r>
      </w:ins>
      <w:ins w:id="578" w:author="PR Preview" w:date="2026-01-01T00:00:00Z">
        <w:r>
          <w:t xml:space="preserve">.</w:t>
        </w:r>
      </w:ins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del w:id="579" w:author="PR Preview" w:date="2026-01-01T00:00:00Z">
        <w:r>
          <w:rPr>
            <w:b/>
            <w:bCs/>
          </w:rPr>
          <w:delText xml:space="preserve">Definition 14 (Associative operation)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An operation</w:delText>
        </w:r>
      </w:del>
      <w:del w:id="58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on a set</w:delText>
        </w:r>
      </w:del>
      <w:del w:id="585" w:author="PR Preview" w:date="2026-01-01T00:00:00Z">
        <w:r>
          <w:delText xml:space="preserve"> </w:delText>
        </w:r>
      </w:del>
      <m:oMath>
        <m:r>
          <m:t>S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(</w:delText>
        </w:r>
      </w:del>
      <w:hyperlink w:anchor="def-identity-element">
        <w:del w:id="58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89" w:author="PR Preview" w:date="2026-01-01T00:00:00Z">
        <w:r>
          <w:delText xml:space="preserve">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is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rPr>
            <w:b/>
            <w:bCs/>
          </w:rPr>
          <w:delText xml:space="preserve">associative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[10]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if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for all</w:delText>
        </w:r>
      </w:del>
      <w:del w:id="6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602" w:author="PR Preview" w:date="2026-01-01T00:00:00Z">
        <w:r>
          <w:delText xml:space="preserve">: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605" w:author="PR Preview" w:date="2026-01-01T00:00:00Z">
        <w:r>
          <w:rPr>
            <w:b/>
            <w:bCs/>
          </w:rPr>
          <w:t xml:space="preserve">Definition 14 (Associative operation)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 operation</w:t>
        </w:r>
      </w:ins>
      <w:ins w:id="60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on a set</w:t>
        </w:r>
      </w:ins>
      <w:ins w:id="611" w:author="PR Preview" w:date="2026-01-01T00:00:00Z">
        <w:r>
          <w:t xml:space="preserve"> </w:t>
        </w:r>
      </w:ins>
      <m:oMath>
        <m:r>
          <m:t>S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(</w:t>
        </w:r>
      </w:ins>
      <w:hyperlink w:anchor="def-identity-element">
        <w:ins w:id="61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15" w:author="PR Preview" w:date="2026-01-01T00:00:00Z">
        <w:r>
          <w:t xml:space="preserve">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rPr>
            <w:b/>
            <w:bCs/>
          </w:rPr>
          <w:t xml:space="preserve">associative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[11]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if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 all</w:t>
        </w:r>
      </w:ins>
      <w:ins w:id="6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628" w:author="PR Preview" w:date="2026-01-01T00:00:00Z">
        <w:r>
          <w:t xml:space="preserve">: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which pair is combined first does not matter.</w:t>
        </w:r>
      </w:ins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del w:id="631" w:author="PR Preview" w:date="2026-01-01T00:00:00Z">
        <w:r>
          <w:rPr>
            <w:b/>
            <w:bCs/>
          </w:rPr>
          <w:delText xml:space="preserve">Definition 16 (Distributive law)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distributive law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[11]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 the statement that multiplication distributes over addition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(</w:delText>
        </w:r>
      </w:del>
      <w:hyperlink w:anchor="def-distributes-over">
        <w:del w:id="6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643" w:author="PR Preview" w:date="2026-01-01T00:00:00Z">
        <w:r>
          <w:delText xml:space="preserve">):</w:delText>
        </w:r>
      </w:del>
      <w:del w:id="6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(</w:delText>
        </w:r>
      </w:del>
      <w:hyperlink w:anchor="thm-mult-distr">
        <w:del w:id="64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648" w:author="PR Preview" w:date="2026-01-01T00:00:00Z">
        <w:r>
          <w:delText xml:space="preserve">).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We then say multiplication is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rPr>
            <w:b/>
            <w:bCs/>
          </w:rPr>
          <w:delText xml:space="preserve">distributive</w:delText>
        </w:r>
      </w:del>
      <w:del w:id="653" w:author="PR Preview" w:date="2026-01-01T00:00:00Z">
        <w:r>
          <w:delText xml:space="preserve">.</w:delText>
        </w:r>
      </w:del>
    </w:p>
    <w:p>
      <w:pPr>
        <w:pStyle w:val="BodyText"/>
      </w:pPr>
      <w:ins w:id="654" w:author="PR Preview" w:date="2026-01-01T00:00:00Z">
        <w:r>
          <w:rPr>
            <w:b/>
            <w:bCs/>
          </w:rPr>
          <w:t xml:space="preserve">Definition 16 (Distributive law)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b/>
            <w:bCs/>
          </w:rPr>
          <w:t xml:space="preserve">distributive law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[12]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the statement that multiplication distributes over addition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w:anchor="def-distributes-over">
        <w:ins w:id="66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666" w:author="PR Preview" w:date="2026-01-01T00:00:00Z">
        <w:r>
          <w:t xml:space="preserve">):</w:t>
        </w:r>
      </w:ins>
      <w:ins w:id="6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(</w:t>
        </w:r>
      </w:ins>
      <w:hyperlink w:anchor="thm-mult-distr">
        <w:ins w:id="67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671" w:author="PR Preview" w:date="2026-01-01T00:00:00Z">
        <w:r>
          <w:t xml:space="preserve">).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We then say multiplication is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rPr>
            <w:b/>
            <w:bCs/>
          </w:rPr>
          <w:t xml:space="preserve">distributive</w:t>
        </w:r>
      </w:ins>
      <w:ins w:id="676" w:author="PR Preview" w:date="2026-01-01T00:00:00Z">
        <w:r>
          <w:t xml:space="preserve">.</w:t>
        </w:r>
      </w:ins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del w:id="677" w:author="PR Preview" w:date="2026-01-01T00:00:00Z">
        <w:r>
          <w:rPr>
            <w:b/>
            <w:bCs/>
          </w:rPr>
          <w:delText xml:space="preserve">Definition 17 (Like terms)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Two</w:delText>
        </w:r>
      </w:del>
      <w:del w:id="680" w:author="PR Preview" w:date="2026-01-01T00:00:00Z">
        <w:r>
          <w:delText xml:space="preserve"> </w:delText>
        </w:r>
      </w:del>
      <w:hyperlink w:anchor="def-term">
        <w:del w:id="681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of a sum are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rPr>
            <w:b/>
            <w:bCs/>
          </w:rPr>
          <w:delText xml:space="preserve">like terms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[12]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if they are the same product of variables, each to the same power,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possibly multiplied by different constants: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where</w:delText>
        </w:r>
      </w:del>
      <w:del w:id="69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are constants and</w:delText>
        </w:r>
      </w:del>
      <w:del w:id="705" w:author="PR Preview" w:date="2026-01-01T00:00:00Z">
        <w:r>
          <w:delText xml:space="preserve"> </w:delText>
        </w:r>
      </w:del>
      <m:oMath>
        <m:r>
          <m:t>m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is that product.</w:delText>
        </w:r>
      </w:del>
    </w:p>
    <w:p>
      <w:pPr>
        <w:pStyle w:val="FirstParagraph"/>
      </w:pPr>
      <w:ins w:id="708" w:author="PR Preview" w:date="2026-01-01T00:00:00Z">
        <w:r>
          <w:rPr>
            <w:b/>
            <w:bCs/>
          </w:rPr>
          <w:t xml:space="preserve">Definition 17 (Like terms)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Two</w:t>
        </w:r>
      </w:ins>
      <w:ins w:id="711" w:author="PR Preview" w:date="2026-01-01T00:00:00Z">
        <w:r>
          <w:t xml:space="preserve"> </w:t>
        </w:r>
      </w:ins>
      <w:hyperlink w:anchor="def-term">
        <w:ins w:id="712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of a sum are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rPr>
            <w:b/>
            <w:bCs/>
          </w:rPr>
          <w:t xml:space="preserve">like terms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[13]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if they are the same product of variables, each to the same power,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possibly multiplied by different constants:</w:t>
        </w:r>
      </w:ins>
      <w:ins w:id="72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and</w:t>
        </w:r>
      </w:ins>
      <w:ins w:id="7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where</w:t>
        </w:r>
      </w:ins>
      <w:ins w:id="7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and</w:t>
        </w:r>
      </w:ins>
      <w:ins w:id="7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are constants and</w:t>
        </w:r>
      </w:ins>
      <w:ins w:id="736" w:author="PR Preview" w:date="2026-01-01T00:00:00Z">
        <w:r>
          <w:t xml:space="preserve"> </w:t>
        </w:r>
      </w:ins>
      <m:oMath>
        <m:r>
          <m:t>m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that product.</w:t>
        </w:r>
      </w:ins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71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70" w:name="refs"/>
    <w:bookmarkStart w:id="146" w:name="ref-wikipedia_line_segment"/>
    <w:p>
      <w:pPr>
        <w:pStyle w:val="Heading2"/>
      </w:pPr>
      <w:del w:id="739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23"/>
        </w:numPr>
      </w:pPr>
      <w:del w:id="740" w:author="PR Preview" w:date="2026-01-01T00:00:00Z">
        <w:r>
          <w:delText xml:space="preserve">Wikipedia contributors [1]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— line segments in the plane and in space</w:delText>
        </w:r>
      </w:del>
    </w:p>
    <w:p>
      <w:pPr>
        <w:numPr>
          <w:ilvl w:val="0"/>
          <w:numId w:val="1023"/>
        </w:numPr>
      </w:pPr>
      <w:del w:id="743" w:author="PR Preview" w:date="2026-01-01T00:00:00Z">
        <w:r>
          <w:delText xml:space="preserve">Wikipedia contributors [3]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— convex functions, their properties and examples</w:delText>
        </w:r>
      </w:del>
    </w:p>
    <w:p>
      <w:pPr>
        <w:numPr>
          <w:ilvl w:val="0"/>
          <w:numId w:val="1023"/>
        </w:numPr>
      </w:pPr>
      <w:del w:id="746" w:author="PR Preview" w:date="2026-01-01T00:00:00Z">
        <w:r>
          <w:delText xml:space="preserve">Wikipedia contributors [13]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— Jensen’s inequality, with its probabilistic form</w:delText>
        </w:r>
      </w:del>
    </w:p>
    <w:p>
      <w:pPr>
        <w:numPr>
          <w:ilvl w:val="0"/>
          <w:numId w:val="1023"/>
        </w:numPr>
      </w:pPr>
      <w:del w:id="749" w:author="PR Preview" w:date="2026-01-01T00:00:00Z">
        <w:r>
          <w:delText xml:space="preserve">Wikipedia contributors [4]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— upper and lower bounds of a set</w:delText>
        </w:r>
      </w:del>
    </w:p>
    <w:p>
      <w:pPr>
        <w:numPr>
          <w:ilvl w:val="0"/>
          <w:numId w:val="1023"/>
        </w:numPr>
      </w:pPr>
      <w:del w:id="752" w:author="PR Preview" w:date="2026-01-01T00:00:00Z">
        <w:r>
          <w:delText xml:space="preserve">Wikipedia contributors [7]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— the infimum and supremum, with examples</w:delText>
        </w:r>
      </w:del>
    </w:p>
    <w:p>
      <w:pPr>
        <w:numPr>
          <w:ilvl w:val="0"/>
          <w:numId w:val="1023"/>
        </w:numPr>
      </w:pPr>
      <w:del w:id="755" w:author="PR Preview" w:date="2026-01-01T00:00:00Z">
        <w:r>
          <w:delText xml:space="preserve">Wikipedia contributors [5]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— the completeness of the real numbers</w:delText>
        </w:r>
      </w:del>
    </w:p>
    <w:p>
      <w:pPr>
        <w:numPr>
          <w:ilvl w:val="0"/>
          <w:numId w:val="1023"/>
        </w:numPr>
      </w:pPr>
      <w:del w:id="758" w:author="PR Preview" w:date="2026-01-01T00:00:00Z">
        <w:r>
          <w:delText xml:space="preserve">Wikipedia contributors [9]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— commutative operations, with examples</w:delText>
        </w:r>
      </w:del>
    </w:p>
    <w:p>
      <w:pPr>
        <w:numPr>
          <w:ilvl w:val="0"/>
          <w:numId w:val="1023"/>
        </w:numPr>
      </w:pPr>
      <w:del w:id="761" w:author="PR Preview" w:date="2026-01-01T00:00:00Z">
        <w:r>
          <w:delText xml:space="preserve">Wikipedia contributors [10]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— associative operations, with examples</w:delText>
        </w:r>
      </w:del>
    </w:p>
    <w:p>
      <w:pPr>
        <w:numPr>
          <w:ilvl w:val="0"/>
          <w:numId w:val="1023"/>
        </w:numPr>
      </w:pPr>
      <w:del w:id="764" w:author="PR Preview" w:date="2026-01-01T00:00:00Z">
        <w:r>
          <w:delText xml:space="preserve">Wikipedia contributors [11]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— the distributive law</w:delText>
        </w:r>
      </w:del>
    </w:p>
    <w:p>
      <w:pPr>
        <w:numPr>
          <w:ilvl w:val="0"/>
          <w:numId w:val="1023"/>
        </w:numPr>
      </w:pPr>
      <w:del w:id="767" w:author="PR Preview" w:date="2026-01-01T00:00:00Z">
        <w:r>
          <w:delText xml:space="preserve">Wikipedia contributors [2]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— chords of a curve</w:delText>
        </w:r>
      </w:del>
    </w:p>
    <w:p>
      <w:pPr>
        <w:numPr>
          <w:ilvl w:val="0"/>
          <w:numId w:val="1023"/>
        </w:numPr>
      </w:pPr>
      <w:del w:id="770" w:author="PR Preview" w:date="2026-01-01T00:00:00Z">
        <w:r>
          <w:delText xml:space="preserve">Wikipedia contributors [8]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— identity elements of a binary operation</w:delText>
        </w:r>
      </w:del>
    </w:p>
    <w:p>
      <w:pPr>
        <w:numPr>
          <w:ilvl w:val="0"/>
          <w:numId w:val="1023"/>
        </w:numPr>
      </w:pPr>
      <w:del w:id="773" w:author="PR Preview" w:date="2026-01-01T00:00:00Z">
        <w:r>
          <w:delText xml:space="preserve">Wikipedia contributors [12]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— like terms and how to combine them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https://en.wikipedia.org/wiki/Line_segment</w:t>
        </w:r>
      </w:hyperlink>
    </w:p>
    <w:bookmarkEnd w:id="146"/>
    <w:bookmarkStart w:id="148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https://en.wikipedia.org/wiki/Chord_(geometry)</w:t>
        </w:r>
      </w:hyperlink>
    </w:p>
    <w:bookmarkEnd w:id="148"/>
    <w:bookmarkStart w:id="150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https://en.wikipedia.org/wiki/Convex_function</w:t>
        </w:r>
      </w:hyperlink>
    </w:p>
    <w:bookmarkEnd w:id="150"/>
    <w:bookmarkStart w:id="152" w:name="ref-wikipedia_jensens_inequality"/>
    <w:p>
      <w:pPr>
        <w:pStyle w:val="Bibliography"/>
      </w:pPr>
      <w:del w:id="776" w:author="PR Preview" w:date="2026-01-01T00:00:00Z">
        <w:r>
          <w:delText xml:space="preserve">[4]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	</w:delText>
        </w:r>
      </w:del>
      <w:del w:id="779" w:author="PR Preview" w:date="2026-01-01T00:00:00Z">
        <w:r>
          <w:delText xml:space="preserve">Wikipedia contributors,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“Upper and lower bounds —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Wikipedia</w:delText>
        </w:r>
      </w:del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the free encyclopedia.”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2026. Available:</w:delText>
        </w:r>
      </w:del>
      <w:del w:id="789" w:author="PR Preview" w:date="2026-01-01T00:00:00Z">
        <w:r>
          <w:delText xml:space="preserve"> </w:delText>
        </w:r>
      </w:del>
      <w:hyperlink r:id="rId153">
        <w:del w:id="790" w:author="PR Preview" w:date="2026-01-01T00:00:00Z">
          <w:r>
            <w:rPr>
              <w:rStyle w:val="Hyperlink"/>
            </w:rPr>
            <w:delText xml:space="preserve">https://en.wikipedia.org/wiki/Upper_and_lower_bounds</w:delText>
          </w:r>
        </w:del>
      </w:hyperlink>
    </w:p>
    <w:p>
      <w:pPr>
        <w:pStyle w:val="Bibliography"/>
      </w:pPr>
      <w:del w:id="791" w:author="PR Preview" w:date="2026-01-01T00:00:00Z">
        <w:r>
          <w:delText xml:space="preserve">[5]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	</w:delText>
        </w:r>
      </w:del>
      <w:del w:id="794" w:author="PR Preview" w:date="2026-01-01T00:00:00Z">
        <w:r>
          <w:delText xml:space="preserve">Wikipedia contributors,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“Least-upper-bound property —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Wikipedia</w:delText>
        </w:r>
      </w:del>
      <w:del w:id="799" w:author="PR Preview" w:date="2026-01-01T00:00:00Z">
        <w:r>
          <w:delText xml:space="preserve">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the free encyclopedia.”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2026. Available:</w:delText>
        </w:r>
      </w:del>
      <w:del w:id="804" w:author="PR Preview" w:date="2026-01-01T00:00:00Z">
        <w:r>
          <w:delText xml:space="preserve"> </w:delText>
        </w:r>
      </w:del>
      <w:hyperlink r:id="rId155">
        <w:del w:id="805" w:author="PR Preview" w:date="2026-01-01T00:00:00Z">
          <w:r>
            <w:rPr>
              <w:rStyle w:val="Hyperlink"/>
            </w:rPr>
            <w:delText xml:space="preserve">https://en.wikipedia.org/wiki/Least-upper-bound_property</w:delText>
          </w:r>
        </w:del>
      </w:hyperlink>
    </w:p>
    <w:p>
      <w:pPr>
        <w:pStyle w:val="Bibliography"/>
      </w:pPr>
      <w:del w:id="806" w:author="PR Preview" w:date="2026-01-01T00:00:00Z">
        <w:r>
          <w:delText xml:space="preserve">[6]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	</w:delText>
        </w:r>
      </w:del>
      <w:del w:id="809" w:author="PR Preview" w:date="2026-01-01T00:00:00Z">
        <w:r>
          <w:delText xml:space="preserve">W. Rudin,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812" w:author="PR Preview" w:date="2026-01-01T00:00:00Z">
        <w:r>
          <w:delText xml:space="preserve">, 3rd ed. in International series in pure and applied mathematics. New York: McGraw-Hill, 1976.</w:delText>
        </w:r>
      </w:del>
    </w:p>
    <w:p>
      <w:pPr>
        <w:pStyle w:val="Bibliography"/>
      </w:pPr>
      <w:del w:id="813" w:author="PR Preview" w:date="2026-01-01T00:00:00Z">
        <w:r>
          <w:delText xml:space="preserve">[7]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	</w:delText>
        </w:r>
      </w:del>
      <w:del w:id="816" w:author="PR Preview" w:date="2026-01-01T00:00:00Z">
        <w:r>
          <w:delText xml:space="preserve">Wikipedia contributors,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“Infimum and supremum —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Wikipedia</w:delText>
        </w:r>
      </w:del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the free encyclopedia.”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2026. Available:</w:delText>
        </w:r>
      </w:del>
      <w:del w:id="826" w:author="PR Preview" w:date="2026-01-01T00:00:00Z">
        <w:r>
          <w:delText xml:space="preserve"> </w:delText>
        </w:r>
      </w:del>
      <w:hyperlink r:id="rId158">
        <w:del w:id="827" w:author="PR Preview" w:date="2026-01-01T00:00:00Z">
          <w:r>
            <w:rPr>
              <w:rStyle w:val="Hyperlink"/>
            </w:rPr>
            <w:delText xml:space="preserve">https://en.wikipedia.org/wiki/Infimum_and_supremum</w:delText>
          </w:r>
        </w:del>
      </w:hyperlink>
    </w:p>
    <w:p>
      <w:pPr>
        <w:pStyle w:val="Bibliography"/>
      </w:pPr>
      <w:del w:id="828" w:author="PR Preview" w:date="2026-01-01T00:00:00Z">
        <w:r>
          <w:delText xml:space="preserve">[8]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	</w:delText>
        </w:r>
      </w:del>
      <w:del w:id="831" w:author="PR Preview" w:date="2026-01-01T00:00:00Z">
        <w:r>
          <w:delText xml:space="preserve">Wikipedia contributors,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“Identity element —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Wikipedia</w:delText>
        </w:r>
      </w:del>
      <w:del w:id="836" w:author="PR Preview" w:date="2026-01-01T00:00:00Z">
        <w:r>
          <w:delText xml:space="preserve">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 free encyclopedia.”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2026. Available:</w:delText>
        </w:r>
      </w:del>
      <w:del w:id="841" w:author="PR Preview" w:date="2026-01-01T00:00:00Z">
        <w:r>
          <w:delText xml:space="preserve"> </w:delText>
        </w:r>
      </w:del>
      <w:hyperlink r:id="rId160">
        <w:del w:id="842" w:author="PR Preview" w:date="2026-01-01T00:00:00Z">
          <w:r>
            <w:rPr>
              <w:rStyle w:val="Hyperlink"/>
            </w:rPr>
            <w:delText xml:space="preserve">https://en.wikipedia.org/wiki/Identity_element</w:delText>
          </w:r>
        </w:del>
      </w:hyperlink>
    </w:p>
    <w:p>
      <w:pPr>
        <w:pStyle w:val="Bibliography"/>
      </w:pPr>
      <w:del w:id="843" w:author="PR Preview" w:date="2026-01-01T00:00:00Z">
        <w:r>
          <w:delText xml:space="preserve">[9]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	</w:delText>
        </w:r>
      </w:del>
      <w:del w:id="846" w:author="PR Preview" w:date="2026-01-01T00:00:00Z">
        <w:r>
          <w:delText xml:space="preserve">Wikipedia contributors,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“Commutative property —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Wikipedia</w:delText>
        </w:r>
      </w:del>
      <w:del w:id="851" w:author="PR Preview" w:date="2026-01-01T00:00:00Z">
        <w:r>
          <w:delText xml:space="preserve">,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the free encyclopedia.”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2026. Available:</w:delText>
        </w:r>
      </w:del>
      <w:del w:id="856" w:author="PR Preview" w:date="2026-01-01T00:00:00Z">
        <w:r>
          <w:delText xml:space="preserve"> </w:delText>
        </w:r>
      </w:del>
      <w:hyperlink r:id="rId162">
        <w:del w:id="857" w:author="PR Preview" w:date="2026-01-01T00:00:00Z">
          <w:r>
            <w:rPr>
              <w:rStyle w:val="Hyperlink"/>
            </w:rPr>
            <w:delText xml:space="preserve">https://en.wikipedia.org/wiki/Commutative_property</w:delText>
          </w:r>
        </w:del>
      </w:hyperlink>
    </w:p>
    <w:p>
      <w:pPr>
        <w:pStyle w:val="Bibliography"/>
      </w:pPr>
      <w:del w:id="858" w:author="PR Preview" w:date="2026-01-01T00:00:00Z">
        <w:r>
          <w:delText xml:space="preserve">[10]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	</w:delText>
        </w:r>
      </w:del>
      <w:del w:id="861" w:author="PR Preview" w:date="2026-01-01T00:00:00Z">
        <w:r>
          <w:delText xml:space="preserve">Wikipedia contributors,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“Associative property —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Wikipedia</w:delText>
        </w:r>
      </w:del>
      <w:del w:id="866" w:author="PR Preview" w:date="2026-01-01T00:00:00Z">
        <w:r>
          <w:delText xml:space="preserve">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the free encyclopedia.”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2026. Available:</w:delText>
        </w:r>
      </w:del>
      <w:del w:id="871" w:author="PR Preview" w:date="2026-01-01T00:00:00Z">
        <w:r>
          <w:delText xml:space="preserve"> </w:delText>
        </w:r>
      </w:del>
      <w:hyperlink r:id="rId164">
        <w:del w:id="872" w:author="PR Preview" w:date="2026-01-01T00:00:00Z">
          <w:r>
            <w:rPr>
              <w:rStyle w:val="Hyperlink"/>
            </w:rPr>
            <w:delText xml:space="preserve">https://en.wikipedia.org/wiki/Associative_property</w:delText>
          </w:r>
        </w:del>
      </w:hyperlink>
    </w:p>
    <w:p>
      <w:pPr>
        <w:pStyle w:val="Bibliography"/>
      </w:pPr>
      <w:del w:id="873" w:author="PR Preview" w:date="2026-01-01T00:00:00Z">
        <w:r>
          <w:delText xml:space="preserve">[11]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	</w:delText>
        </w:r>
      </w:del>
      <w:del w:id="876" w:author="PR Preview" w:date="2026-01-01T00:00:00Z">
        <w:r>
          <w:delText xml:space="preserve">Wikipedia contributors,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“Distributive property —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Wikipedia</w:delText>
        </w:r>
      </w:del>
      <w:del w:id="881" w:author="PR Preview" w:date="2026-01-01T00:00:00Z">
        <w:r>
          <w:delText xml:space="preserve">,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the free encyclopedia.”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2026. Available:</w:delText>
        </w:r>
      </w:del>
      <w:del w:id="886" w:author="PR Preview" w:date="2026-01-01T00:00:00Z">
        <w:r>
          <w:delText xml:space="preserve"> </w:delText>
        </w:r>
      </w:del>
      <w:hyperlink r:id="rId166">
        <w:del w:id="887" w:author="PR Preview" w:date="2026-01-01T00:00:00Z">
          <w:r>
            <w:rPr>
              <w:rStyle w:val="Hyperlink"/>
            </w:rPr>
            <w:delText xml:space="preserve">https://en.wikipedia.org/wiki/Distributive_property</w:delText>
          </w:r>
        </w:del>
      </w:hyperlink>
    </w:p>
    <w:p>
      <w:pPr>
        <w:pStyle w:val="Bibliography"/>
      </w:pPr>
      <w:del w:id="888" w:author="PR Preview" w:date="2026-01-01T00:00:00Z">
        <w:r>
          <w:delText xml:space="preserve">[12]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	</w:delText>
        </w:r>
      </w:del>
      <w:del w:id="891" w:author="PR Preview" w:date="2026-01-01T00:00:00Z">
        <w:r>
          <w:delText xml:space="preserve">Wikipedia contributors,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“Like terms —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Wikipedia</w:delText>
        </w:r>
      </w:del>
      <w:del w:id="896" w:author="PR Preview" w:date="2026-01-01T00:00:00Z">
        <w:r>
          <w:delText xml:space="preserve">,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the free encyclopedia.”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2026. Available:</w:delText>
        </w:r>
      </w:del>
      <w:del w:id="901" w:author="PR Preview" w:date="2026-01-01T00:00:00Z">
        <w:r>
          <w:delText xml:space="preserve"> </w:delText>
        </w:r>
      </w:del>
      <w:hyperlink r:id="rId168">
        <w:del w:id="902" w:author="PR Preview" w:date="2026-01-01T00:00:00Z">
          <w:r>
            <w:rPr>
              <w:rStyle w:val="Hyperlink"/>
            </w:rPr>
            <w:delText xml:space="preserve">https://en.wikipedia.org/wiki/Like_terms</w:delText>
          </w:r>
        </w:del>
      </w:hyperlink>
    </w:p>
    <w:p>
      <w:pPr>
        <w:pStyle w:val="Bibliography"/>
      </w:pPr>
      <w:del w:id="903" w:author="PR Preview" w:date="2026-01-01T00:00:00Z">
        <w:r>
          <w:delText xml:space="preserve">[13]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	</w:delText>
        </w:r>
      </w:del>
      <w:del w:id="906" w:author="PR Preview" w:date="2026-01-01T00:00:00Z">
        <w:r>
          <w:delText xml:space="preserve">Wikipedia contributors,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“Jensen’s inequality —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Wikipedia</w:delText>
        </w:r>
      </w:del>
      <w:del w:id="911" w:author="PR Preview" w:date="2026-01-01T00:00:00Z">
        <w:r>
          <w:delText xml:space="preserve">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the free encyclopedia.”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2026. Available:</w:delText>
        </w:r>
      </w:del>
      <w:del w:id="916" w:author="PR Preview" w:date="2026-01-01T00:00:00Z">
        <w:r>
          <w:delText xml:space="preserve"> </w:delText>
        </w:r>
      </w:del>
      <w:hyperlink r:id="rId151">
        <w:del w:id="917" w:author="PR Preview" w:date="2026-01-01T00:00:00Z">
          <w:r>
            <w:rPr>
              <w:rStyle w:val="Hyperlink"/>
            </w:rPr>
            <w:delText xml:space="preserve">https://en.wikipedia.org/wiki/Jensen%27s_inequality</w:delText>
          </w:r>
        </w:del>
      </w:hyperlink>
    </w:p>
    <w:p>
      <w:pPr>
        <w:pStyle w:val="Bibliography"/>
      </w:pPr>
      <w:ins w:id="918" w:author="PR Preview" w:date="2026-01-01T00:00:00Z">
        <w:r>
          <w:t xml:space="preserve">[4]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	</w:t>
        </w:r>
      </w:ins>
      <w:ins w:id="921" w:author="PR Preview" w:date="2026-01-01T00:00:00Z">
        <w:r>
          <w:t xml:space="preserve">Wikipedia contributors,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“Jensen’s inequality —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Wikipedia</w:t>
        </w:r>
      </w:ins>
      <w:ins w:id="926" w:author="PR Preview" w:date="2026-01-01T00:00:00Z">
        <w:r>
          <w:t xml:space="preserve">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the free encyclopedia.”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2026. Available:</w:t>
        </w:r>
      </w:ins>
      <w:ins w:id="931" w:author="PR Preview" w:date="2026-01-01T00:00:00Z">
        <w:r>
          <w:t xml:space="preserve"> </w:t>
        </w:r>
      </w:ins>
      <w:hyperlink r:id="rId151">
        <w:ins w:id="932" w:author="PR Preview" w:date="2026-01-01T00:00:00Z">
          <w:r>
            <w:rPr>
              <w:rStyle w:val="Hyperlink"/>
            </w:rPr>
            <w:t xml:space="preserve">https://en.wikipedia.org/wiki/Jensen%27s_inequality</w:t>
          </w:r>
        </w:ins>
      </w:hyperlink>
    </w:p>
    <w:bookmarkEnd w:id="152"/>
    <w:bookmarkStart w:id="154" w:name="ref-wikipedia_upper_and_lower_bounds"/>
    <w:p>
      <w:pPr>
        <w:pStyle w:val="Bibliography"/>
      </w:pPr>
      <w:ins w:id="933" w:author="PR Preview" w:date="2026-01-01T00:00:00Z">
        <w:r>
          <w:t xml:space="preserve">[5]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	</w:t>
        </w:r>
      </w:ins>
      <w:ins w:id="936" w:author="PR Preview" w:date="2026-01-01T00:00:00Z">
        <w:r>
          <w:t xml:space="preserve">Wikipedia contributors,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“Upper and lower bounds —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Wikipedia</w:t>
        </w:r>
      </w:ins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the free encyclopedia.”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2026. Available:</w:t>
        </w:r>
      </w:ins>
      <w:ins w:id="946" w:author="PR Preview" w:date="2026-01-01T00:00:00Z">
        <w:r>
          <w:t xml:space="preserve"> </w:t>
        </w:r>
      </w:ins>
      <w:hyperlink r:id="rId153">
        <w:ins w:id="947" w:author="PR Preview" w:date="2026-01-01T00:00:00Z">
          <w:r>
            <w:rPr>
              <w:rStyle w:val="Hyperlink"/>
            </w:rPr>
            <w:t xml:space="preserve">https://en.wikipedia.org/wiki/Upper_and_lower_bounds</w:t>
          </w:r>
        </w:ins>
      </w:hyperlink>
    </w:p>
    <w:bookmarkEnd w:id="154"/>
    <w:bookmarkStart w:id="156" w:name="ref-wikipedia_least_upper_bound_property"/>
    <w:p>
      <w:pPr>
        <w:pStyle w:val="Bibliography"/>
      </w:pPr>
      <w:ins w:id="948" w:author="PR Preview" w:date="2026-01-01T00:00:00Z">
        <w:r>
          <w:t xml:space="preserve">[6]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	</w:t>
        </w:r>
      </w:ins>
      <w:ins w:id="951" w:author="PR Preview" w:date="2026-01-01T00:00:00Z">
        <w:r>
          <w:t xml:space="preserve">Wikipedia contributors,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“Least-upper-bound property —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Wikipedia</w:t>
        </w:r>
      </w:ins>
      <w:ins w:id="956" w:author="PR Preview" w:date="2026-01-01T00:00:00Z">
        <w:r>
          <w:t xml:space="preserve">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the free encyclopedia.”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2026. Available:</w:t>
        </w:r>
      </w:ins>
      <w:ins w:id="961" w:author="PR Preview" w:date="2026-01-01T00:00:00Z">
        <w:r>
          <w:t xml:space="preserve"> </w:t>
        </w:r>
      </w:ins>
      <w:hyperlink r:id="rId155">
        <w:ins w:id="962" w:author="PR Preview" w:date="2026-01-01T00:00:00Z">
          <w:r>
            <w:rPr>
              <w:rStyle w:val="Hyperlink"/>
            </w:rPr>
            <w:t xml:space="preserve">https://en.wikipedia.org/wiki/Least-upper-bound_property</w:t>
          </w:r>
        </w:ins>
      </w:hyperlink>
    </w:p>
    <w:bookmarkEnd w:id="156"/>
    <w:bookmarkStart w:id="157" w:name="ref-rudin1976principles"/>
    <w:p>
      <w:pPr>
        <w:pStyle w:val="Bibliography"/>
      </w:pPr>
      <w:ins w:id="963" w:author="PR Preview" w:date="2026-01-01T00:00:00Z">
        <w:r>
          <w:t xml:space="preserve">[7]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	</w:t>
        </w:r>
      </w:ins>
      <w:ins w:id="966" w:author="PR Preview" w:date="2026-01-01T00:00:00Z">
        <w:r>
          <w:t xml:space="preserve">W. Rudin,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rPr>
            <w:i/>
            <w:iCs/>
          </w:rPr>
          <w:t xml:space="preserve">Principles of mathematical analysis</w:t>
        </w:r>
      </w:ins>
      <w:ins w:id="969" w:author="PR Preview" w:date="2026-01-01T00:00:00Z">
        <w:r>
          <w:t xml:space="preserve">, 3rd ed. in International series in pure and applied mathematics. New York: McGraw-Hill, 1976.</w:t>
        </w:r>
      </w:ins>
    </w:p>
    <w:bookmarkEnd w:id="157"/>
    <w:bookmarkStart w:id="159" w:name="ref-wikipedia_infimum_and_supremum"/>
    <w:p>
      <w:pPr>
        <w:pStyle w:val="Bibliography"/>
      </w:pPr>
      <w:ins w:id="970" w:author="PR Preview" w:date="2026-01-01T00:00:00Z">
        <w:r>
          <w:t xml:space="preserve">[8]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	</w:t>
        </w:r>
      </w:ins>
      <w:ins w:id="973" w:author="PR Preview" w:date="2026-01-01T00:00:00Z">
        <w:r>
          <w:t xml:space="preserve">Wikipedia contributors,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“Infimum and supremum —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Wikipedia</w:t>
        </w:r>
      </w:ins>
      <w:ins w:id="978" w:author="PR Preview" w:date="2026-01-01T00:00:00Z">
        <w:r>
          <w:t xml:space="preserve">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the free encyclopedia.”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2026. Available:</w:t>
        </w:r>
      </w:ins>
      <w:ins w:id="983" w:author="PR Preview" w:date="2026-01-01T00:00:00Z">
        <w:r>
          <w:t xml:space="preserve"> </w:t>
        </w:r>
      </w:ins>
      <w:hyperlink r:id="rId158">
        <w:ins w:id="984" w:author="PR Preview" w:date="2026-01-01T00:00:00Z">
          <w:r>
            <w:rPr>
              <w:rStyle w:val="Hyperlink"/>
            </w:rPr>
            <w:t xml:space="preserve">https://en.wikipedia.org/wiki/Infimum_and_supremum</w:t>
          </w:r>
        </w:ins>
      </w:hyperlink>
    </w:p>
    <w:bookmarkEnd w:id="159"/>
    <w:bookmarkStart w:id="161" w:name="ref-wikipedia_identity_element"/>
    <w:p>
      <w:pPr>
        <w:pStyle w:val="Bibliography"/>
      </w:pPr>
      <w:ins w:id="985" w:author="PR Preview" w:date="2026-01-01T00:00:00Z">
        <w:r>
          <w:t xml:space="preserve">[9]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	</w:t>
        </w:r>
      </w:ins>
      <w:ins w:id="988" w:author="PR Preview" w:date="2026-01-01T00:00:00Z">
        <w:r>
          <w:t xml:space="preserve">Wikipedia contributors,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“Identity element —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Wikipedia</w:t>
        </w:r>
      </w:ins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the free encyclopedia.”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2026. Available:</w:t>
        </w:r>
      </w:ins>
      <w:ins w:id="998" w:author="PR Preview" w:date="2026-01-01T00:00:00Z">
        <w:r>
          <w:t xml:space="preserve"> </w:t>
        </w:r>
      </w:ins>
      <w:hyperlink r:id="rId160">
        <w:ins w:id="999" w:author="PR Preview" w:date="2026-01-01T00:00:00Z">
          <w:r>
            <w:rPr>
              <w:rStyle w:val="Hyperlink"/>
            </w:rPr>
            <w:t xml:space="preserve">https://en.wikipedia.org/wiki/Identity_element</w:t>
          </w:r>
        </w:ins>
      </w:hyperlink>
    </w:p>
    <w:bookmarkEnd w:id="161"/>
    <w:bookmarkStart w:id="163" w:name="ref-wikipedia_commutative_property"/>
    <w:p>
      <w:pPr>
        <w:pStyle w:val="Bibliography"/>
      </w:pPr>
      <w:ins w:id="1000" w:author="PR Preview" w:date="2026-01-01T00:00:00Z">
        <w:r>
          <w:t xml:space="preserve">[10]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	</w:t>
        </w:r>
      </w:ins>
      <w:ins w:id="1003" w:author="PR Preview" w:date="2026-01-01T00:00:00Z">
        <w:r>
          <w:t xml:space="preserve">Wikipedia contributors,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“Commutative property —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Wikipedia</w:t>
        </w:r>
      </w:ins>
      <w:ins w:id="1008" w:author="PR Preview" w:date="2026-01-01T00:00:00Z">
        <w:r>
          <w:t xml:space="preserve">,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the free encyclopedia.”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2026. Available:</w:t>
        </w:r>
      </w:ins>
      <w:ins w:id="1013" w:author="PR Preview" w:date="2026-01-01T00:00:00Z">
        <w:r>
          <w:t xml:space="preserve"> </w:t>
        </w:r>
      </w:ins>
      <w:hyperlink r:id="rId162">
        <w:ins w:id="1014" w:author="PR Preview" w:date="2026-01-01T00:00:00Z">
          <w:r>
            <w:rPr>
              <w:rStyle w:val="Hyperlink"/>
            </w:rPr>
            <w:t xml:space="preserve">https://en.wikipedia.org/wiki/Commutative_property</w:t>
          </w:r>
        </w:ins>
      </w:hyperlink>
    </w:p>
    <w:bookmarkEnd w:id="163"/>
    <w:bookmarkStart w:id="165" w:name="ref-wikipedia_associative_property"/>
    <w:p>
      <w:pPr>
        <w:pStyle w:val="Bibliography"/>
      </w:pPr>
      <w:ins w:id="1015" w:author="PR Preview" w:date="2026-01-01T00:00:00Z">
        <w:r>
          <w:t xml:space="preserve">[11]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	</w:t>
        </w:r>
      </w:ins>
      <w:ins w:id="1018" w:author="PR Preview" w:date="2026-01-01T00:00:00Z">
        <w:r>
          <w:t xml:space="preserve">Wikipedia contributors,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“Associative property —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Wikipedia</w:t>
        </w:r>
      </w:ins>
      <w:ins w:id="1023" w:author="PR Preview" w:date="2026-01-01T00:00:00Z">
        <w:r>
          <w:t xml:space="preserve">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the free encyclopedia.”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2026. Available:</w:t>
        </w:r>
      </w:ins>
      <w:ins w:id="1028" w:author="PR Preview" w:date="2026-01-01T00:00:00Z">
        <w:r>
          <w:t xml:space="preserve"> </w:t>
        </w:r>
      </w:ins>
      <w:hyperlink r:id="rId164">
        <w:ins w:id="1029" w:author="PR Preview" w:date="2026-01-01T00:00:00Z">
          <w:r>
            <w:rPr>
              <w:rStyle w:val="Hyperlink"/>
            </w:rPr>
            <w:t xml:space="preserve">https://en.wikipedia.org/wiki/Associative_property</w:t>
          </w:r>
        </w:ins>
      </w:hyperlink>
    </w:p>
    <w:bookmarkEnd w:id="165"/>
    <w:bookmarkStart w:id="167" w:name="ref-wikipedia_distributive_property"/>
    <w:p>
      <w:pPr>
        <w:pStyle w:val="Bibliography"/>
      </w:pPr>
      <w:ins w:id="1030" w:author="PR Preview" w:date="2026-01-01T00:00:00Z">
        <w:r>
          <w:t xml:space="preserve">[12]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	</w:t>
        </w:r>
      </w:ins>
      <w:ins w:id="1033" w:author="PR Preview" w:date="2026-01-01T00:00:00Z">
        <w:r>
          <w:t xml:space="preserve">Wikipedia contributors,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“Distributive property —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Wikipedia</w:t>
        </w:r>
      </w:ins>
      <w:ins w:id="1038" w:author="PR Preview" w:date="2026-01-01T00:00:00Z">
        <w:r>
          <w:t xml:space="preserve">,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the free encyclopedia.”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2026. Available:</w:t>
        </w:r>
      </w:ins>
      <w:ins w:id="1043" w:author="PR Preview" w:date="2026-01-01T00:00:00Z">
        <w:r>
          <w:t xml:space="preserve"> </w:t>
        </w:r>
      </w:ins>
      <w:hyperlink r:id="rId166">
        <w:ins w:id="1044" w:author="PR Preview" w:date="2026-01-01T00:00:00Z">
          <w:r>
            <w:rPr>
              <w:rStyle w:val="Hyperlink"/>
            </w:rPr>
            <w:t xml:space="preserve">https://en.wikipedia.org/wiki/Distributive_property</w:t>
          </w:r>
        </w:ins>
      </w:hyperlink>
    </w:p>
    <w:bookmarkEnd w:id="167"/>
    <w:bookmarkStart w:id="169" w:name="ref-wikipedia_like_terms"/>
    <w:p>
      <w:pPr>
        <w:pStyle w:val="Bibliography"/>
      </w:pPr>
      <w:ins w:id="1045" w:author="PR Preview" w:date="2026-01-01T00:00:00Z">
        <w:r>
          <w:t xml:space="preserve">[13]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	</w:t>
        </w:r>
      </w:ins>
      <w:ins w:id="1048" w:author="PR Preview" w:date="2026-01-01T00:00:00Z">
        <w:r>
          <w:t xml:space="preserve">Wikipedia contributors,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“Like terms —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Wikipedia</w:t>
        </w:r>
      </w:ins>
      <w:ins w:id="1053" w:author="PR Preview" w:date="2026-01-01T00:00:00Z">
        <w:r>
          <w:t xml:space="preserve">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the free encyclopedia.”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2026. Available:</w:t>
        </w:r>
      </w:ins>
      <w:ins w:id="1058" w:author="PR Preview" w:date="2026-01-01T00:00:00Z">
        <w:r>
          <w:t xml:space="preserve"> </w:t>
        </w:r>
      </w:ins>
      <w:hyperlink r:id="rId168">
        <w:ins w:id="1059" w:author="PR Preview" w:date="2026-01-01T00:00:00Z">
          <w:r>
            <w:rPr>
              <w:rStyle w:val="Hyperlink"/>
            </w:rPr>
            <w:t xml:space="preserve">https://en.wikipedia.org/wiki/Like_terms</w:t>
          </w:r>
        </w:ins>
      </w:hyperlink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64" Type="http://schemas.openxmlformats.org/officeDocument/2006/relationships/hyperlink" Target="https://en.wikipedia.org/wiki/Associative_property" TargetMode="External"/><Relationship Id="rId147" Type="http://schemas.openxmlformats.org/officeDocument/2006/relationships/hyperlink" Target="https://en.wikipedia.org/wiki/Chord_(geometry)" TargetMode="External"/><Relationship Id="rId162" Type="http://schemas.openxmlformats.org/officeDocument/2006/relationships/hyperlink" Target="https://en.wikipedia.org/wiki/Commutative_property" TargetMode="External"/><Relationship Id="rId149" Type="http://schemas.openxmlformats.org/officeDocument/2006/relationships/hyperlink" Target="https://en.wikipedia.org/wiki/Convex_function" TargetMode="External"/><Relationship Id="rId166" Type="http://schemas.openxmlformats.org/officeDocument/2006/relationships/hyperlink" Target="https://en.wikipedia.org/wiki/Distributive_property" TargetMode="External"/><Relationship Id="rId160" Type="http://schemas.openxmlformats.org/officeDocument/2006/relationships/hyperlink" Target="https://en.wikipedia.org/wiki/Identity_element" TargetMode="External"/><Relationship Id="rId158" Type="http://schemas.openxmlformats.org/officeDocument/2006/relationships/hyperlink" Target="https://en.wikipedia.org/wiki/Infimum_and_supremum" TargetMode="External"/><Relationship Id="rId151" Type="http://schemas.openxmlformats.org/officeDocument/2006/relationships/hyperlink" Target="https://en.wikipedia.org/wiki/Jensen%27s_inequality" TargetMode="External"/><Relationship Id="rId155" Type="http://schemas.openxmlformats.org/officeDocument/2006/relationships/hyperlink" Target="https://en.wikipedia.org/wiki/Least-upper-bound_property" TargetMode="External"/><Relationship Id="rId168" Type="http://schemas.openxmlformats.org/officeDocument/2006/relationships/hyperlink" Target="https://en.wikipedia.org/wiki/Like_terms" TargetMode="External"/><Relationship Id="rId145" Type="http://schemas.openxmlformats.org/officeDocument/2006/relationships/hyperlink" Target="https://en.wikipedia.org/wiki/Line_segment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53" Type="http://schemas.openxmlformats.org/officeDocument/2006/relationships/hyperlink" Target="https://en.wikipedia.org/wiki/Upper_and_lower_bounds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64" Type="http://schemas.openxmlformats.org/officeDocument/2006/relationships/hyperlink" Target="https://en.wikipedia.org/wiki/Associative_property" TargetMode="External"/><Relationship Id="rId147" Type="http://schemas.openxmlformats.org/officeDocument/2006/relationships/hyperlink" Target="https://en.wikipedia.org/wiki/Chord_(geometry)" TargetMode="External"/><Relationship Id="rId162" Type="http://schemas.openxmlformats.org/officeDocument/2006/relationships/hyperlink" Target="https://en.wikipedia.org/wiki/Commutative_property" TargetMode="External"/><Relationship Id="rId149" Type="http://schemas.openxmlformats.org/officeDocument/2006/relationships/hyperlink" Target="https://en.wikipedia.org/wiki/Convex_function" TargetMode="External"/><Relationship Id="rId166" Type="http://schemas.openxmlformats.org/officeDocument/2006/relationships/hyperlink" Target="https://en.wikipedia.org/wiki/Distributive_property" TargetMode="External"/><Relationship Id="rId160" Type="http://schemas.openxmlformats.org/officeDocument/2006/relationships/hyperlink" Target="https://en.wikipedia.org/wiki/Identity_element" TargetMode="External"/><Relationship Id="rId158" Type="http://schemas.openxmlformats.org/officeDocument/2006/relationships/hyperlink" Target="https://en.wikipedia.org/wiki/Infimum_and_supremum" TargetMode="External"/><Relationship Id="rId151" Type="http://schemas.openxmlformats.org/officeDocument/2006/relationships/hyperlink" Target="https://en.wikipedia.org/wiki/Jensen%27s_inequality" TargetMode="External"/><Relationship Id="rId155" Type="http://schemas.openxmlformats.org/officeDocument/2006/relationships/hyperlink" Target="https://en.wikipedia.org/wiki/Least-upper-bound_property" TargetMode="External"/><Relationship Id="rId168" Type="http://schemas.openxmlformats.org/officeDocument/2006/relationships/hyperlink" Target="https://en.wikipedia.org/wiki/Like_terms" TargetMode="External"/><Relationship Id="rId145" Type="http://schemas.openxmlformats.org/officeDocument/2006/relationships/hyperlink" Target="https://en.wikipedia.org/wiki/Line_segment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53" Type="http://schemas.openxmlformats.org/officeDocument/2006/relationships/hyperlink" Target="https://en.wikipedia.org/wiki/Upper_and_lower_bounds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2026-10-18T19:06:11Z</dcterms:created>
  <dcterms:modified xsi:type="dcterms:W3CDTF">2026-10-18T19:06:11Z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