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8 (Jensen’s inequality for a weighted average)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</w:delText>
        </w:r>
      </w:del>
      <w:del w:id="9" w:author="PR Preview" w:date="2026-01-01T00:00:00Z">
        <w:r>
          <w:delText xml:space="preserve"> </w:delText>
        </w:r>
      </w:del>
      <w:hyperlink w:anchor="def-convex-function">
        <w:del w:id="10" w:author="PR Preview" w:date="2026-01-01T00:00:00Z">
          <w:r>
            <w:rPr>
              <w:rStyle w:val="Hyperlink"/>
            </w:rPr>
            <w:delText xml:space="preserve">convex function</w:delText>
          </w:r>
        </w:del>
      </w:hyperlink>
      <w:del w:id="11" w:author="PR Preview" w:date="2026-01-01T00:00:00Z">
        <w:r>
          <w:delText xml:space="preserve">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Let</w:delText>
        </w:r>
      </w:del>
      <w:del w:id="1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" w:author="PR Preview" w:date="2026-01-01T00:00:00Z">
        <w:r>
          <w:delText xml:space="preserve">,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 let</w:delText>
        </w:r>
      </w:del>
      <w:del w:id="18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be weights with</w:delText>
        </w:r>
      </w:del>
      <w:del w:id="2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del w:id="22" w:author="PR Preview" w:date="2026-01-01T00:00:00Z">
        <w:r>
          <w:delText xml:space="preserve">.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Then</w:delText>
        </w:r>
      </w:del>
    </w:p>
    <w:p>
      <w:pPr>
        <w:pStyle w:val="BodyText"/>
      </w:pPr>
      <w:ins w:id="25" w:author="PR Preview" w:date="2026-01-01T00:00:00Z">
        <w:r>
          <w:rPr>
            <w:b/>
            <w:bCs/>
          </w:rPr>
          <w:t xml:space="preserve">Theorem 8 (Jensen’s inequality for a weighted average)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Let</w:t>
        </w:r>
      </w:ins>
      <w:ins w:id="2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be a</w:t>
        </w:r>
      </w:ins>
      <w:ins w:id="31" w:author="PR Preview" w:date="2026-01-01T00:00:00Z">
        <w:r>
          <w:t xml:space="preserve"> </w:t>
        </w:r>
      </w:ins>
      <w:hyperlink w:anchor="def-convex-function">
        <w:ins w:id="32" w:author="PR Preview" w:date="2026-01-01T00:00:00Z">
          <w:r>
            <w:rPr>
              <w:rStyle w:val="Hyperlink"/>
            </w:rPr>
            <w:t xml:space="preserve">convex function</w:t>
          </w:r>
        </w:ins>
      </w:hyperlink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[13]</w:t>
        </w:r>
      </w:ins>
      <w:ins w:id="35" w:author="PR Preview" w:date="2026-01-01T00:00:00Z">
        <w:r>
          <w:t xml:space="preserve">.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Let</w:t>
        </w:r>
      </w:ins>
      <w:ins w:id="3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9" w:author="PR Preview" w:date="2026-01-01T00:00:00Z">
        <w:r>
          <w:t xml:space="preserve">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and let</w:t>
        </w:r>
      </w:ins>
      <w:ins w:id="42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be weights with</w:t>
        </w:r>
      </w:ins>
      <w:ins w:id="4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ins w:id="46" w:author="PR Preview" w:date="2026-01-01T00:00:00Z">
        <w:r>
          <w:t xml:space="preserve">.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del w:id="49" w:author="PR Preview" w:date="2026-01-01T00:00:00Z">
        <w:r>
          <w:rPr>
            <w:b/>
            <w:bCs/>
          </w:rPr>
          <w:delText xml:space="preserve">Definition 22 (Upper bound)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Let</w:delText>
        </w:r>
      </w:del>
      <w:del w:id="5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53" w:author="PR Preview" w:date="2026-01-01T00:00:00Z">
        <w:r>
          <w:delText xml:space="preserve">.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 real number</w:delText>
        </w:r>
      </w:del>
      <w:del w:id="56" w:author="PR Preview" w:date="2026-01-01T00:00:00Z">
        <w:r>
          <w:delText xml:space="preserve"> </w:delText>
        </w:r>
      </w:del>
      <m:oMath>
        <m:r>
          <m:t>u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is an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rPr>
            <w:b/>
            <w:bCs/>
          </w:rPr>
          <w:delText xml:space="preserve">upper bound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for</w:delText>
        </w:r>
      </w:del>
      <w:del w:id="63" w:author="PR Preview" w:date="2026-01-01T00:00:00Z">
        <w:r>
          <w:delText xml:space="preserve"> </w:delText>
        </w:r>
      </w:del>
      <m:oMath>
        <m:r>
          <m:t>A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[13]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if</w:delText>
        </w:r>
      </w:del>
      <w:del w:id="6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u</m:t>
        </m:r>
      </m:oMath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for all</w:delText>
        </w:r>
      </w:del>
      <w:del w:id="7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72" w:author="PR Preview" w:date="2026-01-01T00:00:00Z">
        <w:r>
          <w:delText xml:space="preserve">.</w:delText>
        </w:r>
      </w:del>
    </w:p>
    <w:p>
      <w:pPr>
        <w:pStyle w:val="BodyText"/>
      </w:pPr>
      <w:del w:id="73" w:author="PR Preview" w:date="2026-01-01T00:00:00Z">
        <w:r>
          <w:rPr>
            <w:b/>
            <w:bCs/>
          </w:rPr>
          <w:delText xml:space="preserve">Definition 23 (Lower bound)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Let</w:delText>
        </w:r>
      </w:del>
      <w:del w:id="7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77" w:author="PR Preview" w:date="2026-01-01T00:00:00Z">
        <w:r>
          <w:delText xml:space="preserve">.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A real number</w:delText>
        </w:r>
      </w:del>
      <w:del w:id="80" w:author="PR Preview" w:date="2026-01-01T00:00:00Z">
        <w:r>
          <w:delText xml:space="preserve"> </w:delText>
        </w:r>
      </w:del>
      <m:oMath>
        <m:r>
          <m:t>ℓ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is a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rPr>
            <w:b/>
            <w:bCs/>
          </w:rPr>
          <w:delText xml:space="preserve">lower bound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for</w:delText>
        </w:r>
      </w:del>
      <w:del w:id="87" w:author="PR Preview" w:date="2026-01-01T00:00:00Z">
        <w:r>
          <w:delText xml:space="preserve"> </w:delText>
        </w:r>
      </w:del>
      <m:oMath>
        <m:r>
          <m:t>A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[13]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if</w:delText>
        </w:r>
      </w:del>
      <w:del w:id="92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≤</m:t>
        </m:r>
        <m:r>
          <m:t>a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for all</w:delText>
        </w:r>
      </w:del>
      <w:del w:id="9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96" w:author="PR Preview" w:date="2026-01-01T00:00:00Z">
        <w:r>
          <w:delText xml:space="preserve">.</w:delText>
        </w:r>
      </w:del>
    </w:p>
    <w:p>
      <w:pPr>
        <w:pStyle w:val="FirstParagraph"/>
      </w:pPr>
      <w:ins w:id="97" w:author="PR Preview" w:date="2026-01-01T00:00:00Z">
        <w:r>
          <w:rPr>
            <w:b/>
            <w:bCs/>
          </w:rPr>
          <w:t xml:space="preserve">Definition 22 (Upper bound)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Let</w:t>
        </w:r>
      </w:ins>
      <w:ins w:id="10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01" w:author="PR Preview" w:date="2026-01-01T00:00:00Z">
        <w:r>
          <w:t xml:space="preserve">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A real number</w:t>
        </w:r>
      </w:ins>
      <w:ins w:id="104" w:author="PR Preview" w:date="2026-01-01T00:00:00Z">
        <w:r>
          <w:t xml:space="preserve"> </w:t>
        </w:r>
      </w:ins>
      <m:oMath>
        <m:r>
          <m:t>u</m:t>
        </m:r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an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rPr>
            <w:b/>
            <w:bCs/>
          </w:rPr>
          <w:t xml:space="preserve">upper bound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for</w:t>
        </w:r>
      </w:ins>
      <w:ins w:id="111" w:author="PR Preview" w:date="2026-01-01T00:00:00Z">
        <w:r>
          <w:t xml:space="preserve"> </w:t>
        </w:r>
      </w:ins>
      <m:oMath>
        <m:r>
          <m:t>A</m:t>
        </m:r>
      </m:oMath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[14]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if</w:t>
        </w:r>
      </w:ins>
      <w:ins w:id="11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u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for all</w:t>
        </w:r>
      </w:ins>
      <w:ins w:id="11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20" w:author="PR Preview" w:date="2026-01-01T00:00:00Z">
        <w:r>
          <w:t xml:space="preserve">.</w:t>
        </w:r>
      </w:ins>
    </w:p>
    <w:bookmarkEnd w:id="88"/>
    <w:bookmarkStart w:id="89" w:name="def-lower-bound"/>
    <w:p>
      <w:pPr>
        <w:pStyle w:val="BodyText"/>
      </w:pPr>
      <w:ins w:id="121" w:author="PR Preview" w:date="2026-01-01T00:00:00Z">
        <w:r>
          <w:rPr>
            <w:b/>
            <w:bCs/>
          </w:rPr>
          <w:t xml:space="preserve">Definition 23 (Lower bound)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Let</w:t>
        </w:r>
      </w:ins>
      <w:ins w:id="12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25" w:author="PR Preview" w:date="2026-01-01T00:00:00Z">
        <w:r>
          <w:t xml:space="preserve">.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A real number</w:t>
        </w:r>
      </w:ins>
      <w:ins w:id="128" w:author="PR Preview" w:date="2026-01-01T00:00:00Z">
        <w:r>
          <w:t xml:space="preserve"> </w:t>
        </w:r>
      </w:ins>
      <m:oMath>
        <m:r>
          <m:t>ℓ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is a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rPr>
            <w:b/>
            <w:bCs/>
          </w:rPr>
          <w:t xml:space="preserve">lower bound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for</w:t>
        </w:r>
      </w:ins>
      <w:ins w:id="135" w:author="PR Preview" w:date="2026-01-01T00:00:00Z">
        <w:r>
          <w:t xml:space="preserve"> </w:t>
        </w:r>
      </w:ins>
      <m:oMath>
        <m:r>
          <m:t>A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[14]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if</w:t>
        </w:r>
      </w:ins>
      <w:ins w:id="140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≤</m:t>
        </m:r>
        <m:r>
          <m:t>a</m:t>
        </m:r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for all</w:t>
        </w:r>
      </w:ins>
      <w:ins w:id="14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44" w:author="PR Preview" w:date="2026-01-01T00:00:00Z">
        <w:r>
          <w:t xml:space="preserve">.</w:t>
        </w:r>
      </w:ins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del w:id="145" w:author="PR Preview" w:date="2026-01-01T00:00:00Z">
        <w:r>
          <w:rPr>
            <w:b/>
            <w:bCs/>
          </w:rPr>
          <w:delText xml:space="preserve">Theorem 9 (Completeness of the real numbers)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Let</w:delText>
        </w:r>
      </w:del>
      <w:del w:id="14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be nonempty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[14]</w:delText>
        </w:r>
      </w:del>
      <w:del w:id="153" w:author="PR Preview" w:date="2026-01-01T00:00:00Z">
        <w:r>
          <w:delText xml:space="preserve">.</w:delText>
        </w:r>
      </w:del>
    </w:p>
    <w:p>
      <w:pPr>
        <w:pStyle w:val="FirstParagraph"/>
      </w:pPr>
      <w:ins w:id="154" w:author="PR Preview" w:date="2026-01-01T00:00:00Z">
        <w:r>
          <w:rPr>
            <w:b/>
            <w:bCs/>
          </w:rPr>
          <w:t xml:space="preserve">Theorem 9 (Completeness of the real numbers)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Let</w:t>
        </w:r>
      </w:ins>
      <w:ins w:id="15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be nonempty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[15]</w:t>
        </w:r>
      </w:ins>
      <w:ins w:id="16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del w:id="163" w:author="PR Preview" w:date="2026-01-01T00:00:00Z">
        <w:r>
          <w:rPr>
            <w:i/>
            <w:iCs/>
          </w:rPr>
          <w:delText xml:space="preserve">Proof</w:delText>
        </w:r>
      </w:del>
      <w:del w:id="164" w:author="PR Preview" w:date="2026-01-01T00:00:00Z">
        <w:r>
          <w:delText xml:space="preserve">. </w:delText>
        </w:r>
      </w:del>
      <w:del w:id="165" w:author="PR Preview" w:date="2026-01-01T00:00:00Z">
        <w:r>
          <w:delText xml:space="preserve">The first statement is the least-upper-bound property of</w:delText>
        </w:r>
      </w:del>
      <w:del w:id="16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[15], Definition 1.8, p. 4, and Theorem 1.19, p. 8</w:delText>
        </w:r>
      </w:del>
      <w:del w:id="169" w:author="PR Preview" w:date="2026-01-01T00:00:00Z">
        <w:r>
          <w:delText xml:space="preserve">.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For the second, let</w:delText>
        </w:r>
      </w:del>
      <w:del w:id="17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del w:id="173" w:author="PR Preview" w:date="2026-01-01T00:00:00Z">
        <w:r>
          <w:delText xml:space="preserve">.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Negating both sides of an inequality reverses it (</w:delText>
        </w:r>
      </w:del>
      <w:hyperlink w:anchor="thm-neg-ineq">
        <w:del w:id="176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77" w:author="PR Preview" w:date="2026-01-01T00:00:00Z">
        <w:r>
          <w:delText xml:space="preserve">),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so</w:delText>
        </w:r>
      </w:del>
      <w:del w:id="180" w:author="PR Preview" w:date="2026-01-01T00:00:00Z">
        <w:r>
          <w:delText xml:space="preserve"> </w:delText>
        </w:r>
      </w:del>
      <m:oMath>
        <m:r>
          <m:t>ℓ</m:t>
        </m:r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is a lower bound of</w:delText>
        </w:r>
      </w:del>
      <w:del w:id="183" w:author="PR Preview" w:date="2026-01-01T00:00:00Z">
        <w:r>
          <w:delText xml:space="preserve"> </w:delText>
        </w:r>
      </w:del>
      <m:oMath>
        <m:r>
          <m:t>A</m:t>
        </m:r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exactly when</w:delText>
        </w:r>
      </w:del>
      <w:del w:id="18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ℓ</m:t>
        </m:r>
      </m:oMath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is an upper bound of</w:delText>
        </w:r>
      </w:del>
      <w:del w:id="18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A</m:t>
        </m:r>
      </m:oMath>
      <w:del w:id="190" w:author="PR Preview" w:date="2026-01-01T00:00:00Z">
        <w:r>
          <w:delText xml:space="preserve">.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The set</w:delText>
        </w:r>
      </w:del>
      <w:del w:id="19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A</m:t>
        </m:r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is nonempty and bounded above,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so by the first statement its upper bounds have a minimum</w:delText>
        </w:r>
      </w:del>
      <w:del w:id="198" w:author="PR Preview" w:date="2026-01-01T00:00:00Z">
        <w:r>
          <w:delText xml:space="preserve"> </w:delText>
        </w:r>
      </w:del>
      <m:oMath>
        <m:r>
          <m:t>u</m:t>
        </m:r>
      </m:oMath>
      <w:del w:id="199" w:author="PR Preview" w:date="2026-01-01T00:00:00Z">
        <w:r>
          <w:delText xml:space="preserve">,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and then</w:delText>
        </w:r>
      </w:del>
      <w:del w:id="20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u</m:t>
        </m:r>
      </m:oMath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is the largest lower bound of</w:delText>
        </w:r>
      </w:del>
      <w:del w:id="205" w:author="PR Preview" w:date="2026-01-01T00:00:00Z">
        <w:r>
          <w:delText xml:space="preserve"> </w:delText>
        </w:r>
      </w:del>
      <m:oMath>
        <m:r>
          <m:t>A</m:t>
        </m:r>
      </m:oMath>
      <w:del w:id="206" w:author="PR Preview" w:date="2026-01-01T00:00:00Z">
        <w:r>
          <w:delText xml:space="preserve">.</w:delText>
        </w:r>
      </w:del>
    </w:p>
    <w:p>
      <w:pPr>
        <w:pStyle w:val="FirstParagraph"/>
      </w:pPr>
      <w:ins w:id="207" w:author="PR Preview" w:date="2026-01-01T00:00:00Z">
        <w:r>
          <w:rPr>
            <w:i/>
            <w:iCs/>
          </w:rPr>
          <w:t xml:space="preserve">Proof</w:t>
        </w:r>
      </w:ins>
      <w:ins w:id="208" w:author="PR Preview" w:date="2026-01-01T00:00:00Z">
        <w:r>
          <w:t xml:space="preserve">. </w:t>
        </w:r>
      </w:ins>
      <w:ins w:id="209" w:author="PR Preview" w:date="2026-01-01T00:00:00Z">
        <w:r>
          <w:t xml:space="preserve">The first statement is the least-upper-bound property of</w:t>
        </w:r>
      </w:ins>
      <w:ins w:id="21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[16], Definition 1.8, p. 4, and Theorem 1.19, p. 8</w:t>
        </w:r>
      </w:ins>
      <w:ins w:id="213" w:author="PR Preview" w:date="2026-01-01T00:00:00Z">
        <w:r>
          <w:t xml:space="preserve">.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For the second, let</w:t>
        </w:r>
      </w:ins>
      <w:ins w:id="21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ins w:id="217" w:author="PR Preview" w:date="2026-01-01T00:00:00Z">
        <w:r>
          <w:t xml:space="preserve">.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Negating both sides of an inequality reverses it (</w:t>
        </w:r>
      </w:ins>
      <w:hyperlink w:anchor="thm-neg-ineq">
        <w:ins w:id="220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21" w:author="PR Preview" w:date="2026-01-01T00:00:00Z">
        <w:r>
          <w:t xml:space="preserve">),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so</w:t>
        </w:r>
      </w:ins>
      <w:ins w:id="224" w:author="PR Preview" w:date="2026-01-01T00:00:00Z">
        <w:r>
          <w:t xml:space="preserve"> </w:t>
        </w:r>
      </w:ins>
      <m:oMath>
        <m:r>
          <m:t>ℓ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is a lower bound of</w:t>
        </w:r>
      </w:ins>
      <w:ins w:id="227" w:author="PR Preview" w:date="2026-01-01T00:00:00Z">
        <w:r>
          <w:t xml:space="preserve"> </w:t>
        </w:r>
      </w:ins>
      <m:oMath>
        <m:r>
          <m:t>A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exactly when</w:t>
        </w:r>
      </w:ins>
      <w:ins w:id="23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ℓ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is an upper bound of</w:t>
        </w:r>
      </w:ins>
      <w:ins w:id="23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A</m:t>
        </m:r>
      </m:oMath>
      <w:ins w:id="234" w:author="PR Preview" w:date="2026-01-01T00:00:00Z">
        <w:r>
          <w:t xml:space="preserve">.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The set</w:t>
        </w:r>
      </w:ins>
      <w:ins w:id="23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A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is nonempty and bounded above,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so by the first statement its upper bounds have a minimum</w:t>
        </w:r>
      </w:ins>
      <w:ins w:id="242" w:author="PR Preview" w:date="2026-01-01T00:00:00Z">
        <w:r>
          <w:t xml:space="preserve"> </w:t>
        </w:r>
      </w:ins>
      <m:oMath>
        <m:r>
          <m:t>u</m:t>
        </m:r>
      </m:oMath>
      <w:ins w:id="243" w:author="PR Preview" w:date="2026-01-01T00:00:00Z">
        <w:r>
          <w:t xml:space="preserve">,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and then</w:t>
        </w:r>
      </w:ins>
      <w:ins w:id="24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u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is the largest lower bound of</w:t>
        </w:r>
      </w:ins>
      <w:ins w:id="249" w:author="PR Preview" w:date="2026-01-01T00:00:00Z">
        <w:r>
          <w:t xml:space="preserve"> </w:t>
        </w:r>
      </w:ins>
      <m:oMath>
        <m:r>
          <m:t>A</m:t>
        </m:r>
      </m:oMath>
      <w:ins w:id="250" w:author="PR Preview" w:date="2026-01-01T00:00:00Z">
        <w:r>
          <w:t xml:space="preserve">.</w:t>
        </w:r>
      </w:ins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del w:id="251" w:author="PR Preview" w:date="2026-01-01T00:00:00Z">
        <w:r>
          <w:rPr>
            <w:b/>
            <w:bCs/>
          </w:rPr>
          <w:delText xml:space="preserve">Definition 27 (Infimum (greatest lower bound))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Let</w:delText>
        </w:r>
      </w:del>
      <w:del w:id="25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be nonempty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and bounded below (</w:delText>
        </w:r>
      </w:del>
      <w:hyperlink w:anchor="def-bounded-below">
        <w:del w:id="259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260" w:author="PR Preview" w:date="2026-01-01T00:00:00Z">
        <w:r>
          <w:delText xml:space="preserve">).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The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rPr>
            <w:b/>
            <w:bCs/>
          </w:rPr>
          <w:delText xml:space="preserve">infimum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of</w:delText>
        </w:r>
      </w:del>
      <w:del w:id="267" w:author="PR Preview" w:date="2026-01-01T00:00:00Z">
        <w:r>
          <w:delText xml:space="preserve"> </w:delText>
        </w:r>
      </w:del>
      <m:oMath>
        <m:r>
          <m:t>A</m:t>
        </m:r>
      </m:oMath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[16]</w:delText>
        </w:r>
      </w:del>
      <w:del w:id="270" w:author="PR Preview" w:date="2026-01-01T00:00:00Z">
        <w:r>
          <w:delText xml:space="preserve">,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written</w:delText>
        </w:r>
      </w:del>
      <w:del w:id="273" w:author="PR Preview" w:date="2026-01-01T00:00:00Z">
        <w:r>
          <w:delText xml:space="preserve"> </w:delText>
        </w:r>
      </w:del>
      <m:oMath>
        <m:r>
          <m:rPr>
            <m:sty m:val="p"/>
          </m:rPr>
          <m:t>inf</m:t>
        </m:r>
        <m:r>
          <m:t>A</m:t>
        </m:r>
      </m:oMath>
      <w:del w:id="274" w:author="PR Preview" w:date="2026-01-01T00:00:00Z">
        <w:r>
          <w:delText xml:space="preserve">,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is the greatest real number</w:delText>
        </w:r>
      </w:del>
      <w:del w:id="277" w:author="PR Preview" w:date="2026-01-01T00:00:00Z">
        <w:r>
          <w:delText xml:space="preserve"> </w:delText>
        </w:r>
      </w:del>
      <m:oMath>
        <m:r>
          <m:t>t</m:t>
        </m:r>
      </m:oMath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satisfying</w:delText>
        </w:r>
      </w:del>
      <w:del w:id="28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≤</m:t>
        </m:r>
        <m:r>
          <m:t>a</m:t>
        </m:r>
      </m:oMath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for all</w:delText>
        </w:r>
      </w:del>
      <w:del w:id="28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284" w:author="PR Preview" w:date="2026-01-01T00:00:00Z">
        <w:r>
          <w:delText xml:space="preserve">:</w:delText>
        </w:r>
      </w:del>
    </w:p>
    <w:p>
      <w:pPr>
        <w:pStyle w:val="BodyText"/>
      </w:pPr>
      <w:ins w:id="285" w:author="PR Preview" w:date="2026-01-01T00:00:00Z">
        <w:r>
          <w:rPr>
            <w:b/>
            <w:bCs/>
          </w:rPr>
          <w:t xml:space="preserve">Definition 27 (Infimum (greatest lower bound))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Let</w:t>
        </w:r>
      </w:ins>
      <w:ins w:id="28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be nonempty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and bounded below (</w:t>
        </w:r>
      </w:ins>
      <w:hyperlink w:anchor="def-bounded-below">
        <w:ins w:id="293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294" w:author="PR Preview" w:date="2026-01-01T00:00:00Z">
        <w:r>
          <w:t xml:space="preserve">).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The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rPr>
            <w:b/>
            <w:bCs/>
          </w:rPr>
          <w:t xml:space="preserve">infimum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of</w:t>
        </w:r>
      </w:ins>
      <w:ins w:id="301" w:author="PR Preview" w:date="2026-01-01T00:00:00Z">
        <w:r>
          <w:t xml:space="preserve"> </w:t>
        </w:r>
      </w:ins>
      <m:oMath>
        <m:r>
          <m:t>A</m:t>
        </m:r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[17]</w:t>
        </w:r>
      </w:ins>
      <w:ins w:id="304" w:author="PR Preview" w:date="2026-01-01T00:00:00Z">
        <w:r>
          <w:t xml:space="preserve">,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written</w:t>
        </w:r>
      </w:ins>
      <w:ins w:id="307" w:author="PR Preview" w:date="2026-01-01T00:00:00Z">
        <w:r>
          <w:t xml:space="preserve"> </w:t>
        </w:r>
      </w:ins>
      <m:oMath>
        <m:r>
          <m:rPr>
            <m:sty m:val="p"/>
          </m:rPr>
          <m:t>inf</m:t>
        </m:r>
        <m:r>
          <m:t>A</m:t>
        </m:r>
      </m:oMath>
      <w:ins w:id="308" w:author="PR Preview" w:date="2026-01-01T00:00:00Z">
        <w:r>
          <w:t xml:space="preserve">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is the greatest real number</w:t>
        </w:r>
      </w:ins>
      <w:ins w:id="311" w:author="PR Preview" w:date="2026-01-01T00:00:00Z">
        <w:r>
          <w:t xml:space="preserve"> </w:t>
        </w:r>
      </w:ins>
      <m:oMath>
        <m:r>
          <m:t>t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satisfying</w:t>
        </w:r>
      </w:ins>
      <w:ins w:id="31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≤</m:t>
        </m:r>
        <m:r>
          <m:t>a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for all</w:t>
        </w:r>
      </w:ins>
      <w:ins w:id="31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1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del w:id="319" w:author="PR Preview" w:date="2026-01-01T00:00:00Z">
        <w:r>
          <w:rPr>
            <w:b/>
            <w:bCs/>
          </w:rPr>
          <w:delText xml:space="preserve">Definition 28 (Supremum (least upper bound))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Let</w:delText>
        </w:r>
      </w:del>
      <w:del w:id="32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be nonempty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and bounded above (</w:delText>
        </w:r>
      </w:del>
      <w:hyperlink w:anchor="def-bounded-above">
        <w:del w:id="327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328" w:author="PR Preview" w:date="2026-01-01T00:00:00Z">
        <w:r>
          <w:delText xml:space="preserve">).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The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rPr>
            <w:b/>
            <w:bCs/>
          </w:rPr>
          <w:delText xml:space="preserve">supremum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of</w:delText>
        </w:r>
      </w:del>
      <w:del w:id="335" w:author="PR Preview" w:date="2026-01-01T00:00:00Z">
        <w:r>
          <w:delText xml:space="preserve"> </w:delText>
        </w:r>
      </w:del>
      <m:oMath>
        <m:r>
          <m:t>A</m:t>
        </m:r>
      </m:oMath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[16]</w:delText>
        </w:r>
      </w:del>
      <w:del w:id="338" w:author="PR Preview" w:date="2026-01-01T00:00:00Z">
        <w:r>
          <w:delText xml:space="preserve">,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written</w:delText>
        </w:r>
      </w:del>
      <w:del w:id="341" w:author="PR Preview" w:date="2026-01-01T00:00:00Z">
        <w:r>
          <w:delText xml:space="preserve"> </w:delText>
        </w:r>
      </w:del>
      <m:oMath>
        <m:r>
          <m:rPr>
            <m:sty m:val="p"/>
          </m:rPr>
          <m:t>sup</m:t>
        </m:r>
        <m:r>
          <m:t>A</m:t>
        </m:r>
      </m:oMath>
      <w:del w:id="342" w:author="PR Preview" w:date="2026-01-01T00:00:00Z">
        <w:r>
          <w:delText xml:space="preserve">,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is the smallest real number</w:delText>
        </w:r>
      </w:del>
      <w:del w:id="345" w:author="PR Preview" w:date="2026-01-01T00:00:00Z">
        <w:r>
          <w:delText xml:space="preserve"> </w:delText>
        </w:r>
      </w:del>
      <m:oMath>
        <m:r>
          <m:t>t</m:t>
        </m:r>
      </m:oMath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satisfying</w:delText>
        </w:r>
      </w:del>
      <w:del w:id="34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t</m:t>
        </m:r>
      </m:oMath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for all</w:delText>
        </w:r>
      </w:del>
      <w:del w:id="35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A</m:t>
        </m:r>
      </m:oMath>
      <w:del w:id="352" w:author="PR Preview" w:date="2026-01-01T00:00:00Z">
        <w:r>
          <w:delText xml:space="preserve">:</w:delText>
        </w:r>
      </w:del>
    </w:p>
    <w:p>
      <w:pPr>
        <w:pStyle w:val="FirstParagraph"/>
      </w:pPr>
      <w:ins w:id="353" w:author="PR Preview" w:date="2026-01-01T00:00:00Z">
        <w:r>
          <w:rPr>
            <w:b/>
            <w:bCs/>
          </w:rPr>
          <w:t xml:space="preserve">Definition 28 (Supremum (least upper bound))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Let</w:t>
        </w:r>
      </w:ins>
      <w:ins w:id="35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be nonempty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and bounded above (</w:t>
        </w:r>
      </w:ins>
      <w:hyperlink w:anchor="def-bounded-above">
        <w:ins w:id="361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362" w:author="PR Preview" w:date="2026-01-01T00:00:00Z">
        <w:r>
          <w:t xml:space="preserve">).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The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rPr>
            <w:b/>
            <w:bCs/>
          </w:rPr>
          <w:t xml:space="preserve">supremum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of</w:t>
        </w:r>
      </w:ins>
      <w:ins w:id="369" w:author="PR Preview" w:date="2026-01-01T00:00:00Z">
        <w:r>
          <w:t xml:space="preserve"> </w:t>
        </w:r>
      </w:ins>
      <m:oMath>
        <m:r>
          <m:t>A</m:t>
        </m:r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[17]</w:t>
        </w:r>
      </w:ins>
      <w:ins w:id="372" w:author="PR Preview" w:date="2026-01-01T00:00:00Z">
        <w:r>
          <w:t xml:space="preserve">,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written</w:t>
        </w:r>
      </w:ins>
      <w:ins w:id="375" w:author="PR Preview" w:date="2026-01-01T00:00:00Z">
        <w:r>
          <w:t xml:space="preserve"> </w:t>
        </w:r>
      </w:ins>
      <m:oMath>
        <m:r>
          <m:rPr>
            <m:sty m:val="p"/>
          </m:rPr>
          <m:t>sup</m:t>
        </m:r>
        <m:r>
          <m:t>A</m:t>
        </m:r>
      </m:oMath>
      <w:ins w:id="376" w:author="PR Preview" w:date="2026-01-01T00:00:00Z">
        <w:r>
          <w:t xml:space="preserve">,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is the smallest real number</w:t>
        </w:r>
      </w:ins>
      <w:ins w:id="379" w:author="PR Preview" w:date="2026-01-01T00:00:00Z">
        <w:r>
          <w:t xml:space="preserve"> </w:t>
        </w:r>
      </w:ins>
      <m:oMath>
        <m:r>
          <m:t>t</m:t>
        </m:r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satisfying</w:t>
        </w:r>
      </w:ins>
      <w:ins w:id="38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t</m:t>
        </m:r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for all</w:t>
        </w:r>
      </w:ins>
      <w:ins w:id="38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8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del w:id="387" w:author="PR Preview" w:date="2026-01-01T00:00:00Z">
        <w:r>
          <w:rPr>
            <w:b/>
            <w:bCs/>
          </w:rPr>
          <w:delText xml:space="preserve">Definition 30 (Identity element)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Let</w:delText>
        </w:r>
      </w:del>
      <w:del w:id="390" w:author="PR Preview" w:date="2026-01-01T00:00:00Z">
        <w:r>
          <w:delText xml:space="preserve"> </w:delText>
        </w:r>
      </w:del>
      <m:oMath>
        <m:r>
          <m:t>S</m:t>
        </m:r>
      </m:oMath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be a set, such as the real numbers</w:delText>
        </w:r>
      </w:del>
      <w:del w:id="393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394" w:author="PR Preview" w:date="2026-01-01T00:00:00Z">
        <w:r>
          <w:delText xml:space="preserve">,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and let</w:delText>
        </w:r>
      </w:del>
      <w:del w:id="397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be an operation that combines two elements</w:delText>
        </w:r>
      </w:del>
      <w:del w:id="400" w:author="PR Preview" w:date="2026-01-01T00:00:00Z">
        <w:r>
          <w:delText xml:space="preserve"> </w:delText>
        </w:r>
      </w:del>
      <m:oMath>
        <m:r>
          <m:t>a</m:t>
        </m:r>
      </m:oMath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and</w:delText>
        </w:r>
      </w:del>
      <w:del w:id="403" w:author="PR Preview" w:date="2026-01-01T00:00:00Z">
        <w:r>
          <w:delText xml:space="preserve"> </w:delText>
        </w:r>
      </w:del>
      <m:oMath>
        <m:r>
          <m:t>b</m:t>
        </m:r>
      </m:oMath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of</w:delText>
        </w:r>
      </w:del>
      <w:del w:id="406" w:author="PR Preview" w:date="2026-01-01T00:00:00Z">
        <w:r>
          <w:delText xml:space="preserve"> </w:delText>
        </w:r>
      </w:del>
      <m:oMath>
        <m:r>
          <m:t>S</m:t>
        </m:r>
      </m:oMath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into an element</w:delText>
        </w:r>
      </w:del>
      <w:del w:id="40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</m:oMath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of</w:delText>
        </w:r>
      </w:del>
      <w:del w:id="412" w:author="PR Preview" w:date="2026-01-01T00:00:00Z">
        <w:r>
          <w:delText xml:space="preserve"> </w:delText>
        </w:r>
      </w:del>
      <m:oMath>
        <m:r>
          <m:t>S</m:t>
        </m:r>
      </m:oMath>
      <w:del w:id="413" w:author="PR Preview" w:date="2026-01-01T00:00:00Z">
        <w:r>
          <w:delText xml:space="preserve">,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such as addition (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</m:oMath>
      <w:del w:id="416" w:author="PR Preview" w:date="2026-01-01T00:00:00Z">
        <w:r>
          <w:delText xml:space="preserve">) or multiplication (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417" w:author="PR Preview" w:date="2026-01-01T00:00:00Z">
        <w:r>
          <w:delText xml:space="preserve">) of real numbers.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An element</w:delText>
        </w:r>
      </w:del>
      <w:del w:id="420" w:author="PR Preview" w:date="2026-01-01T00:00:00Z">
        <w:r>
          <w:delText xml:space="preserve"> </w:delText>
        </w:r>
      </w:del>
      <m:oMath>
        <m:r>
          <m:t>u</m:t>
        </m:r>
      </m:oMath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of</w:delText>
        </w:r>
      </w:del>
      <w:del w:id="423" w:author="PR Preview" w:date="2026-01-01T00:00:00Z">
        <w:r>
          <w:delText xml:space="preserve"> </w:delText>
        </w:r>
      </w:del>
      <m:oMath>
        <m:r>
          <m:t>S</m:t>
        </m:r>
      </m:oMath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is an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rPr>
            <w:b/>
            <w:bCs/>
          </w:rPr>
          <w:delText xml:space="preserve">identity element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for</w:delText>
        </w:r>
      </w:del>
      <w:del w:id="430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[17]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if</w:delText>
        </w:r>
      </w:del>
      <w:del w:id="43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and</w:delText>
        </w:r>
      </w:del>
      <w:del w:id="438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for every</w:delText>
        </w:r>
      </w:del>
      <w:del w:id="44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t>S</m:t>
        </m:r>
      </m:oMath>
      <w:del w:id="442" w:author="PR Preview" w:date="2026-01-01T00:00:00Z">
        <w:r>
          <w:delText xml:space="preserve">.</w:delText>
        </w:r>
      </w:del>
    </w:p>
    <w:p>
      <w:pPr>
        <w:pStyle w:val="FirstParagraph"/>
      </w:pPr>
      <w:ins w:id="443" w:author="PR Preview" w:date="2026-01-01T00:00:00Z">
        <w:r>
          <w:rPr>
            <w:b/>
            <w:bCs/>
          </w:rPr>
          <w:t xml:space="preserve">Definition 30 (Identity element)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Let</w:t>
        </w:r>
      </w:ins>
      <w:ins w:id="446" w:author="PR Preview" w:date="2026-01-01T00:00:00Z">
        <w:r>
          <w:t xml:space="preserve"> </w:t>
        </w:r>
      </w:ins>
      <m:oMath>
        <m:r>
          <m:t>S</m:t>
        </m:r>
      </m:oMath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be a set, such as the real numbers</w:t>
        </w:r>
      </w:ins>
      <w:ins w:id="44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450" w:author="PR Preview" w:date="2026-01-01T00:00:00Z">
        <w:r>
          <w:t xml:space="preserve">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and let</w:t>
        </w:r>
      </w:ins>
      <w:ins w:id="453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be an operation that combines two elements</w:t>
        </w:r>
      </w:ins>
      <w:ins w:id="456" w:author="PR Preview" w:date="2026-01-01T00:00:00Z">
        <w:r>
          <w:t xml:space="preserve"> </w:t>
        </w:r>
      </w:ins>
      <m:oMath>
        <m:r>
          <m:t>a</m:t>
        </m:r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and</w:t>
        </w:r>
      </w:ins>
      <w:ins w:id="459" w:author="PR Preview" w:date="2026-01-01T00:00:00Z">
        <w:r>
          <w:t xml:space="preserve"> </w:t>
        </w:r>
      </w:ins>
      <m:oMath>
        <m:r>
          <m:t>b</m:t>
        </m:r>
      </m:oMath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of</w:t>
        </w:r>
      </w:ins>
      <w:ins w:id="462" w:author="PR Preview" w:date="2026-01-01T00:00:00Z">
        <w:r>
          <w:t xml:space="preserve"> </w:t>
        </w:r>
      </w:ins>
      <m:oMath>
        <m:r>
          <m:t>S</m:t>
        </m:r>
      </m:oMath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into an element</w:t>
        </w:r>
      </w:ins>
      <w:ins w:id="46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</m:oMath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of</w:t>
        </w:r>
      </w:ins>
      <w:ins w:id="468" w:author="PR Preview" w:date="2026-01-01T00:00:00Z">
        <w:r>
          <w:t xml:space="preserve"> </w:t>
        </w:r>
      </w:ins>
      <m:oMath>
        <m:r>
          <m:t>S</m:t>
        </m:r>
      </m:oMath>
      <w:ins w:id="469" w:author="PR Preview" w:date="2026-01-01T00:00:00Z">
        <w:r>
          <w:t xml:space="preserve">,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such as addition (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</m:oMath>
      <w:ins w:id="472" w:author="PR Preview" w:date="2026-01-01T00:00:00Z">
        <w:r>
          <w:t xml:space="preserve">) or multiplication (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473" w:author="PR Preview" w:date="2026-01-01T00:00:00Z">
        <w:r>
          <w:t xml:space="preserve">) of real numbers.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An element</w:t>
        </w:r>
      </w:ins>
      <w:ins w:id="476" w:author="PR Preview" w:date="2026-01-01T00:00:00Z">
        <w:r>
          <w:t xml:space="preserve"> </w:t>
        </w:r>
      </w:ins>
      <m:oMath>
        <m:r>
          <m:t>u</m:t>
        </m:r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of</w:t>
        </w:r>
      </w:ins>
      <w:ins w:id="479" w:author="PR Preview" w:date="2026-01-01T00:00:00Z">
        <w:r>
          <w:t xml:space="preserve"> </w:t>
        </w:r>
      </w:ins>
      <m:oMath>
        <m:r>
          <m:t>S</m:t>
        </m:r>
      </m:oMath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is an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rPr>
            <w:b/>
            <w:bCs/>
          </w:rPr>
          <w:t xml:space="preserve">identity element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for</w:t>
        </w:r>
      </w:ins>
      <w:ins w:id="486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[18]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if</w:t>
        </w:r>
      </w:ins>
      <w:ins w:id="49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and</w:t>
        </w:r>
      </w:ins>
      <w:ins w:id="494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for every</w:t>
        </w:r>
      </w:ins>
      <w:ins w:id="49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S</m:t>
        </m:r>
      </m:oMath>
      <w:ins w:id="498" w:author="PR Preview" w:date="2026-01-01T00:00:00Z">
        <w:r>
          <w:t xml:space="preserve">.</w:t>
        </w:r>
      </w:ins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del w:id="499" w:author="PR Preview" w:date="2026-01-01T00:00:00Z">
        <w:r>
          <w:rPr>
            <w:b/>
            <w:bCs/>
          </w:rPr>
          <w:delText xml:space="preserve">Definition 31 (Commutative operation)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An operation</w:delText>
        </w:r>
      </w:del>
      <w:del w:id="502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on a set</w:delText>
        </w:r>
      </w:del>
      <w:del w:id="505" w:author="PR Preview" w:date="2026-01-01T00:00:00Z">
        <w:r>
          <w:delText xml:space="preserve"> </w:delText>
        </w:r>
      </w:del>
      <m:oMath>
        <m:r>
          <m:t>S</m:t>
        </m:r>
      </m:oMath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(</w:delText>
        </w:r>
      </w:del>
      <w:hyperlink w:anchor="def-identity-element">
        <w:del w:id="508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509" w:author="PR Preview" w:date="2026-01-01T00:00:00Z">
        <w:r>
          <w:delText xml:space="preserve">)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is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rPr>
            <w:b/>
            <w:bCs/>
          </w:rPr>
          <w:delText xml:space="preserve">commutative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[18]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if</w:delText>
        </w:r>
      </w:del>
      <w:del w:id="51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for all</w:delText>
        </w:r>
      </w:del>
      <w:del w:id="52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del w:id="522" w:author="PR Preview" w:date="2026-01-01T00:00:00Z">
        <w:r>
          <w:delText xml:space="preserve">: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the order of the two inputs does not matter.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Some sources, including the titles of</w:delText>
        </w:r>
      </w:del>
      <w:del w:id="527" w:author="PR Preview" w:date="2026-01-01T00:00:00Z">
        <w:r>
          <w:delText xml:space="preserve"> </w:delText>
        </w:r>
      </w:del>
      <w:hyperlink w:anchor="thm-sum-symmetric">
        <w:del w:id="528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and</w:delText>
        </w:r>
      </w:del>
      <w:del w:id="531" w:author="PR Preview" w:date="2026-01-01T00:00:00Z">
        <w:r>
          <w:delText xml:space="preserve"> </w:delText>
        </w:r>
      </w:del>
      <w:hyperlink w:anchor="thm-prod-symmetric">
        <w:del w:id="532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533" w:author="PR Preview" w:date="2026-01-01T00:00:00Z">
        <w:r>
          <w:delText xml:space="preserve">,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call a commutative operation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rPr>
            <w:b/>
            <w:bCs/>
          </w:rPr>
          <w:delText xml:space="preserve">symmetric</w:delText>
        </w:r>
      </w:del>
      <w:del w:id="538" w:author="PR Preview" w:date="2026-01-01T00:00:00Z">
        <w:r>
          <w:delText xml:space="preserve">.</w:delText>
        </w:r>
      </w:del>
    </w:p>
    <w:p>
      <w:pPr>
        <w:pStyle w:val="FirstParagraph"/>
      </w:pPr>
      <w:ins w:id="539" w:author="PR Preview" w:date="2026-01-01T00:00:00Z">
        <w:r>
          <w:rPr>
            <w:b/>
            <w:bCs/>
          </w:rPr>
          <w:t xml:space="preserve">Definition 31 (Commutative operation)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An operation</w:t>
        </w:r>
      </w:ins>
      <w:ins w:id="542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on a set</w:t>
        </w:r>
      </w:ins>
      <w:ins w:id="545" w:author="PR Preview" w:date="2026-01-01T00:00:00Z">
        <w:r>
          <w:t xml:space="preserve"> </w:t>
        </w:r>
      </w:ins>
      <m:oMath>
        <m:r>
          <m:t>S</m:t>
        </m:r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(</w:t>
        </w:r>
      </w:ins>
      <w:hyperlink w:anchor="def-identity-element">
        <w:ins w:id="548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549" w:author="PR Preview" w:date="2026-01-01T00:00:00Z">
        <w:r>
          <w:t xml:space="preserve">)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is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rPr>
            <w:b/>
            <w:bCs/>
          </w:rPr>
          <w:t xml:space="preserve">commutative</w:t>
        </w:r>
      </w:ins>
      <w:ins w:id="554" w:author="PR Preview" w:date="2026-01-01T00:00:00Z">
        <w:r>
          <w:t xml:space="preserve"> </w:t>
        </w:r>
      </w:ins>
      <w:ins w:id="555" w:author="PR Preview" w:date="2026-01-01T00:00:00Z">
        <w:r>
          <w:t xml:space="preserve">[19]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if</w:t>
        </w:r>
      </w:ins>
      <w:ins w:id="55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for all</w:t>
        </w:r>
      </w:ins>
      <w:ins w:id="56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ins w:id="562" w:author="PR Preview" w:date="2026-01-01T00:00:00Z">
        <w:r>
          <w:t xml:space="preserve">: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the order of the two inputs does not matter.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Some sources, including the titles of</w:t>
        </w:r>
      </w:ins>
      <w:ins w:id="567" w:author="PR Preview" w:date="2026-01-01T00:00:00Z">
        <w:r>
          <w:t xml:space="preserve"> </w:t>
        </w:r>
      </w:ins>
      <w:hyperlink w:anchor="thm-sum-symmetric">
        <w:ins w:id="568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and</w:t>
        </w:r>
      </w:ins>
      <w:ins w:id="571" w:author="PR Preview" w:date="2026-01-01T00:00:00Z">
        <w:r>
          <w:t xml:space="preserve"> </w:t>
        </w:r>
      </w:ins>
      <w:hyperlink w:anchor="thm-prod-symmetric">
        <w:ins w:id="572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573" w:author="PR Preview" w:date="2026-01-01T00:00:00Z">
        <w:r>
          <w:t xml:space="preserve">,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call a commutative operation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rPr>
            <w:b/>
            <w:bCs/>
          </w:rPr>
          <w:t xml:space="preserve">symmetric</w:t>
        </w:r>
      </w:ins>
      <w:ins w:id="578" w:author="PR Preview" w:date="2026-01-01T00:00:00Z">
        <w:r>
          <w:t xml:space="preserve">.</w:t>
        </w:r>
      </w:ins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del w:id="579" w:author="PR Preview" w:date="2026-01-01T00:00:00Z">
        <w:r>
          <w:rPr>
            <w:b/>
            <w:bCs/>
          </w:rPr>
          <w:delText xml:space="preserve">Definition 32 (Associative operation)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An operation</w:delText>
        </w:r>
      </w:del>
      <w:del w:id="582" w:author="PR Preview" w:date="2026-01-01T00:00:00Z">
        <w:r>
          <w:delText xml:space="preserve"> </w:delText>
        </w:r>
      </w:del>
      <m:oMath>
        <m:r>
          <m:rPr>
            <m:sty m:val="p"/>
          </m:rPr>
          <m:t>⋆</m:t>
        </m:r>
      </m:oMath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on a set</w:delText>
        </w:r>
      </w:del>
      <w:del w:id="585" w:author="PR Preview" w:date="2026-01-01T00:00:00Z">
        <w:r>
          <w:delText xml:space="preserve"> </w:delText>
        </w:r>
      </w:del>
      <m:oMath>
        <m:r>
          <m:t>S</m:t>
        </m:r>
      </m:oMath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(</w:delText>
        </w:r>
      </w:del>
      <w:hyperlink w:anchor="def-identity-element">
        <w:del w:id="588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589" w:author="PR Preview" w:date="2026-01-01T00:00:00Z">
        <w:r>
          <w:delText xml:space="preserve">)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is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rPr>
            <w:b/>
            <w:bCs/>
          </w:rPr>
          <w:delText xml:space="preserve">associative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[19]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if</w:delText>
        </w:r>
      </w:del>
      <w:del w:id="59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for all</w:delText>
        </w:r>
      </w:del>
      <w:del w:id="60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del w:id="602" w:author="PR Preview" w:date="2026-01-01T00:00:00Z">
        <w:r>
          <w:delText xml:space="preserve">: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which pair is combined first does not matter.</w:delText>
        </w:r>
      </w:del>
    </w:p>
    <w:p>
      <w:pPr>
        <w:pStyle w:val="FirstParagraph"/>
      </w:pPr>
      <w:ins w:id="605" w:author="PR Preview" w:date="2026-01-01T00:00:00Z">
        <w:r>
          <w:rPr>
            <w:b/>
            <w:bCs/>
          </w:rPr>
          <w:t xml:space="preserve">Definition 32 (Associative operation)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An operation</w:t>
        </w:r>
      </w:ins>
      <w:ins w:id="608" w:author="PR Preview" w:date="2026-01-01T00:00:00Z">
        <w:r>
          <w:t xml:space="preserve"> </w:t>
        </w:r>
      </w:ins>
      <m:oMath>
        <m:r>
          <m:rPr>
            <m:sty m:val="p"/>
          </m:rPr>
          <m:t>⋆</m:t>
        </m:r>
      </m:oMath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on a set</w:t>
        </w:r>
      </w:ins>
      <w:ins w:id="611" w:author="PR Preview" w:date="2026-01-01T00:00:00Z">
        <w:r>
          <w:t xml:space="preserve"> </w:t>
        </w:r>
      </w:ins>
      <m:oMath>
        <m:r>
          <m:t>S</m:t>
        </m:r>
      </m:oMath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(</w:t>
        </w:r>
      </w:ins>
      <w:hyperlink w:anchor="def-identity-element">
        <w:ins w:id="614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615" w:author="PR Preview" w:date="2026-01-01T00:00:00Z">
        <w:r>
          <w:t xml:space="preserve">)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is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rPr>
            <w:b/>
            <w:bCs/>
          </w:rPr>
          <w:t xml:space="preserve">associative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[20]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if</w:t>
        </w:r>
      </w:ins>
      <w:ins w:id="6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for all</w:t>
        </w:r>
      </w:ins>
      <w:ins w:id="62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ins w:id="628" w:author="PR Preview" w:date="2026-01-01T00:00:00Z">
        <w:r>
          <w:t xml:space="preserve">: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which pair is combined first does not matter.</w:t>
        </w:r>
      </w:ins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4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del w:id="631" w:author="PR Preview" w:date="2026-01-01T00:00:00Z">
        <w:r>
          <w:rPr>
            <w:b/>
            <w:bCs/>
          </w:rPr>
          <w:delText xml:space="preserve">Definition 34 (Distributive law)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The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rPr>
            <w:b/>
            <w:bCs/>
          </w:rPr>
          <w:delText xml:space="preserve">distributive law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[20]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is the statement that multiplication distributes over addition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(</w:delText>
        </w:r>
      </w:del>
      <w:hyperlink w:anchor="def-distributes-over">
        <w:del w:id="642" w:author="PR Preview" w:date="2026-01-01T00:00:00Z">
          <w:r>
            <w:rPr>
              <w:rStyle w:val="Hyperlink"/>
            </w:rPr>
            <w:delText xml:space="preserve">Definition 33</w:delText>
          </w:r>
        </w:del>
      </w:hyperlink>
      <w:del w:id="643" w:author="PR Preview" w:date="2026-01-01T00:00:00Z">
        <w:r>
          <w:delText xml:space="preserve">):</w:delText>
        </w:r>
      </w:del>
      <w:del w:id="64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(</w:delText>
        </w:r>
      </w:del>
      <w:hyperlink w:anchor="thm-mult-distr">
        <w:del w:id="647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648" w:author="PR Preview" w:date="2026-01-01T00:00:00Z">
        <w:r>
          <w:delText xml:space="preserve">).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We then say multiplication is</w:delText>
        </w:r>
      </w:del>
      <w:del w:id="651" w:author="PR Preview" w:date="2026-01-01T00:00:00Z">
        <w:r>
          <w:delText xml:space="preserve"> </w:delText>
        </w:r>
      </w:del>
      <w:del w:id="652" w:author="PR Preview" w:date="2026-01-01T00:00:00Z">
        <w:r>
          <w:rPr>
            <w:b/>
            <w:bCs/>
          </w:rPr>
          <w:delText xml:space="preserve">distributive</w:delText>
        </w:r>
      </w:del>
      <w:del w:id="653" w:author="PR Preview" w:date="2026-01-01T00:00:00Z">
        <w:r>
          <w:delText xml:space="preserve">.</w:delText>
        </w:r>
      </w:del>
    </w:p>
    <w:p>
      <w:pPr>
        <w:pStyle w:val="BodyText"/>
      </w:pPr>
      <w:ins w:id="654" w:author="PR Preview" w:date="2026-01-01T00:00:00Z">
        <w:r>
          <w:rPr>
            <w:b/>
            <w:bCs/>
          </w:rPr>
          <w:t xml:space="preserve">Definition 34 (Distributive law)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The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rPr>
            <w:b/>
            <w:bCs/>
          </w:rPr>
          <w:t xml:space="preserve">distributive law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[21]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is the statement that multiplication distributes over addition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(</w:t>
        </w:r>
      </w:ins>
      <w:hyperlink w:anchor="def-distributes-over">
        <w:ins w:id="665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666" w:author="PR Preview" w:date="2026-01-01T00:00:00Z">
        <w:r>
          <w:t xml:space="preserve">):</w:t>
        </w:r>
      </w:ins>
      <w:ins w:id="66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(</w:t>
        </w:r>
      </w:ins>
      <w:hyperlink w:anchor="thm-mult-distr">
        <w:ins w:id="670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671" w:author="PR Preview" w:date="2026-01-01T00:00:00Z">
        <w:r>
          <w:t xml:space="preserve">).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We then say multiplication is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rPr>
            <w:b/>
            <w:bCs/>
          </w:rPr>
          <w:t xml:space="preserve">distributive</w:t>
        </w:r>
      </w:ins>
      <w:ins w:id="676" w:author="PR Preview" w:date="2026-01-01T00:00:00Z">
        <w:r>
          <w:t xml:space="preserve">.</w:t>
        </w:r>
      </w:ins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del w:id="677" w:author="PR Preview" w:date="2026-01-01T00:00:00Z">
        <w:r>
          <w:rPr>
            <w:b/>
            <w:bCs/>
          </w:rPr>
          <w:delText xml:space="preserve">Definition 35 (Like terms)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Two</w:delText>
        </w:r>
      </w:del>
      <w:del w:id="680" w:author="PR Preview" w:date="2026-01-01T00:00:00Z">
        <w:r>
          <w:delText xml:space="preserve"> </w:delText>
        </w:r>
      </w:del>
      <w:hyperlink w:anchor="def-term">
        <w:del w:id="681" w:author="PR Preview" w:date="2026-01-01T00:00:00Z">
          <w:r>
            <w:rPr>
              <w:rStyle w:val="Hyperlink"/>
            </w:rPr>
            <w:delText xml:space="preserve">terms</w:delText>
          </w:r>
        </w:del>
      </w:hyperlink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of a sum are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rPr>
            <w:b/>
            <w:bCs/>
          </w:rPr>
          <w:delText xml:space="preserve">like terms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[21]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if they are the same product of variables, each to the same power,</w:delText>
        </w:r>
      </w:del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possibly multiplied by different constants:</w:delText>
        </w:r>
      </w:del>
      <w:del w:id="69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and</w:delText>
        </w:r>
      </w:del>
      <w:del w:id="69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del w:id="696" w:author="PR Preview" w:date="2026-01-01T00:00:00Z">
        <w:r>
          <w:delText xml:space="preserve">,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where</w:delText>
        </w:r>
      </w:del>
      <w:del w:id="69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</m:oMath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and</w:delText>
        </w:r>
      </w:del>
      <w:del w:id="70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</m:oMath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are constants and</w:delText>
        </w:r>
      </w:del>
      <w:del w:id="705" w:author="PR Preview" w:date="2026-01-01T00:00:00Z">
        <w:r>
          <w:delText xml:space="preserve"> </w:delText>
        </w:r>
      </w:del>
      <m:oMath>
        <m:r>
          <m:t>m</m:t>
        </m:r>
      </m:oMath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is that product.</w:delText>
        </w:r>
      </w:del>
    </w:p>
    <w:p>
      <w:pPr>
        <w:pStyle w:val="FirstParagraph"/>
      </w:pPr>
      <w:ins w:id="708" w:author="PR Preview" w:date="2026-01-01T00:00:00Z">
        <w:r>
          <w:rPr>
            <w:b/>
            <w:bCs/>
          </w:rPr>
          <w:t xml:space="preserve">Definition 35 (Like terms)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Two</w:t>
        </w:r>
      </w:ins>
      <w:ins w:id="711" w:author="PR Preview" w:date="2026-01-01T00:00:00Z">
        <w:r>
          <w:t xml:space="preserve"> </w:t>
        </w:r>
      </w:ins>
      <w:hyperlink w:anchor="def-term">
        <w:ins w:id="712" w:author="PR Preview" w:date="2026-01-01T00:00:00Z">
          <w:r>
            <w:rPr>
              <w:rStyle w:val="Hyperlink"/>
            </w:rPr>
            <w:t xml:space="preserve">terms</w:t>
          </w:r>
        </w:ins>
      </w:hyperlink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of a sum are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rPr>
            <w:b/>
            <w:bCs/>
          </w:rPr>
          <w:t xml:space="preserve">like terms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[22]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if they are the same product of variables, each to the same power,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possibly multiplied by different constants:</w:t>
        </w:r>
      </w:ins>
      <w:ins w:id="72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and</w:t>
        </w:r>
      </w:ins>
      <w:ins w:id="726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ins w:id="727" w:author="PR Preview" w:date="2026-01-01T00:00:00Z">
        <w:r>
          <w:t xml:space="preserve">,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where</w:t>
        </w:r>
      </w:ins>
      <w:ins w:id="73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</m:oMath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and</w:t>
        </w:r>
      </w:ins>
      <w:ins w:id="73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</m:oMath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are constants and</w:t>
        </w:r>
      </w:ins>
      <w:ins w:id="736" w:author="PR Preview" w:date="2026-01-01T00:00:00Z">
        <w:r>
          <w:t xml:space="preserve"> </w:t>
        </w:r>
      </w:ins>
      <m:oMath>
        <m:r>
          <m:t>m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is that product.</w:t>
        </w:r>
      </w:ins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3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3"/>
    <w:bookmarkEnd w:id="134"/>
    <w:bookmarkStart w:id="153" w:name="sec-summation"/>
    <w:p>
      <w:pPr>
        <w:pStyle w:val="Heading2"/>
      </w:pPr>
      <w:r>
        <w:t xml:space="preserve">13 Summation notation</w:t>
      </w:r>
    </w:p>
    <w:bookmarkStart w:id="135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5"/>
    <w:bookmarkStart w:id="136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6"/>
    <w:bookmarkStart w:id="137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7"/>
    <w:bookmarkStart w:id="138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8"/>
    <w:bookmarkStart w:id="139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bookmarkStart w:id="140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1"/>
    <w:bookmarkStart w:id="142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2"/>
    <w:bookmarkStart w:id="143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4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5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5"/>
    <w:bookmarkStart w:id="146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6"/>
    <w:bookmarkStart w:id="149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7">
        <w:r>
          <w:rPr>
            <w:rStyle w:val="Hyperlink"/>
          </w:rPr>
          <w:t xml:space="preserve">finite</w:t>
        </w:r>
      </w:hyperlink>
      <w:r>
        <w:t xml:space="preserve"> </w:t>
      </w:r>
      <w:hyperlink r:id="rId14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9"/>
    <w:bookmarkStart w:id="150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0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14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8"/>
    <w:bookmarkStart w:id="159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6" w:name="sec-notational-shorthands"/>
    <w:p>
      <w:pPr>
        <w:pStyle w:val="Heading2"/>
      </w:pPr>
      <w:r>
        <w:t xml:space="preserve">15 Limits of sums and notational shorthands</w:t>
      </w:r>
    </w:p>
    <w:bookmarkStart w:id="178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8"/>
    <w:bookmarkStart w:id="179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79"/>
    <w:bookmarkStart w:id="180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0"/>
    <w:bookmarkStart w:id="181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1"/>
    <w:bookmarkStart w:id="183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3"/>
    <w:bookmarkStart w:id="184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4"/>
    <w:bookmarkStart w:id="185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89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89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0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1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2"/>
          <w:p/>
        </w:tc>
      </w:tr>
    </w:tbl>
    <w:bookmarkStart w:id="194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3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4"/>
    <w:bookmarkStart w:id="195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5"/>
    <w:bookmarkEnd w:id="196"/>
    <w:bookmarkStart w:id="214" w:name="sec-polynomials"/>
    <w:p>
      <w:pPr>
        <w:pStyle w:val="Heading2"/>
      </w:pPr>
      <w:r>
        <w:t xml:space="preserve">16 Polynomials</w:t>
      </w:r>
    </w:p>
    <w:bookmarkStart w:id="19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7"/>
    <w:bookmarkStart w:id="19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8"/>
    <w:bookmarkStart w:id="199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99"/>
    <w:bookmarkStart w:id="200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0"/>
    <w:bookmarkStart w:id="201" w:name="def-polynomial"/>
    <w:p>
      <w:pPr>
        <w:pStyle w:val="FirstParagraph"/>
      </w:pPr>
      <w:del w:id="739" w:author="PR Preview" w:date="2026-01-01T00:00:00Z">
        <w:r>
          <w:rPr>
            <w:b/>
            <w:bCs/>
          </w:rPr>
          <w:delText xml:space="preserve">Definition 58 (Polynomial)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A</w:delText>
        </w:r>
      </w:del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rPr>
            <w:b/>
            <w:bCs/>
          </w:rPr>
          <w:delText xml:space="preserve">polynomial</w:delText>
        </w:r>
      </w:del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(in one variable</w:delText>
        </w:r>
      </w:del>
      <w:del w:id="746" w:author="PR Preview" w:date="2026-01-01T00:00:00Z">
        <w:r>
          <w:delText xml:space="preserve"> </w:delText>
        </w:r>
      </w:del>
      <m:oMath>
        <m:r>
          <m:t>x</m:t>
        </m:r>
      </m:oMath>
      <w:del w:id="747" w:author="PR Preview" w:date="2026-01-01T00:00:00Z">
        <w:r>
          <w:delText xml:space="preserve">)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[22]</w:delText>
        </w:r>
      </w:del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is a</w:delText>
        </w:r>
      </w:del>
      <w:del w:id="752" w:author="PR Preview" w:date="2026-01-01T00:00:00Z">
        <w:r>
          <w:delText xml:space="preserve"> </w:delText>
        </w:r>
      </w:del>
      <w:hyperlink r:id="rId52">
        <w:del w:id="753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75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that can be written as</w:delText>
        </w:r>
      </w:del>
    </w:p>
    <w:p>
      <w:pPr>
        <w:pStyle w:val="FirstParagraph"/>
      </w:pPr>
      <w:ins w:id="757" w:author="PR Preview" w:date="2026-01-01T00:00:00Z">
        <w:r>
          <w:rPr>
            <w:b/>
            <w:bCs/>
          </w:rPr>
          <w:t xml:space="preserve">Definition 58 (Polynomial)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A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rPr>
            <w:b/>
            <w:bCs/>
          </w:rPr>
          <w:t xml:space="preserve">polynomial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(in one variable</w:t>
        </w:r>
      </w:ins>
      <w:ins w:id="764" w:author="PR Preview" w:date="2026-01-01T00:00:00Z">
        <w:r>
          <w:t xml:space="preserve"> </w:t>
        </w:r>
      </w:ins>
      <m:oMath>
        <m:r>
          <m:t>x</m:t>
        </m:r>
      </m:oMath>
      <w:ins w:id="765" w:author="PR Preview" w:date="2026-01-01T00:00:00Z">
        <w:r>
          <w:t xml:space="preserve">)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[23]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is a</w:t>
        </w:r>
      </w:ins>
      <w:ins w:id="770" w:author="PR Preview" w:date="2026-01-01T00:00:00Z">
        <w:r>
          <w:t xml:space="preserve"> </w:t>
        </w:r>
      </w:ins>
      <w:hyperlink r:id="rId52">
        <w:ins w:id="77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77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that can be written as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1"/>
    <w:bookmarkStart w:id="202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2"/>
    <w:bookmarkStart w:id="203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3"/>
    <w:bookmarkStart w:id="204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4"/>
    <w:bookmarkStart w:id="205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5"/>
    <w:bookmarkStart w:id="206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7"/>
    <w:bookmarkStart w:id="209" w:name="def-quadratic-polynomial"/>
    <w:p>
      <w:pPr>
        <w:pStyle w:val="FirstParagraph"/>
      </w:pPr>
      <w:del w:id="775" w:author="PR Preview" w:date="2026-01-01T00:00:00Z">
        <w:r>
          <w:rPr>
            <w:b/>
            <w:bCs/>
          </w:rPr>
          <w:delText xml:space="preserve">Definition 62 (Quadratic polynomial)</w:delText>
        </w:r>
      </w:del>
      <w:del w:id="776" w:author="PR Preview" w:date="2026-01-01T00:00:00Z">
        <w:r>
          <w:delText xml:space="preserve"> </w:delText>
        </w:r>
      </w:del>
      <w:bookmarkStart w:id="208" w:name="def-quadratic-cubic"/>
      <w:bookmarkEnd w:id="208"/>
      <w:del w:id="777" w:author="PR Preview" w:date="2026-01-01T00:00:00Z">
        <w:r>
          <w:delText xml:space="preserve">A</w:delText>
        </w:r>
      </w:del>
      <w:del w:id="778" w:author="PR Preview" w:date="2026-01-01T00:00:00Z">
        <w:r>
          <w:delText xml:space="preserve"> </w:delText>
        </w:r>
      </w:del>
      <w:hyperlink w:anchor="def-polynomial">
        <w:del w:id="779" w:author="PR Preview" w:date="2026-01-01T00:00:00Z">
          <w:r>
            <w:rPr>
              <w:rStyle w:val="Hyperlink"/>
            </w:rPr>
            <w:delText xml:space="preserve">polynomial</w:delText>
          </w:r>
        </w:del>
      </w:hyperlink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of</w:delText>
        </w:r>
      </w:del>
      <w:del w:id="782" w:author="PR Preview" w:date="2026-01-01T00:00:00Z">
        <w:r>
          <w:delText xml:space="preserve"> </w:delText>
        </w:r>
      </w:del>
      <w:hyperlink w:anchor="def-polynomial-degree">
        <w:del w:id="783" w:author="PR Preview" w:date="2026-01-01T00:00:00Z">
          <w:r>
            <w:rPr>
              <w:rStyle w:val="Hyperlink"/>
            </w:rPr>
            <w:delText xml:space="preserve">degree</w:delText>
          </w:r>
        </w:del>
      </w:hyperlink>
      <w:del w:id="784" w:author="PR Preview" w:date="2026-01-01T00:00:00Z">
        <w:r>
          <w:delText xml:space="preserve"> </w:delText>
        </w:r>
      </w:del>
      <m:oMath>
        <m:r>
          <m:t>2</m:t>
        </m:r>
      </m:oMath>
      <w:del w:id="785" w:author="PR Preview" w:date="2026-01-01T00:00:00Z">
        <w:r>
          <w:delText xml:space="preserve">,</w:delText>
        </w:r>
      </w:del>
      <w:del w:id="78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with</w:delText>
        </w:r>
      </w:del>
      <w:del w:id="78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del w:id="790" w:author="PR Preview" w:date="2026-01-01T00:00:00Z">
        <w:r>
          <w:delText xml:space="preserve">,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is a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rPr>
            <w:b/>
            <w:bCs/>
          </w:rPr>
          <w:delText xml:space="preserve">quadratic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[23]</w:delText>
        </w:r>
      </w:del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polynomial.</w:delText>
        </w:r>
      </w:del>
    </w:p>
    <w:p>
      <w:pPr>
        <w:pStyle w:val="FirstParagraph"/>
      </w:pPr>
      <w:ins w:id="799" w:author="PR Preview" w:date="2026-01-01T00:00:00Z">
        <w:r>
          <w:rPr>
            <w:b/>
            <w:bCs/>
          </w:rPr>
          <w:t xml:space="preserve">Definition 62 (Quadratic polynomial)</w:t>
        </w:r>
      </w:ins>
      <w:ins w:id="800" w:author="PR Preview" w:date="2026-01-01T00:00:00Z">
        <w:r>
          <w:t xml:space="preserve"> </w:t>
        </w:r>
      </w:ins>
      <w:bookmarkStart w:id="208" w:name="def-quadratic-cubic"/>
      <w:bookmarkEnd w:id="208"/>
      <w:ins w:id="801" w:author="PR Preview" w:date="2026-01-01T00:00:00Z">
        <w:r>
          <w:t xml:space="preserve">A</w:t>
        </w:r>
      </w:ins>
      <w:ins w:id="802" w:author="PR Preview" w:date="2026-01-01T00:00:00Z">
        <w:r>
          <w:t xml:space="preserve"> </w:t>
        </w:r>
      </w:ins>
      <w:hyperlink w:anchor="def-polynomial">
        <w:ins w:id="803" w:author="PR Preview" w:date="2026-01-01T00:00:00Z">
          <w:r>
            <w:rPr>
              <w:rStyle w:val="Hyperlink"/>
            </w:rPr>
            <w:t xml:space="preserve">polynomial</w:t>
          </w:r>
        </w:ins>
      </w:hyperlink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of</w:t>
        </w:r>
      </w:ins>
      <w:ins w:id="806" w:author="PR Preview" w:date="2026-01-01T00:00:00Z">
        <w:r>
          <w:t xml:space="preserve"> </w:t>
        </w:r>
      </w:ins>
      <w:hyperlink w:anchor="def-polynomial-degree">
        <w:ins w:id="807" w:author="PR Preview" w:date="2026-01-01T00:00:00Z">
          <w:r>
            <w:rPr>
              <w:rStyle w:val="Hyperlink"/>
            </w:rPr>
            <w:t xml:space="preserve">degree</w:t>
          </w:r>
        </w:ins>
      </w:hyperlink>
      <w:ins w:id="808" w:author="PR Preview" w:date="2026-01-01T00:00:00Z">
        <w:r>
          <w:t xml:space="preserve"> </w:t>
        </w:r>
      </w:ins>
      <m:oMath>
        <m:r>
          <m:t>2</m:t>
        </m:r>
      </m:oMath>
      <w:ins w:id="809" w:author="PR Preview" w:date="2026-01-01T00:00:00Z">
        <w:r>
          <w:t xml:space="preserve">,</w:t>
        </w:r>
      </w:ins>
      <w:ins w:id="81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with</w:t>
        </w:r>
      </w:ins>
      <w:ins w:id="81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ins w:id="814" w:author="PR Preview" w:date="2026-01-01T00:00:00Z">
        <w:r>
          <w:t xml:space="preserve">,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is a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rPr>
            <w:b/>
            <w:bCs/>
          </w:rPr>
          <w:t xml:space="preserve">quadratic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[24]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polynomial.</w:t>
        </w:r>
      </w:ins>
    </w:p>
    <w:bookmarkEnd w:id="209"/>
    <w:bookmarkStart w:id="210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0"/>
    <w:bookmarkStart w:id="211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1"/>
    <w:bookmarkStart w:id="212" w:name="def-parabola"/>
    <w:p>
      <w:pPr>
        <w:pStyle w:val="FirstParagraph"/>
      </w:pPr>
      <w:del w:id="823" w:author="PR Preview" w:date="2026-01-01T00:00:00Z">
        <w:r>
          <w:rPr>
            <w:b/>
            <w:bCs/>
          </w:rPr>
          <w:delText xml:space="preserve">Definition 64 (Parabola)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A</w:delText>
        </w:r>
      </w:del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rPr>
            <w:b/>
            <w:bCs/>
          </w:rPr>
          <w:delText xml:space="preserve">parabola</w:delText>
        </w:r>
      </w:del>
      <w:del w:id="828" w:author="PR Preview" w:date="2026-01-01T00:00:00Z">
        <w:r>
          <w:delText xml:space="preserve"> </w:delText>
        </w:r>
      </w:del>
      <w:del w:id="829" w:author="PR Preview" w:date="2026-01-01T00:00:00Z">
        <w:r>
          <w:delText xml:space="preserve">[24]</w:delText>
        </w:r>
      </w:del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is the</w:delText>
        </w:r>
      </w:del>
      <w:del w:id="832" w:author="PR Preview" w:date="2026-01-01T00:00:00Z">
        <w:r>
          <w:delText xml:space="preserve"> </w:delText>
        </w:r>
      </w:del>
      <w:hyperlink r:id="rId74">
        <w:del w:id="833" w:author="PR Preview" w:date="2026-01-01T00:00:00Z">
          <w:r>
            <w:rPr>
              <w:rStyle w:val="Hyperlink"/>
            </w:rPr>
            <w:delText xml:space="preserve">graph</w:delText>
          </w:r>
        </w:del>
      </w:hyperlink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of a quadratic polynomial (</w:delText>
        </w:r>
      </w:del>
      <w:hyperlink w:anchor="def-quadratic-polynomial">
        <w:del w:id="836" w:author="PR Preview" w:date="2026-01-01T00:00:00Z">
          <w:r>
            <w:rPr>
              <w:rStyle w:val="Hyperlink"/>
            </w:rPr>
            <w:delText xml:space="preserve">Definition 62</w:delText>
          </w:r>
        </w:del>
      </w:hyperlink>
      <w:del w:id="837" w:author="PR Preview" w:date="2026-01-01T00:00:00Z">
        <w:r>
          <w:delText xml:space="preserve">).</w:delText>
        </w:r>
      </w:del>
    </w:p>
    <w:p>
      <w:pPr>
        <w:pStyle w:val="FirstParagraph"/>
      </w:pPr>
      <w:ins w:id="838" w:author="PR Preview" w:date="2026-01-01T00:00:00Z">
        <w:r>
          <w:rPr>
            <w:b/>
            <w:bCs/>
          </w:rPr>
          <w:t xml:space="preserve">Definition 64 (Parabola)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A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rPr>
            <w:b/>
            <w:bCs/>
          </w:rPr>
          <w:t xml:space="preserve">parabola</w:t>
        </w:r>
      </w:ins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[25]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is the</w:t>
        </w:r>
      </w:ins>
      <w:ins w:id="847" w:author="PR Preview" w:date="2026-01-01T00:00:00Z">
        <w:r>
          <w:t xml:space="preserve"> </w:t>
        </w:r>
      </w:ins>
      <w:hyperlink r:id="rId74">
        <w:ins w:id="848" w:author="PR Preview" w:date="2026-01-01T00:00:00Z">
          <w:r>
            <w:rPr>
              <w:rStyle w:val="Hyperlink"/>
            </w:rPr>
            <w:t xml:space="preserve">graph</w:t>
          </w:r>
        </w:ins>
      </w:hyperlink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of a quadratic polynomial (</w:t>
        </w:r>
      </w:ins>
      <w:hyperlink w:anchor="def-quadratic-polynomial">
        <w:ins w:id="851" w:author="PR Preview" w:date="2026-01-01T00:00:00Z">
          <w:r>
            <w:rPr>
              <w:rStyle w:val="Hyperlink"/>
            </w:rPr>
            <w:t xml:space="preserve">Definition 62</w:t>
          </w:r>
        </w:ins>
      </w:hyperlink>
      <w:ins w:id="852" w:author="PR Preview" w:date="2026-01-01T00:00:00Z">
        <w:r>
          <w:t xml:space="preserve">).</w:t>
        </w:r>
      </w:ins>
    </w:p>
    <w:bookmarkEnd w:id="212"/>
    <w:bookmarkStart w:id="213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3"/>
    <w:bookmarkEnd w:id="214"/>
    <w:bookmarkStart w:id="224" w:name="sec-affine-linear-functions"/>
    <w:p>
      <w:pPr>
        <w:pStyle w:val="Heading2"/>
      </w:pPr>
      <w:r>
        <w:t xml:space="preserve">17 Affine and linear functions of one variable</w:t>
      </w:r>
    </w:p>
    <w:bookmarkStart w:id="215" w:name="def-affine-function"/>
    <w:p>
      <w:pPr>
        <w:pStyle w:val="FirstParagraph"/>
      </w:pPr>
      <w:del w:id="853" w:author="PR Preview" w:date="2026-01-01T00:00:00Z">
        <w:r>
          <w:rPr>
            <w:b/>
            <w:bCs/>
          </w:rPr>
          <w:delText xml:space="preserve">Definition 65 (Affine function of one variable)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A</w:delText>
        </w:r>
      </w:del>
      <w:del w:id="856" w:author="PR Preview" w:date="2026-01-01T00:00:00Z">
        <w:r>
          <w:delText xml:space="preserve"> </w:delText>
        </w:r>
      </w:del>
      <w:hyperlink r:id="rId52">
        <w:del w:id="85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85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is</w:delText>
        </w:r>
      </w:del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rPr>
            <w:b/>
            <w:bCs/>
          </w:rPr>
          <w:delText xml:space="preserve">affine</w:delText>
        </w:r>
      </w:del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[25]</w:delText>
        </w:r>
      </w:del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if there are numbers</w:delText>
        </w:r>
      </w:del>
      <w:del w:id="867" w:author="PR Preview" w:date="2026-01-01T00:00:00Z">
        <w:r>
          <w:delText xml:space="preserve"> </w:delText>
        </w:r>
      </w:del>
      <m:oMath>
        <m:r>
          <m:t>m</m:t>
        </m:r>
      </m:oMath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and</w:delText>
        </w:r>
      </w:del>
      <w:del w:id="870" w:author="PR Preview" w:date="2026-01-01T00:00:00Z">
        <w:r>
          <w:delText xml:space="preserve"> </w:delText>
        </w:r>
      </w:del>
      <m:oMath>
        <m:r>
          <m:t>b</m:t>
        </m:r>
      </m:oMath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such that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del w:id="873" w:author="PR Preview" w:date="2026-01-01T00:00:00Z">
        <w:r>
          <w:rPr>
            <w:b/>
            <w:bCs/>
          </w:rPr>
          <w:delText xml:space="preserve">Definition 66 (Slope)</w:delText>
        </w:r>
      </w:del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In the formula</w:delText>
        </w:r>
      </w:del>
      <w:del w:id="87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for an affine function</w:delText>
        </w:r>
      </w:del>
      <w:del w:id="879" w:author="PR Preview" w:date="2026-01-01T00:00:00Z">
        <w:r>
          <w:delText xml:space="preserve"> </w:delText>
        </w:r>
      </w:del>
      <m:oMath>
        <m:r>
          <m:t>f</m:t>
        </m:r>
      </m:oMath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(</w:delText>
        </w:r>
      </w:del>
      <w:hyperlink w:anchor="def-affine-function">
        <w:del w:id="882" w:author="PR Preview" w:date="2026-01-01T00:00:00Z">
          <w:r>
            <w:rPr>
              <w:rStyle w:val="Hyperlink"/>
            </w:rPr>
            <w:delText xml:space="preserve">Definition 65</w:delText>
          </w:r>
        </w:del>
      </w:hyperlink>
      <w:del w:id="883" w:author="PR Preview" w:date="2026-01-01T00:00:00Z">
        <w:r>
          <w:delText xml:space="preserve">),</w:delText>
        </w:r>
      </w:del>
      <w:del w:id="884" w:author="PR Preview" w:date="2026-01-01T00:00:00Z">
        <w:r>
          <w:delText xml:space="preserve"> </w:delText>
        </w:r>
      </w:del>
      <m:oMath>
        <m:r>
          <m:t>m</m:t>
        </m:r>
      </m:oMath>
      <w:del w:id="885" w:author="PR Preview" w:date="2026-01-01T00:00:00Z">
        <w:r>
          <w:delText xml:space="preserve"> </w:delText>
        </w:r>
      </w:del>
      <w:del w:id="886" w:author="PR Preview" w:date="2026-01-01T00:00:00Z">
        <w:r>
          <w:delText xml:space="preserve">is called the</w:delText>
        </w:r>
      </w:del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rPr>
            <w:b/>
            <w:bCs/>
          </w:rPr>
          <w:delText xml:space="preserve">slope</w:delText>
        </w:r>
      </w:del>
      <w:del w:id="889" w:author="PR Preview" w:date="2026-01-01T00:00:00Z">
        <w:r>
          <w:delText xml:space="preserve"> </w:delText>
        </w:r>
      </w:del>
      <w:del w:id="890" w:author="PR Preview" w:date="2026-01-01T00:00:00Z">
        <w:r>
          <w:delText xml:space="preserve">of</w:delText>
        </w:r>
      </w:del>
      <w:del w:id="891" w:author="PR Preview" w:date="2026-01-01T00:00:00Z">
        <w:r>
          <w:delText xml:space="preserve"> </w:delText>
        </w:r>
      </w:del>
      <m:oMath>
        <m:r>
          <m:t>f</m:t>
        </m:r>
      </m:oMath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[26]</w:delText>
        </w:r>
      </w:del>
      <w:del w:id="894" w:author="PR Preview" w:date="2026-01-01T00:00:00Z">
        <w:r>
          <w:delText xml:space="preserve">.</w:delText>
        </w:r>
      </w:del>
    </w:p>
    <w:p>
      <w:pPr>
        <w:pStyle w:val="FirstParagraph"/>
      </w:pPr>
      <w:ins w:id="895" w:author="PR Preview" w:date="2026-01-01T00:00:00Z">
        <w:r>
          <w:rPr>
            <w:b/>
            <w:bCs/>
          </w:rPr>
          <w:t xml:space="preserve">Definition 65 (Affine function of one variable)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A</w:t>
        </w:r>
      </w:ins>
      <w:ins w:id="898" w:author="PR Preview" w:date="2026-01-01T00:00:00Z">
        <w:r>
          <w:t xml:space="preserve"> </w:t>
        </w:r>
      </w:ins>
      <w:hyperlink r:id="rId52">
        <w:ins w:id="89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90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is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rPr>
            <w:b/>
            <w:bCs/>
          </w:rPr>
          <w:t xml:space="preserve">affine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[26]</w:t>
        </w:r>
      </w:ins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if there are numbers</w:t>
        </w:r>
      </w:ins>
      <w:ins w:id="909" w:author="PR Preview" w:date="2026-01-01T00:00:00Z">
        <w:r>
          <w:t xml:space="preserve"> </w:t>
        </w:r>
      </w:ins>
      <m:oMath>
        <m:r>
          <m:t>m</m:t>
        </m:r>
      </m:oMath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and</w:t>
        </w:r>
      </w:ins>
      <w:ins w:id="912" w:author="PR Preview" w:date="2026-01-01T00:00:00Z">
        <w:r>
          <w:t xml:space="preserve"> </w:t>
        </w:r>
      </w:ins>
      <m:oMath>
        <m:r>
          <m:t>b</m:t>
        </m:r>
      </m:oMath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5"/>
    <w:bookmarkStart w:id="216" w:name="def-slope"/>
    <w:p>
      <w:pPr>
        <w:pStyle w:val="FirstParagraph"/>
      </w:pPr>
      <w:ins w:id="915" w:author="PR Preview" w:date="2026-01-01T00:00:00Z">
        <w:r>
          <w:rPr>
            <w:b/>
            <w:bCs/>
          </w:rPr>
          <w:t xml:space="preserve">Definition 66 (Slope)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In the formula</w:t>
        </w:r>
      </w:ins>
      <w:ins w:id="91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for an affine function</w:t>
        </w:r>
      </w:ins>
      <w:ins w:id="921" w:author="PR Preview" w:date="2026-01-01T00:00:00Z">
        <w:r>
          <w:t xml:space="preserve"> </w:t>
        </w:r>
      </w:ins>
      <m:oMath>
        <m:r>
          <m:t>f</m:t>
        </m:r>
      </m:oMath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(</w:t>
        </w:r>
      </w:ins>
      <w:hyperlink w:anchor="def-affine-function">
        <w:ins w:id="924" w:author="PR Preview" w:date="2026-01-01T00:00:00Z">
          <w:r>
            <w:rPr>
              <w:rStyle w:val="Hyperlink"/>
            </w:rPr>
            <w:t xml:space="preserve">Definition 65</w:t>
          </w:r>
        </w:ins>
      </w:hyperlink>
      <w:ins w:id="925" w:author="PR Preview" w:date="2026-01-01T00:00:00Z">
        <w:r>
          <w:t xml:space="preserve">),</w:t>
        </w:r>
      </w:ins>
      <w:ins w:id="926" w:author="PR Preview" w:date="2026-01-01T00:00:00Z">
        <w:r>
          <w:t xml:space="preserve"> </w:t>
        </w:r>
      </w:ins>
      <m:oMath>
        <m:r>
          <m:t>m</m:t>
        </m:r>
      </m:oMath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is called the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rPr>
            <w:b/>
            <w:bCs/>
          </w:rPr>
          <w:t xml:space="preserve">slope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of</w:t>
        </w:r>
      </w:ins>
      <w:ins w:id="933" w:author="PR Preview" w:date="2026-01-01T00:00:00Z">
        <w:r>
          <w:t xml:space="preserve"> </w:t>
        </w:r>
      </w:ins>
      <m:oMath>
        <m:r>
          <m:t>f</m:t>
        </m:r>
      </m:oMath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[27]</w:t>
        </w:r>
      </w:ins>
      <w:ins w:id="936" w:author="PR Preview" w:date="2026-01-01T00:00:00Z">
        <w:r>
          <w:t xml:space="preserve">.</w:t>
        </w:r>
      </w:ins>
    </w:p>
    <w:bookmarkEnd w:id="216"/>
    <w:bookmarkStart w:id="217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linear-function"/>
    <w:p>
      <w:pPr>
        <w:pStyle w:val="BodyText"/>
      </w:pPr>
      <w:del w:id="937" w:author="PR Preview" w:date="2026-01-01T00:00:00Z">
        <w:r>
          <w:rPr>
            <w:b/>
            <w:bCs/>
          </w:rPr>
          <w:delText xml:space="preserve">Definition 68 (Linear function of one variable)</w:delText>
        </w:r>
      </w:del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A function</w:delText>
        </w:r>
      </w:del>
      <w:del w:id="94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is</w:delText>
        </w:r>
      </w:del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rPr>
            <w:b/>
            <w:bCs/>
          </w:rPr>
          <w:delText xml:space="preserve">linear</w:delText>
        </w:r>
      </w:del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delText xml:space="preserve">if it is affine (</w:delText>
        </w:r>
      </w:del>
      <w:hyperlink w:anchor="def-affine-function">
        <w:del w:id="947" w:author="PR Preview" w:date="2026-01-01T00:00:00Z">
          <w:r>
            <w:rPr>
              <w:rStyle w:val="Hyperlink"/>
            </w:rPr>
            <w:delText xml:space="preserve">Definition 65</w:delText>
          </w:r>
        </w:del>
      </w:hyperlink>
      <w:del w:id="948" w:author="PR Preview" w:date="2026-01-01T00:00:00Z">
        <w:r>
          <w:delText xml:space="preserve">) with intercept</w:delText>
        </w:r>
      </w:del>
      <w:del w:id="949" w:author="PR Preview" w:date="2026-01-01T00:00:00Z">
        <w:r>
          <w:delText xml:space="preserve"> </w:delText>
        </w:r>
      </w:del>
      <m:oMath>
        <m:r>
          <m:t>0</m:t>
        </m:r>
      </m:oMath>
      <w:del w:id="950" w:author="PR Preview" w:date="2026-01-01T00:00:00Z">
        <w:r>
          <w:delText xml:space="preserve">;</w:delText>
        </w:r>
      </w:del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that is, if there is a number</w:delText>
        </w:r>
      </w:del>
      <w:del w:id="953" w:author="PR Preview" w:date="2026-01-01T00:00:00Z">
        <w:r>
          <w:delText xml:space="preserve"> </w:delText>
        </w:r>
      </w:del>
      <m:oMath>
        <m:r>
          <m:t>m</m:t>
        </m:r>
      </m:oMath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such that</w:delText>
        </w:r>
      </w:del>
    </w:p>
    <w:p>
      <w:pPr>
        <w:pStyle w:val="BodyText"/>
      </w:pPr>
      <w:ins w:id="956" w:author="PR Preview" w:date="2026-01-01T00:00:00Z">
        <w:r>
          <w:rPr>
            <w:b/>
            <w:bCs/>
          </w:rPr>
          <w:t xml:space="preserve">Definition 68 (Linear function of one variable)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A function</w:t>
        </w:r>
      </w:ins>
      <w:ins w:id="9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is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rPr>
            <w:b/>
            <w:bCs/>
          </w:rPr>
          <w:t xml:space="preserve">linear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[28]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if it is affine (</w:t>
        </w:r>
      </w:ins>
      <w:hyperlink w:anchor="def-affine-function">
        <w:ins w:id="968" w:author="PR Preview" w:date="2026-01-01T00:00:00Z">
          <w:r>
            <w:rPr>
              <w:rStyle w:val="Hyperlink"/>
            </w:rPr>
            <w:t xml:space="preserve">Definition 65</w:t>
          </w:r>
        </w:ins>
      </w:hyperlink>
      <w:ins w:id="969" w:author="PR Preview" w:date="2026-01-01T00:00:00Z">
        <w:r>
          <w:t xml:space="preserve">) with intercept</w:t>
        </w:r>
      </w:ins>
      <w:ins w:id="970" w:author="PR Preview" w:date="2026-01-01T00:00:00Z">
        <w:r>
          <w:t xml:space="preserve"> </w:t>
        </w:r>
      </w:ins>
      <m:oMath>
        <m:r>
          <m:t>0</m:t>
        </m:r>
      </m:oMath>
      <w:ins w:id="971" w:author="PR Preview" w:date="2026-01-01T00:00:00Z">
        <w:r>
          <w:t xml:space="preserve">;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that is, if there is a number</w:t>
        </w:r>
      </w:ins>
      <w:ins w:id="974" w:author="PR Preview" w:date="2026-01-01T00:00:00Z">
        <w:r>
          <w:t xml:space="preserve"> </w:t>
        </w:r>
      </w:ins>
      <m:oMath>
        <m:r>
          <m:t>m</m:t>
        </m:r>
      </m:oMath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8"/>
    <w:bookmarkStart w:id="21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0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0"/>
    <w:bookmarkStart w:id="223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3"/>
    <w:bookmarkEnd w:id="224"/>
    <w:bookmarkStart w:id="233" w:name="sec-sequence-limits"/>
    <w:p>
      <w:pPr>
        <w:pStyle w:val="Heading2"/>
      </w:pPr>
      <w:r>
        <w:t xml:space="preserve">18 Limits of sequences</w:t>
      </w:r>
    </w:p>
    <w:bookmarkStart w:id="226" w:name="def-sequence-limit"/>
    <w:p>
      <w:pPr>
        <w:pStyle w:val="FirstParagraph"/>
      </w:pPr>
      <w:del w:id="977" w:author="PR Preview" w:date="2026-01-01T00:00:00Z">
        <w:r>
          <w:rPr>
            <w:b/>
            <w:bCs/>
          </w:rPr>
          <w:delText xml:space="preserve">Definition 69 (Limit of a sequence)</w:delText>
        </w:r>
      </w:del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A real number</w:delText>
        </w:r>
      </w:del>
      <w:del w:id="980" w:author="PR Preview" w:date="2026-01-01T00:00:00Z">
        <w:r>
          <w:delText xml:space="preserve"> </w:delText>
        </w:r>
      </w:del>
      <m:oMath>
        <m:r>
          <m:t>L</m:t>
        </m:r>
      </m:oMath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delText xml:space="preserve">is the</w:delText>
        </w:r>
      </w:del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rPr>
            <w:b/>
            <w:bCs/>
          </w:rPr>
          <w:delText xml:space="preserve">limit</w:delText>
        </w:r>
      </w:del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of a</w:delText>
        </w:r>
      </w:del>
      <w:del w:id="987" w:author="PR Preview" w:date="2026-01-01T00:00:00Z">
        <w:r>
          <w:delText xml:space="preserve"> </w:delText>
        </w:r>
      </w:del>
      <w:hyperlink r:id="rId225">
        <w:del w:id="988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98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of real numbers</w:delText>
        </w:r>
      </w:del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[27]</w:delText>
        </w:r>
      </w:del>
      <w:del w:id="994" w:author="PR Preview" w:date="2026-01-01T00:00:00Z">
        <w:r>
          <w:delText xml:space="preserve">,</w:delText>
        </w:r>
      </w:del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written</w:delText>
        </w:r>
      </w:del>
      <w:del w:id="99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or</w:delText>
        </w:r>
      </w:del>
      <w:del w:id="100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del w:id="1001" w:author="PR Preview" w:date="2026-01-01T00:00:00Z">
        <w:r>
          <w:delText xml:space="preserve">,</w:delText>
        </w:r>
      </w:del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if for every</w:delText>
        </w:r>
      </w:del>
      <w:del w:id="1004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1005" w:author="PR Preview" w:date="2026-01-01T00:00:00Z">
        <w:r>
          <w:delText xml:space="preserve"> </w:delText>
        </w:r>
      </w:del>
      <w:del w:id="1006" w:author="PR Preview" w:date="2026-01-01T00:00:00Z">
        <w:r>
          <w:delText xml:space="preserve">there is a natural number</w:delText>
        </w:r>
      </w:del>
      <w:del w:id="1007" w:author="PR Preview" w:date="2026-01-01T00:00:00Z">
        <w:r>
          <w:delText xml:space="preserve"> </w:delText>
        </w:r>
      </w:del>
      <m:oMath>
        <m:r>
          <m:t>N</m:t>
        </m:r>
      </m:oMath>
      <w:del w:id="1008" w:author="PR Preview" w:date="2026-01-01T00:00:00Z">
        <w:r>
          <w:delText xml:space="preserve"> </w:delText>
        </w:r>
      </w:del>
      <w:del w:id="1009" w:author="PR Preview" w:date="2026-01-01T00:00:00Z">
        <w:r>
          <w:delText xml:space="preserve">such that</w:delText>
        </w:r>
      </w:del>
    </w:p>
    <w:p>
      <w:pPr>
        <w:pStyle w:val="FirstParagraph"/>
      </w:pPr>
      <w:ins w:id="1010" w:author="PR Preview" w:date="2026-01-01T00:00:00Z">
        <w:r>
          <w:rPr>
            <w:b/>
            <w:bCs/>
          </w:rPr>
          <w:t xml:space="preserve">Definition 69 (Limit of a sequence)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A real number</w:t>
        </w:r>
      </w:ins>
      <w:ins w:id="1013" w:author="PR Preview" w:date="2026-01-01T00:00:00Z">
        <w:r>
          <w:t xml:space="preserve"> </w:t>
        </w:r>
      </w:ins>
      <m:oMath>
        <m:r>
          <m:t>L</m:t>
        </m:r>
      </m:oMath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is the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rPr>
            <w:b/>
            <w:bCs/>
          </w:rPr>
          <w:t xml:space="preserve">limit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of a</w:t>
        </w:r>
      </w:ins>
      <w:ins w:id="1020" w:author="PR Preview" w:date="2026-01-01T00:00:00Z">
        <w:r>
          <w:t xml:space="preserve"> </w:t>
        </w:r>
      </w:ins>
      <w:hyperlink r:id="rId225">
        <w:ins w:id="1021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102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of real numbers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[29]</w:t>
        </w:r>
      </w:ins>
      <w:ins w:id="1027" w:author="PR Preview" w:date="2026-01-01T00:00:00Z">
        <w:r>
          <w:t xml:space="preserve">,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written</w:t>
        </w:r>
      </w:ins>
      <w:ins w:id="103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or</w:t>
        </w:r>
      </w:ins>
      <w:ins w:id="103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ins w:id="1034" w:author="PR Preview" w:date="2026-01-01T00:00:00Z">
        <w:r>
          <w:t xml:space="preserve">,</w:t>
        </w:r>
      </w:ins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if for every</w:t>
        </w:r>
      </w:ins>
      <w:ins w:id="1037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there is a natural number</w:t>
        </w:r>
      </w:ins>
      <w:ins w:id="1040" w:author="PR Preview" w:date="2026-01-01T00:00:00Z">
        <w:r>
          <w:t xml:space="preserve"> </w:t>
        </w:r>
      </w:ins>
      <m:oMath>
        <m:r>
          <m:t>N</m:t>
        </m:r>
      </m:oMath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6"/>
    <w:bookmarkStart w:id="227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7"/>
    <w:bookmarkStart w:id="228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8"/>
    <w:bookmarkStart w:id="229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29"/>
    <w:bookmarkStart w:id="230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0"/>
    <w:bookmarkStart w:id="231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1"/>
    <w:bookmarkStart w:id="232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2"/>
    <w:bookmarkEnd w:id="233"/>
    <w:bookmarkStart w:id="277" w:name="exponentials-and-logarithms"/>
    <w:p>
      <w:pPr>
        <w:pStyle w:val="Heading2"/>
      </w:pPr>
      <w:r>
        <w:t xml:space="preserve">19 Exponentials and Logarithms</w:t>
      </w:r>
    </w:p>
    <w:bookmarkStart w:id="234" w:name="def-exponential-function"/>
    <w:p>
      <w:pPr>
        <w:pStyle w:val="FirstParagraph"/>
      </w:pPr>
      <w:del w:id="1043" w:author="PR Preview" w:date="2026-01-01T00:00:00Z">
        <w:r>
          <w:rPr>
            <w:b/>
            <w:bCs/>
          </w:rPr>
          <w:delText xml:space="preserve">Definition 73 (Exponential function)</w:delText>
        </w:r>
      </w:del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The</w:delText>
        </w:r>
      </w:del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rPr>
            <w:b/>
            <w:bCs/>
          </w:rPr>
          <w:delText xml:space="preserve">exponential function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[28]</w:delText>
        </w:r>
      </w:del>
      <w:del w:id="1050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is</w:delText>
        </w:r>
      </w:del>
    </w:p>
    <w:p>
      <w:pPr>
        <w:pStyle w:val="FirstParagraph"/>
      </w:pPr>
      <w:ins w:id="1053" w:author="PR Preview" w:date="2026-01-01T00:00:00Z">
        <w:r>
          <w:rPr>
            <w:b/>
            <w:bCs/>
          </w:rPr>
          <w:t xml:space="preserve">Definition 73 (Exponential function)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The</w:t>
        </w:r>
      </w:ins>
      <w:ins w:id="1056" w:author="PR Preview" w:date="2026-01-01T00:00:00Z">
        <w:r>
          <w:t xml:space="preserve"> </w:t>
        </w:r>
      </w:ins>
      <w:ins w:id="1057" w:author="PR Preview" w:date="2026-01-01T00:00:00Z">
        <w:r>
          <w:rPr>
            <w:b/>
            <w:bCs/>
          </w:rPr>
          <w:t xml:space="preserve">exponential function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[30]</w:t>
        </w:r>
      </w:ins>
      <w:ins w:id="1060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4"/>
    <w:bookmarkStart w:id="235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5"/>
    <w:bookmarkStart w:id="236" w:name="def-euler-number"/>
    <w:p>
      <w:pPr>
        <w:pStyle w:val="BodyText"/>
      </w:pPr>
      <w:del w:id="1063" w:author="PR Preview" w:date="2026-01-01T00:00:00Z">
        <w:r>
          <w:rPr>
            <w:b/>
            <w:bCs/>
          </w:rPr>
          <w:delText xml:space="preserve">Definition 74 (Euler’s number)</w:delText>
        </w:r>
      </w:del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rPr>
            <w:b/>
            <w:bCs/>
          </w:rPr>
          <w:delText xml:space="preserve">Euler’s number</w:delText>
        </w:r>
      </w:del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[29]</w:delText>
        </w:r>
      </w:del>
      <w:del w:id="1068" w:author="PR Preview" w:date="2026-01-01T00:00:00Z">
        <w:r>
          <w:delText xml:space="preserve"> </w:delText>
        </w:r>
      </w:del>
      <w:del w:id="1069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del w:id="1070" w:author="PR Preview" w:date="2026-01-01T00:00:00Z">
        <w:r>
          <w:rPr>
            <w:b/>
            <w:bCs/>
          </w:rPr>
          <w:delText xml:space="preserve">Example 47 (Euler’s number is irrational)</w:delText>
        </w:r>
      </w:del>
      <w:del w:id="1071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is an</w:delText>
        </w:r>
      </w:del>
      <w:del w:id="1074" w:author="PR Preview" w:date="2026-01-01T00:00:00Z">
        <w:r>
          <w:delText xml:space="preserve"> </w:delText>
        </w:r>
      </w:del>
      <w:hyperlink r:id="rId237">
        <w:del w:id="1075" w:author="PR Preview" w:date="2026-01-01T00:00:00Z">
          <w:r>
            <w:rPr>
              <w:rStyle w:val="Hyperlink"/>
            </w:rPr>
            <w:delText xml:space="preserve">irrational number</w:delText>
          </w:r>
        </w:del>
      </w:hyperlink>
      <w:del w:id="1076" w:author="PR Preview" w:date="2026-01-01T00:00:00Z">
        <w:r>
          <w:delText xml:space="preserve">,</w:delText>
        </w:r>
      </w:del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so no fraction equals it exactly.</w:delText>
        </w:r>
      </w:del>
      <w:del w:id="1079" w:author="PR Preview" w:date="2026-01-01T00:00:00Z">
        <w:r>
          <w:delText xml:space="preserve"> </w:delText>
        </w:r>
      </w:del>
      <w:del w:id="1080" w:author="PR Preview" w:date="2026-01-01T00:00:00Z">
        <w:r>
          <w:delText xml:space="preserve">The fraction</w:delText>
        </w:r>
      </w:del>
      <w:del w:id="108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delText xml:space="preserve">is close,</w:delText>
        </w:r>
      </w:del>
      <w:del w:id="1084" w:author="PR Preview" w:date="2026-01-01T00:00:00Z">
        <w:r>
          <w:delText xml:space="preserve"> </w:delText>
        </w:r>
      </w:del>
      <w:del w:id="1085" w:author="PR Preview" w:date="2026-01-01T00:00:00Z">
        <w:r>
          <w:delText xml:space="preserve">but</w:delText>
        </w:r>
      </w:del>
      <w:del w:id="108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delText xml:space="preserve">[29]</w:delText>
        </w:r>
      </w:del>
      <w:del w:id="1089" w:author="PR Preview" w:date="2026-01-01T00:00:00Z">
        <w:r>
          <w:delText xml:space="preserve">.</w:delText>
        </w:r>
      </w:del>
    </w:p>
    <w:p>
      <w:pPr>
        <w:pStyle w:val="BodyText"/>
      </w:pPr>
      <w:del w:id="1090" w:author="PR Preview" w:date="2026-01-01T00:00:00Z">
        <w:r>
          <w:rPr>
            <w:b/>
            <w:bCs/>
          </w:rPr>
          <w:delText xml:space="preserve">Definition 75 (Natural logarithm)</w:delText>
        </w:r>
      </w:del>
      <w:del w:id="1091" w:author="PR Preview" w:date="2026-01-01T00:00:00Z">
        <w:r>
          <w:delText xml:space="preserve"> </w:delText>
        </w:r>
      </w:del>
      <w:del w:id="1092" w:author="PR Preview" w:date="2026-01-01T00:00:00Z">
        <w:r>
          <w:delText xml:space="preserve">For a real number</w:delText>
        </w:r>
      </w:del>
      <w:del w:id="109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1094" w:author="PR Preview" w:date="2026-01-01T00:00:00Z">
        <w:r>
          <w:delText xml:space="preserve">,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the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rPr>
            <w:b/>
            <w:bCs/>
          </w:rPr>
          <w:delText xml:space="preserve">natural logarithm</w:delText>
        </w:r>
      </w:del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of</w:delText>
        </w:r>
      </w:del>
      <w:del w:id="1101" w:author="PR Preview" w:date="2026-01-01T00:00:00Z">
        <w:r>
          <w:delText xml:space="preserve"> </w:delText>
        </w:r>
      </w:del>
      <m:oMath>
        <m:r>
          <m:t>a</m:t>
        </m:r>
      </m:oMath>
      <w:del w:id="1102" w:author="PR Preview" w:date="2026-01-01T00:00:00Z">
        <w:r>
          <w:delText xml:space="preserve">, written</w:delText>
        </w:r>
      </w:del>
      <w:del w:id="1103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[30]</w:delText>
        </w:r>
      </w:del>
      <w:del w:id="1106" w:author="PR Preview" w:date="2026-01-01T00:00:00Z">
        <w:r>
          <w:delText xml:space="preserve">,</w:delText>
        </w:r>
      </w:del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is the real number</w:delText>
        </w:r>
      </w:del>
      <w:del w:id="1109" w:author="PR Preview" w:date="2026-01-01T00:00:00Z">
        <w:r>
          <w:delText xml:space="preserve"> </w:delText>
        </w:r>
      </w:del>
      <m:oMath>
        <m:r>
          <m:t>y</m:t>
        </m:r>
      </m:oMath>
      <w:del w:id="1110" w:author="PR Preview" w:date="2026-01-01T00:00:00Z">
        <w:r>
          <w:delText xml:space="preserve"> </w:delText>
        </w:r>
      </w:del>
      <w:del w:id="1111" w:author="PR Preview" w:date="2026-01-01T00:00:00Z">
        <w:r>
          <w:delText xml:space="preserve">with</w:delText>
        </w:r>
      </w:del>
      <w:del w:id="1112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del w:id="1113" w:author="PR Preview" w:date="2026-01-01T00:00:00Z">
        <w:r>
          <w:delText xml:space="preserve">.</w:delText>
        </w:r>
      </w:del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The exponential function takes each positive value at exactly one input,</w:delText>
        </w:r>
      </w:del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so there is exactly one such</w:delText>
        </w:r>
      </w:del>
      <w:del w:id="1118" w:author="PR Preview" w:date="2026-01-01T00:00:00Z">
        <w:r>
          <w:delText xml:space="preserve"> </w:delText>
        </w:r>
      </w:del>
      <m:oMath>
        <m:r>
          <m:t>y</m:t>
        </m:r>
      </m:oMath>
      <w:del w:id="1119" w:author="PR Preview" w:date="2026-01-01T00:00:00Z">
        <w:r>
          <w:delText xml:space="preserve">,</w:delText>
        </w:r>
      </w:del>
      <w:del w:id="1120" w:author="PR Preview" w:date="2026-01-01T00:00:00Z">
        <w:r>
          <w:delText xml:space="preserve"> </w:delText>
        </w:r>
      </w:del>
      <w:del w:id="1121" w:author="PR Preview" w:date="2026-01-01T00:00:00Z">
        <w:r>
          <w:delText xml:space="preserve">and</w:delText>
        </w:r>
      </w:del>
      <w:del w:id="1122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is the</w:delText>
        </w:r>
      </w:del>
      <w:del w:id="1125" w:author="PR Preview" w:date="2026-01-01T00:00:00Z">
        <w:r>
          <w:delText xml:space="preserve"> </w:delText>
        </w:r>
      </w:del>
      <w:hyperlink r:id="rId239">
        <w:del w:id="1126" w:author="PR Preview" w:date="2026-01-01T00:00:00Z">
          <w:r>
            <w:rPr>
              <w:rStyle w:val="Hyperlink"/>
            </w:rPr>
            <w:delText xml:space="preserve">inverse function</w:delText>
          </w:r>
        </w:del>
      </w:hyperlink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of</w:delText>
        </w:r>
      </w:del>
      <w:del w:id="1129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</m:oMath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(</w:delText>
        </w:r>
      </w:del>
      <w:hyperlink w:anchor="def-exponential-function">
        <w:del w:id="1132" w:author="PR Preview" w:date="2026-01-01T00:00:00Z">
          <w:r>
            <w:rPr>
              <w:rStyle w:val="Hyperlink"/>
            </w:rPr>
            <w:delText xml:space="preserve">Definition 73</w:delText>
          </w:r>
        </w:del>
      </w:hyperlink>
      <w:del w:id="1133" w:author="PR Preview" w:date="2026-01-01T00:00:00Z">
        <w:r>
          <w:delText xml:space="preserve">).</w:delText>
        </w:r>
      </w:del>
    </w:p>
    <w:p>
      <w:pPr>
        <w:pStyle w:val="BodyText"/>
      </w:pPr>
      <w:del w:id="1134" w:author="PR Preview" w:date="2026-01-01T00:00:00Z">
        <w:r>
          <w:rPr>
            <w:i/>
            <w:iCs/>
          </w:rPr>
          <w:delText xml:space="preserve">Remark 19</w:delText>
        </w:r>
      </w:del>
      <w:del w:id="1135" w:author="PR Preview" w:date="2026-01-01T00:00:00Z">
        <w:r>
          <w:delText xml:space="preserve"> (Other notations for the natural logarithm). </w:delText>
        </w:r>
      </w:del>
      <w:del w:id="1136" w:author="PR Preview" w:date="2026-01-01T00:00:00Z">
        <w:r>
          <w:delText xml:space="preserve">In these notes,</w:delText>
        </w:r>
      </w:del>
      <w:del w:id="1137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del w:id="1138" w:author="PR Preview" w:date="2026-01-01T00:00:00Z">
        <w:r>
          <w:delText xml:space="preserve"> </w:delText>
        </w:r>
      </w:del>
      <w:del w:id="1139" w:author="PR Preview" w:date="2026-01-01T00:00:00Z">
        <w:r>
          <w:delText xml:space="preserve">is always the natural logarithm,</w:delText>
        </w:r>
      </w:del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the logarithm with base</w:delText>
        </w:r>
      </w:del>
      <w:del w:id="1142" w:author="PR Preview" w:date="2026-01-01T00:00:00Z">
        <w:r>
          <w:delText xml:space="preserve"> </w:delText>
        </w:r>
      </w:del>
      <m:oMath>
        <m:r>
          <m:t>e</m:t>
        </m:r>
      </m:oMath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delText xml:space="preserve">(</w:delText>
        </w:r>
      </w:del>
      <w:hyperlink w:anchor="def-euler-number">
        <w:del w:id="1145" w:author="PR Preview" w:date="2026-01-01T00:00:00Z">
          <w:r>
            <w:rPr>
              <w:rStyle w:val="Hyperlink"/>
            </w:rPr>
            <w:delText xml:space="preserve">Definition 74</w:delText>
          </w:r>
        </w:del>
      </w:hyperlink>
      <w:del w:id="1146" w:author="PR Preview" w:date="2026-01-01T00:00:00Z">
        <w:r>
          <w:delText xml:space="preserve">).</w:delText>
        </w:r>
      </w:del>
      <w:del w:id="1147" w:author="PR Preview" w:date="2026-01-01T00:00:00Z">
        <w:r>
          <w:delText xml:space="preserve"> </w:delText>
        </w:r>
      </w:del>
      <w:del w:id="1148" w:author="PR Preview" w:date="2026-01-01T00:00:00Z">
        <w:r>
          <w:delText xml:space="preserve">Some sources write</w:delText>
        </w:r>
      </w:del>
      <w:del w:id="1149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x</m:t>
        </m:r>
      </m:oMath>
      <w:del w:id="1150" w:author="PR Preview" w:date="2026-01-01T00:00:00Z">
        <w:r>
          <w:delText xml:space="preserve"> </w:delText>
        </w:r>
      </w:del>
      <w:del w:id="1151" w:author="PR Preview" w:date="2026-01-01T00:00:00Z">
        <w:r>
          <w:delText xml:space="preserve">for the natural logarithm</w:delText>
        </w:r>
      </w:del>
      <w:del w:id="1152" w:author="PR Preview" w:date="2026-01-01T00:00:00Z">
        <w:r>
          <w:delText xml:space="preserve"> </w:delText>
        </w:r>
      </w:del>
      <w:del w:id="1153" w:author="PR Preview" w:date="2026-01-01T00:00:00Z">
        <w:r>
          <w:delText xml:space="preserve">and reserve</w:delText>
        </w:r>
      </w:del>
      <w:del w:id="1154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x</m:t>
        </m:r>
      </m:oMath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for the logarithm with base 10.</w:delText>
        </w:r>
      </w:del>
    </w:p>
    <w:p>
      <w:pPr>
        <w:pStyle w:val="BodyText"/>
      </w:pPr>
      <w:ins w:id="1157" w:author="PR Preview" w:date="2026-01-01T00:00:00Z">
        <w:r>
          <w:rPr>
            <w:b/>
            <w:bCs/>
          </w:rPr>
          <w:t xml:space="preserve">Definition 74 (Euler’s number)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rPr>
            <w:b/>
            <w:bCs/>
          </w:rPr>
          <w:t xml:space="preserve">Euler’s number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[31]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6"/>
    <w:bookmarkStart w:id="238" w:name="exm-euler-number"/>
    <w:p>
      <w:pPr>
        <w:pStyle w:val="FirstParagraph"/>
      </w:pPr>
      <w:ins w:id="1164" w:author="PR Preview" w:date="2026-01-01T00:00:00Z">
        <w:r>
          <w:rPr>
            <w:b/>
            <w:bCs/>
          </w:rPr>
          <w:t xml:space="preserve">Example 47 (Euler’s number is irrational)</w:t>
        </w:r>
      </w:ins>
      <w:ins w:id="1165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is an</w:t>
        </w:r>
      </w:ins>
      <w:ins w:id="1168" w:author="PR Preview" w:date="2026-01-01T00:00:00Z">
        <w:r>
          <w:t xml:space="preserve"> </w:t>
        </w:r>
      </w:ins>
      <w:hyperlink r:id="rId237">
        <w:ins w:id="1169" w:author="PR Preview" w:date="2026-01-01T00:00:00Z">
          <w:r>
            <w:rPr>
              <w:rStyle w:val="Hyperlink"/>
            </w:rPr>
            <w:t xml:space="preserve">irrational number</w:t>
          </w:r>
        </w:ins>
      </w:hyperlink>
      <w:ins w:id="1170" w:author="PR Preview" w:date="2026-01-01T00:00:00Z">
        <w:r>
          <w:t xml:space="preserve">,</w:t>
        </w:r>
      </w:ins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so no fraction equals it exactly.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The fraction</w:t>
        </w:r>
      </w:ins>
      <w:ins w:id="117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is close,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but</w:t>
        </w:r>
      </w:ins>
      <w:ins w:id="118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[31]</w:t>
        </w:r>
      </w:ins>
      <w:ins w:id="1183" w:author="PR Preview" w:date="2026-01-01T00:00:00Z">
        <w:r>
          <w:t xml:space="preserve">.</w:t>
        </w:r>
      </w:ins>
    </w:p>
    <w:bookmarkEnd w:id="238"/>
    <w:bookmarkStart w:id="240" w:name="def-natural-log"/>
    <w:p>
      <w:pPr>
        <w:pStyle w:val="BodyText"/>
      </w:pPr>
      <w:ins w:id="1184" w:author="PR Preview" w:date="2026-01-01T00:00:00Z">
        <w:r>
          <w:rPr>
            <w:b/>
            <w:bCs/>
          </w:rPr>
          <w:t xml:space="preserve">Definition 75 (Natural logarithm)</w:t>
        </w:r>
      </w:ins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For a real number</w:t>
        </w:r>
      </w:ins>
      <w:ins w:id="118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1188" w:author="PR Preview" w:date="2026-01-01T00:00:00Z">
        <w:r>
          <w:t xml:space="preserve">,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the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rPr>
            <w:b/>
            <w:bCs/>
          </w:rPr>
          <w:t xml:space="preserve">natural logarithm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of</w:t>
        </w:r>
      </w:ins>
      <w:ins w:id="1195" w:author="PR Preview" w:date="2026-01-01T00:00:00Z">
        <w:r>
          <w:t xml:space="preserve"> </w:t>
        </w:r>
      </w:ins>
      <m:oMath>
        <m:r>
          <m:t>a</m:t>
        </m:r>
      </m:oMath>
      <w:ins w:id="1196" w:author="PR Preview" w:date="2026-01-01T00:00:00Z">
        <w:r>
          <w:t xml:space="preserve">, written</w:t>
        </w:r>
      </w:ins>
      <w:ins w:id="1197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[32]</w:t>
        </w:r>
      </w:ins>
      <w:ins w:id="1200" w:author="PR Preview" w:date="2026-01-01T00:00:00Z">
        <w:r>
          <w:t xml:space="preserve">,</w:t>
        </w:r>
      </w:ins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is the real number</w:t>
        </w:r>
      </w:ins>
      <w:ins w:id="1203" w:author="PR Preview" w:date="2026-01-01T00:00:00Z">
        <w:r>
          <w:t xml:space="preserve"> </w:t>
        </w:r>
      </w:ins>
      <m:oMath>
        <m:r>
          <m:t>y</m:t>
        </m:r>
      </m:oMath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with</w:t>
        </w:r>
      </w:ins>
      <w:ins w:id="1206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ins w:id="1207" w:author="PR Preview" w:date="2026-01-01T00:00:00Z">
        <w:r>
          <w:t xml:space="preserve">.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The exponential function takes each positive value at exactly one input,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so there is exactly one such</w:t>
        </w:r>
      </w:ins>
      <w:ins w:id="1212" w:author="PR Preview" w:date="2026-01-01T00:00:00Z">
        <w:r>
          <w:t xml:space="preserve"> </w:t>
        </w:r>
      </w:ins>
      <m:oMath>
        <m:r>
          <m:t>y</m:t>
        </m:r>
      </m:oMath>
      <w:ins w:id="1213" w:author="PR Preview" w:date="2026-01-01T00:00:00Z">
        <w:r>
          <w:t xml:space="preserve">,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and</w:t>
        </w:r>
      </w:ins>
      <w:ins w:id="1216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is the</w:t>
        </w:r>
      </w:ins>
      <w:ins w:id="1219" w:author="PR Preview" w:date="2026-01-01T00:00:00Z">
        <w:r>
          <w:t xml:space="preserve"> </w:t>
        </w:r>
      </w:ins>
      <w:hyperlink r:id="rId239">
        <w:ins w:id="1220" w:author="PR Preview" w:date="2026-01-01T00:00:00Z">
          <w:r>
            <w:rPr>
              <w:rStyle w:val="Hyperlink"/>
            </w:rPr>
            <w:t xml:space="preserve">inverse function</w:t>
          </w:r>
        </w:ins>
      </w:hyperlink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of</w:t>
        </w:r>
      </w:ins>
      <w:ins w:id="1223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</m:oMath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(</w:t>
        </w:r>
      </w:ins>
      <w:hyperlink w:anchor="def-exponential-function">
        <w:ins w:id="1226" w:author="PR Preview" w:date="2026-01-01T00:00:00Z">
          <w:r>
            <w:rPr>
              <w:rStyle w:val="Hyperlink"/>
            </w:rPr>
            <w:t xml:space="preserve">Definition 73</w:t>
          </w:r>
        </w:ins>
      </w:hyperlink>
      <w:ins w:id="1227" w:author="PR Preview" w:date="2026-01-01T00:00:00Z">
        <w:r>
          <w:t xml:space="preserve">).</w:t>
        </w:r>
      </w:ins>
    </w:p>
    <w:bookmarkEnd w:id="240"/>
    <w:bookmarkStart w:id="241" w:name="rem-log-notation"/>
    <w:p>
      <w:pPr>
        <w:pStyle w:val="BodyText"/>
      </w:pPr>
      <w:ins w:id="1228" w:author="PR Preview" w:date="2026-01-01T00:00:00Z">
        <w:r>
          <w:rPr>
            <w:i/>
            <w:iCs/>
          </w:rPr>
          <w:t xml:space="preserve">Remark 19</w:t>
        </w:r>
      </w:ins>
      <w:ins w:id="1229" w:author="PR Preview" w:date="2026-01-01T00:00:00Z">
        <w:r>
          <w:t xml:space="preserve"> (Other notations for the natural logarithm). </w:t>
        </w:r>
      </w:ins>
      <w:ins w:id="1230" w:author="PR Preview" w:date="2026-01-01T00:00:00Z">
        <w:r>
          <w:t xml:space="preserve">In these notes,</w:t>
        </w:r>
      </w:ins>
      <w:ins w:id="1231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ins w:id="1232" w:author="PR Preview" w:date="2026-01-01T00:00:00Z">
        <w:r>
          <w:t xml:space="preserve"> </w:t>
        </w:r>
      </w:ins>
      <w:ins w:id="1233" w:author="PR Preview" w:date="2026-01-01T00:00:00Z">
        <w:r>
          <w:t xml:space="preserve">is always the natural logarithm,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the logarithm with base</w:t>
        </w:r>
      </w:ins>
      <w:ins w:id="1236" w:author="PR Preview" w:date="2026-01-01T00:00:00Z">
        <w:r>
          <w:t xml:space="preserve"> </w:t>
        </w:r>
      </w:ins>
      <m:oMath>
        <m:r>
          <m:t>e</m:t>
        </m:r>
      </m:oMath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(</w:t>
        </w:r>
      </w:ins>
      <w:hyperlink w:anchor="def-euler-number">
        <w:ins w:id="1239" w:author="PR Preview" w:date="2026-01-01T00:00:00Z">
          <w:r>
            <w:rPr>
              <w:rStyle w:val="Hyperlink"/>
            </w:rPr>
            <w:t xml:space="preserve">Definition 74</w:t>
          </w:r>
        </w:ins>
      </w:hyperlink>
      <w:ins w:id="1240" w:author="PR Preview" w:date="2026-01-01T00:00:00Z">
        <w:r>
          <w:t xml:space="preserve">)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[33]</w:t>
        </w:r>
      </w:ins>
      <w:ins w:id="1243" w:author="PR Preview" w:date="2026-01-01T00:00:00Z">
        <w:r>
          <w:t xml:space="preserve">.</w:t>
        </w:r>
      </w:ins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Some sources write</w:t>
        </w:r>
      </w:ins>
      <w:ins w:id="1246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x</m:t>
        </m:r>
      </m:oMath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for the natural logarithm</w:t>
        </w:r>
      </w:ins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and reserve</w:t>
        </w:r>
      </w:ins>
      <w:ins w:id="1251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x</m:t>
        </m:r>
      </m:oMath>
      <w:ins w:id="1252" w:author="PR Preview" w:date="2026-01-01T00:00:00Z">
        <w:r>
          <w:t xml:space="preserve"> </w:t>
        </w:r>
      </w:ins>
      <w:ins w:id="1253" w:author="PR Preview" w:date="2026-01-01T00:00:00Z">
        <w:r>
          <w:t xml:space="preserve">for the logarithm with base 10.</w:t>
        </w:r>
      </w:ins>
    </w:p>
    <w:bookmarkEnd w:id="241"/>
    <w:bookmarkStart w:id="242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2"/>
    <w:bookmarkStart w:id="243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3"/>
    <w:bookmarkStart w:id="244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4"/>
    <w:bookmarkStart w:id="245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5"/>
    <w:bookmarkStart w:id="246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6"/>
    <w:bookmarkStart w:id="247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7"/>
    <w:bookmarkStart w:id="248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48"/>
    <w:bookmarkStart w:id="24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0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0"/>
    <w:bookmarkStart w:id="251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bookmarkStart w:id="252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2"/>
    <w:bookmarkStart w:id="25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3"/>
    <w:bookmarkStart w:id="254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4"/>
    <w:bookmarkStart w:id="255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5"/>
    <w:bookmarkStart w:id="256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6"/>
    <w:bookmarkStart w:id="257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7"/>
    <w:bookmarkStart w:id="258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58"/>
    <w:bookmarkStart w:id="259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0"/>
    <w:bookmarkStart w:id="261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1"/>
    <w:bookmarkStart w:id="262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2"/>
    <w:bookmarkStart w:id="263" w:name="rem-tarski-identities"/>
    <w:p>
      <w:pPr>
        <w:pStyle w:val="FirstParagraph"/>
      </w:pPr>
      <w:del w:id="1254" w:author="PR Preview" w:date="2026-01-01T00:00:00Z">
        <w:r>
          <w:rPr>
            <w:i/>
            <w:iCs/>
          </w:rPr>
          <w:delText xml:space="preserve">Remark 20</w:delText>
        </w:r>
      </w:del>
      <w:del w:id="1255" w:author="PR Preview" w:date="2026-01-01T00:00:00Z">
        <w:r>
          <w:delText xml:space="preserve"> (Tarski’s high school identities). </w:delText>
        </w:r>
      </w:del>
      <w:del w:id="1256" w:author="PR Preview" w:date="2026-01-01T00:00:00Z">
        <w:r>
          <w:delText xml:space="preserve">Restricted to positive integers,</w:delText>
        </w:r>
      </w:del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the following results are</w:delText>
        </w:r>
      </w:del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Tarski’s eleven</w:delText>
        </w:r>
      </w:del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“high school”</w:delText>
        </w:r>
      </w:del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identities</w:delText>
        </w:r>
      </w:del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[31]</w:delText>
        </w:r>
      </w:del>
      <w:del w:id="1267" w:author="PR Preview" w:date="2026-01-01T00:00:00Z">
        <w:r>
          <w:delText xml:space="preserve">:</w:delText>
        </w:r>
      </w:del>
    </w:p>
    <w:p>
      <w:pPr>
        <w:pStyle w:val="FirstParagraph"/>
      </w:pPr>
      <w:ins w:id="1268" w:author="PR Preview" w:date="2026-01-01T00:00:00Z">
        <w:r>
          <w:rPr>
            <w:i/>
            <w:iCs/>
          </w:rPr>
          <w:t xml:space="preserve">Remark 20</w:t>
        </w:r>
      </w:ins>
      <w:ins w:id="1269" w:author="PR Preview" w:date="2026-01-01T00:00:00Z">
        <w:r>
          <w:t xml:space="preserve"> (Tarski’s high school identities). </w:t>
        </w:r>
      </w:ins>
      <w:ins w:id="1270" w:author="PR Preview" w:date="2026-01-01T00:00:00Z">
        <w:r>
          <w:t xml:space="preserve">Restricted to positive integers,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the following results are</w:t>
        </w:r>
      </w:ins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Tarski’s eleven</w:t>
        </w:r>
      </w:ins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“high school”</w:t>
        </w:r>
      </w:ins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identities</w:t>
        </w:r>
      </w:ins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[34]</w:t>
        </w:r>
      </w:ins>
      <w:ins w:id="1281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3"/>
    <w:bookmarkStart w:id="264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4"/>
    <w:bookmarkStart w:id="265" w:name="def-contour-line"/>
    <w:p>
      <w:pPr>
        <w:pStyle w:val="BodyText"/>
      </w:pPr>
      <w:del w:id="1282" w:author="PR Preview" w:date="2026-01-01T00:00:00Z">
        <w:r>
          <w:rPr>
            <w:b/>
            <w:bCs/>
          </w:rPr>
          <w:delText xml:space="preserve">Definition 78 (Contour line)</w:delText>
        </w:r>
      </w:del>
      <w:del w:id="1283" w:author="PR Preview" w:date="2026-01-01T00:00:00Z">
        <w:r>
          <w:delText xml:space="preserve"> </w:delText>
        </w:r>
      </w:del>
      <w:del w:id="1284" w:author="PR Preview" w:date="2026-01-01T00:00:00Z">
        <w:r>
          <w:delText xml:space="preserve">For a function</w:delText>
        </w:r>
      </w:del>
      <w:del w:id="1285" w:author="PR Preview" w:date="2026-01-01T00:00:00Z">
        <w:r>
          <w:delText xml:space="preserve"> </w:delText>
        </w:r>
      </w:del>
      <m:oMath>
        <m:r>
          <m:t>g</m:t>
        </m:r>
      </m:oMath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of two real variables</w:delText>
        </w:r>
      </w:del>
      <w:del w:id="1288" w:author="PR Preview" w:date="2026-01-01T00:00:00Z">
        <w:r>
          <w:delText xml:space="preserve"> </w:delText>
        </w:r>
      </w:del>
      <m:oMath>
        <m:r>
          <m:t>b</m:t>
        </m:r>
      </m:oMath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and</w:delText>
        </w:r>
      </w:del>
      <w:del w:id="1291" w:author="PR Preview" w:date="2026-01-01T00:00:00Z">
        <w:r>
          <w:delText xml:space="preserve"> </w:delText>
        </w:r>
      </w:del>
      <m:oMath>
        <m:r>
          <m:t>c</m:t>
        </m:r>
      </m:oMath>
      <w:del w:id="1292" w:author="PR Preview" w:date="2026-01-01T00:00:00Z">
        <w:r>
          <w:delText xml:space="preserve"> </w:delText>
        </w:r>
      </w:del>
      <w:del w:id="1293" w:author="PR Preview" w:date="2026-01-01T00:00:00Z">
        <w:r>
          <w:delText xml:space="preserve">and a number</w:delText>
        </w:r>
      </w:del>
      <w:del w:id="1294" w:author="PR Preview" w:date="2026-01-01T00:00:00Z">
        <w:r>
          <w:delText xml:space="preserve"> </w:delText>
        </w:r>
      </w:del>
      <m:oMath>
        <m:r>
          <m:t>k</m:t>
        </m:r>
      </m:oMath>
      <w:del w:id="1295" w:author="PR Preview" w:date="2026-01-01T00:00:00Z">
        <w:r>
          <w:delText xml:space="preserve">,</w:delText>
        </w:r>
      </w:del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the</w:delText>
        </w:r>
      </w:del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rPr>
            <w:b/>
            <w:bCs/>
          </w:rPr>
          <w:delText xml:space="preserve">contour line</w:delText>
        </w:r>
      </w:del>
      <w:del w:id="1300" w:author="PR Preview" w:date="2026-01-01T00:00:00Z">
        <w:r>
          <w:delText xml:space="preserve"> </w:delText>
        </w:r>
      </w:del>
      <w:del w:id="1301" w:author="PR Preview" w:date="2026-01-01T00:00:00Z">
        <w:r>
          <w:delText xml:space="preserve">[32]</w:delText>
        </w:r>
      </w:del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of</w:delText>
        </w:r>
      </w:del>
      <w:del w:id="1304" w:author="PR Preview" w:date="2026-01-01T00:00:00Z">
        <w:r>
          <w:delText xml:space="preserve"> </w:delText>
        </w:r>
      </w:del>
      <m:oMath>
        <m:r>
          <m:t>g</m:t>
        </m:r>
      </m:oMath>
      <w:del w:id="1305" w:author="PR Preview" w:date="2026-01-01T00:00:00Z">
        <w:r>
          <w:delText xml:space="preserve"> </w:delText>
        </w:r>
      </w:del>
      <w:del w:id="1306" w:author="PR Preview" w:date="2026-01-01T00:00:00Z">
        <w:r>
          <w:delText xml:space="preserve">at height</w:delText>
        </w:r>
      </w:del>
      <w:del w:id="1307" w:author="PR Preview" w:date="2026-01-01T00:00:00Z">
        <w:r>
          <w:delText xml:space="preserve"> </w:delText>
        </w:r>
      </w:del>
      <m:oMath>
        <m:r>
          <m:t>k</m:t>
        </m:r>
      </m:oMath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is the set of points where</w:delText>
        </w:r>
      </w:del>
      <w:del w:id="1310" w:author="PR Preview" w:date="2026-01-01T00:00:00Z">
        <w:r>
          <w:delText xml:space="preserve"> </w:delText>
        </w:r>
      </w:del>
      <m:oMath>
        <m:r>
          <m:t>g</m:t>
        </m:r>
      </m:oMath>
      <w:del w:id="1311" w:author="PR Preview" w:date="2026-01-01T00:00:00Z">
        <w:r>
          <w:delText xml:space="preserve"> </w:delText>
        </w:r>
      </w:del>
      <w:del w:id="1312" w:author="PR Preview" w:date="2026-01-01T00:00:00Z">
        <w:r>
          <w:delText xml:space="preserve">equals</w:delText>
        </w:r>
      </w:del>
      <w:del w:id="1313" w:author="PR Preview" w:date="2026-01-01T00:00:00Z">
        <w:r>
          <w:delText xml:space="preserve"> </w:delText>
        </w:r>
      </w:del>
      <m:oMath>
        <m:r>
          <m:t>k</m:t>
        </m:r>
      </m:oMath>
      <w:del w:id="1314" w:author="PR Preview" w:date="2026-01-01T00:00:00Z">
        <w:r>
          <w:delText xml:space="preserve">:</w:delText>
        </w:r>
      </w:del>
    </w:p>
    <w:p>
      <w:pPr>
        <w:pStyle w:val="BodyText"/>
      </w:pPr>
      <w:ins w:id="1315" w:author="PR Preview" w:date="2026-01-01T00:00:00Z">
        <w:r>
          <w:rPr>
            <w:b/>
            <w:bCs/>
          </w:rPr>
          <w:t xml:space="preserve">Definition 78 (Contour line)</w:t>
        </w:r>
      </w:ins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For a function</w:t>
        </w:r>
      </w:ins>
      <w:ins w:id="1318" w:author="PR Preview" w:date="2026-01-01T00:00:00Z">
        <w:r>
          <w:t xml:space="preserve"> </w:t>
        </w:r>
      </w:ins>
      <m:oMath>
        <m:r>
          <m:t>g</m:t>
        </m:r>
      </m:oMath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of two real variables</w:t>
        </w:r>
      </w:ins>
      <w:ins w:id="1321" w:author="PR Preview" w:date="2026-01-01T00:00:00Z">
        <w:r>
          <w:t xml:space="preserve"> </w:t>
        </w:r>
      </w:ins>
      <m:oMath>
        <m:r>
          <m:t>b</m:t>
        </m:r>
      </m:oMath>
      <w:ins w:id="1322" w:author="PR Preview" w:date="2026-01-01T00:00:00Z">
        <w:r>
          <w:t xml:space="preserve"> </w:t>
        </w:r>
      </w:ins>
      <w:ins w:id="1323" w:author="PR Preview" w:date="2026-01-01T00:00:00Z">
        <w:r>
          <w:t xml:space="preserve">and</w:t>
        </w:r>
      </w:ins>
      <w:ins w:id="1324" w:author="PR Preview" w:date="2026-01-01T00:00:00Z">
        <w:r>
          <w:t xml:space="preserve"> </w:t>
        </w:r>
      </w:ins>
      <m:oMath>
        <m:r>
          <m:t>c</m:t>
        </m:r>
      </m:oMath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and a number</w:t>
        </w:r>
      </w:ins>
      <w:ins w:id="1327" w:author="PR Preview" w:date="2026-01-01T00:00:00Z">
        <w:r>
          <w:t xml:space="preserve"> </w:t>
        </w:r>
      </w:ins>
      <m:oMath>
        <m:r>
          <m:t>k</m:t>
        </m:r>
      </m:oMath>
      <w:ins w:id="1328" w:author="PR Preview" w:date="2026-01-01T00:00:00Z">
        <w:r>
          <w:t xml:space="preserve">,</w:t>
        </w:r>
      </w:ins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the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rPr>
            <w:b/>
            <w:bCs/>
          </w:rPr>
          <w:t xml:space="preserve">contour line</w:t>
        </w:r>
      </w:ins>
      <w:ins w:id="1333" w:author="PR Preview" w:date="2026-01-01T00:00:00Z">
        <w:r>
          <w:t xml:space="preserve"> </w:t>
        </w:r>
      </w:ins>
      <w:ins w:id="1334" w:author="PR Preview" w:date="2026-01-01T00:00:00Z">
        <w:r>
          <w:t xml:space="preserve">[35]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of</w:t>
        </w:r>
      </w:ins>
      <w:ins w:id="1337" w:author="PR Preview" w:date="2026-01-01T00:00:00Z">
        <w:r>
          <w:t xml:space="preserve"> </w:t>
        </w:r>
      </w:ins>
      <m:oMath>
        <m:r>
          <m:t>g</m:t>
        </m:r>
      </m:oMath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at height</w:t>
        </w:r>
      </w:ins>
      <w:ins w:id="1340" w:author="PR Preview" w:date="2026-01-01T00:00:00Z">
        <w:r>
          <w:t xml:space="preserve"> </w:t>
        </w:r>
      </w:ins>
      <m:oMath>
        <m:r>
          <m:t>k</m:t>
        </m:r>
      </m:oMath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is the set of points where</w:t>
        </w:r>
      </w:ins>
      <w:ins w:id="1343" w:author="PR Preview" w:date="2026-01-01T00:00:00Z">
        <w:r>
          <w:t xml:space="preserve"> </w:t>
        </w:r>
      </w:ins>
      <m:oMath>
        <m:r>
          <m:t>g</m:t>
        </m:r>
      </m:oMath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equals</w:t>
        </w:r>
      </w:ins>
      <w:ins w:id="1346" w:author="PR Preview" w:date="2026-01-01T00:00:00Z">
        <w:r>
          <w:t xml:space="preserve"> </w:t>
        </w:r>
      </w:ins>
      <m:oMath>
        <m:r>
          <m:t>k</m:t>
        </m:r>
      </m:oMath>
      <w:ins w:id="134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5"/>
    <w:bookmarkStart w:id="266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6"/>
    <w:bookmarkStart w:id="267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7"/>
    <w:bookmarkStart w:id="268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68"/>
    <w:bookmarkStart w:id="269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0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1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1"/>
        </w:tc>
      </w:tr>
    </w:tbl>
    <w:bookmarkStart w:id="272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3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3"/>
    <w:bookmarkStart w:id="275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4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4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5"/>
    <w:bookmarkStart w:id="276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7"/>
    <w:bookmarkStart w:id="293" w:name="sec-cosine-sine"/>
    <w:p>
      <w:pPr>
        <w:pStyle w:val="Heading2"/>
      </w:pPr>
      <w:r>
        <w:t xml:space="preserve">20 Cosine and sine</w:t>
      </w:r>
    </w:p>
    <w:bookmarkStart w:id="278" w:name="def-unit-circle"/>
    <w:p>
      <w:pPr>
        <w:pStyle w:val="FirstParagraph"/>
      </w:pPr>
      <w:del w:id="1348" w:author="PR Preview" w:date="2026-01-01T00:00:00Z">
        <w:r>
          <w:rPr>
            <w:b/>
            <w:bCs/>
          </w:rPr>
          <w:delText xml:space="preserve">Definition 79 (Unit circle)</w:delText>
        </w:r>
      </w:del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The</w:delText>
        </w:r>
      </w:del>
      <w:del w:id="1351" w:author="PR Preview" w:date="2026-01-01T00:00:00Z">
        <w:r>
          <w:delText xml:space="preserve"> </w:delText>
        </w:r>
      </w:del>
      <w:del w:id="1352" w:author="PR Preview" w:date="2026-01-01T00:00:00Z">
        <w:r>
          <w:rPr>
            <w:b/>
            <w:bCs/>
          </w:rPr>
          <w:delText xml:space="preserve">unit circle</w:delText>
        </w:r>
      </w:del>
      <w:del w:id="1353" w:author="PR Preview" w:date="2026-01-01T00:00:00Z">
        <w:r>
          <w:delText xml:space="preserve"> </w:delText>
        </w:r>
      </w:del>
      <w:del w:id="1354" w:author="PR Preview" w:date="2026-01-01T00:00:00Z">
        <w:r>
          <w:delText xml:space="preserve">[33]</w:delText>
        </w:r>
      </w:del>
      <w:del w:id="1355" w:author="PR Preview" w:date="2026-01-01T00:00:00Z">
        <w:r>
          <w:delText xml:space="preserve"> </w:delText>
        </w:r>
      </w:del>
      <w:del w:id="1356" w:author="PR Preview" w:date="2026-01-01T00:00:00Z">
        <w:r>
          <w:delText xml:space="preserve">is the set of points</w:delText>
        </w:r>
      </w:del>
      <w:del w:id="13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358" w:author="PR Preview" w:date="2026-01-01T00:00:00Z">
        <w:r>
          <w:delText xml:space="preserve"> </w:delText>
        </w:r>
      </w:del>
      <w:del w:id="1359" w:author="PR Preview" w:date="2026-01-01T00:00:00Z">
        <w:r>
          <w:delText xml:space="preserve">in the plane with</w:delText>
        </w:r>
      </w:del>
      <w:del w:id="1360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1361" w:author="PR Preview" w:date="2026-01-01T00:00:00Z">
        <w:r>
          <w:delText xml:space="preserve">.</w:delText>
        </w:r>
      </w:del>
    </w:p>
    <w:p>
      <w:pPr>
        <w:pStyle w:val="FirstParagraph"/>
      </w:pPr>
      <w:ins w:id="1362" w:author="PR Preview" w:date="2026-01-01T00:00:00Z">
        <w:r>
          <w:rPr>
            <w:b/>
            <w:bCs/>
          </w:rPr>
          <w:t xml:space="preserve">Definition 79 (Unit circle)</w:t>
        </w:r>
      </w:ins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The</w:t>
        </w:r>
      </w:ins>
      <w:ins w:id="1365" w:author="PR Preview" w:date="2026-01-01T00:00:00Z">
        <w:r>
          <w:t xml:space="preserve"> </w:t>
        </w:r>
      </w:ins>
      <w:ins w:id="1366" w:author="PR Preview" w:date="2026-01-01T00:00:00Z">
        <w:r>
          <w:rPr>
            <w:b/>
            <w:bCs/>
          </w:rPr>
          <w:t xml:space="preserve">unit circle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[36]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is the set of points</w:t>
        </w:r>
      </w:ins>
      <w:ins w:id="13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in the plane with</w:t>
        </w:r>
      </w:ins>
      <w:ins w:id="1374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1375" w:author="PR Preview" w:date="2026-01-01T00:00:00Z">
        <w:r>
          <w:t xml:space="preserve">.</w:t>
        </w:r>
      </w:ins>
    </w:p>
    <w:bookmarkEnd w:id="278"/>
    <w:bookmarkStart w:id="279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79"/>
    <w:bookmarkStart w:id="280" w:name="def-pi"/>
    <w:p>
      <w:pPr>
        <w:pStyle w:val="FirstParagraph"/>
      </w:pPr>
      <w:del w:id="1376" w:author="PR Preview" w:date="2026-01-01T00:00:00Z">
        <w:r>
          <w:rPr>
            <w:b/>
            <w:bCs/>
          </w:rPr>
          <w:delText xml:space="preserve">Definition 80 (The number</w:delText>
        </w:r>
      </w:del>
      <w:del w:id="1377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</m:oMath>
      <w:del w:id="1378" w:author="PR Preview" w:date="2026-01-01T00:00:00Z">
        <w:r>
          <w:rPr>
            <w:b/>
            <w:bCs/>
          </w:rPr>
          <w:delText xml:space="preserve">)</w:delText>
        </w:r>
      </w:del>
      <w:del w:id="1379" w:author="PR Preview" w:date="2026-01-01T00:00:00Z">
        <w:r>
          <w:delText xml:space="preserve"> </w:delText>
        </w:r>
      </w:del>
      <w:del w:id="1380" w:author="PR Preview" w:date="2026-01-01T00:00:00Z">
        <w:r>
          <w:delText xml:space="preserve">The number</w:delText>
        </w:r>
      </w:del>
      <w:del w:id="1381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≈</m:t>
        </m:r>
        <m:r>
          <m:t>3.14159</m:t>
        </m:r>
      </m:oMath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[34]</w:delText>
        </w:r>
      </w:del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is half of the circumference of the unit circle (</w:delText>
        </w:r>
      </w:del>
      <w:hyperlink w:anchor="def-unit-circle">
        <w:del w:id="1386" w:author="PR Preview" w:date="2026-01-01T00:00:00Z">
          <w:r>
            <w:rPr>
              <w:rStyle w:val="Hyperlink"/>
            </w:rPr>
            <w:delText xml:space="preserve">Definition 79</w:delText>
          </w:r>
        </w:del>
      </w:hyperlink>
      <w:del w:id="1387" w:author="PR Preview" w:date="2026-01-01T00:00:00Z">
        <w:r>
          <w:delText xml:space="preserve">).</w:delText>
        </w:r>
      </w:del>
    </w:p>
    <w:p>
      <w:pPr>
        <w:pStyle w:val="FirstParagraph"/>
      </w:pPr>
      <w:ins w:id="1388" w:author="PR Preview" w:date="2026-01-01T00:00:00Z">
        <w:r>
          <w:rPr>
            <w:b/>
            <w:bCs/>
          </w:rPr>
          <w:t xml:space="preserve">Definition 80 (The number</w:t>
        </w:r>
      </w:ins>
      <w:ins w:id="1389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</m:oMath>
      <w:ins w:id="1390" w:author="PR Preview" w:date="2026-01-01T00:00:00Z">
        <w:r>
          <w:rPr>
            <w:b/>
            <w:bCs/>
          </w:rPr>
          <w:t xml:space="preserve">)</w:t>
        </w:r>
      </w:ins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The number</w:t>
        </w:r>
      </w:ins>
      <w:ins w:id="1393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≈</m:t>
        </m:r>
        <m:r>
          <m:t>3.14159</m:t>
        </m:r>
      </m:oMath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[37]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is half of the circumference of the unit circle (</w:t>
        </w:r>
      </w:ins>
      <w:hyperlink w:anchor="def-unit-circle">
        <w:ins w:id="1398" w:author="PR Preview" w:date="2026-01-01T00:00:00Z">
          <w:r>
            <w:rPr>
              <w:rStyle w:val="Hyperlink"/>
            </w:rPr>
            <w:t xml:space="preserve">Definition 79</w:t>
          </w:r>
        </w:ins>
      </w:hyperlink>
      <w:ins w:id="1399" w:author="PR Preview" w:date="2026-01-01T00:00:00Z">
        <w:r>
          <w:t xml:space="preserve">).</w:t>
        </w:r>
      </w:ins>
    </w:p>
    <w:bookmarkEnd w:id="280"/>
    <w:bookmarkStart w:id="281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1"/>
    <w:bookmarkStart w:id="282" w:name="def-cosine-sine"/>
    <w:p>
      <w:pPr>
        <w:pStyle w:val="BodyText"/>
      </w:pPr>
      <w:del w:id="1400" w:author="PR Preview" w:date="2026-01-01T00:00:00Z">
        <w:r>
          <w:rPr>
            <w:b/>
            <w:bCs/>
          </w:rPr>
          <w:delText xml:space="preserve">Definition 81 (Cosine)</w:delText>
        </w:r>
      </w:del>
      <w:del w:id="1401" w:author="PR Preview" w:date="2026-01-01T00:00:00Z">
        <w:r>
          <w:delText xml:space="preserve"> </w:delText>
        </w:r>
      </w:del>
      <w:del w:id="1402" w:author="PR Preview" w:date="2026-01-01T00:00:00Z">
        <w:r>
          <w:delText xml:space="preserve">For a real number</w:delText>
        </w:r>
      </w:del>
      <w:del w:id="1403" w:author="PR Preview" w:date="2026-01-01T00:00:00Z">
        <w:r>
          <w:delText xml:space="preserve"> </w:delText>
        </w:r>
      </w:del>
      <m:oMath>
        <m:r>
          <m:t>θ</m:t>
        </m:r>
      </m:oMath>
      <w:del w:id="1404" w:author="PR Preview" w:date="2026-01-01T00:00:00Z">
        <w:r>
          <w:delText xml:space="preserve">, start at the point</w:delText>
        </w:r>
      </w:del>
      <w:del w:id="140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406" w:author="PR Preview" w:date="2026-01-01T00:00:00Z">
        <w:r>
          <w:delText xml:space="preserve"> </w:delText>
        </w:r>
      </w:del>
      <w:del w:id="1407" w:author="PR Preview" w:date="2026-01-01T00:00:00Z">
        <w:r>
          <w:delText xml:space="preserve">of the unit circle (</w:delText>
        </w:r>
      </w:del>
      <w:hyperlink w:anchor="def-unit-circle">
        <w:del w:id="1408" w:author="PR Preview" w:date="2026-01-01T00:00:00Z">
          <w:r>
            <w:rPr>
              <w:rStyle w:val="Hyperlink"/>
            </w:rPr>
            <w:delText xml:space="preserve">Definition 79</w:delText>
          </w:r>
        </w:del>
      </w:hyperlink>
      <w:del w:id="1409" w:author="PR Preview" w:date="2026-01-01T00:00:00Z">
        <w:r>
          <w:delText xml:space="preserve">)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and move a distance</w:delText>
        </w:r>
      </w:del>
      <w:del w:id="141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413" w:author="PR Preview" w:date="2026-01-01T00:00:00Z">
        <w:r>
          <w:delText xml:space="preserve"> </w:delText>
        </w:r>
      </w:del>
      <w:del w:id="1414" w:author="PR Preview" w:date="2026-01-01T00:00:00Z">
        <w:r>
          <w:delText xml:space="preserve">along the circle,</w:delText>
        </w:r>
      </w:del>
      <w:del w:id="1415" w:author="PR Preview" w:date="2026-01-01T00:00:00Z">
        <w:r>
          <w:delText xml:space="preserve"> </w:delText>
        </w:r>
      </w:del>
      <w:del w:id="1416" w:author="PR Preview" w:date="2026-01-01T00:00:00Z">
        <w:r>
          <w:delText xml:space="preserve">counterclockwise if</w:delText>
        </w:r>
      </w:del>
      <w:del w:id="1417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1418" w:author="PR Preview" w:date="2026-01-01T00:00:00Z">
        <w:r>
          <w:delText xml:space="preserve"> </w:delText>
        </w:r>
      </w:del>
      <w:del w:id="1419" w:author="PR Preview" w:date="2026-01-01T00:00:00Z">
        <w:r>
          <w:delText xml:space="preserve">and clockwise if</w:delText>
        </w:r>
      </w:del>
      <w:del w:id="142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1421" w:author="PR Preview" w:date="2026-01-01T00:00:00Z">
        <w:r>
          <w:delText xml:space="preserve">.</w:delText>
        </w:r>
      </w:del>
      <w:del w:id="1422" w:author="PR Preview" w:date="2026-01-01T00:00:00Z">
        <w:r>
          <w:delText xml:space="preserve"> </w:delText>
        </w:r>
      </w:del>
      <w:del w:id="1423" w:author="PR Preview" w:date="2026-01-01T00:00:00Z">
        <w:r>
          <w:delText xml:space="preserve">The first coordinate of the point reached is the</w:delText>
        </w:r>
      </w:del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rPr>
            <w:b/>
            <w:bCs/>
          </w:rPr>
          <w:delText xml:space="preserve">cosine</w:delText>
        </w:r>
      </w:del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of</w:delText>
        </w:r>
      </w:del>
      <w:del w:id="1428" w:author="PR Preview" w:date="2026-01-01T00:00:00Z">
        <w:r>
          <w:delText xml:space="preserve"> </w:delText>
        </w:r>
      </w:del>
      <m:oMath>
        <m:r>
          <m:t>θ</m:t>
        </m:r>
      </m:oMath>
      <w:del w:id="1429" w:author="PR Preview" w:date="2026-01-01T00:00:00Z">
        <w:r>
          <w:delText xml:space="preserve"> </w:delText>
        </w:r>
      </w:del>
      <w:del w:id="1430" w:author="PR Preview" w:date="2026-01-01T00:00:00Z">
        <w:r>
          <w:delText xml:space="preserve">[35]</w:delText>
        </w:r>
      </w:del>
      <w:del w:id="1431" w:author="PR Preview" w:date="2026-01-01T00:00:00Z">
        <w:r>
          <w:delText xml:space="preserve">, written</w:delText>
        </w:r>
      </w:del>
      <w:del w:id="1432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1433" w:author="PR Preview" w:date="2026-01-01T00:00:00Z">
        <w:r>
          <w:delText xml:space="preserve">.</w:delText>
        </w:r>
      </w:del>
    </w:p>
    <w:p>
      <w:pPr>
        <w:pStyle w:val="BodyText"/>
      </w:pPr>
      <w:ins w:id="1434" w:author="PR Preview" w:date="2026-01-01T00:00:00Z">
        <w:r>
          <w:rPr>
            <w:b/>
            <w:bCs/>
          </w:rPr>
          <w:t xml:space="preserve">Definition 81 (Cosine)</w:t>
        </w:r>
      </w:ins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For a real number</w:t>
        </w:r>
      </w:ins>
      <w:ins w:id="1437" w:author="PR Preview" w:date="2026-01-01T00:00:00Z">
        <w:r>
          <w:t xml:space="preserve"> </w:t>
        </w:r>
      </w:ins>
      <m:oMath>
        <m:r>
          <m:t>θ</m:t>
        </m:r>
      </m:oMath>
      <w:ins w:id="1438" w:author="PR Preview" w:date="2026-01-01T00:00:00Z">
        <w:r>
          <w:t xml:space="preserve">, start at the point</w:t>
        </w:r>
      </w:ins>
      <w:ins w:id="14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of the unit circle (</w:t>
        </w:r>
      </w:ins>
      <w:hyperlink w:anchor="def-unit-circle">
        <w:ins w:id="1442" w:author="PR Preview" w:date="2026-01-01T00:00:00Z">
          <w:r>
            <w:rPr>
              <w:rStyle w:val="Hyperlink"/>
            </w:rPr>
            <w:t xml:space="preserve">Definition 79</w:t>
          </w:r>
        </w:ins>
      </w:hyperlink>
      <w:ins w:id="1443" w:author="PR Preview" w:date="2026-01-01T00:00:00Z">
        <w:r>
          <w:t xml:space="preserve">)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and move a distance</w:t>
        </w:r>
      </w:ins>
      <w:ins w:id="1446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along the circle,</w:t>
        </w:r>
      </w:ins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counterclockwise if</w:t>
        </w:r>
      </w:ins>
      <w:ins w:id="1451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and clockwise if</w:t>
        </w:r>
      </w:ins>
      <w:ins w:id="1454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1455" w:author="PR Preview" w:date="2026-01-01T00:00:00Z">
        <w:r>
          <w:t xml:space="preserve">.</w:t>
        </w:r>
      </w:ins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The first coordinate of the point reached is the</w:t>
        </w:r>
      </w:ins>
      <w:ins w:id="1458" w:author="PR Preview" w:date="2026-01-01T00:00:00Z">
        <w:r>
          <w:t xml:space="preserve"> </w:t>
        </w:r>
      </w:ins>
      <w:ins w:id="1459" w:author="PR Preview" w:date="2026-01-01T00:00:00Z">
        <w:r>
          <w:rPr>
            <w:b/>
            <w:bCs/>
          </w:rPr>
          <w:t xml:space="preserve">cosine</w:t>
        </w:r>
      </w:ins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of</w:t>
        </w:r>
      </w:ins>
      <w:ins w:id="1462" w:author="PR Preview" w:date="2026-01-01T00:00:00Z">
        <w:r>
          <w:t xml:space="preserve"> </w:t>
        </w:r>
      </w:ins>
      <m:oMath>
        <m:r>
          <m:t>θ</m:t>
        </m:r>
      </m:oMath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[38]</w:t>
        </w:r>
      </w:ins>
      <w:ins w:id="1465" w:author="PR Preview" w:date="2026-01-01T00:00:00Z">
        <w:r>
          <w:t xml:space="preserve">, written</w:t>
        </w:r>
      </w:ins>
      <w:ins w:id="1466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1467" w:author="PR Preview" w:date="2026-01-01T00:00:00Z">
        <w:r>
          <w:t xml:space="preserve">.</w:t>
        </w:r>
      </w:ins>
    </w:p>
    <w:bookmarkEnd w:id="282"/>
    <w:bookmarkStart w:id="283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3"/>
    <w:bookmarkStart w:id="284" w:name="def-sine"/>
    <w:p>
      <w:pPr>
        <w:pStyle w:val="BodyText"/>
      </w:pPr>
      <w:del w:id="1468" w:author="PR Preview" w:date="2026-01-01T00:00:00Z">
        <w:r>
          <w:rPr>
            <w:b/>
            <w:bCs/>
          </w:rPr>
          <w:delText xml:space="preserve">Definition 82 (Sine)</w:delText>
        </w:r>
      </w:del>
      <w:del w:id="1469" w:author="PR Preview" w:date="2026-01-01T00:00:00Z">
        <w:r>
          <w:delText xml:space="preserve"> </w:delText>
        </w:r>
      </w:del>
      <w:del w:id="1470" w:author="PR Preview" w:date="2026-01-01T00:00:00Z">
        <w:r>
          <w:delText xml:space="preserve">For a real number</w:delText>
        </w:r>
      </w:del>
      <w:del w:id="1471" w:author="PR Preview" w:date="2026-01-01T00:00:00Z">
        <w:r>
          <w:delText xml:space="preserve"> </w:delText>
        </w:r>
      </w:del>
      <m:oMath>
        <m:r>
          <m:t>θ</m:t>
        </m:r>
      </m:oMath>
      <w:del w:id="1472" w:author="PR Preview" w:date="2026-01-01T00:00:00Z">
        <w:r>
          <w:delText xml:space="preserve">, the second coordinate of the point reached from</w:delText>
        </w:r>
      </w:del>
      <w:del w:id="147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474" w:author="PR Preview" w:date="2026-01-01T00:00:00Z">
        <w:r>
          <w:delText xml:space="preserve"> </w:delText>
        </w:r>
      </w:del>
      <w:del w:id="1475" w:author="PR Preview" w:date="2026-01-01T00:00:00Z">
        <w:r>
          <w:delText xml:space="preserve">by moving a distance</w:delText>
        </w:r>
      </w:del>
      <w:del w:id="147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1477" w:author="PR Preview" w:date="2026-01-01T00:00:00Z">
        <w:r>
          <w:delText xml:space="preserve"> </w:delText>
        </w:r>
      </w:del>
      <w:del w:id="1478" w:author="PR Preview" w:date="2026-01-01T00:00:00Z">
        <w:r>
          <w:delText xml:space="preserve">along the unit circle (</w:delText>
        </w:r>
      </w:del>
      <w:hyperlink w:anchor="def-cosine-sine">
        <w:del w:id="1479" w:author="PR Preview" w:date="2026-01-01T00:00:00Z">
          <w:r>
            <w:rPr>
              <w:rStyle w:val="Hyperlink"/>
            </w:rPr>
            <w:delText xml:space="preserve">Definition 81</w:delText>
          </w:r>
        </w:del>
      </w:hyperlink>
      <w:del w:id="1480" w:author="PR Preview" w:date="2026-01-01T00:00:00Z">
        <w:r>
          <w:delText xml:space="preserve">)</w:delText>
        </w:r>
      </w:del>
      <w:del w:id="1481" w:author="PR Preview" w:date="2026-01-01T00:00:00Z">
        <w:r>
          <w:delText xml:space="preserve"> </w:delText>
        </w:r>
      </w:del>
      <w:del w:id="1482" w:author="PR Preview" w:date="2026-01-01T00:00:00Z">
        <w:r>
          <w:delText xml:space="preserve">is the</w:delText>
        </w:r>
      </w:del>
      <w:del w:id="1483" w:author="PR Preview" w:date="2026-01-01T00:00:00Z">
        <w:r>
          <w:delText xml:space="preserve"> </w:delText>
        </w:r>
      </w:del>
      <w:del w:id="1484" w:author="PR Preview" w:date="2026-01-01T00:00:00Z">
        <w:r>
          <w:rPr>
            <w:b/>
            <w:bCs/>
          </w:rPr>
          <w:delText xml:space="preserve">sine</w:delText>
        </w:r>
      </w:del>
      <w:del w:id="1485" w:author="PR Preview" w:date="2026-01-01T00:00:00Z">
        <w:r>
          <w:delText xml:space="preserve"> </w:delText>
        </w:r>
      </w:del>
      <w:del w:id="1486" w:author="PR Preview" w:date="2026-01-01T00:00:00Z">
        <w:r>
          <w:delText xml:space="preserve">of</w:delText>
        </w:r>
      </w:del>
      <w:del w:id="1487" w:author="PR Preview" w:date="2026-01-01T00:00:00Z">
        <w:r>
          <w:delText xml:space="preserve"> </w:delText>
        </w:r>
      </w:del>
      <m:oMath>
        <m:r>
          <m:t>θ</m:t>
        </m:r>
      </m:oMath>
      <w:del w:id="1488" w:author="PR Preview" w:date="2026-01-01T00:00:00Z">
        <w:r>
          <w:delText xml:space="preserve"> </w:delText>
        </w:r>
      </w:del>
      <w:del w:id="1489" w:author="PR Preview" w:date="2026-01-01T00:00:00Z">
        <w:r>
          <w:delText xml:space="preserve">[35]</w:delText>
        </w:r>
      </w:del>
      <w:del w:id="1490" w:author="PR Preview" w:date="2026-01-01T00:00:00Z">
        <w:r>
          <w:delText xml:space="preserve">, written</w:delText>
        </w:r>
      </w:del>
      <w:del w:id="1491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θ</m:t>
        </m:r>
      </m:oMath>
      <w:del w:id="1492" w:author="PR Preview" w:date="2026-01-01T00:00:00Z">
        <w:r>
          <w:delText xml:space="preserve">.</w:delText>
        </w:r>
      </w:del>
    </w:p>
    <w:p>
      <w:pPr>
        <w:pStyle w:val="BodyText"/>
      </w:pPr>
      <w:ins w:id="1493" w:author="PR Preview" w:date="2026-01-01T00:00:00Z">
        <w:r>
          <w:rPr>
            <w:b/>
            <w:bCs/>
          </w:rPr>
          <w:t xml:space="preserve">Definition 82 (Sine)</w:t>
        </w:r>
      </w:ins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For a real number</w:t>
        </w:r>
      </w:ins>
      <w:ins w:id="1496" w:author="PR Preview" w:date="2026-01-01T00:00:00Z">
        <w:r>
          <w:t xml:space="preserve"> </w:t>
        </w:r>
      </w:ins>
      <m:oMath>
        <m:r>
          <m:t>θ</m:t>
        </m:r>
      </m:oMath>
      <w:ins w:id="1497" w:author="PR Preview" w:date="2026-01-01T00:00:00Z">
        <w:r>
          <w:t xml:space="preserve">, the second coordinate of the point reached from</w:t>
        </w:r>
      </w:ins>
      <w:ins w:id="14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by moving a distance</w:t>
        </w:r>
      </w:ins>
      <w:ins w:id="150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1502" w:author="PR Preview" w:date="2026-01-01T00:00:00Z">
        <w:r>
          <w:t xml:space="preserve"> </w:t>
        </w:r>
      </w:ins>
      <w:ins w:id="1503" w:author="PR Preview" w:date="2026-01-01T00:00:00Z">
        <w:r>
          <w:t xml:space="preserve">along the unit circle (</w:t>
        </w:r>
      </w:ins>
      <w:hyperlink w:anchor="def-cosine-sine">
        <w:ins w:id="1504" w:author="PR Preview" w:date="2026-01-01T00:00:00Z">
          <w:r>
            <w:rPr>
              <w:rStyle w:val="Hyperlink"/>
            </w:rPr>
            <w:t xml:space="preserve">Definition 81</w:t>
          </w:r>
        </w:ins>
      </w:hyperlink>
      <w:ins w:id="1505" w:author="PR Preview" w:date="2026-01-01T00:00:00Z">
        <w:r>
          <w:t xml:space="preserve">)</w:t>
        </w:r>
      </w:ins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is the</w:t>
        </w:r>
      </w:ins>
      <w:ins w:id="1508" w:author="PR Preview" w:date="2026-01-01T00:00:00Z">
        <w:r>
          <w:t xml:space="preserve"> </w:t>
        </w:r>
      </w:ins>
      <w:ins w:id="1509" w:author="PR Preview" w:date="2026-01-01T00:00:00Z">
        <w:r>
          <w:rPr>
            <w:b/>
            <w:bCs/>
          </w:rPr>
          <w:t xml:space="preserve">sine</w:t>
        </w:r>
      </w:ins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of</w:t>
        </w:r>
      </w:ins>
      <w:ins w:id="1512" w:author="PR Preview" w:date="2026-01-01T00:00:00Z">
        <w:r>
          <w:t xml:space="preserve"> </w:t>
        </w:r>
      </w:ins>
      <m:oMath>
        <m:r>
          <m:t>θ</m:t>
        </m:r>
      </m:oMath>
      <w:ins w:id="1513" w:author="PR Preview" w:date="2026-01-01T00:00:00Z">
        <w:r>
          <w:t xml:space="preserve"> </w:t>
        </w:r>
      </w:ins>
      <w:ins w:id="1514" w:author="PR Preview" w:date="2026-01-01T00:00:00Z">
        <w:r>
          <w:t xml:space="preserve">[38]</w:t>
        </w:r>
      </w:ins>
      <w:ins w:id="1515" w:author="PR Preview" w:date="2026-01-01T00:00:00Z">
        <w:r>
          <w:t xml:space="preserve">, written</w:t>
        </w:r>
      </w:ins>
      <w:ins w:id="1516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</m:oMath>
      <w:ins w:id="1517" w:author="PR Preview" w:date="2026-01-01T00:00:00Z">
        <w:r>
          <w:t xml:space="preserve">.</w:t>
        </w:r>
      </w:ins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The sine is one of the trigonometric functions</w:t>
        </w:r>
      </w:ins>
      <w:ins w:id="1520" w:author="PR Preview" w:date="2026-01-01T00:00:00Z">
        <w:r>
          <w:t xml:space="preserve"> </w:t>
        </w:r>
      </w:ins>
      <w:ins w:id="1521" w:author="PR Preview" w:date="2026-01-01T00:00:00Z">
        <w:r>
          <w:t xml:space="preserve">[39]</w:t>
        </w:r>
      </w:ins>
      <w:ins w:id="1522" w:author="PR Preview" w:date="2026-01-01T00:00:00Z">
        <w:r>
          <w:t xml:space="preserve">.</w:t>
        </w:r>
      </w:ins>
    </w:p>
    <w:bookmarkEnd w:id="284"/>
    <w:bookmarkStart w:id="285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5"/>
    <w:bookmarkStart w:id="286" w:name="thm-cosine-sine-identity"/>
    <w:p>
      <w:pPr>
        <w:pStyle w:val="FirstParagraph"/>
      </w:pPr>
      <w:del w:id="1523" w:author="PR Preview" w:date="2026-01-01T00:00:00Z">
        <w:r>
          <w:rPr>
            <w:b/>
            <w:bCs/>
          </w:rPr>
          <w:delText xml:space="preserve">Theorem 32 (The Pythagorean identity)</w:delText>
        </w:r>
      </w:del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For every real number</w:delText>
        </w:r>
      </w:del>
      <w:del w:id="1526" w:author="PR Preview" w:date="2026-01-01T00:00:00Z">
        <w:r>
          <w:delText xml:space="preserve"> </w:delText>
        </w:r>
      </w:del>
      <m:oMath>
        <m:r>
          <m:t>θ</m:t>
        </m:r>
      </m:oMath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[36]</w:delText>
        </w:r>
      </w:del>
      <w:del w:id="1529" w:author="PR Preview" w:date="2026-01-01T00:00:00Z">
        <w:r>
          <w:delText xml:space="preserve">,</w:delText>
        </w:r>
      </w:del>
    </w:p>
    <w:p>
      <w:pPr>
        <w:pStyle w:val="FirstParagraph"/>
      </w:pPr>
      <w:ins w:id="1530" w:author="PR Preview" w:date="2026-01-01T00:00:00Z">
        <w:r>
          <w:rPr>
            <w:b/>
            <w:bCs/>
          </w:rPr>
          <w:t xml:space="preserve">Theorem 32 (The Pythagorean identity)</w:t>
        </w:r>
      </w:ins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For every real number</w:t>
        </w:r>
      </w:ins>
      <w:ins w:id="1533" w:author="PR Preview" w:date="2026-01-01T00:00:00Z">
        <w:r>
          <w:t xml:space="preserve"> </w:t>
        </w:r>
      </w:ins>
      <m:oMath>
        <m:r>
          <m:t>θ</m:t>
        </m:r>
      </m:oMath>
      <w:ins w:id="1534" w:author="PR Preview" w:date="2026-01-01T00:00:00Z">
        <w:r>
          <w:t xml:space="preserve"> </w:t>
        </w:r>
      </w:ins>
      <w:ins w:id="1535" w:author="PR Preview" w:date="2026-01-01T00:00:00Z">
        <w:r>
          <w:t xml:space="preserve">[40]</w:t>
        </w:r>
      </w:ins>
      <w:ins w:id="153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1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0"/>
        </w:tc>
      </w:tr>
    </w:tbl>
    <w:bookmarkEnd w:id="291"/>
    <w:bookmarkStart w:id="292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3"/>
    <w:bookmarkStart w:id="315" w:name="sec-complex-numbers"/>
    <w:p>
      <w:pPr>
        <w:pStyle w:val="Heading2"/>
      </w:pPr>
      <w:r>
        <w:t xml:space="preserve">21 Complex numbers</w:t>
      </w:r>
    </w:p>
    <w:bookmarkStart w:id="294" w:name="def-imaginary-unit"/>
    <w:p>
      <w:pPr>
        <w:pStyle w:val="FirstParagraph"/>
      </w:pPr>
      <w:del w:id="1537" w:author="PR Preview" w:date="2026-01-01T00:00:00Z">
        <w:r>
          <w:rPr>
            <w:b/>
            <w:bCs/>
          </w:rPr>
          <w:delText xml:space="preserve">Definition 83 (Imaginary unit)</w:delText>
        </w:r>
      </w:del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The</w:delText>
        </w:r>
      </w:del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rPr>
            <w:b/>
            <w:bCs/>
          </w:rPr>
          <w:delText xml:space="preserve">imaginary unit</w:delText>
        </w:r>
      </w:del>
      <w:del w:id="1542" w:author="PR Preview" w:date="2026-01-01T00:00:00Z">
        <w:r>
          <w:delText xml:space="preserve"> </w:delText>
        </w:r>
      </w:del>
      <m:oMath>
        <m:r>
          <m:t>i</m:t>
        </m:r>
      </m:oMath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is a number whose square is</w:delText>
        </w:r>
      </w:del>
      <w:del w:id="154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546" w:author="PR Preview" w:date="2026-01-01T00:00:00Z">
        <w:r>
          <w:delText xml:space="preserve"> </w:delText>
        </w:r>
      </w:del>
      <w:del w:id="1547" w:author="PR Preview" w:date="2026-01-01T00:00:00Z">
        <w:r>
          <w:delText xml:space="preserve">[37]</w:delText>
        </w:r>
      </w:del>
      <w:del w:id="1548" w:author="PR Preview" w:date="2026-01-01T00:00:00Z">
        <w:r>
          <w:delText xml:space="preserve">:</w:delText>
        </w:r>
      </w:del>
    </w:p>
    <w:p>
      <w:pPr>
        <w:pStyle w:val="FirstParagraph"/>
      </w:pPr>
      <w:ins w:id="1549" w:author="PR Preview" w:date="2026-01-01T00:00:00Z">
        <w:r>
          <w:rPr>
            <w:b/>
            <w:bCs/>
          </w:rPr>
          <w:t xml:space="preserve">Definition 83 (Imaginary unit)</w:t>
        </w:r>
      </w:ins>
      <w:ins w:id="1550" w:author="PR Preview" w:date="2026-01-01T00:00:00Z">
        <w:r>
          <w:t xml:space="preserve"> </w:t>
        </w:r>
      </w:ins>
      <w:ins w:id="1551" w:author="PR Preview" w:date="2026-01-01T00:00:00Z">
        <w:r>
          <w:t xml:space="preserve">The</w:t>
        </w:r>
      </w:ins>
      <w:ins w:id="1552" w:author="PR Preview" w:date="2026-01-01T00:00:00Z">
        <w:r>
          <w:t xml:space="preserve"> </w:t>
        </w:r>
      </w:ins>
      <w:ins w:id="1553" w:author="PR Preview" w:date="2026-01-01T00:00:00Z">
        <w:r>
          <w:rPr>
            <w:b/>
            <w:bCs/>
          </w:rPr>
          <w:t xml:space="preserve">imaginary unit</w:t>
        </w:r>
      </w:ins>
      <w:ins w:id="1554" w:author="PR Preview" w:date="2026-01-01T00:00:00Z">
        <w:r>
          <w:t xml:space="preserve"> </w:t>
        </w:r>
      </w:ins>
      <m:oMath>
        <m:r>
          <m:t>i</m:t>
        </m:r>
      </m:oMath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is a number whose square is</w:t>
        </w:r>
      </w:ins>
      <w:ins w:id="155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558" w:author="PR Preview" w:date="2026-01-01T00:00:00Z">
        <w:r>
          <w:t xml:space="preserve"> </w:t>
        </w:r>
      </w:ins>
      <w:ins w:id="1559" w:author="PR Preview" w:date="2026-01-01T00:00:00Z">
        <w:r>
          <w:t xml:space="preserve">[41]</w:t>
        </w:r>
      </w:ins>
      <w:ins w:id="156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4"/>
    <w:p>
      <w:pPr>
        <w:pStyle w:val="FirstParagraph"/>
      </w:pPr>
      <w:del w:id="1561" w:author="PR Preview" w:date="2026-01-01T00:00:00Z">
        <w:r>
          <w:delText xml:space="preserve">Axler [38], Definition 1.1, p. 2</w:delText>
        </w:r>
      </w:del>
      <w:del w:id="1562" w:author="PR Preview" w:date="2026-01-01T00:00:00Z">
        <w:r>
          <w:delText xml:space="preserve"> </w:delText>
        </w:r>
      </w:del>
      <w:del w:id="1563" w:author="PR Preview" w:date="2026-01-01T00:00:00Z">
        <w:r>
          <w:delText xml:space="preserve">makes this idea rigorous:</w:delText>
        </w:r>
      </w:del>
      <w:del w:id="1564" w:author="PR Preview" w:date="2026-01-01T00:00:00Z">
        <w:r>
          <w:delText xml:space="preserve"> </w:delText>
        </w:r>
      </w:del>
      <w:del w:id="1565" w:author="PR Preview" w:date="2026-01-01T00:00:00Z">
        <w:r>
          <w:delText xml:space="preserve">it defines a complex number as an ordered pair</w:delText>
        </w:r>
      </w:del>
      <w:del w:id="15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1567" w:author="PR Preview" w:date="2026-01-01T00:00:00Z">
        <w:r>
          <w:delText xml:space="preserve"> </w:delText>
        </w:r>
      </w:del>
      <w:del w:id="1568" w:author="PR Preview" w:date="2026-01-01T00:00:00Z">
        <w:r>
          <w:delText xml:space="preserve">of real numbers,</w:delText>
        </w:r>
      </w:del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delText xml:space="preserve">written</w:delText>
        </w:r>
      </w:del>
      <w:del w:id="1571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del w:id="1572" w:author="PR Preview" w:date="2026-01-01T00:00:00Z">
        <w:r>
          <w:delText xml:space="preserve">,</w:delText>
        </w:r>
      </w:del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defines addition and multiplication of such pairs,</w:delText>
        </w:r>
      </w:del>
      <w:del w:id="1575" w:author="PR Preview" w:date="2026-01-01T00:00:00Z">
        <w:r>
          <w:delText xml:space="preserve"> </w:delText>
        </w:r>
      </w:del>
      <w:del w:id="1576" w:author="PR Preview" w:date="2026-01-01T00:00:00Z">
        <w:r>
          <w:delText xml:space="preserve">writes</w:delText>
        </w:r>
      </w:del>
      <w:del w:id="1577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del w:id="1578" w:author="PR Preview" w:date="2026-01-01T00:00:00Z">
        <w:r>
          <w:delText xml:space="preserve"> </w:delText>
        </w:r>
      </w:del>
      <w:del w:id="1579" w:author="PR Preview" w:date="2026-01-01T00:00:00Z">
        <w:r>
          <w:delText xml:space="preserve">as</w:delText>
        </w:r>
      </w:del>
      <w:del w:id="1580" w:author="PR Preview" w:date="2026-01-01T00:00:00Z">
        <w:r>
          <w:delText xml:space="preserve"> </w:delText>
        </w:r>
      </w:del>
      <m:oMath>
        <m:r>
          <m:t>i</m:t>
        </m:r>
      </m:oMath>
      <w:del w:id="1581" w:author="PR Preview" w:date="2026-01-01T00:00:00Z">
        <w:r>
          <w:delText xml:space="preserve">,</w:delText>
        </w:r>
      </w:del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and leaves it to the reader to verify that</w:delText>
        </w:r>
      </w:del>
      <w:del w:id="1584" w:author="PR Preview" w:date="2026-01-01T00:00:00Z">
        <w:r>
          <w:delText xml:space="preserve"> </w:delText>
        </w:r>
      </w:del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585" w:author="PR Preview" w:date="2026-01-01T00:00:00Z">
        <w:r>
          <w:delText xml:space="preserve">.</w:delText>
        </w:r>
      </w:del>
    </w:p>
    <w:p>
      <w:pPr>
        <w:pStyle w:val="FirstParagraph"/>
      </w:pPr>
      <w:ins w:id="1586" w:author="PR Preview" w:date="2026-01-01T00:00:00Z">
        <w:r>
          <w:t xml:space="preserve">Axler [42], Definition 1.1, p. 2</w:t>
        </w:r>
      </w:ins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makes this idea rigorous:</w:t>
        </w:r>
      </w:ins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it defines a complex number as an ordered pair</w:t>
        </w:r>
      </w:ins>
      <w:ins w:id="159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1592" w:author="PR Preview" w:date="2026-01-01T00:00:00Z">
        <w:r>
          <w:t xml:space="preserve"> </w:t>
        </w:r>
      </w:ins>
      <w:ins w:id="1593" w:author="PR Preview" w:date="2026-01-01T00:00:00Z">
        <w:r>
          <w:t xml:space="preserve">of real numbers,</w:t>
        </w:r>
      </w:ins>
      <w:ins w:id="1594" w:author="PR Preview" w:date="2026-01-01T00:00:00Z">
        <w:r>
          <w:t xml:space="preserve"> </w:t>
        </w:r>
      </w:ins>
      <w:ins w:id="1595" w:author="PR Preview" w:date="2026-01-01T00:00:00Z">
        <w:r>
          <w:t xml:space="preserve">written</w:t>
        </w:r>
      </w:ins>
      <w:ins w:id="159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ins w:id="1597" w:author="PR Preview" w:date="2026-01-01T00:00:00Z">
        <w:r>
          <w:t xml:space="preserve">,</w:t>
        </w:r>
      </w:ins>
      <w:ins w:id="1598" w:author="PR Preview" w:date="2026-01-01T00:00:00Z">
        <w:r>
          <w:t xml:space="preserve"> </w:t>
        </w:r>
      </w:ins>
      <w:ins w:id="1599" w:author="PR Preview" w:date="2026-01-01T00:00:00Z">
        <w:r>
          <w:t xml:space="preserve">defines addition and multiplication of such pairs,</w:t>
        </w:r>
      </w:ins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writes</w:t>
        </w:r>
      </w:ins>
      <w:ins w:id="1602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ins w:id="1603" w:author="PR Preview" w:date="2026-01-01T00:00:00Z">
        <w:r>
          <w:t xml:space="preserve"> </w:t>
        </w:r>
      </w:ins>
      <w:ins w:id="1604" w:author="PR Preview" w:date="2026-01-01T00:00:00Z">
        <w:r>
          <w:t xml:space="preserve">as</w:t>
        </w:r>
      </w:ins>
      <w:ins w:id="1605" w:author="PR Preview" w:date="2026-01-01T00:00:00Z">
        <w:r>
          <w:t xml:space="preserve"> </w:t>
        </w:r>
      </w:ins>
      <m:oMath>
        <m:r>
          <m:t>i</m:t>
        </m:r>
      </m:oMath>
      <w:ins w:id="1606" w:author="PR Preview" w:date="2026-01-01T00:00:00Z">
        <w:r>
          <w:t xml:space="preserve">,</w:t>
        </w:r>
      </w:ins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and leaves it to the reader to verify that</w:t>
        </w:r>
      </w:ins>
      <w:ins w:id="1609" w:author="PR Preview" w:date="2026-01-01T00:00:00Z">
        <w:r>
          <w:t xml:space="preserve"> </w:t>
        </w:r>
      </w:ins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610" w:author="PR Preview" w:date="2026-01-01T00:00:00Z">
        <w:r>
          <w:t xml:space="preserve">.</w:t>
        </w:r>
      </w:ins>
    </w:p>
    <w:bookmarkStart w:id="295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5"/>
    <w:bookmarkStart w:id="296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6"/>
    <w:bookmarkStart w:id="297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98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98"/>
    <w:bookmarkStart w:id="299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99"/>
    <w:bookmarkStart w:id="300" w:name="def-complex-number"/>
    <w:p>
      <w:pPr>
        <w:pStyle w:val="BodyText"/>
      </w:pPr>
      <w:del w:id="1611" w:author="PR Preview" w:date="2026-01-01T00:00:00Z">
        <w:r>
          <w:rPr>
            <w:b/>
            <w:bCs/>
          </w:rPr>
          <w:delText xml:space="preserve">Definition 84 (Complex number)</w:delText>
        </w:r>
      </w:del>
      <w:del w:id="1612" w:author="PR Preview" w:date="2026-01-01T00:00:00Z">
        <w:r>
          <w:delText xml:space="preserve"> </w:delText>
        </w:r>
      </w:del>
      <w:del w:id="1613" w:author="PR Preview" w:date="2026-01-01T00:00:00Z">
        <w:r>
          <w:delText xml:space="preserve">A</w:delText>
        </w:r>
      </w:del>
      <w:del w:id="1614" w:author="PR Preview" w:date="2026-01-01T00:00:00Z">
        <w:r>
          <w:delText xml:space="preserve"> </w:delText>
        </w:r>
      </w:del>
      <w:del w:id="1615" w:author="PR Preview" w:date="2026-01-01T00:00:00Z">
        <w:r>
          <w:rPr>
            <w:b/>
            <w:bCs/>
          </w:rPr>
          <w:delText xml:space="preserve">complex number</w:delText>
        </w:r>
      </w:del>
      <w:del w:id="1616" w:author="PR Preview" w:date="2026-01-01T00:00:00Z">
        <w:r>
          <w:delText xml:space="preserve"> </w:delText>
        </w:r>
      </w:del>
      <w:del w:id="1617" w:author="PR Preview" w:date="2026-01-01T00:00:00Z">
        <w:r>
          <w:delText xml:space="preserve">[39]</w:delText>
        </w:r>
      </w:del>
      <w:del w:id="1618" w:author="PR Preview" w:date="2026-01-01T00:00:00Z">
        <w:r>
          <w:delText xml:space="preserve"> </w:delText>
        </w:r>
      </w:del>
      <w:del w:id="1619" w:author="PR Preview" w:date="2026-01-01T00:00:00Z">
        <w:r>
          <w:delText xml:space="preserve">is a number of the form</w:delText>
        </w:r>
      </w:del>
    </w:p>
    <w:p>
      <w:pPr>
        <w:pStyle w:val="BodyText"/>
      </w:pPr>
      <w:ins w:id="1620" w:author="PR Preview" w:date="2026-01-01T00:00:00Z">
        <w:r>
          <w:rPr>
            <w:b/>
            <w:bCs/>
          </w:rPr>
          <w:t xml:space="preserve">Definition 84 (Complex number)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A</w:t>
        </w:r>
      </w:ins>
      <w:ins w:id="1623" w:author="PR Preview" w:date="2026-01-01T00:00:00Z">
        <w:r>
          <w:t xml:space="preserve"> </w:t>
        </w:r>
      </w:ins>
      <w:ins w:id="1624" w:author="PR Preview" w:date="2026-01-01T00:00:00Z">
        <w:r>
          <w:rPr>
            <w:b/>
            <w:bCs/>
          </w:rPr>
          <w:t xml:space="preserve">complex number</w:t>
        </w:r>
      </w:ins>
      <w:ins w:id="1625" w:author="PR Preview" w:date="2026-01-01T00:00:00Z">
        <w:r>
          <w:t xml:space="preserve"> </w:t>
        </w:r>
      </w:ins>
      <w:ins w:id="1626" w:author="PR Preview" w:date="2026-01-01T00:00:00Z">
        <w:r>
          <w:t xml:space="preserve">[43]</w:t>
        </w:r>
      </w:ins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is a number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0"/>
    <w:bookmarkStart w:id="301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1"/>
    <w:bookmarkStart w:id="302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2"/>
    <w:bookmarkStart w:id="303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3"/>
    <w:p>
      <w:pPr>
        <w:pStyle w:val="BodyText"/>
      </w:pPr>
      <w:del w:id="1629" w:author="PR Preview" w:date="2026-01-01T00:00:00Z">
        <w:r>
          <w:delText xml:space="preserve">Axler [38], Definition 1.1, p. 2</w:delText>
        </w:r>
      </w:del>
      <w:del w:id="1630" w:author="PR Preview" w:date="2026-01-01T00:00:00Z">
        <w:r>
          <w:delText xml:space="preserve"> </w:delText>
        </w:r>
      </w:del>
      <w:del w:id="1631" w:author="PR Preview" w:date="2026-01-01T00:00:00Z">
        <w:r>
          <w:delText xml:space="preserve">defines</w:delText>
        </w:r>
      </w:del>
      <w:del w:id="163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</m:oMath>
      <w:del w:id="1633" w:author="PR Preview" w:date="2026-01-01T00:00:00Z">
        <w:r>
          <w:delText xml:space="preserve"> </w:delText>
        </w:r>
      </w:del>
      <w:del w:id="1634" w:author="PR Preview" w:date="2026-01-01T00:00:00Z">
        <w:r>
          <w:delText xml:space="preserve">as the set of ordered pairs</w:delText>
        </w:r>
      </w:del>
      <w:del w:id="163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of real numbers, written</w:delText>
        </w:r>
      </w:del>
      <w:del w:id="163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del w:id="1639" w:author="PR Preview" w:date="2026-01-01T00:00:00Z">
        <w:r>
          <w:delText xml:space="preserve">,</w:delText>
        </w:r>
      </w:del>
      <w:del w:id="1640" w:author="PR Preview" w:date="2026-01-01T00:00:00Z">
        <w:r>
          <w:delText xml:space="preserve"> </w:delText>
        </w:r>
      </w:del>
      <w:del w:id="1641" w:author="PR Preview" w:date="2026-01-01T00:00:00Z">
        <w:r>
          <w:delText xml:space="preserve">and</w:delText>
        </w:r>
      </w:del>
      <w:del w:id="1642" w:author="PR Preview" w:date="2026-01-01T00:00:00Z">
        <w:r>
          <w:delText xml:space="preserve"> </w:delText>
        </w:r>
      </w:del>
      <w:del w:id="1643" w:author="PR Preview" w:date="2026-01-01T00:00:00Z">
        <w:r>
          <w:delText xml:space="preserve">Axler [38], Definition 4.1, p. 120</w:delText>
        </w:r>
      </w:del>
      <w:del w:id="1644" w:author="PR Preview" w:date="2026-01-01T00:00:00Z">
        <w:r>
          <w:delText xml:space="preserve"> </w:delText>
        </w:r>
      </w:del>
      <w:del w:id="1645" w:author="PR Preview" w:date="2026-01-01T00:00:00Z">
        <w:r>
          <w:delText xml:space="preserve">defines the real and imaginary parts.</w:delText>
        </w:r>
      </w:del>
    </w:p>
    <w:p>
      <w:pPr>
        <w:pStyle w:val="BodyText"/>
      </w:pPr>
      <w:ins w:id="1646" w:author="PR Preview" w:date="2026-01-01T00:00:00Z">
        <w:r>
          <w:t xml:space="preserve">Axler [42], Definition 1.1, p. 2</w:t>
        </w:r>
      </w:ins>
      <w:ins w:id="1647" w:author="PR Preview" w:date="2026-01-01T00:00:00Z">
        <w:r>
          <w:t xml:space="preserve"> </w:t>
        </w:r>
      </w:ins>
      <w:ins w:id="1648" w:author="PR Preview" w:date="2026-01-01T00:00:00Z">
        <w:r>
          <w:t xml:space="preserve">defines</w:t>
        </w:r>
      </w:ins>
      <w:ins w:id="164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</m:oMath>
      <w:ins w:id="1650" w:author="PR Preview" w:date="2026-01-01T00:00:00Z">
        <w:r>
          <w:t xml:space="preserve"> </w:t>
        </w:r>
      </w:ins>
      <w:ins w:id="1651" w:author="PR Preview" w:date="2026-01-01T00:00:00Z">
        <w:r>
          <w:t xml:space="preserve">as the set of ordered pairs</w:t>
        </w:r>
      </w:ins>
      <w:ins w:id="16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1653" w:author="PR Preview" w:date="2026-01-01T00:00:00Z">
        <w:r>
          <w:t xml:space="preserve"> </w:t>
        </w:r>
      </w:ins>
      <w:ins w:id="1654" w:author="PR Preview" w:date="2026-01-01T00:00:00Z">
        <w:r>
          <w:t xml:space="preserve">of real numbers, written</w:t>
        </w:r>
      </w:ins>
      <w:ins w:id="165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ins w:id="1656" w:author="PR Preview" w:date="2026-01-01T00:00:00Z">
        <w:r>
          <w:t xml:space="preserve">,</w:t>
        </w:r>
      </w:ins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and</w:t>
        </w:r>
      </w:ins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Axler [42], Definition 4.1, p. 120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defines the real and imaginary parts.</w:t>
        </w:r>
      </w:ins>
    </w:p>
    <w:bookmarkStart w:id="304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4"/>
    <w:bookmarkStart w:id="305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6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6"/>
    <w:bookmarkStart w:id="307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663" w:author="PR Preview" w:date="2026-01-01T00:00:00Z">
        <w:r>
          <w:delText xml:space="preserve">Axler [38], Definition 1.1, p. 2</w:delText>
        </w:r>
      </w:del>
      <w:del w:id="1664" w:author="PR Preview" w:date="2026-01-01T00:00:00Z">
        <w:r>
          <w:delText xml:space="preserve"> </w:delText>
        </w:r>
      </w:del>
      <w:del w:id="1665" w:author="PR Preview" w:date="2026-01-01T00:00:00Z">
        <w:r>
          <w:delText xml:space="preserve">takes these two formulas as the definitions of addition and multiplication.</w:delText>
        </w:r>
      </w:del>
    </w:p>
    <w:p>
      <w:pPr>
        <w:pStyle w:val="FirstParagraph"/>
      </w:pPr>
      <w:ins w:id="1666" w:author="PR Preview" w:date="2026-01-01T00:00:00Z">
        <w:r>
          <w:t xml:space="preserve">Axler [42], Definition 1.1, p. 2</w:t>
        </w:r>
      </w:ins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takes these two formulas as the definitions of addition and multiplication.</w:t>
        </w:r>
      </w:ins>
    </w:p>
    <w:bookmarkStart w:id="308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8"/>
    <w:bookmarkStart w:id="309" w:name="def-complex-conjugate"/>
    <w:p>
      <w:pPr>
        <w:pStyle w:val="FirstParagraph"/>
      </w:pPr>
      <w:del w:id="1669" w:author="PR Preview" w:date="2026-01-01T00:00:00Z">
        <w:r>
          <w:rPr>
            <w:b/>
            <w:bCs/>
          </w:rPr>
          <w:delText xml:space="preserve">Definition 88 (Complex conjugate)</w:delText>
        </w:r>
      </w:del>
      <w:del w:id="1670" w:author="PR Preview" w:date="2026-01-01T00:00:00Z">
        <w:r>
          <w:delText xml:space="preserve"> </w:delText>
        </w:r>
      </w:del>
      <w:del w:id="1671" w:author="PR Preview" w:date="2026-01-01T00:00:00Z">
        <w:r>
          <w:delText xml:space="preserve">The</w:delText>
        </w:r>
      </w:del>
      <w:del w:id="1672" w:author="PR Preview" w:date="2026-01-01T00:00:00Z">
        <w:r>
          <w:delText xml:space="preserve"> </w:delText>
        </w:r>
      </w:del>
      <w:del w:id="1673" w:author="PR Preview" w:date="2026-01-01T00:00:00Z">
        <w:r>
          <w:rPr>
            <w:b/>
            <w:bCs/>
          </w:rPr>
          <w:delText xml:space="preserve">complex conjugate</w:delText>
        </w:r>
      </w:del>
      <w:del w:id="1674" w:author="PR Preview" w:date="2026-01-01T00:00:00Z">
        <w:r>
          <w:delText xml:space="preserve"> </w:delText>
        </w:r>
      </w:del>
      <w:del w:id="1675" w:author="PR Preview" w:date="2026-01-01T00:00:00Z">
        <w:r>
          <w:delText xml:space="preserve">[40]</w:delText>
        </w:r>
      </w:del>
      <w:del w:id="1676" w:author="PR Preview" w:date="2026-01-01T00:00:00Z">
        <w:r>
          <w:delText xml:space="preserve"> </w:delText>
        </w:r>
      </w:del>
      <w:del w:id="1677" w:author="PR Preview" w:date="2026-01-01T00:00:00Z">
        <w:r>
          <w:delText xml:space="preserve">of a complex number</w:delText>
        </w:r>
      </w:del>
      <w:del w:id="1678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1679" w:author="PR Preview" w:date="2026-01-01T00:00:00Z">
        <w:r>
          <w:delText xml:space="preserve"> </w:delText>
        </w:r>
      </w:del>
      <w:del w:id="1680" w:author="PR Preview" w:date="2026-01-01T00:00:00Z">
        <w:r>
          <w:delText xml:space="preserve">(</w:delText>
        </w:r>
      </w:del>
      <w:hyperlink w:anchor="def-complex-number">
        <w:del w:id="1681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1682" w:author="PR Preview" w:date="2026-01-01T00:00:00Z">
        <w:r>
          <w:delText xml:space="preserve">) is</w:delText>
        </w:r>
      </w:del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683" w:author="PR Preview" w:date="2026-01-01T00:00:00Z">
        <w:r>
          <w:delText xml:space="preserve">Axler [38], Definition 4.2, p. 120</w:delText>
        </w:r>
      </w:del>
      <w:del w:id="1684" w:author="PR Preview" w:date="2026-01-01T00:00:00Z">
        <w:r>
          <w:delText xml:space="preserve"> </w:delText>
        </w:r>
      </w:del>
      <w:del w:id="1685" w:author="PR Preview" w:date="2026-01-01T00:00:00Z">
        <w:r>
          <w:delText xml:space="preserve">gives the same definition, as</w:delText>
        </w:r>
      </w:del>
      <w:del w:id="1686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del w:id="1687" w:author="PR Preview" w:date="2026-01-01T00:00:00Z">
        <w:r>
          <w:delText xml:space="preserve">.</w:delText>
        </w:r>
      </w:del>
    </w:p>
    <w:p>
      <w:pPr>
        <w:pStyle w:val="FirstParagraph"/>
      </w:pPr>
      <w:ins w:id="1688" w:author="PR Preview" w:date="2026-01-01T00:00:00Z">
        <w:r>
          <w:rPr>
            <w:b/>
            <w:bCs/>
          </w:rPr>
          <w:t xml:space="preserve">Definition 88 (Complex conjugate)</w:t>
        </w:r>
      </w:ins>
      <w:ins w:id="1689" w:author="PR Preview" w:date="2026-01-01T00:00:00Z">
        <w:r>
          <w:t xml:space="preserve"> </w:t>
        </w:r>
      </w:ins>
      <w:ins w:id="1690" w:author="PR Preview" w:date="2026-01-01T00:00:00Z">
        <w:r>
          <w:t xml:space="preserve">The</w:t>
        </w:r>
      </w:ins>
      <w:ins w:id="1691" w:author="PR Preview" w:date="2026-01-01T00:00:00Z">
        <w:r>
          <w:t xml:space="preserve"> </w:t>
        </w:r>
      </w:ins>
      <w:ins w:id="1692" w:author="PR Preview" w:date="2026-01-01T00:00:00Z">
        <w:r>
          <w:rPr>
            <w:b/>
            <w:bCs/>
          </w:rPr>
          <w:t xml:space="preserve">complex conjugate</w:t>
        </w:r>
      </w:ins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[44]</w:t>
        </w:r>
      </w:ins>
      <w:ins w:id="1695" w:author="PR Preview" w:date="2026-01-01T00:00:00Z">
        <w:r>
          <w:t xml:space="preserve"> </w:t>
        </w:r>
      </w:ins>
      <w:ins w:id="1696" w:author="PR Preview" w:date="2026-01-01T00:00:00Z">
        <w:r>
          <w:t xml:space="preserve">of a complex number</w:t>
        </w:r>
      </w:ins>
      <w:ins w:id="169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1698" w:author="PR Preview" w:date="2026-01-01T00:00:00Z">
        <w:r>
          <w:t xml:space="preserve"> </w:t>
        </w:r>
      </w:ins>
      <w:ins w:id="1699" w:author="PR Preview" w:date="2026-01-01T00:00:00Z">
        <w:r>
          <w:t xml:space="preserve">(</w:t>
        </w:r>
      </w:ins>
      <w:hyperlink w:anchor="def-complex-number">
        <w:ins w:id="1700" w:author="PR Preview" w:date="2026-01-01T00:00:00Z">
          <w:r>
            <w:rPr>
              <w:rStyle w:val="Hyperlink"/>
            </w:rPr>
            <w:t xml:space="preserve">Definition 84</w:t>
          </w:r>
        </w:ins>
      </w:hyperlink>
      <w:ins w:id="1701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9"/>
    <w:p>
      <w:pPr>
        <w:pStyle w:val="FirstParagraph"/>
      </w:pPr>
      <w:ins w:id="1702" w:author="PR Preview" w:date="2026-01-01T00:00:00Z">
        <w:r>
          <w:t xml:space="preserve">Axler [42], Definition 4.2, p. 120</w:t>
        </w:r>
      </w:ins>
      <w:ins w:id="1703" w:author="PR Preview" w:date="2026-01-01T00:00:00Z">
        <w:r>
          <w:t xml:space="preserve"> </w:t>
        </w:r>
      </w:ins>
      <w:ins w:id="1704" w:author="PR Preview" w:date="2026-01-01T00:00:00Z">
        <w:r>
          <w:t xml:space="preserve">gives the same definition, as</w:t>
        </w:r>
      </w:ins>
      <w:ins w:id="1705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ins w:id="1706" w:author="PR Preview" w:date="2026-01-01T00:00:00Z">
        <w:r>
          <w:t xml:space="preserve">.</w:t>
        </w:r>
      </w:ins>
    </w:p>
    <w:bookmarkStart w:id="310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0"/>
    <w:bookmarkStart w:id="311" w:name="def-complex-modulus"/>
    <w:p>
      <w:pPr>
        <w:pStyle w:val="FirstParagraph"/>
      </w:pPr>
      <w:del w:id="1707" w:author="PR Preview" w:date="2026-01-01T00:00:00Z">
        <w:r>
          <w:rPr>
            <w:b/>
            <w:bCs/>
          </w:rPr>
          <w:delText xml:space="preserve">Definition 89 (Absolute value (modulus) of a complex number)</w:delText>
        </w:r>
      </w:del>
      <w:del w:id="1708" w:author="PR Preview" w:date="2026-01-01T00:00:00Z">
        <w:r>
          <w:delText xml:space="preserve"> </w:delText>
        </w:r>
      </w:del>
      <w:del w:id="1709" w:author="PR Preview" w:date="2026-01-01T00:00:00Z">
        <w:r>
          <w:delText xml:space="preserve">The</w:delText>
        </w:r>
      </w:del>
      <w:del w:id="1710" w:author="PR Preview" w:date="2026-01-01T00:00:00Z">
        <w:r>
          <w:delText xml:space="preserve"> </w:delText>
        </w:r>
      </w:del>
      <w:del w:id="1711" w:author="PR Preview" w:date="2026-01-01T00:00:00Z">
        <w:r>
          <w:rPr>
            <w:b/>
            <w:bCs/>
          </w:rPr>
          <w:delText xml:space="preserve">absolute value</w:delText>
        </w:r>
      </w:del>
      <w:del w:id="1712" w:author="PR Preview" w:date="2026-01-01T00:00:00Z">
        <w:r>
          <w:delText xml:space="preserve">, or</w:delText>
        </w:r>
      </w:del>
      <w:del w:id="1713" w:author="PR Preview" w:date="2026-01-01T00:00:00Z">
        <w:r>
          <w:delText xml:space="preserve"> </w:delText>
        </w:r>
      </w:del>
      <w:del w:id="1714" w:author="PR Preview" w:date="2026-01-01T00:00:00Z">
        <w:r>
          <w:rPr>
            <w:b/>
            <w:bCs/>
          </w:rPr>
          <w:delText xml:space="preserve">modulus</w:delText>
        </w:r>
      </w:del>
      <w:del w:id="1715" w:author="PR Preview" w:date="2026-01-01T00:00:00Z">
        <w:r>
          <w:delText xml:space="preserve"> </w:delText>
        </w:r>
      </w:del>
      <w:del w:id="1716" w:author="PR Preview" w:date="2026-01-01T00:00:00Z">
        <w:r>
          <w:delText xml:space="preserve">[39]</w:delText>
        </w:r>
      </w:del>
      <w:del w:id="1717" w:author="PR Preview" w:date="2026-01-01T00:00:00Z">
        <w:r>
          <w:delText xml:space="preserve">, of a complex number</w:delText>
        </w:r>
      </w:del>
      <w:del w:id="1718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1719" w:author="PR Preview" w:date="2026-01-01T00:00:00Z">
        <w:r>
          <w:delText xml:space="preserve"> </w:delText>
        </w:r>
      </w:del>
      <w:del w:id="1720" w:author="PR Preview" w:date="2026-01-01T00:00:00Z">
        <w:r>
          <w:delText xml:space="preserve">(</w:delText>
        </w:r>
      </w:del>
      <w:hyperlink w:anchor="def-complex-number">
        <w:del w:id="1721" w:author="PR Preview" w:date="2026-01-01T00:00:00Z">
          <w:r>
            <w:rPr>
              <w:rStyle w:val="Hyperlink"/>
            </w:rPr>
            <w:delText xml:space="preserve">Definition 84</w:delText>
          </w:r>
        </w:del>
      </w:hyperlink>
      <w:del w:id="1722" w:author="PR Preview" w:date="2026-01-01T00:00:00Z">
        <w:r>
          <w:delText xml:space="preserve">) 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723" w:author="PR Preview" w:date="2026-01-01T00:00:00Z">
        <w:r>
          <w:delText xml:space="preserve">Axler [38], Definition 4.2, p. 120</w:delText>
        </w:r>
      </w:del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delText xml:space="preserve">gives the same definition.</w:delText>
        </w:r>
      </w:del>
    </w:p>
    <w:p>
      <w:pPr>
        <w:pStyle w:val="FirstParagraph"/>
      </w:pPr>
      <w:ins w:id="1726" w:author="PR Preview" w:date="2026-01-01T00:00:00Z">
        <w:r>
          <w:rPr>
            <w:b/>
            <w:bCs/>
          </w:rPr>
          <w:t xml:space="preserve">Definition 89 (Absolute value (modulus) of a complex number)</w:t>
        </w:r>
      </w:ins>
      <w:ins w:id="1727" w:author="PR Preview" w:date="2026-01-01T00:00:00Z">
        <w:r>
          <w:t xml:space="preserve"> </w:t>
        </w:r>
      </w:ins>
      <w:ins w:id="1728" w:author="PR Preview" w:date="2026-01-01T00:00:00Z">
        <w:r>
          <w:t xml:space="preserve">The</w:t>
        </w:r>
      </w:ins>
      <w:ins w:id="1729" w:author="PR Preview" w:date="2026-01-01T00:00:00Z">
        <w:r>
          <w:t xml:space="preserve"> </w:t>
        </w:r>
      </w:ins>
      <w:ins w:id="1730" w:author="PR Preview" w:date="2026-01-01T00:00:00Z">
        <w:r>
          <w:rPr>
            <w:b/>
            <w:bCs/>
          </w:rPr>
          <w:t xml:space="preserve">absolute value</w:t>
        </w:r>
      </w:ins>
      <w:ins w:id="1731" w:author="PR Preview" w:date="2026-01-01T00:00:00Z">
        <w:r>
          <w:t xml:space="preserve">, or</w:t>
        </w:r>
      </w:ins>
      <w:ins w:id="1732" w:author="PR Preview" w:date="2026-01-01T00:00:00Z">
        <w:r>
          <w:t xml:space="preserve"> </w:t>
        </w:r>
      </w:ins>
      <w:ins w:id="1733" w:author="PR Preview" w:date="2026-01-01T00:00:00Z">
        <w:r>
          <w:rPr>
            <w:b/>
            <w:bCs/>
          </w:rPr>
          <w:t xml:space="preserve">modulus</w:t>
        </w:r>
      </w:ins>
      <w:ins w:id="1734" w:author="PR Preview" w:date="2026-01-01T00:00:00Z">
        <w:r>
          <w:t xml:space="preserve"> </w:t>
        </w:r>
      </w:ins>
      <w:ins w:id="1735" w:author="PR Preview" w:date="2026-01-01T00:00:00Z">
        <w:r>
          <w:t xml:space="preserve">[43]</w:t>
        </w:r>
      </w:ins>
      <w:ins w:id="1736" w:author="PR Preview" w:date="2026-01-01T00:00:00Z">
        <w:r>
          <w:t xml:space="preserve">, of a complex number</w:t>
        </w:r>
      </w:ins>
      <w:ins w:id="1737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(</w:t>
        </w:r>
      </w:ins>
      <w:hyperlink w:anchor="def-complex-number">
        <w:ins w:id="1740" w:author="PR Preview" w:date="2026-01-01T00:00:00Z">
          <w:r>
            <w:rPr>
              <w:rStyle w:val="Hyperlink"/>
            </w:rPr>
            <w:t xml:space="preserve">Definition 84</w:t>
          </w:r>
        </w:ins>
      </w:hyperlink>
      <w:ins w:id="1741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1"/>
    <w:p>
      <w:pPr>
        <w:pStyle w:val="FirstParagraph"/>
      </w:pPr>
      <w:ins w:id="1742" w:author="PR Preview" w:date="2026-01-01T00:00:00Z">
        <w:r>
          <w:t xml:space="preserve">Axler [42], Definition 4.2, p. 120</w:t>
        </w:r>
      </w:ins>
      <w:ins w:id="1743" w:author="PR Preview" w:date="2026-01-01T00:00:00Z">
        <w:r>
          <w:t xml:space="preserve"> </w:t>
        </w:r>
      </w:ins>
      <w:ins w:id="1744" w:author="PR Preview" w:date="2026-01-01T00:00:00Z">
        <w:r>
          <w:t xml:space="preserve">gives the same definition.</w:t>
        </w:r>
      </w:ins>
    </w:p>
    <w:bookmarkStart w:id="312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2"/>
    <w:bookmarkStart w:id="313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745" w:author="PR Preview" w:date="2026-01-01T00:00:00Z">
        <w:r>
          <w:delText xml:space="preserve">Axler [38], result 4.4, p. 121</w:delText>
        </w:r>
      </w:del>
      <w:del w:id="1746" w:author="PR Preview" w:date="2026-01-01T00:00:00Z">
        <w:r>
          <w:delText xml:space="preserve"> </w:delText>
        </w:r>
      </w:del>
      <w:del w:id="1747" w:author="PR Preview" w:date="2026-01-01T00:00:00Z">
        <w:r>
          <w:delText xml:space="preserve">lists this identity among the properties of complex numbers.</w:delText>
        </w:r>
      </w:del>
    </w:p>
    <w:p>
      <w:pPr>
        <w:pStyle w:val="FirstParagraph"/>
      </w:pPr>
      <w:ins w:id="1748" w:author="PR Preview" w:date="2026-01-01T00:00:00Z">
        <w:r>
          <w:t xml:space="preserve">Axler [42], result 4.4, p. 121</w:t>
        </w:r>
      </w:ins>
      <w:ins w:id="1749" w:author="PR Preview" w:date="2026-01-01T00:00:00Z">
        <w:r>
          <w:t xml:space="preserve"> </w:t>
        </w:r>
      </w:ins>
      <w:ins w:id="1750" w:author="PR Preview" w:date="2026-01-01T00:00:00Z">
        <w:r>
          <w:t xml:space="preserve">lists this identity among the properties of complex numbers.</w:t>
        </w:r>
      </w:ins>
    </w:p>
    <w:bookmarkStart w:id="314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4"/>
    <w:bookmarkEnd w:id="315"/>
    <w:bookmarkStart w:id="316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del w:id="1751" w:author="PR Preview" w:date="2026-01-01T00:00:00Z">
        <w:r>
          <w:delText xml:space="preserve">Abramson et al.</w:delText>
        </w:r>
      </w:del>
      <w:del w:id="1752" w:author="PR Preview" w:date="2026-01-01T00:00:00Z">
        <w:r>
          <w:delText xml:space="preserve"> </w:delText>
        </w:r>
      </w:del>
      <w:del w:id="1753" w:author="PR Preview" w:date="2026-01-01T00:00:00Z">
        <w:r>
          <w:delText xml:space="preserve">[41]</w:delText>
        </w:r>
      </w:del>
      <w:del w:id="1754" w:author="PR Preview" w:date="2026-01-01T00:00:00Z">
        <w:r>
          <w:delText xml:space="preserve"> </w:delText>
        </w:r>
      </w:del>
      <w:del w:id="1755" w:author="PR Preview" w:date="2026-01-01T00:00:00Z">
        <w:r>
          <w:delText xml:space="preserve">is a free online textbook on algebra and trigonometry.</w:delText>
        </w:r>
      </w:del>
      <w:del w:id="1756" w:author="PR Preview" w:date="2026-01-01T00:00:00Z">
        <w:r>
          <w:delText xml:space="preserve"> </w:delText>
        </w:r>
      </w:del>
      <w:del w:id="1757" w:author="PR Preview" w:date="2026-01-01T00:00:00Z">
        <w:r>
          <w:delText xml:space="preserve">It covers equations, inequalities, polynomials, exponentials, logarithms, and trigonometry,</w:delText>
        </w:r>
      </w:del>
      <w:del w:id="1758" w:author="PR Preview" w:date="2026-01-01T00:00:00Z">
        <w:r>
          <w:delText xml:space="preserve"> </w:delText>
        </w:r>
      </w:del>
      <w:del w:id="1759" w:author="PR Preview" w:date="2026-01-01T00:00:00Z">
        <w:r>
          <w:delText xml:space="preserve">which overlap with the algebra in these notes.</w:delText>
        </w:r>
      </w:del>
    </w:p>
    <w:p>
      <w:pPr>
        <w:pStyle w:val="Compact"/>
        <w:numPr>
          <w:ilvl w:val="0"/>
          <w:numId w:val="1062"/>
        </w:numPr>
      </w:pPr>
      <w:del w:id="1760" w:author="PR Preview" w:date="2026-01-01T00:00:00Z">
        <w:r>
          <w:delText xml:space="preserve">Rudin [15]</w:delText>
        </w:r>
      </w:del>
      <w:del w:id="1761" w:author="PR Preview" w:date="2026-01-01T00:00:00Z">
        <w:r>
          <w:delText xml:space="preserve"> </w:delText>
        </w:r>
      </w:del>
      <w:del w:id="1762" w:author="PR Preview" w:date="2026-01-01T00:00:00Z">
        <w:r>
          <w:delText xml:space="preserve">develops the real numbers, including the least upper bound property</w:delText>
        </w:r>
      </w:del>
      <w:del w:id="1763" w:author="PR Preview" w:date="2026-01-01T00:00:00Z">
        <w:r>
          <w:delText xml:space="preserve"> </w:delText>
        </w:r>
      </w:del>
      <w:del w:id="1764" w:author="PR Preview" w:date="2026-01-01T00:00:00Z">
        <w:r>
          <w:delText xml:space="preserve">behind the infimum and supremum.</w:delText>
        </w:r>
      </w:del>
    </w:p>
    <w:p>
      <w:pPr>
        <w:pStyle w:val="Compact"/>
        <w:numPr>
          <w:ilvl w:val="0"/>
          <w:numId w:val="1062"/>
        </w:numPr>
      </w:pPr>
      <w:ins w:id="1765" w:author="PR Preview" w:date="2026-01-01T00:00:00Z">
        <w:r>
          <w:t xml:space="preserve">Abramson et al.</w:t>
        </w:r>
      </w:ins>
      <w:ins w:id="1766" w:author="PR Preview" w:date="2026-01-01T00:00:00Z">
        <w:r>
          <w:t xml:space="preserve"> </w:t>
        </w:r>
      </w:ins>
      <w:ins w:id="1767" w:author="PR Preview" w:date="2026-01-01T00:00:00Z">
        <w:r>
          <w:t xml:space="preserve">[45]</w:t>
        </w:r>
      </w:ins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is a free online textbook on algebra and trigonometry.</w:t>
        </w:r>
      </w:ins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It covers equations, inequalities, polynomials, exponentials, logarithms, and trigonometry,</w:t>
        </w:r>
      </w:ins>
      <w:ins w:id="1772" w:author="PR Preview" w:date="2026-01-01T00:00:00Z">
        <w:r>
          <w:t xml:space="preserve"> </w:t>
        </w:r>
      </w:ins>
      <w:ins w:id="1773" w:author="PR Preview" w:date="2026-01-01T00:00:00Z">
        <w:r>
          <w:t xml:space="preserve">which overlap with the algebra in these notes.</w:t>
        </w:r>
      </w:ins>
    </w:p>
    <w:p>
      <w:pPr>
        <w:pStyle w:val="Compact"/>
        <w:numPr>
          <w:ilvl w:val="0"/>
          <w:numId w:val="1062"/>
        </w:numPr>
      </w:pPr>
      <w:ins w:id="1774" w:author="PR Preview" w:date="2026-01-01T00:00:00Z">
        <w:r>
          <w:t xml:space="preserve">Rudin [16]</w:t>
        </w:r>
      </w:ins>
      <w:ins w:id="1775" w:author="PR Preview" w:date="2026-01-01T00:00:00Z">
        <w:r>
          <w:t xml:space="preserve"> </w:t>
        </w:r>
      </w:ins>
      <w:ins w:id="1776" w:author="PR Preview" w:date="2026-01-01T00:00:00Z">
        <w:r>
          <w:t xml:space="preserve">develops the real numbers, including the least upper bound property</w:t>
        </w:r>
      </w:ins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behind the infimum and supremum.</w:t>
        </w:r>
      </w:ins>
    </w:p>
    <w:bookmarkEnd w:id="316"/>
    <w:bookmarkStart w:id="407" w:name="references"/>
    <w:p>
      <w:pPr>
        <w:pStyle w:val="Heading2"/>
      </w:pPr>
      <w:r>
        <w:t xml:space="preserve">References</w:t>
      </w:r>
    </w:p>
    <w:bookmarkStart w:id="406" w:name="refs"/>
    <w:bookmarkStart w:id="318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7">
        <w:r>
          <w:rPr>
            <w:rStyle w:val="Hyperlink"/>
          </w:rPr>
          <w:t xml:space="preserve">https://en.wikipedia.org/wiki/Transitive_relation</w:t>
        </w:r>
      </w:hyperlink>
    </w:p>
    <w:bookmarkEnd w:id="318"/>
    <w:bookmarkStart w:id="320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9">
        <w:r>
          <w:rPr>
            <w:rStyle w:val="Hyperlink"/>
          </w:rPr>
          <w:t xml:space="preserve">https://en.wikipedia.org/wiki/Identity_(mathematics)</w:t>
        </w:r>
      </w:hyperlink>
    </w:p>
    <w:bookmarkEnd w:id="320"/>
    <w:bookmarkStart w:id="322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https://en.wikipedia.org/wiki/Inequality_(mathematics)</w:t>
        </w:r>
      </w:hyperlink>
    </w:p>
    <w:bookmarkEnd w:id="322"/>
    <w:bookmarkStart w:id="324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https://en.wikipedia.org/wiki/Exponentiation</w:t>
        </w:r>
      </w:hyperlink>
    </w:p>
    <w:bookmarkEnd w:id="324"/>
    <w:bookmarkStart w:id="326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https://en.wikipedia.org/wiki/Square_root</w:t>
        </w:r>
      </w:hyperlink>
    </w:p>
    <w:bookmarkEnd w:id="326"/>
    <w:bookmarkStart w:id="328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https://en.wikipedia.org/wiki/Absolute_value</w:t>
        </w:r>
      </w:hyperlink>
    </w:p>
    <w:bookmarkEnd w:id="328"/>
    <w:bookmarkStart w:id="330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https://en.wikipedia.org/wiki/Percentage</w:t>
        </w:r>
      </w:hyperlink>
    </w:p>
    <w:bookmarkEnd w:id="330"/>
    <w:bookmarkStart w:id="332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https://en.wikipedia.org/wiki/Maxima_and_minima</w:t>
        </w:r>
      </w:hyperlink>
    </w:p>
    <w:bookmarkEnd w:id="332"/>
    <w:bookmarkStart w:id="334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https://en.wikipedia.org/wiki/Arg_max</w:t>
        </w:r>
      </w:hyperlink>
    </w:p>
    <w:bookmarkEnd w:id="334"/>
    <w:bookmarkStart w:id="336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https://en.wikipedia.org/wiki/Line_segment</w:t>
        </w:r>
      </w:hyperlink>
    </w:p>
    <w:bookmarkEnd w:id="336"/>
    <w:bookmarkStart w:id="338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https://en.wikipedia.org/wiki/Chord_(geometry)</w:t>
        </w:r>
      </w:hyperlink>
    </w:p>
    <w:bookmarkEnd w:id="338"/>
    <w:bookmarkStart w:id="340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https://en.wikipedia.org/wiki/Convex_function</w:t>
        </w:r>
      </w:hyperlink>
    </w:p>
    <w:bookmarkEnd w:id="340"/>
    <w:bookmarkStart w:id="342" w:name="ref-wikipedia_jensens_inequality"/>
    <w:p>
      <w:pPr>
        <w:pStyle w:val="Bibliography"/>
      </w:pPr>
      <w:del w:id="1779" w:author="PR Preview" w:date="2026-01-01T00:00:00Z">
        <w:r>
          <w:delText xml:space="preserve">[13]</w:delText>
        </w:r>
      </w:del>
      <w:del w:id="1780" w:author="PR Preview" w:date="2026-01-01T00:00:00Z">
        <w:r>
          <w:delText xml:space="preserve"> </w:delText>
        </w:r>
      </w:del>
      <w:del w:id="1781" w:author="PR Preview" w:date="2026-01-01T00:00:00Z">
        <w:r>
          <w:delText xml:space="preserve">	</w:delText>
        </w:r>
      </w:del>
      <w:del w:id="1782" w:author="PR Preview" w:date="2026-01-01T00:00:00Z">
        <w:r>
          <w:delText xml:space="preserve">Wikipedia contributors,</w:delText>
        </w:r>
      </w:del>
      <w:del w:id="1783" w:author="PR Preview" w:date="2026-01-01T00:00:00Z">
        <w:r>
          <w:delText xml:space="preserve"> </w:delText>
        </w:r>
      </w:del>
      <w:del w:id="1784" w:author="PR Preview" w:date="2026-01-01T00:00:00Z">
        <w:r>
          <w:delText xml:space="preserve">“Upper and lower bounds —</w:delText>
        </w:r>
      </w:del>
      <w:del w:id="1785" w:author="PR Preview" w:date="2026-01-01T00:00:00Z">
        <w:r>
          <w:delText xml:space="preserve"> </w:delText>
        </w:r>
      </w:del>
      <w:del w:id="1786" w:author="PR Preview" w:date="2026-01-01T00:00:00Z">
        <w:r>
          <w:delText xml:space="preserve">Wikipedia</w:delText>
        </w:r>
      </w:del>
      <w:del w:id="1787" w:author="PR Preview" w:date="2026-01-01T00:00:00Z">
        <w:r>
          <w:delText xml:space="preserve">,</w:delText>
        </w:r>
      </w:del>
      <w:del w:id="1788" w:author="PR Preview" w:date="2026-01-01T00:00:00Z">
        <w:r>
          <w:delText xml:space="preserve"> </w:delText>
        </w:r>
      </w:del>
      <w:del w:id="1789" w:author="PR Preview" w:date="2026-01-01T00:00:00Z">
        <w:r>
          <w:delText xml:space="preserve">the free encyclopedia.”</w:delText>
        </w:r>
      </w:del>
      <w:del w:id="1790" w:author="PR Preview" w:date="2026-01-01T00:00:00Z">
        <w:r>
          <w:delText xml:space="preserve"> </w:delText>
        </w:r>
      </w:del>
      <w:del w:id="1791" w:author="PR Preview" w:date="2026-01-01T00:00:00Z">
        <w:r>
          <w:delText xml:space="preserve">2026. Available:</w:delText>
        </w:r>
      </w:del>
      <w:del w:id="1792" w:author="PR Preview" w:date="2026-01-01T00:00:00Z">
        <w:r>
          <w:delText xml:space="preserve"> </w:delText>
        </w:r>
      </w:del>
      <w:hyperlink r:id="rId343">
        <w:del w:id="1793" w:author="PR Preview" w:date="2026-01-01T00:00:00Z">
          <w:r>
            <w:rPr>
              <w:rStyle w:val="Hyperlink"/>
            </w:rPr>
            <w:delText xml:space="preserve">https://en.wikipedia.org/wiki/Upper_and_lower_bounds</w:delText>
          </w:r>
        </w:del>
      </w:hyperlink>
    </w:p>
    <w:p>
      <w:pPr>
        <w:pStyle w:val="Bibliography"/>
      </w:pPr>
      <w:del w:id="1794" w:author="PR Preview" w:date="2026-01-01T00:00:00Z">
        <w:r>
          <w:delText xml:space="preserve">[14]</w:delText>
        </w:r>
      </w:del>
      <w:del w:id="1795" w:author="PR Preview" w:date="2026-01-01T00:00:00Z">
        <w:r>
          <w:delText xml:space="preserve"> </w:delText>
        </w:r>
      </w:del>
      <w:del w:id="1796" w:author="PR Preview" w:date="2026-01-01T00:00:00Z">
        <w:r>
          <w:delText xml:space="preserve">	</w:delText>
        </w:r>
      </w:del>
      <w:del w:id="1797" w:author="PR Preview" w:date="2026-01-01T00:00:00Z">
        <w:r>
          <w:delText xml:space="preserve">Wikipedia contributors,</w:delText>
        </w:r>
      </w:del>
      <w:del w:id="1798" w:author="PR Preview" w:date="2026-01-01T00:00:00Z">
        <w:r>
          <w:delText xml:space="preserve"> </w:delText>
        </w:r>
      </w:del>
      <w:del w:id="1799" w:author="PR Preview" w:date="2026-01-01T00:00:00Z">
        <w:r>
          <w:delText xml:space="preserve">“Least-upper-bound property —</w:delText>
        </w:r>
      </w:del>
      <w:del w:id="1800" w:author="PR Preview" w:date="2026-01-01T00:00:00Z">
        <w:r>
          <w:delText xml:space="preserve"> </w:delText>
        </w:r>
      </w:del>
      <w:del w:id="1801" w:author="PR Preview" w:date="2026-01-01T00:00:00Z">
        <w:r>
          <w:delText xml:space="preserve">Wikipedia</w:delText>
        </w:r>
      </w:del>
      <w:del w:id="1802" w:author="PR Preview" w:date="2026-01-01T00:00:00Z">
        <w:r>
          <w:delText xml:space="preserve">,</w:delText>
        </w:r>
      </w:del>
      <w:del w:id="1803" w:author="PR Preview" w:date="2026-01-01T00:00:00Z">
        <w:r>
          <w:delText xml:space="preserve"> </w:delText>
        </w:r>
      </w:del>
      <w:del w:id="1804" w:author="PR Preview" w:date="2026-01-01T00:00:00Z">
        <w:r>
          <w:delText xml:space="preserve">the free encyclopedia.”</w:delText>
        </w:r>
      </w:del>
      <w:del w:id="1805" w:author="PR Preview" w:date="2026-01-01T00:00:00Z">
        <w:r>
          <w:delText xml:space="preserve"> </w:delText>
        </w:r>
      </w:del>
      <w:del w:id="1806" w:author="PR Preview" w:date="2026-01-01T00:00:00Z">
        <w:r>
          <w:delText xml:space="preserve">2026. Available:</w:delText>
        </w:r>
      </w:del>
      <w:del w:id="1807" w:author="PR Preview" w:date="2026-01-01T00:00:00Z">
        <w:r>
          <w:delText xml:space="preserve"> </w:delText>
        </w:r>
      </w:del>
      <w:hyperlink r:id="rId345">
        <w:del w:id="1808" w:author="PR Preview" w:date="2026-01-01T00:00:00Z">
          <w:r>
            <w:rPr>
              <w:rStyle w:val="Hyperlink"/>
            </w:rPr>
            <w:delText xml:space="preserve">https://en.wikipedia.org/wiki/Least-upper-bound_property</w:delText>
          </w:r>
        </w:del>
      </w:hyperlink>
    </w:p>
    <w:p>
      <w:pPr>
        <w:pStyle w:val="Bibliography"/>
      </w:pPr>
      <w:del w:id="1809" w:author="PR Preview" w:date="2026-01-01T00:00:00Z">
        <w:r>
          <w:delText xml:space="preserve">[15]</w:delText>
        </w:r>
      </w:del>
      <w:del w:id="1810" w:author="PR Preview" w:date="2026-01-01T00:00:00Z">
        <w:r>
          <w:delText xml:space="preserve"> </w:delText>
        </w:r>
      </w:del>
      <w:del w:id="1811" w:author="PR Preview" w:date="2026-01-01T00:00:00Z">
        <w:r>
          <w:delText xml:space="preserve">	</w:delText>
        </w:r>
      </w:del>
      <w:del w:id="1812" w:author="PR Preview" w:date="2026-01-01T00:00:00Z">
        <w:r>
          <w:delText xml:space="preserve">W. Rudin,</w:delText>
        </w:r>
      </w:del>
      <w:del w:id="1813" w:author="PR Preview" w:date="2026-01-01T00:00:00Z">
        <w:r>
          <w:delText xml:space="preserve"> </w:delText>
        </w:r>
      </w:del>
      <w:del w:id="1814" w:author="PR Preview" w:date="2026-01-01T00:00:00Z">
        <w:r>
          <w:rPr>
            <w:i/>
            <w:iCs/>
          </w:rPr>
          <w:delText xml:space="preserve">Principles of mathematical analysis</w:delText>
        </w:r>
      </w:del>
      <w:del w:id="1815" w:author="PR Preview" w:date="2026-01-01T00:00:00Z">
        <w:r>
          <w:delText xml:space="preserve">, 3rd ed. in International series in pure and applied mathematics. New York: McGraw-Hill, 1976.</w:delText>
        </w:r>
      </w:del>
    </w:p>
    <w:p>
      <w:pPr>
        <w:pStyle w:val="Bibliography"/>
      </w:pPr>
      <w:del w:id="1816" w:author="PR Preview" w:date="2026-01-01T00:00:00Z">
        <w:r>
          <w:delText xml:space="preserve">[16]</w:delText>
        </w:r>
      </w:del>
      <w:del w:id="1817" w:author="PR Preview" w:date="2026-01-01T00:00:00Z">
        <w:r>
          <w:delText xml:space="preserve"> </w:delText>
        </w:r>
      </w:del>
      <w:del w:id="1818" w:author="PR Preview" w:date="2026-01-01T00:00:00Z">
        <w:r>
          <w:delText xml:space="preserve">	</w:delText>
        </w:r>
      </w:del>
      <w:del w:id="1819" w:author="PR Preview" w:date="2026-01-01T00:00:00Z">
        <w:r>
          <w:delText xml:space="preserve">Wikipedia contributors,</w:delText>
        </w:r>
      </w:del>
      <w:del w:id="1820" w:author="PR Preview" w:date="2026-01-01T00:00:00Z">
        <w:r>
          <w:delText xml:space="preserve"> </w:delText>
        </w:r>
      </w:del>
      <w:del w:id="1821" w:author="PR Preview" w:date="2026-01-01T00:00:00Z">
        <w:r>
          <w:delText xml:space="preserve">“Infimum and supremum —</w:delText>
        </w:r>
      </w:del>
      <w:del w:id="1822" w:author="PR Preview" w:date="2026-01-01T00:00:00Z">
        <w:r>
          <w:delText xml:space="preserve"> </w:delText>
        </w:r>
      </w:del>
      <w:del w:id="1823" w:author="PR Preview" w:date="2026-01-01T00:00:00Z">
        <w:r>
          <w:delText xml:space="preserve">Wikipedia</w:delText>
        </w:r>
      </w:del>
      <w:del w:id="1824" w:author="PR Preview" w:date="2026-01-01T00:00:00Z">
        <w:r>
          <w:delText xml:space="preserve">,</w:delText>
        </w:r>
      </w:del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the free encyclopedia.”</w:delText>
        </w:r>
      </w:del>
      <w:del w:id="1827" w:author="PR Preview" w:date="2026-01-01T00:00:00Z">
        <w:r>
          <w:delText xml:space="preserve"> </w:delText>
        </w:r>
      </w:del>
      <w:del w:id="1828" w:author="PR Preview" w:date="2026-01-01T00:00:00Z">
        <w:r>
          <w:delText xml:space="preserve">2026. Available:</w:delText>
        </w:r>
      </w:del>
      <w:del w:id="1829" w:author="PR Preview" w:date="2026-01-01T00:00:00Z">
        <w:r>
          <w:delText xml:space="preserve"> </w:delText>
        </w:r>
      </w:del>
      <w:hyperlink r:id="rId348">
        <w:del w:id="1830" w:author="PR Preview" w:date="2026-01-01T00:00:00Z">
          <w:r>
            <w:rPr>
              <w:rStyle w:val="Hyperlink"/>
            </w:rPr>
            <w:delText xml:space="preserve">https://en.wikipedia.org/wiki/Infimum_and_supremum</w:delText>
          </w:r>
        </w:del>
      </w:hyperlink>
    </w:p>
    <w:p>
      <w:pPr>
        <w:pStyle w:val="Bibliography"/>
      </w:pPr>
      <w:del w:id="1831" w:author="PR Preview" w:date="2026-01-01T00:00:00Z">
        <w:r>
          <w:delText xml:space="preserve">[17]</w:delText>
        </w:r>
      </w:del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delText xml:space="preserve">	</w:delText>
        </w:r>
      </w:del>
      <w:del w:id="1834" w:author="PR Preview" w:date="2026-01-01T00:00:00Z">
        <w:r>
          <w:delText xml:space="preserve">Wikipedia contributors,</w:delText>
        </w:r>
      </w:del>
      <w:del w:id="1835" w:author="PR Preview" w:date="2026-01-01T00:00:00Z">
        <w:r>
          <w:delText xml:space="preserve"> </w:delText>
        </w:r>
      </w:del>
      <w:del w:id="1836" w:author="PR Preview" w:date="2026-01-01T00:00:00Z">
        <w:r>
          <w:delText xml:space="preserve">“Identity element —</w:delText>
        </w:r>
      </w:del>
      <w:del w:id="1837" w:author="PR Preview" w:date="2026-01-01T00:00:00Z">
        <w:r>
          <w:delText xml:space="preserve"> </w:delText>
        </w:r>
      </w:del>
      <w:del w:id="1838" w:author="PR Preview" w:date="2026-01-01T00:00:00Z">
        <w:r>
          <w:delText xml:space="preserve">Wikipedia</w:delText>
        </w:r>
      </w:del>
      <w:del w:id="1839" w:author="PR Preview" w:date="2026-01-01T00:00:00Z">
        <w:r>
          <w:delText xml:space="preserve">,</w:delText>
        </w:r>
      </w:del>
      <w:del w:id="1840" w:author="PR Preview" w:date="2026-01-01T00:00:00Z">
        <w:r>
          <w:delText xml:space="preserve"> </w:delText>
        </w:r>
      </w:del>
      <w:del w:id="1841" w:author="PR Preview" w:date="2026-01-01T00:00:00Z">
        <w:r>
          <w:delText xml:space="preserve">the free encyclopedia.”</w:delText>
        </w:r>
      </w:del>
      <w:del w:id="1842" w:author="PR Preview" w:date="2026-01-01T00:00:00Z">
        <w:r>
          <w:delText xml:space="preserve"> </w:delText>
        </w:r>
      </w:del>
      <w:del w:id="1843" w:author="PR Preview" w:date="2026-01-01T00:00:00Z">
        <w:r>
          <w:delText xml:space="preserve">2026. Available:</w:delText>
        </w:r>
      </w:del>
      <w:del w:id="1844" w:author="PR Preview" w:date="2026-01-01T00:00:00Z">
        <w:r>
          <w:delText xml:space="preserve"> </w:delText>
        </w:r>
      </w:del>
      <w:hyperlink r:id="rId350">
        <w:del w:id="1845" w:author="PR Preview" w:date="2026-01-01T00:00:00Z">
          <w:r>
            <w:rPr>
              <w:rStyle w:val="Hyperlink"/>
            </w:rPr>
            <w:delText xml:space="preserve">https://en.wikipedia.org/wiki/Identity_element</w:delText>
          </w:r>
        </w:del>
      </w:hyperlink>
    </w:p>
    <w:p>
      <w:pPr>
        <w:pStyle w:val="Bibliography"/>
      </w:pPr>
      <w:del w:id="1846" w:author="PR Preview" w:date="2026-01-01T00:00:00Z">
        <w:r>
          <w:delText xml:space="preserve">[18]</w:delText>
        </w:r>
      </w:del>
      <w:del w:id="1847" w:author="PR Preview" w:date="2026-01-01T00:00:00Z">
        <w:r>
          <w:delText xml:space="preserve"> </w:delText>
        </w:r>
      </w:del>
      <w:del w:id="1848" w:author="PR Preview" w:date="2026-01-01T00:00:00Z">
        <w:r>
          <w:delText xml:space="preserve">	</w:delText>
        </w:r>
      </w:del>
      <w:del w:id="1849" w:author="PR Preview" w:date="2026-01-01T00:00:00Z">
        <w:r>
          <w:delText xml:space="preserve">Wikipedia contributors,</w:delText>
        </w:r>
      </w:del>
      <w:del w:id="1850" w:author="PR Preview" w:date="2026-01-01T00:00:00Z">
        <w:r>
          <w:delText xml:space="preserve"> </w:delText>
        </w:r>
      </w:del>
      <w:del w:id="1851" w:author="PR Preview" w:date="2026-01-01T00:00:00Z">
        <w:r>
          <w:delText xml:space="preserve">“Commutative property —</w:delText>
        </w:r>
      </w:del>
      <w:del w:id="1852" w:author="PR Preview" w:date="2026-01-01T00:00:00Z">
        <w:r>
          <w:delText xml:space="preserve"> </w:delText>
        </w:r>
      </w:del>
      <w:del w:id="1853" w:author="PR Preview" w:date="2026-01-01T00:00:00Z">
        <w:r>
          <w:delText xml:space="preserve">Wikipedia</w:delText>
        </w:r>
      </w:del>
      <w:del w:id="1854" w:author="PR Preview" w:date="2026-01-01T00:00:00Z">
        <w:r>
          <w:delText xml:space="preserve">,</w:delText>
        </w:r>
      </w:del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delText xml:space="preserve">the free encyclopedia.”</w:delText>
        </w:r>
      </w:del>
      <w:del w:id="1857" w:author="PR Preview" w:date="2026-01-01T00:00:00Z">
        <w:r>
          <w:delText xml:space="preserve"> </w:delText>
        </w:r>
      </w:del>
      <w:del w:id="1858" w:author="PR Preview" w:date="2026-01-01T00:00:00Z">
        <w:r>
          <w:delText xml:space="preserve">2026. Available:</w:delText>
        </w:r>
      </w:del>
      <w:del w:id="1859" w:author="PR Preview" w:date="2026-01-01T00:00:00Z">
        <w:r>
          <w:delText xml:space="preserve"> </w:delText>
        </w:r>
      </w:del>
      <w:hyperlink r:id="rId352">
        <w:del w:id="1860" w:author="PR Preview" w:date="2026-01-01T00:00:00Z">
          <w:r>
            <w:rPr>
              <w:rStyle w:val="Hyperlink"/>
            </w:rPr>
            <w:delText xml:space="preserve">https://en.wikipedia.org/wiki/Commutative_property</w:delText>
          </w:r>
        </w:del>
      </w:hyperlink>
    </w:p>
    <w:p>
      <w:pPr>
        <w:pStyle w:val="Bibliography"/>
      </w:pPr>
      <w:del w:id="1861" w:author="PR Preview" w:date="2026-01-01T00:00:00Z">
        <w:r>
          <w:delText xml:space="preserve">[19]</w:delText>
        </w:r>
      </w:del>
      <w:del w:id="1862" w:author="PR Preview" w:date="2026-01-01T00:00:00Z">
        <w:r>
          <w:delText xml:space="preserve"> </w:delText>
        </w:r>
      </w:del>
      <w:del w:id="1863" w:author="PR Preview" w:date="2026-01-01T00:00:00Z">
        <w:r>
          <w:delText xml:space="preserve">	</w:delText>
        </w:r>
      </w:del>
      <w:del w:id="1864" w:author="PR Preview" w:date="2026-01-01T00:00:00Z">
        <w:r>
          <w:delText xml:space="preserve">Wikipedia contributors,</w:delText>
        </w:r>
      </w:del>
      <w:del w:id="1865" w:author="PR Preview" w:date="2026-01-01T00:00:00Z">
        <w:r>
          <w:delText xml:space="preserve"> </w:delText>
        </w:r>
      </w:del>
      <w:del w:id="1866" w:author="PR Preview" w:date="2026-01-01T00:00:00Z">
        <w:r>
          <w:delText xml:space="preserve">“Associative property —</w:delText>
        </w:r>
      </w:del>
      <w:del w:id="1867" w:author="PR Preview" w:date="2026-01-01T00:00:00Z">
        <w:r>
          <w:delText xml:space="preserve"> </w:delText>
        </w:r>
      </w:del>
      <w:del w:id="1868" w:author="PR Preview" w:date="2026-01-01T00:00:00Z">
        <w:r>
          <w:delText xml:space="preserve">Wikipedia</w:delText>
        </w:r>
      </w:del>
      <w:del w:id="1869" w:author="PR Preview" w:date="2026-01-01T00:00:00Z">
        <w:r>
          <w:delText xml:space="preserve">,</w:delText>
        </w:r>
      </w:del>
      <w:del w:id="1870" w:author="PR Preview" w:date="2026-01-01T00:00:00Z">
        <w:r>
          <w:delText xml:space="preserve"> </w:delText>
        </w:r>
      </w:del>
      <w:del w:id="1871" w:author="PR Preview" w:date="2026-01-01T00:00:00Z">
        <w:r>
          <w:delText xml:space="preserve">the free encyclopedia.”</w:delText>
        </w:r>
      </w:del>
      <w:del w:id="1872" w:author="PR Preview" w:date="2026-01-01T00:00:00Z">
        <w:r>
          <w:delText xml:space="preserve"> </w:delText>
        </w:r>
      </w:del>
      <w:del w:id="1873" w:author="PR Preview" w:date="2026-01-01T00:00:00Z">
        <w:r>
          <w:delText xml:space="preserve">2026. Available:</w:delText>
        </w:r>
      </w:del>
      <w:del w:id="1874" w:author="PR Preview" w:date="2026-01-01T00:00:00Z">
        <w:r>
          <w:delText xml:space="preserve"> </w:delText>
        </w:r>
      </w:del>
      <w:hyperlink r:id="rId354">
        <w:del w:id="1875" w:author="PR Preview" w:date="2026-01-01T00:00:00Z">
          <w:r>
            <w:rPr>
              <w:rStyle w:val="Hyperlink"/>
            </w:rPr>
            <w:delText xml:space="preserve">https://en.wikipedia.org/wiki/Associative_property</w:delText>
          </w:r>
        </w:del>
      </w:hyperlink>
    </w:p>
    <w:p>
      <w:pPr>
        <w:pStyle w:val="Bibliography"/>
      </w:pPr>
      <w:del w:id="1876" w:author="PR Preview" w:date="2026-01-01T00:00:00Z">
        <w:r>
          <w:delText xml:space="preserve">[20]</w:delText>
        </w:r>
      </w:del>
      <w:del w:id="1877" w:author="PR Preview" w:date="2026-01-01T00:00:00Z">
        <w:r>
          <w:delText xml:space="preserve"> </w:delText>
        </w:r>
      </w:del>
      <w:del w:id="1878" w:author="PR Preview" w:date="2026-01-01T00:00:00Z">
        <w:r>
          <w:delText xml:space="preserve">	</w:delText>
        </w:r>
      </w:del>
      <w:del w:id="1879" w:author="PR Preview" w:date="2026-01-01T00:00:00Z">
        <w:r>
          <w:delText xml:space="preserve">Wikipedia contributors,</w:delText>
        </w:r>
      </w:del>
      <w:del w:id="1880" w:author="PR Preview" w:date="2026-01-01T00:00:00Z">
        <w:r>
          <w:delText xml:space="preserve"> </w:delText>
        </w:r>
      </w:del>
      <w:del w:id="1881" w:author="PR Preview" w:date="2026-01-01T00:00:00Z">
        <w:r>
          <w:delText xml:space="preserve">“Distributive property —</w:delText>
        </w:r>
      </w:del>
      <w:del w:id="1882" w:author="PR Preview" w:date="2026-01-01T00:00:00Z">
        <w:r>
          <w:delText xml:space="preserve"> </w:delText>
        </w:r>
      </w:del>
      <w:del w:id="1883" w:author="PR Preview" w:date="2026-01-01T00:00:00Z">
        <w:r>
          <w:delText xml:space="preserve">Wikipedia</w:delText>
        </w:r>
      </w:del>
      <w:del w:id="1884" w:author="PR Preview" w:date="2026-01-01T00:00:00Z">
        <w:r>
          <w:delText xml:space="preserve">,</w:delText>
        </w:r>
      </w:del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the free encyclopedia.”</w:delText>
        </w:r>
      </w:del>
      <w:del w:id="1887" w:author="PR Preview" w:date="2026-01-01T00:00:00Z">
        <w:r>
          <w:delText xml:space="preserve"> </w:delText>
        </w:r>
      </w:del>
      <w:del w:id="1888" w:author="PR Preview" w:date="2026-01-01T00:00:00Z">
        <w:r>
          <w:delText xml:space="preserve">2026. Available:</w:delText>
        </w:r>
      </w:del>
      <w:del w:id="1889" w:author="PR Preview" w:date="2026-01-01T00:00:00Z">
        <w:r>
          <w:delText xml:space="preserve"> </w:delText>
        </w:r>
      </w:del>
      <w:hyperlink r:id="rId356">
        <w:del w:id="1890" w:author="PR Preview" w:date="2026-01-01T00:00:00Z">
          <w:r>
            <w:rPr>
              <w:rStyle w:val="Hyperlink"/>
            </w:rPr>
            <w:delText xml:space="preserve">https://en.wikipedia.org/wiki/Distributive_property</w:delText>
          </w:r>
        </w:del>
      </w:hyperlink>
    </w:p>
    <w:p>
      <w:pPr>
        <w:pStyle w:val="Bibliography"/>
      </w:pPr>
      <w:del w:id="1891" w:author="PR Preview" w:date="2026-01-01T00:00:00Z">
        <w:r>
          <w:delText xml:space="preserve">[21]</w:delText>
        </w:r>
      </w:del>
      <w:del w:id="1892" w:author="PR Preview" w:date="2026-01-01T00:00:00Z">
        <w:r>
          <w:delText xml:space="preserve"> </w:delText>
        </w:r>
      </w:del>
      <w:del w:id="1893" w:author="PR Preview" w:date="2026-01-01T00:00:00Z">
        <w:r>
          <w:delText xml:space="preserve">	</w:delText>
        </w:r>
      </w:del>
      <w:del w:id="1894" w:author="PR Preview" w:date="2026-01-01T00:00:00Z">
        <w:r>
          <w:delText xml:space="preserve">Wikipedia contributors,</w:delText>
        </w:r>
      </w:del>
      <w:del w:id="1895" w:author="PR Preview" w:date="2026-01-01T00:00:00Z">
        <w:r>
          <w:delText xml:space="preserve"> </w:delText>
        </w:r>
      </w:del>
      <w:del w:id="1896" w:author="PR Preview" w:date="2026-01-01T00:00:00Z">
        <w:r>
          <w:delText xml:space="preserve">“Like terms —</w:delText>
        </w:r>
      </w:del>
      <w:del w:id="1897" w:author="PR Preview" w:date="2026-01-01T00:00:00Z">
        <w:r>
          <w:delText xml:space="preserve"> </w:delText>
        </w:r>
      </w:del>
      <w:del w:id="1898" w:author="PR Preview" w:date="2026-01-01T00:00:00Z">
        <w:r>
          <w:delText xml:space="preserve">Wikipedia</w:delText>
        </w:r>
      </w:del>
      <w:del w:id="1899" w:author="PR Preview" w:date="2026-01-01T00:00:00Z">
        <w:r>
          <w:delText xml:space="preserve">,</w:delText>
        </w:r>
      </w:del>
      <w:del w:id="1900" w:author="PR Preview" w:date="2026-01-01T00:00:00Z">
        <w:r>
          <w:delText xml:space="preserve"> </w:delText>
        </w:r>
      </w:del>
      <w:del w:id="1901" w:author="PR Preview" w:date="2026-01-01T00:00:00Z">
        <w:r>
          <w:delText xml:space="preserve">the free encyclopedia.”</w:delText>
        </w:r>
      </w:del>
      <w:del w:id="1902" w:author="PR Preview" w:date="2026-01-01T00:00:00Z">
        <w:r>
          <w:delText xml:space="preserve"> </w:delText>
        </w:r>
      </w:del>
      <w:del w:id="1903" w:author="PR Preview" w:date="2026-01-01T00:00:00Z">
        <w:r>
          <w:delText xml:space="preserve">2026. Available:</w:delText>
        </w:r>
      </w:del>
      <w:del w:id="1904" w:author="PR Preview" w:date="2026-01-01T00:00:00Z">
        <w:r>
          <w:delText xml:space="preserve"> </w:delText>
        </w:r>
      </w:del>
      <w:hyperlink r:id="rId358">
        <w:del w:id="1905" w:author="PR Preview" w:date="2026-01-01T00:00:00Z">
          <w:r>
            <w:rPr>
              <w:rStyle w:val="Hyperlink"/>
            </w:rPr>
            <w:delText xml:space="preserve">https://en.wikipedia.org/wiki/Like_terms</w:delText>
          </w:r>
        </w:del>
      </w:hyperlink>
    </w:p>
    <w:p>
      <w:pPr>
        <w:pStyle w:val="Bibliography"/>
      </w:pPr>
      <w:del w:id="1906" w:author="PR Preview" w:date="2026-01-01T00:00:00Z">
        <w:r>
          <w:delText xml:space="preserve">[22]</w:delText>
        </w:r>
      </w:del>
      <w:del w:id="1907" w:author="PR Preview" w:date="2026-01-01T00:00:00Z">
        <w:r>
          <w:delText xml:space="preserve"> </w:delText>
        </w:r>
      </w:del>
      <w:del w:id="1908" w:author="PR Preview" w:date="2026-01-01T00:00:00Z">
        <w:r>
          <w:delText xml:space="preserve">	</w:delText>
        </w:r>
      </w:del>
      <w:del w:id="1909" w:author="PR Preview" w:date="2026-01-01T00:00:00Z">
        <w:r>
          <w:delText xml:space="preserve">Wikipedia contributors,</w:delText>
        </w:r>
      </w:del>
      <w:del w:id="1910" w:author="PR Preview" w:date="2026-01-01T00:00:00Z">
        <w:r>
          <w:delText xml:space="preserve"> </w:delText>
        </w:r>
      </w:del>
      <w:del w:id="1911" w:author="PR Preview" w:date="2026-01-01T00:00:00Z">
        <w:r>
          <w:delText xml:space="preserve">“Polynomial —</w:delText>
        </w:r>
      </w:del>
      <w:del w:id="1912" w:author="PR Preview" w:date="2026-01-01T00:00:00Z">
        <w:r>
          <w:delText xml:space="preserve"> </w:delText>
        </w:r>
      </w:del>
      <w:del w:id="1913" w:author="PR Preview" w:date="2026-01-01T00:00:00Z">
        <w:r>
          <w:delText xml:space="preserve">Wikipedia</w:delText>
        </w:r>
      </w:del>
      <w:del w:id="1914" w:author="PR Preview" w:date="2026-01-01T00:00:00Z">
        <w:r>
          <w:delText xml:space="preserve">,</w:delText>
        </w:r>
      </w:del>
      <w:del w:id="1915" w:author="PR Preview" w:date="2026-01-01T00:00:00Z">
        <w:r>
          <w:delText xml:space="preserve"> </w:delText>
        </w:r>
      </w:del>
      <w:del w:id="1916" w:author="PR Preview" w:date="2026-01-01T00:00:00Z">
        <w:r>
          <w:delText xml:space="preserve">the free encyclopedia.”</w:delText>
        </w:r>
      </w:del>
      <w:del w:id="1917" w:author="PR Preview" w:date="2026-01-01T00:00:00Z">
        <w:r>
          <w:delText xml:space="preserve"> </w:delText>
        </w:r>
      </w:del>
      <w:del w:id="1918" w:author="PR Preview" w:date="2026-01-01T00:00:00Z">
        <w:r>
          <w:delText xml:space="preserve">2026. Available:</w:delText>
        </w:r>
      </w:del>
      <w:del w:id="1919" w:author="PR Preview" w:date="2026-01-01T00:00:00Z">
        <w:r>
          <w:delText xml:space="preserve"> </w:delText>
        </w:r>
      </w:del>
      <w:hyperlink r:id="rId360">
        <w:del w:id="1920" w:author="PR Preview" w:date="2026-01-01T00:00:00Z">
          <w:r>
            <w:rPr>
              <w:rStyle w:val="Hyperlink"/>
            </w:rPr>
            <w:delText xml:space="preserve">https://en.wikipedia.org/wiki/Polynomial</w:delText>
          </w:r>
        </w:del>
      </w:hyperlink>
    </w:p>
    <w:p>
      <w:pPr>
        <w:pStyle w:val="Bibliography"/>
      </w:pPr>
      <w:del w:id="1921" w:author="PR Preview" w:date="2026-01-01T00:00:00Z">
        <w:r>
          <w:delText xml:space="preserve">[23]</w:delText>
        </w:r>
      </w:del>
      <w:del w:id="1922" w:author="PR Preview" w:date="2026-01-01T00:00:00Z">
        <w:r>
          <w:delText xml:space="preserve"> </w:delText>
        </w:r>
      </w:del>
      <w:del w:id="1923" w:author="PR Preview" w:date="2026-01-01T00:00:00Z">
        <w:r>
          <w:delText xml:space="preserve">	</w:delText>
        </w:r>
      </w:del>
      <w:del w:id="1924" w:author="PR Preview" w:date="2026-01-01T00:00:00Z">
        <w:r>
          <w:delText xml:space="preserve">Wikipedia contributors,</w:delText>
        </w:r>
      </w:del>
      <w:del w:id="1925" w:author="PR Preview" w:date="2026-01-01T00:00:00Z">
        <w:r>
          <w:delText xml:space="preserve"> </w:delText>
        </w:r>
      </w:del>
      <w:del w:id="1926" w:author="PR Preview" w:date="2026-01-01T00:00:00Z">
        <w:r>
          <w:delText xml:space="preserve">“Quadratic function —</w:delText>
        </w:r>
      </w:del>
      <w:del w:id="1927" w:author="PR Preview" w:date="2026-01-01T00:00:00Z">
        <w:r>
          <w:delText xml:space="preserve"> </w:delText>
        </w:r>
      </w:del>
      <w:del w:id="1928" w:author="PR Preview" w:date="2026-01-01T00:00:00Z">
        <w:r>
          <w:delText xml:space="preserve">Wikipedia</w:delText>
        </w:r>
      </w:del>
      <w:del w:id="1929" w:author="PR Preview" w:date="2026-01-01T00:00:00Z">
        <w:r>
          <w:delText xml:space="preserve">,</w:delText>
        </w:r>
      </w:del>
      <w:del w:id="1930" w:author="PR Preview" w:date="2026-01-01T00:00:00Z">
        <w:r>
          <w:delText xml:space="preserve"> </w:delText>
        </w:r>
      </w:del>
      <w:del w:id="1931" w:author="PR Preview" w:date="2026-01-01T00:00:00Z">
        <w:r>
          <w:delText xml:space="preserve">the free encyclopedia.”</w:delText>
        </w:r>
      </w:del>
      <w:del w:id="1932" w:author="PR Preview" w:date="2026-01-01T00:00:00Z">
        <w:r>
          <w:delText xml:space="preserve"> </w:delText>
        </w:r>
      </w:del>
      <w:del w:id="1933" w:author="PR Preview" w:date="2026-01-01T00:00:00Z">
        <w:r>
          <w:delText xml:space="preserve">2026. Available:</w:delText>
        </w:r>
      </w:del>
      <w:del w:id="1934" w:author="PR Preview" w:date="2026-01-01T00:00:00Z">
        <w:r>
          <w:delText xml:space="preserve"> </w:delText>
        </w:r>
      </w:del>
      <w:hyperlink r:id="rId362">
        <w:del w:id="1935" w:author="PR Preview" w:date="2026-01-01T00:00:00Z">
          <w:r>
            <w:rPr>
              <w:rStyle w:val="Hyperlink"/>
            </w:rPr>
            <w:delText xml:space="preserve">https://en.wikipedia.org/wiki/Quadratic_function</w:delText>
          </w:r>
        </w:del>
      </w:hyperlink>
    </w:p>
    <w:p>
      <w:pPr>
        <w:pStyle w:val="Bibliography"/>
      </w:pPr>
      <w:del w:id="1936" w:author="PR Preview" w:date="2026-01-01T00:00:00Z">
        <w:r>
          <w:delText xml:space="preserve">[24]</w:delText>
        </w:r>
      </w:del>
      <w:del w:id="1937" w:author="PR Preview" w:date="2026-01-01T00:00:00Z">
        <w:r>
          <w:delText xml:space="preserve"> </w:delText>
        </w:r>
      </w:del>
      <w:del w:id="1938" w:author="PR Preview" w:date="2026-01-01T00:00:00Z">
        <w:r>
          <w:delText xml:space="preserve">	</w:delText>
        </w:r>
      </w:del>
      <w:del w:id="1939" w:author="PR Preview" w:date="2026-01-01T00:00:00Z">
        <w:r>
          <w:delText xml:space="preserve">Wikipedia contributors,</w:delText>
        </w:r>
      </w:del>
      <w:del w:id="1940" w:author="PR Preview" w:date="2026-01-01T00:00:00Z">
        <w:r>
          <w:delText xml:space="preserve"> </w:delText>
        </w:r>
      </w:del>
      <w:del w:id="1941" w:author="PR Preview" w:date="2026-01-01T00:00:00Z">
        <w:r>
          <w:delText xml:space="preserve">“Parabola —</w:delText>
        </w:r>
      </w:del>
      <w:del w:id="1942" w:author="PR Preview" w:date="2026-01-01T00:00:00Z">
        <w:r>
          <w:delText xml:space="preserve"> </w:delText>
        </w:r>
      </w:del>
      <w:del w:id="1943" w:author="PR Preview" w:date="2026-01-01T00:00:00Z">
        <w:r>
          <w:delText xml:space="preserve">Wikipedia</w:delText>
        </w:r>
      </w:del>
      <w:del w:id="1944" w:author="PR Preview" w:date="2026-01-01T00:00:00Z">
        <w:r>
          <w:delText xml:space="preserve">,</w:delText>
        </w:r>
      </w:del>
      <w:del w:id="1945" w:author="PR Preview" w:date="2026-01-01T00:00:00Z">
        <w:r>
          <w:delText xml:space="preserve"> </w:delText>
        </w:r>
      </w:del>
      <w:del w:id="1946" w:author="PR Preview" w:date="2026-01-01T00:00:00Z">
        <w:r>
          <w:delText xml:space="preserve">the free encyclopedia.”</w:delText>
        </w:r>
      </w:del>
      <w:del w:id="1947" w:author="PR Preview" w:date="2026-01-01T00:00:00Z">
        <w:r>
          <w:delText xml:space="preserve"> </w:delText>
        </w:r>
      </w:del>
      <w:del w:id="1948" w:author="PR Preview" w:date="2026-01-01T00:00:00Z">
        <w:r>
          <w:delText xml:space="preserve">2026. Available:</w:delText>
        </w:r>
      </w:del>
      <w:del w:id="1949" w:author="PR Preview" w:date="2026-01-01T00:00:00Z">
        <w:r>
          <w:delText xml:space="preserve"> </w:delText>
        </w:r>
      </w:del>
      <w:hyperlink r:id="rId364">
        <w:del w:id="1950" w:author="PR Preview" w:date="2026-01-01T00:00:00Z">
          <w:r>
            <w:rPr>
              <w:rStyle w:val="Hyperlink"/>
            </w:rPr>
            <w:delText xml:space="preserve">https://en.wikipedia.org/wiki/Parabola</w:delText>
          </w:r>
        </w:del>
      </w:hyperlink>
    </w:p>
    <w:p>
      <w:pPr>
        <w:pStyle w:val="Bibliography"/>
      </w:pPr>
      <w:del w:id="1951" w:author="PR Preview" w:date="2026-01-01T00:00:00Z">
        <w:r>
          <w:delText xml:space="preserve">[25]</w:delText>
        </w:r>
      </w:del>
      <w:del w:id="1952" w:author="PR Preview" w:date="2026-01-01T00:00:00Z">
        <w:r>
          <w:delText xml:space="preserve"> </w:delText>
        </w:r>
      </w:del>
      <w:del w:id="1953" w:author="PR Preview" w:date="2026-01-01T00:00:00Z">
        <w:r>
          <w:delText xml:space="preserve">	</w:delText>
        </w:r>
      </w:del>
      <w:del w:id="1954" w:author="PR Preview" w:date="2026-01-01T00:00:00Z">
        <w:r>
          <w:delText xml:space="preserve">Wikipedia contributors,</w:delText>
        </w:r>
      </w:del>
      <w:del w:id="1955" w:author="PR Preview" w:date="2026-01-01T00:00:00Z">
        <w:r>
          <w:delText xml:space="preserve"> </w:delText>
        </w:r>
      </w:del>
      <w:del w:id="1956" w:author="PR Preview" w:date="2026-01-01T00:00:00Z">
        <w:r>
          <w:delText xml:space="preserve">“Affine transformation —</w:delText>
        </w:r>
      </w:del>
      <w:del w:id="1957" w:author="PR Preview" w:date="2026-01-01T00:00:00Z">
        <w:r>
          <w:delText xml:space="preserve"> </w:delText>
        </w:r>
      </w:del>
      <w:del w:id="1958" w:author="PR Preview" w:date="2026-01-01T00:00:00Z">
        <w:r>
          <w:delText xml:space="preserve">Wikipedia</w:delText>
        </w:r>
      </w:del>
      <w:del w:id="1959" w:author="PR Preview" w:date="2026-01-01T00:00:00Z">
        <w:r>
          <w:delText xml:space="preserve">,</w:delText>
        </w:r>
      </w:del>
      <w:del w:id="1960" w:author="PR Preview" w:date="2026-01-01T00:00:00Z">
        <w:r>
          <w:delText xml:space="preserve"> </w:delText>
        </w:r>
      </w:del>
      <w:del w:id="1961" w:author="PR Preview" w:date="2026-01-01T00:00:00Z">
        <w:r>
          <w:delText xml:space="preserve">the free encyclopedia.”</w:delText>
        </w:r>
      </w:del>
      <w:del w:id="1962" w:author="PR Preview" w:date="2026-01-01T00:00:00Z">
        <w:r>
          <w:delText xml:space="preserve"> </w:delText>
        </w:r>
      </w:del>
      <w:del w:id="1963" w:author="PR Preview" w:date="2026-01-01T00:00:00Z">
        <w:r>
          <w:delText xml:space="preserve">2026. Available:</w:delText>
        </w:r>
      </w:del>
      <w:del w:id="1964" w:author="PR Preview" w:date="2026-01-01T00:00:00Z">
        <w:r>
          <w:delText xml:space="preserve"> </w:delText>
        </w:r>
      </w:del>
      <w:hyperlink r:id="rId366">
        <w:del w:id="1965" w:author="PR Preview" w:date="2026-01-01T00:00:00Z">
          <w:r>
            <w:rPr>
              <w:rStyle w:val="Hyperlink"/>
            </w:rPr>
            <w:delText xml:space="preserve">https://en.wikipedia.org/wiki/Affine_transformation</w:delText>
          </w:r>
        </w:del>
      </w:hyperlink>
    </w:p>
    <w:p>
      <w:pPr>
        <w:pStyle w:val="Bibliography"/>
      </w:pPr>
      <w:del w:id="1966" w:author="PR Preview" w:date="2026-01-01T00:00:00Z">
        <w:r>
          <w:delText xml:space="preserve">[26]</w:delText>
        </w:r>
      </w:del>
      <w:del w:id="1967" w:author="PR Preview" w:date="2026-01-01T00:00:00Z">
        <w:r>
          <w:delText xml:space="preserve"> </w:delText>
        </w:r>
      </w:del>
      <w:del w:id="1968" w:author="PR Preview" w:date="2026-01-01T00:00:00Z">
        <w:r>
          <w:delText xml:space="preserve">	</w:delText>
        </w:r>
      </w:del>
      <w:del w:id="1969" w:author="PR Preview" w:date="2026-01-01T00:00:00Z">
        <w:r>
          <w:delText xml:space="preserve">Wikipedia contributors,</w:delText>
        </w:r>
      </w:del>
      <w:del w:id="1970" w:author="PR Preview" w:date="2026-01-01T00:00:00Z">
        <w:r>
          <w:delText xml:space="preserve"> </w:delText>
        </w:r>
      </w:del>
      <w:del w:id="1971" w:author="PR Preview" w:date="2026-01-01T00:00:00Z">
        <w:r>
          <w:delText xml:space="preserve">“Slope —</w:delText>
        </w:r>
      </w:del>
      <w:del w:id="1972" w:author="PR Preview" w:date="2026-01-01T00:00:00Z">
        <w:r>
          <w:delText xml:space="preserve"> </w:delText>
        </w:r>
      </w:del>
      <w:del w:id="1973" w:author="PR Preview" w:date="2026-01-01T00:00:00Z">
        <w:r>
          <w:delText xml:space="preserve">Wikipedia</w:delText>
        </w:r>
      </w:del>
      <w:del w:id="1974" w:author="PR Preview" w:date="2026-01-01T00:00:00Z">
        <w:r>
          <w:delText xml:space="preserve">,</w:delText>
        </w:r>
      </w:del>
      <w:del w:id="1975" w:author="PR Preview" w:date="2026-01-01T00:00:00Z">
        <w:r>
          <w:delText xml:space="preserve"> </w:delText>
        </w:r>
      </w:del>
      <w:del w:id="1976" w:author="PR Preview" w:date="2026-01-01T00:00:00Z">
        <w:r>
          <w:delText xml:space="preserve">the free encyclopedia.”</w:delText>
        </w:r>
      </w:del>
      <w:del w:id="1977" w:author="PR Preview" w:date="2026-01-01T00:00:00Z">
        <w:r>
          <w:delText xml:space="preserve"> </w:delText>
        </w:r>
      </w:del>
      <w:del w:id="1978" w:author="PR Preview" w:date="2026-01-01T00:00:00Z">
        <w:r>
          <w:delText xml:space="preserve">2026. Available:</w:delText>
        </w:r>
      </w:del>
      <w:del w:id="1979" w:author="PR Preview" w:date="2026-01-01T00:00:00Z">
        <w:r>
          <w:delText xml:space="preserve"> </w:delText>
        </w:r>
      </w:del>
      <w:hyperlink r:id="rId368">
        <w:del w:id="1980" w:author="PR Preview" w:date="2026-01-01T00:00:00Z">
          <w:r>
            <w:rPr>
              <w:rStyle w:val="Hyperlink"/>
            </w:rPr>
            <w:delText xml:space="preserve">https://en.wikipedia.org/wiki/Slope</w:delText>
          </w:r>
        </w:del>
      </w:hyperlink>
    </w:p>
    <w:p>
      <w:pPr>
        <w:pStyle w:val="Bibliography"/>
      </w:pPr>
      <w:del w:id="1981" w:author="PR Preview" w:date="2026-01-01T00:00:00Z">
        <w:r>
          <w:delText xml:space="preserve">[27]</w:delText>
        </w:r>
      </w:del>
      <w:del w:id="1982" w:author="PR Preview" w:date="2026-01-01T00:00:00Z">
        <w:r>
          <w:delText xml:space="preserve"> </w:delText>
        </w:r>
      </w:del>
      <w:del w:id="1983" w:author="PR Preview" w:date="2026-01-01T00:00:00Z">
        <w:r>
          <w:delText xml:space="preserve">	</w:delText>
        </w:r>
      </w:del>
      <w:del w:id="1984" w:author="PR Preview" w:date="2026-01-01T00:00:00Z">
        <w:r>
          <w:delText xml:space="preserve">Wikipedia contributors,</w:delText>
        </w:r>
      </w:del>
      <w:del w:id="1985" w:author="PR Preview" w:date="2026-01-01T00:00:00Z">
        <w:r>
          <w:delText xml:space="preserve"> </w:delText>
        </w:r>
      </w:del>
      <w:del w:id="1986" w:author="PR Preview" w:date="2026-01-01T00:00:00Z">
        <w:r>
          <w:delText xml:space="preserve">“Limit of a sequence —</w:delText>
        </w:r>
      </w:del>
      <w:del w:id="1987" w:author="PR Preview" w:date="2026-01-01T00:00:00Z">
        <w:r>
          <w:delText xml:space="preserve"> </w:delText>
        </w:r>
      </w:del>
      <w:del w:id="1988" w:author="PR Preview" w:date="2026-01-01T00:00:00Z">
        <w:r>
          <w:delText xml:space="preserve">Wikipedia</w:delText>
        </w:r>
      </w:del>
      <w:del w:id="1989" w:author="PR Preview" w:date="2026-01-01T00:00:00Z">
        <w:r>
          <w:delText xml:space="preserve">,</w:delText>
        </w:r>
      </w:del>
      <w:del w:id="1990" w:author="PR Preview" w:date="2026-01-01T00:00:00Z">
        <w:r>
          <w:delText xml:space="preserve"> </w:delText>
        </w:r>
      </w:del>
      <w:del w:id="1991" w:author="PR Preview" w:date="2026-01-01T00:00:00Z">
        <w:r>
          <w:delText xml:space="preserve">the free encyclopedia.”</w:delText>
        </w:r>
      </w:del>
      <w:del w:id="1992" w:author="PR Preview" w:date="2026-01-01T00:00:00Z">
        <w:r>
          <w:delText xml:space="preserve"> </w:delText>
        </w:r>
      </w:del>
      <w:del w:id="1993" w:author="PR Preview" w:date="2026-01-01T00:00:00Z">
        <w:r>
          <w:delText xml:space="preserve">2026. Available:</w:delText>
        </w:r>
      </w:del>
      <w:del w:id="1994" w:author="PR Preview" w:date="2026-01-01T00:00:00Z">
        <w:r>
          <w:delText xml:space="preserve"> </w:delText>
        </w:r>
      </w:del>
      <w:hyperlink r:id="rId372">
        <w:del w:id="1995" w:author="PR Preview" w:date="2026-01-01T00:00:00Z">
          <w:r>
            <w:rPr>
              <w:rStyle w:val="Hyperlink"/>
            </w:rPr>
            <w:delText xml:space="preserve">https://en.wikipedia.org/wiki/Limit_of_a_sequence</w:delText>
          </w:r>
        </w:del>
      </w:hyperlink>
    </w:p>
    <w:p>
      <w:pPr>
        <w:pStyle w:val="Bibliography"/>
      </w:pPr>
      <w:del w:id="1996" w:author="PR Preview" w:date="2026-01-01T00:00:00Z">
        <w:r>
          <w:delText xml:space="preserve">[28]</w:delText>
        </w:r>
      </w:del>
      <w:del w:id="1997" w:author="PR Preview" w:date="2026-01-01T00:00:00Z">
        <w:r>
          <w:delText xml:space="preserve"> </w:delText>
        </w:r>
      </w:del>
      <w:del w:id="1998" w:author="PR Preview" w:date="2026-01-01T00:00:00Z">
        <w:r>
          <w:delText xml:space="preserve">	</w:delText>
        </w:r>
      </w:del>
      <w:del w:id="1999" w:author="PR Preview" w:date="2026-01-01T00:00:00Z">
        <w:r>
          <w:delText xml:space="preserve">Wikipedia contributors,</w:delText>
        </w:r>
      </w:del>
      <w:del w:id="2000" w:author="PR Preview" w:date="2026-01-01T00:00:00Z">
        <w:r>
          <w:delText xml:space="preserve"> </w:delText>
        </w:r>
      </w:del>
      <w:del w:id="2001" w:author="PR Preview" w:date="2026-01-01T00:00:00Z">
        <w:r>
          <w:delText xml:space="preserve">“Exponential function —</w:delText>
        </w:r>
      </w:del>
      <w:del w:id="2002" w:author="PR Preview" w:date="2026-01-01T00:00:00Z">
        <w:r>
          <w:delText xml:space="preserve"> </w:delText>
        </w:r>
      </w:del>
      <w:del w:id="2003" w:author="PR Preview" w:date="2026-01-01T00:00:00Z">
        <w:r>
          <w:delText xml:space="preserve">Wikipedia</w:delText>
        </w:r>
      </w:del>
      <w:del w:id="2004" w:author="PR Preview" w:date="2026-01-01T00:00:00Z">
        <w:r>
          <w:delText xml:space="preserve">,</w:delText>
        </w:r>
      </w:del>
      <w:del w:id="2005" w:author="PR Preview" w:date="2026-01-01T00:00:00Z">
        <w:r>
          <w:delText xml:space="preserve"> </w:delText>
        </w:r>
      </w:del>
      <w:del w:id="2006" w:author="PR Preview" w:date="2026-01-01T00:00:00Z">
        <w:r>
          <w:delText xml:space="preserve">the free encyclopedia.”</w:delText>
        </w:r>
      </w:del>
      <w:del w:id="2007" w:author="PR Preview" w:date="2026-01-01T00:00:00Z">
        <w:r>
          <w:delText xml:space="preserve"> </w:delText>
        </w:r>
      </w:del>
      <w:del w:id="2008" w:author="PR Preview" w:date="2026-01-01T00:00:00Z">
        <w:r>
          <w:delText xml:space="preserve">2026. Available:</w:delText>
        </w:r>
      </w:del>
      <w:del w:id="2009" w:author="PR Preview" w:date="2026-01-01T00:00:00Z">
        <w:r>
          <w:delText xml:space="preserve"> </w:delText>
        </w:r>
      </w:del>
      <w:hyperlink r:id="rId374">
        <w:del w:id="2010" w:author="PR Preview" w:date="2026-01-01T00:00:00Z">
          <w:r>
            <w:rPr>
              <w:rStyle w:val="Hyperlink"/>
            </w:rPr>
            <w:delText xml:space="preserve">https://en.wikipedia.org/wiki/Exponential_function</w:delText>
          </w:r>
        </w:del>
      </w:hyperlink>
    </w:p>
    <w:p>
      <w:pPr>
        <w:pStyle w:val="Bibliography"/>
      </w:pPr>
      <w:del w:id="2011" w:author="PR Preview" w:date="2026-01-01T00:00:00Z">
        <w:r>
          <w:delText xml:space="preserve">[29]</w:delText>
        </w:r>
      </w:del>
      <w:del w:id="2012" w:author="PR Preview" w:date="2026-01-01T00:00:00Z">
        <w:r>
          <w:delText xml:space="preserve"> </w:delText>
        </w:r>
      </w:del>
      <w:del w:id="2013" w:author="PR Preview" w:date="2026-01-01T00:00:00Z">
        <w:r>
          <w:delText xml:space="preserve">	</w:delText>
        </w:r>
      </w:del>
      <w:del w:id="2014" w:author="PR Preview" w:date="2026-01-01T00:00:00Z">
        <w:r>
          <w:delText xml:space="preserve">Wikipedia contributors,</w:delText>
        </w:r>
      </w:del>
      <w:del w:id="2015" w:author="PR Preview" w:date="2026-01-01T00:00:00Z">
        <w:r>
          <w:delText xml:space="preserve"> </w:delText>
        </w:r>
      </w:del>
      <w:del w:id="2016" w:author="PR Preview" w:date="2026-01-01T00:00:00Z">
        <w:r>
          <w:delText xml:space="preserve">“E (mathematical constant) —</w:delText>
        </w:r>
      </w:del>
      <w:del w:id="2017" w:author="PR Preview" w:date="2026-01-01T00:00:00Z">
        <w:r>
          <w:delText xml:space="preserve"> </w:delText>
        </w:r>
      </w:del>
      <w:del w:id="2018" w:author="PR Preview" w:date="2026-01-01T00:00:00Z">
        <w:r>
          <w:delText xml:space="preserve">Wikipedia</w:delText>
        </w:r>
      </w:del>
      <w:del w:id="2019" w:author="PR Preview" w:date="2026-01-01T00:00:00Z">
        <w:r>
          <w:delText xml:space="preserve">,</w:delText>
        </w:r>
      </w:del>
      <w:del w:id="2020" w:author="PR Preview" w:date="2026-01-01T00:00:00Z">
        <w:r>
          <w:delText xml:space="preserve"> </w:delText>
        </w:r>
      </w:del>
      <w:del w:id="2021" w:author="PR Preview" w:date="2026-01-01T00:00:00Z">
        <w:r>
          <w:delText xml:space="preserve">the free encyclopedia.”</w:delText>
        </w:r>
      </w:del>
      <w:del w:id="2022" w:author="PR Preview" w:date="2026-01-01T00:00:00Z">
        <w:r>
          <w:delText xml:space="preserve"> </w:delText>
        </w:r>
      </w:del>
      <w:del w:id="2023" w:author="PR Preview" w:date="2026-01-01T00:00:00Z">
        <w:r>
          <w:delText xml:space="preserve">2026. Available:</w:delText>
        </w:r>
      </w:del>
      <w:del w:id="2024" w:author="PR Preview" w:date="2026-01-01T00:00:00Z">
        <w:r>
          <w:delText xml:space="preserve"> </w:delText>
        </w:r>
      </w:del>
      <w:hyperlink r:id="rId376">
        <w:del w:id="2025" w:author="PR Preview" w:date="2026-01-01T00:00:00Z">
          <w:r>
            <w:rPr>
              <w:rStyle w:val="Hyperlink"/>
            </w:rPr>
            <w:delText xml:space="preserve">https://en.wikipedia.org/wiki/E_(mathematical_constant)</w:delText>
          </w:r>
        </w:del>
      </w:hyperlink>
    </w:p>
    <w:p>
      <w:pPr>
        <w:pStyle w:val="Bibliography"/>
      </w:pPr>
      <w:del w:id="2026" w:author="PR Preview" w:date="2026-01-01T00:00:00Z">
        <w:r>
          <w:delText xml:space="preserve">[30]</w:delText>
        </w:r>
      </w:del>
      <w:del w:id="2027" w:author="PR Preview" w:date="2026-01-01T00:00:00Z">
        <w:r>
          <w:delText xml:space="preserve"> </w:delText>
        </w:r>
      </w:del>
      <w:del w:id="2028" w:author="PR Preview" w:date="2026-01-01T00:00:00Z">
        <w:r>
          <w:delText xml:space="preserve">	</w:delText>
        </w:r>
      </w:del>
      <w:del w:id="2029" w:author="PR Preview" w:date="2026-01-01T00:00:00Z">
        <w:r>
          <w:delText xml:space="preserve">Wikipedia contributors,</w:delText>
        </w:r>
      </w:del>
      <w:del w:id="2030" w:author="PR Preview" w:date="2026-01-01T00:00:00Z">
        <w:r>
          <w:delText xml:space="preserve"> </w:delText>
        </w:r>
      </w:del>
      <w:del w:id="2031" w:author="PR Preview" w:date="2026-01-01T00:00:00Z">
        <w:r>
          <w:delText xml:space="preserve">“Natural logarithm —</w:delText>
        </w:r>
      </w:del>
      <w:del w:id="2032" w:author="PR Preview" w:date="2026-01-01T00:00:00Z">
        <w:r>
          <w:delText xml:space="preserve"> </w:delText>
        </w:r>
      </w:del>
      <w:del w:id="2033" w:author="PR Preview" w:date="2026-01-01T00:00:00Z">
        <w:r>
          <w:delText xml:space="preserve">Wikipedia</w:delText>
        </w:r>
      </w:del>
      <w:del w:id="2034" w:author="PR Preview" w:date="2026-01-01T00:00:00Z">
        <w:r>
          <w:delText xml:space="preserve">,</w:delText>
        </w:r>
      </w:del>
      <w:del w:id="2035" w:author="PR Preview" w:date="2026-01-01T00:00:00Z">
        <w:r>
          <w:delText xml:space="preserve"> </w:delText>
        </w:r>
      </w:del>
      <w:del w:id="2036" w:author="PR Preview" w:date="2026-01-01T00:00:00Z">
        <w:r>
          <w:delText xml:space="preserve">the free encyclopedia.”</w:delText>
        </w:r>
      </w:del>
      <w:del w:id="2037" w:author="PR Preview" w:date="2026-01-01T00:00:00Z">
        <w:r>
          <w:delText xml:space="preserve"> </w:delText>
        </w:r>
      </w:del>
      <w:del w:id="2038" w:author="PR Preview" w:date="2026-01-01T00:00:00Z">
        <w:r>
          <w:delText xml:space="preserve">2026. Available:</w:delText>
        </w:r>
      </w:del>
      <w:del w:id="2039" w:author="PR Preview" w:date="2026-01-01T00:00:00Z">
        <w:r>
          <w:delText xml:space="preserve"> </w:delText>
        </w:r>
      </w:del>
      <w:hyperlink r:id="rId378">
        <w:del w:id="2040" w:author="PR Preview" w:date="2026-01-01T00:00:00Z">
          <w:r>
            <w:rPr>
              <w:rStyle w:val="Hyperlink"/>
            </w:rPr>
            <w:delText xml:space="preserve">https://en.wikipedia.org/wiki/Natural_logarithm</w:delText>
          </w:r>
        </w:del>
      </w:hyperlink>
    </w:p>
    <w:p>
      <w:pPr>
        <w:pStyle w:val="Bibliography"/>
      </w:pPr>
      <w:del w:id="2041" w:author="PR Preview" w:date="2026-01-01T00:00:00Z">
        <w:r>
          <w:delText xml:space="preserve">[31]</w:delText>
        </w:r>
      </w:del>
      <w:del w:id="2042" w:author="PR Preview" w:date="2026-01-01T00:00:00Z">
        <w:r>
          <w:delText xml:space="preserve"> </w:delText>
        </w:r>
      </w:del>
      <w:del w:id="2043" w:author="PR Preview" w:date="2026-01-01T00:00:00Z">
        <w:r>
          <w:delText xml:space="preserve">	</w:delText>
        </w:r>
      </w:del>
      <w:del w:id="2044" w:author="PR Preview" w:date="2026-01-01T00:00:00Z">
        <w:r>
          <w:delText xml:space="preserve">Wikipedia contributors,</w:delText>
        </w:r>
      </w:del>
      <w:del w:id="2045" w:author="PR Preview" w:date="2026-01-01T00:00:00Z">
        <w:r>
          <w:delText xml:space="preserve"> </w:delText>
        </w:r>
      </w:del>
      <w:del w:id="2046" w:author="PR Preview" w:date="2026-01-01T00:00:00Z">
        <w:r>
          <w:delText xml:space="preserve">“Tarski’s high school algebra problem —</w:delText>
        </w:r>
      </w:del>
      <w:del w:id="2047" w:author="PR Preview" w:date="2026-01-01T00:00:00Z">
        <w:r>
          <w:delText xml:space="preserve"> </w:delText>
        </w:r>
      </w:del>
      <w:del w:id="2048" w:author="PR Preview" w:date="2026-01-01T00:00:00Z">
        <w:r>
          <w:delText xml:space="preserve">Wikipedia</w:delText>
        </w:r>
      </w:del>
      <w:del w:id="2049" w:author="PR Preview" w:date="2026-01-01T00:00:00Z">
        <w:r>
          <w:delText xml:space="preserve">,</w:delText>
        </w:r>
      </w:del>
      <w:del w:id="2050" w:author="PR Preview" w:date="2026-01-01T00:00:00Z">
        <w:r>
          <w:delText xml:space="preserve"> </w:delText>
        </w:r>
      </w:del>
      <w:del w:id="2051" w:author="PR Preview" w:date="2026-01-01T00:00:00Z">
        <w:r>
          <w:delText xml:space="preserve">the free encyclopedia.”</w:delText>
        </w:r>
      </w:del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2026. Available:</w:delText>
        </w:r>
      </w:del>
      <w:del w:id="2054" w:author="PR Preview" w:date="2026-01-01T00:00:00Z">
        <w:r>
          <w:delText xml:space="preserve"> </w:delText>
        </w:r>
      </w:del>
      <w:hyperlink r:id="rId382">
        <w:del w:id="2055" w:author="PR Preview" w:date="2026-01-01T00:00:00Z">
          <w:r>
            <w:rPr>
              <w:rStyle w:val="Hyperlink"/>
            </w:rPr>
            <w:delText xml:space="preserve">https://en.wikipedia.org/wiki/Tarski%27s_high_school_algebra_problem</w:delText>
          </w:r>
        </w:del>
      </w:hyperlink>
    </w:p>
    <w:p>
      <w:pPr>
        <w:pStyle w:val="Bibliography"/>
      </w:pPr>
      <w:del w:id="2056" w:author="PR Preview" w:date="2026-01-01T00:00:00Z">
        <w:r>
          <w:delText xml:space="preserve">[32]</w:delText>
        </w:r>
      </w:del>
      <w:del w:id="2057" w:author="PR Preview" w:date="2026-01-01T00:00:00Z">
        <w:r>
          <w:delText xml:space="preserve"> </w:delText>
        </w:r>
      </w:del>
      <w:del w:id="2058" w:author="PR Preview" w:date="2026-01-01T00:00:00Z">
        <w:r>
          <w:delText xml:space="preserve">	</w:delText>
        </w:r>
      </w:del>
      <w:del w:id="2059" w:author="PR Preview" w:date="2026-01-01T00:00:00Z">
        <w:r>
          <w:delText xml:space="preserve">Wikipedia contributors,</w:delText>
        </w:r>
      </w:del>
      <w:del w:id="2060" w:author="PR Preview" w:date="2026-01-01T00:00:00Z">
        <w:r>
          <w:delText xml:space="preserve"> </w:delText>
        </w:r>
      </w:del>
      <w:del w:id="2061" w:author="PR Preview" w:date="2026-01-01T00:00:00Z">
        <w:r>
          <w:delText xml:space="preserve">“Contour line —</w:delText>
        </w:r>
      </w:del>
      <w:del w:id="2062" w:author="PR Preview" w:date="2026-01-01T00:00:00Z">
        <w:r>
          <w:delText xml:space="preserve"> </w:delText>
        </w:r>
      </w:del>
      <w:del w:id="2063" w:author="PR Preview" w:date="2026-01-01T00:00:00Z">
        <w:r>
          <w:delText xml:space="preserve">Wikipedia</w:delText>
        </w:r>
      </w:del>
      <w:del w:id="2064" w:author="PR Preview" w:date="2026-01-01T00:00:00Z">
        <w:r>
          <w:delText xml:space="preserve">,</w:delText>
        </w:r>
      </w:del>
      <w:del w:id="2065" w:author="PR Preview" w:date="2026-01-01T00:00:00Z">
        <w:r>
          <w:delText xml:space="preserve"> </w:delText>
        </w:r>
      </w:del>
      <w:del w:id="2066" w:author="PR Preview" w:date="2026-01-01T00:00:00Z">
        <w:r>
          <w:delText xml:space="preserve">the free encyclopedia.”</w:delText>
        </w:r>
      </w:del>
      <w:del w:id="2067" w:author="PR Preview" w:date="2026-01-01T00:00:00Z">
        <w:r>
          <w:delText xml:space="preserve"> </w:delText>
        </w:r>
      </w:del>
      <w:del w:id="2068" w:author="PR Preview" w:date="2026-01-01T00:00:00Z">
        <w:r>
          <w:delText xml:space="preserve">2026. Available:</w:delText>
        </w:r>
      </w:del>
      <w:del w:id="2069" w:author="PR Preview" w:date="2026-01-01T00:00:00Z">
        <w:r>
          <w:delText xml:space="preserve"> </w:delText>
        </w:r>
      </w:del>
      <w:hyperlink r:id="rId384">
        <w:del w:id="2070" w:author="PR Preview" w:date="2026-01-01T00:00:00Z">
          <w:r>
            <w:rPr>
              <w:rStyle w:val="Hyperlink"/>
            </w:rPr>
            <w:delText xml:space="preserve">https://en.wikipedia.org/wiki/Contour_line</w:delText>
          </w:r>
        </w:del>
      </w:hyperlink>
    </w:p>
    <w:p>
      <w:pPr>
        <w:pStyle w:val="Bibliography"/>
      </w:pPr>
      <w:del w:id="2071" w:author="PR Preview" w:date="2026-01-01T00:00:00Z">
        <w:r>
          <w:delText xml:space="preserve">[33]</w:delText>
        </w:r>
      </w:del>
      <w:del w:id="2072" w:author="PR Preview" w:date="2026-01-01T00:00:00Z">
        <w:r>
          <w:delText xml:space="preserve"> </w:delText>
        </w:r>
      </w:del>
      <w:del w:id="2073" w:author="PR Preview" w:date="2026-01-01T00:00:00Z">
        <w:r>
          <w:delText xml:space="preserve">	</w:delText>
        </w:r>
      </w:del>
      <w:del w:id="2074" w:author="PR Preview" w:date="2026-01-01T00:00:00Z">
        <w:r>
          <w:delText xml:space="preserve">Wikipedia contributors,</w:delText>
        </w:r>
      </w:del>
      <w:del w:id="2075" w:author="PR Preview" w:date="2026-01-01T00:00:00Z">
        <w:r>
          <w:delText xml:space="preserve"> </w:delText>
        </w:r>
      </w:del>
      <w:del w:id="2076" w:author="PR Preview" w:date="2026-01-01T00:00:00Z">
        <w:r>
          <w:delText xml:space="preserve">“Unit circle —</w:delText>
        </w:r>
      </w:del>
      <w:del w:id="2077" w:author="PR Preview" w:date="2026-01-01T00:00:00Z">
        <w:r>
          <w:delText xml:space="preserve"> </w:delText>
        </w:r>
      </w:del>
      <w:del w:id="2078" w:author="PR Preview" w:date="2026-01-01T00:00:00Z">
        <w:r>
          <w:delText xml:space="preserve">Wikipedia</w:delText>
        </w:r>
      </w:del>
      <w:del w:id="2079" w:author="PR Preview" w:date="2026-01-01T00:00:00Z">
        <w:r>
          <w:delText xml:space="preserve">,</w:delText>
        </w:r>
      </w:del>
      <w:del w:id="2080" w:author="PR Preview" w:date="2026-01-01T00:00:00Z">
        <w:r>
          <w:delText xml:space="preserve"> </w:delText>
        </w:r>
      </w:del>
      <w:del w:id="2081" w:author="PR Preview" w:date="2026-01-01T00:00:00Z">
        <w:r>
          <w:delText xml:space="preserve">the free encyclopedia.”</w:delText>
        </w:r>
      </w:del>
      <w:del w:id="2082" w:author="PR Preview" w:date="2026-01-01T00:00:00Z">
        <w:r>
          <w:delText xml:space="preserve"> </w:delText>
        </w:r>
      </w:del>
      <w:del w:id="2083" w:author="PR Preview" w:date="2026-01-01T00:00:00Z">
        <w:r>
          <w:delText xml:space="preserve">2026. Available:</w:delText>
        </w:r>
      </w:del>
      <w:del w:id="2084" w:author="PR Preview" w:date="2026-01-01T00:00:00Z">
        <w:r>
          <w:delText xml:space="preserve"> </w:delText>
        </w:r>
      </w:del>
      <w:hyperlink r:id="rId386">
        <w:del w:id="2085" w:author="PR Preview" w:date="2026-01-01T00:00:00Z">
          <w:r>
            <w:rPr>
              <w:rStyle w:val="Hyperlink"/>
            </w:rPr>
            <w:delText xml:space="preserve">https://en.wikipedia.org/wiki/Unit_circle</w:delText>
          </w:r>
        </w:del>
      </w:hyperlink>
    </w:p>
    <w:p>
      <w:pPr>
        <w:pStyle w:val="Bibliography"/>
      </w:pPr>
      <w:del w:id="2086" w:author="PR Preview" w:date="2026-01-01T00:00:00Z">
        <w:r>
          <w:delText xml:space="preserve">[34]</w:delText>
        </w:r>
      </w:del>
      <w:del w:id="2087" w:author="PR Preview" w:date="2026-01-01T00:00:00Z">
        <w:r>
          <w:delText xml:space="preserve"> </w:delText>
        </w:r>
      </w:del>
      <w:del w:id="2088" w:author="PR Preview" w:date="2026-01-01T00:00:00Z">
        <w:r>
          <w:delText xml:space="preserve">	</w:delText>
        </w:r>
      </w:del>
      <w:del w:id="2089" w:author="PR Preview" w:date="2026-01-01T00:00:00Z">
        <w:r>
          <w:delText xml:space="preserve">Wikipedia contributors,</w:delText>
        </w:r>
      </w:del>
      <w:del w:id="2090" w:author="PR Preview" w:date="2026-01-01T00:00:00Z">
        <w:r>
          <w:delText xml:space="preserve"> </w:delText>
        </w:r>
      </w:del>
      <w:del w:id="2091" w:author="PR Preview" w:date="2026-01-01T00:00:00Z">
        <w:r>
          <w:delText xml:space="preserve">“Pi —</w:delText>
        </w:r>
      </w:del>
      <w:del w:id="2092" w:author="PR Preview" w:date="2026-01-01T00:00:00Z">
        <w:r>
          <w:delText xml:space="preserve"> </w:delText>
        </w:r>
      </w:del>
      <w:del w:id="2093" w:author="PR Preview" w:date="2026-01-01T00:00:00Z">
        <w:r>
          <w:delText xml:space="preserve">Wikipedia</w:delText>
        </w:r>
      </w:del>
      <w:del w:id="2094" w:author="PR Preview" w:date="2026-01-01T00:00:00Z">
        <w:r>
          <w:delText xml:space="preserve">,</w:delText>
        </w:r>
      </w:del>
      <w:del w:id="2095" w:author="PR Preview" w:date="2026-01-01T00:00:00Z">
        <w:r>
          <w:delText xml:space="preserve"> </w:delText>
        </w:r>
      </w:del>
      <w:del w:id="2096" w:author="PR Preview" w:date="2026-01-01T00:00:00Z">
        <w:r>
          <w:delText xml:space="preserve">the free encyclopedia.”</w:delText>
        </w:r>
      </w:del>
      <w:del w:id="2097" w:author="PR Preview" w:date="2026-01-01T00:00:00Z">
        <w:r>
          <w:delText xml:space="preserve"> </w:delText>
        </w:r>
      </w:del>
      <w:del w:id="2098" w:author="PR Preview" w:date="2026-01-01T00:00:00Z">
        <w:r>
          <w:delText xml:space="preserve">2026. Available:</w:delText>
        </w:r>
      </w:del>
      <w:del w:id="2099" w:author="PR Preview" w:date="2026-01-01T00:00:00Z">
        <w:r>
          <w:delText xml:space="preserve"> </w:delText>
        </w:r>
      </w:del>
      <w:hyperlink r:id="rId388">
        <w:del w:id="2100" w:author="PR Preview" w:date="2026-01-01T00:00:00Z">
          <w:r>
            <w:rPr>
              <w:rStyle w:val="Hyperlink"/>
            </w:rPr>
            <w:delText xml:space="preserve">https://en.wikipedia.org/wiki/Pi</w:delText>
          </w:r>
        </w:del>
      </w:hyperlink>
    </w:p>
    <w:p>
      <w:pPr>
        <w:pStyle w:val="Bibliography"/>
      </w:pPr>
      <w:del w:id="2101" w:author="PR Preview" w:date="2026-01-01T00:00:00Z">
        <w:r>
          <w:delText xml:space="preserve">[35]</w:delText>
        </w:r>
      </w:del>
      <w:del w:id="2102" w:author="PR Preview" w:date="2026-01-01T00:00:00Z">
        <w:r>
          <w:delText xml:space="preserve"> </w:delText>
        </w:r>
      </w:del>
      <w:del w:id="2103" w:author="PR Preview" w:date="2026-01-01T00:00:00Z">
        <w:r>
          <w:delText xml:space="preserve">	</w:delText>
        </w:r>
      </w:del>
      <w:del w:id="2104" w:author="PR Preview" w:date="2026-01-01T00:00:00Z">
        <w:r>
          <w:delText xml:space="preserve">Wikipedia contributors,</w:delText>
        </w:r>
      </w:del>
      <w:del w:id="2105" w:author="PR Preview" w:date="2026-01-01T00:00:00Z">
        <w:r>
          <w:delText xml:space="preserve"> </w:delText>
        </w:r>
      </w:del>
      <w:del w:id="2106" w:author="PR Preview" w:date="2026-01-01T00:00:00Z">
        <w:r>
          <w:delText xml:space="preserve">“Sine and cosine —</w:delText>
        </w:r>
      </w:del>
      <w:del w:id="2107" w:author="PR Preview" w:date="2026-01-01T00:00:00Z">
        <w:r>
          <w:delText xml:space="preserve"> </w:delText>
        </w:r>
      </w:del>
      <w:del w:id="2108" w:author="PR Preview" w:date="2026-01-01T00:00:00Z">
        <w:r>
          <w:delText xml:space="preserve">Wikipedia</w:delText>
        </w:r>
      </w:del>
      <w:del w:id="2109" w:author="PR Preview" w:date="2026-01-01T00:00:00Z">
        <w:r>
          <w:delText xml:space="preserve">,</w:delText>
        </w:r>
      </w:del>
      <w:del w:id="2110" w:author="PR Preview" w:date="2026-01-01T00:00:00Z">
        <w:r>
          <w:delText xml:space="preserve"> </w:delText>
        </w:r>
      </w:del>
      <w:del w:id="2111" w:author="PR Preview" w:date="2026-01-01T00:00:00Z">
        <w:r>
          <w:delText xml:space="preserve">the free encyclopedia.”</w:delText>
        </w:r>
      </w:del>
      <w:del w:id="2112" w:author="PR Preview" w:date="2026-01-01T00:00:00Z">
        <w:r>
          <w:delText xml:space="preserve"> </w:delText>
        </w:r>
      </w:del>
      <w:del w:id="2113" w:author="PR Preview" w:date="2026-01-01T00:00:00Z">
        <w:r>
          <w:delText xml:space="preserve">2026. Available:</w:delText>
        </w:r>
      </w:del>
      <w:del w:id="2114" w:author="PR Preview" w:date="2026-01-01T00:00:00Z">
        <w:r>
          <w:delText xml:space="preserve"> </w:delText>
        </w:r>
      </w:del>
      <w:hyperlink r:id="rId390">
        <w:del w:id="2115" w:author="PR Preview" w:date="2026-01-01T00:00:00Z">
          <w:r>
            <w:rPr>
              <w:rStyle w:val="Hyperlink"/>
            </w:rPr>
            <w:delText xml:space="preserve">https://en.wikipedia.org/wiki/Sine_and_cosine</w:delText>
          </w:r>
        </w:del>
      </w:hyperlink>
    </w:p>
    <w:p>
      <w:pPr>
        <w:pStyle w:val="Bibliography"/>
      </w:pPr>
      <w:del w:id="2116" w:author="PR Preview" w:date="2026-01-01T00:00:00Z">
        <w:r>
          <w:delText xml:space="preserve">[36]</w:delText>
        </w:r>
      </w:del>
      <w:del w:id="2117" w:author="PR Preview" w:date="2026-01-01T00:00:00Z">
        <w:r>
          <w:delText xml:space="preserve"> </w:delText>
        </w:r>
      </w:del>
      <w:del w:id="2118" w:author="PR Preview" w:date="2026-01-01T00:00:00Z">
        <w:r>
          <w:delText xml:space="preserve">	</w:delText>
        </w:r>
      </w:del>
      <w:del w:id="2119" w:author="PR Preview" w:date="2026-01-01T00:00:00Z">
        <w:r>
          <w:delText xml:space="preserve">Wikipedia contributors,</w:delText>
        </w:r>
      </w:del>
      <w:del w:id="2120" w:author="PR Preview" w:date="2026-01-01T00:00:00Z">
        <w:r>
          <w:delText xml:space="preserve"> </w:delText>
        </w:r>
      </w:del>
      <w:del w:id="2121" w:author="PR Preview" w:date="2026-01-01T00:00:00Z">
        <w:r>
          <w:delText xml:space="preserve">“Pythagorean trigonometric identity —</w:delText>
        </w:r>
      </w:del>
      <w:del w:id="2122" w:author="PR Preview" w:date="2026-01-01T00:00:00Z">
        <w:r>
          <w:delText xml:space="preserve"> </w:delText>
        </w:r>
      </w:del>
      <w:del w:id="2123" w:author="PR Preview" w:date="2026-01-01T00:00:00Z">
        <w:r>
          <w:delText xml:space="preserve">Wikipedia</w:delText>
        </w:r>
      </w:del>
      <w:del w:id="2124" w:author="PR Preview" w:date="2026-01-01T00:00:00Z">
        <w:r>
          <w:delText xml:space="preserve">,</w:delText>
        </w:r>
      </w:del>
      <w:del w:id="2125" w:author="PR Preview" w:date="2026-01-01T00:00:00Z">
        <w:r>
          <w:delText xml:space="preserve"> </w:delText>
        </w:r>
      </w:del>
      <w:del w:id="2126" w:author="PR Preview" w:date="2026-01-01T00:00:00Z">
        <w:r>
          <w:delText xml:space="preserve">the free encyclopedia.”</w:delText>
        </w:r>
      </w:del>
      <w:del w:id="2127" w:author="PR Preview" w:date="2026-01-01T00:00:00Z">
        <w:r>
          <w:delText xml:space="preserve"> </w:delText>
        </w:r>
      </w:del>
      <w:del w:id="2128" w:author="PR Preview" w:date="2026-01-01T00:00:00Z">
        <w:r>
          <w:delText xml:space="preserve">2026. Available:</w:delText>
        </w:r>
      </w:del>
      <w:del w:id="2129" w:author="PR Preview" w:date="2026-01-01T00:00:00Z">
        <w:r>
          <w:delText xml:space="preserve"> </w:delText>
        </w:r>
      </w:del>
      <w:hyperlink r:id="rId394">
        <w:del w:id="2130" w:author="PR Preview" w:date="2026-01-01T00:00:00Z">
          <w:r>
            <w:rPr>
              <w:rStyle w:val="Hyperlink"/>
            </w:rPr>
            <w:delText xml:space="preserve">https://en.wikipedia.org/wiki/Pythagorean_trigonometric_identity</w:delText>
          </w:r>
        </w:del>
      </w:hyperlink>
    </w:p>
    <w:p>
      <w:pPr>
        <w:pStyle w:val="Bibliography"/>
      </w:pPr>
      <w:del w:id="2131" w:author="PR Preview" w:date="2026-01-01T00:00:00Z">
        <w:r>
          <w:delText xml:space="preserve">[37]</w:delText>
        </w:r>
      </w:del>
      <w:del w:id="2132" w:author="PR Preview" w:date="2026-01-01T00:00:00Z">
        <w:r>
          <w:delText xml:space="preserve"> </w:delText>
        </w:r>
      </w:del>
      <w:del w:id="2133" w:author="PR Preview" w:date="2026-01-01T00:00:00Z">
        <w:r>
          <w:delText xml:space="preserve">	</w:delText>
        </w:r>
      </w:del>
      <w:del w:id="2134" w:author="PR Preview" w:date="2026-01-01T00:00:00Z">
        <w:r>
          <w:delText xml:space="preserve">Wikipedia contributors,</w:delText>
        </w:r>
      </w:del>
      <w:del w:id="2135" w:author="PR Preview" w:date="2026-01-01T00:00:00Z">
        <w:r>
          <w:delText xml:space="preserve"> </w:delText>
        </w:r>
      </w:del>
      <w:del w:id="2136" w:author="PR Preview" w:date="2026-01-01T00:00:00Z">
        <w:r>
          <w:delText xml:space="preserve">“Imaginary unit —</w:delText>
        </w:r>
      </w:del>
      <w:del w:id="2137" w:author="PR Preview" w:date="2026-01-01T00:00:00Z">
        <w:r>
          <w:delText xml:space="preserve"> </w:delText>
        </w:r>
      </w:del>
      <w:del w:id="2138" w:author="PR Preview" w:date="2026-01-01T00:00:00Z">
        <w:r>
          <w:delText xml:space="preserve">Wikipedia</w:delText>
        </w:r>
      </w:del>
      <w:del w:id="2139" w:author="PR Preview" w:date="2026-01-01T00:00:00Z">
        <w:r>
          <w:delText xml:space="preserve">,</w:delText>
        </w:r>
      </w:del>
      <w:del w:id="2140" w:author="PR Preview" w:date="2026-01-01T00:00:00Z">
        <w:r>
          <w:delText xml:space="preserve"> </w:delText>
        </w:r>
      </w:del>
      <w:del w:id="2141" w:author="PR Preview" w:date="2026-01-01T00:00:00Z">
        <w:r>
          <w:delText xml:space="preserve">the free encyclopedia.”</w:delText>
        </w:r>
      </w:del>
      <w:del w:id="2142" w:author="PR Preview" w:date="2026-01-01T00:00:00Z">
        <w:r>
          <w:delText xml:space="preserve"> </w:delText>
        </w:r>
      </w:del>
      <w:del w:id="2143" w:author="PR Preview" w:date="2026-01-01T00:00:00Z">
        <w:r>
          <w:delText xml:space="preserve">2026. Available:</w:delText>
        </w:r>
      </w:del>
      <w:del w:id="2144" w:author="PR Preview" w:date="2026-01-01T00:00:00Z">
        <w:r>
          <w:delText xml:space="preserve"> </w:delText>
        </w:r>
      </w:del>
      <w:hyperlink r:id="rId396">
        <w:del w:id="2145" w:author="PR Preview" w:date="2026-01-01T00:00:00Z">
          <w:r>
            <w:rPr>
              <w:rStyle w:val="Hyperlink"/>
            </w:rPr>
            <w:delText xml:space="preserve">https://en.wikipedia.org/wiki/Imaginary_unit</w:delText>
          </w:r>
        </w:del>
      </w:hyperlink>
    </w:p>
    <w:p>
      <w:pPr>
        <w:pStyle w:val="Bibliography"/>
      </w:pPr>
      <w:del w:id="2146" w:author="PR Preview" w:date="2026-01-01T00:00:00Z">
        <w:r>
          <w:delText xml:space="preserve">[38]</w:delText>
        </w:r>
      </w:del>
      <w:del w:id="2147" w:author="PR Preview" w:date="2026-01-01T00:00:00Z">
        <w:r>
          <w:delText xml:space="preserve"> </w:delText>
        </w:r>
      </w:del>
      <w:del w:id="2148" w:author="PR Preview" w:date="2026-01-01T00:00:00Z">
        <w:r>
          <w:delText xml:space="preserve">	</w:delText>
        </w:r>
      </w:del>
      <w:del w:id="2149" w:author="PR Preview" w:date="2026-01-01T00:00:00Z">
        <w:r>
          <w:delText xml:space="preserve">S. Axler,</w:delText>
        </w:r>
      </w:del>
      <w:del w:id="2150" w:author="PR Preview" w:date="2026-01-01T00:00:00Z">
        <w:r>
          <w:delText xml:space="preserve"> </w:delText>
        </w:r>
      </w:del>
      <w:del w:id="2151" w:author="PR Preview" w:date="2026-01-01T00:00:00Z">
        <w:r>
          <w:rPr>
            <w:i/>
            <w:iCs/>
          </w:rPr>
          <w:delText xml:space="preserve">Linear algebra done right</w:delText>
        </w:r>
      </w:del>
      <w:del w:id="2152" w:author="PR Preview" w:date="2026-01-01T00:00:00Z">
        <w:r>
          <w:delText xml:space="preserve">, 4th ed. in Undergraduate texts in mathematics. Springer, 2024. doi:</w:delText>
        </w:r>
      </w:del>
      <w:del w:id="2153" w:author="PR Preview" w:date="2026-01-01T00:00:00Z">
        <w:r>
          <w:delText xml:space="preserve"> </w:delText>
        </w:r>
      </w:del>
      <w:hyperlink r:id="rId398">
        <w:del w:id="2154" w:author="PR Preview" w:date="2026-01-01T00:00:00Z">
          <w:r>
            <w:rPr>
              <w:rStyle w:val="Hyperlink"/>
            </w:rPr>
            <w:delText xml:space="preserve">10.1007/978-3-031-41026-0</w:delText>
          </w:r>
        </w:del>
      </w:hyperlink>
      <w:del w:id="2155" w:author="PR Preview" w:date="2026-01-01T00:00:00Z">
        <w:r>
          <w:delText xml:space="preserve">.</w:delText>
        </w:r>
      </w:del>
    </w:p>
    <w:p>
      <w:pPr>
        <w:pStyle w:val="Bibliography"/>
      </w:pPr>
      <w:del w:id="2156" w:author="PR Preview" w:date="2026-01-01T00:00:00Z">
        <w:r>
          <w:delText xml:space="preserve">[39]</w:delText>
        </w:r>
      </w:del>
      <w:del w:id="2157" w:author="PR Preview" w:date="2026-01-01T00:00:00Z">
        <w:r>
          <w:delText xml:space="preserve"> </w:delText>
        </w:r>
      </w:del>
      <w:del w:id="2158" w:author="PR Preview" w:date="2026-01-01T00:00:00Z">
        <w:r>
          <w:delText xml:space="preserve">	</w:delText>
        </w:r>
      </w:del>
      <w:del w:id="2159" w:author="PR Preview" w:date="2026-01-01T00:00:00Z">
        <w:r>
          <w:delText xml:space="preserve">Wikipedia contributors,</w:delText>
        </w:r>
      </w:del>
      <w:del w:id="2160" w:author="PR Preview" w:date="2026-01-01T00:00:00Z">
        <w:r>
          <w:delText xml:space="preserve"> </w:delText>
        </w:r>
      </w:del>
      <w:del w:id="2161" w:author="PR Preview" w:date="2026-01-01T00:00:00Z">
        <w:r>
          <w:delText xml:space="preserve">“Complex number —</w:delText>
        </w:r>
      </w:del>
      <w:del w:id="2162" w:author="PR Preview" w:date="2026-01-01T00:00:00Z">
        <w:r>
          <w:delText xml:space="preserve"> </w:delText>
        </w:r>
      </w:del>
      <w:del w:id="2163" w:author="PR Preview" w:date="2026-01-01T00:00:00Z">
        <w:r>
          <w:delText xml:space="preserve">Wikipedia</w:delText>
        </w:r>
      </w:del>
      <w:del w:id="2164" w:author="PR Preview" w:date="2026-01-01T00:00:00Z">
        <w:r>
          <w:delText xml:space="preserve">,</w:delText>
        </w:r>
      </w:del>
      <w:del w:id="2165" w:author="PR Preview" w:date="2026-01-01T00:00:00Z">
        <w:r>
          <w:delText xml:space="preserve"> </w:delText>
        </w:r>
      </w:del>
      <w:del w:id="2166" w:author="PR Preview" w:date="2026-01-01T00:00:00Z">
        <w:r>
          <w:delText xml:space="preserve">the free encyclopedia.”</w:delText>
        </w:r>
      </w:del>
      <w:del w:id="2167" w:author="PR Preview" w:date="2026-01-01T00:00:00Z">
        <w:r>
          <w:delText xml:space="preserve"> </w:delText>
        </w:r>
      </w:del>
      <w:del w:id="2168" w:author="PR Preview" w:date="2026-01-01T00:00:00Z">
        <w:r>
          <w:delText xml:space="preserve">2026. Available:</w:delText>
        </w:r>
      </w:del>
      <w:del w:id="2169" w:author="PR Preview" w:date="2026-01-01T00:00:00Z">
        <w:r>
          <w:delText xml:space="preserve"> </w:delText>
        </w:r>
      </w:del>
      <w:hyperlink r:id="rId400">
        <w:del w:id="2170" w:author="PR Preview" w:date="2026-01-01T00:00:00Z">
          <w:r>
            <w:rPr>
              <w:rStyle w:val="Hyperlink"/>
            </w:rPr>
            <w:delText xml:space="preserve">https://en.wikipedia.org/wiki/Complex_number</w:delText>
          </w:r>
        </w:del>
      </w:hyperlink>
    </w:p>
    <w:p>
      <w:pPr>
        <w:pStyle w:val="Bibliography"/>
      </w:pPr>
      <w:del w:id="2171" w:author="PR Preview" w:date="2026-01-01T00:00:00Z">
        <w:r>
          <w:delText xml:space="preserve">[40]</w:delText>
        </w:r>
      </w:del>
      <w:del w:id="2172" w:author="PR Preview" w:date="2026-01-01T00:00:00Z">
        <w:r>
          <w:delText xml:space="preserve"> </w:delText>
        </w:r>
      </w:del>
      <w:del w:id="2173" w:author="PR Preview" w:date="2026-01-01T00:00:00Z">
        <w:r>
          <w:delText xml:space="preserve">	</w:delText>
        </w:r>
      </w:del>
      <w:del w:id="2174" w:author="PR Preview" w:date="2026-01-01T00:00:00Z">
        <w:r>
          <w:delText xml:space="preserve">Wikipedia contributors,</w:delText>
        </w:r>
      </w:del>
      <w:del w:id="2175" w:author="PR Preview" w:date="2026-01-01T00:00:00Z">
        <w:r>
          <w:delText xml:space="preserve"> </w:delText>
        </w:r>
      </w:del>
      <w:del w:id="2176" w:author="PR Preview" w:date="2026-01-01T00:00:00Z">
        <w:r>
          <w:delText xml:space="preserve">“Complex conjugate —</w:delText>
        </w:r>
      </w:del>
      <w:del w:id="2177" w:author="PR Preview" w:date="2026-01-01T00:00:00Z">
        <w:r>
          <w:delText xml:space="preserve"> </w:delText>
        </w:r>
      </w:del>
      <w:del w:id="2178" w:author="PR Preview" w:date="2026-01-01T00:00:00Z">
        <w:r>
          <w:delText xml:space="preserve">Wikipedia</w:delText>
        </w:r>
      </w:del>
      <w:del w:id="2179" w:author="PR Preview" w:date="2026-01-01T00:00:00Z">
        <w:r>
          <w:delText xml:space="preserve">,</w:delText>
        </w:r>
      </w:del>
      <w:del w:id="2180" w:author="PR Preview" w:date="2026-01-01T00:00:00Z">
        <w:r>
          <w:delText xml:space="preserve"> </w:delText>
        </w:r>
      </w:del>
      <w:del w:id="2181" w:author="PR Preview" w:date="2026-01-01T00:00:00Z">
        <w:r>
          <w:delText xml:space="preserve">the free encyclopedia.”</w:delText>
        </w:r>
      </w:del>
      <w:del w:id="2182" w:author="PR Preview" w:date="2026-01-01T00:00:00Z">
        <w:r>
          <w:delText xml:space="preserve"> </w:delText>
        </w:r>
      </w:del>
      <w:del w:id="2183" w:author="PR Preview" w:date="2026-01-01T00:00:00Z">
        <w:r>
          <w:delText xml:space="preserve">2026. Available:</w:delText>
        </w:r>
      </w:del>
      <w:del w:id="2184" w:author="PR Preview" w:date="2026-01-01T00:00:00Z">
        <w:r>
          <w:delText xml:space="preserve"> </w:delText>
        </w:r>
      </w:del>
      <w:hyperlink r:id="rId402">
        <w:del w:id="2185" w:author="PR Preview" w:date="2026-01-01T00:00:00Z">
          <w:r>
            <w:rPr>
              <w:rStyle w:val="Hyperlink"/>
            </w:rPr>
            <w:delText xml:space="preserve">https://en.wikipedia.org/wiki/Complex_conjugate</w:delText>
          </w:r>
        </w:del>
      </w:hyperlink>
    </w:p>
    <w:p>
      <w:pPr>
        <w:pStyle w:val="Bibliography"/>
      </w:pPr>
      <w:del w:id="2186" w:author="PR Preview" w:date="2026-01-01T00:00:00Z">
        <w:r>
          <w:delText xml:space="preserve">[41]</w:delText>
        </w:r>
      </w:del>
      <w:del w:id="2187" w:author="PR Preview" w:date="2026-01-01T00:00:00Z">
        <w:r>
          <w:delText xml:space="preserve"> </w:delText>
        </w:r>
      </w:del>
      <w:del w:id="2188" w:author="PR Preview" w:date="2026-01-01T00:00:00Z">
        <w:r>
          <w:delText xml:space="preserve">	</w:delText>
        </w:r>
      </w:del>
      <w:del w:id="2189" w:author="PR Preview" w:date="2026-01-01T00:00:00Z">
        <w:r>
          <w:delText xml:space="preserve">J. Abramson</w:delText>
        </w:r>
      </w:del>
      <w:del w:id="2190" w:author="PR Preview" w:date="2026-01-01T00:00:00Z">
        <w:r>
          <w:delText xml:space="preserve"> </w:delText>
        </w:r>
      </w:del>
      <w:del w:id="2191" w:author="PR Preview" w:date="2026-01-01T00:00:00Z">
        <w:r>
          <w:rPr>
            <w:i/>
            <w:iCs/>
          </w:rPr>
          <w:delText xml:space="preserve">et al.</w:delText>
        </w:r>
      </w:del>
      <w:del w:id="2192" w:author="PR Preview" w:date="2026-01-01T00:00:00Z">
        <w:r>
          <w:delText xml:space="preserve">,</w:delText>
        </w:r>
      </w:del>
      <w:del w:id="2193" w:author="PR Preview" w:date="2026-01-01T00:00:00Z">
        <w:r>
          <w:delText xml:space="preserve"> </w:delText>
        </w:r>
      </w:del>
      <w:del w:id="2194" w:author="PR Preview" w:date="2026-01-01T00:00:00Z">
        <w:r>
          <w:rPr>
            <w:i/>
            <w:iCs/>
          </w:rPr>
          <w:delText xml:space="preserve">Algebra and trigonometry</w:delText>
        </w:r>
      </w:del>
      <w:del w:id="2195" w:author="PR Preview" w:date="2026-01-01T00:00:00Z">
        <w:r>
          <w:delText xml:space="preserve">, 2nd ed. OpenStax, 2021. Available:</w:delText>
        </w:r>
      </w:del>
      <w:del w:id="2196" w:author="PR Preview" w:date="2026-01-01T00:00:00Z">
        <w:r>
          <w:delText xml:space="preserve"> </w:delText>
        </w:r>
      </w:del>
      <w:hyperlink r:id="rId404">
        <w:del w:id="2197" w:author="PR Preview" w:date="2026-01-01T00:00:00Z">
          <w:r>
            <w:rPr>
              <w:rStyle w:val="Hyperlink"/>
            </w:rPr>
            <w:delText xml:space="preserve">https://openstax.org/books/algebra-and-trigonometry-2e/pages/preface</w:delText>
          </w:r>
        </w:del>
      </w:hyperlink>
    </w:p>
    <w:p>
      <w:pPr>
        <w:pStyle w:val="Bibliography"/>
      </w:pPr>
      <w:ins w:id="2198" w:author="PR Preview" w:date="2026-01-01T00:00:00Z">
        <w:r>
          <w:t xml:space="preserve">[13]</w:t>
        </w:r>
      </w:ins>
      <w:ins w:id="2199" w:author="PR Preview" w:date="2026-01-01T00:00:00Z">
        <w:r>
          <w:t xml:space="preserve"> </w:t>
        </w:r>
      </w:ins>
      <w:ins w:id="2200" w:author="PR Preview" w:date="2026-01-01T00:00:00Z">
        <w:r>
          <w:t xml:space="preserve">	</w:t>
        </w:r>
      </w:ins>
      <w:ins w:id="2201" w:author="PR Preview" w:date="2026-01-01T00:00:00Z">
        <w:r>
          <w:t xml:space="preserve">Wikipedia contributors,</w:t>
        </w:r>
      </w:ins>
      <w:ins w:id="2202" w:author="PR Preview" w:date="2026-01-01T00:00:00Z">
        <w:r>
          <w:t xml:space="preserve"> </w:t>
        </w:r>
      </w:ins>
      <w:ins w:id="2203" w:author="PR Preview" w:date="2026-01-01T00:00:00Z">
        <w:r>
          <w:t xml:space="preserve">“Jensen’s inequality —</w:t>
        </w:r>
      </w:ins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Wikipedia</w:t>
        </w:r>
      </w:ins>
      <w:ins w:id="2206" w:author="PR Preview" w:date="2026-01-01T00:00:00Z">
        <w:r>
          <w:t xml:space="preserve">,</w:t>
        </w:r>
      </w:ins>
      <w:ins w:id="2207" w:author="PR Preview" w:date="2026-01-01T00:00:00Z">
        <w:r>
          <w:t xml:space="preserve"> </w:t>
        </w:r>
      </w:ins>
      <w:ins w:id="2208" w:author="PR Preview" w:date="2026-01-01T00:00:00Z">
        <w:r>
          <w:t xml:space="preserve">the free encyclopedia.”</w:t>
        </w:r>
      </w:ins>
      <w:ins w:id="2209" w:author="PR Preview" w:date="2026-01-01T00:00:00Z">
        <w:r>
          <w:t xml:space="preserve"> </w:t>
        </w:r>
      </w:ins>
      <w:ins w:id="2210" w:author="PR Preview" w:date="2026-01-01T00:00:00Z">
        <w:r>
          <w:t xml:space="preserve">2026. Available:</w:t>
        </w:r>
      </w:ins>
      <w:ins w:id="2211" w:author="PR Preview" w:date="2026-01-01T00:00:00Z">
        <w:r>
          <w:t xml:space="preserve"> </w:t>
        </w:r>
      </w:ins>
      <w:hyperlink r:id="rId341">
        <w:ins w:id="2212" w:author="PR Preview" w:date="2026-01-01T00:00:00Z">
          <w:r>
            <w:rPr>
              <w:rStyle w:val="Hyperlink"/>
            </w:rPr>
            <w:t xml:space="preserve">https://en.wikipedia.org/wiki/Jensen%27s_inequality</w:t>
          </w:r>
        </w:ins>
      </w:hyperlink>
    </w:p>
    <w:bookmarkEnd w:id="342"/>
    <w:bookmarkStart w:id="344" w:name="ref-wikipedia_upper_and_lower_bounds"/>
    <w:p>
      <w:pPr>
        <w:pStyle w:val="Bibliography"/>
      </w:pPr>
      <w:ins w:id="2213" w:author="PR Preview" w:date="2026-01-01T00:00:00Z">
        <w:r>
          <w:t xml:space="preserve">[14]</w:t>
        </w:r>
      </w:ins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	</w:t>
        </w:r>
      </w:ins>
      <w:ins w:id="2216" w:author="PR Preview" w:date="2026-01-01T00:00:00Z">
        <w:r>
          <w:t xml:space="preserve">Wikipedia contributors,</w:t>
        </w:r>
      </w:ins>
      <w:ins w:id="2217" w:author="PR Preview" w:date="2026-01-01T00:00:00Z">
        <w:r>
          <w:t xml:space="preserve"> </w:t>
        </w:r>
      </w:ins>
      <w:ins w:id="2218" w:author="PR Preview" w:date="2026-01-01T00:00:00Z">
        <w:r>
          <w:t xml:space="preserve">“Upper and lower bounds —</w:t>
        </w:r>
      </w:ins>
      <w:ins w:id="2219" w:author="PR Preview" w:date="2026-01-01T00:00:00Z">
        <w:r>
          <w:t xml:space="preserve"> </w:t>
        </w:r>
      </w:ins>
      <w:ins w:id="2220" w:author="PR Preview" w:date="2026-01-01T00:00:00Z">
        <w:r>
          <w:t xml:space="preserve">Wikipedia</w:t>
        </w:r>
      </w:ins>
      <w:ins w:id="2221" w:author="PR Preview" w:date="2026-01-01T00:00:00Z">
        <w:r>
          <w:t xml:space="preserve">,</w:t>
        </w:r>
      </w:ins>
      <w:ins w:id="2222" w:author="PR Preview" w:date="2026-01-01T00:00:00Z">
        <w:r>
          <w:t xml:space="preserve"> </w:t>
        </w:r>
      </w:ins>
      <w:ins w:id="2223" w:author="PR Preview" w:date="2026-01-01T00:00:00Z">
        <w:r>
          <w:t xml:space="preserve">the free encyclopedia.”</w:t>
        </w:r>
      </w:ins>
      <w:ins w:id="2224" w:author="PR Preview" w:date="2026-01-01T00:00:00Z">
        <w:r>
          <w:t xml:space="preserve"> </w:t>
        </w:r>
      </w:ins>
      <w:ins w:id="2225" w:author="PR Preview" w:date="2026-01-01T00:00:00Z">
        <w:r>
          <w:t xml:space="preserve">2026. Available:</w:t>
        </w:r>
      </w:ins>
      <w:ins w:id="2226" w:author="PR Preview" w:date="2026-01-01T00:00:00Z">
        <w:r>
          <w:t xml:space="preserve"> </w:t>
        </w:r>
      </w:ins>
      <w:hyperlink r:id="rId343">
        <w:ins w:id="2227" w:author="PR Preview" w:date="2026-01-01T00:00:00Z">
          <w:r>
            <w:rPr>
              <w:rStyle w:val="Hyperlink"/>
            </w:rPr>
            <w:t xml:space="preserve">https://en.wikipedia.org/wiki/Upper_and_lower_bounds</w:t>
          </w:r>
        </w:ins>
      </w:hyperlink>
    </w:p>
    <w:bookmarkEnd w:id="344"/>
    <w:bookmarkStart w:id="346" w:name="ref-wikipedia_least_upper_bound_property"/>
    <w:p>
      <w:pPr>
        <w:pStyle w:val="Bibliography"/>
      </w:pPr>
      <w:ins w:id="2228" w:author="PR Preview" w:date="2026-01-01T00:00:00Z">
        <w:r>
          <w:t xml:space="preserve">[15]</w:t>
        </w:r>
      </w:ins>
      <w:ins w:id="2229" w:author="PR Preview" w:date="2026-01-01T00:00:00Z">
        <w:r>
          <w:t xml:space="preserve"> </w:t>
        </w:r>
      </w:ins>
      <w:ins w:id="2230" w:author="PR Preview" w:date="2026-01-01T00:00:00Z">
        <w:r>
          <w:t xml:space="preserve">	</w:t>
        </w:r>
      </w:ins>
      <w:ins w:id="2231" w:author="PR Preview" w:date="2026-01-01T00:00:00Z">
        <w:r>
          <w:t xml:space="preserve">Wikipedia contributors,</w:t>
        </w:r>
      </w:ins>
      <w:ins w:id="2232" w:author="PR Preview" w:date="2026-01-01T00:00:00Z">
        <w:r>
          <w:t xml:space="preserve"> </w:t>
        </w:r>
      </w:ins>
      <w:ins w:id="2233" w:author="PR Preview" w:date="2026-01-01T00:00:00Z">
        <w:r>
          <w:t xml:space="preserve">“Least-upper-bound property —</w:t>
        </w:r>
      </w:ins>
      <w:ins w:id="2234" w:author="PR Preview" w:date="2026-01-01T00:00:00Z">
        <w:r>
          <w:t xml:space="preserve"> </w:t>
        </w:r>
      </w:ins>
      <w:ins w:id="2235" w:author="PR Preview" w:date="2026-01-01T00:00:00Z">
        <w:r>
          <w:t xml:space="preserve">Wikipedia</w:t>
        </w:r>
      </w:ins>
      <w:ins w:id="2236" w:author="PR Preview" w:date="2026-01-01T00:00:00Z">
        <w:r>
          <w:t xml:space="preserve">,</w:t>
        </w:r>
      </w:ins>
      <w:ins w:id="2237" w:author="PR Preview" w:date="2026-01-01T00:00:00Z">
        <w:r>
          <w:t xml:space="preserve"> </w:t>
        </w:r>
      </w:ins>
      <w:ins w:id="2238" w:author="PR Preview" w:date="2026-01-01T00:00:00Z">
        <w:r>
          <w:t xml:space="preserve">the free encyclopedia.”</w:t>
        </w:r>
      </w:ins>
      <w:ins w:id="2239" w:author="PR Preview" w:date="2026-01-01T00:00:00Z">
        <w:r>
          <w:t xml:space="preserve"> </w:t>
        </w:r>
      </w:ins>
      <w:ins w:id="2240" w:author="PR Preview" w:date="2026-01-01T00:00:00Z">
        <w:r>
          <w:t xml:space="preserve">2026. Available:</w:t>
        </w:r>
      </w:ins>
      <w:ins w:id="2241" w:author="PR Preview" w:date="2026-01-01T00:00:00Z">
        <w:r>
          <w:t xml:space="preserve"> </w:t>
        </w:r>
      </w:ins>
      <w:hyperlink r:id="rId345">
        <w:ins w:id="2242" w:author="PR Preview" w:date="2026-01-01T00:00:00Z">
          <w:r>
            <w:rPr>
              <w:rStyle w:val="Hyperlink"/>
            </w:rPr>
            <w:t xml:space="preserve">https://en.wikipedia.org/wiki/Least-upper-bound_property</w:t>
          </w:r>
        </w:ins>
      </w:hyperlink>
    </w:p>
    <w:bookmarkEnd w:id="346"/>
    <w:bookmarkStart w:id="347" w:name="ref-rudin1976principles"/>
    <w:p>
      <w:pPr>
        <w:pStyle w:val="Bibliography"/>
      </w:pPr>
      <w:ins w:id="2243" w:author="PR Preview" w:date="2026-01-01T00:00:00Z">
        <w:r>
          <w:t xml:space="preserve">[16]</w:t>
        </w:r>
      </w:ins>
      <w:ins w:id="2244" w:author="PR Preview" w:date="2026-01-01T00:00:00Z">
        <w:r>
          <w:t xml:space="preserve"> </w:t>
        </w:r>
      </w:ins>
      <w:ins w:id="2245" w:author="PR Preview" w:date="2026-01-01T00:00:00Z">
        <w:r>
          <w:t xml:space="preserve">	</w:t>
        </w:r>
      </w:ins>
      <w:ins w:id="2246" w:author="PR Preview" w:date="2026-01-01T00:00:00Z">
        <w:r>
          <w:t xml:space="preserve">W. Rudin,</w:t>
        </w:r>
      </w:ins>
      <w:ins w:id="2247" w:author="PR Preview" w:date="2026-01-01T00:00:00Z">
        <w:r>
          <w:t xml:space="preserve"> </w:t>
        </w:r>
      </w:ins>
      <w:ins w:id="2248" w:author="PR Preview" w:date="2026-01-01T00:00:00Z">
        <w:r>
          <w:rPr>
            <w:i/>
            <w:iCs/>
          </w:rPr>
          <w:t xml:space="preserve">Principles of mathematical analysis</w:t>
        </w:r>
      </w:ins>
      <w:ins w:id="2249" w:author="PR Preview" w:date="2026-01-01T00:00:00Z">
        <w:r>
          <w:t xml:space="preserve">, 3rd ed. in International series in pure and applied mathematics. New York: McGraw-Hill, 1976.</w:t>
        </w:r>
      </w:ins>
    </w:p>
    <w:bookmarkEnd w:id="347"/>
    <w:bookmarkStart w:id="349" w:name="ref-wikipedia_infimum_and_supremum"/>
    <w:p>
      <w:pPr>
        <w:pStyle w:val="Bibliography"/>
      </w:pPr>
      <w:ins w:id="2250" w:author="PR Preview" w:date="2026-01-01T00:00:00Z">
        <w:r>
          <w:t xml:space="preserve">[17]</w:t>
        </w:r>
      </w:ins>
      <w:ins w:id="2251" w:author="PR Preview" w:date="2026-01-01T00:00:00Z">
        <w:r>
          <w:t xml:space="preserve"> </w:t>
        </w:r>
      </w:ins>
      <w:ins w:id="2252" w:author="PR Preview" w:date="2026-01-01T00:00:00Z">
        <w:r>
          <w:t xml:space="preserve">	</w:t>
        </w:r>
      </w:ins>
      <w:ins w:id="2253" w:author="PR Preview" w:date="2026-01-01T00:00:00Z">
        <w:r>
          <w:t xml:space="preserve">Wikipedia contributors,</w:t>
        </w:r>
      </w:ins>
      <w:ins w:id="2254" w:author="PR Preview" w:date="2026-01-01T00:00:00Z">
        <w:r>
          <w:t xml:space="preserve"> </w:t>
        </w:r>
      </w:ins>
      <w:ins w:id="2255" w:author="PR Preview" w:date="2026-01-01T00:00:00Z">
        <w:r>
          <w:t xml:space="preserve">“Infimum and supremum —</w:t>
        </w:r>
      </w:ins>
      <w:ins w:id="2256" w:author="PR Preview" w:date="2026-01-01T00:00:00Z">
        <w:r>
          <w:t xml:space="preserve"> </w:t>
        </w:r>
      </w:ins>
      <w:ins w:id="2257" w:author="PR Preview" w:date="2026-01-01T00:00:00Z">
        <w:r>
          <w:t xml:space="preserve">Wikipedia</w:t>
        </w:r>
      </w:ins>
      <w:ins w:id="2258" w:author="PR Preview" w:date="2026-01-01T00:00:00Z">
        <w:r>
          <w:t xml:space="preserve">,</w:t>
        </w:r>
      </w:ins>
      <w:ins w:id="2259" w:author="PR Preview" w:date="2026-01-01T00:00:00Z">
        <w:r>
          <w:t xml:space="preserve"> </w:t>
        </w:r>
      </w:ins>
      <w:ins w:id="2260" w:author="PR Preview" w:date="2026-01-01T00:00:00Z">
        <w:r>
          <w:t xml:space="preserve">the free encyclopedia.”</w:t>
        </w:r>
      </w:ins>
      <w:ins w:id="2261" w:author="PR Preview" w:date="2026-01-01T00:00:00Z">
        <w:r>
          <w:t xml:space="preserve"> </w:t>
        </w:r>
      </w:ins>
      <w:ins w:id="2262" w:author="PR Preview" w:date="2026-01-01T00:00:00Z">
        <w:r>
          <w:t xml:space="preserve">2026. Available:</w:t>
        </w:r>
      </w:ins>
      <w:ins w:id="2263" w:author="PR Preview" w:date="2026-01-01T00:00:00Z">
        <w:r>
          <w:t xml:space="preserve"> </w:t>
        </w:r>
      </w:ins>
      <w:hyperlink r:id="rId348">
        <w:ins w:id="2264" w:author="PR Preview" w:date="2026-01-01T00:00:00Z">
          <w:r>
            <w:rPr>
              <w:rStyle w:val="Hyperlink"/>
            </w:rPr>
            <w:t xml:space="preserve">https://en.wikipedia.org/wiki/Infimum_and_supremum</w:t>
          </w:r>
        </w:ins>
      </w:hyperlink>
    </w:p>
    <w:bookmarkEnd w:id="349"/>
    <w:bookmarkStart w:id="351" w:name="ref-wikipedia_identity_element"/>
    <w:p>
      <w:pPr>
        <w:pStyle w:val="Bibliography"/>
      </w:pPr>
      <w:ins w:id="2265" w:author="PR Preview" w:date="2026-01-01T00:00:00Z">
        <w:r>
          <w:t xml:space="preserve">[18]</w:t>
        </w:r>
      </w:ins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	</w:t>
        </w:r>
      </w:ins>
      <w:ins w:id="2268" w:author="PR Preview" w:date="2026-01-01T00:00:00Z">
        <w:r>
          <w:t xml:space="preserve">Wikipedia contributors,</w:t>
        </w:r>
      </w:ins>
      <w:ins w:id="2269" w:author="PR Preview" w:date="2026-01-01T00:00:00Z">
        <w:r>
          <w:t xml:space="preserve"> </w:t>
        </w:r>
      </w:ins>
      <w:ins w:id="2270" w:author="PR Preview" w:date="2026-01-01T00:00:00Z">
        <w:r>
          <w:t xml:space="preserve">“Identity element —</w:t>
        </w:r>
      </w:ins>
      <w:ins w:id="2271" w:author="PR Preview" w:date="2026-01-01T00:00:00Z">
        <w:r>
          <w:t xml:space="preserve"> </w:t>
        </w:r>
      </w:ins>
      <w:ins w:id="2272" w:author="PR Preview" w:date="2026-01-01T00:00:00Z">
        <w:r>
          <w:t xml:space="preserve">Wikipedia</w:t>
        </w:r>
      </w:ins>
      <w:ins w:id="2273" w:author="PR Preview" w:date="2026-01-01T00:00:00Z">
        <w:r>
          <w:t xml:space="preserve">,</w:t>
        </w:r>
      </w:ins>
      <w:ins w:id="2274" w:author="PR Preview" w:date="2026-01-01T00:00:00Z">
        <w:r>
          <w:t xml:space="preserve"> </w:t>
        </w:r>
      </w:ins>
      <w:ins w:id="2275" w:author="PR Preview" w:date="2026-01-01T00:00:00Z">
        <w:r>
          <w:t xml:space="preserve">the free encyclopedia.”</w:t>
        </w:r>
      </w:ins>
      <w:ins w:id="2276" w:author="PR Preview" w:date="2026-01-01T00:00:00Z">
        <w:r>
          <w:t xml:space="preserve"> </w:t>
        </w:r>
      </w:ins>
      <w:ins w:id="2277" w:author="PR Preview" w:date="2026-01-01T00:00:00Z">
        <w:r>
          <w:t xml:space="preserve">2026. Available:</w:t>
        </w:r>
      </w:ins>
      <w:ins w:id="2278" w:author="PR Preview" w:date="2026-01-01T00:00:00Z">
        <w:r>
          <w:t xml:space="preserve"> </w:t>
        </w:r>
      </w:ins>
      <w:hyperlink r:id="rId350">
        <w:ins w:id="2279" w:author="PR Preview" w:date="2026-01-01T00:00:00Z">
          <w:r>
            <w:rPr>
              <w:rStyle w:val="Hyperlink"/>
            </w:rPr>
            <w:t xml:space="preserve">https://en.wikipedia.org/wiki/Identity_element</w:t>
          </w:r>
        </w:ins>
      </w:hyperlink>
    </w:p>
    <w:bookmarkEnd w:id="351"/>
    <w:bookmarkStart w:id="353" w:name="ref-wikipedia_commutative_property"/>
    <w:p>
      <w:pPr>
        <w:pStyle w:val="Bibliography"/>
      </w:pPr>
      <w:ins w:id="2280" w:author="PR Preview" w:date="2026-01-01T00:00:00Z">
        <w:r>
          <w:t xml:space="preserve">[19]</w:t>
        </w:r>
      </w:ins>
      <w:ins w:id="2281" w:author="PR Preview" w:date="2026-01-01T00:00:00Z">
        <w:r>
          <w:t xml:space="preserve"> </w:t>
        </w:r>
      </w:ins>
      <w:ins w:id="2282" w:author="PR Preview" w:date="2026-01-01T00:00:00Z">
        <w:r>
          <w:t xml:space="preserve">	</w:t>
        </w:r>
      </w:ins>
      <w:ins w:id="2283" w:author="PR Preview" w:date="2026-01-01T00:00:00Z">
        <w:r>
          <w:t xml:space="preserve">Wikipedia contributors,</w:t>
        </w:r>
      </w:ins>
      <w:ins w:id="2284" w:author="PR Preview" w:date="2026-01-01T00:00:00Z">
        <w:r>
          <w:t xml:space="preserve"> </w:t>
        </w:r>
      </w:ins>
      <w:ins w:id="2285" w:author="PR Preview" w:date="2026-01-01T00:00:00Z">
        <w:r>
          <w:t xml:space="preserve">“Commutative property —</w:t>
        </w:r>
      </w:ins>
      <w:ins w:id="2286" w:author="PR Preview" w:date="2026-01-01T00:00:00Z">
        <w:r>
          <w:t xml:space="preserve"> </w:t>
        </w:r>
      </w:ins>
      <w:ins w:id="2287" w:author="PR Preview" w:date="2026-01-01T00:00:00Z">
        <w:r>
          <w:t xml:space="preserve">Wikipedia</w:t>
        </w:r>
      </w:ins>
      <w:ins w:id="2288" w:author="PR Preview" w:date="2026-01-01T00:00:00Z">
        <w:r>
          <w:t xml:space="preserve">,</w:t>
        </w:r>
      </w:ins>
      <w:ins w:id="2289" w:author="PR Preview" w:date="2026-01-01T00:00:00Z">
        <w:r>
          <w:t xml:space="preserve"> </w:t>
        </w:r>
      </w:ins>
      <w:ins w:id="2290" w:author="PR Preview" w:date="2026-01-01T00:00:00Z">
        <w:r>
          <w:t xml:space="preserve">the free encyclopedia.”</w:t>
        </w:r>
      </w:ins>
      <w:ins w:id="2291" w:author="PR Preview" w:date="2026-01-01T00:00:00Z">
        <w:r>
          <w:t xml:space="preserve"> </w:t>
        </w:r>
      </w:ins>
      <w:ins w:id="2292" w:author="PR Preview" w:date="2026-01-01T00:00:00Z">
        <w:r>
          <w:t xml:space="preserve">2026. Available:</w:t>
        </w:r>
      </w:ins>
      <w:ins w:id="2293" w:author="PR Preview" w:date="2026-01-01T00:00:00Z">
        <w:r>
          <w:t xml:space="preserve"> </w:t>
        </w:r>
      </w:ins>
      <w:hyperlink r:id="rId352">
        <w:ins w:id="2294" w:author="PR Preview" w:date="2026-01-01T00:00:00Z">
          <w:r>
            <w:rPr>
              <w:rStyle w:val="Hyperlink"/>
            </w:rPr>
            <w:t xml:space="preserve">https://en.wikipedia.org/wiki/Commutative_property</w:t>
          </w:r>
        </w:ins>
      </w:hyperlink>
    </w:p>
    <w:bookmarkEnd w:id="353"/>
    <w:bookmarkStart w:id="355" w:name="ref-wikipedia_associative_property"/>
    <w:p>
      <w:pPr>
        <w:pStyle w:val="Bibliography"/>
      </w:pPr>
      <w:ins w:id="2295" w:author="PR Preview" w:date="2026-01-01T00:00:00Z">
        <w:r>
          <w:t xml:space="preserve">[20]</w:t>
        </w:r>
      </w:ins>
      <w:ins w:id="2296" w:author="PR Preview" w:date="2026-01-01T00:00:00Z">
        <w:r>
          <w:t xml:space="preserve"> </w:t>
        </w:r>
      </w:ins>
      <w:ins w:id="2297" w:author="PR Preview" w:date="2026-01-01T00:00:00Z">
        <w:r>
          <w:t xml:space="preserve">	</w:t>
        </w:r>
      </w:ins>
      <w:ins w:id="2298" w:author="PR Preview" w:date="2026-01-01T00:00:00Z">
        <w:r>
          <w:t xml:space="preserve">Wikipedia contributors,</w:t>
        </w:r>
      </w:ins>
      <w:ins w:id="2299" w:author="PR Preview" w:date="2026-01-01T00:00:00Z">
        <w:r>
          <w:t xml:space="preserve"> </w:t>
        </w:r>
      </w:ins>
      <w:ins w:id="2300" w:author="PR Preview" w:date="2026-01-01T00:00:00Z">
        <w:r>
          <w:t xml:space="preserve">“Associative property —</w:t>
        </w:r>
      </w:ins>
      <w:ins w:id="2301" w:author="PR Preview" w:date="2026-01-01T00:00:00Z">
        <w:r>
          <w:t xml:space="preserve"> </w:t>
        </w:r>
      </w:ins>
      <w:ins w:id="2302" w:author="PR Preview" w:date="2026-01-01T00:00:00Z">
        <w:r>
          <w:t xml:space="preserve">Wikipedia</w:t>
        </w:r>
      </w:ins>
      <w:ins w:id="2303" w:author="PR Preview" w:date="2026-01-01T00:00:00Z">
        <w:r>
          <w:t xml:space="preserve">,</w:t>
        </w:r>
      </w:ins>
      <w:ins w:id="2304" w:author="PR Preview" w:date="2026-01-01T00:00:00Z">
        <w:r>
          <w:t xml:space="preserve"> </w:t>
        </w:r>
      </w:ins>
      <w:ins w:id="2305" w:author="PR Preview" w:date="2026-01-01T00:00:00Z">
        <w:r>
          <w:t xml:space="preserve">the free encyclopedia.”</w:t>
        </w:r>
      </w:ins>
      <w:ins w:id="2306" w:author="PR Preview" w:date="2026-01-01T00:00:00Z">
        <w:r>
          <w:t xml:space="preserve"> </w:t>
        </w:r>
      </w:ins>
      <w:ins w:id="2307" w:author="PR Preview" w:date="2026-01-01T00:00:00Z">
        <w:r>
          <w:t xml:space="preserve">2026. Available:</w:t>
        </w:r>
      </w:ins>
      <w:ins w:id="2308" w:author="PR Preview" w:date="2026-01-01T00:00:00Z">
        <w:r>
          <w:t xml:space="preserve"> </w:t>
        </w:r>
      </w:ins>
      <w:hyperlink r:id="rId354">
        <w:ins w:id="2309" w:author="PR Preview" w:date="2026-01-01T00:00:00Z">
          <w:r>
            <w:rPr>
              <w:rStyle w:val="Hyperlink"/>
            </w:rPr>
            <w:t xml:space="preserve">https://en.wikipedia.org/wiki/Associative_property</w:t>
          </w:r>
        </w:ins>
      </w:hyperlink>
    </w:p>
    <w:bookmarkEnd w:id="355"/>
    <w:bookmarkStart w:id="357" w:name="ref-wikipedia_distributive_property"/>
    <w:p>
      <w:pPr>
        <w:pStyle w:val="Bibliography"/>
      </w:pPr>
      <w:ins w:id="2310" w:author="PR Preview" w:date="2026-01-01T00:00:00Z">
        <w:r>
          <w:t xml:space="preserve">[21]</w:t>
        </w:r>
      </w:ins>
      <w:ins w:id="2311" w:author="PR Preview" w:date="2026-01-01T00:00:00Z">
        <w:r>
          <w:t xml:space="preserve"> </w:t>
        </w:r>
      </w:ins>
      <w:ins w:id="2312" w:author="PR Preview" w:date="2026-01-01T00:00:00Z">
        <w:r>
          <w:t xml:space="preserve">	</w:t>
        </w:r>
      </w:ins>
      <w:ins w:id="2313" w:author="PR Preview" w:date="2026-01-01T00:00:00Z">
        <w:r>
          <w:t xml:space="preserve">Wikipedia contributors,</w:t>
        </w:r>
      </w:ins>
      <w:ins w:id="2314" w:author="PR Preview" w:date="2026-01-01T00:00:00Z">
        <w:r>
          <w:t xml:space="preserve"> </w:t>
        </w:r>
      </w:ins>
      <w:ins w:id="2315" w:author="PR Preview" w:date="2026-01-01T00:00:00Z">
        <w:r>
          <w:t xml:space="preserve">“Distributive property —</w:t>
        </w:r>
      </w:ins>
      <w:ins w:id="2316" w:author="PR Preview" w:date="2026-01-01T00:00:00Z">
        <w:r>
          <w:t xml:space="preserve"> </w:t>
        </w:r>
      </w:ins>
      <w:ins w:id="2317" w:author="PR Preview" w:date="2026-01-01T00:00:00Z">
        <w:r>
          <w:t xml:space="preserve">Wikipedia</w:t>
        </w:r>
      </w:ins>
      <w:ins w:id="2318" w:author="PR Preview" w:date="2026-01-01T00:00:00Z">
        <w:r>
          <w:t xml:space="preserve">,</w:t>
        </w:r>
      </w:ins>
      <w:ins w:id="2319" w:author="PR Preview" w:date="2026-01-01T00:00:00Z">
        <w:r>
          <w:t xml:space="preserve"> </w:t>
        </w:r>
      </w:ins>
      <w:ins w:id="2320" w:author="PR Preview" w:date="2026-01-01T00:00:00Z">
        <w:r>
          <w:t xml:space="preserve">the free encyclopedia.”</w:t>
        </w:r>
      </w:ins>
      <w:ins w:id="2321" w:author="PR Preview" w:date="2026-01-01T00:00:00Z">
        <w:r>
          <w:t xml:space="preserve"> </w:t>
        </w:r>
      </w:ins>
      <w:ins w:id="2322" w:author="PR Preview" w:date="2026-01-01T00:00:00Z">
        <w:r>
          <w:t xml:space="preserve">2026. Available:</w:t>
        </w:r>
      </w:ins>
      <w:ins w:id="2323" w:author="PR Preview" w:date="2026-01-01T00:00:00Z">
        <w:r>
          <w:t xml:space="preserve"> </w:t>
        </w:r>
      </w:ins>
      <w:hyperlink r:id="rId356">
        <w:ins w:id="2324" w:author="PR Preview" w:date="2026-01-01T00:00:00Z">
          <w:r>
            <w:rPr>
              <w:rStyle w:val="Hyperlink"/>
            </w:rPr>
            <w:t xml:space="preserve">https://en.wikipedia.org/wiki/Distributive_property</w:t>
          </w:r>
        </w:ins>
      </w:hyperlink>
    </w:p>
    <w:bookmarkEnd w:id="357"/>
    <w:bookmarkStart w:id="359" w:name="ref-wikipedia_like_terms"/>
    <w:p>
      <w:pPr>
        <w:pStyle w:val="Bibliography"/>
      </w:pPr>
      <w:ins w:id="2325" w:author="PR Preview" w:date="2026-01-01T00:00:00Z">
        <w:r>
          <w:t xml:space="preserve">[22]</w:t>
        </w:r>
      </w:ins>
      <w:ins w:id="2326" w:author="PR Preview" w:date="2026-01-01T00:00:00Z">
        <w:r>
          <w:t xml:space="preserve"> </w:t>
        </w:r>
      </w:ins>
      <w:ins w:id="2327" w:author="PR Preview" w:date="2026-01-01T00:00:00Z">
        <w:r>
          <w:t xml:space="preserve">	</w:t>
        </w:r>
      </w:ins>
      <w:ins w:id="2328" w:author="PR Preview" w:date="2026-01-01T00:00:00Z">
        <w:r>
          <w:t xml:space="preserve">Wikipedia contributors,</w:t>
        </w:r>
      </w:ins>
      <w:ins w:id="2329" w:author="PR Preview" w:date="2026-01-01T00:00:00Z">
        <w:r>
          <w:t xml:space="preserve"> </w:t>
        </w:r>
      </w:ins>
      <w:ins w:id="2330" w:author="PR Preview" w:date="2026-01-01T00:00:00Z">
        <w:r>
          <w:t xml:space="preserve">“Like terms —</w:t>
        </w:r>
      </w:ins>
      <w:ins w:id="2331" w:author="PR Preview" w:date="2026-01-01T00:00:00Z">
        <w:r>
          <w:t xml:space="preserve"> </w:t>
        </w:r>
      </w:ins>
      <w:ins w:id="2332" w:author="PR Preview" w:date="2026-01-01T00:00:00Z">
        <w:r>
          <w:t xml:space="preserve">Wikipedia</w:t>
        </w:r>
      </w:ins>
      <w:ins w:id="2333" w:author="PR Preview" w:date="2026-01-01T00:00:00Z">
        <w:r>
          <w:t xml:space="preserve">,</w:t>
        </w:r>
      </w:ins>
      <w:ins w:id="2334" w:author="PR Preview" w:date="2026-01-01T00:00:00Z">
        <w:r>
          <w:t xml:space="preserve"> </w:t>
        </w:r>
      </w:ins>
      <w:ins w:id="2335" w:author="PR Preview" w:date="2026-01-01T00:00:00Z">
        <w:r>
          <w:t xml:space="preserve">the free encyclopedia.”</w:t>
        </w:r>
      </w:ins>
      <w:ins w:id="2336" w:author="PR Preview" w:date="2026-01-01T00:00:00Z">
        <w:r>
          <w:t xml:space="preserve"> </w:t>
        </w:r>
      </w:ins>
      <w:ins w:id="2337" w:author="PR Preview" w:date="2026-01-01T00:00:00Z">
        <w:r>
          <w:t xml:space="preserve">2026. Available:</w:t>
        </w:r>
      </w:ins>
      <w:ins w:id="2338" w:author="PR Preview" w:date="2026-01-01T00:00:00Z">
        <w:r>
          <w:t xml:space="preserve"> </w:t>
        </w:r>
      </w:ins>
      <w:hyperlink r:id="rId358">
        <w:ins w:id="2339" w:author="PR Preview" w:date="2026-01-01T00:00:00Z">
          <w:r>
            <w:rPr>
              <w:rStyle w:val="Hyperlink"/>
            </w:rPr>
            <w:t xml:space="preserve">https://en.wikipedia.org/wiki/Like_terms</w:t>
          </w:r>
        </w:ins>
      </w:hyperlink>
    </w:p>
    <w:bookmarkEnd w:id="359"/>
    <w:bookmarkStart w:id="361" w:name="ref-wikipedia_polynomial"/>
    <w:p>
      <w:pPr>
        <w:pStyle w:val="Bibliography"/>
      </w:pPr>
      <w:ins w:id="2340" w:author="PR Preview" w:date="2026-01-01T00:00:00Z">
        <w:r>
          <w:t xml:space="preserve">[23]</w:t>
        </w:r>
      </w:ins>
      <w:ins w:id="2341" w:author="PR Preview" w:date="2026-01-01T00:00:00Z">
        <w:r>
          <w:t xml:space="preserve"> </w:t>
        </w:r>
      </w:ins>
      <w:ins w:id="2342" w:author="PR Preview" w:date="2026-01-01T00:00:00Z">
        <w:r>
          <w:t xml:space="preserve">	</w:t>
        </w:r>
      </w:ins>
      <w:ins w:id="2343" w:author="PR Preview" w:date="2026-01-01T00:00:00Z">
        <w:r>
          <w:t xml:space="preserve">Wikipedia contributors,</w:t>
        </w:r>
      </w:ins>
      <w:ins w:id="2344" w:author="PR Preview" w:date="2026-01-01T00:00:00Z">
        <w:r>
          <w:t xml:space="preserve"> </w:t>
        </w:r>
      </w:ins>
      <w:ins w:id="2345" w:author="PR Preview" w:date="2026-01-01T00:00:00Z">
        <w:r>
          <w:t xml:space="preserve">“Polynomial —</w:t>
        </w:r>
      </w:ins>
      <w:ins w:id="2346" w:author="PR Preview" w:date="2026-01-01T00:00:00Z">
        <w:r>
          <w:t xml:space="preserve"> </w:t>
        </w:r>
      </w:ins>
      <w:ins w:id="2347" w:author="PR Preview" w:date="2026-01-01T00:00:00Z">
        <w:r>
          <w:t xml:space="preserve">Wikipedia</w:t>
        </w:r>
      </w:ins>
      <w:ins w:id="2348" w:author="PR Preview" w:date="2026-01-01T00:00:00Z">
        <w:r>
          <w:t xml:space="preserve">,</w:t>
        </w:r>
      </w:ins>
      <w:ins w:id="2349" w:author="PR Preview" w:date="2026-01-01T00:00:00Z">
        <w:r>
          <w:t xml:space="preserve"> </w:t>
        </w:r>
      </w:ins>
      <w:ins w:id="2350" w:author="PR Preview" w:date="2026-01-01T00:00:00Z">
        <w:r>
          <w:t xml:space="preserve">the free encyclopedia.”</w:t>
        </w:r>
      </w:ins>
      <w:ins w:id="2351" w:author="PR Preview" w:date="2026-01-01T00:00:00Z">
        <w:r>
          <w:t xml:space="preserve"> </w:t>
        </w:r>
      </w:ins>
      <w:ins w:id="2352" w:author="PR Preview" w:date="2026-01-01T00:00:00Z">
        <w:r>
          <w:t xml:space="preserve">2026. Available:</w:t>
        </w:r>
      </w:ins>
      <w:ins w:id="2353" w:author="PR Preview" w:date="2026-01-01T00:00:00Z">
        <w:r>
          <w:t xml:space="preserve"> </w:t>
        </w:r>
      </w:ins>
      <w:hyperlink r:id="rId360">
        <w:ins w:id="2354" w:author="PR Preview" w:date="2026-01-01T00:00:00Z">
          <w:r>
            <w:rPr>
              <w:rStyle w:val="Hyperlink"/>
            </w:rPr>
            <w:t xml:space="preserve">https://en.wikipedia.org/wiki/Polynomial</w:t>
          </w:r>
        </w:ins>
      </w:hyperlink>
    </w:p>
    <w:bookmarkEnd w:id="361"/>
    <w:bookmarkStart w:id="363" w:name="ref-wikipedia_quadratic_function"/>
    <w:p>
      <w:pPr>
        <w:pStyle w:val="Bibliography"/>
      </w:pPr>
      <w:ins w:id="2355" w:author="PR Preview" w:date="2026-01-01T00:00:00Z">
        <w:r>
          <w:t xml:space="preserve">[24]</w:t>
        </w:r>
      </w:ins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	</w:t>
        </w:r>
      </w:ins>
      <w:ins w:id="2358" w:author="PR Preview" w:date="2026-01-01T00:00:00Z">
        <w:r>
          <w:t xml:space="preserve">Wikipedia contributors,</w:t>
        </w:r>
      </w:ins>
      <w:ins w:id="2359" w:author="PR Preview" w:date="2026-01-01T00:00:00Z">
        <w:r>
          <w:t xml:space="preserve"> </w:t>
        </w:r>
      </w:ins>
      <w:ins w:id="2360" w:author="PR Preview" w:date="2026-01-01T00:00:00Z">
        <w:r>
          <w:t xml:space="preserve">“Quadratic function —</w:t>
        </w:r>
      </w:ins>
      <w:ins w:id="2361" w:author="PR Preview" w:date="2026-01-01T00:00:00Z">
        <w:r>
          <w:t xml:space="preserve"> </w:t>
        </w:r>
      </w:ins>
      <w:ins w:id="2362" w:author="PR Preview" w:date="2026-01-01T00:00:00Z">
        <w:r>
          <w:t xml:space="preserve">Wikipedia</w:t>
        </w:r>
      </w:ins>
      <w:ins w:id="2363" w:author="PR Preview" w:date="2026-01-01T00:00:00Z">
        <w:r>
          <w:t xml:space="preserve">,</w:t>
        </w:r>
      </w:ins>
      <w:ins w:id="2364" w:author="PR Preview" w:date="2026-01-01T00:00:00Z">
        <w:r>
          <w:t xml:space="preserve"> </w:t>
        </w:r>
      </w:ins>
      <w:ins w:id="2365" w:author="PR Preview" w:date="2026-01-01T00:00:00Z">
        <w:r>
          <w:t xml:space="preserve">the free encyclopedia.”</w:t>
        </w:r>
      </w:ins>
      <w:ins w:id="2366" w:author="PR Preview" w:date="2026-01-01T00:00:00Z">
        <w:r>
          <w:t xml:space="preserve"> </w:t>
        </w:r>
      </w:ins>
      <w:ins w:id="2367" w:author="PR Preview" w:date="2026-01-01T00:00:00Z">
        <w:r>
          <w:t xml:space="preserve">2026. Available:</w:t>
        </w:r>
      </w:ins>
      <w:ins w:id="2368" w:author="PR Preview" w:date="2026-01-01T00:00:00Z">
        <w:r>
          <w:t xml:space="preserve"> </w:t>
        </w:r>
      </w:ins>
      <w:hyperlink r:id="rId362">
        <w:ins w:id="2369" w:author="PR Preview" w:date="2026-01-01T00:00:00Z">
          <w:r>
            <w:rPr>
              <w:rStyle w:val="Hyperlink"/>
            </w:rPr>
            <w:t xml:space="preserve">https://en.wikipedia.org/wiki/Quadratic_function</w:t>
          </w:r>
        </w:ins>
      </w:hyperlink>
    </w:p>
    <w:bookmarkEnd w:id="363"/>
    <w:bookmarkStart w:id="365" w:name="ref-wikipedia_parabola"/>
    <w:p>
      <w:pPr>
        <w:pStyle w:val="Bibliography"/>
      </w:pPr>
      <w:ins w:id="2370" w:author="PR Preview" w:date="2026-01-01T00:00:00Z">
        <w:r>
          <w:t xml:space="preserve">[25]</w:t>
        </w:r>
      </w:ins>
      <w:ins w:id="2371" w:author="PR Preview" w:date="2026-01-01T00:00:00Z">
        <w:r>
          <w:t xml:space="preserve"> </w:t>
        </w:r>
      </w:ins>
      <w:ins w:id="2372" w:author="PR Preview" w:date="2026-01-01T00:00:00Z">
        <w:r>
          <w:t xml:space="preserve">	</w:t>
        </w:r>
      </w:ins>
      <w:ins w:id="2373" w:author="PR Preview" w:date="2026-01-01T00:00:00Z">
        <w:r>
          <w:t xml:space="preserve">Wikipedia contributors,</w:t>
        </w:r>
      </w:ins>
      <w:ins w:id="2374" w:author="PR Preview" w:date="2026-01-01T00:00:00Z">
        <w:r>
          <w:t xml:space="preserve"> </w:t>
        </w:r>
      </w:ins>
      <w:ins w:id="2375" w:author="PR Preview" w:date="2026-01-01T00:00:00Z">
        <w:r>
          <w:t xml:space="preserve">“Parabola —</w:t>
        </w:r>
      </w:ins>
      <w:ins w:id="2376" w:author="PR Preview" w:date="2026-01-01T00:00:00Z">
        <w:r>
          <w:t xml:space="preserve"> </w:t>
        </w:r>
      </w:ins>
      <w:ins w:id="2377" w:author="PR Preview" w:date="2026-01-01T00:00:00Z">
        <w:r>
          <w:t xml:space="preserve">Wikipedia</w:t>
        </w:r>
      </w:ins>
      <w:ins w:id="2378" w:author="PR Preview" w:date="2026-01-01T00:00:00Z">
        <w:r>
          <w:t xml:space="preserve">,</w:t>
        </w:r>
      </w:ins>
      <w:ins w:id="2379" w:author="PR Preview" w:date="2026-01-01T00:00:00Z">
        <w:r>
          <w:t xml:space="preserve"> </w:t>
        </w:r>
      </w:ins>
      <w:ins w:id="2380" w:author="PR Preview" w:date="2026-01-01T00:00:00Z">
        <w:r>
          <w:t xml:space="preserve">the free encyclopedia.”</w:t>
        </w:r>
      </w:ins>
      <w:ins w:id="2381" w:author="PR Preview" w:date="2026-01-01T00:00:00Z">
        <w:r>
          <w:t xml:space="preserve"> </w:t>
        </w:r>
      </w:ins>
      <w:ins w:id="2382" w:author="PR Preview" w:date="2026-01-01T00:00:00Z">
        <w:r>
          <w:t xml:space="preserve">2026. Available:</w:t>
        </w:r>
      </w:ins>
      <w:ins w:id="2383" w:author="PR Preview" w:date="2026-01-01T00:00:00Z">
        <w:r>
          <w:t xml:space="preserve"> </w:t>
        </w:r>
      </w:ins>
      <w:hyperlink r:id="rId364">
        <w:ins w:id="2384" w:author="PR Preview" w:date="2026-01-01T00:00:00Z">
          <w:r>
            <w:rPr>
              <w:rStyle w:val="Hyperlink"/>
            </w:rPr>
            <w:t xml:space="preserve">https://en.wikipedia.org/wiki/Parabola</w:t>
          </w:r>
        </w:ins>
      </w:hyperlink>
    </w:p>
    <w:bookmarkEnd w:id="365"/>
    <w:bookmarkStart w:id="367" w:name="ref-wikipedia_affine_transformation"/>
    <w:p>
      <w:pPr>
        <w:pStyle w:val="Bibliography"/>
      </w:pPr>
      <w:ins w:id="2385" w:author="PR Preview" w:date="2026-01-01T00:00:00Z">
        <w:r>
          <w:t xml:space="preserve">[26]</w:t>
        </w:r>
      </w:ins>
      <w:ins w:id="2386" w:author="PR Preview" w:date="2026-01-01T00:00:00Z">
        <w:r>
          <w:t xml:space="preserve"> </w:t>
        </w:r>
      </w:ins>
      <w:ins w:id="2387" w:author="PR Preview" w:date="2026-01-01T00:00:00Z">
        <w:r>
          <w:t xml:space="preserve">	</w:t>
        </w:r>
      </w:ins>
      <w:ins w:id="2388" w:author="PR Preview" w:date="2026-01-01T00:00:00Z">
        <w:r>
          <w:t xml:space="preserve">Wikipedia contributors,</w:t>
        </w:r>
      </w:ins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“Affine transformation —</w:t>
        </w:r>
      </w:ins>
      <w:ins w:id="2391" w:author="PR Preview" w:date="2026-01-01T00:00:00Z">
        <w:r>
          <w:t xml:space="preserve"> </w:t>
        </w:r>
      </w:ins>
      <w:ins w:id="2392" w:author="PR Preview" w:date="2026-01-01T00:00:00Z">
        <w:r>
          <w:t xml:space="preserve">Wikipedia</w:t>
        </w:r>
      </w:ins>
      <w:ins w:id="2393" w:author="PR Preview" w:date="2026-01-01T00:00:00Z">
        <w:r>
          <w:t xml:space="preserve">,</w:t>
        </w:r>
      </w:ins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the free encyclopedia.”</w:t>
        </w:r>
      </w:ins>
      <w:ins w:id="2396" w:author="PR Preview" w:date="2026-01-01T00:00:00Z">
        <w:r>
          <w:t xml:space="preserve"> </w:t>
        </w:r>
      </w:ins>
      <w:ins w:id="2397" w:author="PR Preview" w:date="2026-01-01T00:00:00Z">
        <w:r>
          <w:t xml:space="preserve">2026. Available:</w:t>
        </w:r>
      </w:ins>
      <w:ins w:id="2398" w:author="PR Preview" w:date="2026-01-01T00:00:00Z">
        <w:r>
          <w:t xml:space="preserve"> </w:t>
        </w:r>
      </w:ins>
      <w:hyperlink r:id="rId366">
        <w:ins w:id="2399" w:author="PR Preview" w:date="2026-01-01T00:00:00Z">
          <w:r>
            <w:rPr>
              <w:rStyle w:val="Hyperlink"/>
            </w:rPr>
            <w:t xml:space="preserve">https://en.wikipedia.org/wiki/Affine_transformation</w:t>
          </w:r>
        </w:ins>
      </w:hyperlink>
    </w:p>
    <w:bookmarkEnd w:id="367"/>
    <w:bookmarkStart w:id="369" w:name="ref-wikipedia_slope"/>
    <w:p>
      <w:pPr>
        <w:pStyle w:val="Bibliography"/>
      </w:pPr>
      <w:ins w:id="2400" w:author="PR Preview" w:date="2026-01-01T00:00:00Z">
        <w:r>
          <w:t xml:space="preserve">[27]</w:t>
        </w:r>
      </w:ins>
      <w:ins w:id="2401" w:author="PR Preview" w:date="2026-01-01T00:00:00Z">
        <w:r>
          <w:t xml:space="preserve"> </w:t>
        </w:r>
      </w:ins>
      <w:ins w:id="2402" w:author="PR Preview" w:date="2026-01-01T00:00:00Z">
        <w:r>
          <w:t xml:space="preserve">	</w:t>
        </w:r>
      </w:ins>
      <w:ins w:id="2403" w:author="PR Preview" w:date="2026-01-01T00:00:00Z">
        <w:r>
          <w:t xml:space="preserve">Wikipedia contributors,</w:t>
        </w:r>
      </w:ins>
      <w:ins w:id="2404" w:author="PR Preview" w:date="2026-01-01T00:00:00Z">
        <w:r>
          <w:t xml:space="preserve"> </w:t>
        </w:r>
      </w:ins>
      <w:ins w:id="2405" w:author="PR Preview" w:date="2026-01-01T00:00:00Z">
        <w:r>
          <w:t xml:space="preserve">“Slope —</w:t>
        </w:r>
      </w:ins>
      <w:ins w:id="2406" w:author="PR Preview" w:date="2026-01-01T00:00:00Z">
        <w:r>
          <w:t xml:space="preserve"> </w:t>
        </w:r>
      </w:ins>
      <w:ins w:id="2407" w:author="PR Preview" w:date="2026-01-01T00:00:00Z">
        <w:r>
          <w:t xml:space="preserve">Wikipedia</w:t>
        </w:r>
      </w:ins>
      <w:ins w:id="2408" w:author="PR Preview" w:date="2026-01-01T00:00:00Z">
        <w:r>
          <w:t xml:space="preserve">,</w:t>
        </w:r>
      </w:ins>
      <w:ins w:id="2409" w:author="PR Preview" w:date="2026-01-01T00:00:00Z">
        <w:r>
          <w:t xml:space="preserve"> </w:t>
        </w:r>
      </w:ins>
      <w:ins w:id="2410" w:author="PR Preview" w:date="2026-01-01T00:00:00Z">
        <w:r>
          <w:t xml:space="preserve">the free encyclopedia.”</w:t>
        </w:r>
      </w:ins>
      <w:ins w:id="2411" w:author="PR Preview" w:date="2026-01-01T00:00:00Z">
        <w:r>
          <w:t xml:space="preserve"> </w:t>
        </w:r>
      </w:ins>
      <w:ins w:id="2412" w:author="PR Preview" w:date="2026-01-01T00:00:00Z">
        <w:r>
          <w:t xml:space="preserve">2026. Available:</w:t>
        </w:r>
      </w:ins>
      <w:ins w:id="2413" w:author="PR Preview" w:date="2026-01-01T00:00:00Z">
        <w:r>
          <w:t xml:space="preserve"> </w:t>
        </w:r>
      </w:ins>
      <w:hyperlink r:id="rId368">
        <w:ins w:id="2414" w:author="PR Preview" w:date="2026-01-01T00:00:00Z">
          <w:r>
            <w:rPr>
              <w:rStyle w:val="Hyperlink"/>
            </w:rPr>
            <w:t xml:space="preserve">https://en.wikipedia.org/wiki/Slope</w:t>
          </w:r>
        </w:ins>
      </w:hyperlink>
    </w:p>
    <w:bookmarkEnd w:id="369"/>
    <w:bookmarkStart w:id="371" w:name="ref-wikipedia_linear_function"/>
    <w:p>
      <w:pPr>
        <w:pStyle w:val="Bibliography"/>
      </w:pPr>
      <w:ins w:id="2415" w:author="PR Preview" w:date="2026-01-01T00:00:00Z">
        <w:r>
          <w:t xml:space="preserve">[28]</w:t>
        </w:r>
      </w:ins>
      <w:ins w:id="2416" w:author="PR Preview" w:date="2026-01-01T00:00:00Z">
        <w:r>
          <w:t xml:space="preserve"> </w:t>
        </w:r>
      </w:ins>
      <w:ins w:id="2417" w:author="PR Preview" w:date="2026-01-01T00:00:00Z">
        <w:r>
          <w:t xml:space="preserve">	</w:t>
        </w:r>
      </w:ins>
      <w:ins w:id="2418" w:author="PR Preview" w:date="2026-01-01T00:00:00Z">
        <w:r>
          <w:t xml:space="preserve">Wikipedia contributors,</w:t>
        </w:r>
      </w:ins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“Linear function —</w:t>
        </w:r>
      </w:ins>
      <w:ins w:id="2421" w:author="PR Preview" w:date="2026-01-01T00:00:00Z">
        <w:r>
          <w:t xml:space="preserve"> </w:t>
        </w:r>
      </w:ins>
      <w:ins w:id="2422" w:author="PR Preview" w:date="2026-01-01T00:00:00Z">
        <w:r>
          <w:t xml:space="preserve">Wikipedia</w:t>
        </w:r>
      </w:ins>
      <w:ins w:id="2423" w:author="PR Preview" w:date="2026-01-01T00:00:00Z">
        <w:r>
          <w:t xml:space="preserve">,</w:t>
        </w:r>
      </w:ins>
      <w:ins w:id="2424" w:author="PR Preview" w:date="2026-01-01T00:00:00Z">
        <w:r>
          <w:t xml:space="preserve"> </w:t>
        </w:r>
      </w:ins>
      <w:ins w:id="2425" w:author="PR Preview" w:date="2026-01-01T00:00:00Z">
        <w:r>
          <w:t xml:space="preserve">the free encyclopedia.”</w:t>
        </w:r>
      </w:ins>
      <w:ins w:id="2426" w:author="PR Preview" w:date="2026-01-01T00:00:00Z">
        <w:r>
          <w:t xml:space="preserve"> </w:t>
        </w:r>
      </w:ins>
      <w:ins w:id="2427" w:author="PR Preview" w:date="2026-01-01T00:00:00Z">
        <w:r>
          <w:t xml:space="preserve">2026. Available:</w:t>
        </w:r>
      </w:ins>
      <w:ins w:id="2428" w:author="PR Preview" w:date="2026-01-01T00:00:00Z">
        <w:r>
          <w:t xml:space="preserve"> </w:t>
        </w:r>
      </w:ins>
      <w:hyperlink r:id="rId370">
        <w:ins w:id="2429" w:author="PR Preview" w:date="2026-01-01T00:00:00Z">
          <w:r>
            <w:rPr>
              <w:rStyle w:val="Hyperlink"/>
            </w:rPr>
            <w:t xml:space="preserve">https://en.wikipedia.org/wiki/Linear_function</w:t>
          </w:r>
        </w:ins>
      </w:hyperlink>
    </w:p>
    <w:bookmarkEnd w:id="371"/>
    <w:bookmarkStart w:id="373" w:name="ref-wikipedia_limit_of_a_sequence"/>
    <w:p>
      <w:pPr>
        <w:pStyle w:val="Bibliography"/>
      </w:pPr>
      <w:ins w:id="2430" w:author="PR Preview" w:date="2026-01-01T00:00:00Z">
        <w:r>
          <w:t xml:space="preserve">[29]</w:t>
        </w:r>
      </w:ins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	</w:t>
        </w:r>
      </w:ins>
      <w:ins w:id="2433" w:author="PR Preview" w:date="2026-01-01T00:00:00Z">
        <w:r>
          <w:t xml:space="preserve">Wikipedia contributors,</w:t>
        </w:r>
      </w:ins>
      <w:ins w:id="2434" w:author="PR Preview" w:date="2026-01-01T00:00:00Z">
        <w:r>
          <w:t xml:space="preserve"> </w:t>
        </w:r>
      </w:ins>
      <w:ins w:id="2435" w:author="PR Preview" w:date="2026-01-01T00:00:00Z">
        <w:r>
          <w:t xml:space="preserve">“Limit of a sequence —</w:t>
        </w:r>
      </w:ins>
      <w:ins w:id="2436" w:author="PR Preview" w:date="2026-01-01T00:00:00Z">
        <w:r>
          <w:t xml:space="preserve"> </w:t>
        </w:r>
      </w:ins>
      <w:ins w:id="2437" w:author="PR Preview" w:date="2026-01-01T00:00:00Z">
        <w:r>
          <w:t xml:space="preserve">Wikipedia</w:t>
        </w:r>
      </w:ins>
      <w:ins w:id="2438" w:author="PR Preview" w:date="2026-01-01T00:00:00Z">
        <w:r>
          <w:t xml:space="preserve">,</w:t>
        </w:r>
      </w:ins>
      <w:ins w:id="2439" w:author="PR Preview" w:date="2026-01-01T00:00:00Z">
        <w:r>
          <w:t xml:space="preserve"> </w:t>
        </w:r>
      </w:ins>
      <w:ins w:id="2440" w:author="PR Preview" w:date="2026-01-01T00:00:00Z">
        <w:r>
          <w:t xml:space="preserve">the free encyclopedia.”</w:t>
        </w:r>
      </w:ins>
      <w:ins w:id="2441" w:author="PR Preview" w:date="2026-01-01T00:00:00Z">
        <w:r>
          <w:t xml:space="preserve"> </w:t>
        </w:r>
      </w:ins>
      <w:ins w:id="2442" w:author="PR Preview" w:date="2026-01-01T00:00:00Z">
        <w:r>
          <w:t xml:space="preserve">2026. Available:</w:t>
        </w:r>
      </w:ins>
      <w:ins w:id="2443" w:author="PR Preview" w:date="2026-01-01T00:00:00Z">
        <w:r>
          <w:t xml:space="preserve"> </w:t>
        </w:r>
      </w:ins>
      <w:hyperlink r:id="rId372">
        <w:ins w:id="2444" w:author="PR Preview" w:date="2026-01-01T00:00:00Z">
          <w:r>
            <w:rPr>
              <w:rStyle w:val="Hyperlink"/>
            </w:rPr>
            <w:t xml:space="preserve">https://en.wikipedia.org/wiki/Limit_of_a_sequence</w:t>
          </w:r>
        </w:ins>
      </w:hyperlink>
    </w:p>
    <w:bookmarkEnd w:id="373"/>
    <w:bookmarkStart w:id="375" w:name="ref-wikipedia_exponential_function"/>
    <w:p>
      <w:pPr>
        <w:pStyle w:val="Bibliography"/>
      </w:pPr>
      <w:ins w:id="2445" w:author="PR Preview" w:date="2026-01-01T00:00:00Z">
        <w:r>
          <w:t xml:space="preserve">[30]</w:t>
        </w:r>
      </w:ins>
      <w:ins w:id="2446" w:author="PR Preview" w:date="2026-01-01T00:00:00Z">
        <w:r>
          <w:t xml:space="preserve"> </w:t>
        </w:r>
      </w:ins>
      <w:ins w:id="2447" w:author="PR Preview" w:date="2026-01-01T00:00:00Z">
        <w:r>
          <w:t xml:space="preserve">	</w:t>
        </w:r>
      </w:ins>
      <w:ins w:id="2448" w:author="PR Preview" w:date="2026-01-01T00:00:00Z">
        <w:r>
          <w:t xml:space="preserve">Wikipedia contributors,</w:t>
        </w:r>
      </w:ins>
      <w:ins w:id="2449" w:author="PR Preview" w:date="2026-01-01T00:00:00Z">
        <w:r>
          <w:t xml:space="preserve"> </w:t>
        </w:r>
      </w:ins>
      <w:ins w:id="2450" w:author="PR Preview" w:date="2026-01-01T00:00:00Z">
        <w:r>
          <w:t xml:space="preserve">“Exponential function —</w:t>
        </w:r>
      </w:ins>
      <w:ins w:id="2451" w:author="PR Preview" w:date="2026-01-01T00:00:00Z">
        <w:r>
          <w:t xml:space="preserve"> </w:t>
        </w:r>
      </w:ins>
      <w:ins w:id="2452" w:author="PR Preview" w:date="2026-01-01T00:00:00Z">
        <w:r>
          <w:t xml:space="preserve">Wikipedia</w:t>
        </w:r>
      </w:ins>
      <w:ins w:id="2453" w:author="PR Preview" w:date="2026-01-01T00:00:00Z">
        <w:r>
          <w:t xml:space="preserve">,</w:t>
        </w:r>
      </w:ins>
      <w:ins w:id="2454" w:author="PR Preview" w:date="2026-01-01T00:00:00Z">
        <w:r>
          <w:t xml:space="preserve"> </w:t>
        </w:r>
      </w:ins>
      <w:ins w:id="2455" w:author="PR Preview" w:date="2026-01-01T00:00:00Z">
        <w:r>
          <w:t xml:space="preserve">the free encyclopedia.”</w:t>
        </w:r>
      </w:ins>
      <w:ins w:id="2456" w:author="PR Preview" w:date="2026-01-01T00:00:00Z">
        <w:r>
          <w:t xml:space="preserve"> </w:t>
        </w:r>
      </w:ins>
      <w:ins w:id="2457" w:author="PR Preview" w:date="2026-01-01T00:00:00Z">
        <w:r>
          <w:t xml:space="preserve">2026. Available:</w:t>
        </w:r>
      </w:ins>
      <w:ins w:id="2458" w:author="PR Preview" w:date="2026-01-01T00:00:00Z">
        <w:r>
          <w:t xml:space="preserve"> </w:t>
        </w:r>
      </w:ins>
      <w:hyperlink r:id="rId374">
        <w:ins w:id="2459" w:author="PR Preview" w:date="2026-01-01T00:00:00Z">
          <w:r>
            <w:rPr>
              <w:rStyle w:val="Hyperlink"/>
            </w:rPr>
            <w:t xml:space="preserve">https://en.wikipedia.org/wiki/Exponential_function</w:t>
          </w:r>
        </w:ins>
      </w:hyperlink>
    </w:p>
    <w:bookmarkEnd w:id="375"/>
    <w:bookmarkStart w:id="377" w:name="ref-wikipedia_e_mathematical_constant"/>
    <w:p>
      <w:pPr>
        <w:pStyle w:val="Bibliography"/>
      </w:pPr>
      <w:ins w:id="2460" w:author="PR Preview" w:date="2026-01-01T00:00:00Z">
        <w:r>
          <w:t xml:space="preserve">[31]</w:t>
        </w:r>
      </w:ins>
      <w:ins w:id="2461" w:author="PR Preview" w:date="2026-01-01T00:00:00Z">
        <w:r>
          <w:t xml:space="preserve"> </w:t>
        </w:r>
      </w:ins>
      <w:ins w:id="2462" w:author="PR Preview" w:date="2026-01-01T00:00:00Z">
        <w:r>
          <w:t xml:space="preserve">	</w:t>
        </w:r>
      </w:ins>
      <w:ins w:id="2463" w:author="PR Preview" w:date="2026-01-01T00:00:00Z">
        <w:r>
          <w:t xml:space="preserve">Wikipedia contributors,</w:t>
        </w:r>
      </w:ins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“E (mathematical constant) —</w:t>
        </w:r>
      </w:ins>
      <w:ins w:id="2466" w:author="PR Preview" w:date="2026-01-01T00:00:00Z">
        <w:r>
          <w:t xml:space="preserve"> </w:t>
        </w:r>
      </w:ins>
      <w:ins w:id="2467" w:author="PR Preview" w:date="2026-01-01T00:00:00Z">
        <w:r>
          <w:t xml:space="preserve">Wikipedia</w:t>
        </w:r>
      </w:ins>
      <w:ins w:id="2468" w:author="PR Preview" w:date="2026-01-01T00:00:00Z">
        <w:r>
          <w:t xml:space="preserve">,</w:t>
        </w:r>
      </w:ins>
      <w:ins w:id="2469" w:author="PR Preview" w:date="2026-01-01T00:00:00Z">
        <w:r>
          <w:t xml:space="preserve"> </w:t>
        </w:r>
      </w:ins>
      <w:ins w:id="2470" w:author="PR Preview" w:date="2026-01-01T00:00:00Z">
        <w:r>
          <w:t xml:space="preserve">the free encyclopedia.”</w:t>
        </w:r>
      </w:ins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2026. Available:</w:t>
        </w:r>
      </w:ins>
      <w:ins w:id="2473" w:author="PR Preview" w:date="2026-01-01T00:00:00Z">
        <w:r>
          <w:t xml:space="preserve"> </w:t>
        </w:r>
      </w:ins>
      <w:hyperlink r:id="rId376">
        <w:ins w:id="2474" w:author="PR Preview" w:date="2026-01-01T00:00:00Z">
          <w:r>
            <w:rPr>
              <w:rStyle w:val="Hyperlink"/>
            </w:rPr>
            <w:t xml:space="preserve">https://en.wikipedia.org/wiki/E_(mathematical_constant)</w:t>
          </w:r>
        </w:ins>
      </w:hyperlink>
    </w:p>
    <w:bookmarkEnd w:id="377"/>
    <w:bookmarkStart w:id="379" w:name="ref-wikipedia_natural_logarithm"/>
    <w:p>
      <w:pPr>
        <w:pStyle w:val="Bibliography"/>
      </w:pPr>
      <w:ins w:id="2475" w:author="PR Preview" w:date="2026-01-01T00:00:00Z">
        <w:r>
          <w:t xml:space="preserve">[32]</w:t>
        </w:r>
      </w:ins>
      <w:ins w:id="2476" w:author="PR Preview" w:date="2026-01-01T00:00:00Z">
        <w:r>
          <w:t xml:space="preserve"> </w:t>
        </w:r>
      </w:ins>
      <w:ins w:id="2477" w:author="PR Preview" w:date="2026-01-01T00:00:00Z">
        <w:r>
          <w:t xml:space="preserve">	</w:t>
        </w:r>
      </w:ins>
      <w:ins w:id="2478" w:author="PR Preview" w:date="2026-01-01T00:00:00Z">
        <w:r>
          <w:t xml:space="preserve">Wikipedia contributors,</w:t>
        </w:r>
      </w:ins>
      <w:ins w:id="2479" w:author="PR Preview" w:date="2026-01-01T00:00:00Z">
        <w:r>
          <w:t xml:space="preserve"> </w:t>
        </w:r>
      </w:ins>
      <w:ins w:id="2480" w:author="PR Preview" w:date="2026-01-01T00:00:00Z">
        <w:r>
          <w:t xml:space="preserve">“Natural logarithm —</w:t>
        </w:r>
      </w:ins>
      <w:ins w:id="2481" w:author="PR Preview" w:date="2026-01-01T00:00:00Z">
        <w:r>
          <w:t xml:space="preserve"> </w:t>
        </w:r>
      </w:ins>
      <w:ins w:id="2482" w:author="PR Preview" w:date="2026-01-01T00:00:00Z">
        <w:r>
          <w:t xml:space="preserve">Wikipedia</w:t>
        </w:r>
      </w:ins>
      <w:ins w:id="2483" w:author="PR Preview" w:date="2026-01-01T00:00:00Z">
        <w:r>
          <w:t xml:space="preserve">,</w:t>
        </w:r>
      </w:ins>
      <w:ins w:id="2484" w:author="PR Preview" w:date="2026-01-01T00:00:00Z">
        <w:r>
          <w:t xml:space="preserve"> </w:t>
        </w:r>
      </w:ins>
      <w:ins w:id="2485" w:author="PR Preview" w:date="2026-01-01T00:00:00Z">
        <w:r>
          <w:t xml:space="preserve">the free encyclopedia.”</w:t>
        </w:r>
      </w:ins>
      <w:ins w:id="2486" w:author="PR Preview" w:date="2026-01-01T00:00:00Z">
        <w:r>
          <w:t xml:space="preserve"> </w:t>
        </w:r>
      </w:ins>
      <w:ins w:id="2487" w:author="PR Preview" w:date="2026-01-01T00:00:00Z">
        <w:r>
          <w:t xml:space="preserve">2026. Available:</w:t>
        </w:r>
      </w:ins>
      <w:ins w:id="2488" w:author="PR Preview" w:date="2026-01-01T00:00:00Z">
        <w:r>
          <w:t xml:space="preserve"> </w:t>
        </w:r>
      </w:ins>
      <w:hyperlink r:id="rId378">
        <w:ins w:id="2489" w:author="PR Preview" w:date="2026-01-01T00:00:00Z">
          <w:r>
            <w:rPr>
              <w:rStyle w:val="Hyperlink"/>
            </w:rPr>
            <w:t xml:space="preserve">https://en.wikipedia.org/wiki/Natural_logarithm</w:t>
          </w:r>
        </w:ins>
      </w:hyperlink>
    </w:p>
    <w:bookmarkEnd w:id="379"/>
    <w:bookmarkStart w:id="381" w:name="ref-wikipedia_logarithm"/>
    <w:p>
      <w:pPr>
        <w:pStyle w:val="Bibliography"/>
      </w:pPr>
      <w:ins w:id="2490" w:author="PR Preview" w:date="2026-01-01T00:00:00Z">
        <w:r>
          <w:t xml:space="preserve">[33]</w:t>
        </w:r>
      </w:ins>
      <w:ins w:id="2491" w:author="PR Preview" w:date="2026-01-01T00:00:00Z">
        <w:r>
          <w:t xml:space="preserve"> </w:t>
        </w:r>
      </w:ins>
      <w:ins w:id="2492" w:author="PR Preview" w:date="2026-01-01T00:00:00Z">
        <w:r>
          <w:t xml:space="preserve">	</w:t>
        </w:r>
      </w:ins>
      <w:ins w:id="2493" w:author="PR Preview" w:date="2026-01-01T00:00:00Z">
        <w:r>
          <w:t xml:space="preserve">Wikipedia contributors,</w:t>
        </w:r>
      </w:ins>
      <w:ins w:id="2494" w:author="PR Preview" w:date="2026-01-01T00:00:00Z">
        <w:r>
          <w:t xml:space="preserve"> </w:t>
        </w:r>
      </w:ins>
      <w:ins w:id="2495" w:author="PR Preview" w:date="2026-01-01T00:00:00Z">
        <w:r>
          <w:t xml:space="preserve">“Logarithm —</w:t>
        </w:r>
      </w:ins>
      <w:ins w:id="2496" w:author="PR Preview" w:date="2026-01-01T00:00:00Z">
        <w:r>
          <w:t xml:space="preserve"> </w:t>
        </w:r>
      </w:ins>
      <w:ins w:id="2497" w:author="PR Preview" w:date="2026-01-01T00:00:00Z">
        <w:r>
          <w:t xml:space="preserve">Wikipedia</w:t>
        </w:r>
      </w:ins>
      <w:ins w:id="2498" w:author="PR Preview" w:date="2026-01-01T00:00:00Z">
        <w:r>
          <w:t xml:space="preserve">,</w:t>
        </w:r>
      </w:ins>
      <w:ins w:id="2499" w:author="PR Preview" w:date="2026-01-01T00:00:00Z">
        <w:r>
          <w:t xml:space="preserve"> </w:t>
        </w:r>
      </w:ins>
      <w:ins w:id="2500" w:author="PR Preview" w:date="2026-01-01T00:00:00Z">
        <w:r>
          <w:t xml:space="preserve">the free encyclopedia.”</w:t>
        </w:r>
      </w:ins>
      <w:ins w:id="2501" w:author="PR Preview" w:date="2026-01-01T00:00:00Z">
        <w:r>
          <w:t xml:space="preserve"> </w:t>
        </w:r>
      </w:ins>
      <w:ins w:id="2502" w:author="PR Preview" w:date="2026-01-01T00:00:00Z">
        <w:r>
          <w:t xml:space="preserve">2026. Available:</w:t>
        </w:r>
      </w:ins>
      <w:ins w:id="2503" w:author="PR Preview" w:date="2026-01-01T00:00:00Z">
        <w:r>
          <w:t xml:space="preserve"> </w:t>
        </w:r>
      </w:ins>
      <w:hyperlink r:id="rId380">
        <w:ins w:id="2504" w:author="PR Preview" w:date="2026-01-01T00:00:00Z">
          <w:r>
            <w:rPr>
              <w:rStyle w:val="Hyperlink"/>
            </w:rPr>
            <w:t xml:space="preserve">https://en.wikipedia.org/wiki/Logarithm</w:t>
          </w:r>
        </w:ins>
      </w:hyperlink>
    </w:p>
    <w:bookmarkEnd w:id="381"/>
    <w:bookmarkStart w:id="383" w:name="X5bbf2d245759a3fafc9c46669854129ba2658aa"/>
    <w:p>
      <w:pPr>
        <w:pStyle w:val="Bibliography"/>
      </w:pPr>
      <w:ins w:id="2505" w:author="PR Preview" w:date="2026-01-01T00:00:00Z">
        <w:r>
          <w:t xml:space="preserve">[34]</w:t>
        </w:r>
      </w:ins>
      <w:ins w:id="2506" w:author="PR Preview" w:date="2026-01-01T00:00:00Z">
        <w:r>
          <w:t xml:space="preserve"> </w:t>
        </w:r>
      </w:ins>
      <w:ins w:id="2507" w:author="PR Preview" w:date="2026-01-01T00:00:00Z">
        <w:r>
          <w:t xml:space="preserve">	</w:t>
        </w:r>
      </w:ins>
      <w:ins w:id="2508" w:author="PR Preview" w:date="2026-01-01T00:00:00Z">
        <w:r>
          <w:t xml:space="preserve">Wikipedia contributors,</w:t>
        </w:r>
      </w:ins>
      <w:ins w:id="2509" w:author="PR Preview" w:date="2026-01-01T00:00:00Z">
        <w:r>
          <w:t xml:space="preserve"> </w:t>
        </w:r>
      </w:ins>
      <w:ins w:id="2510" w:author="PR Preview" w:date="2026-01-01T00:00:00Z">
        <w:r>
          <w:t xml:space="preserve">“Tarski’s high school algebra problem —</w:t>
        </w:r>
      </w:ins>
      <w:ins w:id="2511" w:author="PR Preview" w:date="2026-01-01T00:00:00Z">
        <w:r>
          <w:t xml:space="preserve"> </w:t>
        </w:r>
      </w:ins>
      <w:ins w:id="2512" w:author="PR Preview" w:date="2026-01-01T00:00:00Z">
        <w:r>
          <w:t xml:space="preserve">Wikipedia</w:t>
        </w:r>
      </w:ins>
      <w:ins w:id="2513" w:author="PR Preview" w:date="2026-01-01T00:00:00Z">
        <w:r>
          <w:t xml:space="preserve">,</w:t>
        </w:r>
      </w:ins>
      <w:ins w:id="2514" w:author="PR Preview" w:date="2026-01-01T00:00:00Z">
        <w:r>
          <w:t xml:space="preserve"> </w:t>
        </w:r>
      </w:ins>
      <w:ins w:id="2515" w:author="PR Preview" w:date="2026-01-01T00:00:00Z">
        <w:r>
          <w:t xml:space="preserve">the free encyclopedia.”</w:t>
        </w:r>
      </w:ins>
      <w:ins w:id="2516" w:author="PR Preview" w:date="2026-01-01T00:00:00Z">
        <w:r>
          <w:t xml:space="preserve"> </w:t>
        </w:r>
      </w:ins>
      <w:ins w:id="2517" w:author="PR Preview" w:date="2026-01-01T00:00:00Z">
        <w:r>
          <w:t xml:space="preserve">2026. Available:</w:t>
        </w:r>
      </w:ins>
      <w:ins w:id="2518" w:author="PR Preview" w:date="2026-01-01T00:00:00Z">
        <w:r>
          <w:t xml:space="preserve"> </w:t>
        </w:r>
      </w:ins>
      <w:hyperlink r:id="rId382">
        <w:ins w:id="2519" w:author="PR Preview" w:date="2026-01-01T00:00:00Z">
          <w:r>
            <w:rPr>
              <w:rStyle w:val="Hyperlink"/>
            </w:rPr>
            <w:t xml:space="preserve">https://en.wikipedia.org/wiki/Tarski%27s_high_school_algebra_problem</w:t>
          </w:r>
        </w:ins>
      </w:hyperlink>
    </w:p>
    <w:bookmarkEnd w:id="383"/>
    <w:bookmarkStart w:id="385" w:name="ref-wikipedia_contour_line"/>
    <w:p>
      <w:pPr>
        <w:pStyle w:val="Bibliography"/>
      </w:pPr>
      <w:ins w:id="2520" w:author="PR Preview" w:date="2026-01-01T00:00:00Z">
        <w:r>
          <w:t xml:space="preserve">[35]</w:t>
        </w:r>
      </w:ins>
      <w:ins w:id="2521" w:author="PR Preview" w:date="2026-01-01T00:00:00Z">
        <w:r>
          <w:t xml:space="preserve"> </w:t>
        </w:r>
      </w:ins>
      <w:ins w:id="2522" w:author="PR Preview" w:date="2026-01-01T00:00:00Z">
        <w:r>
          <w:t xml:space="preserve">	</w:t>
        </w:r>
      </w:ins>
      <w:ins w:id="2523" w:author="PR Preview" w:date="2026-01-01T00:00:00Z">
        <w:r>
          <w:t xml:space="preserve">Wikipedia contributors,</w:t>
        </w:r>
      </w:ins>
      <w:ins w:id="2524" w:author="PR Preview" w:date="2026-01-01T00:00:00Z">
        <w:r>
          <w:t xml:space="preserve"> </w:t>
        </w:r>
      </w:ins>
      <w:ins w:id="2525" w:author="PR Preview" w:date="2026-01-01T00:00:00Z">
        <w:r>
          <w:t xml:space="preserve">“Contour line —</w:t>
        </w:r>
      </w:ins>
      <w:ins w:id="2526" w:author="PR Preview" w:date="2026-01-01T00:00:00Z">
        <w:r>
          <w:t xml:space="preserve"> </w:t>
        </w:r>
      </w:ins>
      <w:ins w:id="2527" w:author="PR Preview" w:date="2026-01-01T00:00:00Z">
        <w:r>
          <w:t xml:space="preserve">Wikipedia</w:t>
        </w:r>
      </w:ins>
      <w:ins w:id="2528" w:author="PR Preview" w:date="2026-01-01T00:00:00Z">
        <w:r>
          <w:t xml:space="preserve">,</w:t>
        </w:r>
      </w:ins>
      <w:ins w:id="2529" w:author="PR Preview" w:date="2026-01-01T00:00:00Z">
        <w:r>
          <w:t xml:space="preserve"> </w:t>
        </w:r>
      </w:ins>
      <w:ins w:id="2530" w:author="PR Preview" w:date="2026-01-01T00:00:00Z">
        <w:r>
          <w:t xml:space="preserve">the free encyclopedia.”</w:t>
        </w:r>
      </w:ins>
      <w:ins w:id="2531" w:author="PR Preview" w:date="2026-01-01T00:00:00Z">
        <w:r>
          <w:t xml:space="preserve"> </w:t>
        </w:r>
      </w:ins>
      <w:ins w:id="2532" w:author="PR Preview" w:date="2026-01-01T00:00:00Z">
        <w:r>
          <w:t xml:space="preserve">2026. Available:</w:t>
        </w:r>
      </w:ins>
      <w:ins w:id="2533" w:author="PR Preview" w:date="2026-01-01T00:00:00Z">
        <w:r>
          <w:t xml:space="preserve"> </w:t>
        </w:r>
      </w:ins>
      <w:hyperlink r:id="rId384">
        <w:ins w:id="2534" w:author="PR Preview" w:date="2026-01-01T00:00:00Z">
          <w:r>
            <w:rPr>
              <w:rStyle w:val="Hyperlink"/>
            </w:rPr>
            <w:t xml:space="preserve">https://en.wikipedia.org/wiki/Contour_line</w:t>
          </w:r>
        </w:ins>
      </w:hyperlink>
    </w:p>
    <w:bookmarkEnd w:id="385"/>
    <w:bookmarkStart w:id="387" w:name="ref-wikipedia_unit_circle"/>
    <w:p>
      <w:pPr>
        <w:pStyle w:val="Bibliography"/>
      </w:pPr>
      <w:ins w:id="2535" w:author="PR Preview" w:date="2026-01-01T00:00:00Z">
        <w:r>
          <w:t xml:space="preserve">[36]</w:t>
        </w:r>
      </w:ins>
      <w:ins w:id="2536" w:author="PR Preview" w:date="2026-01-01T00:00:00Z">
        <w:r>
          <w:t xml:space="preserve"> </w:t>
        </w:r>
      </w:ins>
      <w:ins w:id="2537" w:author="PR Preview" w:date="2026-01-01T00:00:00Z">
        <w:r>
          <w:t xml:space="preserve">	</w:t>
        </w:r>
      </w:ins>
      <w:ins w:id="2538" w:author="PR Preview" w:date="2026-01-01T00:00:00Z">
        <w:r>
          <w:t xml:space="preserve">Wikipedia contributors,</w:t>
        </w:r>
      </w:ins>
      <w:ins w:id="2539" w:author="PR Preview" w:date="2026-01-01T00:00:00Z">
        <w:r>
          <w:t xml:space="preserve"> </w:t>
        </w:r>
      </w:ins>
      <w:ins w:id="2540" w:author="PR Preview" w:date="2026-01-01T00:00:00Z">
        <w:r>
          <w:t xml:space="preserve">“Unit circle —</w:t>
        </w:r>
      </w:ins>
      <w:ins w:id="2541" w:author="PR Preview" w:date="2026-01-01T00:00:00Z">
        <w:r>
          <w:t xml:space="preserve"> </w:t>
        </w:r>
      </w:ins>
      <w:ins w:id="2542" w:author="PR Preview" w:date="2026-01-01T00:00:00Z">
        <w:r>
          <w:t xml:space="preserve">Wikipedia</w:t>
        </w:r>
      </w:ins>
      <w:ins w:id="2543" w:author="PR Preview" w:date="2026-01-01T00:00:00Z">
        <w:r>
          <w:t xml:space="preserve">,</w:t>
        </w:r>
      </w:ins>
      <w:ins w:id="2544" w:author="PR Preview" w:date="2026-01-01T00:00:00Z">
        <w:r>
          <w:t xml:space="preserve"> </w:t>
        </w:r>
      </w:ins>
      <w:ins w:id="2545" w:author="PR Preview" w:date="2026-01-01T00:00:00Z">
        <w:r>
          <w:t xml:space="preserve">the free encyclopedia.”</w:t>
        </w:r>
      </w:ins>
      <w:ins w:id="2546" w:author="PR Preview" w:date="2026-01-01T00:00:00Z">
        <w:r>
          <w:t xml:space="preserve"> </w:t>
        </w:r>
      </w:ins>
      <w:ins w:id="2547" w:author="PR Preview" w:date="2026-01-01T00:00:00Z">
        <w:r>
          <w:t xml:space="preserve">2026. Available:</w:t>
        </w:r>
      </w:ins>
      <w:ins w:id="2548" w:author="PR Preview" w:date="2026-01-01T00:00:00Z">
        <w:r>
          <w:t xml:space="preserve"> </w:t>
        </w:r>
      </w:ins>
      <w:hyperlink r:id="rId386">
        <w:ins w:id="2549" w:author="PR Preview" w:date="2026-01-01T00:00:00Z">
          <w:r>
            <w:rPr>
              <w:rStyle w:val="Hyperlink"/>
            </w:rPr>
            <w:t xml:space="preserve">https://en.wikipedia.org/wiki/Unit_circle</w:t>
          </w:r>
        </w:ins>
      </w:hyperlink>
    </w:p>
    <w:bookmarkEnd w:id="387"/>
    <w:bookmarkStart w:id="389" w:name="ref-wikipedia_pi"/>
    <w:p>
      <w:pPr>
        <w:pStyle w:val="Bibliography"/>
      </w:pPr>
      <w:ins w:id="2550" w:author="PR Preview" w:date="2026-01-01T00:00:00Z">
        <w:r>
          <w:t xml:space="preserve">[37]</w:t>
        </w:r>
      </w:ins>
      <w:ins w:id="2551" w:author="PR Preview" w:date="2026-01-01T00:00:00Z">
        <w:r>
          <w:t xml:space="preserve"> </w:t>
        </w:r>
      </w:ins>
      <w:ins w:id="2552" w:author="PR Preview" w:date="2026-01-01T00:00:00Z">
        <w:r>
          <w:t xml:space="preserve">	</w:t>
        </w:r>
      </w:ins>
      <w:ins w:id="2553" w:author="PR Preview" w:date="2026-01-01T00:00:00Z">
        <w:r>
          <w:t xml:space="preserve">Wikipedia contributors,</w:t>
        </w:r>
      </w:ins>
      <w:ins w:id="2554" w:author="PR Preview" w:date="2026-01-01T00:00:00Z">
        <w:r>
          <w:t xml:space="preserve"> </w:t>
        </w:r>
      </w:ins>
      <w:ins w:id="2555" w:author="PR Preview" w:date="2026-01-01T00:00:00Z">
        <w:r>
          <w:t xml:space="preserve">“Pi —</w:t>
        </w:r>
      </w:ins>
      <w:ins w:id="2556" w:author="PR Preview" w:date="2026-01-01T00:00:00Z">
        <w:r>
          <w:t xml:space="preserve"> </w:t>
        </w:r>
      </w:ins>
      <w:ins w:id="2557" w:author="PR Preview" w:date="2026-01-01T00:00:00Z">
        <w:r>
          <w:t xml:space="preserve">Wikipedia</w:t>
        </w:r>
      </w:ins>
      <w:ins w:id="2558" w:author="PR Preview" w:date="2026-01-01T00:00:00Z">
        <w:r>
          <w:t xml:space="preserve">,</w:t>
        </w:r>
      </w:ins>
      <w:ins w:id="2559" w:author="PR Preview" w:date="2026-01-01T00:00:00Z">
        <w:r>
          <w:t xml:space="preserve"> </w:t>
        </w:r>
      </w:ins>
      <w:ins w:id="2560" w:author="PR Preview" w:date="2026-01-01T00:00:00Z">
        <w:r>
          <w:t xml:space="preserve">the free encyclopedia.”</w:t>
        </w:r>
      </w:ins>
      <w:ins w:id="2561" w:author="PR Preview" w:date="2026-01-01T00:00:00Z">
        <w:r>
          <w:t xml:space="preserve"> </w:t>
        </w:r>
      </w:ins>
      <w:ins w:id="2562" w:author="PR Preview" w:date="2026-01-01T00:00:00Z">
        <w:r>
          <w:t xml:space="preserve">2026. Available:</w:t>
        </w:r>
      </w:ins>
      <w:ins w:id="2563" w:author="PR Preview" w:date="2026-01-01T00:00:00Z">
        <w:r>
          <w:t xml:space="preserve"> </w:t>
        </w:r>
      </w:ins>
      <w:hyperlink r:id="rId388">
        <w:ins w:id="2564" w:author="PR Preview" w:date="2026-01-01T00:00:00Z">
          <w:r>
            <w:rPr>
              <w:rStyle w:val="Hyperlink"/>
            </w:rPr>
            <w:t xml:space="preserve">https://en.wikipedia.org/wiki/Pi</w:t>
          </w:r>
        </w:ins>
      </w:hyperlink>
    </w:p>
    <w:bookmarkEnd w:id="389"/>
    <w:bookmarkStart w:id="391" w:name="ref-wikipedia_sine_and_cosine"/>
    <w:p>
      <w:pPr>
        <w:pStyle w:val="Bibliography"/>
      </w:pPr>
      <w:ins w:id="2565" w:author="PR Preview" w:date="2026-01-01T00:00:00Z">
        <w:r>
          <w:t xml:space="preserve">[38]</w:t>
        </w:r>
      </w:ins>
      <w:ins w:id="2566" w:author="PR Preview" w:date="2026-01-01T00:00:00Z">
        <w:r>
          <w:t xml:space="preserve"> </w:t>
        </w:r>
      </w:ins>
      <w:ins w:id="2567" w:author="PR Preview" w:date="2026-01-01T00:00:00Z">
        <w:r>
          <w:t xml:space="preserve">	</w:t>
        </w:r>
      </w:ins>
      <w:ins w:id="2568" w:author="PR Preview" w:date="2026-01-01T00:00:00Z">
        <w:r>
          <w:t xml:space="preserve">Wikipedia contributors,</w:t>
        </w:r>
      </w:ins>
      <w:ins w:id="2569" w:author="PR Preview" w:date="2026-01-01T00:00:00Z">
        <w:r>
          <w:t xml:space="preserve"> </w:t>
        </w:r>
      </w:ins>
      <w:ins w:id="2570" w:author="PR Preview" w:date="2026-01-01T00:00:00Z">
        <w:r>
          <w:t xml:space="preserve">“Sine and cosine —</w:t>
        </w:r>
      </w:ins>
      <w:ins w:id="2571" w:author="PR Preview" w:date="2026-01-01T00:00:00Z">
        <w:r>
          <w:t xml:space="preserve"> </w:t>
        </w:r>
      </w:ins>
      <w:ins w:id="2572" w:author="PR Preview" w:date="2026-01-01T00:00:00Z">
        <w:r>
          <w:t xml:space="preserve">Wikipedia</w:t>
        </w:r>
      </w:ins>
      <w:ins w:id="2573" w:author="PR Preview" w:date="2026-01-01T00:00:00Z">
        <w:r>
          <w:t xml:space="preserve">,</w:t>
        </w:r>
      </w:ins>
      <w:ins w:id="2574" w:author="PR Preview" w:date="2026-01-01T00:00:00Z">
        <w:r>
          <w:t xml:space="preserve"> </w:t>
        </w:r>
      </w:ins>
      <w:ins w:id="2575" w:author="PR Preview" w:date="2026-01-01T00:00:00Z">
        <w:r>
          <w:t xml:space="preserve">the free encyclopedia.”</w:t>
        </w:r>
      </w:ins>
      <w:ins w:id="2576" w:author="PR Preview" w:date="2026-01-01T00:00:00Z">
        <w:r>
          <w:t xml:space="preserve"> </w:t>
        </w:r>
      </w:ins>
      <w:ins w:id="2577" w:author="PR Preview" w:date="2026-01-01T00:00:00Z">
        <w:r>
          <w:t xml:space="preserve">2026. Available:</w:t>
        </w:r>
      </w:ins>
      <w:ins w:id="2578" w:author="PR Preview" w:date="2026-01-01T00:00:00Z">
        <w:r>
          <w:t xml:space="preserve"> </w:t>
        </w:r>
      </w:ins>
      <w:hyperlink r:id="rId390">
        <w:ins w:id="2579" w:author="PR Preview" w:date="2026-01-01T00:00:00Z">
          <w:r>
            <w:rPr>
              <w:rStyle w:val="Hyperlink"/>
            </w:rPr>
            <w:t xml:space="preserve">https://en.wikipedia.org/wiki/Sine_and_cosine</w:t>
          </w:r>
        </w:ins>
      </w:hyperlink>
    </w:p>
    <w:bookmarkEnd w:id="391"/>
    <w:bookmarkStart w:id="393" w:name="ref-wikipedia_trigonometric_functions"/>
    <w:p>
      <w:pPr>
        <w:pStyle w:val="Bibliography"/>
      </w:pPr>
      <w:ins w:id="2580" w:author="PR Preview" w:date="2026-01-01T00:00:00Z">
        <w:r>
          <w:t xml:space="preserve">[39]</w:t>
        </w:r>
      </w:ins>
      <w:ins w:id="2581" w:author="PR Preview" w:date="2026-01-01T00:00:00Z">
        <w:r>
          <w:t xml:space="preserve"> </w:t>
        </w:r>
      </w:ins>
      <w:ins w:id="2582" w:author="PR Preview" w:date="2026-01-01T00:00:00Z">
        <w:r>
          <w:t xml:space="preserve">	</w:t>
        </w:r>
      </w:ins>
      <w:ins w:id="2583" w:author="PR Preview" w:date="2026-01-01T00:00:00Z">
        <w:r>
          <w:t xml:space="preserve">Wikipedia contributors,</w:t>
        </w:r>
      </w:ins>
      <w:ins w:id="2584" w:author="PR Preview" w:date="2026-01-01T00:00:00Z">
        <w:r>
          <w:t xml:space="preserve"> </w:t>
        </w:r>
      </w:ins>
      <w:ins w:id="2585" w:author="PR Preview" w:date="2026-01-01T00:00:00Z">
        <w:r>
          <w:t xml:space="preserve">“Trigonometric functions —</w:t>
        </w:r>
      </w:ins>
      <w:ins w:id="2586" w:author="PR Preview" w:date="2026-01-01T00:00:00Z">
        <w:r>
          <w:t xml:space="preserve"> </w:t>
        </w:r>
      </w:ins>
      <w:ins w:id="2587" w:author="PR Preview" w:date="2026-01-01T00:00:00Z">
        <w:r>
          <w:t xml:space="preserve">Wikipedia</w:t>
        </w:r>
      </w:ins>
      <w:ins w:id="2588" w:author="PR Preview" w:date="2026-01-01T00:00:00Z">
        <w:r>
          <w:t xml:space="preserve">,</w:t>
        </w:r>
      </w:ins>
      <w:ins w:id="2589" w:author="PR Preview" w:date="2026-01-01T00:00:00Z">
        <w:r>
          <w:t xml:space="preserve"> </w:t>
        </w:r>
      </w:ins>
      <w:ins w:id="2590" w:author="PR Preview" w:date="2026-01-01T00:00:00Z">
        <w:r>
          <w:t xml:space="preserve">the free encyclopedia.”</w:t>
        </w:r>
      </w:ins>
      <w:ins w:id="2591" w:author="PR Preview" w:date="2026-01-01T00:00:00Z">
        <w:r>
          <w:t xml:space="preserve"> </w:t>
        </w:r>
      </w:ins>
      <w:ins w:id="2592" w:author="PR Preview" w:date="2026-01-01T00:00:00Z">
        <w:r>
          <w:t xml:space="preserve">2026. Available:</w:t>
        </w:r>
      </w:ins>
      <w:ins w:id="2593" w:author="PR Preview" w:date="2026-01-01T00:00:00Z">
        <w:r>
          <w:t xml:space="preserve"> </w:t>
        </w:r>
      </w:ins>
      <w:hyperlink r:id="rId392">
        <w:ins w:id="2594" w:author="PR Preview" w:date="2026-01-01T00:00:00Z">
          <w:r>
            <w:rPr>
              <w:rStyle w:val="Hyperlink"/>
            </w:rPr>
            <w:t xml:space="preserve">https://en.wikipedia.org/wiki/Trigonometric_functions</w:t>
          </w:r>
        </w:ins>
      </w:hyperlink>
    </w:p>
    <w:bookmarkEnd w:id="393"/>
    <w:bookmarkStart w:id="395" w:name="X5a2f2f32a394dfa9ade54906000e256a4416e3c"/>
    <w:p>
      <w:pPr>
        <w:pStyle w:val="Bibliography"/>
      </w:pPr>
      <w:ins w:id="2595" w:author="PR Preview" w:date="2026-01-01T00:00:00Z">
        <w:r>
          <w:t xml:space="preserve">[40]</w:t>
        </w:r>
      </w:ins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	</w:t>
        </w:r>
      </w:ins>
      <w:ins w:id="2598" w:author="PR Preview" w:date="2026-01-01T00:00:00Z">
        <w:r>
          <w:t xml:space="preserve">Wikipedia contributors,</w:t>
        </w:r>
      </w:ins>
      <w:ins w:id="2599" w:author="PR Preview" w:date="2026-01-01T00:00:00Z">
        <w:r>
          <w:t xml:space="preserve"> </w:t>
        </w:r>
      </w:ins>
      <w:ins w:id="2600" w:author="PR Preview" w:date="2026-01-01T00:00:00Z">
        <w:r>
          <w:t xml:space="preserve">“Pythagorean trigonometric identity —</w:t>
        </w:r>
      </w:ins>
      <w:ins w:id="2601" w:author="PR Preview" w:date="2026-01-01T00:00:00Z">
        <w:r>
          <w:t xml:space="preserve"> </w:t>
        </w:r>
      </w:ins>
      <w:ins w:id="2602" w:author="PR Preview" w:date="2026-01-01T00:00:00Z">
        <w:r>
          <w:t xml:space="preserve">Wikipedia</w:t>
        </w:r>
      </w:ins>
      <w:ins w:id="2603" w:author="PR Preview" w:date="2026-01-01T00:00:00Z">
        <w:r>
          <w:t xml:space="preserve">,</w:t>
        </w:r>
      </w:ins>
      <w:ins w:id="2604" w:author="PR Preview" w:date="2026-01-01T00:00:00Z">
        <w:r>
          <w:t xml:space="preserve"> </w:t>
        </w:r>
      </w:ins>
      <w:ins w:id="2605" w:author="PR Preview" w:date="2026-01-01T00:00:00Z">
        <w:r>
          <w:t xml:space="preserve">the free encyclopedia.”</w:t>
        </w:r>
      </w:ins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2026. Available:</w:t>
        </w:r>
      </w:ins>
      <w:ins w:id="2608" w:author="PR Preview" w:date="2026-01-01T00:00:00Z">
        <w:r>
          <w:t xml:space="preserve"> </w:t>
        </w:r>
      </w:ins>
      <w:hyperlink r:id="rId394">
        <w:ins w:id="2609" w:author="PR Preview" w:date="2026-01-01T00:00:00Z">
          <w:r>
            <w:rPr>
              <w:rStyle w:val="Hyperlink"/>
            </w:rPr>
            <w:t xml:space="preserve">https://en.wikipedia.org/wiki/Pythagorean_trigonometric_identity</w:t>
          </w:r>
        </w:ins>
      </w:hyperlink>
    </w:p>
    <w:bookmarkEnd w:id="395"/>
    <w:bookmarkStart w:id="397" w:name="ref-wikipedia_imaginary_unit"/>
    <w:p>
      <w:pPr>
        <w:pStyle w:val="Bibliography"/>
      </w:pPr>
      <w:ins w:id="2610" w:author="PR Preview" w:date="2026-01-01T00:00:00Z">
        <w:r>
          <w:t xml:space="preserve">[41]</w:t>
        </w:r>
      </w:ins>
      <w:ins w:id="2611" w:author="PR Preview" w:date="2026-01-01T00:00:00Z">
        <w:r>
          <w:t xml:space="preserve"> </w:t>
        </w:r>
      </w:ins>
      <w:ins w:id="2612" w:author="PR Preview" w:date="2026-01-01T00:00:00Z">
        <w:r>
          <w:t xml:space="preserve">	</w:t>
        </w:r>
      </w:ins>
      <w:ins w:id="2613" w:author="PR Preview" w:date="2026-01-01T00:00:00Z">
        <w:r>
          <w:t xml:space="preserve">Wikipedia contributors,</w:t>
        </w:r>
      </w:ins>
      <w:ins w:id="2614" w:author="PR Preview" w:date="2026-01-01T00:00:00Z">
        <w:r>
          <w:t xml:space="preserve"> </w:t>
        </w:r>
      </w:ins>
      <w:ins w:id="2615" w:author="PR Preview" w:date="2026-01-01T00:00:00Z">
        <w:r>
          <w:t xml:space="preserve">“Imaginary unit —</w:t>
        </w:r>
      </w:ins>
      <w:ins w:id="2616" w:author="PR Preview" w:date="2026-01-01T00:00:00Z">
        <w:r>
          <w:t xml:space="preserve"> </w:t>
        </w:r>
      </w:ins>
      <w:ins w:id="2617" w:author="PR Preview" w:date="2026-01-01T00:00:00Z">
        <w:r>
          <w:t xml:space="preserve">Wikipedia</w:t>
        </w:r>
      </w:ins>
      <w:ins w:id="2618" w:author="PR Preview" w:date="2026-01-01T00:00:00Z">
        <w:r>
          <w:t xml:space="preserve">,</w:t>
        </w:r>
      </w:ins>
      <w:ins w:id="2619" w:author="PR Preview" w:date="2026-01-01T00:00:00Z">
        <w:r>
          <w:t xml:space="preserve"> </w:t>
        </w:r>
      </w:ins>
      <w:ins w:id="2620" w:author="PR Preview" w:date="2026-01-01T00:00:00Z">
        <w:r>
          <w:t xml:space="preserve">the free encyclopedia.”</w:t>
        </w:r>
      </w:ins>
      <w:ins w:id="2621" w:author="PR Preview" w:date="2026-01-01T00:00:00Z">
        <w:r>
          <w:t xml:space="preserve"> </w:t>
        </w:r>
      </w:ins>
      <w:ins w:id="2622" w:author="PR Preview" w:date="2026-01-01T00:00:00Z">
        <w:r>
          <w:t xml:space="preserve">2026. Available:</w:t>
        </w:r>
      </w:ins>
      <w:ins w:id="2623" w:author="PR Preview" w:date="2026-01-01T00:00:00Z">
        <w:r>
          <w:t xml:space="preserve"> </w:t>
        </w:r>
      </w:ins>
      <w:hyperlink r:id="rId396">
        <w:ins w:id="2624" w:author="PR Preview" w:date="2026-01-01T00:00:00Z">
          <w:r>
            <w:rPr>
              <w:rStyle w:val="Hyperlink"/>
            </w:rPr>
            <w:t xml:space="preserve">https://en.wikipedia.org/wiki/Imaginary_unit</w:t>
          </w:r>
        </w:ins>
      </w:hyperlink>
    </w:p>
    <w:bookmarkEnd w:id="397"/>
    <w:bookmarkStart w:id="399" w:name="ref-axler2024linear"/>
    <w:p>
      <w:pPr>
        <w:pStyle w:val="Bibliography"/>
      </w:pPr>
      <w:ins w:id="2625" w:author="PR Preview" w:date="2026-01-01T00:00:00Z">
        <w:r>
          <w:t xml:space="preserve">[42]</w:t>
        </w:r>
      </w:ins>
      <w:ins w:id="2626" w:author="PR Preview" w:date="2026-01-01T00:00:00Z">
        <w:r>
          <w:t xml:space="preserve"> </w:t>
        </w:r>
      </w:ins>
      <w:ins w:id="2627" w:author="PR Preview" w:date="2026-01-01T00:00:00Z">
        <w:r>
          <w:t xml:space="preserve">	</w:t>
        </w:r>
      </w:ins>
      <w:ins w:id="2628" w:author="PR Preview" w:date="2026-01-01T00:00:00Z">
        <w:r>
          <w:t xml:space="preserve">S. Axler,</w:t>
        </w:r>
      </w:ins>
      <w:ins w:id="2629" w:author="PR Preview" w:date="2026-01-01T00:00:00Z">
        <w:r>
          <w:t xml:space="preserve"> </w:t>
        </w:r>
      </w:ins>
      <w:ins w:id="2630" w:author="PR Preview" w:date="2026-01-01T00:00:00Z">
        <w:r>
          <w:rPr>
            <w:i/>
            <w:iCs/>
          </w:rPr>
          <w:t xml:space="preserve">Linear algebra done right</w:t>
        </w:r>
      </w:ins>
      <w:ins w:id="2631" w:author="PR Preview" w:date="2026-01-01T00:00:00Z">
        <w:r>
          <w:t xml:space="preserve">, 4th ed. in Undergraduate texts in mathematics. Springer, 2024. doi:</w:t>
        </w:r>
      </w:ins>
      <w:ins w:id="2632" w:author="PR Preview" w:date="2026-01-01T00:00:00Z">
        <w:r>
          <w:t xml:space="preserve"> </w:t>
        </w:r>
      </w:ins>
      <w:hyperlink r:id="rId398">
        <w:ins w:id="2633" w:author="PR Preview" w:date="2026-01-01T00:00:00Z">
          <w:r>
            <w:rPr>
              <w:rStyle w:val="Hyperlink"/>
            </w:rPr>
            <w:t xml:space="preserve">10.1007/978-3-031-41026-0</w:t>
          </w:r>
        </w:ins>
      </w:hyperlink>
      <w:ins w:id="2634" w:author="PR Preview" w:date="2026-01-01T00:00:00Z">
        <w:r>
          <w:t xml:space="preserve">.</w:t>
        </w:r>
      </w:ins>
    </w:p>
    <w:bookmarkEnd w:id="399"/>
    <w:bookmarkStart w:id="401" w:name="ref-wikipedia_complex_number"/>
    <w:p>
      <w:pPr>
        <w:pStyle w:val="Bibliography"/>
      </w:pPr>
      <w:ins w:id="2635" w:author="PR Preview" w:date="2026-01-01T00:00:00Z">
        <w:r>
          <w:t xml:space="preserve">[43]</w:t>
        </w:r>
      </w:ins>
      <w:ins w:id="2636" w:author="PR Preview" w:date="2026-01-01T00:00:00Z">
        <w:r>
          <w:t xml:space="preserve"> </w:t>
        </w:r>
      </w:ins>
      <w:ins w:id="2637" w:author="PR Preview" w:date="2026-01-01T00:00:00Z">
        <w:r>
          <w:t xml:space="preserve">	</w:t>
        </w:r>
      </w:ins>
      <w:ins w:id="2638" w:author="PR Preview" w:date="2026-01-01T00:00:00Z">
        <w:r>
          <w:t xml:space="preserve">Wikipedia contributors,</w:t>
        </w:r>
      </w:ins>
      <w:ins w:id="2639" w:author="PR Preview" w:date="2026-01-01T00:00:00Z">
        <w:r>
          <w:t xml:space="preserve"> </w:t>
        </w:r>
      </w:ins>
      <w:ins w:id="2640" w:author="PR Preview" w:date="2026-01-01T00:00:00Z">
        <w:r>
          <w:t xml:space="preserve">“Complex number —</w:t>
        </w:r>
      </w:ins>
      <w:ins w:id="2641" w:author="PR Preview" w:date="2026-01-01T00:00:00Z">
        <w:r>
          <w:t xml:space="preserve"> </w:t>
        </w:r>
      </w:ins>
      <w:ins w:id="2642" w:author="PR Preview" w:date="2026-01-01T00:00:00Z">
        <w:r>
          <w:t xml:space="preserve">Wikipedia</w:t>
        </w:r>
      </w:ins>
      <w:ins w:id="2643" w:author="PR Preview" w:date="2026-01-01T00:00:00Z">
        <w:r>
          <w:t xml:space="preserve">,</w:t>
        </w:r>
      </w:ins>
      <w:ins w:id="2644" w:author="PR Preview" w:date="2026-01-01T00:00:00Z">
        <w:r>
          <w:t xml:space="preserve"> </w:t>
        </w:r>
      </w:ins>
      <w:ins w:id="2645" w:author="PR Preview" w:date="2026-01-01T00:00:00Z">
        <w:r>
          <w:t xml:space="preserve">the free encyclopedia.”</w:t>
        </w:r>
      </w:ins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2026. Available:</w:t>
        </w:r>
      </w:ins>
      <w:ins w:id="2648" w:author="PR Preview" w:date="2026-01-01T00:00:00Z">
        <w:r>
          <w:t xml:space="preserve"> </w:t>
        </w:r>
      </w:ins>
      <w:hyperlink r:id="rId400">
        <w:ins w:id="2649" w:author="PR Preview" w:date="2026-01-01T00:00:00Z">
          <w:r>
            <w:rPr>
              <w:rStyle w:val="Hyperlink"/>
            </w:rPr>
            <w:t xml:space="preserve">https://en.wikipedia.org/wiki/Complex_number</w:t>
          </w:r>
        </w:ins>
      </w:hyperlink>
    </w:p>
    <w:bookmarkEnd w:id="401"/>
    <w:bookmarkStart w:id="403" w:name="ref-wikipedia_complex_conjugate"/>
    <w:p>
      <w:pPr>
        <w:pStyle w:val="Bibliography"/>
      </w:pPr>
      <w:ins w:id="2650" w:author="PR Preview" w:date="2026-01-01T00:00:00Z">
        <w:r>
          <w:t xml:space="preserve">[44]</w:t>
        </w:r>
      </w:ins>
      <w:ins w:id="2651" w:author="PR Preview" w:date="2026-01-01T00:00:00Z">
        <w:r>
          <w:t xml:space="preserve"> </w:t>
        </w:r>
      </w:ins>
      <w:ins w:id="2652" w:author="PR Preview" w:date="2026-01-01T00:00:00Z">
        <w:r>
          <w:t xml:space="preserve">	</w:t>
        </w:r>
      </w:ins>
      <w:ins w:id="2653" w:author="PR Preview" w:date="2026-01-01T00:00:00Z">
        <w:r>
          <w:t xml:space="preserve">Wikipedia contributors,</w:t>
        </w:r>
      </w:ins>
      <w:ins w:id="2654" w:author="PR Preview" w:date="2026-01-01T00:00:00Z">
        <w:r>
          <w:t xml:space="preserve"> </w:t>
        </w:r>
      </w:ins>
      <w:ins w:id="2655" w:author="PR Preview" w:date="2026-01-01T00:00:00Z">
        <w:r>
          <w:t xml:space="preserve">“Complex conjugate —</w:t>
        </w:r>
      </w:ins>
      <w:ins w:id="2656" w:author="PR Preview" w:date="2026-01-01T00:00:00Z">
        <w:r>
          <w:t xml:space="preserve"> </w:t>
        </w:r>
      </w:ins>
      <w:ins w:id="2657" w:author="PR Preview" w:date="2026-01-01T00:00:00Z">
        <w:r>
          <w:t xml:space="preserve">Wikipedia</w:t>
        </w:r>
      </w:ins>
      <w:ins w:id="2658" w:author="PR Preview" w:date="2026-01-01T00:00:00Z">
        <w:r>
          <w:t xml:space="preserve">,</w:t>
        </w:r>
      </w:ins>
      <w:ins w:id="2659" w:author="PR Preview" w:date="2026-01-01T00:00:00Z">
        <w:r>
          <w:t xml:space="preserve"> </w:t>
        </w:r>
      </w:ins>
      <w:ins w:id="2660" w:author="PR Preview" w:date="2026-01-01T00:00:00Z">
        <w:r>
          <w:t xml:space="preserve">the free encyclopedia.”</w:t>
        </w:r>
      </w:ins>
      <w:ins w:id="2661" w:author="PR Preview" w:date="2026-01-01T00:00:00Z">
        <w:r>
          <w:t xml:space="preserve"> </w:t>
        </w:r>
      </w:ins>
      <w:ins w:id="2662" w:author="PR Preview" w:date="2026-01-01T00:00:00Z">
        <w:r>
          <w:t xml:space="preserve">2026. Available:</w:t>
        </w:r>
      </w:ins>
      <w:ins w:id="2663" w:author="PR Preview" w:date="2026-01-01T00:00:00Z">
        <w:r>
          <w:t xml:space="preserve"> </w:t>
        </w:r>
      </w:ins>
      <w:hyperlink r:id="rId402">
        <w:ins w:id="2664" w:author="PR Preview" w:date="2026-01-01T00:00:00Z">
          <w:r>
            <w:rPr>
              <w:rStyle w:val="Hyperlink"/>
            </w:rPr>
            <w:t xml:space="preserve">https://en.wikipedia.org/wiki/Complex_conjugate</w:t>
          </w:r>
        </w:ins>
      </w:hyperlink>
    </w:p>
    <w:bookmarkEnd w:id="403"/>
    <w:bookmarkStart w:id="405" w:name="ref-abramson2021algebra"/>
    <w:p>
      <w:pPr>
        <w:pStyle w:val="Bibliography"/>
      </w:pPr>
      <w:ins w:id="2665" w:author="PR Preview" w:date="2026-01-01T00:00:00Z">
        <w:r>
          <w:t xml:space="preserve">[45]</w:t>
        </w:r>
      </w:ins>
      <w:ins w:id="2666" w:author="PR Preview" w:date="2026-01-01T00:00:00Z">
        <w:r>
          <w:t xml:space="preserve"> </w:t>
        </w:r>
      </w:ins>
      <w:ins w:id="2667" w:author="PR Preview" w:date="2026-01-01T00:00:00Z">
        <w:r>
          <w:t xml:space="preserve">	</w:t>
        </w:r>
      </w:ins>
      <w:ins w:id="2668" w:author="PR Preview" w:date="2026-01-01T00:00:00Z">
        <w:r>
          <w:t xml:space="preserve">J. Abramson</w:t>
        </w:r>
      </w:ins>
      <w:ins w:id="2669" w:author="PR Preview" w:date="2026-01-01T00:00:00Z">
        <w:r>
          <w:t xml:space="preserve"> </w:t>
        </w:r>
      </w:ins>
      <w:ins w:id="2670" w:author="PR Preview" w:date="2026-01-01T00:00:00Z">
        <w:r>
          <w:rPr>
            <w:i/>
            <w:iCs/>
          </w:rPr>
          <w:t xml:space="preserve">et al.</w:t>
        </w:r>
      </w:ins>
      <w:ins w:id="2671" w:author="PR Preview" w:date="2026-01-01T00:00:00Z">
        <w:r>
          <w:t xml:space="preserve">,</w:t>
        </w:r>
      </w:ins>
      <w:ins w:id="2672" w:author="PR Preview" w:date="2026-01-01T00:00:00Z">
        <w:r>
          <w:t xml:space="preserve"> </w:t>
        </w:r>
      </w:ins>
      <w:ins w:id="2673" w:author="PR Preview" w:date="2026-01-01T00:00:00Z">
        <w:r>
          <w:rPr>
            <w:i/>
            <w:iCs/>
          </w:rPr>
          <w:t xml:space="preserve">Algebra and trigonometry</w:t>
        </w:r>
      </w:ins>
      <w:ins w:id="2674" w:author="PR Preview" w:date="2026-01-01T00:00:00Z">
        <w:r>
          <w:t xml:space="preserve">, 2nd ed. OpenStax, 2021. Available:</w:t>
        </w:r>
      </w:ins>
      <w:ins w:id="2675" w:author="PR Preview" w:date="2026-01-01T00:00:00Z">
        <w:r>
          <w:t xml:space="preserve"> </w:t>
        </w:r>
      </w:ins>
      <w:hyperlink r:id="rId404">
        <w:ins w:id="2676" w:author="PR Preview" w:date="2026-01-01T00:00:00Z">
          <w:r>
            <w:rPr>
              <w:rStyle w:val="Hyperlink"/>
            </w:rPr>
            <w:t xml:space="preserve">https://openstax.org/books/algebra-and-trigonometry-2e/pages/preface</w:t>
          </w:r>
        </w:ins>
      </w:hyperlink>
    </w:p>
    <w:bookmarkEnd w:id="405"/>
    <w:bookmarkEnd w:id="406"/>
    <w:bookmarkEnd w:id="4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6" Type="http://schemas.openxmlformats.org/officeDocument/2006/relationships/image" Target="media/rId186.png"/><Relationship Id="rId287" Type="http://schemas.openxmlformats.org/officeDocument/2006/relationships/image" Target="media/rId287.png"/><Relationship Id="rId182" Type="http://schemas.openxmlformats.org/officeDocument/2006/relationships/hyperlink" Target="calculus-derivatives.html#def-limit" TargetMode="External"/><Relationship Id="rId193" Type="http://schemas.openxmlformats.org/officeDocument/2006/relationships/hyperlink" Target="calculus-integration.html#def-indefinite-integral" TargetMode="External"/><Relationship Id="rId177" Type="http://schemas.openxmlformats.org/officeDocument/2006/relationships/hyperlink" Target="calculus-integration.html#def-riemann-integral" TargetMode="External"/><Relationship Id="rId147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39" Type="http://schemas.openxmlformats.org/officeDocument/2006/relationships/hyperlink" Target="functions.qmd#def-inverse-function" TargetMode="External"/><Relationship Id="rId191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5" Type="http://schemas.openxmlformats.org/officeDocument/2006/relationships/hyperlink" Target="functions.qmd#def-sequence" TargetMode="External"/><Relationship Id="rId398" Type="http://schemas.openxmlformats.org/officeDocument/2006/relationships/hyperlink" Target="https://doi.org/10.1007/978-3-031-41026-0" TargetMode="External"/><Relationship Id="rId327" Type="http://schemas.openxmlformats.org/officeDocument/2006/relationships/hyperlink" Target="https://en.wikipedia.org/wiki/Absolute_value" TargetMode="External"/><Relationship Id="rId366" Type="http://schemas.openxmlformats.org/officeDocument/2006/relationships/hyperlink" Target="https://en.wikipedia.org/wiki/Affine_transformation" TargetMode="External"/><Relationship Id="rId333" Type="http://schemas.openxmlformats.org/officeDocument/2006/relationships/hyperlink" Target="https://en.wikipedia.org/wiki/Arg_max" TargetMode="External"/><Relationship Id="rId354" Type="http://schemas.openxmlformats.org/officeDocument/2006/relationships/hyperlink" Target="https://en.wikipedia.org/wiki/Associative_property" TargetMode="External"/><Relationship Id="rId337" Type="http://schemas.openxmlformats.org/officeDocument/2006/relationships/hyperlink" Target="https://en.wikipedia.org/wiki/Chord_(geometry)" TargetMode="External"/><Relationship Id="rId352" Type="http://schemas.openxmlformats.org/officeDocument/2006/relationships/hyperlink" Target="https://en.wikipedia.org/wiki/Commutative_property" TargetMode="External"/><Relationship Id="rId402" Type="http://schemas.openxmlformats.org/officeDocument/2006/relationships/hyperlink" Target="https://en.wikipedia.org/wiki/Complex_conjugate" TargetMode="External"/><Relationship Id="rId400" Type="http://schemas.openxmlformats.org/officeDocument/2006/relationships/hyperlink" Target="https://en.wikipedia.org/wiki/Complex_number" TargetMode="External"/><Relationship Id="rId384" Type="http://schemas.openxmlformats.org/officeDocument/2006/relationships/hyperlink" Target="https://en.wikipedia.org/wiki/Contour_line" TargetMode="External"/><Relationship Id="rId339" Type="http://schemas.openxmlformats.org/officeDocument/2006/relationships/hyperlink" Target="https://en.wikipedia.org/wiki/Convex_function" TargetMode="External"/><Relationship Id="rId356" Type="http://schemas.openxmlformats.org/officeDocument/2006/relationships/hyperlink" Target="https://en.wikipedia.org/wiki/Distributive_property" TargetMode="External"/><Relationship Id="rId37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74" Type="http://schemas.openxmlformats.org/officeDocument/2006/relationships/hyperlink" Target="https://en.wikipedia.org/wiki/Exponential_function" TargetMode="External"/><Relationship Id="rId323" Type="http://schemas.openxmlformats.org/officeDocument/2006/relationships/hyperlink" Target="https://en.wikipedia.org/wiki/Exponentiation" TargetMode="External"/><Relationship Id="rId319" Type="http://schemas.openxmlformats.org/officeDocument/2006/relationships/hyperlink" Target="https://en.wikipedia.org/wiki/Identity_(mathematics)" TargetMode="External"/><Relationship Id="rId350" Type="http://schemas.openxmlformats.org/officeDocument/2006/relationships/hyperlink" Target="https://en.wikipedia.org/wiki/Identity_element" TargetMode="External"/><Relationship Id="rId396" Type="http://schemas.openxmlformats.org/officeDocument/2006/relationships/hyperlink" Target="https://en.wikipedia.org/wiki/Imaginary_unit" TargetMode="External"/><Relationship Id="rId321" Type="http://schemas.openxmlformats.org/officeDocument/2006/relationships/hyperlink" Target="https://en.wikipedia.org/wiki/Inequality_(mathematics)" TargetMode="External"/><Relationship Id="rId348" Type="http://schemas.openxmlformats.org/officeDocument/2006/relationships/hyperlink" Target="https://en.wikipedia.org/wiki/Infimum_and_supremum" TargetMode="External"/><Relationship Id="rId341" Type="http://schemas.openxmlformats.org/officeDocument/2006/relationships/hyperlink" Target="https://en.wikipedia.org/wiki/Jensen%27s_inequality" TargetMode="External"/><Relationship Id="rId345" Type="http://schemas.openxmlformats.org/officeDocument/2006/relationships/hyperlink" Target="https://en.wikipedia.org/wiki/Least-upper-bound_property" TargetMode="External"/><Relationship Id="rId358" Type="http://schemas.openxmlformats.org/officeDocument/2006/relationships/hyperlink" Target="https://en.wikipedia.org/wiki/Like_terms" TargetMode="External"/><Relationship Id="rId372" Type="http://schemas.openxmlformats.org/officeDocument/2006/relationships/hyperlink" Target="https://en.wikipedia.org/wiki/Limit_of_a_sequence" TargetMode="External"/><Relationship Id="rId335" Type="http://schemas.openxmlformats.org/officeDocument/2006/relationships/hyperlink" Target="https://en.wikipedia.org/wiki/Line_segment" TargetMode="External"/><Relationship Id="rId370" Type="http://schemas.openxmlformats.org/officeDocument/2006/relationships/hyperlink" Target="https://en.wikipedia.org/wiki/Linear_function" TargetMode="External"/><Relationship Id="rId380" Type="http://schemas.openxmlformats.org/officeDocument/2006/relationships/hyperlink" Target="https://en.wikipedia.org/wiki/Logarithm" TargetMode="External"/><Relationship Id="rId331" Type="http://schemas.openxmlformats.org/officeDocument/2006/relationships/hyperlink" Target="https://en.wikipedia.org/wiki/Maxima_and_minima" TargetMode="External"/><Relationship Id="rId378" Type="http://schemas.openxmlformats.org/officeDocument/2006/relationships/hyperlink" Target="https://en.wikipedia.org/wiki/Natural_logarithm" TargetMode="External"/><Relationship Id="rId364" Type="http://schemas.openxmlformats.org/officeDocument/2006/relationships/hyperlink" Target="https://en.wikipedia.org/wiki/Parabola" TargetMode="External"/><Relationship Id="rId329" Type="http://schemas.openxmlformats.org/officeDocument/2006/relationships/hyperlink" Target="https://en.wikipedia.org/wiki/Percentage" TargetMode="External"/><Relationship Id="rId388" Type="http://schemas.openxmlformats.org/officeDocument/2006/relationships/hyperlink" Target="https://en.wikipedia.org/wiki/Pi" TargetMode="External"/><Relationship Id="rId360" Type="http://schemas.openxmlformats.org/officeDocument/2006/relationships/hyperlink" Target="https://en.wikipedia.org/wiki/Polynomial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394" Type="http://schemas.openxmlformats.org/officeDocument/2006/relationships/hyperlink" Target="https://en.wikipedia.org/wiki/Pythagorean_trigonometric_identity" TargetMode="External"/><Relationship Id="rId362" Type="http://schemas.openxmlformats.org/officeDocument/2006/relationships/hyperlink" Target="https://en.wikipedia.org/wiki/Quadratic_function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390" Type="http://schemas.openxmlformats.org/officeDocument/2006/relationships/hyperlink" Target="https://en.wikipedia.org/wiki/Sine_and_cosine" TargetMode="External"/><Relationship Id="rId368" Type="http://schemas.openxmlformats.org/officeDocument/2006/relationships/hyperlink" Target="https://en.wikipedia.org/wiki/Slope" TargetMode="External"/><Relationship Id="rId325" Type="http://schemas.openxmlformats.org/officeDocument/2006/relationships/hyperlink" Target="https://en.wikipedia.org/wiki/Square_root" TargetMode="External"/><Relationship Id="rId382" Type="http://schemas.openxmlformats.org/officeDocument/2006/relationships/hyperlink" Target="https://en.wikipedia.org/wiki/Tarski%27s_high_school_algebra_problem" TargetMode="External"/><Relationship Id="rId317" Type="http://schemas.openxmlformats.org/officeDocument/2006/relationships/hyperlink" Target="https://en.wikipedia.org/wiki/Transitive_relation" TargetMode="External"/><Relationship Id="rId392" Type="http://schemas.openxmlformats.org/officeDocument/2006/relationships/hyperlink" Target="https://en.wikipedia.org/wiki/Trigonometric_functions" TargetMode="External"/><Relationship Id="rId386" Type="http://schemas.openxmlformats.org/officeDocument/2006/relationships/hyperlink" Target="https://en.wikipedia.org/wiki/Unit_circle" TargetMode="External"/><Relationship Id="rId343" Type="http://schemas.openxmlformats.org/officeDocument/2006/relationships/hyperlink" Target="https://en.wikipedia.org/wiki/Upper_and_lower_bounds" TargetMode="External"/><Relationship Id="rId190" Type="http://schemas.openxmlformats.org/officeDocument/2006/relationships/hyperlink" Target="https://morrison-lab.github.io/pds/random-variables.html#def-random-variable" TargetMode="External"/><Relationship Id="rId404" Type="http://schemas.openxmlformats.org/officeDocument/2006/relationships/hyperlink" Target="https://openstax.org/books/algebra-and-trigonometry-2e/pages/preface" TargetMode="External"/><Relationship Id="rId221" Type="http://schemas.openxmlformats.org/officeDocument/2006/relationships/hyperlink" Target="linear-algebra-matrices.html#def-linear-map" TargetMode="External"/><Relationship Id="rId222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7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4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2" Type="http://schemas.openxmlformats.org/officeDocument/2006/relationships/hyperlink" Target="calculus-derivatives.html#def-limit" TargetMode="External"/><Relationship Id="rId193" Type="http://schemas.openxmlformats.org/officeDocument/2006/relationships/hyperlink" Target="calculus-integration.html#def-indefinite-integral" TargetMode="External"/><Relationship Id="rId177" Type="http://schemas.openxmlformats.org/officeDocument/2006/relationships/hyperlink" Target="calculus-integration.html#def-riemann-integral" TargetMode="External"/><Relationship Id="rId147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39" Type="http://schemas.openxmlformats.org/officeDocument/2006/relationships/hyperlink" Target="functions.qmd#def-inverse-function" TargetMode="External"/><Relationship Id="rId191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5" Type="http://schemas.openxmlformats.org/officeDocument/2006/relationships/hyperlink" Target="functions.qmd#def-sequence" TargetMode="External"/><Relationship Id="rId398" Type="http://schemas.openxmlformats.org/officeDocument/2006/relationships/hyperlink" Target="https://doi.org/10.1007/978-3-031-41026-0" TargetMode="External"/><Relationship Id="rId327" Type="http://schemas.openxmlformats.org/officeDocument/2006/relationships/hyperlink" Target="https://en.wikipedia.org/wiki/Absolute_value" TargetMode="External"/><Relationship Id="rId366" Type="http://schemas.openxmlformats.org/officeDocument/2006/relationships/hyperlink" Target="https://en.wikipedia.org/wiki/Affine_transformation" TargetMode="External"/><Relationship Id="rId333" Type="http://schemas.openxmlformats.org/officeDocument/2006/relationships/hyperlink" Target="https://en.wikipedia.org/wiki/Arg_max" TargetMode="External"/><Relationship Id="rId354" Type="http://schemas.openxmlformats.org/officeDocument/2006/relationships/hyperlink" Target="https://en.wikipedia.org/wiki/Associative_property" TargetMode="External"/><Relationship Id="rId337" Type="http://schemas.openxmlformats.org/officeDocument/2006/relationships/hyperlink" Target="https://en.wikipedia.org/wiki/Chord_(geometry)" TargetMode="External"/><Relationship Id="rId352" Type="http://schemas.openxmlformats.org/officeDocument/2006/relationships/hyperlink" Target="https://en.wikipedia.org/wiki/Commutative_property" TargetMode="External"/><Relationship Id="rId402" Type="http://schemas.openxmlformats.org/officeDocument/2006/relationships/hyperlink" Target="https://en.wikipedia.org/wiki/Complex_conjugate" TargetMode="External"/><Relationship Id="rId400" Type="http://schemas.openxmlformats.org/officeDocument/2006/relationships/hyperlink" Target="https://en.wikipedia.org/wiki/Complex_number" TargetMode="External"/><Relationship Id="rId384" Type="http://schemas.openxmlformats.org/officeDocument/2006/relationships/hyperlink" Target="https://en.wikipedia.org/wiki/Contour_line" TargetMode="External"/><Relationship Id="rId339" Type="http://schemas.openxmlformats.org/officeDocument/2006/relationships/hyperlink" Target="https://en.wikipedia.org/wiki/Convex_function" TargetMode="External"/><Relationship Id="rId356" Type="http://schemas.openxmlformats.org/officeDocument/2006/relationships/hyperlink" Target="https://en.wikipedia.org/wiki/Distributive_property" TargetMode="External"/><Relationship Id="rId37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74" Type="http://schemas.openxmlformats.org/officeDocument/2006/relationships/hyperlink" Target="https://en.wikipedia.org/wiki/Exponential_function" TargetMode="External"/><Relationship Id="rId323" Type="http://schemas.openxmlformats.org/officeDocument/2006/relationships/hyperlink" Target="https://en.wikipedia.org/wiki/Exponentiation" TargetMode="External"/><Relationship Id="rId319" Type="http://schemas.openxmlformats.org/officeDocument/2006/relationships/hyperlink" Target="https://en.wikipedia.org/wiki/Identity_(mathematics)" TargetMode="External"/><Relationship Id="rId350" Type="http://schemas.openxmlformats.org/officeDocument/2006/relationships/hyperlink" Target="https://en.wikipedia.org/wiki/Identity_element" TargetMode="External"/><Relationship Id="rId396" Type="http://schemas.openxmlformats.org/officeDocument/2006/relationships/hyperlink" Target="https://en.wikipedia.org/wiki/Imaginary_unit" TargetMode="External"/><Relationship Id="rId321" Type="http://schemas.openxmlformats.org/officeDocument/2006/relationships/hyperlink" Target="https://en.wikipedia.org/wiki/Inequality_(mathematics)" TargetMode="External"/><Relationship Id="rId348" Type="http://schemas.openxmlformats.org/officeDocument/2006/relationships/hyperlink" Target="https://en.wikipedia.org/wiki/Infimum_and_supremum" TargetMode="External"/><Relationship Id="rId341" Type="http://schemas.openxmlformats.org/officeDocument/2006/relationships/hyperlink" Target="https://en.wikipedia.org/wiki/Jensen%27s_inequality" TargetMode="External"/><Relationship Id="rId345" Type="http://schemas.openxmlformats.org/officeDocument/2006/relationships/hyperlink" Target="https://en.wikipedia.org/wiki/Least-upper-bound_property" TargetMode="External"/><Relationship Id="rId358" Type="http://schemas.openxmlformats.org/officeDocument/2006/relationships/hyperlink" Target="https://en.wikipedia.org/wiki/Like_terms" TargetMode="External"/><Relationship Id="rId372" Type="http://schemas.openxmlformats.org/officeDocument/2006/relationships/hyperlink" Target="https://en.wikipedia.org/wiki/Limit_of_a_sequence" TargetMode="External"/><Relationship Id="rId335" Type="http://schemas.openxmlformats.org/officeDocument/2006/relationships/hyperlink" Target="https://en.wikipedia.org/wiki/Line_segment" TargetMode="External"/><Relationship Id="rId370" Type="http://schemas.openxmlformats.org/officeDocument/2006/relationships/hyperlink" Target="https://en.wikipedia.org/wiki/Linear_function" TargetMode="External"/><Relationship Id="rId380" Type="http://schemas.openxmlformats.org/officeDocument/2006/relationships/hyperlink" Target="https://en.wikipedia.org/wiki/Logarithm" TargetMode="External"/><Relationship Id="rId331" Type="http://schemas.openxmlformats.org/officeDocument/2006/relationships/hyperlink" Target="https://en.wikipedia.org/wiki/Maxima_and_minima" TargetMode="External"/><Relationship Id="rId378" Type="http://schemas.openxmlformats.org/officeDocument/2006/relationships/hyperlink" Target="https://en.wikipedia.org/wiki/Natural_logarithm" TargetMode="External"/><Relationship Id="rId364" Type="http://schemas.openxmlformats.org/officeDocument/2006/relationships/hyperlink" Target="https://en.wikipedia.org/wiki/Parabola" TargetMode="External"/><Relationship Id="rId329" Type="http://schemas.openxmlformats.org/officeDocument/2006/relationships/hyperlink" Target="https://en.wikipedia.org/wiki/Percentage" TargetMode="External"/><Relationship Id="rId388" Type="http://schemas.openxmlformats.org/officeDocument/2006/relationships/hyperlink" Target="https://en.wikipedia.org/wiki/Pi" TargetMode="External"/><Relationship Id="rId360" Type="http://schemas.openxmlformats.org/officeDocument/2006/relationships/hyperlink" Target="https://en.wikipedia.org/wiki/Polynomial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394" Type="http://schemas.openxmlformats.org/officeDocument/2006/relationships/hyperlink" Target="https://en.wikipedia.org/wiki/Pythagorean_trigonometric_identity" TargetMode="External"/><Relationship Id="rId362" Type="http://schemas.openxmlformats.org/officeDocument/2006/relationships/hyperlink" Target="https://en.wikipedia.org/wiki/Quadratic_function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390" Type="http://schemas.openxmlformats.org/officeDocument/2006/relationships/hyperlink" Target="https://en.wikipedia.org/wiki/Sine_and_cosine" TargetMode="External"/><Relationship Id="rId368" Type="http://schemas.openxmlformats.org/officeDocument/2006/relationships/hyperlink" Target="https://en.wikipedia.org/wiki/Slope" TargetMode="External"/><Relationship Id="rId325" Type="http://schemas.openxmlformats.org/officeDocument/2006/relationships/hyperlink" Target="https://en.wikipedia.org/wiki/Square_root" TargetMode="External"/><Relationship Id="rId382" Type="http://schemas.openxmlformats.org/officeDocument/2006/relationships/hyperlink" Target="https://en.wikipedia.org/wiki/Tarski%27s_high_school_algebra_problem" TargetMode="External"/><Relationship Id="rId317" Type="http://schemas.openxmlformats.org/officeDocument/2006/relationships/hyperlink" Target="https://en.wikipedia.org/wiki/Transitive_relation" TargetMode="External"/><Relationship Id="rId392" Type="http://schemas.openxmlformats.org/officeDocument/2006/relationships/hyperlink" Target="https://en.wikipedia.org/wiki/Trigonometric_functions" TargetMode="External"/><Relationship Id="rId386" Type="http://schemas.openxmlformats.org/officeDocument/2006/relationships/hyperlink" Target="https://en.wikipedia.org/wiki/Unit_circle" TargetMode="External"/><Relationship Id="rId343" Type="http://schemas.openxmlformats.org/officeDocument/2006/relationships/hyperlink" Target="https://en.wikipedia.org/wiki/Upper_and_lower_bounds" TargetMode="External"/><Relationship Id="rId190" Type="http://schemas.openxmlformats.org/officeDocument/2006/relationships/hyperlink" Target="https://morrison-lab.github.io/pds/random-variables.html#def-random-variable" TargetMode="External"/><Relationship Id="rId404" Type="http://schemas.openxmlformats.org/officeDocument/2006/relationships/hyperlink" Target="https://openstax.org/books/algebra-and-trigonometry-2e/pages/preface" TargetMode="External"/><Relationship Id="rId221" Type="http://schemas.openxmlformats.org/officeDocument/2006/relationships/hyperlink" Target="linear-algebra-matrices.html#def-linear-map" TargetMode="External"/><Relationship Id="rId222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7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4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2026-10-18T19:09:32Z</dcterms:created>
  <dcterms:modified xsi:type="dcterms:W3CDTF">2026-10-18T19:09:32Z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