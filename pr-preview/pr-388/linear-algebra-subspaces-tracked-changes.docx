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0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linear independence and dependence, with examples</w:delText>
        </w:r>
      </w:del>
    </w:p>
    <w:p>
      <w:pPr>
        <w:numPr>
          <w:ilvl w:val="0"/>
          <w:numId w:val="1010"/>
        </w:numPr>
      </w:pPr>
      <w:del w:id="7" w:author="PR Preview" w:date="2026-01-01T00:00:00Z">
        <w:r>
          <w:delText xml:space="preserve">Wikipedia contributors [5]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the span of a set of vectors</w:delText>
        </w:r>
      </w:del>
    </w:p>
    <w:p>
      <w:pPr>
        <w:numPr>
          <w:ilvl w:val="0"/>
          <w:numId w:val="1010"/>
        </w:numPr>
      </w:pPr>
      <w:del w:id="10" w:author="PR Preview" w:date="2026-01-01T00:00:00Z">
        <w:r>
          <w:delText xml:space="preserve">Wikipedia contributors [4]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linear subspaces</w:delText>
        </w:r>
      </w:del>
    </w:p>
    <w:p>
      <w:pPr>
        <w:numPr>
          <w:ilvl w:val="0"/>
          <w:numId w:val="1010"/>
        </w:numPr>
      </w:pPr>
      <w:del w:id="13" w:author="PR Preview" w:date="2026-01-01T00:00:00Z">
        <w:r>
          <w:delText xml:space="preserve">Wikipedia contributors [6]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bases and dimension</w:delText>
        </w:r>
      </w:del>
    </w:p>
    <w:p>
      <w:pPr>
        <w:numPr>
          <w:ilvl w:val="0"/>
          <w:numId w:val="1010"/>
        </w:numPr>
      </w:pPr>
      <w:del w:id="16" w:author="PR Preview" w:date="2026-01-01T00:00:00Z">
        <w:r>
          <w:delText xml:space="preserve">Wikipedia contributors [7]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coordinates relative to a basis</w:delText>
        </w:r>
      </w:del>
    </w:p>
    <w:p>
      <w:pPr>
        <w:numPr>
          <w:ilvl w:val="0"/>
          <w:numId w:val="1010"/>
        </w:numPr>
      </w:pPr>
      <w:del w:id="19" w:author="PR Preview" w:date="2026-01-01T00:00:00Z">
        <w:r>
          <w:delText xml:space="preserve">Wikipedia contributors [2]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the rank of a matrix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2026-10-18T19:41:50Z</dcterms:created>
  <dcterms:modified xsi:type="dcterms:W3CDTF">2026-10-18T19:41:50Z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