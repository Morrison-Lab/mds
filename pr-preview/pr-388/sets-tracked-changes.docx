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numPr>
          <w:ilvl w:val="0"/>
          <w:numId w:val="1009"/>
        </w:numPr>
      </w:pPr>
      <w:del w:id="3" w:author="PR Preview" w:date="2026-01-01T00:00:00Z">
        <w:r>
          <w:delText xml:space="preserve">Wikipedia contributors [1]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— sets, with the naive and axiomatic views</w:delText>
        </w:r>
      </w:del>
    </w:p>
    <w:p>
      <w:pPr>
        <w:numPr>
          <w:ilvl w:val="0"/>
          <w:numId w:val="1009"/>
        </w:numPr>
      </w:pPr>
      <w:del w:id="6" w:author="PR Preview" w:date="2026-01-01T00:00:00Z">
        <w:r>
          <w:delText xml:space="preserve">Wikipedia contributors [2]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— set-builder notation</w:delText>
        </w:r>
      </w:del>
    </w:p>
    <w:p>
      <w:pPr>
        <w:numPr>
          <w:ilvl w:val="0"/>
          <w:numId w:val="1009"/>
        </w:numPr>
      </w:pPr>
      <w:del w:id="9" w:author="PR Preview" w:date="2026-01-01T00:00:00Z">
        <w:r>
          <w:delText xml:space="preserve">Wikipedia contributors [3]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— intervals and their endpoints</w:delText>
        </w:r>
      </w:del>
    </w:p>
    <w:p>
      <w:pPr>
        <w:numPr>
          <w:ilvl w:val="0"/>
          <w:numId w:val="1009"/>
        </w:numPr>
      </w:pPr>
      <w:del w:id="12" w:author="PR Preview" w:date="2026-01-01T00:00:00Z">
        <w:r>
          <w:delText xml:space="preserve">Wikipedia contributors [4]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— subsets and the symbol conventions</w:delText>
        </w:r>
      </w:del>
    </w:p>
    <w:p>
      <w:pPr>
        <w:numPr>
          <w:ilvl w:val="0"/>
          <w:numId w:val="1009"/>
        </w:numPr>
      </w:pPr>
      <w:del w:id="15" w:author="PR Preview" w:date="2026-01-01T00:00:00Z">
        <w:r>
          <w:delText xml:space="preserve">Wikipedia contributors [5]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— the empty set</w:delText>
        </w:r>
      </w:del>
    </w:p>
    <w:p>
      <w:pPr>
        <w:numPr>
          <w:ilvl w:val="0"/>
          <w:numId w:val="1009"/>
        </w:numPr>
      </w:pPr>
      <w:del w:id="18" w:author="PR Preview" w:date="2026-01-01T00:00:00Z">
        <w:r>
          <w:delText xml:space="preserve">Wikipedia contributors [6]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— vacuous truth</w:delText>
        </w:r>
      </w:del>
    </w:p>
    <w:p>
      <w:pPr>
        <w:numPr>
          <w:ilvl w:val="0"/>
          <w:numId w:val="1009"/>
        </w:numPr>
      </w:pPr>
      <w:del w:id="21" w:author="PR Preview" w:date="2026-01-01T00:00:00Z">
        <w:r>
          <w:delText xml:space="preserve">Wikipedia contributors [7]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— families of sets</w:delText>
        </w:r>
      </w:del>
    </w:p>
    <w:p>
      <w:pPr>
        <w:numPr>
          <w:ilvl w:val="0"/>
          <w:numId w:val="1009"/>
        </w:numPr>
      </w:pPr>
      <w:del w:id="24" w:author="PR Preview" w:date="2026-01-01T00:00:00Z">
        <w:r>
          <w:delText xml:space="preserve">Wikipedia contributors [8]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— index sets</w:delText>
        </w:r>
      </w:del>
    </w:p>
    <w:p>
      <w:pPr>
        <w:numPr>
          <w:ilvl w:val="0"/>
          <w:numId w:val="1009"/>
        </w:numPr>
      </w:pPr>
      <w:del w:id="27" w:author="PR Preview" w:date="2026-01-01T00:00:00Z">
        <w:r>
          <w:delText xml:space="preserve">Wikipedia contributors [9]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— indexed families</w:delText>
        </w:r>
      </w:del>
    </w:p>
    <w:p>
      <w:pPr>
        <w:numPr>
          <w:ilvl w:val="0"/>
          <w:numId w:val="1009"/>
        </w:numPr>
      </w:pPr>
      <w:del w:id="30" w:author="PR Preview" w:date="2026-01-01T00:00:00Z">
        <w:r>
          <w:delText xml:space="preserve">Wikipedia contributors [10]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— unions of sets</w:delText>
        </w:r>
      </w:del>
    </w:p>
    <w:p>
      <w:pPr>
        <w:numPr>
          <w:ilvl w:val="0"/>
          <w:numId w:val="1009"/>
        </w:numPr>
      </w:pPr>
      <w:del w:id="33" w:author="PR Preview" w:date="2026-01-01T00:00:00Z">
        <w:r>
          <w:delText xml:space="preserve">Wikipedia contributors [11]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— intersections of sets</w:delText>
        </w:r>
      </w:del>
    </w:p>
    <w:p>
      <w:pPr>
        <w:numPr>
          <w:ilvl w:val="0"/>
          <w:numId w:val="1009"/>
        </w:numPr>
      </w:pPr>
      <w:del w:id="36" w:author="PR Preview" w:date="2026-01-01T00:00:00Z">
        <w:r>
          <w:delText xml:space="preserve">Wikipedia contributors [12]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— complements and set differences</w:delText>
        </w:r>
      </w:del>
    </w:p>
    <w:p>
      <w:pPr>
        <w:numPr>
          <w:ilvl w:val="0"/>
          <w:numId w:val="1009"/>
        </w:numPr>
      </w:pPr>
      <w:del w:id="39" w:author="PR Preview" w:date="2026-01-01T00:00:00Z">
        <w:r>
          <w:delText xml:space="preserve">Wikipedia contributors [13]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— De Morgan’s laws</w:delText>
        </w:r>
      </w:del>
    </w:p>
    <w:p>
      <w:pPr>
        <w:numPr>
          <w:ilvl w:val="0"/>
          <w:numId w:val="1009"/>
        </w:numPr>
      </w:pPr>
      <w:del w:id="42" w:author="PR Preview" w:date="2026-01-01T00:00:00Z">
        <w:r>
          <w:delText xml:space="preserve">Wikipedia contributors [14]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— ordered pairs</w:delText>
        </w:r>
      </w:del>
    </w:p>
    <w:p>
      <w:pPr>
        <w:numPr>
          <w:ilvl w:val="0"/>
          <w:numId w:val="1009"/>
        </w:numPr>
      </w:pPr>
      <w:del w:id="45" w:author="PR Preview" w:date="2026-01-01T00:00:00Z">
        <w:r>
          <w:delText xml:space="preserve">Wikipedia contributors [15]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— Cartesian products</w:delText>
        </w:r>
      </w:del>
    </w:p>
    <w:p>
      <w:pPr>
        <w:numPr>
          <w:ilvl w:val="0"/>
          <w:numId w:val="1009"/>
        </w:numPr>
      </w:pPr>
      <w:del w:id="48" w:author="PR Preview" w:date="2026-01-01T00:00:00Z">
        <w:r>
          <w:delText xml:space="preserve">Wikipedia contributors [16]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— the extended real number line</w:delText>
        </w:r>
      </w:del>
    </w:p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2026-10-18T20:03:07Z</dcterms:created>
  <dcterms:modified xsi:type="dcterms:W3CDTF">2026-10-18T20:03:07Z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