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Fubini–Tonelli theorem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states conditions under which the order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integration in a double integral can be exchanged.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state them in two settings: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Riemann version (</w:delText>
        </w:r>
      </w:del>
      <w:hyperlink w:anchor="thm-fubini">
        <w:del w:id="1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5" w:author="PR Preview" w:date="2026-01-01T00:00:00Z">
        <w:r>
          <w:delText xml:space="preserve">) is what applied courses usually use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 double integrals of continuous functions on simple regions;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21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measure-theoretic versions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thm-tonelli-measure">
        <w:del w:id="2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hyperlink w:anchor="thm-fubini-measure">
        <w:del w:id="3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" w:author="PR Preview" w:date="2026-01-01T00:00:00Z">
        <w:r>
          <w:delText xml:space="preserve">) are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included to make the</w:delText>
        </w:r>
      </w:del>
      <w:del w:id="34" w:author="PR Preview" w:date="2026-01-01T00:00:00Z">
        <w:r>
          <w:delText xml:space="preserve"> </w:delText>
        </w:r>
      </w:del>
      <w:hyperlink r:id="rId10">
        <w:del w:id="35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corollary in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i/>
            <w:iCs/>
          </w:rPr>
          <w:delText xml:space="preserve">Probability for Data Science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42" w:author="PR Preview" w:date="2026-01-01T00:00:00Z">
        <w:r>
          <w:rPr>
            <w:b/>
            <w:bCs/>
          </w:rPr>
          <w:delText xml:space="preserve">Definition 1 (Double integral)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Let</w:delText>
        </w:r>
      </w:del>
      <w:del w:id="45" w:author="PR Preview" w:date="2026-01-01T00:00:00Z">
        <w:r>
          <w:delText xml:space="preserve"> </w:delText>
        </w:r>
      </w:del>
      <m:oMath>
        <m:r>
          <m:t>f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be a bounded function on a closed, bounded plane region</w:delText>
        </w:r>
      </w:del>
      <w:del w:id="4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[1]</w:delText>
        </w:r>
      </w:del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Cover</w:delText>
        </w:r>
      </w:del>
      <w:del w:id="54" w:author="PR Preview" w:date="2026-01-01T00:00:00Z">
        <w:r>
          <w:delText xml:space="preserve"> </w:delText>
        </w:r>
      </w:del>
      <m:oMath>
        <m:r>
          <m:t>R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with a grid of rectangles,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keep the</w:delText>
        </w:r>
      </w:del>
      <w:del w:id="59" w:author="PR Preview" w:date="2026-01-01T00:00:00Z">
        <w:r>
          <w:delText xml:space="preserve"> </w:delText>
        </w:r>
      </w:del>
      <m:oMath>
        <m:r>
          <m:t>n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rectangles that lie entirely inside</w:delText>
        </w:r>
      </w:del>
      <w:del w:id="62" w:author="PR Preview" w:date="2026-01-01T00:00:00Z">
        <w:r>
          <w:delText xml:space="preserve"> </w:delText>
        </w:r>
      </w:del>
      <m:oMath>
        <m:r>
          <m:t>R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with areas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 choose a point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in the</w:delText>
        </w:r>
      </w:del>
      <w:del w:id="73" w:author="PR Preview" w:date="2026-01-01T00:00:00Z">
        <w:r>
          <w:delText xml:space="preserve"> </w:delText>
        </w:r>
      </w:del>
      <m:oMath>
        <m:r>
          <m:t>i</m:t>
        </m:r>
      </m:oMath>
      <w:del w:id="74" w:author="PR Preview" w:date="2026-01-01T00:00:00Z">
        <w:r>
          <w:delText xml:space="preserve">-th rectangle.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The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rPr>
            <w:b/>
            <w:bCs/>
          </w:rPr>
          <w:delText xml:space="preserve">double integral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</w:delText>
        </w:r>
      </w:del>
      <w:del w:id="81" w:author="PR Preview" w:date="2026-01-01T00:00:00Z">
        <w:r>
          <w:delText xml:space="preserve"> </w:delText>
        </w:r>
      </w:del>
      <m:oMath>
        <m:r>
          <m:t>f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over</w:delText>
        </w:r>
      </w:del>
      <w:del w:id="84" w:author="PR Preview" w:date="2026-01-01T00:00:00Z">
        <w:r>
          <w:delText xml:space="preserve"> </w:delText>
        </w:r>
      </w:del>
      <m:oMath>
        <m:r>
          <m:t>R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</w:delText>
        </w:r>
      </w:del>
    </w:p>
    <w:p>
      <w:pPr>
        <w:pStyle w:val="FirstParagraph"/>
      </w:pPr>
      <w:ins w:id="87" w:author="PR Preview" w:date="2026-01-01T00:00:00Z">
        <w:r>
          <w:t xml:space="preserve">The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Fubini–Tonelli theorem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states conditions under which the order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of integration in a double integral can be exchanged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[1]</w:t>
        </w:r>
      </w:ins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We state them in two settings: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Riemann version (</w:t>
        </w:r>
      </w:ins>
      <w:hyperlink w:anchor="thm-fubini">
        <w:ins w:id="10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02" w:author="PR Preview" w:date="2026-01-01T00:00:00Z">
        <w:r>
          <w:t xml:space="preserve">) is what applied courses usually use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for double integrals of continuous functions on simple regions;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108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measure-theoretic versions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(</w:t>
        </w:r>
      </w:ins>
      <w:hyperlink w:anchor="thm-tonelli-measure">
        <w:ins w:id="11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</w:t>
        </w:r>
      </w:ins>
      <w:ins w:id="116" w:author="PR Preview" w:date="2026-01-01T00:00:00Z">
        <w:r>
          <w:t xml:space="preserve"> </w:t>
        </w:r>
      </w:ins>
      <w:hyperlink w:anchor="thm-fubini-measure">
        <w:ins w:id="11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8" w:author="PR Preview" w:date="2026-01-01T00:00:00Z">
        <w:r>
          <w:t xml:space="preserve">) are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included to make the</w:t>
        </w:r>
      </w:ins>
      <w:ins w:id="121" w:author="PR Preview" w:date="2026-01-01T00:00:00Z">
        <w:r>
          <w:t xml:space="preserve"> </w:t>
        </w:r>
      </w:ins>
      <w:hyperlink r:id="rId10">
        <w:ins w:id="122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corollary in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i/>
            <w:iCs/>
          </w:rPr>
          <w:t xml:space="preserve">Probability for Data Science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follow from a stated theorem rather than from an aside.</w:t>
        </w:r>
      </w:ins>
    </w:p>
    <w:bookmarkStart w:id="11" w:name="def-double-integral"/>
    <w:p>
      <w:pPr>
        <w:pStyle w:val="BodyText"/>
      </w:pPr>
      <w:ins w:id="129" w:author="PR Preview" w:date="2026-01-01T00:00:00Z">
        <w:r>
          <w:rPr>
            <w:b/>
            <w:bCs/>
          </w:rPr>
          <w:t xml:space="preserve">Definition 1 (Double integral)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Let</w:t>
        </w:r>
      </w:ins>
      <w:ins w:id="132" w:author="PR Preview" w:date="2026-01-01T00:00:00Z">
        <w:r>
          <w:t xml:space="preserve"> </w:t>
        </w:r>
      </w:ins>
      <m:oMath>
        <m:r>
          <m:t>f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be a bounded function on a closed, bounded plane region</w:t>
        </w:r>
      </w:ins>
      <w:ins w:id="13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[2]</w:t>
        </w:r>
      </w:ins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Cover</w:t>
        </w:r>
      </w:ins>
      <w:ins w:id="141" w:author="PR Preview" w:date="2026-01-01T00:00:00Z">
        <w:r>
          <w:t xml:space="preserve"> </w:t>
        </w:r>
      </w:ins>
      <m:oMath>
        <m:r>
          <m:t>R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 a grid of rectangles,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keep the</w:t>
        </w:r>
      </w:ins>
      <w:ins w:id="146" w:author="PR Preview" w:date="2026-01-01T00:00:00Z">
        <w:r>
          <w:t xml:space="preserve"> </w:t>
        </w:r>
      </w:ins>
      <m:oMath>
        <m:r>
          <m:t>n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rectangles that lie entirely inside</w:t>
        </w:r>
      </w:ins>
      <w:ins w:id="149" w:author="PR Preview" w:date="2026-01-01T00:00:00Z">
        <w:r>
          <w:t xml:space="preserve"> </w:t>
        </w:r>
      </w:ins>
      <m:oMath>
        <m:r>
          <m:t>R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with areas</w:t>
        </w:r>
      </w:ins>
      <w:ins w:id="15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 choose a point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in the</w:t>
        </w:r>
      </w:ins>
      <w:ins w:id="160" w:author="PR Preview" w:date="2026-01-01T00:00:00Z">
        <w:r>
          <w:t xml:space="preserve"> </w:t>
        </w:r>
      </w:ins>
      <m:oMath>
        <m:r>
          <m:t>i</m:t>
        </m:r>
      </m:oMath>
      <w:ins w:id="161" w:author="PR Preview" w:date="2026-01-01T00:00:00Z">
        <w:r>
          <w:t xml:space="preserve">-th rectangle.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double integral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</w:t>
        </w:r>
      </w:ins>
      <w:ins w:id="168" w:author="PR Preview" w:date="2026-01-01T00:00:00Z">
        <w:r>
          <w:t xml:space="preserve"> </w:t>
        </w:r>
      </w:ins>
      <m:oMath>
        <m:r>
          <m:t>f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over</w:t>
        </w:r>
      </w:ins>
      <w:ins w:id="171" w:author="PR Preview" w:date="2026-01-01T00:00:00Z">
        <w:r>
          <w:t xml:space="preserve"> </w:t>
        </w:r>
      </w:ins>
      <m:oMath>
        <m:r>
          <m:t>R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del w:id="174" w:author="PR Preview" w:date="2026-01-01T00:00:00Z">
        <w:r>
          <w:delText xml:space="preserve">[2, Sec. 14.2]</w:delText>
        </w:r>
      </w:del>
    </w:p>
    <w:p>
      <w:pPr>
        <w:pStyle w:val="BodyText"/>
      </w:pPr>
      <w:ins w:id="175" w:author="PR Preview" w:date="2026-01-01T00:00:00Z">
        <w:r>
          <w:t xml:space="preserve">[3, Sec. 14.2]</w:t>
        </w:r>
      </w:ins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del w:id="176" w:author="PR Preview" w:date="2026-01-01T00:00:00Z">
        <w:r>
          <w:rPr>
            <w:b/>
            <w:bCs/>
          </w:rPr>
          <w:delText xml:space="preserve">Definition 2 (Iterated integral)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iterated integral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 an integral of an integral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[3]</w:delText>
        </w:r>
      </w:del>
      <w:del w:id="185" w:author="PR Preview" w:date="2026-01-01T00:00:00Z">
        <w:r>
          <w:delText xml:space="preserve">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2 (Iterated integral)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iterated integral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an integral of an integral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[4]</w:t>
        </w:r>
      </w:ins>
      <w:ins w:id="1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del w:id="196" w:author="PR Preview" w:date="2026-01-01T00:00:00Z">
        <w:r>
          <w:rPr>
            <w:b/>
            <w:bCs/>
          </w:rPr>
          <w:delText xml:space="preserve">Theorem 1 (Fubini’s theorem (Riemann version))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Let</w:delText>
        </w:r>
      </w:del>
      <w:del w:id="199" w:author="PR Preview" w:date="2026-01-01T00:00:00Z">
        <w:r>
          <w:delText xml:space="preserve"> </w:delText>
        </w:r>
      </w:del>
      <m:oMath>
        <m:r>
          <m:t>f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be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rPr>
            <w:b/>
            <w:bCs/>
          </w:rPr>
          <w:delText xml:space="preserve">continuous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on a plane region</w:delText>
        </w:r>
      </w:del>
      <w:del w:id="20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[4]</w:delText>
        </w:r>
      </w:del>
      <w:del w:id="209" w:author="PR Preview" w:date="2026-01-01T00:00:00Z">
        <w:r>
          <w:delText xml:space="preserve">.</w:delText>
        </w:r>
      </w:del>
    </w:p>
    <w:p>
      <w:pPr>
        <w:pStyle w:val="FirstParagraph"/>
      </w:pPr>
      <w:ins w:id="210" w:author="PR Preview" w:date="2026-01-01T00:00:00Z">
        <w:r>
          <w:rPr>
            <w:b/>
            <w:bCs/>
          </w:rPr>
          <w:t xml:space="preserve">Theorem 1 (Fubini’s theorem (Riemann version))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Let</w:t>
        </w:r>
      </w:ins>
      <w:ins w:id="213" w:author="PR Preview" w:date="2026-01-01T00:00:00Z">
        <w:r>
          <w:t xml:space="preserve"> </w:t>
        </w:r>
      </w:ins>
      <m:oMath>
        <m:r>
          <m:t>f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be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rPr>
            <w:b/>
            <w:bCs/>
          </w:rPr>
          <w:t xml:space="preserve">continuous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on a plane region</w:t>
        </w:r>
      </w:ins>
      <w:ins w:id="22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[5]</w:t>
        </w:r>
      </w:ins>
      <w:ins w:id="223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del w:id="224" w:author="PR Preview" w:date="2026-01-01T00:00:00Z">
        <w:r>
          <w:delText xml:space="preserve">[2], Theorem 14.2, p. 982</w:delText>
        </w:r>
      </w:del>
    </w:p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Example 3 (Changing the order of integration for a non-rectangular region)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Adapted from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[2, Sec. 14.2], Example 4, pp. 984–985</w:delText>
        </w:r>
      </w:del>
      <w:del w:id="230" w:author="PR Preview" w:date="2026-01-01T00:00:00Z">
        <w:r>
          <w:delText xml:space="preserve">.</w:delText>
        </w:r>
      </w:del>
    </w:p>
    <w:p>
      <w:pPr>
        <w:pStyle w:val="BodyText"/>
      </w:pPr>
      <w:ins w:id="231" w:author="PR Preview" w:date="2026-01-01T00:00:00Z">
        <w:r>
          <w:t xml:space="preserve">[3], Theorem 14.2, p. 982</w:t>
        </w:r>
      </w:ins>
    </w:p>
    <w:bookmarkEnd w:id="15"/>
    <w:bookmarkStart w:id="29" w:name="exm-fubini-nonrect"/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3 (Changing the order of integration for a non-rectangular region)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Adapted from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[3, Sec. 14.2], Example 4, pp. 984–985</w:t>
        </w:r>
      </w:ins>
      <w:ins w:id="237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del w:id="238" w:author="PR Preview" w:date="2026-01-01T00:00:00Z">
        <w:r>
          <w:rPr>
            <w:b/>
            <w:bCs/>
          </w:rPr>
          <w:delText xml:space="preserve">Exercise 1 (Double integral over a triangular region)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Adapted from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Miller [5]</w:delText>
        </w:r>
      </w:del>
      <w:del w:id="243" w:author="PR Preview" w:date="2026-01-01T00:00:00Z">
        <w:r>
          <w:delText xml:space="preserve">, Question 1.1.50.</w:delText>
        </w:r>
      </w:del>
    </w:p>
    <w:p>
      <w:pPr>
        <w:pStyle w:val="BodyText"/>
      </w:pPr>
      <w:ins w:id="244" w:author="PR Preview" w:date="2026-01-01T00:00:00Z">
        <w:r>
          <w:rPr>
            <w:b/>
            <w:bCs/>
          </w:rPr>
          <w:t xml:space="preserve">Exercise 1 (Double integral over a triangular region)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Adapted from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Miller [6]</w:t>
        </w:r>
      </w:ins>
      <w:ins w:id="249" w:author="PR Preview" w:date="2026-01-01T00:00:00Z">
        <w:r>
          <w:t xml:space="preserve">, Question 1.1.50.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del w:id="250" w:author="PR Preview" w:date="2026-01-01T00:00:00Z">
        <w:r>
          <w:rPr>
            <w:b/>
            <w:bCs/>
          </w:rPr>
          <w:delText xml:space="preserve">Exercise 2 (Switching order of integration on a non-rectangular region)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Adapted from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Miller [5]</w:delText>
        </w:r>
      </w:del>
      <w:del w:id="255" w:author="PR Preview" w:date="2026-01-01T00:00:00Z">
        <w:r>
          <w:delText xml:space="preserve">, Question 1.1.51.</w:delText>
        </w:r>
      </w:del>
    </w:p>
    <w:p>
      <w:pPr>
        <w:pStyle w:val="BodyText"/>
      </w:pPr>
      <w:ins w:id="256" w:author="PR Preview" w:date="2026-01-01T00:00:00Z">
        <w:r>
          <w:rPr>
            <w:b/>
            <w:bCs/>
          </w:rPr>
          <w:t xml:space="preserve">Exercise 2 (Switching order of integration on a non-rectangular region)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Adapted from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Miller [6]</w:t>
        </w:r>
      </w:ins>
      <w:ins w:id="261" w:author="PR Preview" w:date="2026-01-01T00:00:00Z">
        <w:r>
          <w:t xml:space="preserve">, Question 1.1.51.</w:t>
        </w:r>
      </w:ins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del w:id="262" w:author="PR Preview" w:date="2026-01-01T00:00:00Z">
        <w:r>
          <w:delText xml:space="preserve">[4]</w:delText>
        </w:r>
      </w:del>
    </w:p>
    <w:p>
      <w:pPr>
        <w:pStyle w:val="BodyText"/>
      </w:pPr>
      <w:ins w:id="263" w:author="PR Preview" w:date="2026-01-01T00:00:00Z">
        <w:r>
          <w:t xml:space="preserve">[5]</w:t>
        </w:r>
      </w:ins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64" w:author="PR Preview" w:date="2026-01-01T00:00:00Z">
        <w:r>
          <w:delText xml:space="preserve">[2], Theorem 14.2, p. 982</w:delText>
        </w:r>
      </w:del>
    </w:p>
    <w:p>
      <w:pPr>
        <w:pStyle w:val="FirstParagraph"/>
      </w:pPr>
      <w:ins w:id="265" w:author="PR Preview" w:date="2026-01-01T00:00:00Z">
        <w:r>
          <w:t xml:space="preserve">[3], Theorem 14.2, p. 982</w:t>
        </w:r>
      </w:ins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del w:id="266" w:author="PR Preview" w:date="2026-01-01T00:00:00Z">
        <w:r>
          <w:rPr>
            <w:b/>
            <w:bCs/>
          </w:rPr>
          <w:delText xml:space="preserve">Example 5 (Evaluating a double integral on a rectangle)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Structure adapted from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[2, Sec. 14.2], Example 2, pp. 982–983</w:delText>
        </w:r>
      </w:del>
      <w:del w:id="271" w:author="PR Preview" w:date="2026-01-01T00:00:00Z">
        <w:r>
          <w:delText xml:space="preserve">;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the integrand</w:delText>
        </w:r>
      </w:del>
      <w:del w:id="27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 original, chosen so the integral equals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for</w:delText>
        </w:r>
      </w:del>
      <w:del w:id="28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81" w:author="PR Preview" w:date="2026-01-01T00:00:00Z">
        <w:r>
          <w:delText xml:space="preserve">.</w:delText>
        </w:r>
      </w:del>
    </w:p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Example 5 (Evaluating a double integral on a rectangle)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Structure adapted from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[3, Sec. 14.2], Example 2, pp. 982–983</w:t>
        </w:r>
      </w:ins>
      <w:ins w:id="287" w:author="PR Preview" w:date="2026-01-01T00:00:00Z">
        <w:r>
          <w:t xml:space="preserve">;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 integrand</w:t>
        </w:r>
      </w:ins>
      <w:ins w:id="29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original, chosen so the integral equals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for</w:t>
        </w:r>
      </w:ins>
      <w:ins w:id="29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97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del w:id="298" w:author="PR Preview" w:date="2026-01-01T00:00:00Z">
        <w:r>
          <w:rPr>
            <w:b/>
            <w:bCs/>
          </w:rPr>
          <w:delText xml:space="preserve">Exercise 3 (Double integral of a polynomial over a rectangle)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Adapted from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Miller [5]</w:delText>
        </w:r>
      </w:del>
      <w:del w:id="303" w:author="PR Preview" w:date="2026-01-01T00:00:00Z">
        <w:r>
          <w:delText xml:space="preserve">, Question 1.1.47.</w:delText>
        </w:r>
      </w:del>
    </w:p>
    <w:p>
      <w:pPr>
        <w:pStyle w:val="BodyText"/>
      </w:pPr>
      <w:ins w:id="304" w:author="PR Preview" w:date="2026-01-01T00:00:00Z">
        <w:r>
          <w:rPr>
            <w:b/>
            <w:bCs/>
          </w:rPr>
          <w:t xml:space="preserve">Exercise 3 (Double integral of a polynomial over a rectangle)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Adapted from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Miller [6]</w:t>
        </w:r>
      </w:ins>
      <w:ins w:id="309" w:author="PR Preview" w:date="2026-01-01T00:00:00Z">
        <w:r>
          <w:t xml:space="preserve">, Question 1.1.47.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del w:id="310" w:author="PR Preview" w:date="2026-01-01T00:00:00Z">
        <w:r>
          <w:rPr>
            <w:b/>
            <w:bCs/>
          </w:rPr>
          <w:delText xml:space="preserve">Exercise 4 (Choosing the order of integration)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Adapted from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Miller [5]</w:delText>
        </w:r>
      </w:del>
      <w:del w:id="315" w:author="PR Preview" w:date="2026-01-01T00:00:00Z">
        <w:r>
          <w:delText xml:space="preserve">, Question 1.1.48.</w:delText>
        </w:r>
      </w:del>
    </w:p>
    <w:p>
      <w:pPr>
        <w:pStyle w:val="BodyText"/>
      </w:pPr>
      <w:ins w:id="316" w:author="PR Preview" w:date="2026-01-01T00:00:00Z">
        <w:r>
          <w:rPr>
            <w:b/>
            <w:bCs/>
          </w:rPr>
          <w:t xml:space="preserve">Exercise 4 (Choosing the order of integration)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Adapted from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Miller [6]</w:t>
        </w:r>
      </w:ins>
      <w:ins w:id="321" w:author="PR Preview" w:date="2026-01-01T00:00:00Z">
        <w:r>
          <w:t xml:space="preserve">, Question 1.1.48.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del w:id="322" w:author="PR Preview" w:date="2026-01-01T00:00:00Z">
        <w:r>
          <w:rPr>
            <w:b/>
            <w:bCs/>
          </w:rPr>
          <w:delText xml:space="preserve">Exercise 5 (Product of single integrals for separable functions)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Adapted from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Miller [5]</w:delText>
        </w:r>
      </w:del>
      <w:del w:id="327" w:author="PR Preview" w:date="2026-01-01T00:00:00Z">
        <w:r>
          <w:delText xml:space="preserve">, Question 1.1.49.</w:delText>
        </w:r>
      </w:del>
    </w:p>
    <w:p>
      <w:pPr>
        <w:pStyle w:val="FirstParagraph"/>
      </w:pPr>
      <w:ins w:id="328" w:author="PR Preview" w:date="2026-01-01T00:00:00Z">
        <w:r>
          <w:rPr>
            <w:b/>
            <w:bCs/>
          </w:rPr>
          <w:t xml:space="preserve">Exercise 5 (Product of single integrals for separable functions)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Adapted from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Miller [6]</w:t>
        </w:r>
      </w:ins>
      <w:ins w:id="333" w:author="PR Preview" w:date="2026-01-01T00:00:00Z">
        <w:r>
          <w:t xml:space="preserve">, Question 1.1.49.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del w:id="334" w:author="PR Preview" w:date="2026-01-01T00:00:00Z">
        <w:r>
          <w:rPr>
            <w:b/>
            <w:bCs/>
          </w:rPr>
          <w:delText xml:space="preserve">Exercise 6 (Double integral with polynomial and radical terms)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Adapted from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Miller [5]</w:delText>
        </w:r>
      </w:del>
      <w:del w:id="339" w:author="PR Preview" w:date="2026-01-01T00:00:00Z">
        <w:r>
          <w:delText xml:space="preserve">, Question 1.1.52.</w:delText>
        </w:r>
      </w:del>
    </w:p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Exercise 6 (Double integral with polynomial and radical terms)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Adapted from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Miller [6]</w:t>
        </w:r>
      </w:ins>
      <w:ins w:id="345" w:author="PR Preview" w:date="2026-01-01T00:00:00Z">
        <w:r>
          <w:t xml:space="preserve">, Question 1.1.52.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del w:id="346" w:author="PR Preview" w:date="2026-01-01T00:00:00Z">
        <w:r>
          <w:rPr>
            <w:b/>
            <w:bCs/>
          </w:rPr>
          <w:delText xml:space="preserve">Exercise 7 (Double integral of an affine function)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Adapted from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Miller [5]</w:delText>
        </w:r>
      </w:del>
      <w:del w:id="351" w:author="PR Preview" w:date="2026-01-01T00:00:00Z">
        <w:r>
          <w:delText xml:space="preserve">, Question 1.1.53.</w:delText>
        </w:r>
      </w:del>
    </w:p>
    <w:p>
      <w:pPr>
        <w:pStyle w:val="FirstParagraph"/>
      </w:pPr>
      <w:ins w:id="352" w:author="PR Preview" w:date="2026-01-01T00:00:00Z">
        <w:r>
          <w:rPr>
            <w:b/>
            <w:bCs/>
          </w:rPr>
          <w:t xml:space="preserve">Exercise 7 (Double integral of an affine function)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Adapted from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Miller [6]</w:t>
        </w:r>
      </w:ins>
      <w:ins w:id="357" w:author="PR Preview" w:date="2026-01-01T00:00:00Z">
        <w:r>
          <w:t xml:space="preserve">, Question 1.1.53.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58" w:author="PR Preview" w:date="2026-01-01T00:00:00Z">
        <w:r>
          <w:rPr>
            <w:b/>
            <w:bCs/>
          </w:rPr>
          <w:delText xml:space="preserve">Exercise 8 (A double integral with a parameter)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Adapted from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Miller [5]</w:delText>
        </w:r>
      </w:del>
      <w:del w:id="363" w:author="PR Preview" w:date="2026-01-01T00:00:00Z">
        <w:r>
          <w:delText xml:space="preserve">, Question 1.1.54.</w:delText>
        </w:r>
      </w:del>
    </w:p>
    <w:p>
      <w:pPr>
        <w:pStyle w:val="FirstParagraph"/>
      </w:pPr>
      <w:ins w:id="364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Adapted from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Miller [6]</w:t>
        </w:r>
      </w:ins>
      <w:ins w:id="369" w:author="PR Preview" w:date="2026-01-01T00:00:00Z">
        <w:r>
          <w:t xml:space="preserve">, Question 1.1.54.</w:t>
        </w:r>
      </w:ins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70" w:author="PR Preview" w:date="2026-01-01T00:00:00Z">
        <w:r>
          <w:delText xml:space="preserve">[6], Theorem 18.3, [7], Theorem 9.1, p. 65, [4]</w:delText>
        </w:r>
      </w:del>
    </w:p>
    <w:p>
      <w:pPr>
        <w:pStyle w:val="FirstParagraph"/>
      </w:pPr>
      <w:ins w:id="371" w:author="PR Preview" w:date="2026-01-01T00:00:00Z">
        <w:r>
          <w:t xml:space="preserve">[7], Theorem 18.3, [8], Theorem 9.1, p. 65, [5]</w:t>
        </w:r>
      </w:ins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72" w:author="PR Preview" w:date="2026-01-01T00:00:00Z">
        <w:r>
          <w:delText xml:space="preserve">[6], Theorem 18.3, [7], Theorem 9.1, p. 65, [4], [8]</w:delText>
        </w:r>
      </w:del>
    </w:p>
    <w:p>
      <w:pPr>
        <w:pStyle w:val="FirstParagraph"/>
      </w:pPr>
      <w:ins w:id="373" w:author="PR Preview" w:date="2026-01-01T00:00:00Z">
        <w:r>
          <w:t xml:space="preserve">[7], Theorem 18.3, [8], Theorem 9.1, p. 65, [5], [9]</w:t>
        </w:r>
      </w:ins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del w:id="374" w:author="PR Preview" w:date="2026-01-01T00:00:00Z">
        <w:r>
          <w:delText xml:space="preserve">[4]</w:delText>
        </w:r>
      </w:del>
    </w:p>
    <w:p>
      <w:pPr>
        <w:pStyle w:val="BodyText"/>
      </w:pPr>
      <w:ins w:id="375" w:author="PR Preview" w:date="2026-01-01T00:00:00Z">
        <w:r>
          <w:t xml:space="preserve">[5]</w:t>
        </w:r>
      </w:ins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del w:id="376" w:author="PR Preview" w:date="2026-01-01T00:00:00Z">
        <w:r>
          <w:delText xml:space="preserve">Wikipedia contributors [1]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— double and multiple integrals, with examples</w:delText>
        </w:r>
      </w:del>
    </w:p>
    <w:p>
      <w:pPr>
        <w:numPr>
          <w:ilvl w:val="0"/>
          <w:numId w:val="1002"/>
        </w:numPr>
      </w:pPr>
      <w:del w:id="379" w:author="PR Preview" w:date="2026-01-01T00:00:00Z">
        <w:r>
          <w:delText xml:space="preserve">Wikipedia contributors [3]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— iterated integrals and the order of integration</w:delText>
        </w:r>
      </w:del>
    </w:p>
    <w:p>
      <w:pPr>
        <w:numPr>
          <w:ilvl w:val="0"/>
          <w:numId w:val="1002"/>
        </w:numPr>
      </w:pPr>
      <w:del w:id="382" w:author="PR Preview" w:date="2026-01-01T00:00:00Z">
        <w:r>
          <w:delText xml:space="preserve">Wikipedia contributors [4]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— Fubini’s theorem, in the Riemann and Lebesgue settings</w:delText>
        </w:r>
      </w:del>
    </w:p>
    <w:p>
      <w:pPr>
        <w:numPr>
          <w:ilvl w:val="0"/>
          <w:numId w:val="1002"/>
        </w:numPr>
      </w:pPr>
      <w:del w:id="385" w:author="PR Preview" w:date="2026-01-01T00:00:00Z">
        <w:r>
          <w:delText xml:space="preserve">Wikipedia contributors [9]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— Tonelli’s theorem for non-negative functions</w:delText>
        </w:r>
      </w:del>
    </w:p>
    <w:p>
      <w:pPr>
        <w:pStyle w:val="Bibliography"/>
      </w:pPr>
      <w:del w:id="388" w:author="PR Preview" w:date="2026-01-01T00:00:00Z">
        <w:r>
          <w:delText xml:space="preserve">[1]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	</w:delText>
        </w:r>
      </w:del>
      <w:del w:id="391" w:author="PR Preview" w:date="2026-01-01T00:00:00Z">
        <w:r>
          <w:delText xml:space="preserve">Wikipedia contributors,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“Multiple integral —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Wikipedia</w:delText>
        </w:r>
      </w:del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the free encyclopedia.”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2026. Available:</w:delText>
        </w:r>
      </w:del>
      <w:del w:id="401" w:author="PR Preview" w:date="2026-01-01T00:00:00Z">
        <w:r>
          <w:delText xml:space="preserve"> </w:delText>
        </w:r>
      </w:del>
      <w:hyperlink r:id="rId80">
        <w:del w:id="402" w:author="PR Preview" w:date="2026-01-01T00:00:00Z">
          <w:r>
            <w:rPr>
              <w:rStyle w:val="Hyperlink"/>
            </w:rPr>
            <w:delText xml:space="preserve">https://en.wikipedia.org/wiki/Multiple_integral</w:delText>
          </w:r>
        </w:del>
      </w:hyperlink>
    </w:p>
    <w:p>
      <w:pPr>
        <w:pStyle w:val="Bibliography"/>
      </w:pPr>
      <w:del w:id="403" w:author="PR Preview" w:date="2026-01-01T00:00:00Z">
        <w:r>
          <w:delText xml:space="preserve">[2]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	</w:delText>
        </w:r>
      </w:del>
      <w:del w:id="406" w:author="PR Preview" w:date="2026-01-01T00:00:00Z">
        <w:r>
          <w:delText xml:space="preserve">R. Larson and B. H. Edwards,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i/>
            <w:iCs/>
          </w:rPr>
          <w:delText xml:space="preserve">Calculus</w:delText>
        </w:r>
      </w:del>
      <w:del w:id="409" w:author="PR Preview" w:date="2026-01-01T00:00:00Z">
        <w:r>
          <w:delText xml:space="preserve">, 11th ed. Boston, MA: Cengage Learning, 2018. Available:</w:delText>
        </w:r>
      </w:del>
      <w:del w:id="410" w:author="PR Preview" w:date="2026-01-01T00:00:00Z">
        <w:r>
          <w:delText xml:space="preserve"> </w:delText>
        </w:r>
      </w:del>
      <w:hyperlink r:id="rId82">
        <w:del w:id="411" w:author="PR Preview" w:date="2026-01-01T00:00:00Z">
          <w:r>
            <w:rPr>
              <w:rStyle w:val="Hyperlink"/>
            </w:rPr>
            <w:delText xml:space="preserve">https://www.cengage.com/c/calculus-11e-larson/</w:delText>
          </w:r>
        </w:del>
      </w:hyperlink>
    </w:p>
    <w:p>
      <w:pPr>
        <w:pStyle w:val="Bibliography"/>
      </w:pPr>
      <w:del w:id="412" w:author="PR Preview" w:date="2026-01-01T00:00:00Z">
        <w:r>
          <w:delText xml:space="preserve">[3]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	</w:delText>
        </w:r>
      </w:del>
      <w:del w:id="415" w:author="PR Preview" w:date="2026-01-01T00:00:00Z">
        <w:r>
          <w:delText xml:space="preserve">Wikipedia contributors,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“Iterated integral —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Wikipedia</w:delText>
        </w:r>
      </w:del>
      <w:del w:id="420" w:author="PR Preview" w:date="2026-01-01T00:00:00Z">
        <w:r>
          <w:delText xml:space="preserve">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the free encyclopedia.”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2026. Available:</w:delText>
        </w:r>
      </w:del>
      <w:del w:id="425" w:author="PR Preview" w:date="2026-01-01T00:00:00Z">
        <w:r>
          <w:delText xml:space="preserve"> </w:delText>
        </w:r>
      </w:del>
      <w:hyperlink r:id="rId84">
        <w:del w:id="426" w:author="PR Preview" w:date="2026-01-01T00:00:00Z">
          <w:r>
            <w:rPr>
              <w:rStyle w:val="Hyperlink"/>
            </w:rPr>
            <w:delText xml:space="preserve">https://en.wikipedia.org/wiki/Iterated_integral</w:delText>
          </w:r>
        </w:del>
      </w:hyperlink>
    </w:p>
    <w:p>
      <w:pPr>
        <w:pStyle w:val="Bibliography"/>
      </w:pPr>
      <w:del w:id="427" w:author="PR Preview" w:date="2026-01-01T00:00:00Z">
        <w:r>
          <w:delText xml:space="preserve">[4]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	</w:delText>
        </w:r>
      </w:del>
      <w:del w:id="430" w:author="PR Preview" w:date="2026-01-01T00:00:00Z">
        <w:r>
          <w:delText xml:space="preserve">Wikipedia contributors,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“Fubini’s theorem —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Wikipedia</w:delText>
        </w:r>
      </w:del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the free encyclopedia.”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2024. Available:</w:delText>
        </w:r>
      </w:del>
      <w:del w:id="440" w:author="PR Preview" w:date="2026-01-01T00:00:00Z">
        <w:r>
          <w:delText xml:space="preserve"> </w:delText>
        </w:r>
      </w:del>
      <w:hyperlink r:id="rId86">
        <w:del w:id="441" w:author="PR Preview" w:date="2026-01-01T00:00:00Z">
          <w:r>
            <w:rPr>
              <w:rStyle w:val="Hyperlink"/>
            </w:rPr>
            <w:delText xml:space="preserve">https://en.wikipedia.org/wiki/Fubini%27s_theorem</w:delText>
          </w:r>
        </w:del>
      </w:hyperlink>
    </w:p>
    <w:p>
      <w:pPr>
        <w:pStyle w:val="Bibliography"/>
      </w:pPr>
      <w:del w:id="442" w:author="PR Preview" w:date="2026-01-01T00:00:00Z">
        <w:r>
          <w:delText xml:space="preserve">[5]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	</w:delText>
        </w:r>
      </w:del>
      <w:del w:id="445" w:author="PR Preview" w:date="2026-01-01T00:00:00Z">
        <w:r>
          <w:delText xml:space="preserve">S. J. Miller,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448" w:author="PR Preview" w:date="2026-01-01T00:00:00Z">
        <w:r>
          <w:delText xml:space="preserve">. 2016. Available:</w:delText>
        </w:r>
      </w:del>
      <w:del w:id="449" w:author="PR Preview" w:date="2026-01-01T00:00:00Z">
        <w:r>
          <w:delText xml:space="preserve"> </w:delText>
        </w:r>
      </w:del>
      <w:hyperlink r:id="rId88">
        <w:del w:id="450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</w:p>
    <w:p>
      <w:pPr>
        <w:pStyle w:val="Bibliography"/>
      </w:pPr>
      <w:del w:id="451" w:author="PR Preview" w:date="2026-01-01T00:00:00Z">
        <w:r>
          <w:delText xml:space="preserve">[6]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	</w:delText>
        </w:r>
      </w:del>
      <w:del w:id="454" w:author="PR Preview" w:date="2026-01-01T00:00:00Z">
        <w:r>
          <w:delText xml:space="preserve">P. Billingsley,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rPr>
            <w:i/>
            <w:iCs/>
          </w:rPr>
          <w:delText xml:space="preserve">Probability and measure</w:delText>
        </w:r>
      </w:del>
      <w:del w:id="457" w:author="PR Preview" w:date="2026-01-01T00:00:00Z">
        <w:r>
          <w:delText xml:space="preserve">, 3rd ed. in Wiley series in probability and mathematical statistics. New York: Wiley, 1995.</w:delText>
        </w:r>
      </w:del>
    </w:p>
    <w:p>
      <w:pPr>
        <w:pStyle w:val="Bibliography"/>
      </w:pPr>
      <w:del w:id="458" w:author="PR Preview" w:date="2026-01-01T00:00:00Z">
        <w:r>
          <w:delText xml:space="preserve">[7]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	</w:delText>
        </w:r>
      </w:del>
      <w:del w:id="461" w:author="PR Preview" w:date="2026-01-01T00:00:00Z">
        <w:r>
          <w:delText xml:space="preserve">A. Gut,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464" w:author="PR Preview" w:date="2026-01-01T00:00:00Z">
        <w:r>
          <w:delText xml:space="preserve">, 2nd ed. in Springer texts in statistics. New York: Springer, 2013. doi:</w:delText>
        </w:r>
      </w:del>
      <w:del w:id="465" w:author="PR Preview" w:date="2026-01-01T00:00:00Z">
        <w:r>
          <w:delText xml:space="preserve"> </w:delText>
        </w:r>
      </w:del>
      <w:hyperlink r:id="rId91">
        <w:del w:id="466" w:author="PR Preview" w:date="2026-01-01T00:00:00Z">
          <w:r>
            <w:rPr>
              <w:rStyle w:val="Hyperlink"/>
            </w:rPr>
            <w:delText xml:space="preserve">10.1007/978-1-4614-4708-5</w:delText>
          </w:r>
        </w:del>
      </w:hyperlink>
      <w:del w:id="467" w:author="PR Preview" w:date="2026-01-01T00:00:00Z">
        <w:r>
          <w:delText xml:space="preserve">.</w:delText>
        </w:r>
      </w:del>
    </w:p>
    <w:p>
      <w:pPr>
        <w:pStyle w:val="Bibliography"/>
      </w:pPr>
      <w:del w:id="468" w:author="PR Preview" w:date="2026-01-01T00:00:00Z">
        <w:r>
          <w:delText xml:space="preserve">[8]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	</w:delText>
        </w:r>
      </w:del>
      <w:del w:id="471" w:author="PR Preview" w:date="2026-01-01T00:00:00Z">
        <w:r>
          <w:delText xml:space="preserve">G. Fubini,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“Sugli integrali multipli,”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rPr>
            <w:i/>
            <w:iCs/>
          </w:rPr>
          <w:delText xml:space="preserve">Rendiconti della Reale Accademia dei Lincei. Classe di Scienze Fisiche, Matematiche e Naturali</w:delText>
        </w:r>
      </w:del>
      <w:del w:id="476" w:author="PR Preview" w:date="2026-01-01T00:00:00Z">
        <w:r>
          <w:delText xml:space="preserve">, vol. 16, pp. 608–614, 1907.</w:delText>
        </w:r>
      </w:del>
    </w:p>
    <w:p>
      <w:pPr>
        <w:pStyle w:val="Bibliography"/>
      </w:pPr>
      <w:del w:id="477" w:author="PR Preview" w:date="2026-01-01T00:00:00Z">
        <w:r>
          <w:delText xml:space="preserve">[9]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	</w:delText>
        </w:r>
      </w:del>
      <w:del w:id="480" w:author="PR Preview" w:date="2026-01-01T00:00:00Z">
        <w:r>
          <w:delText xml:space="preserve">Wikipedia contributors,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“Tonelli’s theorem (functional analysis) —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Wikipedia</w:delText>
        </w:r>
      </w:del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 free encyclopedia.”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2026. Available:</w:delText>
        </w:r>
      </w:del>
      <w:del w:id="490" w:author="PR Preview" w:date="2026-01-01T00:00:00Z">
        <w:r>
          <w:delText xml:space="preserve"> </w:delText>
        </w:r>
      </w:del>
      <w:hyperlink r:id="rId78">
        <w:del w:id="491" w:author="PR Preview" w:date="2026-01-01T00:00:00Z">
          <w:r>
            <w:rPr>
              <w:rStyle w:val="Hyperlink"/>
            </w:rPr>
            <w:delText xml:space="preserve">https://en.wikipedia.org/wiki/Tonelli%27s_theorem_%28functional_analysis%29</w:delText>
          </w:r>
        </w:del>
      </w:hyperlink>
    </w:p>
    <w:p>
      <w:pPr>
        <w:pStyle w:val="Compact"/>
        <w:numPr>
          <w:ilvl w:val="0"/>
          <w:numId w:val="1002"/>
        </w:numPr>
      </w:pPr>
      <w:ins w:id="492" w:author="PR Preview" w:date="2026-01-01T00:00:00Z">
        <w:r>
          <w:t xml:space="preserve">Wikipedia contributors [5]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— Fubini’s theorem, in the Riemann and Lebesgue settings</w:t>
        </w:r>
      </w:ins>
    </w:p>
    <w:bookmarkStart w:id="94" w:name="refs"/>
    <w:bookmarkStart w:id="79" w:name="ref-wikipedia_tonelli_s_theorem"/>
    <w:p>
      <w:pPr>
        <w:pStyle w:val="Bibliography"/>
      </w:pPr>
      <w:ins w:id="495" w:author="PR Preview" w:date="2026-01-01T00:00:00Z">
        <w:r>
          <w:t xml:space="preserve">[1]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	</w:t>
        </w:r>
      </w:ins>
      <w:ins w:id="498" w:author="PR Preview" w:date="2026-01-01T00:00:00Z">
        <w:r>
          <w:t xml:space="preserve">Wikipedia contributors,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“Tonelli’s theorem (functional analysis) —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Wikipedia</w:t>
        </w:r>
      </w:ins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 free encyclopedia.”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2026. Available:</w:t>
        </w:r>
      </w:ins>
      <w:ins w:id="508" w:author="PR Preview" w:date="2026-01-01T00:00:00Z">
        <w:r>
          <w:t xml:space="preserve"> </w:t>
        </w:r>
      </w:ins>
      <w:hyperlink r:id="rId78">
        <w:ins w:id="509" w:author="PR Preview" w:date="2026-01-01T00:00:00Z">
          <w:r>
            <w:rPr>
              <w:rStyle w:val="Hyperlink"/>
            </w:rPr>
            <w:t xml:space="preserve">https://en.wikipedia.org/wiki/Tonelli%27s_theorem_%28functional_analysis%29</w:t>
          </w:r>
        </w:ins>
      </w:hyperlink>
    </w:p>
    <w:bookmarkEnd w:id="79"/>
    <w:bookmarkStart w:id="81" w:name="ref-wikipedia_multiple_integral"/>
    <w:p>
      <w:pPr>
        <w:pStyle w:val="Bibliography"/>
      </w:pPr>
      <w:ins w:id="510" w:author="PR Preview" w:date="2026-01-01T00:00:00Z">
        <w:r>
          <w:t xml:space="preserve">[2]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	</w:t>
        </w:r>
      </w:ins>
      <w:ins w:id="513" w:author="PR Preview" w:date="2026-01-01T00:00:00Z">
        <w:r>
          <w:t xml:space="preserve">Wikipedia contributors,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“Multiple integral —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Wikipedia</w:t>
        </w:r>
      </w:ins>
      <w:ins w:id="518" w:author="PR Preview" w:date="2026-01-01T00:00:00Z">
        <w:r>
          <w:t xml:space="preserve">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the free encyclopedia.”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2026. Available:</w:t>
        </w:r>
      </w:ins>
      <w:ins w:id="523" w:author="PR Preview" w:date="2026-01-01T00:00:00Z">
        <w:r>
          <w:t xml:space="preserve"> </w:t>
        </w:r>
      </w:ins>
      <w:hyperlink r:id="rId80">
        <w:ins w:id="524" w:author="PR Preview" w:date="2026-01-01T00:00:00Z">
          <w:r>
            <w:rPr>
              <w:rStyle w:val="Hyperlink"/>
            </w:rPr>
            <w:t xml:space="preserve">https://en.wikipedia.org/wiki/Multiple_integral</w:t>
          </w:r>
        </w:ins>
      </w:hyperlink>
    </w:p>
    <w:bookmarkEnd w:id="81"/>
    <w:bookmarkStart w:id="83" w:name="ref-larsonCalc11e"/>
    <w:p>
      <w:pPr>
        <w:pStyle w:val="Bibliography"/>
      </w:pPr>
      <w:ins w:id="525" w:author="PR Preview" w:date="2026-01-01T00:00:00Z">
        <w:r>
          <w:t xml:space="preserve">[3]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	</w:t>
        </w:r>
      </w:ins>
      <w:ins w:id="528" w:author="PR Preview" w:date="2026-01-01T00:00:00Z">
        <w:r>
          <w:t xml:space="preserve">R. Larson and B. H. Edwards,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rPr>
            <w:i/>
            <w:iCs/>
          </w:rPr>
          <w:t xml:space="preserve">Calculus</w:t>
        </w:r>
      </w:ins>
      <w:ins w:id="531" w:author="PR Preview" w:date="2026-01-01T00:00:00Z">
        <w:r>
          <w:t xml:space="preserve">, 11th ed. Boston, MA: Cengage Learning, 2018. Available:</w:t>
        </w:r>
      </w:ins>
      <w:ins w:id="532" w:author="PR Preview" w:date="2026-01-01T00:00:00Z">
        <w:r>
          <w:t xml:space="preserve"> </w:t>
        </w:r>
      </w:ins>
      <w:hyperlink r:id="rId82">
        <w:ins w:id="533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</w:p>
    <w:bookmarkEnd w:id="83"/>
    <w:bookmarkStart w:id="85" w:name="ref-wikipedia_iterated_integral"/>
    <w:p>
      <w:pPr>
        <w:pStyle w:val="Bibliography"/>
      </w:pPr>
      <w:ins w:id="534" w:author="PR Preview" w:date="2026-01-01T00:00:00Z">
        <w:r>
          <w:t xml:space="preserve">[4]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	</w:t>
        </w:r>
      </w:ins>
      <w:ins w:id="537" w:author="PR Preview" w:date="2026-01-01T00:00:00Z">
        <w:r>
          <w:t xml:space="preserve">Wikipedia contributors,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“Iterated integral —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Wikipedia</w:t>
        </w:r>
      </w:ins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free encyclopedia.”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2026. Available:</w:t>
        </w:r>
      </w:ins>
      <w:ins w:id="547" w:author="PR Preview" w:date="2026-01-01T00:00:00Z">
        <w:r>
          <w:t xml:space="preserve"> </w:t>
        </w:r>
      </w:ins>
      <w:hyperlink r:id="rId84">
        <w:ins w:id="548" w:author="PR Preview" w:date="2026-01-01T00:00:00Z">
          <w:r>
            <w:rPr>
              <w:rStyle w:val="Hyperlink"/>
            </w:rPr>
            <w:t xml:space="preserve">https://en.wikipedia.org/wiki/Iterated_integral</w:t>
          </w:r>
        </w:ins>
      </w:hyperlink>
    </w:p>
    <w:bookmarkEnd w:id="85"/>
    <w:bookmarkStart w:id="87" w:name="ref-wp:fubini"/>
    <w:p>
      <w:pPr>
        <w:pStyle w:val="Bibliography"/>
      </w:pPr>
      <w:ins w:id="549" w:author="PR Preview" w:date="2026-01-01T00:00:00Z">
        <w:r>
          <w:t xml:space="preserve">[5]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	</w:t>
        </w:r>
      </w:ins>
      <w:ins w:id="552" w:author="PR Preview" w:date="2026-01-01T00:00:00Z">
        <w:r>
          <w:t xml:space="preserve">Wikipedia contributors,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“Fubini’s theorem —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Wikipedia</w:t>
        </w:r>
      </w:ins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the free encyclopedia.”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2024. Available:</w:t>
        </w:r>
      </w:ins>
      <w:ins w:id="562" w:author="PR Preview" w:date="2026-01-01T00:00:00Z">
        <w:r>
          <w:t xml:space="preserve"> </w:t>
        </w:r>
      </w:ins>
      <w:hyperlink r:id="rId86">
        <w:ins w:id="563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</w:p>
    <w:bookmarkEnd w:id="87"/>
    <w:bookmarkStart w:id="89" w:name="ref-problifesavercalc"/>
    <w:p>
      <w:pPr>
        <w:pStyle w:val="Bibliography"/>
      </w:pPr>
      <w:ins w:id="564" w:author="PR Preview" w:date="2026-01-01T00:00:00Z">
        <w:r>
          <w:t xml:space="preserve">[6]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	</w:t>
        </w:r>
      </w:ins>
      <w:ins w:id="567" w:author="PR Preview" w:date="2026-01-01T00:00:00Z">
        <w:r>
          <w:t xml:space="preserve">S. J. Miller,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570" w:author="PR Preview" w:date="2026-01-01T00:00:00Z">
        <w:r>
          <w:t xml:space="preserve">. 2016. Available:</w:t>
        </w:r>
      </w:ins>
      <w:ins w:id="571" w:author="PR Preview" w:date="2026-01-01T00:00:00Z">
        <w:r>
          <w:t xml:space="preserve"> </w:t>
        </w:r>
      </w:ins>
      <w:hyperlink r:id="rId88">
        <w:ins w:id="572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89"/>
    <w:bookmarkStart w:id="90" w:name="ref-billingsley1995probability"/>
    <w:p>
      <w:pPr>
        <w:pStyle w:val="Bibliography"/>
      </w:pPr>
      <w:ins w:id="573" w:author="PR Preview" w:date="2026-01-01T00:00:00Z">
        <w:r>
          <w:t xml:space="preserve">[7]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	</w:t>
        </w:r>
      </w:ins>
      <w:ins w:id="576" w:author="PR Preview" w:date="2026-01-01T00:00:00Z">
        <w:r>
          <w:t xml:space="preserve">P. Billingsley,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rPr>
            <w:i/>
            <w:iCs/>
          </w:rPr>
          <w:t xml:space="preserve">Probability and measure</w:t>
        </w:r>
      </w:ins>
      <w:ins w:id="579" w:author="PR Preview" w:date="2026-01-01T00:00:00Z">
        <w:r>
          <w:t xml:space="preserve">, 3rd ed. in Wiley series in probability and mathematical statistics. New York: Wiley, 1995.</w:t>
        </w:r>
      </w:ins>
    </w:p>
    <w:bookmarkEnd w:id="90"/>
    <w:bookmarkStart w:id="92" w:name="ref-gut2013"/>
    <w:p>
      <w:pPr>
        <w:pStyle w:val="Bibliography"/>
      </w:pPr>
      <w:ins w:id="580" w:author="PR Preview" w:date="2026-01-01T00:00:00Z">
        <w:r>
          <w:t xml:space="preserve">[8]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	</w:t>
        </w:r>
      </w:ins>
      <w:ins w:id="583" w:author="PR Preview" w:date="2026-01-01T00:00:00Z">
        <w:r>
          <w:t xml:space="preserve">A. Gut,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rPr>
            <w:i/>
            <w:iCs/>
          </w:rPr>
          <w:t xml:space="preserve">Probability: A graduate course</w:t>
        </w:r>
      </w:ins>
      <w:ins w:id="586" w:author="PR Preview" w:date="2026-01-01T00:00:00Z">
        <w:r>
          <w:t xml:space="preserve">, 2nd ed. in Springer texts in statistics. New York: Springer, 2013. doi:</w:t>
        </w:r>
      </w:ins>
      <w:ins w:id="587" w:author="PR Preview" w:date="2026-01-01T00:00:00Z">
        <w:r>
          <w:t xml:space="preserve"> </w:t>
        </w:r>
      </w:ins>
      <w:hyperlink r:id="rId91">
        <w:ins w:id="588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589" w:author="PR Preview" w:date="2026-01-01T00:00:00Z">
        <w:r>
          <w:t xml:space="preserve">.</w:t>
        </w:r>
      </w:ins>
    </w:p>
    <w:bookmarkEnd w:id="92"/>
    <w:bookmarkStart w:id="93" w:name="ref-fubini1907"/>
    <w:p>
      <w:pPr>
        <w:pStyle w:val="Bibliography"/>
      </w:pPr>
      <w:ins w:id="590" w:author="PR Preview" w:date="2026-01-01T00:00:00Z">
        <w:r>
          <w:t xml:space="preserve">[9]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	</w:t>
        </w:r>
      </w:ins>
      <w:ins w:id="593" w:author="PR Preview" w:date="2026-01-01T00:00:00Z">
        <w:r>
          <w:t xml:space="preserve">G. Fubini,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“Sugli integrali multipli,”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598" w:author="PR Preview" w:date="2026-01-01T00:00:00Z">
        <w:r>
          <w:t xml:space="preserve">, vol. 16, pp. 608–614, 1907.</w:t>
        </w:r>
      </w:ins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2026-10-18T19:13:40Z</dcterms:created>
  <dcterms:modified xsi:type="dcterms:W3CDTF">2026-10-18T19:13:40Z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