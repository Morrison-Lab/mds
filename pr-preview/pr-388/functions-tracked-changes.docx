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3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functions, their domains, codomains and images</w:delText>
        </w:r>
      </w:del>
    </w:p>
    <w:p>
      <w:pPr>
        <w:numPr>
          <w:ilvl w:val="0"/>
          <w:numId w:val="1013"/>
        </w:numPr>
      </w:pPr>
      <w:del w:id="7" w:author="PR Preview" w:date="2026-01-01T00:00:00Z">
        <w:r>
          <w:delText xml:space="preserve">Wikipedia contributors [2]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binary relations and their properties</w:delText>
        </w:r>
      </w:del>
    </w:p>
    <w:p>
      <w:pPr>
        <w:numPr>
          <w:ilvl w:val="0"/>
          <w:numId w:val="1013"/>
        </w:numPr>
      </w:pPr>
      <w:del w:id="10" w:author="PR Preview" w:date="2026-01-01T00:00:00Z">
        <w:r>
          <w:delText xml:space="preserve">Wikipedia contributors [3]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domain of a function</w:delText>
        </w:r>
      </w:del>
    </w:p>
    <w:p>
      <w:pPr>
        <w:numPr>
          <w:ilvl w:val="0"/>
          <w:numId w:val="1013"/>
        </w:numPr>
      </w:pPr>
      <w:del w:id="13" w:author="PR Preview" w:date="2026-01-01T00:00:00Z">
        <w:r>
          <w:delText xml:space="preserve">Wikipedia contributors [4]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codomains</w:delText>
        </w:r>
      </w:del>
    </w:p>
    <w:p>
      <w:pPr>
        <w:numPr>
          <w:ilvl w:val="0"/>
          <w:numId w:val="1013"/>
        </w:numPr>
      </w:pPr>
      <w:del w:id="16" w:author="PR Preview" w:date="2026-01-01T00:00:00Z">
        <w:r>
          <w:delText xml:space="preserve">Wikipedia contributors [5]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images of functions and sets</w:delText>
        </w:r>
      </w:del>
    </w:p>
    <w:p>
      <w:pPr>
        <w:numPr>
          <w:ilvl w:val="0"/>
          <w:numId w:val="1013"/>
        </w:numPr>
      </w:pPr>
      <w:del w:id="19" w:author="PR Preview" w:date="2026-01-01T00:00:00Z">
        <w:r>
          <w:delText xml:space="preserve">Wikipedia contributors [6]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two meanings of the range</w:delText>
        </w:r>
      </w:del>
    </w:p>
    <w:p>
      <w:pPr>
        <w:numPr>
          <w:ilvl w:val="0"/>
          <w:numId w:val="1013"/>
        </w:numPr>
      </w:pPr>
      <w:del w:id="22" w:author="PR Preview" w:date="2026-01-01T00:00:00Z">
        <w:r>
          <w:delText xml:space="preserve">Wikipedia contributors [7]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graphs of functions</w:delText>
        </w:r>
      </w:del>
    </w:p>
    <w:p>
      <w:pPr>
        <w:numPr>
          <w:ilvl w:val="0"/>
          <w:numId w:val="1013"/>
        </w:numPr>
      </w:pPr>
      <w:del w:id="25" w:author="PR Preview" w:date="2026-01-01T00:00:00Z">
        <w:r>
          <w:delText xml:space="preserve">Wikipedia contributors [9]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composition of functions</w:delText>
        </w:r>
      </w:del>
    </w:p>
    <w:p>
      <w:pPr>
        <w:numPr>
          <w:ilvl w:val="0"/>
          <w:numId w:val="1013"/>
        </w:numPr>
      </w:pPr>
      <w:del w:id="28" w:author="PR Preview" w:date="2026-01-01T00:00:00Z">
        <w:r>
          <w:delText xml:space="preserve">Wikipedia contributors [10]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inverse functions</w:delText>
        </w:r>
      </w:del>
    </w:p>
    <w:p>
      <w:pPr>
        <w:numPr>
          <w:ilvl w:val="0"/>
          <w:numId w:val="1013"/>
        </w:numPr>
      </w:pPr>
      <w:del w:id="31" w:author="PR Preview" w:date="2026-01-01T00:00:00Z">
        <w:r>
          <w:delText xml:space="preserve">Wikipedia contributors [11]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— operators</w:delText>
        </w:r>
      </w:del>
    </w:p>
    <w:p>
      <w:pPr>
        <w:numPr>
          <w:ilvl w:val="0"/>
          <w:numId w:val="1013"/>
        </w:numPr>
      </w:pPr>
      <w:del w:id="34" w:author="PR Preview" w:date="2026-01-01T00:00:00Z">
        <w:r>
          <w:delText xml:space="preserve">Wikipedia contributors [12]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— functionals</w:delText>
        </w:r>
      </w:del>
    </w:p>
    <w:p>
      <w:pPr>
        <w:numPr>
          <w:ilvl w:val="0"/>
          <w:numId w:val="1013"/>
        </w:numPr>
      </w:pPr>
      <w:del w:id="37" w:author="PR Preview" w:date="2026-01-01T00:00:00Z">
        <w:r>
          <w:delText xml:space="preserve">Wikipedia contributors [13]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— sequences and their limits</w:delText>
        </w:r>
      </w:del>
    </w:p>
    <w:p>
      <w:pPr>
        <w:numPr>
          <w:ilvl w:val="0"/>
          <w:numId w:val="1013"/>
        </w:numPr>
      </w:pPr>
      <w:del w:id="40" w:author="PR Preview" w:date="2026-01-01T00:00:00Z">
        <w:r>
          <w:delText xml:space="preserve">Wikipedia contributors [14]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— finite sets</w:delText>
        </w:r>
      </w:del>
    </w:p>
    <w:p>
      <w:pPr>
        <w:numPr>
          <w:ilvl w:val="0"/>
          <w:numId w:val="1013"/>
        </w:numPr>
      </w:pPr>
      <w:del w:id="43" w:author="PR Preview" w:date="2026-01-01T00:00:00Z">
        <w:r>
          <w:delText xml:space="preserve">Wikipedia contributors [15]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— cardinality and its infinite cases</w:delText>
        </w:r>
      </w:del>
    </w:p>
    <w:p>
      <w:pPr>
        <w:numPr>
          <w:ilvl w:val="0"/>
          <w:numId w:val="1013"/>
        </w:numPr>
      </w:pPr>
      <w:del w:id="46" w:author="PR Preview" w:date="2026-01-01T00:00:00Z">
        <w:r>
          <w:delText xml:space="preserve">Wikipedia contributors [16]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— infinite sets</w:delText>
        </w:r>
      </w:del>
    </w:p>
    <w:p>
      <w:pPr>
        <w:numPr>
          <w:ilvl w:val="0"/>
          <w:numId w:val="1013"/>
        </w:numPr>
      </w:pPr>
      <w:del w:id="49" w:author="PR Preview" w:date="2026-01-01T00:00:00Z">
        <w:r>
          <w:delText xml:space="preserve">Wikipedia contributors [17]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— countable sets, with examples</w:delText>
        </w:r>
      </w:del>
    </w:p>
    <w:p>
      <w:pPr>
        <w:numPr>
          <w:ilvl w:val="0"/>
          <w:numId w:val="1013"/>
        </w:numPr>
      </w:pPr>
      <w:del w:id="52" w:author="PR Preview" w:date="2026-01-01T00:00:00Z">
        <w:r>
          <w:delText xml:space="preserve">Wikipedia contributors [18]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— Cantor’s diagonal argument</w:delText>
        </w:r>
      </w:del>
    </w:p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2026-10-18T19:21:59Z</dcterms:created>
  <dcterms:modified xsi:type="dcterms:W3CDTF">2026-10-18T19:21:59Z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