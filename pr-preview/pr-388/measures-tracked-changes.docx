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numPr>
          <w:ilvl w:val="0"/>
          <w:numId w:val="1024"/>
        </w:numPr>
      </w:pPr>
      <w:del w:id="3" w:author="PR Preview" w:date="2026-01-01T00:00:00Z">
        <w:r>
          <w:delText xml:space="preserve">Wikipedia contributors [1]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—</w:delText>
        </w:r>
      </w:del>
      <w:del w:id="6" w:author="PR Preview" w:date="2026-01-01T00:00:00Z">
        <w:r>
          <w:delText xml:space="preserve"> </w:delText>
        </w:r>
      </w:del>
      <m:oMath>
        <m:r>
          <m:t>σ</m:t>
        </m:r>
      </m:oMath>
      <w:del w:id="7" w:author="PR Preview" w:date="2026-01-01T00:00:00Z">
        <w:r>
          <w:delText xml:space="preserve">-algebras and their generators</w:delText>
        </w:r>
      </w:del>
    </w:p>
    <w:p>
      <w:pPr>
        <w:numPr>
          <w:ilvl w:val="0"/>
          <w:numId w:val="1024"/>
        </w:numPr>
      </w:pPr>
      <w:del w:id="8" w:author="PR Preview" w:date="2026-01-01T00:00:00Z">
        <w:r>
          <w:delText xml:space="preserve">Wikipedia contributors [4]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— closure under an operation</w:delText>
        </w:r>
      </w:del>
    </w:p>
    <w:p>
      <w:pPr>
        <w:numPr>
          <w:ilvl w:val="0"/>
          <w:numId w:val="1024"/>
        </w:numPr>
      </w:pPr>
      <w:del w:id="11" w:author="PR Preview" w:date="2026-01-01T00:00:00Z">
        <w:r>
          <w:delText xml:space="preserve">Wikipedia contributors [5]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— Borel sets</w:delText>
        </w:r>
      </w:del>
    </w:p>
    <w:p>
      <w:pPr>
        <w:numPr>
          <w:ilvl w:val="0"/>
          <w:numId w:val="1024"/>
        </w:numPr>
      </w:pPr>
      <w:del w:id="14" w:author="PR Preview" w:date="2026-01-01T00:00:00Z">
        <w:r>
          <w:delText xml:space="preserve">Wikipedia contributors [6]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— disjoint sets</w:delText>
        </w:r>
      </w:del>
    </w:p>
    <w:p>
      <w:pPr>
        <w:numPr>
          <w:ilvl w:val="0"/>
          <w:numId w:val="1024"/>
        </w:numPr>
      </w:pPr>
      <w:del w:id="17" w:author="PR Preview" w:date="2026-01-01T00:00:00Z">
        <w:r>
          <w:delText xml:space="preserve">Wikipedia contributors [7]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— series and partial sums</w:delText>
        </w:r>
      </w:del>
    </w:p>
    <w:p>
      <w:pPr>
        <w:numPr>
          <w:ilvl w:val="0"/>
          <w:numId w:val="1024"/>
        </w:numPr>
      </w:pPr>
      <w:del w:id="20" w:author="PR Preview" w:date="2026-01-01T00:00:00Z">
        <w:r>
          <w:delText xml:space="preserve">Wikipedia contributors [8]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— the monotone convergence theorem</w:delText>
        </w:r>
      </w:del>
    </w:p>
    <w:p>
      <w:pPr>
        <w:numPr>
          <w:ilvl w:val="0"/>
          <w:numId w:val="1024"/>
        </w:numPr>
      </w:pPr>
      <w:del w:id="23" w:author="PR Preview" w:date="2026-01-01T00:00:00Z">
        <w:r>
          <w:delText xml:space="preserve">Wikipedia contributors [9]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— additive and</w:delText>
        </w:r>
      </w:del>
      <w:del w:id="26" w:author="PR Preview" w:date="2026-01-01T00:00:00Z">
        <w:r>
          <w:delText xml:space="preserve"> </w:delText>
        </w:r>
      </w:del>
      <m:oMath>
        <m:r>
          <m:t>σ</m:t>
        </m:r>
      </m:oMath>
      <w:del w:id="27" w:author="PR Preview" w:date="2026-01-01T00:00:00Z">
        <w:r>
          <w:delText xml:space="preserve">-additive set functions</w:delText>
        </w:r>
      </w:del>
    </w:p>
    <w:p>
      <w:pPr>
        <w:numPr>
          <w:ilvl w:val="0"/>
          <w:numId w:val="1024"/>
        </w:numPr>
      </w:pPr>
      <w:del w:id="28" w:author="PR Preview" w:date="2026-01-01T00:00:00Z">
        <w:r>
          <w:delText xml:space="preserve">Wikipedia contributors [10]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measures, with examples</w:delText>
        </w:r>
      </w:del>
    </w:p>
    <w:p>
      <w:pPr>
        <w:numPr>
          <w:ilvl w:val="0"/>
          <w:numId w:val="1024"/>
        </w:numPr>
      </w:pPr>
      <w:del w:id="31" w:author="PR Preview" w:date="2026-01-01T00:00:00Z">
        <w:r>
          <w:delText xml:space="preserve">Wikipedia contributors [11]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— counting measure</w:delText>
        </w:r>
      </w:del>
    </w:p>
    <w:p>
      <w:pPr>
        <w:numPr>
          <w:ilvl w:val="0"/>
          <w:numId w:val="1024"/>
        </w:numPr>
      </w:pPr>
      <w:del w:id="34" w:author="PR Preview" w:date="2026-01-01T00:00:00Z">
        <w:r>
          <w:delText xml:space="preserve">Wikipedia contributors [12]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— measurable spaces</w:delText>
        </w:r>
      </w:del>
    </w:p>
    <w:p>
      <w:pPr>
        <w:numPr>
          <w:ilvl w:val="0"/>
          <w:numId w:val="1024"/>
        </w:numPr>
      </w:pPr>
      <w:del w:id="37" w:author="PR Preview" w:date="2026-01-01T00:00:00Z">
        <w:r>
          <w:delText xml:space="preserve">Wikipedia contributors [13]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— Lebesgue measure and its construction</w:delText>
        </w:r>
      </w:del>
    </w:p>
    <w:p>
      <w:pPr>
        <w:numPr>
          <w:ilvl w:val="0"/>
          <w:numId w:val="1024"/>
        </w:numPr>
      </w:pPr>
      <w:del w:id="40" w:author="PR Preview" w:date="2026-01-01T00:00:00Z">
        <w:r>
          <w:delText xml:space="preserve">Wikipedia contributors [14]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— null sets</w:delText>
        </w:r>
      </w:del>
    </w:p>
    <w:p>
      <w:pPr>
        <w:numPr>
          <w:ilvl w:val="0"/>
          <w:numId w:val="1024"/>
        </w:numPr>
      </w:pPr>
      <w:del w:id="43" w:author="PR Preview" w:date="2026-01-01T00:00:00Z">
        <w:r>
          <w:delText xml:space="preserve">Wikipedia contributors [15]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— properties that hold almost everywhere</w:delText>
        </w:r>
      </w:del>
    </w:p>
    <w:p>
      <w:pPr>
        <w:numPr>
          <w:ilvl w:val="0"/>
          <w:numId w:val="1024"/>
        </w:numPr>
      </w:pPr>
      <w:del w:id="46" w:author="PR Preview" w:date="2026-01-01T00:00:00Z">
        <w:r>
          <w:delText xml:space="preserve">Wikipedia contributors [16]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— finite measures</w:delText>
        </w:r>
      </w:del>
    </w:p>
    <w:p>
      <w:pPr>
        <w:numPr>
          <w:ilvl w:val="0"/>
          <w:numId w:val="1024"/>
        </w:numPr>
      </w:pPr>
      <w:del w:id="49" w:author="PR Preview" w:date="2026-01-01T00:00:00Z">
        <w:r>
          <w:delText xml:space="preserve">Wikipedia contributors [17]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—</w:delText>
        </w:r>
      </w:del>
      <w:del w:id="52" w:author="PR Preview" w:date="2026-01-01T00:00:00Z">
        <w:r>
          <w:delText xml:space="preserve"> </w:delText>
        </w:r>
      </w:del>
      <m:oMath>
        <m:r>
          <m:t>σ</m:t>
        </m:r>
      </m:oMath>
      <w:del w:id="53" w:author="PR Preview" w:date="2026-01-01T00:00:00Z">
        <w:r>
          <w:delText xml:space="preserve">-finite measures</w:delText>
        </w:r>
      </w:del>
    </w:p>
    <w:p>
      <w:pPr>
        <w:numPr>
          <w:ilvl w:val="0"/>
          <w:numId w:val="1024"/>
        </w:numPr>
      </w:pPr>
      <w:del w:id="54" w:author="PR Preview" w:date="2026-01-01T00:00:00Z">
        <w:r>
          <w:delText xml:space="preserve">Wikipedia contributors [18]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— probability measures</w:delText>
        </w:r>
      </w:del>
    </w:p>
    <w:p>
      <w:pPr>
        <w:numPr>
          <w:ilvl w:val="0"/>
          <w:numId w:val="1024"/>
        </w:numPr>
      </w:pPr>
      <w:del w:id="57" w:author="PR Preview" w:date="2026-01-01T00:00:00Z">
        <w:r>
          <w:delText xml:space="preserve">Wikipedia contributors [19]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— probability spaces</w:delText>
        </w:r>
      </w:del>
    </w:p>
    <w:p>
      <w:pPr>
        <w:numPr>
          <w:ilvl w:val="0"/>
          <w:numId w:val="1024"/>
        </w:numPr>
      </w:pPr>
      <w:del w:id="60" w:author="PR Preview" w:date="2026-01-01T00:00:00Z">
        <w:r>
          <w:delText xml:space="preserve">Wikipedia contributors [20]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— sample spaces</w:delText>
        </w:r>
      </w:del>
    </w:p>
    <w:p>
      <w:pPr>
        <w:numPr>
          <w:ilvl w:val="0"/>
          <w:numId w:val="1024"/>
        </w:numPr>
      </w:pPr>
      <w:del w:id="63" w:author="PR Preview" w:date="2026-01-01T00:00:00Z">
        <w:r>
          <w:delText xml:space="preserve">Wikipedia contributors [22]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— events</w:delText>
        </w:r>
      </w:del>
    </w:p>
    <w:p>
      <w:pPr>
        <w:numPr>
          <w:ilvl w:val="0"/>
          <w:numId w:val="1024"/>
        </w:numPr>
      </w:pPr>
      <w:del w:id="66" w:author="PR Preview" w:date="2026-01-01T00:00:00Z">
        <w:r>
          <w:delText xml:space="preserve">Wikipedia contributors [21]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— outcomes</w:delText>
        </w:r>
      </w:del>
    </w:p>
    <w:p>
      <w:pPr>
        <w:numPr>
          <w:ilvl w:val="0"/>
          <w:numId w:val="1024"/>
        </w:numPr>
      </w:pPr>
      <w:del w:id="69" w:author="PR Preview" w:date="2026-01-01T00:00:00Z">
        <w:r>
          <w:delText xml:space="preserve">Wikipedia contributors [23]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— measurable functions</w:delText>
        </w:r>
      </w:del>
    </w:p>
    <w:p>
      <w:pPr>
        <w:numPr>
          <w:ilvl w:val="0"/>
          <w:numId w:val="1024"/>
        </w:numPr>
      </w:pPr>
      <w:del w:id="72" w:author="PR Preview" w:date="2026-01-01T00:00:00Z">
        <w:r>
          <w:delText xml:space="preserve">Wikipedia contributors [24]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— the Lebesgue integral</w:delText>
        </w:r>
      </w:del>
    </w:p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2026-10-18T19:51:42Z</dcterms:created>
  <dcterms:modified xsi:type="dcterms:W3CDTF">2026-10-18T19:51:42Z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