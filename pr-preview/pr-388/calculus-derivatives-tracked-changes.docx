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21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limits of functions, with the epsilon-delta definition</w:delText>
        </w:r>
      </w:del>
    </w:p>
    <w:p>
      <w:pPr>
        <w:numPr>
          <w:ilvl w:val="0"/>
          <w:numId w:val="1021"/>
        </w:numPr>
      </w:pPr>
      <w:del w:id="7" w:author="PR Preview" w:date="2026-01-01T00:00:00Z">
        <w:r>
          <w:delText xml:space="preserve">Wikipedia contributors [2]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one-sided limits</w:delText>
        </w:r>
      </w:del>
    </w:p>
    <w:p>
      <w:pPr>
        <w:numPr>
          <w:ilvl w:val="0"/>
          <w:numId w:val="1021"/>
        </w:numPr>
      </w:pPr>
      <w:del w:id="10" w:author="PR Preview" w:date="2026-01-01T00:00:00Z">
        <w:r>
          <w:delText xml:space="preserve">Wikipedia contributors [6]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derivative, its notation and its history</w:delText>
        </w:r>
      </w:del>
    </w:p>
    <w:p>
      <w:pPr>
        <w:numPr>
          <w:ilvl w:val="0"/>
          <w:numId w:val="1021"/>
        </w:numPr>
      </w:pPr>
      <w:del w:id="13" w:author="PR Preview" w:date="2026-01-01T00:00:00Z">
        <w:r>
          <w:delText xml:space="preserve">Wikipedia contributors [4]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differentiable functions and their classes</w:delText>
        </w:r>
      </w:del>
    </w:p>
    <w:p>
      <w:pPr>
        <w:numPr>
          <w:ilvl w:val="0"/>
          <w:numId w:val="1021"/>
        </w:numPr>
      </w:pPr>
      <w:del w:id="16" w:author="PR Preview" w:date="2026-01-01T00:00:00Z">
        <w:r>
          <w:delText xml:space="preserve">Wikipedia contributors [9]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the power rule and its proofs</w:delText>
        </w:r>
      </w:del>
    </w:p>
    <w:p>
      <w:pPr>
        <w:numPr>
          <w:ilvl w:val="0"/>
          <w:numId w:val="1021"/>
        </w:numPr>
      </w:pPr>
      <w:del w:id="19" w:author="PR Preview" w:date="2026-01-01T00:00:00Z">
        <w:r>
          <w:delText xml:space="preserve">Wikipedia contributors [11]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product rule and its generalizations</w:delText>
        </w:r>
      </w:del>
    </w:p>
    <w:p>
      <w:pPr>
        <w:numPr>
          <w:ilvl w:val="0"/>
          <w:numId w:val="1021"/>
        </w:numPr>
      </w:pPr>
      <w:del w:id="22" w:author="PR Preview" w:date="2026-01-01T00:00:00Z">
        <w:r>
          <w:delText xml:space="preserve">Wikipedia contributors [12]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the quotient rule</w:delText>
        </w:r>
      </w:del>
    </w:p>
    <w:p>
      <w:pPr>
        <w:numPr>
          <w:ilvl w:val="0"/>
          <w:numId w:val="1021"/>
        </w:numPr>
      </w:pPr>
      <w:del w:id="25" w:author="PR Preview" w:date="2026-01-01T00:00:00Z">
        <w:r>
          <w:delText xml:space="preserve">Wikipedia contributors [13]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the chain rule, in one and several variables</w:delText>
        </w:r>
      </w:del>
    </w:p>
    <w:p>
      <w:pPr>
        <w:numPr>
          <w:ilvl w:val="0"/>
          <w:numId w:val="1021"/>
        </w:numPr>
      </w:pPr>
      <w:del w:id="28" w:author="PR Preview" w:date="2026-01-01T00:00:00Z">
        <w:r>
          <w:delText xml:space="preserve">Wikipedia contributors [8]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the second derivative and concavity</w:delText>
        </w:r>
      </w:del>
    </w:p>
    <w:p>
      <w:pPr>
        <w:numPr>
          <w:ilvl w:val="0"/>
          <w:numId w:val="1021"/>
        </w:numPr>
      </w:pPr>
      <w:del w:id="31" w:author="PR Preview" w:date="2026-01-01T00:00:00Z">
        <w:r>
          <w:delText xml:space="preserve">Wikipedia contributors [14]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— linear approximation and the tangent line</w:delText>
        </w:r>
      </w:del>
    </w:p>
    <w:p>
      <w:pPr>
        <w:numPr>
          <w:ilvl w:val="0"/>
          <w:numId w:val="1021"/>
        </w:numPr>
      </w:pPr>
      <w:del w:id="34" w:author="PR Preview" w:date="2026-01-01T00:00:00Z">
        <w:r>
          <w:delText xml:space="preserve">Wikipedia contributors [16]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— stationary points and how to classify them</w:delText>
        </w:r>
      </w:del>
    </w:p>
    <w:p>
      <w:pPr>
        <w:numPr>
          <w:ilvl w:val="0"/>
          <w:numId w:val="1021"/>
        </w:numPr>
      </w:pPr>
      <w:del w:id="37" w:author="PR Preview" w:date="2026-01-01T00:00:00Z">
        <w:r>
          <w:delText xml:space="preserve">Wikipedia contributors [3]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— the difference quotient</w:delText>
        </w:r>
      </w:del>
    </w:p>
    <w:p>
      <w:pPr>
        <w:numPr>
          <w:ilvl w:val="0"/>
          <w:numId w:val="1021"/>
        </w:numPr>
      </w:pPr>
      <w:del w:id="40" w:author="PR Preview" w:date="2026-01-01T00:00:00Z">
        <w:r>
          <w:delText xml:space="preserve">Wikipedia contributors [7]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— Leibniz, Lagrange and Newton notation for derivatives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2026-10-18T19:11:41Z</dcterms:created>
  <dcterms:modified xsi:type="dcterms:W3CDTF">2026-10-18T19:11:41Z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