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9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the integers</w:delText>
        </w:r>
      </w:del>
    </w:p>
    <w:p>
      <w:pPr>
        <w:numPr>
          <w:ilvl w:val="0"/>
          <w:numId w:val="1009"/>
        </w:numPr>
      </w:pPr>
      <w:del w:id="7" w:author="PR Preview" w:date="2026-01-01T00:00:00Z">
        <w:r>
          <w:delText xml:space="preserve">Wikipedia contributors [2]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even and odd numbers</w:delText>
        </w:r>
      </w:del>
    </w:p>
    <w:p>
      <w:pPr>
        <w:numPr>
          <w:ilvl w:val="0"/>
          <w:numId w:val="1009"/>
        </w:numPr>
      </w:pPr>
      <w:del w:id="10" w:author="PR Preview" w:date="2026-01-01T00:00:00Z">
        <w:r>
          <w:delText xml:space="preserve">Wikipedia contributors [3]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natural numbers and their conventions</w:delText>
        </w:r>
      </w:del>
    </w:p>
    <w:p>
      <w:pPr>
        <w:numPr>
          <w:ilvl w:val="0"/>
          <w:numId w:val="1009"/>
        </w:numPr>
      </w:pPr>
      <w:del w:id="13" w:author="PR Preview" w:date="2026-01-01T00:00:00Z">
        <w:r>
          <w:delText xml:space="preserve">Wikipedia contributors [4]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rational numbers</w:delText>
        </w:r>
      </w:del>
    </w:p>
    <w:p>
      <w:pPr>
        <w:numPr>
          <w:ilvl w:val="0"/>
          <w:numId w:val="1009"/>
        </w:numPr>
      </w:pPr>
      <w:del w:id="16" w:author="PR Preview" w:date="2026-01-01T00:00:00Z">
        <w:r>
          <w:delText xml:space="preserve">Wikipedia contributors [5]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the real numbers and their constructions</w:delText>
        </w:r>
      </w:del>
    </w:p>
    <w:p>
      <w:pPr>
        <w:numPr>
          <w:ilvl w:val="0"/>
          <w:numId w:val="1009"/>
        </w:numPr>
      </w:pPr>
      <w:del w:id="19" w:author="PR Preview" w:date="2026-01-01T00:00:00Z">
        <w:r>
          <w:delText xml:space="preserve">Wikipedia contributors [7]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— irrational numbers</w:delText>
        </w:r>
      </w:del>
    </w:p>
    <w:p>
      <w:pPr>
        <w:numPr>
          <w:ilvl w:val="0"/>
          <w:numId w:val="1009"/>
        </w:numPr>
      </w:pPr>
      <w:del w:id="22" w:author="PR Preview" w:date="2026-01-01T00:00:00Z">
        <w:r>
          <w:delText xml:space="preserve">Wikipedia contributors [8]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— the square root of 2</w:delText>
        </w:r>
      </w:del>
    </w:p>
    <w:p>
      <w:pPr>
        <w:numPr>
          <w:ilvl w:val="0"/>
          <w:numId w:val="1009"/>
        </w:numPr>
      </w:pPr>
      <w:del w:id="25" w:author="PR Preview" w:date="2026-01-01T00:00:00Z">
        <w:r>
          <w:delText xml:space="preserve">Wikipedia contributors [9]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— proofs that pi is irrational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2026-10-18T19:55:04Z</dcterms:created>
  <dcterms:modified xsi:type="dcterms:W3CDTF">2026-10-18T19:55:04Z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