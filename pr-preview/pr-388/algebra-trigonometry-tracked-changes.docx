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4 (Sine)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the second coordinate of the point reached from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by moving a distance</w:delText>
        </w:r>
      </w:del>
      <w:del w:id="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along the unit circle (</w:delText>
        </w:r>
      </w:del>
      <w:hyperlink w:anchor="def-cosine-sine">
        <w:del w:id="14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rPr>
            <w:b/>
            <w:bCs/>
          </w:rPr>
          <w:delText xml:space="preserve">sine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</w:delText>
        </w:r>
      </w:del>
      <w:del w:id="22" w:author="PR Preview" w:date="2026-01-01T00:00:00Z">
        <w:r>
          <w:delText xml:space="preserve"> </w:delText>
        </w:r>
      </w:del>
      <m:oMath>
        <m:r>
          <m:t>θ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[3]</w:delText>
        </w:r>
      </w:del>
      <w:del w:id="25" w:author="PR Preview" w:date="2026-01-01T00:00:00Z">
        <w:r>
          <w:delText xml:space="preserve">, written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27" w:author="PR Preview" w:date="2026-01-01T00:00:00Z">
        <w:r>
          <w:delText xml:space="preserve">.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4 (Sine)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For a real number</w:t>
        </w:r>
      </w:ins>
      <w:ins w:id="31" w:author="PR Preview" w:date="2026-01-01T00:00:00Z">
        <w:r>
          <w:t xml:space="preserve"> </w:t>
        </w:r>
      </w:ins>
      <m:oMath>
        <m:r>
          <m:t>θ</m:t>
        </m:r>
      </m:oMath>
      <w:ins w:id="32" w:author="PR Preview" w:date="2026-01-01T00:00:00Z">
        <w:r>
          <w:t xml:space="preserve">, the second coordinate of the point reached from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by moving a distance</w:t>
        </w:r>
      </w:ins>
      <w:ins w:id="3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along the unit circle (</w:t>
        </w:r>
      </w:ins>
      <w:hyperlink w:anchor="def-cosine-sine">
        <w:ins w:id="3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0" w:author="PR Preview" w:date="2026-01-01T00:00:00Z">
        <w:r>
          <w:t xml:space="preserve">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 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sine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t>θ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[3]</w:t>
        </w:r>
      </w:ins>
      <w:ins w:id="50" w:author="PR Preview" w:date="2026-01-01T00:00:00Z">
        <w:r>
          <w:t xml:space="preserve">, written</w:t>
        </w:r>
      </w:ins>
      <w:ins w:id="5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sine is one of the trigonometric functions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[4]</w:t>
        </w:r>
      </w:ins>
      <w:ins w:id="57" w:author="PR Preview" w:date="2026-01-01T00:00:00Z">
        <w:r>
          <w:t xml:space="preserve">.</w:t>
        </w:r>
      </w:ins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del w:id="58" w:author="PR Preview" w:date="2026-01-01T00:00:00Z">
        <w:r>
          <w:rPr>
            <w:b/>
            <w:bCs/>
          </w:rPr>
          <w:delText xml:space="preserve">Theorem 1 (The Pythagorean identity)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every real number</w:delText>
        </w:r>
      </w:del>
      <w:del w:id="61" w:author="PR Preview" w:date="2026-01-01T00:00:00Z">
        <w:r>
          <w:delText xml:space="preserve"> </w:delText>
        </w:r>
      </w:del>
      <m:oMath>
        <m:r>
          <m:t>θ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[4]</w:delText>
        </w:r>
      </w:del>
      <w:del w:id="64" w:author="PR Preview" w:date="2026-01-01T00:00:00Z">
        <w:r>
          <w:delText xml:space="preserve">,</w:delText>
        </w:r>
      </w:del>
    </w:p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Theorem 1 (The Pythagorean identity)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For every real number</w:t>
        </w:r>
      </w:ins>
      <w:ins w:id="68" w:author="PR Preview" w:date="2026-01-01T00:00:00Z">
        <w:r>
          <w:t xml:space="preserve"> </w:t>
        </w:r>
      </w:ins>
      <m:oMath>
        <m:r>
          <m:t>θ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[5]</w:t>
        </w:r>
      </w:ins>
      <w:ins w:id="7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Heading2"/>
      </w:pPr>
      <w:del w:id="72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4"/>
        </w:numPr>
      </w:pPr>
      <w:del w:id="73" w:author="PR Preview" w:date="2026-01-01T00:00:00Z">
        <w:r>
          <w:delText xml:space="preserve">Wikipedia contributors [1]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— the unit circle and its uses in trigonometry</w:delText>
        </w:r>
      </w:del>
    </w:p>
    <w:p>
      <w:pPr>
        <w:numPr>
          <w:ilvl w:val="0"/>
          <w:numId w:val="1004"/>
        </w:numPr>
      </w:pPr>
      <w:del w:id="76" w:author="PR Preview" w:date="2026-01-01T00:00:00Z">
        <w:r>
          <w:delText xml:space="preserve">Wikipedia contributors [2]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— the number pi, its definition and history</w:delText>
        </w:r>
      </w:del>
    </w:p>
    <w:p>
      <w:pPr>
        <w:numPr>
          <w:ilvl w:val="0"/>
          <w:numId w:val="1004"/>
        </w:numPr>
      </w:pPr>
      <w:del w:id="79" w:author="PR Preview" w:date="2026-01-01T00:00:00Z">
        <w:r>
          <w:delText xml:space="preserve">Wikipedia contributors [3]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— sine and cosine, with their properties and graphs</w:delText>
        </w:r>
      </w:del>
    </w:p>
    <w:p>
      <w:pPr>
        <w:numPr>
          <w:ilvl w:val="0"/>
          <w:numId w:val="1004"/>
        </w:numPr>
      </w:pPr>
      <w:del w:id="82" w:author="PR Preview" w:date="2026-01-01T00:00:00Z">
        <w:r>
          <w:delText xml:space="preserve">Wikipedia contributors [4]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— the identity and its proofs</w:delText>
        </w:r>
      </w:del>
    </w:p>
    <w:p>
      <w:pPr>
        <w:numPr>
          <w:ilvl w:val="0"/>
          <w:numId w:val="1004"/>
        </w:numPr>
      </w:pPr>
      <w:del w:id="85" w:author="PR Preview" w:date="2026-01-01T00:00:00Z">
        <w:r>
          <w:delText xml:space="preserve">Wikipedia contributors [5]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— all six trigonometric functions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del w:id="88" w:author="PR Preview" w:date="2026-01-01T00:00:00Z">
        <w:r>
          <w:delText xml:space="preserve">[4]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	</w:delText>
        </w:r>
      </w:del>
      <w:del w:id="91" w:author="PR Preview" w:date="2026-01-01T00:00:00Z">
        <w:r>
          <w:delText xml:space="preserve">Wikipedia contributors,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“Pythagorean trigonometric identity —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Wikipedia</w:delText>
        </w:r>
      </w:del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 free encyclopedia.”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2026. Available:</w:delText>
        </w:r>
      </w:del>
      <w:del w:id="101" w:author="PR Preview" w:date="2026-01-01T00:00:00Z">
        <w:r>
          <w:delText xml:space="preserve"> </w:delText>
        </w:r>
      </w:del>
      <w:hyperlink r:id="rId32">
        <w:del w:id="102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</w:p>
    <w:p>
      <w:pPr>
        <w:pStyle w:val="Bibliography"/>
      </w:pPr>
      <w:del w:id="103" w:author="PR Preview" w:date="2026-01-01T00:00:00Z">
        <w:r>
          <w:delText xml:space="preserve">[5]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	</w:delText>
        </w:r>
      </w:del>
      <w:del w:id="106" w:author="PR Preview" w:date="2026-01-01T00:00:00Z">
        <w:r>
          <w:delText xml:space="preserve">Wikipedia contributors,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“Trigonometric functions —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Wikipedia</w:delText>
        </w:r>
      </w:del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the free encyclopedia.”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2026. Available:</w:delText>
        </w:r>
      </w:del>
      <w:del w:id="116" w:author="PR Preview" w:date="2026-01-01T00:00:00Z">
        <w:r>
          <w:delText xml:space="preserve"> </w:delText>
        </w:r>
      </w:del>
      <w:hyperlink r:id="rId30">
        <w:del w:id="117" w:author="PR Preview" w:date="2026-01-01T00:00:00Z">
          <w:r>
            <w:rPr>
              <w:rStyle w:val="Hyperlink"/>
            </w:rPr>
            <w:delText xml:space="preserve">https://en.wikipedia.org/wiki/Trigonometric_functions</w:delText>
          </w:r>
        </w:del>
      </w:hyperlink>
    </w:p>
    <w:p>
      <w:pPr>
        <w:pStyle w:val="Bibliography"/>
      </w:pPr>
      <w:ins w:id="118" w:author="PR Preview" w:date="2026-01-01T00:00:00Z">
        <w:r>
          <w:t xml:space="preserve">[4]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	</w:t>
        </w:r>
      </w:ins>
      <w:ins w:id="121" w:author="PR Preview" w:date="2026-01-01T00:00:00Z">
        <w:r>
          <w:t xml:space="preserve">Wikipedia contributors,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“Trigonometric functions —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Wikipedia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 free encyclopedia.”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2026. Available:</w:t>
        </w:r>
      </w:ins>
      <w:ins w:id="131" w:author="PR Preview" w:date="2026-01-01T00:00:00Z">
        <w:r>
          <w:t xml:space="preserve"> </w:t>
        </w:r>
      </w:ins>
      <w:hyperlink r:id="rId30">
        <w:ins w:id="132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31"/>
    <w:bookmarkStart w:id="33" w:name="X5a2f2f32a394dfa9ade54906000e256a4416e3c"/>
    <w:p>
      <w:pPr>
        <w:pStyle w:val="Bibliography"/>
      </w:pPr>
      <w:ins w:id="133" w:author="PR Preview" w:date="2026-01-01T00:00:00Z">
        <w:r>
          <w:t xml:space="preserve">[5]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	</w:t>
        </w:r>
      </w:ins>
      <w:ins w:id="136" w:author="PR Preview" w:date="2026-01-01T00:00:00Z">
        <w:r>
          <w:t xml:space="preserve">Wikipedia contributors,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“Pythagorean trigonometric identity —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Wikipedia</w:t>
        </w:r>
      </w:ins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free encyclopedia.”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2026. Available:</w:t>
        </w:r>
      </w:ins>
      <w:ins w:id="146" w:author="PR Preview" w:date="2026-01-01T00:00:00Z">
        <w:r>
          <w:t xml:space="preserve"> </w:t>
        </w:r>
      </w:ins>
      <w:hyperlink r:id="rId32">
        <w:ins w:id="147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2026-10-18T19:07:48Z</dcterms:created>
  <dcterms:modified xsi:type="dcterms:W3CDTF">2026-10-18T19:07:48Z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