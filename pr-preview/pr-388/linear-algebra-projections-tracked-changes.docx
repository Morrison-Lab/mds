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\text{(}\text{Theorem~7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\text{(}\text{Theorem~7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\text{(}\text{Theorem~7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\text{(}\text{Theorem~16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\text{(}\text{Theorem~7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\text{(}\text{Theorem~16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Heading2"/>
      </w:pPr>
      <w:del w:id="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13"/>
        </w:numPr>
      </w:pPr>
      <w:del w:id="4" w:author="PR Preview" w:date="2026-01-01T00:00:00Z">
        <w:r>
          <w:delText xml:space="preserve">Wikipedia contributors [1]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 design matrices in regression</w:delText>
        </w:r>
      </w:del>
    </w:p>
    <w:p>
      <w:pPr>
        <w:numPr>
          <w:ilvl w:val="0"/>
          <w:numId w:val="1013"/>
        </w:numPr>
      </w:pPr>
      <w:del w:id="7" w:author="PR Preview" w:date="2026-01-01T00:00:00Z">
        <w:r>
          <w:delText xml:space="preserve">Wikipedia contributors [3]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— the projection (hat) matrix</w:delText>
        </w:r>
      </w:del>
    </w:p>
    <w:p>
      <w:pPr>
        <w:numPr>
          <w:ilvl w:val="0"/>
          <w:numId w:val="1013"/>
        </w:numPr>
      </w:pPr>
      <w:del w:id="10" w:author="PR Preview" w:date="2026-01-01T00:00:00Z">
        <w:r>
          <w:delText xml:space="preserve">Wikipedia contributors [6]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— generalized inverses and their types</w:delText>
        </w:r>
      </w:del>
    </w:p>
    <w:p>
      <w:pPr>
        <w:numPr>
          <w:ilvl w:val="0"/>
          <w:numId w:val="1013"/>
        </w:numPr>
      </w:pPr>
      <w:del w:id="13" w:author="PR Preview" w:date="2026-01-01T00:00:00Z">
        <w:r>
          <w:delText xml:space="preserve">Wikipedia contributors [7]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— the Moore-Penrose inverse and its properties</w:delText>
        </w:r>
      </w:del>
    </w:p>
    <w:p>
      <w:pPr>
        <w:numPr>
          <w:ilvl w:val="0"/>
          <w:numId w:val="1013"/>
        </w:numPr>
      </w:pPr>
      <w:del w:id="16" w:author="PR Preview" w:date="2026-01-01T00:00:00Z">
        <w:r>
          <w:delText xml:space="preserve">Wikipedia contributors [11]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— least squares, with its history and variants</w:delText>
        </w:r>
      </w:del>
    </w:p>
    <w:p>
      <w:pPr>
        <w:numPr>
          <w:ilvl w:val="0"/>
          <w:numId w:val="1013"/>
        </w:numPr>
      </w:pPr>
      <w:del w:id="19" w:author="PR Preview" w:date="2026-01-01T00:00:00Z">
        <w:r>
          <w:delText xml:space="preserve">Wikipedia contributors [12]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— the normal equations</w:delText>
        </w:r>
      </w:del>
    </w:p>
    <w:p>
      <w:pPr>
        <w:numPr>
          <w:ilvl w:val="0"/>
          <w:numId w:val="1013"/>
        </w:numPr>
      </w:pPr>
      <w:del w:id="22" w:author="PR Preview" w:date="2026-01-01T00:00:00Z">
        <w:r>
          <w:delText xml:space="preserve">Wikipedia contributors [10]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— triangular matrices and back substitution</w:delText>
        </w:r>
      </w:del>
    </w:p>
    <w:p>
      <w:pPr>
        <w:numPr>
          <w:ilvl w:val="0"/>
          <w:numId w:val="1013"/>
        </w:numPr>
      </w:pPr>
      <w:del w:id="25" w:author="PR Preview" w:date="2026-01-01T00:00:00Z">
        <w:r>
          <w:delText xml:space="preserve">Wikipedia contributors [13]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— the LU decomposition</w:delText>
        </w:r>
      </w:del>
    </w:p>
    <w:p>
      <w:pPr>
        <w:numPr>
          <w:ilvl w:val="0"/>
          <w:numId w:val="1013"/>
        </w:numPr>
      </w:pPr>
      <w:del w:id="28" w:author="PR Preview" w:date="2026-01-01T00:00:00Z">
        <w:r>
          <w:delText xml:space="preserve">Wikipedia contributors [8]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— consistent and inconsistent systems of equations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2026-10-18T19:35:31Z</dcterms:created>
  <dcterms:modified xsi:type="dcterms:W3CDTF">2026-10-18T19:35:31Z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