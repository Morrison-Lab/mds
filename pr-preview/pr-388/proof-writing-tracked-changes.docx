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numPr>
          <w:ilvl w:val="0"/>
          <w:numId w:val="1026"/>
        </w:numPr>
      </w:pPr>
      <w:del w:id="3" w:author="PR Preview" w:date="2026-01-01T00:00:00Z">
        <w:r>
          <w:delText xml:space="preserve">Wikipedia contributors [21]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— direct proofs</w:delText>
        </w:r>
      </w:del>
    </w:p>
    <w:p>
      <w:pPr>
        <w:numPr>
          <w:ilvl w:val="0"/>
          <w:numId w:val="1026"/>
        </w:numPr>
      </w:pPr>
      <w:del w:id="6" w:author="PR Preview" w:date="2026-01-01T00:00:00Z">
        <w:r>
          <w:delText xml:space="preserve">Wikipedia contributors [13]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— proofs, with the main techniques</w:delText>
        </w:r>
      </w:del>
    </w:p>
    <w:p>
      <w:pPr>
        <w:numPr>
          <w:ilvl w:val="0"/>
          <w:numId w:val="1026"/>
        </w:numPr>
      </w:pPr>
      <w:del w:id="9" w:author="PR Preview" w:date="2026-01-01T00:00:00Z">
        <w:r>
          <w:delText xml:space="preserve">Wikipedia contributors [20]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— proof by contradiction</w:delText>
        </w:r>
      </w:del>
    </w:p>
    <w:p>
      <w:pPr>
        <w:numPr>
          <w:ilvl w:val="0"/>
          <w:numId w:val="1026"/>
        </w:numPr>
      </w:pPr>
      <w:del w:id="12" w:author="PR Preview" w:date="2026-01-01T00:00:00Z">
        <w:r>
          <w:delText xml:space="preserve">Wikipedia contributors [22]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— mathematical induction</w:delText>
        </w:r>
      </w:del>
    </w:p>
    <w:p>
      <w:pPr>
        <w:numPr>
          <w:ilvl w:val="0"/>
          <w:numId w:val="1026"/>
        </w:numPr>
      </w:pPr>
      <w:del w:id="15" w:author="PR Preview" w:date="2026-01-01T00:00:00Z">
        <w:r>
          <w:delText xml:space="preserve">Wikipedia contributors [17]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— counterexamples</w:delText>
        </w:r>
      </w:del>
    </w:p>
    <w:p>
      <w:pPr>
        <w:numPr>
          <w:ilvl w:val="0"/>
          <w:numId w:val="1026"/>
        </w:numPr>
      </w:pPr>
      <w:del w:id="18" w:author="PR Preview" w:date="2026-01-01T00:00:00Z">
        <w:r>
          <w:delText xml:space="preserve">Wikipedia contributors [1]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— propositions</w:delText>
        </w:r>
      </w:del>
    </w:p>
    <w:p>
      <w:pPr>
        <w:numPr>
          <w:ilvl w:val="0"/>
          <w:numId w:val="1026"/>
        </w:numPr>
      </w:pPr>
      <w:del w:id="21" w:author="PR Preview" w:date="2026-01-01T00:00:00Z">
        <w:r>
          <w:delText xml:space="preserve">Wikipedia contributors [2]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— predicates</w:delText>
        </w:r>
      </w:del>
    </w:p>
    <w:p>
      <w:pPr>
        <w:numPr>
          <w:ilvl w:val="0"/>
          <w:numId w:val="1026"/>
        </w:numPr>
      </w:pPr>
      <w:del w:id="24" w:author="PR Preview" w:date="2026-01-01T00:00:00Z">
        <w:r>
          <w:delText xml:space="preserve">Wikipedia contributors [3]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— logical connectives</w:delText>
        </w:r>
      </w:del>
    </w:p>
    <w:p>
      <w:pPr>
        <w:numPr>
          <w:ilvl w:val="0"/>
          <w:numId w:val="1026"/>
        </w:numPr>
      </w:pPr>
      <w:del w:id="27" w:author="PR Preview" w:date="2026-01-01T00:00:00Z">
        <w:r>
          <w:delText xml:space="preserve">Wikipedia contributors [4]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— negation</w:delText>
        </w:r>
      </w:del>
    </w:p>
    <w:p>
      <w:pPr>
        <w:numPr>
          <w:ilvl w:val="0"/>
          <w:numId w:val="1026"/>
        </w:numPr>
      </w:pPr>
      <w:del w:id="30" w:author="PR Preview" w:date="2026-01-01T00:00:00Z">
        <w:r>
          <w:delText xml:space="preserve">Wikipedia contributors [5]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— logical conjunction</w:delText>
        </w:r>
      </w:del>
    </w:p>
    <w:p>
      <w:pPr>
        <w:numPr>
          <w:ilvl w:val="0"/>
          <w:numId w:val="1026"/>
        </w:numPr>
      </w:pPr>
      <w:del w:id="33" w:author="PR Preview" w:date="2026-01-01T00:00:00Z">
        <w:r>
          <w:delText xml:space="preserve">Wikipedia contributors [6]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— logical disjunction</w:delText>
        </w:r>
      </w:del>
    </w:p>
    <w:p>
      <w:pPr>
        <w:numPr>
          <w:ilvl w:val="0"/>
          <w:numId w:val="1026"/>
        </w:numPr>
      </w:pPr>
      <w:del w:id="36" w:author="PR Preview" w:date="2026-01-01T00:00:00Z">
        <w:r>
          <w:delText xml:space="preserve">Wikipedia contributors [7]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— the material conditional</w:delText>
        </w:r>
      </w:del>
    </w:p>
    <w:p>
      <w:pPr>
        <w:numPr>
          <w:ilvl w:val="0"/>
          <w:numId w:val="1026"/>
        </w:numPr>
      </w:pPr>
      <w:del w:id="39" w:author="PR Preview" w:date="2026-01-01T00:00:00Z">
        <w:r>
          <w:delText xml:space="preserve">Wikipedia contributors [8]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— the biconditional</w:delText>
        </w:r>
      </w:del>
    </w:p>
    <w:p>
      <w:pPr>
        <w:numPr>
          <w:ilvl w:val="0"/>
          <w:numId w:val="1026"/>
        </w:numPr>
      </w:pPr>
      <w:del w:id="42" w:author="PR Preview" w:date="2026-01-01T00:00:00Z">
        <w:r>
          <w:delText xml:space="preserve">Wikipedia contributors [18]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— converses</w:delText>
        </w:r>
      </w:del>
    </w:p>
    <w:p>
      <w:pPr>
        <w:numPr>
          <w:ilvl w:val="0"/>
          <w:numId w:val="1026"/>
        </w:numPr>
      </w:pPr>
      <w:del w:id="45" w:author="PR Preview" w:date="2026-01-01T00:00:00Z">
        <w:r>
          <w:delText xml:space="preserve">Wikipedia contributors [19]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— necessary and sufficient conditions</w:delText>
        </w:r>
      </w:del>
    </w:p>
    <w:p>
      <w:pPr>
        <w:numPr>
          <w:ilvl w:val="0"/>
          <w:numId w:val="1026"/>
        </w:numPr>
      </w:pPr>
      <w:del w:id="48" w:author="PR Preview" w:date="2026-01-01T00:00:00Z">
        <w:r>
          <w:delText xml:space="preserve">Wikipedia contributors [9]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— quantifiers</w:delText>
        </w:r>
      </w:del>
    </w:p>
    <w:p>
      <w:pPr>
        <w:numPr>
          <w:ilvl w:val="0"/>
          <w:numId w:val="1026"/>
        </w:numPr>
      </w:pPr>
      <w:del w:id="51" w:author="PR Preview" w:date="2026-01-01T00:00:00Z">
        <w:r>
          <w:delText xml:space="preserve">Wikipedia contributors [10]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— universal quantification</w:delText>
        </w:r>
      </w:del>
    </w:p>
    <w:p>
      <w:pPr>
        <w:numPr>
          <w:ilvl w:val="0"/>
          <w:numId w:val="1026"/>
        </w:numPr>
      </w:pPr>
      <w:del w:id="54" w:author="PR Preview" w:date="2026-01-01T00:00:00Z">
        <w:r>
          <w:delText xml:space="preserve">Wikipedia contributors [11]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— existential quantification</w:delText>
        </w:r>
      </w:del>
    </w:p>
    <w:p>
      <w:pPr>
        <w:numPr>
          <w:ilvl w:val="0"/>
          <w:numId w:val="1026"/>
        </w:numPr>
      </w:pPr>
      <w:del w:id="57" w:author="PR Preview" w:date="2026-01-01T00:00:00Z">
        <w:r>
          <w:delText xml:space="preserve">Wikipedia contributors [12]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— logical consequence</w:delText>
        </w:r>
      </w:del>
    </w:p>
    <w:p>
      <w:pPr>
        <w:numPr>
          <w:ilvl w:val="0"/>
          <w:numId w:val="1026"/>
        </w:numPr>
      </w:pPr>
      <w:del w:id="60" w:author="PR Preview" w:date="2026-01-01T00:00:00Z">
        <w:r>
          <w:delText xml:space="preserve">Wikipedia contributors [23]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— propositional logic</w:delText>
        </w:r>
      </w:del>
    </w:p>
    <w:p>
      <w:pPr>
        <w:numPr>
          <w:ilvl w:val="0"/>
          <w:numId w:val="1026"/>
        </w:numPr>
      </w:pPr>
      <w:del w:id="63" w:author="PR Preview" w:date="2026-01-01T00:00:00Z">
        <w:r>
          <w:delText xml:space="preserve">Wikipedia contributors [24]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— first-order logic</w:delText>
        </w:r>
      </w:del>
    </w:p>
    <w:p>
      <w:pPr>
        <w:numPr>
          <w:ilvl w:val="0"/>
          <w:numId w:val="1026"/>
        </w:numPr>
      </w:pPr>
      <w:del w:id="66" w:author="PR Preview" w:date="2026-01-01T00:00:00Z">
        <w:r>
          <w:delText xml:space="preserve">Wikipedia contributors [25]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— formal proofs</w:delText>
        </w:r>
      </w:del>
    </w:p>
    <w:p>
      <w:pPr>
        <w:numPr>
          <w:ilvl w:val="0"/>
          <w:numId w:val="1026"/>
        </w:numPr>
      </w:pPr>
      <w:del w:id="69" w:author="PR Preview" w:date="2026-01-01T00:00:00Z">
        <w:r>
          <w:delText xml:space="preserve">Wikipedia contributors [14]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— theorems</w:delText>
        </w:r>
      </w:del>
    </w:p>
    <w:p>
      <w:pPr>
        <w:numPr>
          <w:ilvl w:val="0"/>
          <w:numId w:val="1026"/>
        </w:numPr>
      </w:pPr>
      <w:del w:id="72" w:author="PR Preview" w:date="2026-01-01T00:00:00Z">
        <w:r>
          <w:delText xml:space="preserve">Wikipedia contributors [15]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— lemmas</w:delText>
        </w:r>
      </w:del>
    </w:p>
    <w:p>
      <w:pPr>
        <w:numPr>
          <w:ilvl w:val="0"/>
          <w:numId w:val="1026"/>
        </w:numPr>
      </w:pPr>
      <w:del w:id="75" w:author="PR Preview" w:date="2026-01-01T00:00:00Z">
        <w:r>
          <w:delText xml:space="preserve">Wikipedia contributors [16]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— corollaries</w:delText>
        </w:r>
      </w:del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2026-10-18T19:59:49Z</dcterms:created>
  <dcterms:modified xsi:type="dcterms:W3CDTF">2026-10-18T19:59:49Z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