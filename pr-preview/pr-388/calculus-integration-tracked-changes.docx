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[9, Ch. 18], [2], Theorem 4.9, p. 282</w:delText>
        </w:r>
      </w:del>
    </w:p>
    <w:p>
      <w:pPr>
        <w:pStyle w:val="FirstParagraph"/>
      </w:pPr>
      <w:ins w:id="4" w:author="PR Preview" w:date="2026-01-01T00:00:00Z">
        <w:r>
          <w:t xml:space="preserve">[10, Ch. 18], [2], Theorem 4.9, p. 282</w:t>
        </w:r>
      </w:ins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del w:id="5" w:author="PR Preview" w:date="2026-01-01T00:00:00Z">
        <w:r>
          <w:rPr>
            <w:b/>
            <w:bCs/>
          </w:rPr>
          <w:delText xml:space="preserve">Exercise 1 (Definite integral of a polynomial)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Adapted from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Miller [10]</w:delText>
        </w:r>
      </w:del>
      <w:del w:id="10" w:author="PR Preview" w:date="2026-01-01T00:00:00Z">
        <w:r>
          <w:delText xml:space="preserve">, Question 1.1.31.</w:delText>
        </w:r>
      </w:del>
    </w:p>
    <w:p>
      <w:pPr>
        <w:pStyle w:val="BodyText"/>
      </w:pPr>
      <w:ins w:id="11" w:author="PR Preview" w:date="2026-01-01T00:00:00Z">
        <w:r>
          <w:rPr>
            <w:b/>
            <w:bCs/>
          </w:rPr>
          <w:t xml:space="preserve">Exercise 1 (Definite integral of a polynomial)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Adapted from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Miller [11]</w:t>
        </w:r>
      </w:ins>
      <w:ins w:id="16" w:author="PR Preview" w:date="2026-01-01T00:00:00Z">
        <w:r>
          <w:t xml:space="preserve">, Question 1.1.31.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del w:id="17" w:author="PR Preview" w:date="2026-01-01T00:00:00Z">
        <w:r>
          <w:rPr>
            <w:b/>
            <w:bCs/>
          </w:rPr>
          <w:delText xml:space="preserve">Exercise 2 (Integral of a perfect square)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Adapted from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Miller [10]</w:delText>
        </w:r>
      </w:del>
      <w:del w:id="22" w:author="PR Preview" w:date="2026-01-01T00:00:00Z">
        <w:r>
          <w:delText xml:space="preserve">, Question 1.1.32.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Exercise 2 (Integral of a perfect square)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Adapted from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Miller [11]</w:t>
        </w:r>
      </w:ins>
      <w:ins w:id="28" w:author="PR Preview" w:date="2026-01-01T00:00:00Z">
        <w:r>
          <w:t xml:space="preserve">, Question 1.1.32.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del w:id="29" w:author="PR Preview" w:date="2026-01-01T00:00:00Z">
        <w:r>
          <w:rPr>
            <w:b/>
            <w:bCs/>
          </w:rPr>
          <w:delText xml:space="preserve">Exercise 3 (Integral of a composite power)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Adapted from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Miller [10]</w:delText>
        </w:r>
      </w:del>
      <w:del w:id="34" w:author="PR Preview" w:date="2026-01-01T00:00:00Z">
        <w:r>
          <w:delText xml:space="preserve">, Question 1.1.33.</w:delText>
        </w:r>
      </w:del>
    </w:p>
    <w:p>
      <w:pPr>
        <w:pStyle w:val="FirstParagraph"/>
      </w:pPr>
      <w:ins w:id="35" w:author="PR Preview" w:date="2026-01-01T00:00:00Z">
        <w:r>
          <w:rPr>
            <w:b/>
            <w:bCs/>
          </w:rPr>
          <w:t xml:space="preserve">Exercise 3 (Integral of a composite power)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Adapted from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Miller [11]</w:t>
        </w:r>
      </w:ins>
      <w:ins w:id="40" w:author="PR Preview" w:date="2026-01-01T00:00:00Z">
        <w:r>
          <w:t xml:space="preserve">, Question 1.1.33.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del w:id="41" w:author="PR Preview" w:date="2026-01-01T00:00:00Z">
        <w:r>
          <w:rPr>
            <w:b/>
            <w:bCs/>
          </w:rPr>
          <w:delText xml:space="preserve">Exercise 4 (Integral of odd trigonometric functions)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Adapted from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Miller [10]</w:delText>
        </w:r>
      </w:del>
      <w:del w:id="46" w:author="PR Preview" w:date="2026-01-01T00:00:00Z">
        <w:r>
          <w:delText xml:space="preserve">, Question 1.1.34.</w:delText>
        </w:r>
      </w:del>
    </w:p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Exercise 4 (Integral of odd trigonometric functions)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Adapted from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Miller [11]</w:t>
        </w:r>
      </w:ins>
      <w:ins w:id="52" w:author="PR Preview" w:date="2026-01-01T00:00:00Z">
        <w:r>
          <w:t xml:space="preserve">, Question 1.1.34.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Exercise 5 (Separating even and odd parts of a polynomial)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Adapted from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Miller [10]</w:delText>
        </w:r>
      </w:del>
      <w:del w:id="58" w:author="PR Preview" w:date="2026-01-01T00:00:00Z">
        <w:r>
          <w:delText xml:space="preserve">, Question 1.1.35.</w:delText>
        </w:r>
      </w:del>
    </w:p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Exercise 5 (Separating even and odd parts of a polynomial)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Adapted from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Miller [11]</w:t>
        </w:r>
      </w:ins>
      <w:ins w:id="64" w:author="PR Preview" w:date="2026-01-01T00:00:00Z">
        <w:r>
          <w:t xml:space="preserve">, Question 1.1.35.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del w:id="65" w:author="PR Preview" w:date="2026-01-01T00:00:00Z">
        <w:r>
          <w:rPr>
            <w:b/>
            <w:bCs/>
          </w:rPr>
          <w:delText xml:space="preserve">Exercise 6 (Substitution leading to a natural logarithm)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Adapted from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Miller [10]</w:delText>
        </w:r>
      </w:del>
      <w:del w:id="70" w:author="PR Preview" w:date="2026-01-01T00:00:00Z">
        <w:r>
          <w:delText xml:space="preserve">, Question 1.1.36.</w:delText>
        </w:r>
      </w:del>
    </w:p>
    <w:p>
      <w:pPr>
        <w:pStyle w:val="FirstParagraph"/>
      </w:pPr>
      <w:ins w:id="71" w:author="PR Preview" w:date="2026-01-01T00:00:00Z">
        <w:r>
          <w:rPr>
            <w:b/>
            <w:bCs/>
          </w:rPr>
          <w:t xml:space="preserve">Exercise 6 (Substitution leading to a natural logarithm)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Adapted from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Miller [11]</w:t>
        </w:r>
      </w:ins>
      <w:ins w:id="76" w:author="PR Preview" w:date="2026-01-01T00:00:00Z">
        <w:r>
          <w:t xml:space="preserve">, Question 1.1.36.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del w:id="77" w:author="PR Preview" w:date="2026-01-01T00:00:00Z">
        <w:r>
          <w:rPr>
            <w:b/>
            <w:bCs/>
          </w:rPr>
          <w:delText xml:space="preserve">Exercise 7 (Substitution with a polynomial power)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Adapted from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Miller [10]</w:delText>
        </w:r>
      </w:del>
      <w:del w:id="82" w:author="PR Preview" w:date="2026-01-01T00:00:00Z">
        <w:r>
          <w:delText xml:space="preserve">, Question 1.1.37.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Exercise 7 (Substitution with a polynomial power)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Adapted from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Miller [11]</w:t>
        </w:r>
      </w:ins>
      <w:ins w:id="88" w:author="PR Preview" w:date="2026-01-01T00:00:00Z">
        <w:r>
          <w:t xml:space="preserve">, Question 1.1.37.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Exercise 8 (Substitution with a trigonometric integrand)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Adapted from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Miller [10]</w:delText>
        </w:r>
      </w:del>
      <w:del w:id="94" w:author="PR Preview" w:date="2026-01-01T00:00:00Z">
        <w:r>
          <w:delText xml:space="preserve">, Question 1.1.38.</w:delText>
        </w:r>
      </w:del>
    </w:p>
    <w:p>
      <w:pPr>
        <w:pStyle w:val="FirstParagraph"/>
      </w:pPr>
      <w:ins w:id="95" w:author="PR Preview" w:date="2026-01-01T00:00:00Z">
        <w:r>
          <w:rPr>
            <w:b/>
            <w:bCs/>
          </w:rPr>
          <w:t xml:space="preserve">Exercise 8 (Substitution with a trigonometric integrand)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Adapted from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Miller [11]</w:t>
        </w:r>
      </w:ins>
      <w:ins w:id="100" w:author="PR Preview" w:date="2026-01-01T00:00:00Z">
        <w:r>
          <w:t xml:space="preserve">, Question 1.1.38.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del w:id="101" w:author="PR Preview" w:date="2026-01-01T00:00:00Z">
        <w:r>
          <w:rPr>
            <w:b/>
            <w:bCs/>
          </w:rPr>
          <w:delText xml:space="preserve">Exercise 9 (Integration by parts with an exponential factor)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Adapted from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Miller [10]</w:delText>
        </w:r>
      </w:del>
      <w:del w:id="106" w:author="PR Preview" w:date="2026-01-01T00:00:00Z">
        <w:r>
          <w:delText xml:space="preserve">, Question 1.1.40.</w:delText>
        </w:r>
      </w:del>
    </w:p>
    <w:p>
      <w:pPr>
        <w:pStyle w:val="FirstParagraph"/>
      </w:pPr>
      <w:ins w:id="107" w:author="PR Preview" w:date="2026-01-01T00:00:00Z">
        <w:r>
          <w:rPr>
            <w:b/>
            <w:bCs/>
          </w:rPr>
          <w:t xml:space="preserve">Exercise 9 (Integration by parts with an exponential factor)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Adapted from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Miller [11]</w:t>
        </w:r>
      </w:ins>
      <w:ins w:id="112" w:author="PR Preview" w:date="2026-01-01T00:00:00Z">
        <w:r>
          <w:t xml:space="preserve">, Question 1.1.40.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113" w:author="PR Preview" w:date="2026-01-01T00:00:00Z">
        <w:r>
          <w:delText xml:space="preserve">Let</w:delText>
        </w:r>
      </w:del>
      <w:del w:id="114" w:author="PR Preview" w:date="2026-01-01T00:00:00Z">
        <w:r>
          <w:delText xml:space="preserve"> </w:delText>
        </w:r>
      </w:del>
      <m:oMath>
        <m:r>
          <m:t>T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be a</w:delText>
        </w:r>
      </w:del>
      <w:del w:id="117" w:author="PR Preview" w:date="2026-01-01T00:00:00Z">
        <w:r>
          <w:delText xml:space="preserve"> </w:delText>
        </w:r>
      </w:del>
      <w:hyperlink r:id="rId141">
        <w:del w:id="118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with the</w:delText>
        </w:r>
      </w:del>
      <w:del w:id="121" w:author="PR Preview" w:date="2026-01-01T00:00:00Z">
        <w:r>
          <w:delText xml:space="preserve"> </w:delText>
        </w:r>
      </w:del>
      <w:hyperlink r:id="rId142">
        <w:del w:id="122" w:author="PR Preview" w:date="2026-01-01T00:00:00Z">
          <w:r>
            <w:rPr>
              <w:rStyle w:val="Hyperlink"/>
            </w:rPr>
            <w:delText xml:space="preserve">exponential distribution</w:delText>
          </w:r>
        </w:del>
      </w:hyperlink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with rate</w:delText>
        </w:r>
      </w:del>
      <w:del w:id="12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26" w:author="PR Preview" w:date="2026-01-01T00:00:00Z">
        <w:r>
          <w:delText xml:space="preserve">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Its</w:delText>
        </w:r>
      </w:del>
      <w:del w:id="129" w:author="PR Preview" w:date="2026-01-01T00:00:00Z">
        <w:r>
          <w:delText xml:space="preserve"> </w:delText>
        </w:r>
      </w:del>
      <w:hyperlink r:id="rId143">
        <w:del w:id="130" w:author="PR Preview" w:date="2026-01-01T00:00:00Z">
          <w:r>
            <w:rPr>
              <w:rStyle w:val="Hyperlink"/>
            </w:rPr>
            <w:delText xml:space="preserve">probability density function (PDF)</w:delText>
          </w:r>
        </w:del>
      </w:hyperlink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is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[11, Sec. II], p. 295,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“Survival and Hazard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Functions for Selected Distributions”</w:delText>
        </w:r>
      </w:del>
      <w:del w:id="139" w:author="PR Preview" w:date="2026-01-01T00:00:00Z">
        <w:r>
          <w:delText xml:space="preserve">:</w:delText>
        </w:r>
      </w:del>
    </w:p>
    <w:p>
      <w:pPr>
        <w:pStyle w:val="BodyText"/>
      </w:pPr>
      <w:ins w:id="140" w:author="PR Preview" w:date="2026-01-01T00:00:00Z">
        <w:r>
          <w:t xml:space="preserve">Let</w:t>
        </w:r>
      </w:ins>
      <w:ins w:id="141" w:author="PR Preview" w:date="2026-01-01T00:00:00Z">
        <w:r>
          <w:t xml:space="preserve"> </w:t>
        </w:r>
      </w:ins>
      <m:oMath>
        <m:r>
          <m:t>T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be a</w:t>
        </w:r>
      </w:ins>
      <w:ins w:id="144" w:author="PR Preview" w:date="2026-01-01T00:00:00Z">
        <w:r>
          <w:t xml:space="preserve"> </w:t>
        </w:r>
      </w:ins>
      <w:hyperlink r:id="rId141">
        <w:ins w:id="145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with the</w:t>
        </w:r>
      </w:ins>
      <w:ins w:id="148" w:author="PR Preview" w:date="2026-01-01T00:00:00Z">
        <w:r>
          <w:t xml:space="preserve"> </w:t>
        </w:r>
      </w:ins>
      <w:hyperlink r:id="rId142">
        <w:ins w:id="149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with rate</w:t>
        </w:r>
      </w:ins>
      <w:ins w:id="15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Its</w:t>
        </w:r>
      </w:ins>
      <w:ins w:id="156" w:author="PR Preview" w:date="2026-01-01T00:00:00Z">
        <w:r>
          <w:t xml:space="preserve"> </w:t>
        </w:r>
      </w:ins>
      <w:hyperlink r:id="rId143">
        <w:ins w:id="157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[12, Sec. II], p. 295,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“Survival and Hazard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Functions for Selected Distributions”</w:t>
        </w:r>
      </w:ins>
      <w:ins w:id="1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Exercise 10 (Improper Gaussian-kernel integral)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Adapted from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Miller [10]</w:delText>
        </w:r>
      </w:del>
      <w:del w:id="172" w:author="PR Preview" w:date="2026-01-01T00:00:00Z">
        <w:r>
          <w:delText xml:space="preserve">, Question 1.1.39.</w:delText>
        </w:r>
      </w:del>
    </w:p>
    <w:p>
      <w:pPr>
        <w:pStyle w:val="BodyText"/>
      </w:pPr>
      <w:ins w:id="173" w:author="PR Preview" w:date="2026-01-01T00:00:00Z">
        <w:r>
          <w:rPr>
            <w:b/>
            <w:bCs/>
          </w:rPr>
          <w:t xml:space="preserve">Exercise 10 (Improper Gaussian-kernel integral)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Adapted from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Miller [11]</w:t>
        </w:r>
      </w:ins>
      <w:ins w:id="178" w:author="PR Preview" w:date="2026-01-01T00:00:00Z">
        <w:r>
          <w:t xml:space="preserve">, Question 1.1.39.</w:t>
        </w:r>
      </w:ins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del w:id="179" w:author="PR Preview" w:date="2026-01-01T00:00:00Z">
        <w:r>
          <w:rPr>
            <w:b/>
            <w:bCs/>
          </w:rPr>
          <w:delText xml:space="preserve">Exercise 11 (Convolution of two uniform densities)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Adapted from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Miller [10]</w:delText>
        </w:r>
      </w:del>
      <w:del w:id="184" w:author="PR Preview" w:date="2026-01-01T00:00:00Z">
        <w:r>
          <w:delText xml:space="preserve">, Question 1.1.41.</w:delText>
        </w:r>
      </w:del>
    </w:p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Exercise 11 (Convolution of two uniform densities)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Adapted from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Miller [11]</w:t>
        </w:r>
      </w:ins>
      <w:ins w:id="190" w:author="PR Preview" w:date="2026-01-01T00:00:00Z">
        <w:r>
          <w:t xml:space="preserve">, Question 1.1.41.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Heading2"/>
      </w:pPr>
      <w:del w:id="191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9"/>
        </w:numPr>
      </w:pPr>
      <w:del w:id="192" w:author="PR Preview" w:date="2026-01-01T00:00:00Z">
        <w:r>
          <w:delText xml:space="preserve">Wikipedia contributors [1]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— antiderivatives and indefinite integrals</w:delText>
        </w:r>
      </w:del>
    </w:p>
    <w:p>
      <w:pPr>
        <w:numPr>
          <w:ilvl w:val="0"/>
          <w:numId w:val="1019"/>
        </w:numPr>
      </w:pPr>
      <w:del w:id="195" w:author="PR Preview" w:date="2026-01-01T00:00:00Z">
        <w:r>
          <w:delText xml:space="preserve">Wikipedia contributors [3]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— continuous functions, with the epsilon-delta definition</w:delText>
        </w:r>
      </w:del>
    </w:p>
    <w:p>
      <w:pPr>
        <w:numPr>
          <w:ilvl w:val="0"/>
          <w:numId w:val="1019"/>
        </w:numPr>
      </w:pPr>
      <w:del w:id="198" w:author="PR Preview" w:date="2026-01-01T00:00:00Z">
        <w:r>
          <w:delText xml:space="preserve">Wikipedia contributors [4]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— jump, removable and essential discontinuities</w:delText>
        </w:r>
      </w:del>
    </w:p>
    <w:p>
      <w:pPr>
        <w:numPr>
          <w:ilvl w:val="0"/>
          <w:numId w:val="1019"/>
        </w:numPr>
      </w:pPr>
      <w:del w:id="201" w:author="PR Preview" w:date="2026-01-01T00:00:00Z">
        <w:r>
          <w:delText xml:space="preserve">Wikipedia contributors [5]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— partitions of an interval</w:delText>
        </w:r>
      </w:del>
    </w:p>
    <w:p>
      <w:pPr>
        <w:numPr>
          <w:ilvl w:val="0"/>
          <w:numId w:val="1019"/>
        </w:numPr>
      </w:pPr>
      <w:del w:id="204" w:author="PR Preview" w:date="2026-01-01T00:00:00Z">
        <w:r>
          <w:delText xml:space="preserve">Wikipedia contributors [6]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— Riemann sums and their types</w:delText>
        </w:r>
      </w:del>
    </w:p>
    <w:p>
      <w:pPr>
        <w:numPr>
          <w:ilvl w:val="0"/>
          <w:numId w:val="1019"/>
        </w:numPr>
      </w:pPr>
      <w:del w:id="207" w:author="PR Preview" w:date="2026-01-01T00:00:00Z">
        <w:r>
          <w:delText xml:space="preserve">Wikipedia contributors [7]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— the Riemann integral and which functions have one</w:delText>
        </w:r>
      </w:del>
    </w:p>
    <w:p>
      <w:pPr>
        <w:numPr>
          <w:ilvl w:val="0"/>
          <w:numId w:val="1019"/>
        </w:numPr>
      </w:pPr>
      <w:del w:id="210" w:author="PR Preview" w:date="2026-01-01T00:00:00Z">
        <w:r>
          <w:delText xml:space="preserve">Wikipedia contributors [12]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— the two parts of the fundamental theorem</w:delText>
        </w:r>
      </w:del>
    </w:p>
    <w:p>
      <w:pPr>
        <w:numPr>
          <w:ilvl w:val="0"/>
          <w:numId w:val="1019"/>
        </w:numPr>
      </w:pPr>
      <w:del w:id="213" w:author="PR Preview" w:date="2026-01-01T00:00:00Z">
        <w:r>
          <w:delText xml:space="preserve">Wikipedia contributors [13]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— change of variable in an integral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del w:id="216" w:author="PR Preview" w:date="2026-01-01T00:00:00Z">
        <w:r>
          <w:delText xml:space="preserve">[9]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	</w:delText>
        </w:r>
      </w:del>
      <w:del w:id="219" w:author="PR Preview" w:date="2026-01-01T00:00:00Z">
        <w:r>
          <w:delText xml:space="preserve">A. D. Banner,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rPr>
            <w:i/>
            <w:iCs/>
          </w:rPr>
          <w:delText xml:space="preserve">The calculus lifesaver : All the tools you need to excel at calculus</w:delText>
        </w:r>
      </w:del>
      <w:del w:id="222" w:author="PR Preview" w:date="2026-01-01T00:00:00Z">
        <w:r>
          <w:delText xml:space="preserve">. in A princeton lifesaver study guide. Princeton, New Jersey: Princeton University Press, 2007. Available:</w:delText>
        </w:r>
      </w:del>
      <w:del w:id="223" w:author="PR Preview" w:date="2026-01-01T00:00:00Z">
        <w:r>
          <w:delText xml:space="preserve"> </w:delText>
        </w:r>
      </w:del>
      <w:hyperlink r:id="rId181">
        <w:del w:id="224" w:author="PR Preview" w:date="2026-01-01T00:00:00Z">
          <w:r>
            <w:rPr>
              <w:rStyle w:val="Hyperlink"/>
            </w:rPr>
            <w:delText xml:space="preserve">https://press.princeton.edu/books/paperback/9780691130880/the-calculus-lifesaver</w:delText>
          </w:r>
        </w:del>
      </w:hyperlink>
    </w:p>
    <w:p>
      <w:pPr>
        <w:pStyle w:val="Bibliography"/>
      </w:pPr>
      <w:del w:id="225" w:author="PR Preview" w:date="2026-01-01T00:00:00Z">
        <w:r>
          <w:delText xml:space="preserve">[10]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	</w:delText>
        </w:r>
      </w:del>
      <w:del w:id="228" w:author="PR Preview" w:date="2026-01-01T00:00:00Z">
        <w:r>
          <w:delText xml:space="preserve">S. J. Miller,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231" w:author="PR Preview" w:date="2026-01-01T00:00:00Z">
        <w:r>
          <w:delText xml:space="preserve">. 2016. Available:</w:delText>
        </w:r>
      </w:del>
      <w:del w:id="232" w:author="PR Preview" w:date="2026-01-01T00:00:00Z">
        <w:r>
          <w:delText xml:space="preserve"> </w:delText>
        </w:r>
      </w:del>
      <w:hyperlink r:id="rId183">
        <w:del w:id="233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</w:p>
    <w:p>
      <w:pPr>
        <w:pStyle w:val="Bibliography"/>
      </w:pPr>
      <w:del w:id="234" w:author="PR Preview" w:date="2026-01-01T00:00:00Z">
        <w:r>
          <w:delText xml:space="preserve">[11]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	</w:delText>
        </w:r>
      </w:del>
      <w:del w:id="237" w:author="PR Preview" w:date="2026-01-01T00:00:00Z">
        <w:r>
          <w:delText xml:space="preserve">D. G. Kleinbaum and M. Klein,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240" w:author="PR Preview" w:date="2026-01-01T00:00:00Z">
        <w:r>
          <w:delText xml:space="preserve">, 3rd ed. Springer, 2012. doi:</w:delText>
        </w:r>
      </w:del>
      <w:del w:id="241" w:author="PR Preview" w:date="2026-01-01T00:00:00Z">
        <w:r>
          <w:delText xml:space="preserve"> </w:delText>
        </w:r>
      </w:del>
      <w:hyperlink r:id="rId185">
        <w:del w:id="242" w:author="PR Preview" w:date="2026-01-01T00:00:00Z">
          <w:r>
            <w:rPr>
              <w:rStyle w:val="Hyperlink"/>
            </w:rPr>
            <w:delText xml:space="preserve">10.1007/978-1-4419-6646-9</w:delText>
          </w:r>
        </w:del>
      </w:hyperlink>
      <w:del w:id="243" w:author="PR Preview" w:date="2026-01-01T00:00:00Z">
        <w:r>
          <w:delText xml:space="preserve">.</w:delText>
        </w:r>
      </w:del>
    </w:p>
    <w:p>
      <w:pPr>
        <w:pStyle w:val="Bibliography"/>
      </w:pPr>
      <w:del w:id="244" w:author="PR Preview" w:date="2026-01-01T00:00:00Z">
        <w:r>
          <w:delText xml:space="preserve">[12]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	</w:delText>
        </w:r>
      </w:del>
      <w:del w:id="247" w:author="PR Preview" w:date="2026-01-01T00:00:00Z">
        <w:r>
          <w:delText xml:space="preserve">Wikipedia contributors,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“Fundamental theorem of calculus —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Wikipedia</w:delText>
        </w:r>
      </w:del>
      <w:del w:id="252" w:author="PR Preview" w:date="2026-01-01T00:00:00Z">
        <w:r>
          <w:delText xml:space="preserve">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the free encyclopedia.”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2026. Available:</w:delText>
        </w:r>
      </w:del>
      <w:del w:id="257" w:author="PR Preview" w:date="2026-01-01T00:00:00Z">
        <w:r>
          <w:delText xml:space="preserve"> </w:delText>
        </w:r>
      </w:del>
      <w:hyperlink r:id="rId179">
        <w:del w:id="258" w:author="PR Preview" w:date="2026-01-01T00:00:00Z">
          <w:r>
            <w:rPr>
              <w:rStyle w:val="Hyperlink"/>
            </w:rPr>
            <w:delText xml:space="preserve">https://en.wikipedia.org/wiki/Fundamental_theorem_of_calculus</w:delText>
          </w:r>
        </w:del>
      </w:hyperlink>
    </w:p>
    <w:p>
      <w:pPr>
        <w:pStyle w:val="Bibliography"/>
      </w:pPr>
      <w:del w:id="259" w:author="PR Preview" w:date="2026-01-01T00:00:00Z">
        <w:r>
          <w:delText xml:space="preserve">[13]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	</w:delText>
        </w:r>
      </w:del>
      <w:del w:id="262" w:author="PR Preview" w:date="2026-01-01T00:00:00Z">
        <w:r>
          <w:delText xml:space="preserve">Wikipedia contributors,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“Integration by substitution —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Wikipedia</w:delText>
        </w:r>
      </w:del>
      <w:del w:id="267" w:author="PR Preview" w:date="2026-01-01T00:00:00Z">
        <w:r>
          <w:delText xml:space="preserve">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free encyclopedia.”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2026. Available:</w:delText>
        </w:r>
      </w:del>
      <w:del w:id="272" w:author="PR Preview" w:date="2026-01-01T00:00:00Z">
        <w:r>
          <w:delText xml:space="preserve"> </w:delText>
        </w:r>
      </w:del>
      <w:hyperlink r:id="rId10">
        <w:del w:id="273" w:author="PR Preview" w:date="2026-01-01T00:00:00Z">
          <w:r>
            <w:rPr>
              <w:rStyle w:val="Hyperlink"/>
            </w:rPr>
            <w:delText xml:space="preserve">https://en.wikipedia.org/wiki/Integration_by_substitution</w:delText>
          </w:r>
        </w:del>
      </w:hyperlink>
    </w:p>
    <w:p>
      <w:pPr>
        <w:pStyle w:val="Bibliography"/>
      </w:pPr>
      <w:ins w:id="274" w:author="PR Preview" w:date="2026-01-01T00:00:00Z">
        <w:r>
          <w:t xml:space="preserve">[9]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	</w:t>
        </w:r>
      </w:ins>
      <w:ins w:id="277" w:author="PR Preview" w:date="2026-01-01T00:00:00Z">
        <w:r>
          <w:t xml:space="preserve">Wikipedia contributors,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“Fundamental theorem of calculus —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Wikipedia</w:t>
        </w:r>
      </w:ins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 free encyclopedia.”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2026. Available:</w:t>
        </w:r>
      </w:ins>
      <w:ins w:id="287" w:author="PR Preview" w:date="2026-01-01T00:00:00Z">
        <w:r>
          <w:t xml:space="preserve"> </w:t>
        </w:r>
      </w:ins>
      <w:hyperlink r:id="rId179">
        <w:ins w:id="288" w:author="PR Preview" w:date="2026-01-01T00:00:00Z">
          <w:r>
            <w:rPr>
              <w:rStyle w:val="Hyperlink"/>
            </w:rPr>
            <w:t xml:space="preserve">https://en.wikipedia.org/wiki/Fundamental_theorem_of_calculus</w:t>
          </w:r>
        </w:ins>
      </w:hyperlink>
    </w:p>
    <w:bookmarkEnd w:id="180"/>
    <w:bookmarkStart w:id="182" w:name="ref-calclifesaver"/>
    <w:p>
      <w:pPr>
        <w:pStyle w:val="Bibliography"/>
      </w:pPr>
      <w:ins w:id="289" w:author="PR Preview" w:date="2026-01-01T00:00:00Z">
        <w:r>
          <w:t xml:space="preserve">[10]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	</w:t>
        </w:r>
      </w:ins>
      <w:ins w:id="292" w:author="PR Preview" w:date="2026-01-01T00:00:00Z">
        <w:r>
          <w:t xml:space="preserve">A. D. Banner,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295" w:author="PR Preview" w:date="2026-01-01T00:00:00Z">
        <w:r>
          <w:t xml:space="preserve">. in A princeton lifesaver study guide. Princeton, New Jersey: Princeton University Press, 2007. Available:</w:t>
        </w:r>
      </w:ins>
      <w:ins w:id="296" w:author="PR Preview" w:date="2026-01-01T00:00:00Z">
        <w:r>
          <w:t xml:space="preserve"> </w:t>
        </w:r>
      </w:ins>
      <w:hyperlink r:id="rId181">
        <w:ins w:id="297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</w:p>
    <w:bookmarkEnd w:id="182"/>
    <w:bookmarkStart w:id="184" w:name="ref-problifesavercalc"/>
    <w:p>
      <w:pPr>
        <w:pStyle w:val="Bibliography"/>
      </w:pPr>
      <w:ins w:id="298" w:author="PR Preview" w:date="2026-01-01T00:00:00Z">
        <w:r>
          <w:t xml:space="preserve">[11]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	</w:t>
        </w:r>
      </w:ins>
      <w:ins w:id="301" w:author="PR Preview" w:date="2026-01-01T00:00:00Z">
        <w:r>
          <w:t xml:space="preserve">S. J. Miller,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304" w:author="PR Preview" w:date="2026-01-01T00:00:00Z">
        <w:r>
          <w:t xml:space="preserve">. 2016. Available:</w:t>
        </w:r>
      </w:ins>
      <w:ins w:id="305" w:author="PR Preview" w:date="2026-01-01T00:00:00Z">
        <w:r>
          <w:t xml:space="preserve"> </w:t>
        </w:r>
      </w:ins>
      <w:hyperlink r:id="rId183">
        <w:ins w:id="306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184"/>
    <w:bookmarkStart w:id="186" w:name="ref-kleinbaum2012survival"/>
    <w:p>
      <w:pPr>
        <w:pStyle w:val="Bibliography"/>
      </w:pPr>
      <w:ins w:id="307" w:author="PR Preview" w:date="2026-01-01T00:00:00Z">
        <w:r>
          <w:t xml:space="preserve">[12]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	</w:t>
        </w:r>
      </w:ins>
      <w:ins w:id="310" w:author="PR Preview" w:date="2026-01-01T00:00:00Z">
        <w:r>
          <w:t xml:space="preserve">D. G. Kleinbaum and M. Klein,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rPr>
            <w:i/>
            <w:iCs/>
          </w:rPr>
          <w:t xml:space="preserve">Survival analysis: A self-learning text</w:t>
        </w:r>
      </w:ins>
      <w:ins w:id="313" w:author="PR Preview" w:date="2026-01-01T00:00:00Z">
        <w:r>
          <w:t xml:space="preserve">, 3rd ed. Springer, 2012. doi:</w:t>
        </w:r>
      </w:ins>
      <w:ins w:id="314" w:author="PR Preview" w:date="2026-01-01T00:00:00Z">
        <w:r>
          <w:t xml:space="preserve"> </w:t>
        </w:r>
      </w:ins>
      <w:hyperlink r:id="rId185">
        <w:ins w:id="315" w:author="PR Preview" w:date="2026-01-01T00:00:00Z">
          <w:r>
            <w:rPr>
              <w:rStyle w:val="Hyperlink"/>
            </w:rPr>
            <w:t xml:space="preserve">10.1007/978-1-4419-6646-9</w:t>
          </w:r>
        </w:ins>
      </w:hyperlink>
      <w:ins w:id="316" w:author="PR Preview" w:date="2026-01-01T00:00:00Z">
        <w:r>
          <w:t xml:space="preserve">.</w:t>
        </w:r>
      </w:ins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Relationship Id="rId10" Type="http://schemas.openxmlformats.org/officeDocument/2006/relationships/hyperlink" Target="https://en.wikipedia.org/wiki/Integration_by_substituti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2026-10-18T19:15:40Z</dcterms:created>
  <dcterms:modified xsi:type="dcterms:W3CDTF">2026-10-18T19:15:40Z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