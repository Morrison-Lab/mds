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4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symmetric matrices and their spectral properties</w:delText>
        </w:r>
      </w:del>
    </w:p>
    <w:p>
      <w:pPr>
        <w:numPr>
          <w:ilvl w:val="0"/>
          <w:numId w:val="1014"/>
        </w:numPr>
      </w:pPr>
      <w:del w:id="7" w:author="PR Preview" w:date="2026-01-01T00:00:00Z">
        <w:r>
          <w:delText xml:space="preserve">Wikipedia contributors [2]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diagonal matrices</w:delText>
        </w:r>
      </w:del>
    </w:p>
    <w:p>
      <w:pPr>
        <w:numPr>
          <w:ilvl w:val="0"/>
          <w:numId w:val="1014"/>
        </w:numPr>
      </w:pPr>
      <w:del w:id="10" w:author="PR Preview" w:date="2026-01-01T00:00:00Z">
        <w:r>
          <w:delText xml:space="preserve">Wikipedia contributors [3]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invertible matrices and how to invert them</w:delText>
        </w:r>
      </w:del>
    </w:p>
    <w:p>
      <w:pPr>
        <w:numPr>
          <w:ilvl w:val="0"/>
          <w:numId w:val="1014"/>
        </w:numPr>
      </w:pPr>
      <w:del w:id="13" w:author="PR Preview" w:date="2026-01-01T00:00:00Z">
        <w:r>
          <w:delText xml:space="preserve">Wikipedia contributors [5]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orthogonal matrices</w:delText>
        </w:r>
      </w:del>
    </w:p>
    <w:p>
      <w:pPr>
        <w:numPr>
          <w:ilvl w:val="0"/>
          <w:numId w:val="1014"/>
        </w:numPr>
      </w:pPr>
      <w:del w:id="16" w:author="PR Preview" w:date="2026-01-01T00:00:00Z">
        <w:r>
          <w:delText xml:space="preserve">Wikipedia contributors [4]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idempotent matrices</w:delText>
        </w:r>
      </w:del>
    </w:p>
    <w:p>
      <w:pPr>
        <w:numPr>
          <w:ilvl w:val="0"/>
          <w:numId w:val="1014"/>
        </w:numPr>
      </w:pPr>
      <w:del w:id="19" w:author="PR Preview" w:date="2026-01-01T00:00:00Z">
        <w:r>
          <w:delText xml:space="preserve">Wikipedia contributors [8]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the trace and its properties</w:delText>
        </w:r>
      </w:del>
    </w:p>
    <w:p>
      <w:pPr>
        <w:numPr>
          <w:ilvl w:val="0"/>
          <w:numId w:val="1014"/>
        </w:numPr>
      </w:pPr>
      <w:del w:id="22" w:author="PR Preview" w:date="2026-01-01T00:00:00Z">
        <w:r>
          <w:delText xml:space="preserve">Wikipedia contributors [14]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the determinant, its properties and computation</w:delText>
        </w:r>
      </w:del>
    </w:p>
    <w:p>
      <w:pPr>
        <w:numPr>
          <w:ilvl w:val="0"/>
          <w:numId w:val="1014"/>
        </w:numPr>
      </w:pPr>
      <w:del w:id="25" w:author="PR Preview" w:date="2026-01-01T00:00:00Z">
        <w:r>
          <w:delText xml:space="preserve">Wikipedia contributors [7]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quadratic forms</w:delText>
        </w:r>
      </w:del>
    </w:p>
    <w:p>
      <w:pPr>
        <w:numPr>
          <w:ilvl w:val="0"/>
          <w:numId w:val="1014"/>
        </w:numPr>
      </w:pPr>
      <w:del w:id="28" w:author="PR Preview" w:date="2026-01-01T00:00:00Z">
        <w:r>
          <w:delText xml:space="preserve">Wikipedia contributors [12]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— positive-definite and positive-semidefinite matrices</w:delText>
        </w:r>
      </w:del>
    </w:p>
    <w:p>
      <w:pPr>
        <w:numPr>
          <w:ilvl w:val="0"/>
          <w:numId w:val="1014"/>
        </w:numPr>
      </w:pPr>
      <w:del w:id="31" w:author="PR Preview" w:date="2026-01-01T00:00:00Z">
        <w:r>
          <w:delText xml:space="preserve">Wikipedia contributors [10]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— the eigendecomposition</w:delText>
        </w:r>
      </w:del>
    </w:p>
    <w:p>
      <w:pPr>
        <w:numPr>
          <w:ilvl w:val="0"/>
          <w:numId w:val="1014"/>
        </w:numPr>
      </w:pPr>
      <w:del w:id="34" w:author="PR Preview" w:date="2026-01-01T00:00:00Z">
        <w:r>
          <w:delText xml:space="preserve">Wikipedia contributors [11]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— the singular value decomposition and its uses</w:delText>
        </w:r>
      </w:del>
    </w:p>
    <w:p>
      <w:pPr>
        <w:numPr>
          <w:ilvl w:val="0"/>
          <w:numId w:val="1014"/>
        </w:numPr>
      </w:pPr>
      <w:del w:id="37" w:author="PR Preview" w:date="2026-01-01T00:00:00Z">
        <w:r>
          <w:delText xml:space="preserve">Wikipedia contributors [9]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— the Frobenius norm of a matrix</w:delText>
        </w:r>
      </w:del>
    </w:p>
    <w:p>
      <w:pPr>
        <w:numPr>
          <w:ilvl w:val="0"/>
          <w:numId w:val="1014"/>
        </w:numPr>
      </w:pPr>
      <w:del w:id="40" w:author="PR Preview" w:date="2026-01-01T00:00:00Z">
        <w:r>
          <w:delText xml:space="preserve">Wikipedia contributors [13]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— paraboloids and their level sets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2026-10-18T19:39:56Z</dcterms:created>
  <dcterms:modified xsi:type="dcterms:W3CDTF">2026-10-18T19:39:56Z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