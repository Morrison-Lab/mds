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5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the imaginary unit and its powers</w:delText>
        </w:r>
      </w:del>
    </w:p>
    <w:p>
      <w:pPr>
        <w:numPr>
          <w:ilvl w:val="0"/>
          <w:numId w:val="1005"/>
        </w:numPr>
      </w:pPr>
      <w:del w:id="7" w:author="PR Preview" w:date="2026-01-01T00:00:00Z">
        <w:r>
          <w:delText xml:space="preserve">Wikipedia contributors [3]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complex numbers, with their arithmetic, conjugate and modulus</w:delText>
        </w:r>
      </w:del>
    </w:p>
    <w:p>
      <w:pPr>
        <w:numPr>
          <w:ilvl w:val="0"/>
          <w:numId w:val="1005"/>
        </w:numPr>
      </w:pPr>
      <w:del w:id="10" w:author="PR Preview" w:date="2026-01-01T00:00:00Z">
        <w:r>
          <w:delText xml:space="preserve">Wikipedia contributors [4]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the complex conjugate and its properties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2026-10-18T19:02:30Z</dcterms:created>
  <dcterms:modified xsi:type="dcterms:W3CDTF">2026-10-18T19:02:30Z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