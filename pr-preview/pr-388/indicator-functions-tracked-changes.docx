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4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indicator functions and their uses</w:delText>
        </w:r>
      </w:del>
    </w:p>
    <w:p>
      <w:pPr>
        <w:numPr>
          <w:ilvl w:val="0"/>
          <w:numId w:val="1014"/>
        </w:numPr>
      </w:pPr>
      <w:del w:id="7" w:author="PR Preview" w:date="2026-01-01T00:00:00Z">
        <w:r>
          <w:delText xml:space="preserve">Wikipedia contributors [3]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the Iverson bracket</w:delText>
        </w:r>
      </w:del>
    </w:p>
    <w:p>
      <w:pPr>
        <w:numPr>
          <w:ilvl w:val="0"/>
          <w:numId w:val="1014"/>
        </w:numPr>
      </w:pPr>
      <w:del w:id="10" w:author="PR Preview" w:date="2026-01-01T00:00:00Z">
        <w:r>
          <w:delText xml:space="preserve">Wikipedia contributors [4]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the Kronecker delta</w:delText>
        </w:r>
      </w:del>
    </w:p>
    <w:p>
      <w:pPr>
        <w:numPr>
          <w:ilvl w:val="0"/>
          <w:numId w:val="1014"/>
        </w:numPr>
      </w:pPr>
      <w:del w:id="13" w:author="PR Preview" w:date="2026-01-01T00:00:00Z">
        <w:r>
          <w:delText xml:space="preserve">Wikipedia contributors [2]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— the support of a function or measure</w:delText>
        </w:r>
      </w:del>
    </w:p>
    <w:p>
      <w:pPr>
        <w:numPr>
          <w:ilvl w:val="0"/>
          <w:numId w:val="1014"/>
        </w:numPr>
      </w:pPr>
      <w:del w:id="16" w:author="PR Preview" w:date="2026-01-01T00:00:00Z">
        <w:r>
          <w:delText xml:space="preserve">Wikipedia contributors [5]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— idempotent operations and functions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2026-10-18T19:24:53Z</dcterms:created>
  <dcterms:modified xsi:type="dcterms:W3CDTF">2026-10-18T19:24:53Z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