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Measures</w:t>
      </w:r>
    </w:p>
    <w:p>
      <w:pPr>
        <w:pStyle w:val="Date"/>
      </w:pPr>
      <w:del w:id="1" w:author="PR Preview" w:date="2026-01-01T00:00:00Z">
        <w:r>
          <w:delText xml:space="preserve">Last modified: 2026-10-13 18:36:45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2026-10-13 18:36:56 (PDT)</w:t>
        </w:r>
      </w:ins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 measure assigns a size to each set in a</w:t>
      </w:r>
      <w:r>
        <w:t xml:space="preserve"> </w:t>
      </w:r>
      <w:hyperlink r:id="rId9">
        <w:r>
          <w:rPr>
            <w:rStyle w:val="Hyperlink"/>
          </w:rPr>
          <w:t xml:space="preserve">collection of sets</w:t>
        </w:r>
      </w:hyperlink>
      <w:r>
        <w:t xml:space="preserve">:</w:t>
      </w:r>
      <w:r>
        <w:t xml:space="preserve"> </w:t>
      </w:r>
      <w:r>
        <w:t xml:space="preserve">how many elements it has, how long it is, or how likely it is.</w:t>
      </w:r>
      <w:r>
        <w:t xml:space="preserve"> </w:t>
      </w:r>
      <w:r>
        <w:t xml:space="preserve">This page builds measures from</w:t>
      </w:r>
      <w:r>
        <w:t xml:space="preserve"> </w:t>
      </w:r>
      <m:oMath>
        <m:r>
          <m:t>σ</m:t>
        </m:r>
      </m:oMath>
      <w:r>
        <w:t xml:space="preserve">-algebras and additivity,</w:t>
      </w:r>
      <w:r>
        <w:t xml:space="preserve"> </w:t>
      </w:r>
      <w:r>
        <w:t xml:space="preserve">using the</w:t>
      </w:r>
      <w:r>
        <w:t xml:space="preserve"> </w:t>
      </w:r>
      <w:hyperlink r:id="rId10">
        <w:r>
          <w:rPr>
            <w:rStyle w:val="Hyperlink"/>
          </w:rPr>
          <w:t xml:space="preserve">sets and functions</w:t>
        </w:r>
      </w:hyperlink>
      <w:r>
        <w:t xml:space="preserve"> </w:t>
      </w:r>
      <w:r>
        <w:t xml:space="preserve">page’s definitions.</w:t>
      </w:r>
      <w:r>
        <w:t xml:space="preserve"> </w:t>
      </w:r>
      <w:r>
        <w:t xml:space="preserve">One kind of measure, the probability measure (</w:t>
      </w:r>
      <w:hyperlink w:anchor="def-probability-measure">
        <w:r>
          <w:rPr>
            <w:rStyle w:val="Hyperlink"/>
          </w:rPr>
          <w:t xml:space="preserve">Definition 19</w:t>
        </w:r>
      </w:hyperlink>
      <w:r>
        <w:t xml:space="preserve">),</w:t>
      </w:r>
      <w:r>
        <w:t xml:space="preserve"> </w:t>
      </w:r>
      <w:r>
        <w:t xml:space="preserve">is the starting point of the Morrison Lab’s probability notes</w:t>
      </w:r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probability measure</w:t>
        </w:r>
      </w:hyperlink>
      <w:r>
        <w:t xml:space="preserve">).</w:t>
      </w:r>
    </w:p>
    <w:bookmarkStart w:id="39" w:name="sigma-algebras"/>
    <w:p>
      <w:pPr>
        <w:pStyle w:val="Heading2"/>
      </w:pPr>
      <w:r>
        <w:t xml:space="preserve">1</w:t>
      </w:r>
      <w:r>
        <w:t xml:space="preserve"> </w:t>
      </w:r>
      <m:oMath>
        <m:r>
          <m:t>σ</m:t>
        </m:r>
      </m:oMath>
      <w:r>
        <w:t xml:space="preserve">-algebras</w:t>
      </w:r>
    </w:p>
    <w:bookmarkStart w:id="15" w:name="def-sigma-algebra"/>
    <w:p>
      <w:pPr>
        <w:pStyle w:val="FirstParagraph"/>
      </w:pPr>
      <w:r>
        <w:rPr>
          <w:b/>
          <w:bCs/>
        </w:rPr>
        <w:t xml:space="preserve">Definition 1 (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A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-algebra</w:t>
      </w:r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r:id="rId9">
        <w:r>
          <w:rPr>
            <w:rStyle w:val="Hyperlink"/>
          </w:rPr>
          <w:t xml:space="preserve">collection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w:hyperlink r:id="rId12">
        <w:r>
          <w:rPr>
            <w:rStyle w:val="Hyperlink"/>
          </w:rPr>
          <w:t xml:space="preserve">subsets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1"/>
        </w:numPr>
      </w:pP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itself.</w:t>
      </w:r>
    </w:p>
    <w:p>
      <w:pPr>
        <w:pStyle w:val="Compact"/>
        <w:numPr>
          <w:ilvl w:val="0"/>
          <w:numId w:val="1001"/>
        </w:numPr>
      </w:pPr>
      <w:r>
        <w:t xml:space="preserve">For each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 its</w:t>
      </w:r>
      <w:r>
        <w:t xml:space="preserve"> </w:t>
      </w:r>
      <w:hyperlink r:id="rId13">
        <w:r>
          <w:rPr>
            <w:rStyle w:val="Hyperlink"/>
          </w:rPr>
          <w:t xml:space="preserve">complement</w:t>
        </w:r>
      </w:hyperlink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For each</w:t>
      </w:r>
      <w:r>
        <w:t xml:space="preserve"> </w:t>
      </w:r>
      <w:hyperlink r:id="rId14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 their union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5"/>
    <w:bookmarkStart w:id="17" w:name="rem-sigma-field"/>
    <w:p>
      <w:pPr>
        <w:pStyle w:val="FirstParagraph"/>
      </w:pPr>
      <w:r>
        <w:rPr>
          <w:i/>
          <w:iCs/>
        </w:rPr>
        <w:t xml:space="preserve">Remark 1</w:t>
      </w:r>
      <w:r>
        <w:t xml:space="preserve"> (</w:t>
      </w:r>
      <m:oMath>
        <m:r>
          <m:t>σ</m:t>
        </m:r>
      </m:oMath>
      <w:r>
        <w:t xml:space="preserve">-field). </w:t>
      </w:r>
      <w:r>
        <w:t xml:space="preserve">Other sources call a</w:t>
      </w:r>
      <w:r>
        <w:t xml:space="preserve"> </w:t>
      </w:r>
      <m:oMath>
        <m:r>
          <m:t>σ</m:t>
        </m:r>
      </m:oMath>
      <w:r>
        <w:t xml:space="preserve">-algebra a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-field</w:t>
      </w:r>
      <w:r>
        <w:t xml:space="preserve"> </w:t>
      </w:r>
      <w:r>
        <w:t xml:space="preserve">(see</w:t>
      </w:r>
      <w:r>
        <w:t xml:space="preserve"> </w:t>
      </w:r>
      <w:hyperlink r:id="rId16">
        <w:r>
          <w:rPr>
            <w:rStyle w:val="Hyperlink"/>
          </w:rPr>
          <w:t xml:space="preserve">Wikipedia: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w:r>
        <w:t xml:space="preserve">Billingsley (1995)</w:t>
      </w:r>
      <w:r>
        <w:t xml:space="preserve"> </w:t>
      </w:r>
      <w:r>
        <w:t xml:space="preserve">uses</w:t>
      </w:r>
      <w:r>
        <w:t xml:space="preserve"> </w:t>
      </w:r>
      <w:r>
        <w:t xml:space="preserve">“</w:t>
      </w:r>
      <m:oMath>
        <m:r>
          <m:t>σ</m:t>
        </m:r>
      </m:oMath>
      <w:r>
        <w:t xml:space="preserve">-field”</w:t>
      </w:r>
      <w:r>
        <w:t xml:space="preserve">.</w:t>
      </w:r>
      <w:r>
        <w:t xml:space="preserve"> </w:t>
      </w:r>
      <w:r>
        <w:t xml:space="preserve">The two names mean the same thing.</w:t>
      </w:r>
      <w:r>
        <w:t xml:space="preserve"> </w:t>
      </w:r>
      <w:r>
        <w:t xml:space="preserve">Casella and Berger call it a</w:t>
      </w:r>
      <w:r>
        <w:t xml:space="preserve"> </w:t>
      </w:r>
      <w:r>
        <w:rPr>
          <w:b/>
          <w:bCs/>
        </w:rPr>
        <w:t xml:space="preserve">Borel field</w:t>
      </w:r>
      <w:r>
        <w:t xml:space="preserve"> </w:t>
      </w:r>
      <w:r>
        <w:t xml:space="preserve">(Casella and Berger 2002, Def. 1.2.1)</w:t>
      </w:r>
      <w:r>
        <w:t xml:space="preserve">.</w:t>
      </w:r>
      <w:r>
        <w:t xml:space="preserve"> </w:t>
      </w:r>
      <w:r>
        <w:t xml:space="preserve">That is a different use of</w:t>
      </w:r>
      <w:r>
        <w:t xml:space="preserve"> </w:t>
      </w:r>
      <w:r>
        <w:t xml:space="preserve">“Borel”</w:t>
      </w:r>
      <w:r>
        <w:t xml:space="preserve"> </w:t>
      </w:r>
      <w:r>
        <w:t xml:space="preserve">from the</w:t>
      </w:r>
      <w:r>
        <w:t xml:space="preserve"> </w:t>
      </w:r>
      <w:hyperlink w:anchor="def-borel-sigma-algebra">
        <w:r>
          <w:rPr>
            <w:rStyle w:val="Hyperlink"/>
          </w:rPr>
          <w:t xml:space="preserve">Borel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which is one particular</w:t>
      </w:r>
      <w:r>
        <w:t xml:space="preserve"> </w:t>
      </w:r>
      <m:oMath>
        <m:r>
          <m:t>σ</m:t>
        </m:r>
      </m:oMath>
      <w:r>
        <w:t xml:space="preserve">-algebra.</w:t>
      </w:r>
    </w:p>
    <w:bookmarkEnd w:id="17"/>
    <w:bookmarkStart w:id="19" w:name="exm-sigma-algebra"/>
    <w:p>
      <w:pPr>
        <w:pStyle w:val="BodyText"/>
      </w:pPr>
      <w:r>
        <w:rPr>
          <w:b/>
          <w:bCs/>
        </w:rPr>
        <w:t xml:space="preserve">Example 1 (</w:t>
      </w:r>
      <m:oMath>
        <m:r>
          <m:t>σ</m:t>
        </m:r>
      </m:oMath>
      <w:r>
        <w:rPr>
          <w:b/>
          <w:bCs/>
        </w:rPr>
        <w:t xml:space="preserve">-algebras for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the collection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since complements and unions of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are again subsets of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So is the smaller collection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D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which contains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the complement of each of its sets,</w:t>
      </w:r>
      <w:r>
        <w:t xml:space="preserve"> </w:t>
      </w:r>
      <w:r>
        <w:t xml:space="preserve">and every union of its sets: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∪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19"/>
    <w:bookmarkStart w:id="20" w:name="exm-not-sigma-algebra"/>
    <w:p>
      <w:pPr>
        <w:pStyle w:val="BodyText"/>
      </w:pPr>
      <w:r>
        <w:rPr>
          <w:b/>
          <w:bCs/>
        </w:rPr>
        <w:t xml:space="preserve">Example 2 (A collection that is not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The collection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is not a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it contains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but not its complement</w:t>
      </w:r>
      <w:r>
        <w:t xml:space="preserve"> </w:t>
      </w:r>
      <m:oMath>
        <m:r>
          <m:t>D</m:t>
        </m:r>
        <m:r>
          <m:rPr>
            <m:sty m:val="p"/>
          </m:rPr>
          <m:t>\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20"/>
    <w:bookmarkStart w:id="21" w:name="def-closed-under"/>
    <w:p>
      <w:pPr>
        <w:pStyle w:val="BodyText"/>
      </w:pPr>
      <w:r>
        <w:rPr>
          <w:b/>
          <w:bCs/>
        </w:rPr>
        <w:t xml:space="preserve">Definition 2 (Closed under an operation (closure))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closed under</w:t>
      </w:r>
      <w:r>
        <w:t xml:space="preserve"> </w:t>
      </w:r>
      <w:r>
        <w:t xml:space="preserve">an operation,</w:t>
      </w:r>
      <w:r>
        <w:t xml:space="preserve"> </w:t>
      </w:r>
      <w:r>
        <w:t xml:space="preserve">such as addition of numbers or union of sets,</w:t>
      </w:r>
      <w:r>
        <w:t xml:space="preserve"> </w:t>
      </w:r>
      <w:r>
        <w:t xml:space="preserve">if applying the operation to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always gives an element 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This property is called</w:t>
      </w:r>
      <w:r>
        <w:t xml:space="preserve"> </w:t>
      </w:r>
      <w:r>
        <w:rPr>
          <w:b/>
          <w:bCs/>
        </w:rPr>
        <w:t xml:space="preserve">closure</w:t>
      </w:r>
      <w:r>
        <w:t xml:space="preserve"> </w:t>
      </w:r>
      <w:r>
        <w:t xml:space="preserve">under the operation.</w:t>
      </w:r>
    </w:p>
    <w:bookmarkEnd w:id="21"/>
    <w:bookmarkStart w:id="23" w:name="exm-closed-under"/>
    <w:p>
      <w:pPr>
        <w:pStyle w:val="BodyText"/>
      </w:pPr>
      <w:r>
        <w:rPr>
          <w:b/>
          <w:bCs/>
        </w:rPr>
        <w:t xml:space="preserve">Example 3 (Closed and not closed)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2">
        <w:r>
          <w:rPr>
            <w:rStyle w:val="Hyperlink"/>
          </w:rPr>
          <w:t xml:space="preserve">even</w:t>
        </w:r>
      </w:hyperlink>
      <w:r>
        <w:t xml:space="preserve"> </w:t>
      </w:r>
      <w:r>
        <w:t xml:space="preserve">integers are closed under addition: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is even, and</w:t>
      </w:r>
      <w:r>
        <w:t xml:space="preserve"> </w:t>
      </w:r>
      <m:oMath>
        <m:r>
          <m:t>2</m:t>
        </m:r>
        <m:r>
          <m:t>m</m:t>
        </m:r>
        <m:r>
          <m:rPr>
            <m:sty m:val="p"/>
          </m:rPr>
          <m:t>+</m:t>
        </m:r>
        <m:r>
          <m:t>2</m:t>
        </m:r>
        <m:r>
          <m:t>n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even for all integers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odd integers are not closed under addition: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are odd, but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is even.</w:t>
      </w:r>
    </w:p>
    <w:p>
      <w:pPr>
        <w:pStyle w:val="Compact"/>
        <w:numPr>
          <w:ilvl w:val="0"/>
          <w:numId w:val="1002"/>
        </w:numPr>
      </w:pPr>
      <w:r>
        <w:t xml:space="preserve">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closed under complements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and under unions of sequences of its sets,</w:t>
      </w:r>
      <w:r>
        <w:t xml:space="preserve"> </w:t>
      </w:r>
      <w:r>
        <w:t xml:space="preserve">because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requires both.</w:t>
      </w:r>
      <w:r>
        <w:t xml:space="preserve"> </w:t>
      </w:r>
      <w:r>
        <w:t xml:space="preserve">The collection in</w:t>
      </w:r>
      <w:r>
        <w:t xml:space="preserve"> </w:t>
      </w:r>
      <w:hyperlink w:anchor="exm-not-sigma-algebra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not closed under complements.</w:t>
      </w:r>
    </w:p>
    <w:bookmarkEnd w:id="23"/>
    <w:bookmarkStart w:id="26" w:name="thm-sigma-algebra-closure"/>
    <w:p>
      <w:pPr>
        <w:pStyle w:val="FirstParagraph"/>
      </w:pPr>
      <w:r>
        <w:rPr>
          <w:b/>
          <w:bCs/>
        </w:rPr>
        <w:t xml:space="preserve">Theorem 1 (Closure properties of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contains: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hyperlink r:id="rId24">
        <w:r>
          <w:rPr>
            <w:rStyle w:val="Hyperlink"/>
          </w:rPr>
          <w:t xml:space="preserve">empty set</w:t>
        </w:r>
      </w:hyperlink>
      <w:r>
        <w:t xml:space="preserve"> </w:t>
      </w:r>
      <m:oMath>
        <m:r>
          <m:rPr>
            <m:sty m:val="p"/>
          </m:rPr>
          <m:t>∅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 union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r>
          <m:rPr>
            <m:sty m:val="p"/>
          </m:rPr>
          <m:t>⋯</m:t>
        </m:r>
        <m:r>
          <m:rPr>
            <m:sty m:val="p"/>
          </m:rPr>
          <m:t>∪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any</w:t>
      </w:r>
      <w:r>
        <w:t xml:space="preserve"> </w:t>
      </w:r>
      <w:hyperlink r:id="rId25">
        <w:r>
          <w:rPr>
            <w:rStyle w:val="Hyperlink"/>
          </w:rPr>
          <w:t xml:space="preserve">finitely many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 intersection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any sequence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</w:t>
      </w:r>
      <w:r>
        <w:t xml:space="preserve"> </w:t>
      </w:r>
      <w:hyperlink w:anchor="def-closed-under">
        <w:r>
          <w:rPr>
            <w:rStyle w:val="Hyperlink"/>
          </w:rPr>
          <w:t xml:space="preserve">closed under</w:t>
        </w:r>
      </w:hyperlink>
      <w:r>
        <w:t xml:space="preserve"> </w:t>
      </w:r>
      <w:r>
        <w:t xml:space="preserve">finite unions</w:t>
      </w:r>
      <w:r>
        <w:t xml:space="preserve"> </w:t>
      </w:r>
      <w:r>
        <w:t xml:space="preserve">and under intersections of sequences of its sets.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i/>
          <w:iCs/>
        </w:rPr>
        <w:t xml:space="preserve">Empty set.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 it contains the complement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S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Finite unions.</w:t>
      </w:r>
      <w:r>
        <w:t xml:space="preserve"> </w:t>
      </w:r>
      <w:r>
        <w:t xml:space="preserve">Extend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to a sequence</w:t>
      </w:r>
      <w:r>
        <w:t xml:space="preserve"> </w:t>
      </w:r>
      <w:r>
        <w:t xml:space="preserve">by 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w:r>
        <w:t xml:space="preserve">each of these sets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by the first part.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union with 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adds no elements)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the union rule of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Countable intersections.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a subset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 an element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outside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exactly when it is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that is,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So, by</w:t>
      </w:r>
      <w:r>
        <w:t xml:space="preserve"> </w:t>
      </w:r>
      <w:hyperlink r:id="rId27">
        <w:r>
          <w:rPr>
            <w:rStyle w:val="Hyperlink"/>
          </w:rPr>
          <w:t xml:space="preserve">De Morgan’s laws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⋂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  <m:r>
                    <m:rPr>
                      <m:sty m:val="p"/>
                    </m:rPr>
                    <m:t>\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\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 Morgan’s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⋂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Each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by the complement rule,</w:t>
      </w:r>
      <w:r>
        <w:t xml:space="preserve"> </w:t>
      </w:r>
      <w:r>
        <w:t xml:space="preserve">so their union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by the union rule,</w:t>
      </w:r>
      <w:r>
        <w:t xml:space="preserve"> </w:t>
      </w:r>
      <w:r>
        <w:t xml:space="preserve">and the complement of that union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by the complement rule again.</w:t>
      </w:r>
    </w:p>
    <w:bookmarkStart w:id="28" w:name="thm-power-set-sigma-algebra"/>
    <w:p>
      <w:pPr>
        <w:pStyle w:val="BodyText"/>
      </w:pPr>
      <w:r>
        <w:rPr>
          <w:b/>
          <w:bCs/>
        </w:rPr>
        <w:t xml:space="preserve">Theorem 2 (All subsets form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For any set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 collection of all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Each condition of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holds:</w:t>
      </w:r>
    </w:p>
    <w:p>
      <w:pPr>
        <w:pStyle w:val="Compact"/>
        <w:numPr>
          <w:ilvl w:val="0"/>
          <w:numId w:val="1004"/>
        </w:numPr>
      </w:pPr>
      <m:oMath>
        <m:r>
          <m:t>S</m:t>
        </m:r>
      </m:oMath>
      <w:r>
        <w:t xml:space="preserve"> </w:t>
      </w:r>
      <w:r>
        <w:t xml:space="preserve">is a subset of itself.</w:t>
      </w:r>
    </w:p>
    <w:p>
      <w:pPr>
        <w:pStyle w:val="Compact"/>
        <w:numPr>
          <w:ilvl w:val="0"/>
          <w:numId w:val="1004"/>
        </w:numPr>
      </w:pPr>
      <w:r>
        <w:t xml:space="preserve">For each subset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 complement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 </w:t>
      </w:r>
      <w:r>
        <w:t xml:space="preserve">contains only elements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 it is a subset of</w:t>
      </w:r>
      <w:r>
        <w:t xml:space="preserve"> </w:t>
      </w:r>
      <m:oMath>
        <m:r>
          <m:t>S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For each sequence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subsets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every element of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in some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so in</w:t>
      </w:r>
      <w:r>
        <w:t xml:space="preserve"> </w:t>
      </w:r>
      <m:oMath>
        <m:r>
          <m:t>S</m:t>
        </m:r>
      </m:oMath>
      <w:r>
        <w:t xml:space="preserve">;</w:t>
      </w:r>
      <w:r>
        <w:t xml:space="preserve"> </w:t>
      </w:r>
      <w:r>
        <w:t xml:space="preserve">the union is a subset of</w:t>
      </w:r>
      <w:r>
        <w:t xml:space="preserve"> </w:t>
      </w:r>
      <m:oMath>
        <m:r>
          <m:t>S</m:t>
        </m:r>
      </m:oMath>
      <w:r>
        <w:t xml:space="preserve">.</w:t>
      </w:r>
    </w:p>
    <w:bookmarkStart w:id="30" w:name="thm-sigma-algebra-intersection"/>
    <w:p>
      <w:pPr>
        <w:pStyle w:val="FirstParagraph"/>
      </w:pPr>
      <w:r>
        <w:rPr>
          <w:b/>
          <w:bCs/>
        </w:rPr>
        <w:t xml:space="preserve">Theorem 3 (An intersection of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-algebras is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in a nonempty set of indices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Then their</w:t>
      </w:r>
      <w:r>
        <w:t xml:space="preserve"> </w:t>
      </w:r>
      <w:hyperlink r:id="rId29">
        <w:r>
          <w:rPr>
            <w:rStyle w:val="Hyperlink"/>
          </w:rPr>
          <w:t xml:space="preserve">intersection</w:t>
        </w:r>
      </w:hyperlink>
      <w:r>
        <w:t xml:space="preserve"> </w:t>
      </w:r>
      <m:oMath>
        <m:sSub>
          <m:e>
            <m:r>
              <m:rPr>
                <m:sty m:val="p"/>
              </m:rPr>
              <m:t>⋂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r>
              <m:t>J</m:t>
            </m:r>
          </m:sub>
        </m:sSub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 collection of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are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</m:oMath>
      <w:r>
        <w:t xml:space="preserve">.</w:t>
      </w:r>
    </w:p>
    <w:bookmarkEnd w:id="3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Each condition of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holds:</w:t>
      </w:r>
    </w:p>
    <w:p>
      <w:pPr>
        <w:pStyle w:val="Compact"/>
        <w:numPr>
          <w:ilvl w:val="0"/>
          <w:numId w:val="1005"/>
        </w:numPr>
      </w:pPr>
      <m:oMath>
        <m:r>
          <m:t>S</m:t>
        </m:r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 so it is in the intersection.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 the intersection, 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its complement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and so it is in the intersection.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 in the intersection, then they are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their union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and so it is in the intersection.</w:t>
      </w:r>
    </w:p>
    <w:bookmarkStart w:id="31" w:name="def-generated-sigma-algebra"/>
    <w:p>
      <w:pPr>
        <w:pStyle w:val="FirstParagraph"/>
      </w:pPr>
      <w:r>
        <w:rPr>
          <w:b/>
          <w:bCs/>
        </w:rPr>
        <w:t xml:space="preserve">Definition 3 (</w:t>
      </w:r>
      <m:oMath>
        <m:r>
          <m:t>σ</m:t>
        </m:r>
      </m:oMath>
      <w:r>
        <w:rPr>
          <w:b/>
          <w:bCs/>
        </w:rPr>
        <w:t xml:space="preserve">-algebra generated by a collection)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be a</w:t>
      </w:r>
      <w:r>
        <w:t xml:space="preserve"> </w:t>
      </w:r>
      <w:hyperlink r:id="rId9">
        <w:r>
          <w:rPr>
            <w:rStyle w:val="Hyperlink"/>
          </w:rPr>
          <w:t xml:space="preserve">collection</w:t>
        </w:r>
      </w:hyperlink>
      <w:r>
        <w:t xml:space="preserve"> </w:t>
      </w:r>
      <w:r>
        <w:t xml:space="preserve">of subsets of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-algebra generated by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σ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intersection of all the</w:t>
      </w:r>
      <w:r>
        <w:t xml:space="preserve"> </w:t>
      </w:r>
      <m:oMath>
        <m:r>
          <m:t>σ</m:t>
        </m:r>
      </m:oMath>
      <w:r>
        <w:t xml:space="preserve">-algebras 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contain every set in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.</w:t>
      </w:r>
    </w:p>
    <w:bookmarkEnd w:id="31"/>
    <w:bookmarkStart w:id="32" w:name="rem-generated-sigma-algebra-smallest"/>
    <w:p>
      <w:pPr>
        <w:pStyle w:val="BodyText"/>
      </w:pPr>
      <w:r>
        <w:rPr>
          <w:i/>
          <w:iCs/>
        </w:rPr>
        <w:t xml:space="preserve">Remark 2</w:t>
      </w:r>
      <w:r>
        <w:t xml:space="preserve"> (The smallest</w:t>
      </w:r>
      <w:r>
        <w:t xml:space="preserve"> </w:t>
      </w:r>
      <m:oMath>
        <m:r>
          <m:t>σ</m:t>
        </m:r>
      </m:oMath>
      <w:r>
        <w:t xml:space="preserve">-algebra containing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). </w:t>
      </w:r>
      <m:oMath>
        <m:r>
          <m:t>σ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</m:e>
        </m:d>
        <m:r>
          <m:t>​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 by</w:t>
      </w:r>
      <w:r>
        <w:t xml:space="preserve"> </w:t>
      </w:r>
      <w:hyperlink w:anchor="thm-sigma-algebra-intersection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(the collection of all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one of the</w:t>
      </w:r>
      <w:r>
        <w:t xml:space="preserve"> </w:t>
      </w:r>
      <m:oMath>
        <m:r>
          <m:t>σ</m:t>
        </m:r>
      </m:oMath>
      <w:r>
        <w:t xml:space="preserve">-algebras intersected,</w:t>
      </w:r>
      <w:r>
        <w:t xml:space="preserve"> </w:t>
      </w:r>
      <w:r>
        <w:t xml:space="preserve">by</w:t>
      </w:r>
      <w:r>
        <w:t xml:space="preserve"> </w:t>
      </w:r>
      <w:hyperlink w:anchor="thm-power-set-sigma-algebra">
        <w:r>
          <w:rPr>
            <w:rStyle w:val="Hyperlink"/>
          </w:rPr>
          <w:t xml:space="preserve">Theorem 2</w:t>
        </w:r>
      </w:hyperlink>
      <w:r>
        <w:t xml:space="preserve">, so there is at least one).</w:t>
      </w:r>
      <w:r>
        <w:t xml:space="preserve"> </w:t>
      </w:r>
      <w:r>
        <w:t xml:space="preserve">It contains every set in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,</w:t>
      </w:r>
      <w:r>
        <w:t xml:space="preserve"> </w:t>
      </w:r>
      <w:r>
        <w:t xml:space="preserve">and it is contained in every other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does,</w:t>
      </w:r>
      <w:r>
        <w:t xml:space="preserve"> </w:t>
      </w:r>
      <w:r>
        <w:t xml:space="preserve">so it is the smallest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contains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.</w:t>
      </w:r>
    </w:p>
    <w:bookmarkEnd w:id="32"/>
    <w:bookmarkStart w:id="33" w:name="exm-generated-sigma-algebra"/>
    <w:p>
      <w:pPr>
        <w:pStyle w:val="BodyText"/>
      </w:pPr>
      <w:r>
        <w:rPr>
          <w:b/>
          <w:bCs/>
        </w:rPr>
        <w:t xml:space="preserve">Example 4 (The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 generated by the even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that contains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must also contain</w:t>
      </w:r>
      <w:r>
        <w:t xml:space="preserve"> </w:t>
      </w:r>
      <m:oMath>
        <m:r>
          <m:t>D</m:t>
        </m:r>
      </m:oMath>
      <w:r>
        <w:t xml:space="preserve">, the complement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(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igma-algebra-closure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The collection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is already a</w:t>
      </w:r>
      <w:r>
        <w:t xml:space="preserve"> </w:t>
      </w:r>
      <m:oMath>
        <m:r>
          <m:t>σ</m:t>
        </m:r>
      </m:oMath>
      <w:r>
        <w:t xml:space="preserve">-algebra 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so it is</w:t>
      </w:r>
      <w:r>
        <w:t xml:space="preserve"> </w:t>
      </w:r>
      <m:oMath>
        <m:r>
          <m:t>σ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</m:e>
        </m:d>
        <m:r>
          <m:t>​</m:t>
        </m:r>
      </m:oMath>
      <w:r>
        <w:t xml:space="preserve">.</w:t>
      </w:r>
    </w:p>
    <w:bookmarkEnd w:id="33"/>
    <w:bookmarkStart w:id="35" w:name="def-borel-sigma-algebra"/>
    <w:p>
      <w:pPr>
        <w:pStyle w:val="BodyText"/>
      </w:pPr>
      <w:r>
        <w:rPr>
          <w:b/>
          <w:bCs/>
        </w:rPr>
        <w:t xml:space="preserve">Definition 4 (Borel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Borel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written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m:oMath>
        <m:r>
          <m:t>σ</m:t>
        </m:r>
      </m:oMath>
      <w:r>
        <w:t xml:space="preserve">-algebra generated by (</w:t>
      </w:r>
      <w:hyperlink w:anchor="def-generated-sigma-algebra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the collection of all</w:t>
      </w:r>
      <w:r>
        <w:t xml:space="preserve"> </w:t>
      </w:r>
      <w:hyperlink r:id="rId34">
        <w:r>
          <w:rPr>
            <w:rStyle w:val="Hyperlink"/>
          </w:rPr>
          <w:t xml:space="preserve">intervals</w:t>
        </w:r>
      </w:hyperlink>
      <w:r>
        <w:t xml:space="preserve">.</w:t>
      </w:r>
      <w:r>
        <w:t xml:space="preserve"> </w:t>
      </w:r>
      <w:r>
        <w:t xml:space="preserve">Its sets are called</w:t>
      </w:r>
      <w:r>
        <w:t xml:space="preserve"> </w:t>
      </w:r>
      <w:r>
        <w:rPr>
          <w:b/>
          <w:bCs/>
        </w:rPr>
        <w:t xml:space="preserve">Borel sets</w:t>
      </w:r>
      <w:r>
        <w:t xml:space="preserve">.</w:t>
      </w:r>
    </w:p>
    <w:bookmarkEnd w:id="35"/>
    <w:bookmarkStart w:id="38" w:name="exm-borel-sigma-algebra"/>
    <w:p>
      <w:pPr>
        <w:pStyle w:val="BodyText"/>
      </w:pPr>
      <w:r>
        <w:rPr>
          <w:b/>
          <w:bCs/>
        </w:rPr>
        <w:t xml:space="preserve">Example 5 (Some Borel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w:r>
        <w:t xml:space="preserve">Every interval, such as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is a Borel set.</w:t>
      </w:r>
    </w:p>
    <w:p>
      <w:pPr>
        <w:pStyle w:val="Compact"/>
        <w:numPr>
          <w:ilvl w:val="0"/>
          <w:numId w:val="1006"/>
        </w:numPr>
      </w:pPr>
      <w:r>
        <w:t xml:space="preserve">A single point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is an interval, so it is a Borel set.</w:t>
      </w:r>
    </w:p>
    <w:p>
      <w:pPr>
        <w:pStyle w:val="Compact"/>
        <w:numPr>
          <w:ilvl w:val="0"/>
          <w:numId w:val="1006"/>
        </w:numPr>
      </w:pPr>
      <w:r>
        <w:t xml:space="preserve">The</w:t>
      </w:r>
      <w:r>
        <w:t xml:space="preserve"> </w:t>
      </w:r>
      <w:hyperlink r:id="rId36">
        <w:r>
          <w:rPr>
            <w:rStyle w:val="Hyperlink"/>
          </w:rPr>
          <w:t xml:space="preserve">integers</w:t>
        </w:r>
      </w:hyperlink>
      <w:r>
        <w:t xml:space="preserve"> </w:t>
      </w:r>
      <w:r>
        <w:t xml:space="preserve">are a Borel set:</w:t>
      </w:r>
      <w:r>
        <w:t xml:space="preserve"> </w:t>
      </w:r>
      <w:r>
        <w:t xml:space="preserve">they are the union of the sequence of single points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countable and uncountable sets</w:t>
        </w:r>
      </w:hyperlink>
      <w:r>
        <w:t xml:space="preserve"> </w:t>
      </w:r>
      <w:r>
        <w:t xml:space="preserve">lists them this way),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contains that union by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The complement</w:t>
      </w:r>
      <w:r>
        <w:t xml:space="preserve"> </w:t>
      </w:r>
      <m:oMath>
        <m:r>
          <m:rPr>
            <m:scr m:val="double-struck"/>
            <m:sty m:val="p"/>
          </m:rPr>
          <m:t>R</m:t>
        </m:r>
        <m:r>
          <m:rPr>
            <m:sty m:val="p"/>
          </m:rPr>
          <m:t>\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Borel set,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contains the complement of each of its sets.</w:t>
      </w:r>
    </w:p>
    <w:bookmarkEnd w:id="38"/>
    <w:bookmarkEnd w:id="39"/>
    <w:bookmarkStart w:id="42" w:name="pairwise-disjoint-sets"/>
    <w:p>
      <w:pPr>
        <w:pStyle w:val="Heading2"/>
      </w:pPr>
      <w:r>
        <w:t xml:space="preserve">2 Pairwise disjoint sets</w:t>
      </w:r>
    </w:p>
    <w:bookmarkStart w:id="40" w:name="def-pairwise-disjoint"/>
    <w:p>
      <w:pPr>
        <w:pStyle w:val="FirstParagraph"/>
      </w:pPr>
      <w:r>
        <w:rPr>
          <w:b/>
          <w:bCs/>
        </w:rPr>
        <w:t xml:space="preserve">Definition 5 (Pairwise disjoint sets (disjoint, mutually disjoint))</w:t>
      </w:r>
      <w:r>
        <w:t xml:space="preserve"> </w:t>
      </w:r>
      <w:r>
        <w:t xml:space="preserve">Finitely or countably many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pairwise disjoint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disjoint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mutually disjoint</w:t>
      </w:r>
      <w:r>
        <w:t xml:space="preserve">)</w:t>
      </w:r>
      <w:r>
        <w:t xml:space="preserve"> </w:t>
      </w:r>
      <w:r>
        <w:t xml:space="preserve">when no two of them share an element: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∩</m:t>
          </m:r>
          <m:sSub>
            <m:e>
              <m:r>
                <m:t>A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∅</m:t>
          </m:r>
          <m:r>
            <m:t> </m:t>
          </m:r>
          <m:r>
            <m:rPr>
              <m:nor/>
              <m:sty m:val="p"/>
            </m:rPr>
            <m:t>for all </m:t>
          </m:r>
          <m:r>
            <m:t>i</m:t>
          </m:r>
          <m:r>
            <m:rPr>
              <m:sty m:val="p"/>
            </m:rPr>
            <m:t>≠</m:t>
          </m:r>
          <m:r>
            <m:t>j</m:t>
          </m:r>
        </m:oMath>
      </m:oMathPara>
    </w:p>
    <w:bookmarkEnd w:id="40"/>
    <w:bookmarkStart w:id="41" w:name="exm-pairwise-disjoint"/>
    <w:p>
      <w:pPr>
        <w:pStyle w:val="FirstParagraph"/>
      </w:pPr>
      <w:r>
        <w:rPr>
          <w:b/>
          <w:bCs/>
        </w:rPr>
        <w:t xml:space="preserve">Example 6 (Low and high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are pairwise disjoint:</w:t>
      </w:r>
      <w:r>
        <w:t xml:space="preserve"> </w:t>
      </w:r>
      <w:r>
        <w:t xml:space="preserve">no roll is in both.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not,</w:t>
      </w:r>
      <w:r>
        <w:t xml:space="preserve"> </w:t>
      </w:r>
      <w:r>
        <w:t xml:space="preserve">because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in both.</w:t>
      </w:r>
    </w:p>
    <w:bookmarkEnd w:id="41"/>
    <w:bookmarkEnd w:id="42"/>
    <w:bookmarkStart w:id="57" w:name="infinite-sums"/>
    <w:p>
      <w:pPr>
        <w:pStyle w:val="Heading2"/>
      </w:pPr>
      <w:r>
        <w:t xml:space="preserve">3 Infinite sums</w:t>
      </w:r>
    </w:p>
    <w:bookmarkStart w:id="44" w:name="def-non-decreasing"/>
    <w:p>
      <w:pPr>
        <w:pStyle w:val="FirstParagraph"/>
      </w:pPr>
      <w:r>
        <w:rPr>
          <w:b/>
          <w:bCs/>
        </w:rPr>
        <w:t xml:space="preserve">Definition 6 (Non-decreasing sequence)</w:t>
      </w:r>
      <w:r>
        <w:t xml:space="preserve"> </w:t>
      </w:r>
      <w:r>
        <w:t xml:space="preserve">A</w:t>
      </w:r>
      <w:r>
        <w:t xml:space="preserve"> </w:t>
      </w:r>
      <w:hyperlink r:id="rId14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real numbers or of</w:t>
      </w:r>
      <w:r>
        <w:t xml:space="preserve"> </w:t>
      </w:r>
      <w:hyperlink r:id="rId43">
        <w:r>
          <w:rPr>
            <w:rStyle w:val="Hyperlink"/>
          </w:rPr>
          <w:t xml:space="preserve">extended non-negative reals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non-decreasing</w:t>
      </w:r>
      <w:r>
        <w:t xml:space="preserve"> </w:t>
      </w:r>
      <w:r>
        <w:t xml:space="preserve">if each term is at least as large as the one before it: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≤</m:t>
          </m:r>
          <m:sSub>
            <m:e>
              <m:r>
                <m:t>a</m:t>
              </m:r>
            </m:e>
            <m:sub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t> </m:t>
          </m:r>
          <m:r>
            <m:rPr>
              <m:nor/>
              <m:sty m:val="p"/>
            </m:rPr>
            <m:t>for every </m:t>
          </m:r>
          <m:r>
            <m:t>n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N</m:t>
          </m:r>
        </m:oMath>
      </m:oMathPara>
    </w:p>
    <w:bookmarkEnd w:id="44"/>
    <w:bookmarkStart w:id="45" w:name="exm-non-decreasing"/>
    <w:p>
      <w:pPr>
        <w:pStyle w:val="FirstParagraph"/>
      </w:pPr>
      <w:r>
        <w:rPr>
          <w:b/>
          <w:bCs/>
        </w:rPr>
        <w:t xml:space="preserve">Example 7 (Non-decreasing and not)</w:t>
      </w:r>
      <w:r>
        <w:t xml:space="preserve"> </w:t>
      </w:r>
      <w:r>
        <w:t xml:space="preserve"> </w:t>
      </w:r>
    </w:p>
    <w:p>
      <w:pPr>
        <w:numPr>
          <w:ilvl w:val="0"/>
          <w:numId w:val="1007"/>
        </w:numPr>
      </w:pP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non-decreasing:</w:t>
      </w:r>
      <w:r>
        <w:t xml:space="preserve"> </w:t>
      </w:r>
      <w:r>
        <w:t xml:space="preserve">a term may equal the one before it.</w:t>
      </w:r>
    </w:p>
    <w:p>
      <w:pPr>
        <w:numPr>
          <w:ilvl w:val="0"/>
          <w:numId w:val="1007"/>
        </w:numPr>
      </w:pP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is greater than every real number.</w:t>
      </w:r>
    </w:p>
    <w:p>
      <w:pPr>
        <w:numPr>
          <w:ilvl w:val="0"/>
          <w:numId w:val="1007"/>
        </w:numPr>
      </w:pPr>
      <m:oMath>
        <m:r>
          <m:t>1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not non-decreasing,</w:t>
      </w:r>
      <w:r>
        <w:t xml:space="preserve"> </w:t>
      </w:r>
      <w:r>
        <w:t xml:space="preserve">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45"/>
    <w:bookmarkStart w:id="47" w:name="def-partial-sum"/>
    <w:p>
      <w:pPr>
        <w:pStyle w:val="FirstParagraph"/>
      </w:pPr>
      <w:r>
        <w:rPr>
          <w:b/>
          <w:bCs/>
        </w:rPr>
        <w:t xml:space="preserve">Definition 7 (Partial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a</w:t>
      </w:r>
      <w:r>
        <w:t xml:space="preserve"> </w:t>
      </w:r>
      <w:hyperlink r:id="rId14">
        <w:r>
          <w:rPr>
            <w:rStyle w:val="Hyperlink"/>
          </w:rPr>
          <w:t xml:space="preserve">sequence</w:t>
        </w:r>
      </w:hyperlink>
      <w:r>
        <w:t xml:space="preserve"> </w:t>
      </w:r>
      <w:r>
        <w:t xml:space="preserve">of real numbers or of</w:t>
      </w:r>
      <w:r>
        <w:t xml:space="preserve"> </w:t>
      </w:r>
      <w:hyperlink r:id="rId43">
        <w:r>
          <w:rPr>
            <w:rStyle w:val="Hyperlink"/>
          </w:rPr>
          <w:t xml:space="preserve">extended non-negative reals</w:t>
        </w:r>
      </w:hyperlink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 its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partial sum</w:t>
      </w:r>
      <w:r>
        <w:t xml:space="preserve"> </w:t>
      </w:r>
      <w:r>
        <w:t xml:space="preserve">is the</w:t>
      </w:r>
      <w:r>
        <w:t xml:space="preserve"> </w:t>
      </w:r>
      <w:hyperlink r:id="rId46">
        <w:r>
          <w:rPr>
            <w:rStyle w:val="Hyperlink"/>
          </w:rPr>
          <w:t xml:space="preserve">sum</w:t>
        </w:r>
      </w:hyperlink>
      <w:r>
        <w:t xml:space="preserve"> </w:t>
      </w:r>
      <w:r>
        <w:t xml:space="preserve">of its first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terms: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</m:oMath>
      </m:oMathPara>
    </w:p>
    <w:bookmarkEnd w:id="47"/>
    <w:bookmarkStart w:id="48" w:name="exm-partial-sum"/>
    <w:p>
      <w:pPr>
        <w:pStyle w:val="FirstParagraph"/>
      </w:pPr>
      <w:r>
        <w:rPr>
          <w:b/>
          <w:bCs/>
        </w:rPr>
        <w:t xml:space="preserve">Example 8 (Partial sums of halves)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</m:oMath>
      <w:r>
        <w:t xml:space="preserve">, the sequence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8</m:t>
            </m:r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the first three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8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general,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.</w:t>
      </w:r>
    </w:p>
    <w:bookmarkEnd w:id="48"/>
    <w:bookmarkStart w:id="51" w:name="def-infinite-sum"/>
    <w:p>
      <w:pPr>
        <w:pStyle w:val="BodyText"/>
      </w:pPr>
      <w:r>
        <w:rPr>
          <w:b/>
          <w:bCs/>
        </w:rPr>
        <w:t xml:space="preserve">Definition 8 (Infinite sum (series))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a sequence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with partial sums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w:anchor="def-partial-sum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infinite sum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series</w:t>
      </w:r>
      <w:r>
        <w:t xml:space="preserve">)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is the limit of the partial sums: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sSub>
            <m:e>
              <m:r>
                <m:t>s</m:t>
              </m:r>
            </m:e>
            <m:sub>
              <m:r>
                <m:t>n</m:t>
              </m:r>
            </m:sub>
          </m:sSub>
        </m:oMath>
      </m:oMathPara>
    </w:p>
    <w:p>
      <w:pPr>
        <w:pStyle w:val="FirstParagraph"/>
      </w:pPr>
      <w:r>
        <w:t xml:space="preserve">Here the limit is a real number</w:t>
      </w:r>
      <w:r>
        <w:t xml:space="preserve"> </w:t>
      </w:r>
      <w:r>
        <w:t xml:space="preserve">when the partial sums are real numbers that</w:t>
      </w:r>
      <w:r>
        <w:t xml:space="preserve"> </w:t>
      </w:r>
      <w:hyperlink r:id="rId49">
        <w:r>
          <w:rPr>
            <w:rStyle w:val="Hyperlink"/>
          </w:rPr>
          <w:t xml:space="preserve">converge</w:t>
        </w:r>
      </w:hyperlink>
      <w:r>
        <w:t xml:space="preserve"> </w:t>
      </w:r>
      <w:r>
        <w:t xml:space="preserve">to it,</w:t>
      </w:r>
      <w:r>
        <w:t xml:space="preserve"> </w:t>
      </w:r>
      <w:r>
        <w:t xml:space="preserve">and it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when the partial sums</w:t>
      </w:r>
      <w:r>
        <w:t xml:space="preserve"> </w:t>
      </w:r>
      <w:hyperlink r:id="rId50">
        <w:r>
          <w:rPr>
            <w:rStyle w:val="Hyperlink"/>
          </w:rPr>
          <w:t xml:space="preserve">diverge to</w:t>
        </w:r>
        <w:r>
          <w:rPr>
            <w:rStyle w:val="Hyperlink"/>
          </w:rPr>
          <w:t xml:space="preserve"> </w:t>
        </w:r>
        <m:oMath>
          <m:r>
            <m:rPr>
              <m:sty m:val="p"/>
            </m:rPr>
            <m:t>∞</m:t>
          </m:r>
        </m:oMath>
      </w:hyperlink>
      <w:r>
        <w:t xml:space="preserve"> </w:t>
      </w:r>
      <w:r>
        <w:t xml:space="preserve">or some partial sum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w:hyperlink w:anchor="lem-nonneg-series">
        <w:r>
          <w:rPr>
            <w:rStyle w:val="Hyperlink"/>
          </w:rPr>
          <w:t xml:space="preserve">Lemma 1</w:t>
        </w:r>
      </w:hyperlink>
      <w:r>
        <w:t xml:space="preserve">, next, shows that one of these always happens.</w:t>
      </w:r>
      <w:r>
        <w:t xml:space="preserve"> </w:t>
      </w:r>
      <w:r>
        <w:t xml:space="preserve">Sums with other index ranges, such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k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are defined the same way.</w:t>
      </w:r>
    </w:p>
    <w:bookmarkEnd w:id="51"/>
    <w:bookmarkStart w:id="52" w:name="exm-infinite-sum"/>
    <w:p>
      <w:pPr>
        <w:pStyle w:val="BodyText"/>
      </w:pPr>
      <w:r>
        <w:rPr>
          <w:b/>
          <w:bCs/>
        </w:rPr>
        <w:t xml:space="preserve">Example 9 (A finite and an infinite sum)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</m:oMath>
      <w:r>
        <w:t xml:space="preserve">, the partial sums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exm-partial-sum">
        <w:r>
          <w:rPr>
            <w:rStyle w:val="Hyperlink"/>
          </w:rPr>
          <w:t xml:space="preserve">Example 8</w:t>
        </w:r>
      </w:hyperlink>
      <w:r>
        <w:t xml:space="preserve">)</w:t>
      </w:r>
      <w:r>
        <w:t xml:space="preserve"> </w:t>
      </w:r>
      <w:r>
        <w:t xml:space="preserve">converge to</w:t>
      </w:r>
      <w:r>
        <w:t xml:space="preserve"> </w:t>
      </w:r>
      <m:oMath>
        <m:r>
          <m:t>1</m:t>
        </m:r>
      </m:oMath>
      <w:r>
        <w:t xml:space="preserve">, because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the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which diverge to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52"/>
    <w:bookmarkStart w:id="53" w:name="lem-nonneg-series"/>
    <w:p>
      <w:pPr>
        <w:pStyle w:val="FirstParagraph"/>
      </w:pPr>
      <w:r>
        <w:rPr>
          <w:b/>
          <w:bCs/>
        </w:rPr>
        <w:t xml:space="preserve">Lemma 1 (Sums of non-negative terms)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with partial sums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w:anchor="def-partial-sum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where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 the partial sums are</w:t>
      </w:r>
      <w:r>
        <w:t xml:space="preserve"> </w:t>
      </w:r>
      <w:hyperlink w:anchor="def-non-decreasing">
        <w:r>
          <w:rPr>
            <w:rStyle w:val="Hyperlink"/>
          </w:rPr>
          <w:t xml:space="preserve">non-decreasing</w:t>
        </w:r>
      </w:hyperlink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≤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</m:oMath>
      <w:r>
        <w:t xml:space="preserve">,</w:t>
      </w:r>
      <w:r>
        <w:t xml:space="preserve"> </w:t>
      </w:r>
      <w:r>
        <w:t xml:space="preserve">so their</w:t>
      </w:r>
      <w:r>
        <w:t xml:space="preserve"> </w:t>
      </w:r>
      <w:hyperlink r:id="rId49">
        <w:r>
          <w:rPr>
            <w:rStyle w:val="Hyperlink"/>
          </w:rPr>
          <w:t xml:space="preserve">limit</w:t>
        </w:r>
      </w:hyperlink>
      <w:r>
        <w:t xml:space="preserve">,</w:t>
      </w:r>
      <w:r>
        <w:t xml:space="preserve"> </w:t>
      </w:r>
      <w:r>
        <w:t xml:space="preserve">the infinite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(</w:t>
      </w:r>
      <w:hyperlink w:anchor="def-infinite-sum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always exists,</w:t>
      </w:r>
      <w:r>
        <w:t xml:space="preserve"> </w:t>
      </w:r>
      <w:r>
        <w:t xml:space="preserve">and it is either a finite number or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End w:id="5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each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 some partial sum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w:r>
        <w:t xml:space="preserve">so the limit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Otherwise, the partial sums form a non-decreasing sequence of</w:t>
      </w:r>
      <w:r>
        <w:t xml:space="preserve"> </w:t>
      </w:r>
      <w:hyperlink r:id="rId54">
        <w:r>
          <w:rPr>
            <w:rStyle w:val="Hyperlink"/>
          </w:rPr>
          <w:t xml:space="preserve">real numbers</w:t>
        </w:r>
      </w:hyperlink>
      <w:r>
        <w:t xml:space="preserve">.</w:t>
      </w:r>
      <w:r>
        <w:t xml:space="preserve"> </w:t>
      </w:r>
      <w:r>
        <w:t xml:space="preserve">If that sequence is</w:t>
      </w:r>
      <w:r>
        <w:t xml:space="preserve"> </w:t>
      </w:r>
      <w:hyperlink r:id="rId55">
        <w:r>
          <w:rPr>
            <w:rStyle w:val="Hyperlink"/>
          </w:rPr>
          <w:t xml:space="preserve">bounded above</w:t>
        </w:r>
      </w:hyperlink>
      <w:r>
        <w:t xml:space="preserve">,</w:t>
      </w:r>
      <w:r>
        <w:t xml:space="preserve"> </w:t>
      </w:r>
      <w:r>
        <w:t xml:space="preserve">it</w:t>
      </w:r>
      <w:r>
        <w:t xml:space="preserve"> </w:t>
      </w:r>
      <w:hyperlink r:id="rId49">
        <w:r>
          <w:rPr>
            <w:rStyle w:val="Hyperlink"/>
          </w:rPr>
          <w:t xml:space="preserve">converges</w:t>
        </w:r>
      </w:hyperlink>
      <w:r>
        <w:t xml:space="preserve"> </w:t>
      </w:r>
      <w:r>
        <w:t xml:space="preserve">to a finite number</w:t>
      </w:r>
      <w:r>
        <w:t xml:space="preserve"> </w:t>
      </w:r>
      <w:r>
        <w:t xml:space="preserve">(see</w:t>
      </w:r>
      <w:r>
        <w:t xml:space="preserve"> </w:t>
      </w:r>
      <w:hyperlink r:id="rId56">
        <w:r>
          <w:rPr>
            <w:rStyle w:val="Hyperlink"/>
          </w:rPr>
          <w:t xml:space="preserve">Wikipedia: Monotone convergence theorem</w:t>
        </w:r>
      </w:hyperlink>
      <w:r>
        <w:t xml:space="preserve">).</w:t>
      </w:r>
      <w:r>
        <w:t xml:space="preserve"> </w:t>
      </w:r>
      <w:r>
        <w:t xml:space="preserve">If it is not bounded above,</w:t>
      </w:r>
      <w:r>
        <w:t xml:space="preserve"> </w:t>
      </w:r>
      <w:r>
        <w:t xml:space="preserve">then for every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some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exceeds</w:t>
      </w:r>
      <w:r>
        <w:t xml:space="preserve"> </w:t>
      </w:r>
      <m:oMath>
        <m:r>
          <m:t>M</m:t>
        </m:r>
      </m:oMath>
      <w:r>
        <w:t xml:space="preserve">,</w:t>
      </w:r>
      <w:r>
        <w:t xml:space="preserve"> </w:t>
      </w:r>
      <w:r>
        <w:t xml:space="preserve">and so does every later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≥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;</w:t>
      </w:r>
      <w:r>
        <w:t xml:space="preserve"> </w:t>
      </w:r>
      <w:r>
        <w:t xml:space="preserve">the limit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End w:id="57"/>
    <w:bookmarkStart w:id="75" w:name="additivity"/>
    <w:p>
      <w:pPr>
        <w:pStyle w:val="Heading2"/>
      </w:pPr>
      <w:r>
        <w:t xml:space="preserve">4 Additivity</w:t>
      </w:r>
    </w:p>
    <w:bookmarkStart w:id="59" w:name="def-finite-additivity"/>
    <w:p>
      <w:pPr>
        <w:pStyle w:val="FirstParagraph"/>
      </w:pPr>
      <w:r>
        <w:rPr>
          <w:b/>
          <w:bCs/>
        </w:rPr>
        <w:t xml:space="preserve">Definition 9 (Finite additivity)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58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μ</m:t>
        </m:r>
        <m:r>
          <m:rPr>
            <m:sty m:val="p"/>
          </m:rPr>
          <m:t>:</m:t>
        </m:r>
        <m:r>
          <m:rPr>
            <m:scr m:val="script"/>
            <m:sty m:val="p"/>
          </m:rP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with values in the</w:t>
      </w:r>
      <w:r>
        <w:t xml:space="preserve"> </w:t>
      </w:r>
      <w:hyperlink r:id="rId43">
        <w:r>
          <w:rPr>
            <w:rStyle w:val="Hyperlink"/>
          </w:rPr>
          <w:t xml:space="preserve">extended non-negative reals</w:t>
        </w:r>
      </w:hyperlink>
      <w:r>
        <w:t xml:space="preserve">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finitely additive</w:t>
      </w:r>
      <w:r>
        <w:t xml:space="preserve"> </w:t>
      </w:r>
      <w:r>
        <w:t xml:space="preserve">if, for every finite collection of</w:t>
      </w:r>
      <w:r>
        <w:t xml:space="preserve"> </w:t>
      </w:r>
      <w:hyperlink w:anchor="def-pairwise-disjoint">
        <w:r>
          <w:rPr>
            <w:rStyle w:val="Hyperlink"/>
          </w:rPr>
          <w:t xml:space="preserve">pairwise disjoint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 value of their union is the sum of their values: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μ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59"/>
    <w:bookmarkStart w:id="60" w:name="exm-finite-additivity"/>
    <w:p>
      <w:pPr>
        <w:pStyle w:val="FirstParagraph"/>
      </w:pPr>
      <w:r>
        <w:rPr>
          <w:b/>
          <w:bCs/>
        </w:rPr>
        <w:t xml:space="preserve">Example 10 (Counting elements is finitely additive)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, the number of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r:id="rId25">
        <w:r>
          <w:rPr>
            <w:rStyle w:val="Hyperlink"/>
          </w:rPr>
          <w:t xml:space="preserve">cardinality</w:t>
        </w:r>
      </w:hyperlink>
      <w:r>
        <w:t xml:space="preserve">),</w:t>
      </w:r>
      <w:r>
        <w:t xml:space="preserve"> </w:t>
      </w:r>
      <w:r>
        <w:t xml:space="preserve">for each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are pairwise disjoint</w:t>
      </w:r>
      <w:r>
        <w:t xml:space="preserve"> </w:t>
      </w:r>
      <w:r>
        <w:t xml:space="preserve">(</w:t>
      </w:r>
      <w:hyperlink w:anchor="exm-pairwise-disjoint">
        <w:r>
          <w:rPr>
            <w:rStyle w:val="Hyperlink"/>
          </w:rPr>
          <w:t xml:space="preserve">Example 6</w:t>
        </w:r>
      </w:hyperlink>
      <w:r>
        <w:t xml:space="preserve">),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union)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 the elements)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4 as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 each set’s elements)</m:t>
              </m:r>
            </m:e>
          </m:eqArr>
        </m:oMath>
      </m:oMathPara>
    </w:p>
    <w:p>
      <w:pPr>
        <w:pStyle w:val="FirstParagraph"/>
      </w:pPr>
      <w:r>
        <w:t xml:space="preserve">The same holds for any pairwise disjoint sets,</w:t>
      </w:r>
      <w:r>
        <w:t xml:space="preserve"> </w:t>
      </w:r>
      <w:r>
        <w:t xml:space="preserve">because the sizes of disjoint sets add,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finitely additive.</w:t>
      </w:r>
    </w:p>
    <w:bookmarkEnd w:id="60"/>
    <w:bookmarkStart w:id="61" w:name="exm-not-finitely-additive"/>
    <w:p>
      <w:pPr>
        <w:pStyle w:val="BodyText"/>
      </w:pPr>
      <w:r>
        <w:rPr>
          <w:b/>
          <w:bCs/>
        </w:rPr>
        <w:t xml:space="preserve">Example 11 (Squaring the count is not finitely additive)</w:t>
      </w:r>
      <w:r>
        <w:t xml:space="preserve"> </w:t>
      </w:r>
      <w:r>
        <w:t xml:space="preserve">On the same</w:t>
      </w:r>
      <w:r>
        <w:t xml:space="preserve"> </w:t>
      </w:r>
      <m:oMath>
        <m:r>
          <m:t>σ</m:t>
        </m:r>
      </m:oMath>
      <w:r>
        <w:t xml:space="preserve">-algebra, let</w:t>
      </w:r>
      <w:r>
        <w:t xml:space="preserve"> </w:t>
      </w:r>
      <m:oMath>
        <m:r>
          <m:t>ν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pairwise disjoint, 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union)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(count, then square)</m:t>
              </m:r>
            </m:e>
            <m:e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 each set, then square)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4</m:t>
        </m:r>
        <m:r>
          <m:rPr>
            <m:sty m:val="p"/>
          </m:rPr>
          <m:t>≠</m:t>
        </m:r>
        <m:r>
          <m:t>2</m:t>
        </m:r>
      </m:oMath>
      <w:r>
        <w:t xml:space="preserve">, so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is not finitely additive.</w:t>
      </w:r>
    </w:p>
    <w:bookmarkEnd w:id="61"/>
    <w:bookmarkStart w:id="62" w:name="def-countable-additivity"/>
    <w:p>
      <w:pPr>
        <w:pStyle w:val="BodyText"/>
      </w:pPr>
      <w:r>
        <w:rPr>
          <w:b/>
          <w:bCs/>
        </w:rPr>
        <w:t xml:space="preserve">Definition 10 (Countable additivity (</w:t>
      </w:r>
      <m:oMath>
        <m:r>
          <m:t>σ</m:t>
        </m:r>
      </m:oMath>
      <w:r>
        <w:rPr>
          <w:b/>
          <w:bCs/>
        </w:rPr>
        <w:t xml:space="preserve">-additivity))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A function</w:t>
      </w:r>
      <w:r>
        <w:t xml:space="preserve"> </w:t>
      </w:r>
      <m:oMath>
        <m:r>
          <m:t>μ</m:t>
        </m:r>
        <m:r>
          <m:rPr>
            <m:sty m:val="p"/>
          </m:rPr>
          <m:t>:</m:t>
        </m:r>
        <m:r>
          <m:rPr>
            <m:scr m:val="script"/>
            <m:sty m:val="p"/>
          </m:rP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countably additive</w:t>
      </w:r>
      <w:r>
        <w:t xml:space="preserve"> </w:t>
      </w:r>
      <w:r>
        <w:t xml:space="preserve">(also called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-additive</w:t>
      </w:r>
      <w:r>
        <w:t xml:space="preserve">)</w:t>
      </w:r>
      <w:r>
        <w:t xml:space="preserve"> </w:t>
      </w:r>
      <w:r>
        <w:t xml:space="preserve">if, for every sequence of</w:t>
      </w:r>
      <w:r>
        <w:t xml:space="preserve"> </w:t>
      </w:r>
      <w:hyperlink w:anchor="def-pairwise-disjoint">
        <w:r>
          <w:rPr>
            <w:rStyle w:val="Hyperlink"/>
          </w:rPr>
          <w:t xml:space="preserve">pairwise disjoint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 value of their union is the sum of their values: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μ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62"/>
    <w:bookmarkStart w:id="63" w:name="exm-countable-additivity"/>
    <w:p>
      <w:pPr>
        <w:pStyle w:val="FirstParagraph"/>
      </w:pPr>
      <w:r>
        <w:rPr>
          <w:b/>
          <w:bCs/>
        </w:rPr>
        <w:t xml:space="preserve">Example 12 (Counting elements is countably additive)</w:t>
      </w:r>
      <w:r>
        <w:t xml:space="preserve"> </w:t>
      </w:r>
      <w:r>
        <w:t xml:space="preserve">For 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finite-additivity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take any sequence of pairwise disjoint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No two of them share an element,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has only six elements,</w:t>
      </w:r>
      <w:r>
        <w:t xml:space="preserve"> </w:t>
      </w:r>
      <w:r>
        <w:t xml:space="preserve">so at most six of the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contain any elements;</w:t>
      </w:r>
      <w:r>
        <w:t xml:space="preserve"> </w:t>
      </w:r>
      <w:r>
        <w:t xml:space="preserve">the rest are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 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infinite sum therefore has at most six nonzero terms,</w:t>
      </w:r>
      <w:r>
        <w:t xml:space="preserve"> </w:t>
      </w:r>
      <w:r>
        <w:t xml:space="preserve">and finite additivity (</w:t>
      </w:r>
      <w:hyperlink w:anchor="exm-finite-additivity">
        <w:r>
          <w:rPr>
            <w:rStyle w:val="Hyperlink"/>
          </w:rPr>
          <w:t xml:space="preserve">Example 10</w:t>
        </w:r>
      </w:hyperlink>
      <w:r>
        <w:t xml:space="preserve">) shows that those terms</w:t>
      </w:r>
      <w:r>
        <w:t xml:space="preserve"> </w:t>
      </w:r>
      <w:r>
        <w:t xml:space="preserve">add up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the union.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countably additive.</w:t>
      </w:r>
    </w:p>
    <w:bookmarkEnd w:id="63"/>
    <w:bookmarkStart w:id="64" w:name="rem-countable-additivity-sum-exists"/>
    <w:p>
      <w:pPr>
        <w:pStyle w:val="BodyText"/>
      </w:pPr>
      <w:r>
        <w:rPr>
          <w:i/>
          <w:iCs/>
        </w:rPr>
        <w:t xml:space="preserve">Remark 3</w:t>
      </w:r>
      <w:r>
        <w:t xml:space="preserve"> (The sum in countable additivity always has a value). </w:t>
      </w:r>
      <w:r>
        <w:t xml:space="preserve">By</w:t>
      </w:r>
      <w:r>
        <w:t xml:space="preserve"> </w:t>
      </w:r>
      <w:hyperlink w:anchor="lem-nonneg-series">
        <w:r>
          <w:rPr>
            <w:rStyle w:val="Hyperlink"/>
          </w:rPr>
          <w:t xml:space="preserve">Lemma 1</w:t>
        </w:r>
      </w:hyperlink>
      <w:r>
        <w:t xml:space="preserve">,</w:t>
      </w:r>
      <w:r>
        <w:t xml:space="preserve"> </w:t>
      </w:r>
      <w:r>
        <w:t xml:space="preserve">the right-hand side of the equation in</w:t>
      </w:r>
      <w:r>
        <w:t xml:space="preserve"> </w:t>
      </w:r>
      <w:hyperlink w:anchor="def-countable-additivity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μ</m:t>
            </m:r>
          </m:e>
        </m:nary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always has a value,</w:t>
      </w:r>
      <w:r>
        <w:t xml:space="preserve"> </w:t>
      </w:r>
      <w:r>
        <w:t xml:space="preserve">because each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, and the sum is</w:t>
      </w:r>
      <w:r>
        <w:t xml:space="preserve"> </w:t>
      </w:r>
      <m:oMath>
        <m:r>
          <m:t>1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, and the sum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End w:id="64"/>
    <w:bookmarkStart w:id="65" w:name="lem-countable-additivity-empty"/>
    <w:p>
      <w:pPr>
        <w:pStyle w:val="BodyText"/>
      </w:pPr>
      <w:r>
        <w:rPr>
          <w:b/>
          <w:bCs/>
        </w:rPr>
        <w:t xml:space="preserve">Lemma 2 (Countable additivity and the empty set)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</w:t>
      </w:r>
      <w:r>
        <w:t xml:space="preserve"> </w:t>
      </w:r>
      <w:hyperlink w:anchor="def-countable-additivity">
        <w:r>
          <w:rPr>
            <w:rStyle w:val="Hyperlink"/>
          </w:rPr>
          <w:t xml:space="preserve">countably additive</w:t>
        </w:r>
      </w:hyperlink>
      <w:r>
        <w:t xml:space="preserve"> </w:t>
      </w:r>
      <w:r>
        <w:t xml:space="preserve">function</w:t>
      </w:r>
      <w:r>
        <w:t xml:space="preserve"> </w:t>
      </w:r>
      <w:r>
        <w:t xml:space="preserve">on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6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set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=</m:t>
        </m:r>
        <m:r>
          <m:t>S</m:t>
        </m:r>
        <m:r>
          <m:rPr>
            <m:sty m:val="p"/>
          </m:rPr>
          <m:t>\</m:t>
        </m:r>
        <m:r>
          <m:t>S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as the complement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the sequence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,</m:t>
        </m:r>
        <m:r>
          <m:rPr>
            <m:sty m:val="p"/>
          </m:rPr>
          <m:t>∅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pairwise disjoint with union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lim>
                  </m:limLow>
                  <m:r>
                    <m:rPr>
                      <m:sty m:val="p"/>
                    </m:rPr>
                    <m:t>∅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union of copies of 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is 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for a finite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right-hand side is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≠</m:t>
        </m:r>
        <m:r>
          <m:t>c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r:id="rId66">
        <w:r>
          <w:rPr>
            <w:rStyle w:val="Hyperlink"/>
          </w:rPr>
          <w:t xml:space="preserve">contradiction</w:t>
        </w:r>
      </w:hyperlink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</m:oMath>
      <w:r>
        <w:t xml:space="preserve"> </w:t>
      </w:r>
      <w:r>
        <w:t xml:space="preserve">is 0 or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Start w:id="67" w:name="exm-empty-set-zero"/>
    <w:p>
      <w:pPr>
        <w:pStyle w:val="BodyText"/>
      </w:pPr>
      <w:r>
        <w:rPr>
          <w:b/>
          <w:bCs/>
        </w:rPr>
        <w:t xml:space="preserve">Example 13 (A countably additive function with</w:t>
      </w:r>
      <w:r>
        <w:rPr>
          <w:b/>
          <w:bCs/>
        </w:rP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countable-additivity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is countably additive,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∅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has no elements)</m:t>
              </m:r>
            </m:e>
          </m:eqArr>
        </m:oMath>
      </m:oMathPara>
    </w:p>
    <w:bookmarkEnd w:id="67"/>
    <w:bookmarkStart w:id="68" w:name="exm-empty-set-infinity"/>
    <w:p>
      <w:pPr>
        <w:pStyle w:val="FirstParagraph"/>
      </w:pPr>
      <w:r>
        <w:rPr>
          <w:b/>
          <w:bCs/>
        </w:rPr>
        <w:t xml:space="preserve">Example 14 (A countably additive function with</w:t>
      </w:r>
      <w:r>
        <w:rPr>
          <w:b/>
          <w:bCs/>
        </w:rP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including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  <w:r>
        <w:t xml:space="preserve"> </w:t>
      </w:r>
      <w:r>
        <w:t xml:space="preserve">For any sequence of pairwise disjoint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the left-hand side of the countable additivity equation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lim>
                  </m:limLow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right-hand side,</w:t>
      </w:r>
      <w:r>
        <w:t xml:space="preserve"> </w:t>
      </w:r>
      <w:r>
        <w:t xml:space="preserve">the limit of its partial sums (</w:t>
      </w:r>
      <w:hyperlink w:anchor="lem-nonneg-series">
        <w:r>
          <w:rPr>
            <w:rStyle w:val="Hyperlink"/>
          </w:rPr>
          <w:t xml:space="preserve">Lemma 1</w:t>
        </w:r>
      </w:hyperlink>
      <w:r>
        <w:t xml:space="preserve">),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partial sum is 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two sides agree,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countably additive,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68"/>
    <w:bookmarkStart w:id="69" w:name="rem-empty-set-requirement"/>
    <w:p>
      <w:pPr>
        <w:pStyle w:val="BodyText"/>
      </w:pPr>
      <w:r>
        <w:rPr>
          <w:i/>
          <w:iCs/>
        </w:rPr>
        <w:t xml:space="preserve">Remark 4</w:t>
      </w:r>
      <w:r>
        <w:t xml:space="preserve"> (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an extra requirement). </w:t>
      </w:r>
      <w:hyperlink w:anchor="exm-empty-set-zero">
        <w:r>
          <w:rPr>
            <w:rStyle w:val="Hyperlink"/>
          </w:rPr>
          <w:t xml:space="preserve">Example 13</w:t>
        </w:r>
      </w:hyperlink>
      <w:r>
        <w:t xml:space="preserve"> </w:t>
      </w:r>
      <w:r>
        <w:t xml:space="preserve">and</w:t>
      </w:r>
      <w:r>
        <w:t xml:space="preserve"> </w:t>
      </w:r>
      <w:hyperlink w:anchor="exm-empty-set-infinity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show that</w:t>
      </w:r>
      <w:r>
        <w:t xml:space="preserve"> </w:t>
      </w:r>
      <w:r>
        <w:t xml:space="preserve">both values allowed by</w:t>
      </w:r>
      <w:r>
        <w:t xml:space="preserve"> </w:t>
      </w:r>
      <w:hyperlink w:anchor="lem-countable-additivity-empty">
        <w:r>
          <w:rPr>
            <w:rStyle w:val="Hyperlink"/>
          </w:rPr>
          <w:t xml:space="preserve">Lemma 2</w:t>
        </w:r>
      </w:hyperlink>
      <w:r>
        <w:t xml:space="preserve"> </w:t>
      </w:r>
      <w:r>
        <w:t xml:space="preserve">occur</w:t>
      </w:r>
      <w:r>
        <w:t xml:space="preserve"> </w:t>
      </w:r>
      <w:r>
        <w:t xml:space="preserve">for countably additive functions.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an extra requirement, not a consequence of countable additivity.</w:t>
      </w:r>
    </w:p>
    <w:bookmarkEnd w:id="69"/>
    <w:bookmarkStart w:id="70" w:name="thm-countable-implies-finite"/>
    <w:p>
      <w:pPr>
        <w:pStyle w:val="BodyText"/>
      </w:pPr>
      <w:r>
        <w:rPr>
          <w:b/>
          <w:bCs/>
        </w:rPr>
        <w:t xml:space="preserve">Theorem 4 (Countable additivity implies finite additivity)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</w:t>
      </w:r>
      <w:r>
        <w:t xml:space="preserve"> </w:t>
      </w:r>
      <w:hyperlink w:anchor="def-countable-additivity">
        <w:r>
          <w:rPr>
            <w:rStyle w:val="Hyperlink"/>
          </w:rPr>
          <w:t xml:space="preserve">countably additive</w:t>
        </w:r>
      </w:hyperlink>
      <w:r>
        <w:t xml:space="preserve"> </w:t>
      </w:r>
      <w:r>
        <w:t xml:space="preserve">function</w:t>
      </w:r>
      <w:r>
        <w:t xml:space="preserve"> </w:t>
      </w:r>
      <w:r>
        <w:t xml:space="preserve">on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w:hyperlink w:anchor="def-finite-additivity">
        <w:r>
          <w:rPr>
            <w:rStyle w:val="Hyperlink"/>
          </w:rPr>
          <w:t xml:space="preserve">finitely additive</w:t>
        </w:r>
      </w:hyperlink>
      <w:r>
        <w:t xml:space="preserve">.</w:t>
      </w:r>
    </w:p>
    <w:bookmarkEnd w:id="7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pairwise disjoint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extend them to a sequence by 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extended sequence is still pairwise disjoint,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shares no element with any set,</w:t>
      </w:r>
      <w:r>
        <w:t xml:space="preserve"> </w:t>
      </w:r>
      <w:r>
        <w:t xml:space="preserve">and its union is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r>
          <m:rPr>
            <m:sty m:val="p"/>
          </m:rPr>
          <m:t>⋯</m:t>
        </m:r>
        <m:r>
          <m:rPr>
            <m:sty m:val="p"/>
          </m:rPr>
          <m:t>∪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lim>
                  </m:limLow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1" w:name="exm-finite-not-countable"/>
    <w:p>
      <w:pPr>
        <w:pStyle w:val="FirstParagraph"/>
      </w:pPr>
      <w:r>
        <w:rPr>
          <w:b/>
          <w:bCs/>
        </w:rPr>
        <w:t xml:space="preserve">Example 15 (Finitely additive but not countably additive)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thm-power-set-sigma-algebra">
        <w:r>
          <w:rPr>
            <w:rStyle w:val="Hyperlink"/>
          </w:rPr>
          <w:t xml:space="preserve">Theorem 2</w:t>
        </w:r>
      </w:hyperlink>
      <w:r>
        <w:t xml:space="preserve">),</w:t>
      </w:r>
      <w:r>
        <w:t xml:space="preserve"> </w:t>
      </w:r>
      <w:r>
        <w:t xml:space="preserve">and define: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finite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∞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infinite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m:oMath>
        <m:r>
          <m:t>μ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is finitely additive.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pairwise disjoint subsets of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If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finite, then so is their union,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finite union of finite sets is 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0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zeros is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is finite)</m:t>
              </m:r>
            </m:e>
          </m:eqArr>
        </m:oMath>
      </m:oMathPara>
    </w:p>
    <w:p>
      <w:pPr>
        <w:pStyle w:val="FirstParagraph"/>
      </w:pPr>
      <w:r>
        <w:t xml:space="preserve">If some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infinite,</w:t>
      </w:r>
      <w:r>
        <w:t xml:space="preserve"> </w:t>
      </w:r>
      <w:r>
        <w:t xml:space="preserve">then the union, which contains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is infinite too,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union is infinite)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…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n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\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k</m:t>
                      </m:r>
                    </m:e>
                  </m:d>
                  <m:r>
                    <m:t>​</m:t>
                  </m:r>
                </m:sub>
                <m:sup>
                  <m:r>
                    <m:t>​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terms)</m:t>
              </m:r>
            </m:e>
          </m:eqArr>
        </m:oMath>
      </m:oMathPara>
    </w:p>
    <w:p>
      <w:pPr>
        <w:pStyle w:val="FirstParagraph"/>
      </w:pPr>
      <m:oMath>
        <m:r>
          <m:t>μ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is not countably additive.</w:t>
      </w:r>
      <w:r>
        <w:t xml:space="preserve"> </w:t>
      </w:r>
      <w:r>
        <w:t xml:space="preserve">The single-element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 pairwise disjoint, and their union is</w:t>
      </w:r>
      <w:r>
        <w:t xml:space="preserve"> </w:t>
      </w:r>
      <m:oMath>
        <m:r>
          <m:t>S</m:t>
        </m:r>
      </m:oMath>
      <w:r>
        <w:t xml:space="preserve">, which is infinite.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k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union is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S</m:t>
              </m:r>
              <m:r>
                <m:rPr>
                  <m:nor/>
                  <m:sty m:val="p"/>
                </m:rPr>
                <m:t> is infinite)</m:t>
              </m:r>
            </m:e>
          </m:eqArr>
        </m:oMath>
      </m:oMathPara>
    </w:p>
    <w:p>
      <w:pPr>
        <w:pStyle w:val="FirstParagraph"/>
      </w:pPr>
      <w:r>
        <w:t xml:space="preserve">but: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is 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partial sum is 0)</m:t>
              </m:r>
            </m:e>
          </m:eqArr>
        </m:oMath>
      </m:oMathPara>
    </w:p>
    <w:bookmarkEnd w:id="71"/>
    <w:bookmarkStart w:id="74" w:name="rem-finite-not-countable-converse"/>
    <w:p>
      <w:pPr>
        <w:pStyle w:val="FirstParagraph"/>
      </w:pPr>
      <w:r>
        <w:rPr>
          <w:i/>
          <w:iCs/>
        </w:rPr>
        <w:t xml:space="preserve">Remark 5</w:t>
      </w:r>
      <w:r>
        <w:t xml:space="preserve"> (Finite additivity does not imply countable additivity). </w:t>
      </w:r>
      <w:hyperlink w:anchor="exm-finite-not-countable">
        <w:r>
          <w:rPr>
            <w:rStyle w:val="Hyperlink"/>
          </w:rPr>
          <w:t xml:space="preserve">Example 15</w:t>
        </w:r>
      </w:hyperlink>
      <w:r>
        <w:t xml:space="preserve"> </w:t>
      </w:r>
      <w:r>
        <w:t xml:space="preserve">shows that the</w:t>
      </w:r>
      <w:r>
        <w:t xml:space="preserve"> </w:t>
      </w:r>
      <w:hyperlink r:id="rId72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of</w:t>
      </w:r>
      <w:r>
        <w:t xml:space="preserve"> </w:t>
      </w:r>
      <w:hyperlink w:anchor="thm-countable-implies-finit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fails,</w:t>
      </w:r>
      <w:r>
        <w:t xml:space="preserve"> </w:t>
      </w:r>
      <w:r>
        <w:t xml:space="preserve">even when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a finitely additive function need not be countably additive</w:t>
      </w:r>
      <w:r>
        <w:t xml:space="preserve"> </w:t>
      </w:r>
      <w:r>
        <w:t xml:space="preserve">(see</w:t>
      </w:r>
      <w:r>
        <w:t xml:space="preserve"> </w:t>
      </w:r>
      <w:hyperlink r:id="rId73">
        <w:r>
          <w:rPr>
            <w:rStyle w:val="Hyperlink"/>
          </w:rPr>
          <w:t xml:space="preserve">Wikipedia: Sigma-additive set function,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“An additive function which is not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-additive”</w:t>
        </w:r>
      </w:hyperlink>
      <w:r>
        <w:t xml:space="preserve">).</w:t>
      </w:r>
      <w:r>
        <w:t xml:space="preserve"> </w:t>
      </w:r>
      <w:r>
        <w:t xml:space="preserve">The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in</w:t>
      </w:r>
      <w:r>
        <w:t xml:space="preserve"> </w:t>
      </w:r>
      <w:hyperlink w:anchor="exm-finite-not-countable">
        <w:r>
          <w:rPr>
            <w:rStyle w:val="Hyperlink"/>
          </w:rPr>
          <w:t xml:space="preserve">Example 15</w:t>
        </w:r>
      </w:hyperlink>
      <w:r>
        <w:t xml:space="preserve"> </w:t>
      </w:r>
      <w:r>
        <w:t xml:space="preserve">has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is finite.</w:t>
      </w:r>
    </w:p>
    <w:bookmarkEnd w:id="74"/>
    <w:bookmarkEnd w:id="75"/>
    <w:bookmarkStart w:id="99" w:name="measures"/>
    <w:p>
      <w:pPr>
        <w:pStyle w:val="Heading2"/>
      </w:pPr>
      <w:r>
        <w:t xml:space="preserve">5 Measures</w:t>
      </w:r>
    </w:p>
    <w:bookmarkStart w:id="76" w:name="def-measure"/>
    <w:p>
      <w:pPr>
        <w:pStyle w:val="FirstParagraph"/>
      </w:pPr>
      <w:r>
        <w:rPr>
          <w:b/>
          <w:bCs/>
        </w:rPr>
        <w:t xml:space="preserve">Definition 11 (Measure)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measure</w:t>
      </w:r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function</w:t>
      </w:r>
      <w:r>
        <w:t xml:space="preserve"> </w:t>
      </w:r>
      <m:oMath>
        <m:r>
          <m:t>μ</m:t>
        </m:r>
        <m:r>
          <m:rPr>
            <m:sty m:val="p"/>
          </m:rPr>
          <m:t>:</m:t>
        </m:r>
        <m:r>
          <m:rPr>
            <m:scr m:val="script"/>
            <m:sty m:val="p"/>
          </m:rP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9"/>
        </w:numPr>
      </w:pP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w:hyperlink w:anchor="def-countable-additivity">
        <w:r>
          <w:rPr>
            <w:rStyle w:val="Hyperlink"/>
          </w:rPr>
          <w:t xml:space="preserve">countably additive</w:t>
        </w:r>
      </w:hyperlink>
      <w:r>
        <w:t xml:space="preserve">.</w:t>
      </w:r>
    </w:p>
    <w:bookmarkEnd w:id="76"/>
    <w:bookmarkStart w:id="77" w:name="exm-measure"/>
    <w:p>
      <w:pPr>
        <w:pStyle w:val="FirstParagraph"/>
      </w:pPr>
      <w:r>
        <w:rPr>
          <w:b/>
          <w:bCs/>
        </w:rPr>
        <w:t xml:space="preserve">Example 16 (Counting elements is a measure)</w:t>
      </w:r>
      <w:r>
        <w:t xml:space="preserve"> </w:t>
      </w:r>
      <w:r>
        <w:t xml:space="preserve">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finite-additivity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defined on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is countably additive (</w:t>
      </w:r>
      <w:hyperlink w:anchor="exm-countable-additivity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and gives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a measure.</w:t>
      </w:r>
    </w:p>
    <w:bookmarkEnd w:id="77"/>
    <w:bookmarkStart w:id="78" w:name="cor-measure-finitely-additive"/>
    <w:p>
      <w:pPr>
        <w:pStyle w:val="BodyText"/>
      </w:pPr>
      <w:r>
        <w:rPr>
          <w:b/>
          <w:bCs/>
        </w:rPr>
        <w:t xml:space="preserve">Corollary 1 (Measures are finitely additive)</w:t>
      </w:r>
      <w:r>
        <w:t xml:space="preserve"> </w:t>
      </w:r>
      <w:r>
        <w:t xml:space="preserve">Every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is</w:t>
      </w:r>
      <w:r>
        <w:t xml:space="preserve"> </w:t>
      </w:r>
      <w:hyperlink w:anchor="def-finite-additivity">
        <w:r>
          <w:rPr>
            <w:rStyle w:val="Hyperlink"/>
          </w:rPr>
          <w:t xml:space="preserve">finitely additive</w:t>
        </w:r>
      </w:hyperlink>
      <w:r>
        <w:t xml:space="preserve">.</w:t>
      </w:r>
    </w:p>
    <w:bookmarkEnd w:id="7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countably additive and has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def-measure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countable-implies-finit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applies to it.</w:t>
      </w:r>
    </w:p>
    <w:bookmarkStart w:id="79" w:name="def-counting-measure"/>
    <w:p>
      <w:pPr>
        <w:pStyle w:val="BodyText"/>
      </w:pPr>
      <w:r>
        <w:rPr>
          <w:b/>
          <w:bCs/>
        </w:rPr>
        <w:t xml:space="preserve">Definition 12 (Counting measure)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counting measure</w:t>
      </w:r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on the</w:t>
      </w:r>
      <w:r>
        <w:t xml:space="preserve"> </w:t>
      </w:r>
      <w:hyperlink w:anchor="thm-power-set-sigma-algebra">
        <m:oMath>
          <m:r>
            <m:t>σ</m:t>
          </m:r>
        </m:oMath>
        <w:r>
          <w:rPr>
            <w:rStyle w:val="Hyperlink"/>
          </w:rPr>
          <w:t xml:space="preserve">-algebra of all subsets of</w:t>
        </w:r>
        <w:r>
          <w:rPr>
            <w:rStyle w:val="Hyperlink"/>
          </w:rPr>
          <w:t xml:space="preserve"> </w:t>
        </w:r>
        <m:oMath>
          <m:r>
            <m:t>S</m:t>
          </m:r>
        </m:oMath>
      </w:hyperlink>
      <w:r>
        <w:t xml:space="preserve"> </w:t>
      </w:r>
      <w:r>
        <w:t xml:space="preserve">that assigns each finite set its number of elements,</w:t>
      </w:r>
      <w:r>
        <w:t xml:space="preserve"> </w:t>
      </w:r>
      <w:r>
        <w:t xml:space="preserve">and each infinite set the value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​</m:t>
                    </m:r>
                    <m:d>
                      <m:dPr>
                        <m:begChr m:val="|"/>
                        <m:sepChr m:val=""/>
                        <m:endChr m:val="|"/>
                        <m:grow/>
                      </m:dPr>
                      <m:e>
                        <m:r>
                          <m:t>A</m:t>
                        </m:r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finite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∞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infinite</m:t>
                    </m:r>
                  </m:e>
                </m:mr>
              </m:m>
            </m:e>
          </m:d>
        </m:oMath>
      </m:oMathPara>
    </w:p>
    <w:bookmarkEnd w:id="79"/>
    <w:bookmarkStart w:id="81" w:name="exm-counting-measure"/>
    <w:p>
      <w:pPr>
        <w:pStyle w:val="FirstParagraph"/>
      </w:pPr>
      <w:r>
        <w:rPr>
          <w:b/>
          <w:bCs/>
        </w:rPr>
        <w:t xml:space="preserve">Example 17 (Counting measure on the non-negative integers)</w:t>
      </w:r>
      <w:r>
        <w:t xml:space="preserve"> </w:t>
      </w: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 the</w:t>
      </w:r>
      <w:r>
        <w:t xml:space="preserve"> </w:t>
      </w:r>
      <w:hyperlink r:id="rId80">
        <w:r>
          <w:rPr>
            <w:rStyle w:val="Hyperlink"/>
          </w:rPr>
          <w:t xml:space="preserve">non-negative integers</w:t>
        </w:r>
      </w:hyperlink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and the set of even numbers has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 even numbers are the union of the pairwise disjoint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and countable additivity agrees: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k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1"/>
    <w:bookmarkStart w:id="82" w:name="def-measurable-space"/>
    <w:p>
      <w:pPr>
        <w:pStyle w:val="FirstParagraph"/>
      </w:pPr>
      <w:r>
        <w:rPr>
          <w:b/>
          <w:bCs/>
        </w:rPr>
        <w:t xml:space="preserve">Definition 13 (Measurable space)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measurable space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is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together with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;</w:t>
      </w:r>
      <w:r>
        <w:t xml:space="preserve"> </w:t>
      </w:r>
      <w:r>
        <w:t xml:space="preserve">the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measurable sets</w:t>
      </w:r>
      <w:r>
        <w:t xml:space="preserve">.</w:t>
      </w:r>
    </w:p>
    <w:bookmarkEnd w:id="82"/>
    <w:bookmarkStart w:id="83" w:name="exm-measurable-space"/>
    <w:p>
      <w:pPr>
        <w:pStyle w:val="BodyText"/>
      </w:pPr>
      <w:r>
        <w:rPr>
          <w:b/>
          <w:bCs/>
        </w:rPr>
        <w:t xml:space="preserve">Example 18 (Measurable spaces of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the collection of all subsets of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is a measurable space 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).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a measurable space.</w:t>
      </w:r>
      <w:r>
        <w:t xml:space="preserve"> </w:t>
      </w:r>
      <w:r>
        <w:t xml:space="preserve">Its measurable sets are only those four;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not one of them.</w:t>
      </w:r>
    </w:p>
    <w:bookmarkEnd w:id="83"/>
    <w:bookmarkStart w:id="84" w:name="def-measure-space"/>
    <w:p>
      <w:pPr>
        <w:pStyle w:val="FirstParagraph"/>
      </w:pPr>
      <w:r>
        <w:rPr>
          <w:b/>
          <w:bCs/>
        </w:rPr>
        <w:t xml:space="preserve">Definition 14 (Measure space)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measure space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w:r>
        <w:t xml:space="preserve">together with a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bookmarkEnd w:id="84"/>
    <w:bookmarkStart w:id="85" w:name="exm-measure-space"/>
    <w:p>
      <w:pPr>
        <w:pStyle w:val="BodyText"/>
      </w:pPr>
      <w:r>
        <w:rPr>
          <w:b/>
          <w:bCs/>
        </w:rPr>
        <w:t xml:space="preserve">Example 19 (Measure space of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adding 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measure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to the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measurable-space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makes</w:t>
      </w:r>
      <w:r>
        <w:t xml:space="preserve"> </w:t>
      </w: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 measure space.</w:t>
      </w:r>
    </w:p>
    <w:bookmarkEnd w:id="85"/>
    <w:bookmarkStart w:id="86" w:name="def-lebesgue-measure"/>
    <w:p>
      <w:pPr>
        <w:pStyle w:val="BodyText"/>
      </w:pPr>
      <w:r>
        <w:rPr>
          <w:b/>
          <w:bCs/>
        </w:rPr>
        <w:t xml:space="preserve">Definition 15 (Lebesgue measure)</w:t>
      </w:r>
      <w:r>
        <w:t xml:space="preserve"> </w:t>
      </w:r>
      <w:r>
        <w:rPr>
          <w:b/>
          <w:bCs/>
        </w:rPr>
        <w:t xml:space="preserve">Lebesgue measure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λ</m:t>
        </m:r>
      </m:oMath>
      <w:r>
        <w:t xml:space="preserve"> </w:t>
      </w:r>
      <w:r>
        <w:t xml:space="preserve">on the</w:t>
      </w:r>
      <w:r>
        <w:t xml:space="preserve"> </w:t>
      </w:r>
      <w:hyperlink w:anchor="def-borel-sigma-algebra">
        <w:r>
          <w:rPr>
            <w:rStyle w:val="Hyperlink"/>
          </w:rPr>
          <w:t xml:space="preserve">Borel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that assigns each</w:t>
      </w:r>
      <w:r>
        <w:t xml:space="preserve"> </w:t>
      </w:r>
      <w:hyperlink r:id="rId34">
        <w:r>
          <w:rPr>
            <w:rStyle w:val="Hyperlink"/>
          </w:rPr>
          <w:t xml:space="preserve">interval</w:t>
        </w:r>
      </w:hyperlink>
      <w:r>
        <w:t xml:space="preserve"> </w:t>
      </w:r>
      <w:r>
        <w:t xml:space="preserve">its length: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 each unbounded interval</w:t>
      </w:r>
      <w:r>
        <w:t xml:space="preserve"> </w:t>
      </w:r>
      <m:oMath>
        <m:r>
          <m:t>I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Lebesgue measure on an interval</w:t>
      </w:r>
      <w:r>
        <w:t xml:space="preserve"> </w:t>
      </w:r>
      <m:oMath>
        <m:r>
          <m:t>I</m:t>
        </m:r>
      </m:oMath>
      <w:r>
        <w:t xml:space="preserve">, such as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is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applied only to the Borel sets that are subsets of</w:t>
      </w:r>
      <w:r>
        <w:t xml:space="preserve"> </w:t>
      </w:r>
      <m:oMath>
        <m:r>
          <m:t>I</m:t>
        </m:r>
      </m:oMath>
      <w:r>
        <w:t xml:space="preserve">.</w:t>
      </w:r>
    </w:p>
    <w:bookmarkEnd w:id="86"/>
    <w:bookmarkStart w:id="88" w:name="rem-lebesgue-measure-exists"/>
    <w:p>
      <w:pPr>
        <w:pStyle w:val="BodyText"/>
      </w:pPr>
      <w:r>
        <w:rPr>
          <w:i/>
          <w:iCs/>
        </w:rPr>
        <w:t xml:space="preserve">Remark 6</w:t>
      </w:r>
      <w:r>
        <w:t xml:space="preserve"> (Lebesgue measure exists). </w:t>
      </w:r>
      <w:r>
        <w:t xml:space="preserve">Exactly one measure on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assigns every interval its length;</w:t>
      </w:r>
      <w:r>
        <w:t xml:space="preserve"> </w:t>
      </w:r>
      <w:r>
        <w:t xml:space="preserve">constructing it takes more measure theory than these notes cover</w:t>
      </w:r>
      <w:r>
        <w:t xml:space="preserve"> </w:t>
      </w:r>
      <w:r>
        <w:t xml:space="preserve">(see</w:t>
      </w:r>
      <w:r>
        <w:t xml:space="preserve"> </w:t>
      </w:r>
      <w:hyperlink r:id="rId87">
        <w:r>
          <w:rPr>
            <w:rStyle w:val="Hyperlink"/>
          </w:rPr>
          <w:t xml:space="preserve">Wikipedia: Lebesgue measure</w:t>
        </w:r>
      </w:hyperlink>
      <w:r>
        <w:t xml:space="preserve">,</w:t>
      </w:r>
      <w:r>
        <w:t xml:space="preserve"> </w:t>
      </w:r>
      <w:r>
        <w:t xml:space="preserve">which also extends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to a larger</w:t>
      </w:r>
      <w:r>
        <w:t xml:space="preserve"> </w:t>
      </w:r>
      <m:oMath>
        <m:r>
          <m:t>σ</m:t>
        </m:r>
      </m:oMath>
      <w:r>
        <w:t xml:space="preserve">-algebra,</w:t>
      </w:r>
      <w:r>
        <w:t xml:space="preserve"> </w:t>
      </w:r>
      <w:r>
        <w:t xml:space="preserve">the Lebesgue-measurable sets, with the same values on Borel sets).</w:t>
      </w:r>
    </w:p>
    <w:bookmarkEnd w:id="88"/>
    <w:bookmarkStart w:id="89" w:name="exm-lebesgue-measure"/>
    <w:p>
      <w:pPr>
        <w:pStyle w:val="BodyText"/>
      </w:pPr>
      <w:r>
        <w:rPr>
          <w:b/>
          <w:bCs/>
        </w:rPr>
        <w:t xml:space="preserve">Example 20 (Lengths of some Borel sets)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t xml:space="preserve">A single point has length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t xml:space="preserve">The integers are the union of the pairwise disjoint single points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(</w:t>
      </w:r>
      <w:hyperlink w:anchor="exm-borel-sigma-algebra">
        <w:r>
          <w:rPr>
            <w:rStyle w:val="Hyperlink"/>
          </w:rPr>
          <w:t xml:space="preserve">Example 5</w:t>
        </w:r>
      </w:hyperlink>
      <w:r>
        <w:t xml:space="preserve">), so countable additivity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m:oMath>
        <m:r>
          <m:t>λ</m:t>
        </m:r>
        <m:r>
          <m:rPr>
            <m:sty m:val="p"/>
          </m:rPr>
          <m:t>(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unbounded.</w:t>
      </w:r>
    </w:p>
    <w:p>
      <w:pPr>
        <w:numPr>
          <w:ilvl w:val="0"/>
          <w:numId w:val="1011"/>
        </w:numPr>
      </w:pP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gives the whole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the value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9"/>
    <w:bookmarkStart w:id="92" w:name="rem-measure-size"/>
    <w:p>
      <w:pPr>
        <w:pStyle w:val="FirstParagraph"/>
      </w:pPr>
      <w:r>
        <w:rPr>
          <w:i/>
          <w:iCs/>
        </w:rPr>
        <w:t xml:space="preserve">Remark 7</w:t>
      </w:r>
      <w:r>
        <w:t xml:space="preserve"> (Measures generalize size). </w:t>
      </w:r>
      <w:r>
        <w:t xml:space="preserve">A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generalizes size:</w:t>
      </w:r>
      <w:r>
        <w:t xml:space="preserve"> </w:t>
      </w:r>
      <w:r>
        <w:t xml:space="preserve">it can measure how many elements a set has,</w:t>
      </w:r>
      <w:r>
        <w:t xml:space="preserve"> </w:t>
      </w:r>
      <w:r>
        <w:t xml:space="preserve">as in</w:t>
      </w:r>
      <w:r>
        <w:t xml:space="preserve"> </w:t>
      </w:r>
      <w:hyperlink w:anchor="def-counting-measure">
        <w:r>
          <w:rPr>
            <w:rStyle w:val="Hyperlink"/>
          </w:rPr>
          <w:t xml:space="preserve">Definition 12</w:t>
        </w:r>
      </w:hyperlink>
      <w:r>
        <w:t xml:space="preserve">,</w:t>
      </w:r>
      <w:r>
        <w:t xml:space="preserve"> </w:t>
      </w:r>
      <w:r>
        <w:t xml:space="preserve">or how long a set of real numbers is,</w:t>
      </w:r>
      <w:r>
        <w:t xml:space="preserve"> </w:t>
      </w:r>
      <w:r>
        <w:t xml:space="preserve">as Lebesgue measure (</w:t>
      </w:r>
      <w:hyperlink w:anchor="def-lebesgue-measure">
        <w:r>
          <w:rPr>
            <w:rStyle w:val="Hyperlink"/>
          </w:rPr>
          <w:t xml:space="preserve">Definition 15</w:t>
        </w:r>
      </w:hyperlink>
      <w:r>
        <w:t xml:space="preserve">) does,</w:t>
      </w:r>
      <w:r>
        <w:t xml:space="preserve"> </w:t>
      </w:r>
      <w:r>
        <w:t xml:space="preserve">assigning each</w:t>
      </w:r>
      <w:r>
        <w:t xml:space="preserve"> </w:t>
      </w:r>
      <w:hyperlink r:id="rId34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its length</w:t>
      </w:r>
      <w:r>
        <w:t xml:space="preserve"> </w:t>
      </w:r>
      <m:oMath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 the counting measure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the value</w:t>
      </w:r>
      <w:r>
        <w:t xml:space="preserve"> </w:t>
      </w:r>
      <m:oMath>
        <m:r>
          <m:t>4</m:t>
        </m:r>
      </m:oMath>
      <w:r>
        <w:t xml:space="preserve">,</w:t>
      </w:r>
      <w:r>
        <w:t xml:space="preserve"> </w:t>
      </w:r>
      <w:r>
        <w:t xml:space="preserve">while the Lebesgue measure of the interval</w:t>
      </w:r>
      <w:r>
        <w:t xml:space="preserve"> </w:t>
      </w:r>
      <m:oMath>
        <m:r>
          <m:rPr>
            <m:sty m:val="p"/>
          </m:rPr>
          <m:t>[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Both can serve as the measures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 the</w:t>
      </w:r>
      <w:r>
        <w:t xml:space="preserve"> </w:t>
      </w:r>
      <w:hyperlink r:id="rId90">
        <w:r>
          <w:rPr>
            <w:rStyle w:val="Hyperlink"/>
          </w:rPr>
          <w:t xml:space="preserve">Tonelli</w:t>
        </w:r>
      </w:hyperlink>
      <w:r>
        <w:t xml:space="preserve"> </w:t>
      </w:r>
      <w:r>
        <w:t xml:space="preserve">and</w:t>
      </w:r>
      <w:r>
        <w:t xml:space="preserve"> </w:t>
      </w:r>
      <w:hyperlink r:id="rId91">
        <w:r>
          <w:rPr>
            <w:rStyle w:val="Hyperlink"/>
          </w:rPr>
          <w:t xml:space="preserve">Fubini</w:t>
        </w:r>
      </w:hyperlink>
      <w:r>
        <w:t xml:space="preserve"> </w:t>
      </w:r>
      <w:r>
        <w:t xml:space="preserve">theorems.</w:t>
      </w:r>
    </w:p>
    <w:bookmarkEnd w:id="92"/>
    <w:bookmarkStart w:id="93" w:name="def-measure-zero"/>
    <w:p>
      <w:pPr>
        <w:pStyle w:val="BodyText"/>
      </w:pPr>
      <w:r>
        <w:rPr>
          <w:b/>
          <w:bCs/>
        </w:rPr>
        <w:t xml:space="preserve">Definition 16 (Measure zero (null set))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has</w:t>
      </w:r>
      <w:r>
        <w:t xml:space="preserve"> </w:t>
      </w:r>
      <w:r>
        <w:rPr>
          <w:b/>
          <w:bCs/>
        </w:rPr>
        <w:t xml:space="preserve">measure zero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null set</w:t>
      </w:r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93"/>
    <w:bookmarkStart w:id="94" w:name="exm-measure-zero"/>
    <w:p>
      <w:pPr>
        <w:pStyle w:val="BodyText"/>
      </w:pPr>
      <w:r>
        <w:rPr>
          <w:b/>
          <w:bCs/>
        </w:rPr>
        <w:t xml:space="preserve">Example 21 (Sets of measure zero)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For a</w:t>
      </w:r>
      <w:r>
        <w:t xml:space="preserve"> </w:t>
      </w:r>
      <w:hyperlink w:anchor="def-counting-measure">
        <w:r>
          <w:rPr>
            <w:rStyle w:val="Hyperlink"/>
          </w:rPr>
          <w:t xml:space="preserve">counting measure</w:t>
        </w:r>
      </w:hyperlink>
      <w:r>
        <w:t xml:space="preserve">,</w:t>
      </w:r>
      <w:r>
        <w:t xml:space="preserve"> </w:t>
      </w:r>
      <w:r>
        <w:t xml:space="preserve">only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has measure zero:</w:t>
      </w:r>
      <w:r>
        <w:t xml:space="preserve"> </w:t>
      </w:r>
      <w:r>
        <w:t xml:space="preserve">a nonempty set has at least one element, so its counting measure is at least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For Lebesgue measure,</w:t>
      </w:r>
      <w:r>
        <w:t xml:space="preserve"> </w:t>
      </w:r>
      <w:r>
        <w:t xml:space="preserve">every single point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and the integers</w:t>
      </w:r>
      <w:r>
        <w:t xml:space="preserve"> </w:t>
      </w:r>
      <m:oMath>
        <m:r>
          <m:rPr>
            <m:scr m:val="double-struck"/>
            <m:sty m:val="p"/>
          </m:rPr>
          <m:t>Z</m:t>
        </m:r>
      </m:oMath>
      <w:r>
        <w:t xml:space="preserve"> </w:t>
      </w:r>
      <w:r>
        <w:t xml:space="preserve">have measure zero</w:t>
      </w:r>
      <w:r>
        <w:t xml:space="preserve"> </w:t>
      </w:r>
      <w:r>
        <w:t xml:space="preserve">(</w:t>
      </w:r>
      <w:hyperlink w:anchor="exm-lebesgue-measure">
        <w:r>
          <w:rPr>
            <w:rStyle w:val="Hyperlink"/>
          </w:rPr>
          <w:t xml:space="preserve">Example 20</w:t>
        </w:r>
      </w:hyperlink>
      <w:r>
        <w:t xml:space="preserve">),</w:t>
      </w:r>
      <w:r>
        <w:t xml:space="preserve"> </w:t>
      </w:r>
      <w:r>
        <w:t xml:space="preserve">although neither set is empty.</w:t>
      </w:r>
    </w:p>
    <w:bookmarkEnd w:id="94"/>
    <w:bookmarkStart w:id="95" w:name="def-almost-everywhere"/>
    <w:p>
      <w:pPr>
        <w:pStyle w:val="FirstParagraph"/>
      </w:pPr>
      <w:r>
        <w:rPr>
          <w:b/>
          <w:bCs/>
        </w:rPr>
        <w:t xml:space="preserve">Definition 17 (Almost everywhere (</w:t>
      </w:r>
      <m:oMath>
        <m:r>
          <m:t>μ</m:t>
        </m:r>
      </m:oMath>
      <w:r>
        <w:rPr>
          <w:b/>
          <w:bCs/>
        </w:rPr>
        <w:t xml:space="preserve">-almost everywhere,</w:t>
      </w:r>
      <w:r>
        <w:rPr>
          <w:b/>
          <w:bCs/>
        </w:rPr>
        <w:t xml:space="preserve"> </w:t>
      </w:r>
      <m:oMath>
        <m:r>
          <m:t>μ</m:t>
        </m:r>
      </m:oMath>
      <w:r>
        <w:rPr>
          <w:b/>
          <w:bCs/>
        </w:rPr>
        <w:t xml:space="preserve">-a.e.))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A statement about the elements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holds</w:t>
      </w:r>
      <w:r>
        <w:t xml:space="preserve"> </w:t>
      </w:r>
      <m:oMath>
        <m:r>
          <m:t>μ</m:t>
        </m:r>
      </m:oMath>
      <w:r>
        <w:rPr>
          <w:b/>
          <w:bCs/>
        </w:rPr>
        <w:t xml:space="preserve">-almost everywhere</w:t>
      </w:r>
      <w:r>
        <w:t xml:space="preserve"> </w:t>
      </w:r>
      <w:r>
        <w:t xml:space="preserve">(written</w:t>
      </w:r>
      <w:r>
        <w:t xml:space="preserve"> </w:t>
      </w:r>
      <m:oMath>
        <m:r>
          <m:t>μ</m:t>
        </m:r>
      </m:oMath>
      <w:r>
        <w:rPr>
          <w:b/>
          <w:bCs/>
        </w:rPr>
        <w:t xml:space="preserve">-a.e.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almost everywhere</w:t>
      </w:r>
      <w:r>
        <w:t xml:space="preserve"> </w:t>
      </w:r>
      <w:r>
        <w:t xml:space="preserve">when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clear from context)</w:t>
      </w:r>
      <w:r>
        <w:t xml:space="preserve"> </w:t>
      </w:r>
      <w:r>
        <w:t xml:space="preserve">if the set of elements for which it fails</w:t>
      </w:r>
      <w:r>
        <w:t xml:space="preserve"> </w:t>
      </w:r>
      <w:r>
        <w:t xml:space="preserve">is a</w:t>
      </w:r>
      <w:r>
        <w:t xml:space="preserve"> </w:t>
      </w:r>
      <w:hyperlink r:id="rId12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 a set of</w:t>
      </w:r>
      <w:r>
        <w:t xml:space="preserve"> </w:t>
      </w:r>
      <w:hyperlink w:anchor="def-measure-zero">
        <w:r>
          <w:rPr>
            <w:rStyle w:val="Hyperlink"/>
          </w:rPr>
          <w:t xml:space="preserve">measure zero</w:t>
        </w:r>
      </w:hyperlink>
      <w:r>
        <w:t xml:space="preserve">.</w:t>
      </w:r>
    </w:p>
    <w:bookmarkEnd w:id="95"/>
    <w:bookmarkStart w:id="96" w:name="exm-almost-everywhere"/>
    <w:p>
      <w:pPr>
        <w:pStyle w:val="BodyText"/>
      </w:pPr>
      <w:r>
        <w:rPr>
          <w:b/>
          <w:bCs/>
        </w:rPr>
        <w:t xml:space="preserve">Example 22 (Non-negative except on the integers)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an integer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otherwise.</w:t>
      </w:r>
      <w:r>
        <w:t xml:space="preserve"> </w:t>
      </w:r>
      <w:r>
        <w:t xml:space="preserve">The statement</w:t>
      </w:r>
      <w:r>
        <w:t xml:space="preserve"> </w:t>
      </w:r>
      <w:r>
        <w:t xml:space="preserve">“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”</w:t>
      </w:r>
      <w:r>
        <w:t xml:space="preserve"> </w:t>
      </w:r>
      <w:r>
        <w:t xml:space="preserve">fails exactly 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Z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rPr>
            <m:scr m:val="double-struck"/>
            <m:sty m:val="p"/>
          </m:rP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exm-lebesgue-measure">
        <w:r>
          <w:rPr>
            <w:rStyle w:val="Hyperlink"/>
          </w:rPr>
          <w:t xml:space="preserve">Example 20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holds</w:t>
      </w:r>
      <w:r>
        <w:t xml:space="preserve"> </w:t>
      </w:r>
      <m:oMath>
        <m:r>
          <m:t>λ</m:t>
        </m:r>
      </m:oMath>
      <w:r>
        <w:t xml:space="preserve">-almost everywhere,</w:t>
      </w:r>
      <w:r>
        <w:t xml:space="preserve"> </w:t>
      </w:r>
      <w:r>
        <w:t xml:space="preserve">though not everywhere.</w:t>
      </w:r>
    </w:p>
    <w:p>
      <w:pPr>
        <w:pStyle w:val="BodyText"/>
      </w:pPr>
      <w:r>
        <w:t xml:space="preserve">For a counting measure, only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has measure zero (</w:t>
      </w:r>
      <w:hyperlink w:anchor="exm-measure-zero">
        <w:r>
          <w:rPr>
            <w:rStyle w:val="Hyperlink"/>
          </w:rPr>
          <w:t xml:space="preserve">Example 21</w:t>
        </w:r>
      </w:hyperlink>
      <w:r>
        <w:t xml:space="preserve">),</w:t>
      </w:r>
      <w:r>
        <w:t xml:space="preserve"> </w:t>
      </w:r>
      <w:r>
        <w:t xml:space="preserve">so a statement holds almost everywhere only if it holds everywhere.</w:t>
      </w:r>
    </w:p>
    <w:bookmarkEnd w:id="96"/>
    <w:bookmarkStart w:id="97" w:name="def-sigma-finite"/>
    <w:p>
      <w:pPr>
        <w:pStyle w:val="BodyText"/>
      </w:pPr>
      <w:r>
        <w:rPr>
          <w:b/>
          <w:bCs/>
        </w:rPr>
        <w:t xml:space="preserve">Definition 18 (Finite and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-finite measures)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The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finite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-finite</w:t>
      </w:r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 union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a sequence of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.</w:t>
      </w:r>
    </w:p>
    <w:bookmarkEnd w:id="97"/>
    <w:bookmarkStart w:id="98" w:name="exm-sigma-finite"/>
    <w:p>
      <w:pPr>
        <w:pStyle w:val="BodyText"/>
      </w:pPr>
      <w:r>
        <w:rPr>
          <w:b/>
          <w:bCs/>
        </w:rPr>
        <w:t xml:space="preserve">Example 23 (Finite and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-finite measures)</w:t>
      </w:r>
      <w:r>
        <w:t xml:space="preserve"> </w:t>
      </w:r>
      <w:r>
        <w:t xml:space="preserve"> </w:t>
      </w:r>
    </w:p>
    <w:p>
      <w:pPr>
        <w:numPr>
          <w:ilvl w:val="0"/>
          <w:numId w:val="1013"/>
        </w:numPr>
      </w:pPr>
      <w:r>
        <w:t xml:space="preserve">Every finite measure is</w:t>
      </w:r>
      <w:r>
        <w:t xml:space="preserve"> </w:t>
      </w:r>
      <m:oMath>
        <m:r>
          <m:t>σ</m:t>
        </m:r>
      </m:oMath>
      <w:r>
        <w:t xml:space="preserve">-finite:</w:t>
      </w:r>
      <w:r>
        <w:t xml:space="preserve"> </w:t>
      </w:r>
      <w:r>
        <w:t xml:space="preserve">take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t xml:space="preserve">The counting measure on the die rolls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finite, 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t xml:space="preserve">The counting measure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is not finite,</w:t>
      </w:r>
      <w:r>
        <w:t xml:space="preserve"> </w:t>
      </w:r>
      <w:r>
        <w:t xml:space="preserve">but it is</w:t>
      </w:r>
      <w:r>
        <w:t xml:space="preserve"> </w:t>
      </w:r>
      <m:oMath>
        <m:r>
          <m:t>σ</m:t>
        </m:r>
      </m:oMath>
      <w:r>
        <w:t xml:space="preserve">-finite:</w:t>
      </w:r>
      <w:r>
        <w:t xml:space="preserve"> </w:t>
      </w:r>
      <w:r>
        <w:t xml:space="preserve">it is the union of 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i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i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t xml:space="preserve">Lebesgue measure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finite,</w:t>
      </w:r>
      <w:r>
        <w:t xml:space="preserve"> </w:t>
      </w:r>
      <w:r>
        <w:t xml:space="preserve">since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but it is</w:t>
      </w:r>
      <w:r>
        <w:t xml:space="preserve"> </w:t>
      </w:r>
      <m:oMath>
        <m:r>
          <m:t>σ</m:t>
        </m:r>
      </m:oMath>
      <w:r>
        <w:t xml:space="preserve">-finite: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 union of the intervals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each with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i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bookmarkEnd w:id="98"/>
    <w:bookmarkEnd w:id="99"/>
    <w:bookmarkStart w:id="103" w:name="probability-measures"/>
    <w:p>
      <w:pPr>
        <w:pStyle w:val="Heading2"/>
      </w:pPr>
      <w:r>
        <w:t xml:space="preserve">6 Probability measures</w:t>
      </w:r>
    </w:p>
    <w:bookmarkStart w:id="100" w:name="def-probability-measure"/>
    <w:p>
      <w:pPr>
        <w:pStyle w:val="FirstParagraph"/>
      </w:pPr>
      <w:r>
        <w:rPr>
          <w:b/>
          <w:bCs/>
        </w:rPr>
        <w:t xml:space="preserve">Definition 19 (Probability measure)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measure</w:t>
      </w:r>
      <w:r>
        <w:t xml:space="preserve"> </w:t>
      </w:r>
      <w:r>
        <w:t xml:space="preserve">on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F</m:t>
        </m:r>
      </m:oMath>
      <w:r>
        <w:t xml:space="preserve"> </w:t>
      </w:r>
      <w:r>
        <w:t xml:space="preserve">that gives the whole set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the value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Ω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,</m:t>
        </m:r>
        <m:r>
          <m:rPr>
            <m:sty m:val="p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probability space</w:t>
      </w:r>
      <w:r>
        <w:t xml:space="preserve">,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sample space</w:t>
      </w:r>
      <w:r>
        <w:t xml:space="preserve">,</w:t>
      </w:r>
      <w:r>
        <w:t xml:space="preserve"> </w:t>
      </w:r>
      <w:r>
        <w:t xml:space="preserve">the elements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outcomes</w:t>
      </w:r>
      <w:r>
        <w:t xml:space="preserve">,</w:t>
      </w:r>
      <w:r>
        <w:t xml:space="preserve"> </w:t>
      </w:r>
      <w:r>
        <w:t xml:space="preserve">and the sets in</w:t>
      </w:r>
      <w:r>
        <w:t xml:space="preserve"> </w:t>
      </w:r>
      <m:oMath>
        <m:r>
          <m:rPr>
            <m:scr m:val="script"/>
            <m:sty m:val="p"/>
          </m:rPr>
          <m:t>F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events</w:t>
      </w:r>
      <w:r>
        <w:t xml:space="preserve">.</w:t>
      </w:r>
    </w:p>
    <w:bookmarkEnd w:id="100"/>
    <w:bookmarkStart w:id="101" w:name="exm-probability-measure"/>
    <w:p>
      <w:pPr>
        <w:pStyle w:val="BodyText"/>
      </w:pPr>
      <w:r>
        <w:rPr>
          <w:b/>
          <w:bCs/>
        </w:rPr>
        <w:t xml:space="preserve">Example 24 (A fair die, and the unit interval)</w:t>
      </w:r>
      <w:r>
        <w:t xml:space="preserve"> </w:t>
      </w:r>
      <w:r>
        <w:t xml:space="preserve"> </w:t>
      </w:r>
    </w:p>
    <w:p>
      <w:pPr>
        <w:numPr>
          <w:ilvl w:val="0"/>
          <w:numId w:val="1014"/>
        </w:numPr>
      </w:pPr>
      <w:r>
        <w:t xml:space="preserve">For one roll of a fair die,</w:t>
      </w:r>
      <w:r>
        <w:t xml:space="preserve"> </w:t>
      </w:r>
      <w:r>
        <w:t xml:space="preserve">the sample space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Ω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D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events are all subsets of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is 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measure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divided by</w:t>
      </w:r>
      <w:r>
        <w:t xml:space="preserve"> </w:t>
      </w:r>
      <m:oMath>
        <m:r>
          <m:t>6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is countably additive,</w:t>
      </w:r>
      <w:r>
        <w:t xml:space="preserve"> </w:t>
      </w:r>
      <w:r>
        <w:t xml:space="preserve">because each sum in</w:t>
      </w:r>
      <w:r>
        <w:t xml:space="preserve"> </w:t>
      </w:r>
      <w:hyperlink w:anchor="exm-countable-additivity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has at most six nonzero terms,</w:t>
      </w:r>
      <w:r>
        <w:t xml:space="preserve"> </w:t>
      </w:r>
      <w:r>
        <w:t xml:space="preserve">and dividing a finite sum by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divides each term by</w:t>
      </w:r>
      <w:r>
        <w:t xml:space="preserve"> </w:t>
      </w:r>
      <m:oMath>
        <m:r>
          <m:t>6</m:t>
        </m:r>
      </m:oMath>
      <w:r>
        <w:t xml:space="preserve">.</w:t>
      </w:r>
      <w:r>
        <w:t xml:space="preserve"> </w:t>
      </w:r>
      <w:r>
        <w:t xml:space="preserve">It is a probability measure,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outcome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in the event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5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probability measure,</w:t>
      </w:r>
      <w:r>
        <w:t xml:space="preserve"> </w:t>
      </w:r>
      <w:r>
        <w:t xml:space="preserve">because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lebesgue-measure">
        <w:r>
          <w:rPr>
            <w:rStyle w:val="Hyperlink"/>
          </w:rPr>
          <w:t xml:space="preserve">Example 20</w:t>
        </w:r>
      </w:hyperlink>
      <w:r>
        <w:t xml:space="preserve">).</w:t>
      </w:r>
    </w:p>
    <w:p>
      <w:pPr>
        <w:numPr>
          <w:ilvl w:val="0"/>
          <w:numId w:val="1014"/>
        </w:numPr>
      </w:pPr>
      <w:r>
        <w:t xml:space="preserve">The counting measure on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not a probability measure,</w:t>
      </w:r>
      <w:r>
        <w:t xml:space="preserve"> </w:t>
      </w:r>
      <w:r>
        <w:t xml:space="preserve">because it gives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the value</w:t>
      </w:r>
      <w:r>
        <w:t xml:space="preserve"> </w:t>
      </w:r>
      <m:oMath>
        <m:r>
          <m:t>6</m:t>
        </m:r>
      </m:oMath>
      <w:r>
        <w:t xml:space="preserve">.</w:t>
      </w:r>
    </w:p>
    <w:bookmarkEnd w:id="101"/>
    <w:bookmarkStart w:id="102" w:name="rem-mutually-exclusive"/>
    <w:p>
      <w:pPr>
        <w:pStyle w:val="FirstParagraph"/>
      </w:pPr>
      <w:r>
        <w:rPr>
          <w:i/>
          <w:iCs/>
        </w:rPr>
        <w:t xml:space="preserve">Remark 8</w:t>
      </w:r>
      <w:r>
        <w:t xml:space="preserve"> (Mutually exclusive events). </w:t>
      </w:r>
      <w:r>
        <w:t xml:space="preserve">In probability,</w:t>
      </w:r>
      <w:r>
        <w:t xml:space="preserve"> </w:t>
      </w:r>
      <w:hyperlink w:anchor="def-pairwise-disjoint">
        <w:r>
          <w:rPr>
            <w:rStyle w:val="Hyperlink"/>
          </w:rPr>
          <w:t xml:space="preserve">pairwise disjoint</w:t>
        </w:r>
      </w:hyperlink>
      <w:r>
        <w:t xml:space="preserve"> </w:t>
      </w:r>
      <w:hyperlink w:anchor="def-probability-measure">
        <w:r>
          <w:rPr>
            <w:rStyle w:val="Hyperlink"/>
          </w:rPr>
          <w:t xml:space="preserve">events</w:t>
        </w:r>
      </w:hyperlink>
      <w:r>
        <w:t xml:space="preserve"> </w:t>
      </w:r>
      <w:r>
        <w:t xml:space="preserve">are usually called</w:t>
      </w:r>
      <w:r>
        <w:t xml:space="preserve"> </w:t>
      </w:r>
      <w:r>
        <w:rPr>
          <w:b/>
          <w:bCs/>
        </w:rPr>
        <w:t xml:space="preserve">mutually exclusive</w:t>
      </w:r>
      <w:r>
        <w:t xml:space="preserve">.</w:t>
      </w:r>
      <w:r>
        <w:t xml:space="preserve"> </w:t>
      </w:r>
      <w:r>
        <w:t xml:space="preserve">For example, for one roll of a six-sided die,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</w:t>
      </w:r>
      <w:r>
        <w:t xml:space="preserve"> </w:t>
      </w:r>
      <w:hyperlink r:id="rId22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mutually exclusive:</w:t>
      </w:r>
      <w:r>
        <w:t xml:space="preserve"> </w:t>
      </w:r>
      <w:r>
        <w:t xml:space="preserve">no roll is both even and odd.</w:t>
      </w:r>
    </w:p>
    <w:bookmarkEnd w:id="102"/>
    <w:bookmarkEnd w:id="103"/>
    <w:bookmarkStart w:id="121" w:name="measurable-functions-and-integrals"/>
    <w:p>
      <w:pPr>
        <w:pStyle w:val="Heading2"/>
      </w:pPr>
      <w:r>
        <w:t xml:space="preserve">7 Measurable functions and integrals</w:t>
      </w:r>
    </w:p>
    <w:bookmarkStart w:id="104" w:name="def-measurable-function"/>
    <w:p>
      <w:pPr>
        <w:pStyle w:val="FirstParagraph"/>
      </w:pPr>
      <w:r>
        <w:rPr>
          <w:b/>
          <w:bCs/>
        </w:rPr>
        <w:t xml:space="preserve">Definition 20 (Measurable function)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58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measurable</w:t>
      </w:r>
      <w:r>
        <w:t xml:space="preserve"> </w:t>
      </w:r>
      <w:r>
        <w:t xml:space="preserve">(with respect 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)</w:t>
      </w:r>
      <w:r>
        <w:t xml:space="preserve"> </w:t>
      </w:r>
      <w:r>
        <w:t xml:space="preserve">if, for every real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the set of elements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at most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measurable: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s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: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S</m:t>
          </m:r>
        </m:oMath>
      </m:oMathPara>
    </w:p>
    <w:bookmarkEnd w:id="104"/>
    <w:bookmarkStart w:id="106" w:name="rem-measurable-function-general"/>
    <w:p>
      <w:pPr>
        <w:pStyle w:val="FirstParagraph"/>
      </w:pPr>
      <w:r>
        <w:rPr>
          <w:i/>
          <w:iCs/>
        </w:rPr>
        <w:t xml:space="preserve">Remark 9</w:t>
      </w:r>
      <w:r>
        <w:t xml:space="preserve"> (Measurable functions in general). </w:t>
      </w:r>
      <w:r>
        <w:t xml:space="preserve">Other sources define 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t>T</m:t>
        </m:r>
      </m:oMath>
      <w:r>
        <w:t xml:space="preserve"> </w:t>
      </w:r>
      <w:r>
        <w:t xml:space="preserve">between measurable spaces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to be measurable</w:t>
      </w:r>
      <w:r>
        <w:t xml:space="preserve"> </w:t>
      </w:r>
      <w:r>
        <w:t xml:space="preserve">when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rPr>
                <m:sty m:val="p"/>
              </m:rPr>
              <m:t>∈</m:t>
            </m:r>
            <m:r>
              <m:t>S</m:t>
            </m:r>
            <m:r>
              <m:rPr>
                <m:sty m:val="p"/>
              </m:rPr>
              <m:t>:</m:t>
            </m:r>
            <m:r>
              <m:t>f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∈</m:t>
            </m:r>
            <m:r>
              <m:t>B</m:t>
            </m:r>
          </m:e>
        </m:d>
        <m:r>
          <m:t>​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 the</w:t>
      </w:r>
      <w:r>
        <w:t xml:space="preserve"> </w:t>
      </w:r>
      <w:hyperlink w:anchor="def-borel-sigma-algebra">
        <w:r>
          <w:rPr>
            <w:rStyle w:val="Hyperlink"/>
          </w:rPr>
          <w:t xml:space="preserve">Borel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,</w:t>
      </w:r>
      <w:r>
        <w:t xml:space="preserve"> </w:t>
      </w:r>
      <w:r>
        <w:t xml:space="preserve">that definition is equivalent to</w:t>
      </w:r>
      <w:r>
        <w:t xml:space="preserve"> </w:t>
      </w:r>
      <w:hyperlink w:anchor="def-measurable-function">
        <w:r>
          <w:rPr>
            <w:rStyle w:val="Hyperlink"/>
          </w:rPr>
          <w:t xml:space="preserve">Definition 20</w:t>
        </w:r>
      </w:hyperlink>
      <w:r>
        <w:t xml:space="preserve"> </w:t>
      </w:r>
      <w:r>
        <w:t xml:space="preserve">(see</w:t>
      </w:r>
      <w:r>
        <w:t xml:space="preserve"> </w:t>
      </w:r>
      <w:hyperlink r:id="rId105">
        <w:r>
          <w:rPr>
            <w:rStyle w:val="Hyperlink"/>
          </w:rPr>
          <w:t xml:space="preserve">Wikipedia: Measurable function</w:t>
        </w:r>
      </w:hyperlink>
      <w:r>
        <w:t xml:space="preserve">).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general definition requires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rPr>
                <m:sty m:val="p"/>
              </m:rPr>
              <m:t>∈</m:t>
            </m:r>
            <m:r>
              <m:t>S</m:t>
            </m:r>
            <m:r>
              <m:rPr>
                <m:sty m:val="p"/>
              </m:rPr>
              <m:t>:</m:t>
            </m:r>
            <m:r>
              <m:t>f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c</m:t>
            </m:r>
          </m:e>
        </m:d>
        <m:r>
          <m:t>​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which is the condition in</w:t>
      </w:r>
      <w:r>
        <w:t xml:space="preserve"> </w:t>
      </w:r>
      <w:hyperlink w:anchor="def-measurable-function">
        <w:r>
          <w:rPr>
            <w:rStyle w:val="Hyperlink"/>
          </w:rPr>
          <w:t xml:space="preserve">Definition 20</w:t>
        </w:r>
      </w:hyperlink>
      <w:r>
        <w:t xml:space="preserve">.</w:t>
      </w:r>
    </w:p>
    <w:bookmarkEnd w:id="106"/>
    <w:bookmarkStart w:id="107" w:name="exm-measurable-function"/>
    <w:p>
      <w:pPr>
        <w:pStyle w:val="BodyText"/>
      </w:pPr>
      <w:r>
        <w:rPr>
          <w:b/>
          <w:bCs/>
        </w:rPr>
        <w:t xml:space="preserve">Example 25 (Measurable and not measurable)</w:t>
      </w:r>
      <w:r>
        <w:t xml:space="preserve"> </w:t>
      </w:r>
      <w:r>
        <w:t xml:space="preserve">On the die rolls</w:t>
      </w:r>
      <w:r>
        <w:t xml:space="preserve"> </w:t>
      </w:r>
      <m:oMath>
        <m:r>
          <m:t>D</m:t>
        </m:r>
      </m:oMath>
      <w:r>
        <w:t xml:space="preserve">, take the</w:t>
      </w:r>
      <w:r>
        <w:t xml:space="preserve"> </w:t>
      </w:r>
      <m:oMath>
        <m:r>
          <m:t>σ</m:t>
        </m:r>
      </m:oMath>
      <w:r>
        <w:t xml:space="preserve">-algebra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odd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  <m:r>
              <m:rPr>
                <m:sty m:val="p"/>
              </m:rPr>
              <m:t>: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c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All three are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measurable.</w:t>
      </w:r>
    </w:p>
    <w:p>
      <w:pPr>
        <w:pStyle w:val="Compact"/>
        <w:numPr>
          <w:ilvl w:val="0"/>
          <w:numId w:val="1015"/>
        </w:numPr>
      </w:pP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  <m:r>
              <m:rPr>
                <m:sty m:val="p"/>
              </m:rPr>
              <m:t>:</m:t>
            </m:r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not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measurable.</w:t>
      </w:r>
    </w:p>
    <w:p>
      <w:pPr>
        <w:pStyle w:val="FirstParagraph"/>
      </w:pPr>
      <w:r>
        <w:t xml:space="preserve">With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instead,</w:t>
      </w:r>
      <w:r>
        <w:t xml:space="preserve"> </w:t>
      </w:r>
      <w:r>
        <w:t xml:space="preserve">every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  <m:r>
              <m:rPr>
                <m:sty m:val="p"/>
              </m:rPr>
              <m:t>:</m:t>
            </m:r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is a subset of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so every function</w:t>
      </w:r>
      <w:r>
        <w:t xml:space="preserve"> </w:t>
      </w:r>
      <m:oMath>
        <m:r>
          <m:t>D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 including</w:t>
      </w:r>
      <w:r>
        <w:t xml:space="preserve"> </w:t>
      </w:r>
      <m:oMath>
        <m:r>
          <m:t>g</m:t>
        </m:r>
      </m:oMath>
      <w:r>
        <w:t xml:space="preserve">, is measurable.</w:t>
      </w:r>
    </w:p>
    <w:bookmarkEnd w:id="107"/>
    <w:bookmarkStart w:id="110" w:name="def-integral-nonneg"/>
    <w:p>
      <w:pPr>
        <w:pStyle w:val="BodyText"/>
      </w:pPr>
      <w:r>
        <w:rPr>
          <w:b/>
          <w:bCs/>
        </w:rPr>
        <w:t xml:space="preserve">Definition 21 (Integral of a non-negative function)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t> </m:t>
          </m:r>
          <m:r>
            <m:t>d</m:t>
          </m:r>
          <m:r>
            <m:t>μ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sup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inf</m:t>
                      </m:r>
                    </m:e>
                    <m:lim>
                      <m:r>
                        <m:t>s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lim>
                  </m:limLow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 the</w:t>
      </w:r>
      <w:r>
        <w:t xml:space="preserve"> </w:t>
      </w:r>
      <w:hyperlink r:id="rId108">
        <w:r>
          <w:rPr>
            <w:rStyle w:val="Hyperlink"/>
          </w:rPr>
          <w:t xml:space="preserve">supremum</w:t>
        </w:r>
      </w:hyperlink>
      <w:r>
        <w:t xml:space="preserve"> </w:t>
      </w:r>
      <w:r>
        <w:t xml:space="preserve">is over all ways</w:t>
      </w:r>
      <w:r>
        <w:t xml:space="preserve"> </w:t>
      </w:r>
      <w:r>
        <w:t xml:space="preserve">of writing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as the union of finitely many nonempty</w:t>
      </w:r>
      <w:r>
        <w:t xml:space="preserve"> </w:t>
      </w:r>
      <w:hyperlink w:anchor="def-pairwise-disjoint">
        <w:r>
          <w:rPr>
            <w:rStyle w:val="Hyperlink"/>
          </w:rPr>
          <w:t xml:space="preserve">pairwise disjoint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rPr>
                <m:sty m:val="p"/>
              </m:rPr>
              <m:t>inf</m:t>
            </m:r>
          </m:e>
          <m:sub>
            <m:r>
              <m:t>s</m:t>
            </m:r>
            <m:r>
              <m:rPr>
                <m:sty m:val="p"/>
              </m:rPr>
              <m:t>∈</m:t>
            </m:r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sub>
        </m:sSub>
        <m:r>
          <m:t>f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09">
        <w:r>
          <w:rPr>
            <w:rStyle w:val="Hyperlink"/>
          </w:rPr>
          <w:t xml:space="preserve">infimum</w:t>
        </w:r>
      </w:hyperlink>
      <w:r>
        <w:t xml:space="preserve"> </w:t>
      </w:r>
      <w:r>
        <w:t xml:space="preserve">of 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In the sums,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r>
          <m:rPr>
            <m:sty m:val="p"/>
          </m:rPr>
          <m:t>∞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, and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rPr>
            <m:sty m:val="p"/>
          </m:rPr>
          <m:t>∞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the supremum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if some sum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 integral is also written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t> </m:t>
        </m:r>
        <m:r>
          <m:t>d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(Billingsley 1995, sec. 15)</w:t>
      </w:r>
    </w:p>
    <w:bookmarkEnd w:id="110"/>
    <w:bookmarkStart w:id="113" w:name="rem-integral-nonneg-lower-sums"/>
    <w:p>
      <w:pPr>
        <w:pStyle w:val="BodyText"/>
      </w:pPr>
      <w:r>
        <w:rPr>
          <w:i/>
          <w:iCs/>
        </w:rPr>
        <w:t xml:space="preserve">Remark 10</w:t>
      </w:r>
      <w:r>
        <w:t xml:space="preserve"> (Each sum is a lower estimate). </w:t>
      </w:r>
      <w:r>
        <w:t xml:space="preserve">Each sum in</w:t>
      </w:r>
      <w:r>
        <w:t xml:space="preserve"> </w:t>
      </w:r>
      <w:hyperlink w:anchor="def-integral-nonneg">
        <w:r>
          <w:rPr>
            <w:rStyle w:val="Hyperlink"/>
          </w:rPr>
          <w:t xml:space="preserve">Definition 21</w:t>
        </w:r>
      </w:hyperlink>
      <w:r>
        <w:t xml:space="preserve"> </w:t>
      </w:r>
      <w:r>
        <w:t xml:space="preserve">splits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pieces</w:t>
      </w:r>
      <w:r>
        <w:t xml:space="preserve"> </w:t>
      </w:r>
      <w:r>
        <w:t xml:space="preserve">and weights each piece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approaches on it,</w:t>
      </w:r>
      <w:r>
        <w:t xml:space="preserve"> </w:t>
      </w:r>
      <w:r>
        <w:t xml:space="preserve">so each sum is at most the integral.</w:t>
      </w:r>
      <w:r>
        <w:t xml:space="preserve"> </w:t>
      </w:r>
      <w:r>
        <w:t xml:space="preserve">For Lebesgue measure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a function</w:t>
      </w:r>
      <w:r>
        <w:t xml:space="preserve"> </w:t>
      </w: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that has a</w:t>
      </w:r>
      <w:r>
        <w:t xml:space="preserve"> </w:t>
      </w:r>
      <w:hyperlink r:id="rId111">
        <w:r>
          <w:rPr>
            <w:rStyle w:val="Hyperlink"/>
          </w:rPr>
          <w:t xml:space="preserve">Riemann integral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two integrals agree: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ty m:val="p"/>
              </m:rPr>
              <m:t>[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]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t> </m:t>
        </m:r>
        <m:r>
          <m:t>d</m:t>
        </m:r>
        <m:r>
          <m:t>λ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(see</w:t>
      </w:r>
      <w:r>
        <w:t xml:space="preserve"> </w:t>
      </w:r>
      <w:hyperlink r:id="rId112">
        <w:r>
          <w:rPr>
            <w:rStyle w:val="Hyperlink"/>
          </w:rPr>
          <w:t xml:space="preserve">Wikipedia: Lebesgue integral</w:t>
        </w:r>
      </w:hyperlink>
      <w:r>
        <w:t xml:space="preserve">).</w:t>
      </w:r>
    </w:p>
    <w:bookmarkEnd w:id="113"/>
    <w:bookmarkStart w:id="114" w:name="exm-integral-nonneg"/>
    <w:p>
      <w:pPr>
        <w:pStyle w:val="BodyText"/>
      </w:pPr>
      <w:r>
        <w:rPr>
          <w:b/>
          <w:bCs/>
        </w:rPr>
        <w:t xml:space="preserve">Example 26 (Integrals with respect to counting measure)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be the counting measure 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t>D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Every function on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measurable (</w:t>
      </w:r>
      <w:hyperlink w:anchor="exm-measurable-function">
        <w:r>
          <w:rPr>
            <w:rStyle w:val="Hyperlink"/>
          </w:rPr>
          <w:t xml:space="preserve">Example 25</w:t>
        </w:r>
      </w:hyperlink>
      <w:r>
        <w:t xml:space="preserve">).</w:t>
      </w:r>
    </w:p>
    <w:p>
      <w:pPr>
        <w:pStyle w:val="BodyText"/>
      </w:pPr>
      <w:r>
        <w:rPr>
          <w:i/>
          <w:iCs/>
        </w:rPr>
        <w:t xml:space="preserve">The integral is the sum of the values.</w:t>
      </w:r>
      <w:r>
        <w:t xml:space="preserve"> </w:t>
      </w:r>
      <w:r>
        <w:t xml:space="preserve">For any split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into nonempty pairwise disjoint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inf</m:t>
                      </m:r>
                    </m:e>
                    <m:lim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lim>
                  </m:limLow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limLow>
                        <m:e>
                          <m:r>
                            <m:rPr>
                              <m:sty m:val="p"/>
                            </m:rPr>
                            <m:t>inf</m:t>
                          </m:r>
                        </m:e>
                        <m:lim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∈</m:t>
                          </m:r>
                          <m:sSub>
                            <m:e>
                              <m:r>
                                <m:t>A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lim>
                      </m:limLow>
                    </m:e>
                  </m:nary>
                </m:e>
              </m:nary>
              <m:r>
                <m:t>g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counts the elements of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g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 infimum is at most each value)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D</m:t>
              </m:r>
              <m:r>
                <m:rPr>
                  <m:nor/>
                  <m:sty m:val="p"/>
                </m:rPr>
                <m:t> is in exactly one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split into the six single points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gives exactly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supremum is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D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An infinite integral.</w:t>
      </w:r>
      <w:r>
        <w:t xml:space="preserve"> </w:t>
      </w: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and the constant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split with one set,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N</m:t>
        </m:r>
      </m:oMath>
      <w:r>
        <w:t xml:space="preserve">, gives the sum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⋅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∞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double-struck"/>
                <m:sty m:val="p"/>
              </m:rPr>
              <m:t>N</m:t>
            </m:r>
          </m:sub>
          <m:sup>
            <m:r>
              <m:t>​</m:t>
            </m:r>
          </m:sup>
          <m:e>
            <m:r>
              <m:t>h</m:t>
            </m:r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114"/>
    <w:bookmarkStart w:id="115" w:name="def-integral"/>
    <w:p>
      <w:pPr>
        <w:pStyle w:val="BodyText"/>
      </w:pPr>
      <w:r>
        <w:rPr>
          <w:b/>
          <w:bCs/>
        </w:rPr>
        <w:t xml:space="preserve">Definition 22 (Integral of a real-valued function)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part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negative part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the non-negative functions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max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  <m:r>
                <m:t>​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max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so that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−</m:t>
        </m:r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t> </m:t>
          </m:r>
          <m:r>
            <m:t>d</m:t>
          </m:r>
          <m:r>
            <m:t>μ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e>
          </m:nary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−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</m:e>
          </m:nary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using</w:t>
      </w:r>
      <w:r>
        <w:t xml:space="preserve"> </w:t>
      </w:r>
      <w:hyperlink w:anchor="def-integral-nonneg">
        <w:r>
          <w:rPr>
            <w:rStyle w:val="Hyperlink"/>
          </w:rPr>
          <w:t xml:space="preserve">Definition 21</w:t>
        </w:r>
      </w:hyperlink>
      <w:r>
        <w:t xml:space="preserve"> </w:t>
      </w:r>
      <w:r>
        <w:t xml:space="preserve">for each term,</w:t>
      </w:r>
      <w:r>
        <w:t xml:space="preserve"> </w:t>
      </w:r>
      <w:r>
        <w:t xml:space="preserve">when at least one of the two terms is finite;</w:t>
      </w:r>
      <w:r>
        <w:t xml:space="preserve"> </w:t>
      </w:r>
      <w:r>
        <w:t xml:space="preserve">otherwise,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undefined.</w:t>
      </w:r>
      <w:r>
        <w:t xml:space="preserve"> </w:t>
      </w:r>
      <w:r>
        <w:t xml:space="preserve">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 </w:t>
      </w:r>
      <w:r>
        <w:t xml:space="preserve">are measurable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(Billingsley 1995, Theorem 13.3)</w:t>
      </w:r>
      <w:r>
        <w:t xml:space="preserve">.)</w:t>
      </w:r>
    </w:p>
    <w:p>
      <w:pPr>
        <w:pStyle w:val="BodyText"/>
      </w:pPr>
      <w:r>
        <w:t xml:space="preserve">(Billingsley 1995, sec. 15)</w:t>
      </w:r>
    </w:p>
    <w:bookmarkEnd w:id="115"/>
    <w:bookmarkStart w:id="116" w:name="exm-integral"/>
    <w:p>
      <w:pPr>
        <w:pStyle w:val="BodyText"/>
      </w:pPr>
      <w:r>
        <w:rPr>
          <w:b/>
          <w:bCs/>
        </w:rPr>
        <w:t xml:space="preserve">Example 27 (An integral with positive and negative parts)</w:t>
      </w:r>
      <w:r>
        <w:t xml:space="preserve"> </w:t>
      </w: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Its values at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6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, so:</w:t>
      </w:r>
    </w:p>
    <w:p>
      <w:pPr>
        <w:numPr>
          <w:ilvl w:val="0"/>
          <w:numId w:val="1016"/>
        </w:numPr>
      </w:pP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has values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D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w:hyperlink w:anchor="exm-integral-nonneg">
        <w:r>
          <w:rPr>
            <w:rStyle w:val="Hyperlink"/>
          </w:rPr>
          <w:t xml:space="preserve">Example 26</w:t>
        </w:r>
      </w:hyperlink>
      <w:r>
        <w:t xml:space="preserve">;</w:t>
      </w:r>
    </w:p>
    <w:p>
      <w:pPr>
        <w:numPr>
          <w:ilvl w:val="0"/>
          <w:numId w:val="1016"/>
        </w:numPr>
      </w:pP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has values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D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r>
          <m:t>3</m:t>
        </m:r>
      </m:oMath>
      <w:r>
        <w:t xml:space="preserve">;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also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21</m:t>
              </m:r>
              <m:r>
                <m:rPr>
                  <m:sty m:val="p"/>
                </m:rPr>
                <m:t>−</m:t>
              </m:r>
              <m:r>
                <m:t>18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16"/>
    <w:bookmarkStart w:id="118" w:name="def-absolutely-integrable"/>
    <w:p>
      <w:pPr>
        <w:pStyle w:val="FirstParagraph"/>
      </w:pPr>
      <w:r>
        <w:rPr>
          <w:b/>
          <w:bCs/>
        </w:rPr>
        <w:t xml:space="preserve">Definition 23 (Absolutely integrable function (integrable function, absolute integrability))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absolutely integrable</w:t>
      </w:r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(often just called</w:t>
      </w:r>
      <w:r>
        <w:t xml:space="preserve"> </w:t>
      </w:r>
      <w:r>
        <w:rPr>
          <w:b/>
          <w:bCs/>
        </w:rPr>
        <w:t xml:space="preserve">integrable</w:t>
      </w:r>
      <w:r>
        <w:t xml:space="preserve">)</w:t>
      </w:r>
      <w:r>
        <w:t xml:space="preserve"> </w:t>
      </w:r>
      <w:r>
        <w:t xml:space="preserve">if the integral of its</w:t>
      </w:r>
      <w:r>
        <w:t xml:space="preserve"> </w:t>
      </w:r>
      <w:hyperlink r:id="rId117">
        <w:r>
          <w:rPr>
            <w:rStyle w:val="Hyperlink"/>
          </w:rPr>
          <w:t xml:space="preserve">absolute value</w:t>
        </w:r>
      </w:hyperlink>
      <w:r>
        <w:t xml:space="preserve"> </w:t>
      </w:r>
      <w:r>
        <w:t xml:space="preserve">is finite: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</m:e>
          </m:d>
          <m:r>
            <m:t>​</m:t>
          </m:r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&lt;</m:t>
          </m:r>
          <m:r>
            <m:rPr>
              <m:sty m:val="p"/>
            </m:rPr>
            <m:t>∞</m:t>
          </m:r>
        </m:oMath>
      </m:oMathPara>
    </w:p>
    <w:p>
      <w:pPr>
        <w:pStyle w:val="FirstParagraph"/>
      </w:pPr>
      <w:r>
        <w:t xml:space="preserve">The property itself is called</w:t>
      </w:r>
      <w:r>
        <w:t xml:space="preserve"> </w:t>
      </w:r>
      <w:r>
        <w:rPr>
          <w:b/>
          <w:bCs/>
        </w:rPr>
        <w:t xml:space="preserve">absolute integrability</w:t>
      </w:r>
      <w:r>
        <w:t xml:space="preserve">.</w:t>
      </w:r>
    </w:p>
    <w:bookmarkEnd w:id="118"/>
    <w:bookmarkStart w:id="119" w:name="rem-absolutely-integrable-integral"/>
    <w:p>
      <w:pPr>
        <w:pStyle w:val="BodyText"/>
      </w:pPr>
      <w:r>
        <w:rPr>
          <w:i/>
          <w:iCs/>
        </w:rPr>
        <w:t xml:space="preserve">Remark 11</w:t>
      </w:r>
      <w:r>
        <w:t xml:space="preserve"> (An absolutely integrable function has a finite integral).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absolutely integrable,</w:t>
      </w:r>
      <w:r>
        <w:t xml:space="preserve"> </w:t>
      </w:r>
      <w:r>
        <w:t xml:space="preserve">then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e>
        </m:nary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e>
        </m:nary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are both finite,</w:t>
      </w:r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≤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≤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each sum in</w:t>
      </w:r>
      <w:r>
        <w:t xml:space="preserve"> </w:t>
      </w:r>
      <w:hyperlink w:anchor="def-integral-nonneg">
        <w:r>
          <w:rPr>
            <w:rStyle w:val="Hyperlink"/>
          </w:rPr>
          <w:t xml:space="preserve">Definition 21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is at most the matching sum for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(</w:t>
      </w:r>
      <w:hyperlink w:anchor="def-integral">
        <w:r>
          <w:rPr>
            <w:rStyle w:val="Hyperlink"/>
          </w:rPr>
          <w:t xml:space="preserve">Definition 22</w:t>
        </w:r>
      </w:hyperlink>
      <w:r>
        <w:t xml:space="preserve">) is a real number.</w:t>
      </w:r>
    </w:p>
    <w:bookmarkEnd w:id="119"/>
    <w:bookmarkStart w:id="120" w:name="exm-absolutely-integrable"/>
    <w:p>
      <w:pPr>
        <w:pStyle w:val="BodyText"/>
      </w:pPr>
      <w:r>
        <w:rPr>
          <w:b/>
          <w:bCs/>
        </w:rPr>
        <w:t xml:space="preserve">Example 28 (Absolutely integrable and not)</w:t>
      </w:r>
      <w:r>
        <w:t xml:space="preserve"> </w:t>
      </w:r>
      <w:r>
        <w:t xml:space="preserve"> </w:t>
      </w:r>
    </w:p>
    <w:p>
      <w:pPr>
        <w:numPr>
          <w:ilvl w:val="0"/>
          <w:numId w:val="1017"/>
        </w:numPr>
      </w:pPr>
      <w:r>
        <w:t xml:space="preserve">For the counting measure 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(</w:t>
      </w:r>
      <w:hyperlink w:anchor="exm-integral">
        <w:r>
          <w:rPr>
            <w:rStyle w:val="Hyperlink"/>
          </w:rPr>
          <w:t xml:space="preserve">Example 27</w:t>
        </w:r>
      </w:hyperlink>
      <w:r>
        <w:t xml:space="preserve">) is absolutely integrable: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w:anchor="exm-integral-nonneg">
        <w:r>
          <w:rPr>
            <w:rStyle w:val="Hyperlink"/>
          </w:rPr>
          <w:t xml:space="preserve">Example 26</w:t>
        </w:r>
      </w:hyperlink>
      <w:r>
        <w:t xml:space="preserve">.</w:t>
      </w:r>
    </w:p>
    <w:p>
      <w:pPr>
        <w:numPr>
          <w:ilvl w:val="0"/>
          <w:numId w:val="1017"/>
        </w:numPr>
      </w:pPr>
      <w:r>
        <w:t xml:space="preserve">For the counting measure on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,</w:t>
      </w:r>
      <w:r>
        <w:t xml:space="preserve"> </w:t>
      </w:r>
      <w:r>
        <w:t xml:space="preserve">the constant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not absolutely integrable,</w:t>
      </w:r>
      <w:r>
        <w:t xml:space="preserve"> </w:t>
      </w:r>
      <w:r>
        <w:t xml:space="preserve">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double-struck"/>
                      <m:sty m:val="p"/>
                    </m:rPr>
                    <m:t>N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h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double-struck"/>
                      <m:sty m:val="p"/>
                    </m:rPr>
                    <m:t>N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t> </m:t>
              </m:r>
              <m:r>
                <m:t>d</m:t>
              </m:r>
              <m:r>
                <m:t>μ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</w:t>
      </w:r>
      <w:hyperlink w:anchor="exm-integral-nonneg">
        <w:r>
          <w:rPr>
            <w:rStyle w:val="Hyperlink"/>
          </w:rPr>
          <w:t xml:space="preserve">Example 26</w:t>
        </w:r>
      </w:hyperlink>
      <w:r>
        <w:t xml:space="preserve">).</w:t>
      </w:r>
    </w:p>
    <w:bookmarkEnd w:id="120"/>
    <w:bookmarkEnd w:id="121"/>
    <w:bookmarkStart w:id="132" w:name="lp-spaces"/>
    <w:p>
      <w:pPr>
        <w:pStyle w:val="Heading2"/>
      </w:pPr>
      <w:r>
        <w:t xml:space="preserve">8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</w:t>
      </w:r>
    </w:p>
    <w:bookmarkStart w:id="123" w:name="def-lp-space"/>
    <w:p>
      <w:pPr>
        <w:pStyle w:val="FirstParagraph"/>
      </w:pPr>
      <w:r>
        <w:rPr>
          <w:b/>
          <w:bCs/>
        </w:rPr>
        <w:t xml:space="preserve">Definition 24 (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 and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norm (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1</m:t>
        </m:r>
      </m:oMath>
      <w:r>
        <w:t xml:space="preserve">, the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 </w:t>
      </w:r>
      <w:r>
        <w:t xml:space="preserve">of a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S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p</m:t>
                  </m:r>
                </m:sup>
              </m:sSup>
              <m:r>
                <m:t> </m:t>
              </m:r>
              <m:r>
                <m:t>d</m:t>
              </m:r>
              <m:r>
                <m:t>μ</m:t>
              </m:r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p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space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consists of all measurable functions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To satisfy the definiteness axiom of a</w:t>
      </w:r>
      <w:r>
        <w:t xml:space="preserve"> </w:t>
      </w:r>
      <w:hyperlink r:id="rId122">
        <w:r>
          <w:rPr>
            <w:rStyle w:val="Hyperlink"/>
          </w:rPr>
          <w:t xml:space="preserve">norm</w:t>
        </w:r>
      </w:hyperlink>
      <w:r>
        <w:t xml:space="preserve"> </w:t>
      </w:r>
      <w:r>
        <w:t xml:space="preserve">(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functions that are equal</w:t>
      </w:r>
      <w:r>
        <w:t xml:space="preserve"> </w:t>
      </w:r>
      <w:hyperlink w:anchor="def-almost-everywhere">
        <w:r>
          <w:rPr>
            <w:rStyle w:val="Hyperlink"/>
          </w:rPr>
          <w:t xml:space="preserve">almost everywhere</w:t>
        </w:r>
      </w:hyperlink>
      <w:r>
        <w:t xml:space="preserve"> </w:t>
      </w:r>
      <w:r>
        <w:t xml:space="preserve">(</w:t>
      </w:r>
      <m:oMath>
        <m:r>
          <m:t>μ</m:t>
        </m:r>
      </m:oMath>
      <w:r>
        <w:t xml:space="preserve">-a.e.) are identified into equivalence classes.</w:t>
      </w:r>
      <w:r>
        <w:t xml:space="preserve"> </w:t>
      </w:r>
      <w:r>
        <w:t xml:space="preserve">The resulting normed vector space is the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</w:t>
      </w:r>
      <w:r>
        <w:t xml:space="preserve">, denoted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(or simply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).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the</w:t>
      </w:r>
      <w:r>
        <w:t xml:space="preserve"> </w:t>
      </w:r>
      <w:r>
        <w:rPr>
          <w:b/>
          <w:bCs/>
        </w:rPr>
        <w:t xml:space="preserve">essential supremum norm</w:t>
      </w:r>
      <w:r>
        <w:t xml:space="preserve"> </w:t>
      </w:r>
      <w:r>
        <w:t xml:space="preserve">(or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rPr>
                  <m:sty m:val="p"/>
                </m:rPr>
                <m:t>∞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C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: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s</m:t>
                  </m:r>
                  <m:r>
                    <m:rPr>
                      <m:sty m:val="p"/>
                    </m:rPr>
                    <m:t>∈</m:t>
                  </m:r>
                  <m:r>
                    <m:t>S</m:t>
                  </m:r>
                  <m:r>
                    <m:rPr>
                      <m:sty m:val="p"/>
                    </m:rPr>
                    <m:t>: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s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&gt;</m:t>
                  </m:r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space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consists of equivalence classes of essentially bounded measurable functions.</w:t>
      </w:r>
    </w:p>
    <w:bookmarkEnd w:id="123"/>
    <w:bookmarkStart w:id="124" w:name="exm-lp-space"/>
    <w:p>
      <w:pPr>
        <w:pStyle w:val="BodyText"/>
      </w:pPr>
      <w:r>
        <w:rPr>
          <w:b/>
          <w:bCs/>
        </w:rPr>
        <w:t xml:space="preserve">Example 29 (An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1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function not in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Consider 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equipped with the Borel</w:t>
      </w:r>
      <w:r>
        <w:t xml:space="preserve"> </w:t>
      </w:r>
      <m:oMath>
        <m:r>
          <m:t>σ</m:t>
        </m:r>
      </m:oMath>
      <w:r>
        <w:t xml:space="preserve">-algebra (</w:t>
      </w:r>
      <w:hyperlink w:anchor="def-borel-sigma-algebra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and Lebesgue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(</w:t>
      </w:r>
      <w:hyperlink w:anchor="def-lebesgue-measure">
        <w:r>
          <w:rPr>
            <w:rStyle w:val="Hyperlink"/>
          </w:rPr>
          <w:t xml:space="preserve">Definition 15</w:t>
        </w:r>
      </w:hyperlink>
      <w:r>
        <w:t xml:space="preserve">).</w:t>
      </w:r>
      <w:r>
        <w:t xml:space="preserve"> </w:t>
      </w:r>
      <w:r>
        <w:t xml:space="preserve">Define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f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Compact"/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1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Compact"/>
        <w:numPr>
          <w:ilvl w:val="0"/>
          <w:numId w:val="1000"/>
        </w:numPr>
      </w:pPr>
      <w:r>
        <w:t xml:space="preserve">The integral is: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x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ε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ln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ε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ε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ln</m:t>
              </m:r>
              <m:r>
                <m:t>ε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Compact"/>
        <w:numPr>
          <w:ilvl w:val="0"/>
          <w:numId w:val="1000"/>
        </w:numPr>
      </w:pPr>
      <w:r>
        <w:t xml:space="preserve">Therefore,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∉</m:t>
        </m:r>
        <m:sSup>
          <m:e>
            <m:r>
              <m:t>L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This shows that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  <m:r>
          <m:rPr>
            <m:sty m:val="p"/>
          </m:rPr>
          <m:t>⊂</m:t>
        </m:r>
        <m:sSup>
          <m:e>
            <m:r>
              <m:t>L</m:t>
            </m:r>
          </m:e>
          <m:sup>
            <m:r>
              <m:t>1</m:t>
            </m:r>
          </m:sup>
        </m:sSup>
      </m:oMath>
      <w:r>
        <w:t xml:space="preserve"> </w:t>
      </w:r>
      <w:r>
        <w:t xml:space="preserve">on finite-measure sets: higher exponents impose stricter integrability requirements near singularities.</w:t>
      </w:r>
    </w:p>
    <w:bookmarkEnd w:id="124"/>
    <w:bookmarkStart w:id="125" w:name="thm-holder-inequality"/>
    <w:p>
      <w:pPr>
        <w:pStyle w:val="BodyText"/>
      </w:pPr>
      <w:r>
        <w:rPr>
          <w:b/>
          <w:bCs/>
        </w:rPr>
        <w:t xml:space="preserve">Theorem 5 (Holder’s inequality)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be conjugate exponents satisfying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p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q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(with the convention that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q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p-space">
        <w:r>
          <w:rPr>
            <w:rStyle w:val="Hyperlink"/>
          </w:rPr>
          <w:t xml:space="preserve">Definition 24</w:t>
        </w:r>
      </w:hyperlink>
      <w:r>
        <w:t xml:space="preserve">),</w:t>
      </w:r>
      <w:r>
        <w:t xml:space="preserve"> </w:t>
      </w:r>
      <w:r>
        <w:t xml:space="preserve">then their product</w:t>
      </w:r>
      <w:r>
        <w:t xml:space="preserve"> </w:t>
      </w:r>
      <m:oMath>
        <m:r>
          <m:t>f</m:t>
        </m:r>
        <m:r>
          <m:t>g</m:t>
        </m:r>
      </m:oMath>
      <w:r>
        <w:t xml:space="preserve"> </w:t>
      </w:r>
      <w:r>
        <w:t xml:space="preserve">is</w:t>
      </w:r>
      <w:r>
        <w:t xml:space="preserve"> </w:t>
      </w:r>
      <w:hyperlink w:anchor="def-absolutely-integrable">
        <w:r>
          <w:rPr>
            <w:rStyle w:val="Hyperlink"/>
          </w:rPr>
          <w:t xml:space="preserve">absolutely integrable</w:t>
        </w:r>
      </w:hyperlink>
      <w:r>
        <w:t xml:space="preserve"> </w:t>
      </w:r>
      <w:r>
        <w:t xml:space="preserve">(</w:t>
      </w:r>
      <m:oMath>
        <m:r>
          <m:t>f</m:t>
        </m:r>
        <m:r>
          <m:t>g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1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) and satisfies: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  <m:r>
                <m:t>g</m:t>
              </m:r>
            </m:e>
          </m:d>
          <m:r>
            <m:t>​</m:t>
          </m:r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q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q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this inequality is the Cauchy-Schwarz inequality for integrals.</w:t>
      </w:r>
    </w:p>
    <w:bookmarkEnd w:id="125"/>
    <w:bookmarkStart w:id="126" w:name="thm-minkowski-inequality"/>
    <w:p>
      <w:pPr>
        <w:pStyle w:val="BodyText"/>
      </w:pPr>
      <w:r>
        <w:rPr>
          <w:b/>
          <w:bCs/>
        </w:rPr>
        <w:t xml:space="preserve">Theorem 6 (Minkowski’s inequality (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triangle inequality))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 </w:t>
      </w:r>
      <w:r>
        <w:t xml:space="preserve">and let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p</m:t>
        </m:r>
        <m:r>
          <m:rPr>
            <m:sty m:val="p"/>
          </m:rPr>
          <m:t>≤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For any functions</w:t>
      </w:r>
      <w:r>
        <w:t xml:space="preserve"> </w:t>
      </w:r>
      <m:oMath>
        <m:r>
          <m:t>f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p-space">
        <w:r>
          <w:rPr>
            <w:rStyle w:val="Hyperlink"/>
          </w:rPr>
          <w:t xml:space="preserve">Definition 24</w:t>
        </w:r>
      </w:hyperlink>
      <w:r>
        <w:t xml:space="preserve">), their sum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 </w:t>
      </w:r>
      <w:r>
        <w:t xml:space="preserve">is in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and satisfies: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  <m:r>
                <m:rPr>
                  <m:sty m:val="p"/>
                </m:rPr>
                <m:t>+</m:t>
              </m:r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+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Together with absolute homogeneity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c</m:t>
            </m:r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and definiteness,</w:t>
      </w:r>
      <w:r>
        <w:t xml:space="preserve"> </w:t>
      </w:r>
      <w:r>
        <w:t xml:space="preserve">Minkowski’s inequality establishes that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satisfies all axioms of a</w:t>
      </w:r>
      <w:r>
        <w:t xml:space="preserve"> </w:t>
      </w:r>
      <w:hyperlink r:id="rId122">
        <w:r>
          <w:rPr>
            <w:rStyle w:val="Hyperlink"/>
          </w:rPr>
          <w:t xml:space="preserve">normed vector space</w:t>
        </w:r>
      </w:hyperlink>
      <w:r>
        <w:t xml:space="preserve">.</w:t>
      </w:r>
    </w:p>
    <w:bookmarkEnd w:id="126"/>
    <w:bookmarkStart w:id="128" w:name="exm-holder-inequality"/>
    <w:p>
      <w:pPr>
        <w:pStyle w:val="BodyText"/>
      </w:pPr>
      <w:r>
        <w:rPr>
          <w:b/>
          <w:bCs/>
        </w:rPr>
        <w:t xml:space="preserve">Example 30 (Applying Holder’s inequality to finite sums and expectations)</w:t>
      </w:r>
      <w:r>
        <w:t xml:space="preserve"> </w:t>
      </w:r>
      <w:r>
        <w:t xml:space="preserve"> </w:t>
      </w:r>
    </w:p>
    <w:p>
      <w:pPr>
        <w:numPr>
          <w:ilvl w:val="0"/>
          <w:numId w:val="1019"/>
        </w:numPr>
      </w:pPr>
      <w:r>
        <w:rPr>
          <w:b/>
          <w:bCs/>
        </w:rPr>
        <w:t xml:space="preserve">Finite vectors (Cauchy-Schwarz and taxicab bounds)</w:t>
      </w:r>
      <w:r>
        <w:t xml:space="preserve">:</w:t>
      </w:r>
      <w:r>
        <w:t xml:space="preserve"> </w:t>
      </w:r>
      <w:r>
        <w:t xml:space="preserve">Equipping a finite set with the</w:t>
      </w:r>
      <w:r>
        <w:t xml:space="preserve"> </w:t>
      </w:r>
      <w:hyperlink w:anchor="def-counting-measure">
        <w:r>
          <w:rPr>
            <w:rStyle w:val="Hyperlink"/>
          </w:rPr>
          <w:t xml:space="preserve">counting measure</w:t>
        </w:r>
      </w:hyperlink>
      <w:r>
        <w:t xml:space="preserve">,</w:t>
      </w:r>
      <w:r>
        <w:t xml:space="preserve"> </w:t>
      </w:r>
      <w:r>
        <w:t xml:space="preserve">Holder’s inequality for conjugate exponents</w:t>
      </w:r>
      <w:r>
        <w:t xml:space="preserve"> </w:t>
      </w:r>
      <m:oMath>
        <m:r>
          <m:t>p</m:t>
        </m:r>
        <m:r>
          <m:rPr>
            <m:sty m:val="p"/>
          </m:rPr>
          <m:t>,</m:t>
        </m:r>
        <m:r>
          <m:t>q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p</m:t>
                  </m:r>
                </m:sup>
              </m:sSup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p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q</m:t>
                  </m:r>
                </m:sup>
              </m:sSup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q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Setting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1</m:t>
            </m:r>
          </m:sub>
        </m:sSub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.</w:t>
      </w:r>
      <w:r>
        <w:t xml:space="preserve"> </w:t>
      </w:r>
      <w:r>
        <w:t xml:space="preserve">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q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gives the standard vector</w:t>
      </w:r>
      <w:r>
        <w:t xml:space="preserve"> </w:t>
      </w:r>
      <w:hyperlink r:id="rId127">
        <w:r>
          <w:rPr>
            <w:rStyle w:val="Hyperlink"/>
          </w:rPr>
          <w:t xml:space="preserve">Cauchy-Schwarz inequality</w:t>
        </w:r>
      </w:hyperlink>
      <w:r>
        <w:t xml:space="preserve">.</w:t>
      </w:r>
    </w:p>
    <w:p>
      <w:pPr>
        <w:numPr>
          <w:ilvl w:val="0"/>
          <w:numId w:val="1019"/>
        </w:numPr>
      </w:pPr>
      <w:r>
        <w:rPr>
          <w:b/>
          <w:bCs/>
        </w:rPr>
        <w:t xml:space="preserve">Covariance bound for random variables</w:t>
      </w:r>
      <w:r>
        <w:t xml:space="preserve">:</w:t>
      </w:r>
      <w:r>
        <w:t xml:space="preserve"> </w:t>
      </w:r>
      <w:r>
        <w:t xml:space="preserve">On a probability space with measure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(</w:t>
      </w:r>
      <w:hyperlink w:anchor="def-probability-measure">
        <w:r>
          <w:rPr>
            <w:rStyle w:val="Hyperlink"/>
          </w:rPr>
          <w:t xml:space="preserve">Definition 19</w:t>
        </w:r>
      </w:hyperlink>
      <w:r>
        <w:t xml:space="preserve">),</w:t>
      </w:r>
      <w:r>
        <w:t xml:space="preserve"> </w:t>
      </w:r>
      <w:r>
        <w:t xml:space="preserve">taking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q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X</m:t>
                </m:r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e>
            </m:d>
            <m:r>
              <m:t>​</m:t>
            </m:r>
          </m:e>
        </m:rad>
        <m:r>
          <m:t> </m:t>
        </m:r>
        <m:rad>
          <m:radPr>
            <m:degHide m:val="on"/>
          </m:radPr>
          <m:deg/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e>
            </m:d>
            <m:r>
              <m:t>​</m:t>
            </m:r>
          </m:e>
        </m:rad>
      </m:oMath>
      <w:r>
        <w:t xml:space="preserve">,</w:t>
      </w:r>
      <w:r>
        <w:t xml:space="preserve"> </w:t>
      </w:r>
      <w:r>
        <w:t xml:space="preserve">guaranteeing that the covariance between any two square-integrable random variables is finite.</w:t>
      </w:r>
    </w:p>
    <w:bookmarkEnd w:id="128"/>
    <w:bookmarkStart w:id="131" w:name="rem-lp-spaces-machine-learning"/>
    <w:p>
      <w:pPr>
        <w:pStyle w:val="FirstParagraph"/>
      </w:pPr>
      <w:r>
        <w:rPr>
          <w:i/>
          <w:iCs/>
        </w:rPr>
        <w:t xml:space="preserve">Remark 12</w:t>
      </w:r>
      <w:r>
        <w:t xml:space="preserve"> (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 and norms in probability and machine learning). </w:t>
      </w:r>
      <w:r>
        <w:t xml:space="preserve">In probability, statistics, and machine learning,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 structure the geometry of random variables, estimators, and loss functions: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Random variables, moments, and inclusion of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spaces</w:t>
      </w:r>
      <w:r>
        <w:t xml:space="preserve">:</w:t>
      </w:r>
      <w:r>
        <w:t xml:space="preserve"> </w:t>
      </w:r>
      <w:r>
        <w:t xml:space="preserve">When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rPr>
            <m:sty m:val="p"/>
          </m:rPr>
          <m:t>P</m:t>
        </m:r>
      </m:oMath>
      <w:r>
        <w:t xml:space="preserve"> </w:t>
      </w:r>
      <w:r>
        <w:t xml:space="preserve">is a probability measure (</w:t>
      </w:r>
      <w:hyperlink w:anchor="def-probability-measure">
        <w:r>
          <w:rPr>
            <w:rStyle w:val="Hyperlink"/>
          </w:rPr>
          <w:t xml:space="preserve">Definition 19</w:t>
        </w:r>
      </w:hyperlink>
      <w:r>
        <w:t xml:space="preserve">) with total measure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S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function is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finite</w:t>
      </w:r>
      <w:r>
        <w:t xml:space="preserve"> </w:t>
      </w:r>
      <m:oMath>
        <m:r>
          <m:t>p</m:t>
        </m:r>
      </m:oMath>
      <w:r>
        <w:t xml:space="preserve">-th moment: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X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p</m:t>
                      </m:r>
                    </m:sup>
                  </m:sSup>
                </m:e>
              </m:d>
              <m:r>
                <m:t>​</m:t>
              </m:r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p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r:id="rId129">
        <w:r>
          <w:rPr>
            <w:rStyle w:val="Hyperlink"/>
          </w:rPr>
          <w:t xml:space="preserve">Jensen’s inequality</w:t>
        </w:r>
      </w:hyperlink>
      <w:r>
        <w:t xml:space="preserve">, if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p</m:t>
        </m:r>
        <m:r>
          <m:rPr>
            <m:sty m:val="p"/>
          </m:rPr>
          <m:t>≤</m:t>
        </m:r>
        <m:r>
          <m:t>q</m:t>
        </m:r>
        <m:r>
          <m:rPr>
            <m:sty m:val="p"/>
          </m:rPr>
          <m:t>≤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</m:e>
        </m:d>
        <m:sSub>
          <m:e>
            <m:r>
              <m:t>​</m:t>
            </m:r>
          </m:e>
          <m:sub>
            <m:r>
              <m:t>q</m:t>
            </m:r>
          </m:sub>
        </m:sSub>
      </m:oMath>
      <w:r>
        <w:t xml:space="preserve">, so</w:t>
      </w:r>
      <w:r>
        <w:t xml:space="preserve"> </w:t>
      </w:r>
      <m:oMath>
        <m:sSup>
          <m:e>
            <m:r>
              <m:t>L</m:t>
            </m:r>
          </m:e>
          <m:sup>
            <m:r>
              <m:t>q</m:t>
            </m:r>
          </m:sup>
        </m:sSup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⊆</m:t>
        </m:r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instance, every random variable with finite variance (</w:t>
      </w:r>
      <m:oMath>
        <m:r>
          <m:t>X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) has finite expectation (</w:t>
      </w:r>
      <m:oMath>
        <m:r>
          <m:t>X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1</m:t>
            </m:r>
          </m:sup>
        </m:sSup>
      </m:oMath>
      <w:r>
        <w:t xml:space="preserve">).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The unique Hilbert space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conditional expectation</w:t>
      </w:r>
      <w:r>
        <w:t xml:space="preserve">:</w:t>
      </w:r>
      <w:r>
        <w:t xml:space="preserve"> </w:t>
      </w:r>
      <w:r>
        <w:t xml:space="preserve">Among all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spaces, only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is an</w:t>
      </w:r>
      <w:r>
        <w:t xml:space="preserve"> </w:t>
      </w:r>
      <w:hyperlink r:id="rId130">
        <w:r>
          <w:rPr>
            <w:rStyle w:val="Hyperlink"/>
          </w:rPr>
          <w:t xml:space="preserve">inner product space</w:t>
        </w:r>
      </w:hyperlink>
      <w:r>
        <w:t xml:space="preserve">,</w:t>
      </w:r>
      <w:r>
        <w:t xml:space="preserve"> </w:t>
      </w:r>
      <w:r>
        <w:t xml:space="preserve">equipped with the inner product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t>f</m:t>
            </m:r>
            <m:r>
              <m:rPr>
                <m:sty m:val="p"/>
              </m:rPr>
              <m:t>,</m:t>
            </m:r>
            <m:r>
              <m:t>g</m:t>
            </m:r>
          </m:e>
        </m:d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t>g</m:t>
        </m:r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(all other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 fail the parallelogram law).</w:t>
      </w:r>
      <w:r>
        <w:t xml:space="preserve"> </w:t>
      </w:r>
      <w:r>
        <w:t xml:space="preserve">The completeness of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makes it a Hilbert space.</w:t>
      </w:r>
      <w:r>
        <w:t xml:space="preserve"> </w:t>
      </w:r>
      <w:r>
        <w:t xml:space="preserve">In regression, the conditional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orthogonal projection of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onto the closed subspace of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functions measurable with respect to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minimizing the expected mean squared error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Loss functions, estimation, and robustness</w:t>
      </w:r>
      <w:r>
        <w:t xml:space="preserve">:</w:t>
      </w:r>
      <w:r>
        <w:t xml:space="preserve"> </w:t>
      </w:r>
      <w:r>
        <w:t xml:space="preserve">The choice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norms defines loss functions for optimization and regression:</w:t>
      </w:r>
    </w:p>
    <w:p>
      <w:pPr>
        <w:pStyle w:val="Compact"/>
        <w:numPr>
          <w:ilvl w:val="1"/>
          <w:numId w:val="1021"/>
        </w:numPr>
      </w:pP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loss (mean squared error)</w:t>
      </w:r>
      <w:r>
        <w:t xml:space="preserve">:</w:t>
      </w:r>
      <w:r>
        <w:t xml:space="preserve"> </w:t>
      </w:r>
      <w:r>
        <w:t xml:space="preserve">penalizes large errors quadratically, yielding the conditional mean; sensitive to outliers.</w:t>
      </w:r>
    </w:p>
    <w:p>
      <w:pPr>
        <w:pStyle w:val="Compact"/>
        <w:numPr>
          <w:ilvl w:val="1"/>
          <w:numId w:val="1021"/>
        </w:numPr>
      </w:pPr>
      <m:oMath>
        <m:sSup>
          <m:e>
            <m:r>
              <m:t>L</m:t>
            </m:r>
          </m:e>
          <m:sup>
            <m:r>
              <m:t>1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loss (mean absolute error)</w:t>
      </w:r>
      <w:r>
        <w:t xml:space="preserve">:</w:t>
      </w:r>
      <w:r>
        <w:t xml:space="preserve"> </w:t>
      </w:r>
      <w:r>
        <w:t xml:space="preserve">penalizes errors linearly, yielding the conditional median; robust to heavy tails and outliers.</w:t>
      </w:r>
    </w:p>
    <w:p>
      <w:pPr>
        <w:pStyle w:val="Compact"/>
        <w:numPr>
          <w:ilvl w:val="1"/>
          <w:numId w:val="1021"/>
        </w:numPr>
      </w:pP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loss (Chebyshev criterion)</w:t>
      </w:r>
      <w:r>
        <w:t xml:space="preserve">:</w:t>
      </w:r>
      <w:r>
        <w:t xml:space="preserve"> </w:t>
      </w:r>
      <w:r>
        <w:t xml:space="preserve">minimizes the worst-case maximum error across all instances.</w:t>
      </w:r>
    </w:p>
    <w:bookmarkEnd w:id="131"/>
    <w:bookmarkEnd w:id="132"/>
    <w:bookmarkStart w:id="138" w:name="product-measures"/>
    <w:p>
      <w:pPr>
        <w:pStyle w:val="Heading2"/>
      </w:pPr>
      <w:r>
        <w:t xml:space="preserve">9 Product measures</w:t>
      </w:r>
    </w:p>
    <w:bookmarkStart w:id="134" w:name="def-product-sigma-algebra"/>
    <w:p>
      <w:pPr>
        <w:pStyle w:val="FirstParagraph"/>
      </w:pPr>
      <w:r>
        <w:rPr>
          <w:b/>
          <w:bCs/>
        </w:rPr>
        <w:t xml:space="preserve">Definition 25 (Product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spaces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measurable rectangle</w:t>
      </w:r>
      <w:r>
        <w:t xml:space="preserve"> </w:t>
      </w:r>
      <w:r>
        <w:t xml:space="preserve">is a</w:t>
      </w:r>
      <w:r>
        <w:t xml:space="preserve"> </w:t>
      </w:r>
      <w:hyperlink r:id="rId133">
        <w:r>
          <w:rPr>
            <w:rStyle w:val="Hyperlink"/>
          </w:rPr>
          <w:t xml:space="preserve">Cartesian product</w:t>
        </w:r>
      </w:hyperlink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product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  <m:r>
          <m:rPr>
            <m:sty m:val="p"/>
          </m:rPr>
          <m:t>×</m:t>
        </m:r>
        <m:r>
          <m:t>T</m:t>
        </m:r>
      </m:oMath>
      <w:r>
        <w:t xml:space="preserve"> </w:t>
      </w:r>
      <w:hyperlink w:anchor="def-generated-sigma-algebra">
        <w:r>
          <w:rPr>
            <w:rStyle w:val="Hyperlink"/>
          </w:rPr>
          <w:t xml:space="preserve">generated by</w:t>
        </w:r>
      </w:hyperlink>
      <w:r>
        <w:t xml:space="preserve"> </w:t>
      </w:r>
      <w:r>
        <w:t xml:space="preserve">the measurable rectangles.</w:t>
      </w:r>
    </w:p>
    <w:bookmarkEnd w:id="134"/>
    <w:bookmarkStart w:id="135" w:name="exm-product-sigma-algebra"/>
    <w:p>
      <w:pPr>
        <w:pStyle w:val="BodyText"/>
      </w:pPr>
      <w:r>
        <w:rPr>
          <w:b/>
          <w:bCs/>
        </w:rPr>
        <w:t xml:space="preserve">Example 31 (Product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2"/>
        </w:numPr>
      </w:pPr>
      <w:r>
        <w:t xml:space="preserve">Give the die rolls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the</w:t>
      </w:r>
      <w:r>
        <w:t xml:space="preserve"> </w:t>
      </w:r>
      <m:oMath>
        <m:r>
          <m:t>σ</m:t>
        </m:r>
      </m:oMath>
      <w:r>
        <w:t xml:space="preserve">-algebra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 all its subsets.</w:t>
      </w:r>
      <w:r>
        <w:t xml:space="preserve"> </w:t>
      </w:r>
      <w:r>
        <w:t xml:space="preserve">Each single pair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D</m:t>
        </m:r>
      </m:oMath>
      <w:r>
        <w:t xml:space="preserve"> </w:t>
      </w:r>
      <w:r>
        <w:t xml:space="preserve">is a measurable rectangle.</w:t>
      </w:r>
      <w:r>
        <w:t xml:space="preserve"> </w:t>
      </w:r>
      <w:r>
        <w:t xml:space="preserve">Every subset of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D</m:t>
        </m:r>
      </m:oMath>
      <w:r>
        <w:t xml:space="preserve"> </w:t>
      </w:r>
      <w:r>
        <w:t xml:space="preserve">is a union of finitely many single pairs,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 finite unions of its sets</w:t>
      </w:r>
      <w:r>
        <w:t xml:space="preserve"> </w:t>
      </w:r>
      <w:r>
        <w:t xml:space="preserve">(</w:t>
      </w:r>
      <w:hyperlink w:anchor="thm-sigma-algebra-closure">
        <w:r>
          <w:rPr>
            <w:rStyle w:val="Hyperlink"/>
          </w:rPr>
          <w:t xml:space="preserve">Theorem 1</w:t>
        </w:r>
      </w:hyperlink>
      <w:r>
        <w:t xml:space="preserve">), as well as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the collection of all subsets of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D</m:t>
        </m:r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The rectangle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is a measurable rectangle for the Borel</w:t>
      </w:r>
      <w:r>
        <w:t xml:space="preserve"> </w:t>
      </w:r>
      <m:oMath>
        <m:r>
          <m:t>σ</m:t>
        </m:r>
      </m:oMath>
      <w:r>
        <w:t xml:space="preserve">-algebras,</w:t>
      </w:r>
      <w:r>
        <w:t xml:space="preserve"> </w:t>
      </w:r>
      <w:r>
        <w:t xml:space="preserve">so it is in</w:t>
      </w:r>
      <w:r>
        <w:t xml:space="preserve"> </w:t>
      </w:r>
      <m:oMath>
        <m:r>
          <m:rPr>
            <m:scr m:val="script"/>
            <m:sty m:val="p"/>
          </m:rPr>
          <m:t>B</m:t>
        </m:r>
        <m:r>
          <m:rPr>
            <m:sty m:val="p"/>
          </m:rPr>
          <m:t>⊗</m:t>
        </m:r>
        <m:r>
          <m:rPr>
            <m:scr m:val="script"/>
            <m:sty m:val="p"/>
          </m:rPr>
          <m:t>B</m:t>
        </m:r>
      </m:oMath>
      <w:r>
        <w:t xml:space="preserve">.</w:t>
      </w:r>
    </w:p>
    <w:bookmarkEnd w:id="135"/>
    <w:bookmarkStart w:id="136" w:name="def-product-measure"/>
    <w:p>
      <w:pPr>
        <w:pStyle w:val="FirstParagraph"/>
      </w:pPr>
      <w:r>
        <w:rPr>
          <w:b/>
          <w:bCs/>
        </w:rPr>
        <w:t xml:space="preserve">Definition 26 (Product measure)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rPr>
            <m:scr m:val="script"/>
            <m:sty m:val="p"/>
          </m:rPr>
          <m:t>T</m:t>
        </m:r>
        <m:r>
          <m:rPr>
            <m:sty m:val="p"/>
          </m:rPr>
          <m:t>,</m:t>
        </m:r>
        <m:r>
          <m:t>ν</m:t>
        </m:r>
        <m:r>
          <m:rPr>
            <m:sty m:val="p"/>
          </m:rPr>
          <m:t>)</m:t>
        </m:r>
      </m:oMath>
      <w:r>
        <w:t xml:space="preserve"> </w:t>
      </w:r>
      <w:r>
        <w:t xml:space="preserve">be measure spaces</w:t>
      </w:r>
      <w:r>
        <w:t xml:space="preserve"> </w:t>
      </w:r>
      <w:r>
        <w:t xml:space="preserve">with</w:t>
      </w:r>
      <w:r>
        <w:t xml:space="preserve"> </w:t>
      </w:r>
      <w:hyperlink w:anchor="def-sigma-finite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ν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product measure</w:t>
      </w:r>
      <w:r>
        <w:t xml:space="preserve"> </w:t>
      </w:r>
      <m:oMath>
        <m:r>
          <m:t>μ</m:t>
        </m:r>
        <m:r>
          <m:rPr>
            <m:sty m:val="p"/>
          </m:rPr>
          <m:t>⊗</m:t>
        </m:r>
        <m:r>
          <m:t>ν</m:t>
        </m:r>
      </m:oMath>
      <w:r>
        <w:t xml:space="preserve"> </w:t>
      </w:r>
      <w:r>
        <w:t xml:space="preserve">is the measure on the</w:t>
      </w:r>
      <w:r>
        <w:t xml:space="preserve"> </w:t>
      </w:r>
      <w:hyperlink w:anchor="def-product-sigma-algebra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that gives each measurable rectangle the product of the measures of its sides: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⊗</m:t>
          </m:r>
          <m:r>
            <m:t>ν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μ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 </m:t>
          </m:r>
          <m:r>
            <m:t>ν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t> </m:t>
          </m:r>
          <m:r>
            <m:rPr>
              <m:nor/>
              <m:sty m:val="p"/>
            </m:rPr>
            <m:t>for all </m:t>
          </m:r>
          <m:r>
            <m:t>A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S</m:t>
          </m:r>
          <m:r>
            <m:rPr>
              <m:nor/>
              <m:sty m:val="p"/>
            </m:rPr>
            <m:t> and </m:t>
          </m:r>
          <m:r>
            <m:t>B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T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⋅</m:t>
        </m:r>
        <m:r>
          <m:t>0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⋅</m:t>
        </m:r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Exactly one measure has these values</w:t>
      </w:r>
      <w:r>
        <w:t xml:space="preserve"> </w:t>
      </w:r>
      <w:r>
        <w:t xml:space="preserve">(Billingsley 1995, Theorem 18.2)</w:t>
      </w:r>
      <w:r>
        <w:t xml:space="preserve">.</w:t>
      </w:r>
    </w:p>
    <w:bookmarkEnd w:id="136"/>
    <w:bookmarkStart w:id="137" w:name="exm-product-measure"/>
    <w:p>
      <w:pPr>
        <w:pStyle w:val="BodyText"/>
      </w:pPr>
      <w:r>
        <w:rPr>
          <w:b/>
          <w:bCs/>
        </w:rPr>
        <w:t xml:space="preserve">Example 32 (Product measures)</w:t>
      </w:r>
      <w:r>
        <w:t xml:space="preserve"> </w:t>
      </w:r>
      <w:r>
        <w:t xml:space="preserve"> </w:t>
      </w:r>
    </w:p>
    <w:p>
      <w:pPr>
        <w:numPr>
          <w:ilvl w:val="0"/>
          <w:numId w:val="1023"/>
        </w:numPr>
      </w:pP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μ</m:t>
        </m:r>
        <m:r>
          <m:rPr>
            <m:sty m:val="p"/>
          </m:rPr>
          <m:t>⊗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B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number of pairs in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.</w:t>
      </w:r>
      <w:r>
        <w:t xml:space="preserve"> </w:t>
      </w:r>
      <w:r>
        <w:t xml:space="preserve">For example, the set of pairs in which both rolls are even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⊗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×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pairs.</w:t>
      </w:r>
    </w:p>
    <w:p>
      <w:pPr>
        <w:numPr>
          <w:ilvl w:val="0"/>
          <w:numId w:val="1023"/>
        </w:numPr>
      </w:pPr>
      <w:r>
        <w:t xml:space="preserve">For Lebesgue measure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⊗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area of the rectangle.</w:t>
      </w:r>
    </w:p>
    <w:bookmarkEnd w:id="137"/>
    <w:bookmarkEnd w:id="138"/>
    <w:bookmarkStart w:id="139" w:name="sec-further-reading"/>
    <w:p>
      <w:pPr>
        <w:pStyle w:val="Heading2"/>
      </w:pPr>
      <w:r>
        <w:t xml:space="preserve">10 Further reading</w:t>
      </w:r>
    </w:p>
    <w:p>
      <w:pPr>
        <w:pStyle w:val="Compact"/>
        <w:numPr>
          <w:ilvl w:val="0"/>
          <w:numId w:val="1024"/>
        </w:numPr>
      </w:pPr>
      <w:r>
        <w:t xml:space="preserve">Billingsley (1995)</w:t>
      </w:r>
      <w:r>
        <w:t xml:space="preserve"> </w:t>
      </w:r>
      <w:r>
        <w:t xml:space="preserve">develops measure theory and builds probability on it.</w:t>
      </w:r>
      <w:r>
        <w:t xml:space="preserve"> </w:t>
      </w:r>
      <w:r>
        <w:t xml:space="preserve">Its early chapters define</w:t>
      </w:r>
      <w:r>
        <w:t xml:space="preserve"> </w:t>
      </w:r>
      <m:oMath>
        <m:r>
          <m:t>σ</m:t>
        </m:r>
      </m:oMath>
      <w:r>
        <w:t xml:space="preserve">-algebras, measures, and their basic properties.</w:t>
      </w:r>
    </w:p>
    <w:p>
      <w:pPr>
        <w:pStyle w:val="Compact"/>
        <w:numPr>
          <w:ilvl w:val="0"/>
          <w:numId w:val="1024"/>
        </w:numPr>
      </w:pPr>
      <w:r>
        <w:t xml:space="preserve">Folland (1999)</w:t>
      </w:r>
      <w:r>
        <w:t xml:space="preserve"> </w:t>
      </w:r>
      <w:r>
        <w:t xml:space="preserve">is a graduate text on measure and integration;</w:t>
      </w:r>
      <w:r>
        <w:t xml:space="preserve"> </w:t>
      </w:r>
      <w:r>
        <w:t xml:space="preserve">its first chapters treat</w:t>
      </w:r>
      <w:r>
        <w:t xml:space="preserve"> </w:t>
      </w:r>
      <m:oMath>
        <m:r>
          <m:t>σ</m:t>
        </m:r>
      </m:oMath>
      <w:r>
        <w:t xml:space="preserve">-algebras and measures.</w:t>
      </w:r>
    </w:p>
    <w:p>
      <w:pPr>
        <w:pStyle w:val="Compact"/>
        <w:numPr>
          <w:ilvl w:val="0"/>
          <w:numId w:val="1024"/>
        </w:numPr>
      </w:pPr>
      <w:r>
        <w:t xml:space="preserve">Gut (2013)</w:t>
      </w:r>
      <w:r>
        <w:t xml:space="preserve"> </w:t>
      </w:r>
      <w:r>
        <w:t xml:space="preserve">is a graduate course in probability</w:t>
      </w:r>
      <w:r>
        <w:t xml:space="preserve"> </w:t>
      </w:r>
      <w:r>
        <w:t xml:space="preserve">that opens with a chapter on introductory measure theory.</w:t>
      </w:r>
    </w:p>
    <w:bookmarkEnd w:id="139"/>
    <w:bookmarkStart w:id="148" w:name="references"/>
    <w:p>
      <w:pPr>
        <w:pStyle w:val="Heading2"/>
      </w:pPr>
      <w:r>
        <w:t xml:space="preserve">References</w:t>
      </w:r>
    </w:p>
    <w:bookmarkStart w:id="147" w:name="refs"/>
    <w:bookmarkStart w:id="140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140"/>
    <w:bookmarkStart w:id="142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41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42"/>
    <w:bookmarkStart w:id="144" w:name="ref-folland1999real"/>
    <w:p>
      <w:pPr>
        <w:pStyle w:val="Bibliography"/>
      </w:pPr>
      <w:r>
        <w:t xml:space="preserve">Folland, Gerald B. 1999.</w:t>
      </w:r>
      <w:r>
        <w:t xml:space="preserve"> </w:t>
      </w:r>
      <w:r>
        <w:rPr>
          <w:i/>
          <w:iCs/>
        </w:rPr>
        <w:t xml:space="preserve">Real Analysis: Modern Techniques and Their Applications</w:t>
      </w:r>
      <w:r>
        <w:t xml:space="preserve">. 2nd ed. Wiley.</w:t>
      </w:r>
      <w:r>
        <w:t xml:space="preserve"> </w:t>
      </w:r>
      <w:hyperlink r:id="rId143">
        <w:r>
          <w:rPr>
            <w:rStyle w:val="Hyperlink"/>
          </w:rPr>
          <w:t xml:space="preserve">https://www.wiley.com/en-us/Real+Analysis%3A+Modern+Techniques+and+Their+Applications%2C+2nd+Edition-p-9780471317166</w:t>
        </w:r>
      </w:hyperlink>
      <w:r>
        <w:t xml:space="preserve">.</w:t>
      </w:r>
    </w:p>
    <w:bookmarkEnd w:id="144"/>
    <w:bookmarkStart w:id="146" w:name="ref-gut2013"/>
    <w:p>
      <w:pPr>
        <w:pStyle w:val="Bibliography"/>
      </w:pPr>
      <w:r>
        <w:t xml:space="preserve">Gut, Allan. 2013.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. 2nd ed. Springer Texts in Statistics. Springer.</w:t>
      </w:r>
      <w:r>
        <w:t xml:space="preserve"> </w:t>
      </w:r>
      <w:hyperlink r:id="rId145">
        <w:r>
          <w:rPr>
            <w:rStyle w:val="Hyperlink"/>
          </w:rPr>
          <w:t xml:space="preserve">https://doi.org/10.1007/978-1-4614-4708-5</w:t>
        </w:r>
      </w:hyperlink>
      <w:r>
        <w:t xml:space="preserve">.</w:t>
      </w:r>
    </w:p>
    <w:bookmarkEnd w:id="146"/>
    <w:bookmarkEnd w:id="147"/>
    <w:bookmarkEnd w:id="1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17" Type="http://schemas.openxmlformats.org/officeDocument/2006/relationships/hyperlink" Target="algebra-basics.html#def-absolute-value" TargetMode="External"/><Relationship Id="rId50" Type="http://schemas.openxmlformats.org/officeDocument/2006/relationships/hyperlink" Target="algebra-exponentials.html#def-diverges-to-infinity" TargetMode="External"/><Relationship Id="rId49" Type="http://schemas.openxmlformats.org/officeDocument/2006/relationships/hyperlink" Target="algebra-exponentials.html#def-sequence-limit" TargetMode="External"/><Relationship Id="rId55" Type="http://schemas.openxmlformats.org/officeDocument/2006/relationships/hyperlink" Target="algebra-sums.html#def-bounded" TargetMode="External"/><Relationship Id="rId109" Type="http://schemas.openxmlformats.org/officeDocument/2006/relationships/hyperlink" Target="algebra-sums.html#def-infimum" TargetMode="External"/><Relationship Id="rId46" Type="http://schemas.openxmlformats.org/officeDocument/2006/relationships/hyperlink" Target="algebra-sums.html#def-summation" TargetMode="External"/><Relationship Id="rId108" Type="http://schemas.openxmlformats.org/officeDocument/2006/relationships/hyperlink" Target="algebra-sums.html#def-supremum" TargetMode="External"/><Relationship Id="rId129" Type="http://schemas.openxmlformats.org/officeDocument/2006/relationships/hyperlink" Target="algebra-sums.html#thm-jensen" TargetMode="External"/><Relationship Id="rId91" Type="http://schemas.openxmlformats.org/officeDocument/2006/relationships/hyperlink" Target="calculus-double-integrals.qmd#thm-fubini-measure" TargetMode="External"/><Relationship Id="rId90" Type="http://schemas.openxmlformats.org/officeDocument/2006/relationships/hyperlink" Target="calculus-double-integrals.qmd#thm-tonelli-measure" TargetMode="External"/><Relationship Id="rId111" Type="http://schemas.openxmlformats.org/officeDocument/2006/relationships/hyperlink" Target="calculus-integration.html#def-riemann-integral" TargetMode="External"/><Relationship Id="rId145" Type="http://schemas.openxmlformats.org/officeDocument/2006/relationships/hyperlink" Target="https://doi.org/10.1007/978-1-4614-4708-5" TargetMode="External"/><Relationship Id="rId16" Type="http://schemas.openxmlformats.org/officeDocument/2006/relationships/hyperlink" Target="https://en.wikipedia.org/wiki/%CE%A3-algebra" TargetMode="External"/><Relationship Id="rId112" Type="http://schemas.openxmlformats.org/officeDocument/2006/relationships/hyperlink" Target="https://en.wikipedia.org/wiki/Lebesgue_integral" TargetMode="External"/><Relationship Id="rId87" Type="http://schemas.openxmlformats.org/officeDocument/2006/relationships/hyperlink" Target="https://en.wikipedia.org/wiki/Lebesgue_measure" TargetMode="External"/><Relationship Id="rId105" Type="http://schemas.openxmlformats.org/officeDocument/2006/relationships/hyperlink" Target="https://en.wikipedia.org/wiki/Measurable_function" TargetMode="External"/><Relationship Id="rId56" Type="http://schemas.openxmlformats.org/officeDocument/2006/relationships/hyperlink" Target="https://en.wikipedia.org/wiki/Monotone_convergence_theorem" TargetMode="External"/><Relationship Id="rId73" Type="http://schemas.openxmlformats.org/officeDocument/2006/relationships/hyperlink" Target="https://en.wikipedia.org/wiki/Sigma-additive_set_function#An_additive_function_which_is_not_%CF%83-additive" TargetMode="External"/><Relationship Id="rId11" Type="http://schemas.openxmlformats.org/officeDocument/2006/relationships/hyperlink" Target="https://morrison-lab.github.io/pds/probability-basics.html#def-probability" TargetMode="External"/><Relationship Id="rId141" Type="http://schemas.openxmlformats.org/officeDocument/2006/relationships/hyperlink" Target="https://www.cengage.com/c/statistical-inference-2e-casella-berger/9780534243128/" TargetMode="External"/><Relationship Id="rId143" Type="http://schemas.openxmlformats.org/officeDocument/2006/relationships/hyperlink" Target="https://www.wiley.com/en-us/Real+Analysis%3A+Modern+Techniques+and+Their+Applications%2C+2nd+Edition-p-9780471317166" TargetMode="External"/><Relationship Id="rId130" Type="http://schemas.openxmlformats.org/officeDocument/2006/relationships/hyperlink" Target="linear-algebra-inner-products.html#def-inner-product-space" TargetMode="External"/><Relationship Id="rId122" Type="http://schemas.openxmlformats.org/officeDocument/2006/relationships/hyperlink" Target="linear-algebra-inner-products.html#def-norm" TargetMode="External"/><Relationship Id="rId127" Type="http://schemas.openxmlformats.org/officeDocument/2006/relationships/hyperlink" Target="linear-algebra-inner-products.html#thm-cauchy-schwarz" TargetMode="External"/><Relationship Id="rId22" Type="http://schemas.openxmlformats.org/officeDocument/2006/relationships/hyperlink" Target="notation.qmd#def-even-odd" TargetMode="External"/><Relationship Id="rId36" Type="http://schemas.openxmlformats.org/officeDocument/2006/relationships/hyperlink" Target="notation.qmd#def-integers" TargetMode="External"/><Relationship Id="rId80" Type="http://schemas.openxmlformats.org/officeDocument/2006/relationships/hyperlink" Target="notation.qmd#def-nonnegative-integers" TargetMode="External"/><Relationship Id="rId54" Type="http://schemas.openxmlformats.org/officeDocument/2006/relationships/hyperlink" Target="notation.qmd#def-real-numbers" TargetMode="External"/><Relationship Id="rId72" Type="http://schemas.openxmlformats.org/officeDocument/2006/relationships/hyperlink" Target="proof-writing.qmd#def-converse" TargetMode="External"/><Relationship Id="rId66" Type="http://schemas.openxmlformats.org/officeDocument/2006/relationships/hyperlink" Target="proof-writing.qmd#def-proof-by-contradiction" TargetMode="External"/><Relationship Id="rId10" Type="http://schemas.openxmlformats.org/officeDocument/2006/relationships/hyperlink" Target="sets-functions.qmd" TargetMode="External"/><Relationship Id="rId133" Type="http://schemas.openxmlformats.org/officeDocument/2006/relationships/hyperlink" Target="sets-functions.qmd#def-cartesian-product" TargetMode="External"/><Relationship Id="rId9" Type="http://schemas.openxmlformats.org/officeDocument/2006/relationships/hyperlink" Target="sets-functions.qmd#def-collection" TargetMode="External"/><Relationship Id="rId13" Type="http://schemas.openxmlformats.org/officeDocument/2006/relationships/hyperlink" Target="sets-functions.qmd#def-complement" TargetMode="External"/><Relationship Id="rId24" Type="http://schemas.openxmlformats.org/officeDocument/2006/relationships/hyperlink" Target="sets-functions.qmd#def-empty-set" TargetMode="External"/><Relationship Id="rId43" Type="http://schemas.openxmlformats.org/officeDocument/2006/relationships/hyperlink" Target="sets-functions.qmd#def-extended-nonneg-reals" TargetMode="External"/><Relationship Id="rId25" Type="http://schemas.openxmlformats.org/officeDocument/2006/relationships/hyperlink" Target="sets-functions.qmd#def-finite-set" TargetMode="External"/><Relationship Id="rId58" Type="http://schemas.openxmlformats.org/officeDocument/2006/relationships/hyperlink" Target="sets-functions.qmd#def-function" TargetMode="External"/><Relationship Id="rId29" Type="http://schemas.openxmlformats.org/officeDocument/2006/relationships/hyperlink" Target="sets-functions.qmd#def-intersection" TargetMode="External"/><Relationship Id="rId34" Type="http://schemas.openxmlformats.org/officeDocument/2006/relationships/hyperlink" Target="sets-functions.qmd#def-interval" TargetMode="External"/><Relationship Id="rId14" Type="http://schemas.openxmlformats.org/officeDocument/2006/relationships/hyperlink" Target="sets-functions.qmd#def-sequence" TargetMode="External"/><Relationship Id="rId12" Type="http://schemas.openxmlformats.org/officeDocument/2006/relationships/hyperlink" Target="sets-functions.qmd#def-subset" TargetMode="External"/><Relationship Id="rId37" Type="http://schemas.openxmlformats.org/officeDocument/2006/relationships/hyperlink" Target="sets-functions.qmd#exm-countable-set" TargetMode="External"/><Relationship Id="rId18" Type="http://schemas.openxmlformats.org/officeDocument/2006/relationships/hyperlink" Target="sets-functions.qmd#exm-set" TargetMode="External"/><Relationship Id="rId27" Type="http://schemas.openxmlformats.org/officeDocument/2006/relationships/hyperlink" Target="sets-functions.qmd#thm-de-morgan" TargetMode="External"/></Relationships>
</file>

<file path=word/_rels/footnotes.xml.rels><?xml version='1.0' encoding='UTF-8' standalone='yes'?>
<Relationships xmlns="http://schemas.openxmlformats.org/package/2006/relationships"><Relationship Id="rId117" Type="http://schemas.openxmlformats.org/officeDocument/2006/relationships/hyperlink" Target="algebra-basics.html#def-absolute-value" TargetMode="External"/><Relationship Id="rId50" Type="http://schemas.openxmlformats.org/officeDocument/2006/relationships/hyperlink" Target="algebra-exponentials.html#def-diverges-to-infinity" TargetMode="External"/><Relationship Id="rId49" Type="http://schemas.openxmlformats.org/officeDocument/2006/relationships/hyperlink" Target="algebra-exponentials.html#def-sequence-limit" TargetMode="External"/><Relationship Id="rId55" Type="http://schemas.openxmlformats.org/officeDocument/2006/relationships/hyperlink" Target="algebra-sums.html#def-bounded" TargetMode="External"/><Relationship Id="rId109" Type="http://schemas.openxmlformats.org/officeDocument/2006/relationships/hyperlink" Target="algebra-sums.html#def-infimum" TargetMode="External"/><Relationship Id="rId46" Type="http://schemas.openxmlformats.org/officeDocument/2006/relationships/hyperlink" Target="algebra-sums.html#def-summation" TargetMode="External"/><Relationship Id="rId108" Type="http://schemas.openxmlformats.org/officeDocument/2006/relationships/hyperlink" Target="algebra-sums.html#def-supremum" TargetMode="External"/><Relationship Id="rId129" Type="http://schemas.openxmlformats.org/officeDocument/2006/relationships/hyperlink" Target="algebra-sums.html#thm-jensen" TargetMode="External"/><Relationship Id="rId91" Type="http://schemas.openxmlformats.org/officeDocument/2006/relationships/hyperlink" Target="calculus-double-integrals.qmd#thm-fubini-measure" TargetMode="External"/><Relationship Id="rId90" Type="http://schemas.openxmlformats.org/officeDocument/2006/relationships/hyperlink" Target="calculus-double-integrals.qmd#thm-tonelli-measure" TargetMode="External"/><Relationship Id="rId111" Type="http://schemas.openxmlformats.org/officeDocument/2006/relationships/hyperlink" Target="calculus-integration.html#def-riemann-integral" TargetMode="External"/><Relationship Id="rId145" Type="http://schemas.openxmlformats.org/officeDocument/2006/relationships/hyperlink" Target="https://doi.org/10.1007/978-1-4614-4708-5" TargetMode="External"/><Relationship Id="rId16" Type="http://schemas.openxmlformats.org/officeDocument/2006/relationships/hyperlink" Target="https://en.wikipedia.org/wiki/%CE%A3-algebra" TargetMode="External"/><Relationship Id="rId112" Type="http://schemas.openxmlformats.org/officeDocument/2006/relationships/hyperlink" Target="https://en.wikipedia.org/wiki/Lebesgue_integral" TargetMode="External"/><Relationship Id="rId87" Type="http://schemas.openxmlformats.org/officeDocument/2006/relationships/hyperlink" Target="https://en.wikipedia.org/wiki/Lebesgue_measure" TargetMode="External"/><Relationship Id="rId105" Type="http://schemas.openxmlformats.org/officeDocument/2006/relationships/hyperlink" Target="https://en.wikipedia.org/wiki/Measurable_function" TargetMode="External"/><Relationship Id="rId56" Type="http://schemas.openxmlformats.org/officeDocument/2006/relationships/hyperlink" Target="https://en.wikipedia.org/wiki/Monotone_convergence_theorem" TargetMode="External"/><Relationship Id="rId73" Type="http://schemas.openxmlformats.org/officeDocument/2006/relationships/hyperlink" Target="https://en.wikipedia.org/wiki/Sigma-additive_set_function#An_additive_function_which_is_not_%CF%83-additive" TargetMode="External"/><Relationship Id="rId11" Type="http://schemas.openxmlformats.org/officeDocument/2006/relationships/hyperlink" Target="https://morrison-lab.github.io/pds/probability-basics.html#def-probability" TargetMode="External"/><Relationship Id="rId141" Type="http://schemas.openxmlformats.org/officeDocument/2006/relationships/hyperlink" Target="https://www.cengage.com/c/statistical-inference-2e-casella-berger/9780534243128/" TargetMode="External"/><Relationship Id="rId143" Type="http://schemas.openxmlformats.org/officeDocument/2006/relationships/hyperlink" Target="https://www.wiley.com/en-us/Real+Analysis%3A+Modern+Techniques+and+Their+Applications%2C+2nd+Edition-p-9780471317166" TargetMode="External"/><Relationship Id="rId130" Type="http://schemas.openxmlformats.org/officeDocument/2006/relationships/hyperlink" Target="linear-algebra-inner-products.html#def-inner-product-space" TargetMode="External"/><Relationship Id="rId122" Type="http://schemas.openxmlformats.org/officeDocument/2006/relationships/hyperlink" Target="linear-algebra-inner-products.html#def-norm" TargetMode="External"/><Relationship Id="rId127" Type="http://schemas.openxmlformats.org/officeDocument/2006/relationships/hyperlink" Target="linear-algebra-inner-products.html#thm-cauchy-schwarz" TargetMode="External"/><Relationship Id="rId22" Type="http://schemas.openxmlformats.org/officeDocument/2006/relationships/hyperlink" Target="notation.qmd#def-even-odd" TargetMode="External"/><Relationship Id="rId36" Type="http://schemas.openxmlformats.org/officeDocument/2006/relationships/hyperlink" Target="notation.qmd#def-integers" TargetMode="External"/><Relationship Id="rId80" Type="http://schemas.openxmlformats.org/officeDocument/2006/relationships/hyperlink" Target="notation.qmd#def-nonnegative-integers" TargetMode="External"/><Relationship Id="rId54" Type="http://schemas.openxmlformats.org/officeDocument/2006/relationships/hyperlink" Target="notation.qmd#def-real-numbers" TargetMode="External"/><Relationship Id="rId72" Type="http://schemas.openxmlformats.org/officeDocument/2006/relationships/hyperlink" Target="proof-writing.qmd#def-converse" TargetMode="External"/><Relationship Id="rId66" Type="http://schemas.openxmlformats.org/officeDocument/2006/relationships/hyperlink" Target="proof-writing.qmd#def-proof-by-contradiction" TargetMode="External"/><Relationship Id="rId10" Type="http://schemas.openxmlformats.org/officeDocument/2006/relationships/hyperlink" Target="sets-functions.qmd" TargetMode="External"/><Relationship Id="rId133" Type="http://schemas.openxmlformats.org/officeDocument/2006/relationships/hyperlink" Target="sets-functions.qmd#def-cartesian-product" TargetMode="External"/><Relationship Id="rId9" Type="http://schemas.openxmlformats.org/officeDocument/2006/relationships/hyperlink" Target="sets-functions.qmd#def-collection" TargetMode="External"/><Relationship Id="rId13" Type="http://schemas.openxmlformats.org/officeDocument/2006/relationships/hyperlink" Target="sets-functions.qmd#def-complement" TargetMode="External"/><Relationship Id="rId24" Type="http://schemas.openxmlformats.org/officeDocument/2006/relationships/hyperlink" Target="sets-functions.qmd#def-empty-set" TargetMode="External"/><Relationship Id="rId43" Type="http://schemas.openxmlformats.org/officeDocument/2006/relationships/hyperlink" Target="sets-functions.qmd#def-extended-nonneg-reals" TargetMode="External"/><Relationship Id="rId25" Type="http://schemas.openxmlformats.org/officeDocument/2006/relationships/hyperlink" Target="sets-functions.qmd#def-finite-set" TargetMode="External"/><Relationship Id="rId58" Type="http://schemas.openxmlformats.org/officeDocument/2006/relationships/hyperlink" Target="sets-functions.qmd#def-function" TargetMode="External"/><Relationship Id="rId29" Type="http://schemas.openxmlformats.org/officeDocument/2006/relationships/hyperlink" Target="sets-functions.qmd#def-intersection" TargetMode="External"/><Relationship Id="rId34" Type="http://schemas.openxmlformats.org/officeDocument/2006/relationships/hyperlink" Target="sets-functions.qmd#def-interval" TargetMode="External"/><Relationship Id="rId14" Type="http://schemas.openxmlformats.org/officeDocument/2006/relationships/hyperlink" Target="sets-functions.qmd#def-sequence" TargetMode="External"/><Relationship Id="rId12" Type="http://schemas.openxmlformats.org/officeDocument/2006/relationships/hyperlink" Target="sets-functions.qmd#def-subset" TargetMode="External"/><Relationship Id="rId37" Type="http://schemas.openxmlformats.org/officeDocument/2006/relationships/hyperlink" Target="sets-functions.qmd#exm-countable-set" TargetMode="External"/><Relationship Id="rId18" Type="http://schemas.openxmlformats.org/officeDocument/2006/relationships/hyperlink" Target="sets-functions.qmd#exm-set" TargetMode="External"/><Relationship Id="rId27" Type="http://schemas.openxmlformats.org/officeDocument/2006/relationships/hyperlink" Target="sets-functions.qmd#thm-de-morga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Measures</dc:title>
  <dc:creator/>
  <cp:keywords/>
  <dcterms:created xsi:type="dcterms:W3CDTF">2026-10-14T02:17:21Z</dcterms:created>
  <dcterms:modified xsi:type="dcterms:W3CDTF">2026-10-14T02:17:21Z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18:36:56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