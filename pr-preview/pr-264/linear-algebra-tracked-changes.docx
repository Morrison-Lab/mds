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11:22:25 (PDT)</w:delText>
        </w:r>
      </w:del>
    </w:p>
    <w:p>
      <w:pPr>
        <w:pStyle w:val="Date"/>
      </w:pPr>
      <w:ins w:id="2" w:author="PR Preview" w:date="2026-01-01T00:00:00Z">
        <w:r>
          <w:t xml:space="preserve">Last modified: 2026-10-13 13:40:32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2026-10-13T21:25:00Z</dcterms:created>
  <dcterms:modified xsi:type="dcterms:W3CDTF">2026-10-13T21:25:00Z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13:40:32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