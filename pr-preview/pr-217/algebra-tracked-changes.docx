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2026-10-09 10:27:12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10:42:41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del w:id="3" w:author="PR Preview" w:date="2026-01-01T00:00:00Z">
        <w:r>
          <w:delText xml:space="preserve">, with base</w:delText>
        </w:r>
      </w:del>
      <w:del w:id="4" w:author="PR Preview" w:date="2026-01-01T00:00:00Z">
        <w:r>
          <w:delText xml:space="preserve"> </w:delText>
        </w:r>
      </w:del>
      <m:oMath>
        <m:r>
          <m:t>2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and exponent</w:delText>
        </w:r>
      </w:del>
      <w:del w:id="7" w:author="PR Preview" w:date="2026-01-01T00:00:00Z">
        <w:r>
          <w:delText xml:space="preserve"> </w:delText>
        </w:r>
      </w:del>
      <m:oMath>
        <m:r>
          <m:t>3</m:t>
        </m:r>
      </m:oMath>
      <w:del w:id="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del w:id="9" w:author="PR Preview" w:date="2026-01-01T00:00:00Z">
        <w:r>
          <w:delText xml:space="preserve">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but</w:delText>
        </w:r>
      </w:del>
      <w:del w:id="1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del w:id="13" w:author="PR Preview" w:date="2026-01-01T00:00:00Z">
        <w:r>
          <w:delText xml:space="preserve">: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the exponent applies only to the</w:delText>
        </w:r>
      </w:del>
      <w:del w:id="16" w:author="PR Preview" w:date="2026-01-01T00:00:00Z">
        <w:r>
          <w:delText xml:space="preserve"> </w:delText>
        </w:r>
      </w:del>
      <m:oMath>
        <m:r>
          <m:t>3</m:t>
        </m:r>
      </m:oMath>
      <w:del w:id="17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8" w:author="PR Preview" w:date="2026-01-01T00:00:00Z">
        <w:r>
          <w:t xml:space="preserve">with base</w:t>
        </w:r>
      </w:ins>
      <w:ins w:id="19" w:author="PR Preview" w:date="2026-01-01T00:00:00Z">
        <w:r>
          <w:t xml:space="preserve"> </w:t>
        </w:r>
      </w:ins>
      <m:oMath>
        <m:r>
          <m:t>2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and exponent</w:t>
        </w:r>
      </w:ins>
      <w:ins w:id="22" w:author="PR Preview" w:date="2026-01-01T00:00:00Z">
        <w:r>
          <w:t xml:space="preserve"> </w:t>
        </w:r>
      </w:ins>
      <m:oMath>
        <m:r>
          <m:t>3</m:t>
        </m:r>
      </m:oMath>
      <w:ins w:id="23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24" w:author="PR Preview" w:date="2026-01-01T00:00:00Z">
        <w:r>
          <w:t xml:space="preserve">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ins w:id="25" w:author="PR Preview" w:date="2026-01-01T00:00:00Z">
        <w:r>
          <w:t xml:space="preserve">the exponent applies only to the</w:t>
        </w:r>
      </w:ins>
      <w:ins w:id="26" w:author="PR Preview" w:date="2026-01-01T00:00:00Z">
        <w:r>
          <w:t xml:space="preserve"> </w:t>
        </w:r>
      </w:ins>
      <m:oMath>
        <m:r>
          <m:t>3</m:t>
        </m:r>
      </m:oMath>
      <w:ins w:id="27" w:author="PR Preview" w:date="2026-01-01T00:00:00Z">
        <w:r>
          <w:t xml:space="preserve">.</w:t>
        </w:r>
      </w:ins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del w:id="28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del w:id="29" w:author="PR Preview" w:date="2026-01-01T00:00:00Z">
        <w:r>
          <w:delText xml:space="preserve">, because</w:delText>
        </w:r>
      </w:del>
      <w:del w:id="3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del w:id="31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2" w:author="PR Preview" w:date="2026-01-01T00:00:00Z">
        <w:r>
          <w:t xml:space="preserve">because</w:t>
        </w:r>
      </w:ins>
      <w:ins w:id="3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ins w:id="34" w:author="PR Preview" w:date="2026-01-01T00:00:00Z">
        <w:r>
          <w:t xml:space="preserve">.</w:t>
        </w:r>
      </w:ins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del w:id="35" w:author="PR Preview" w:date="2026-01-01T00:00:00Z">
        <w:r>
          <w:delText xml:space="preserve">: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for every real</w:delText>
        </w:r>
      </w:del>
      <w:del w:id="38" w:author="PR Preview" w:date="2026-01-01T00:00:00Z">
        <w:r>
          <w:delText xml:space="preserve"> </w:delText>
        </w:r>
      </w:del>
      <m:oMath>
        <m:r>
          <m:t>a</m:t>
        </m:r>
      </m:oMath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(</w:delText>
        </w:r>
      </w:del>
      <w:hyperlink w:anchor="def-square-root">
        <w:del w:id="43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44" w:author="PR Preview" w:date="2026-01-01T00:00:00Z">
        <w:r>
          <w:delText xml:space="preserve">).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ins w:id="45" w:author="PR Preview" w:date="2026-01-01T00:00:00Z">
        <w:r>
          <w:t xml:space="preserve">for every real</w:t>
        </w:r>
      </w:ins>
      <w:ins w:id="46" w:author="PR Preview" w:date="2026-01-01T00:00:00Z">
        <w:r>
          <w:t xml:space="preserve"> </w:t>
        </w:r>
      </w:ins>
      <m:oMath>
        <m:r>
          <m:t>a</m:t>
        </m:r>
      </m:oMath>
      <w:ins w:id="47" w:author="PR Preview" w:date="2026-01-01T00:00:00Z">
        <w:r>
          <w:t xml:space="preserve">,</w:t>
        </w:r>
      </w:ins>
      <w:ins w:id="4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(</w:t>
        </w:r>
      </w:ins>
      <w:hyperlink w:anchor="def-square-root">
        <w:ins w:id="5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52" w:author="PR Preview" w:date="2026-01-01T00:00:00Z">
        <w:r>
          <w:t xml:space="preserve">).</w:t>
        </w:r>
      </w:ins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del w:id="53" w:author="PR Preview" w:date="2026-01-01T00:00:00Z">
        <w:r>
          <w:delText xml:space="preserve">Since</w:delText>
        </w:r>
      </w:del>
      <w:del w:id="5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55" w:author="PR Preview" w:date="2026-01-01T00:00:00Z">
        <w:r>
          <w:delText xml:space="preserve">,</w:delText>
        </w:r>
      </w:del>
    </w:p>
    <w:p>
      <w:pPr>
        <w:numPr>
          <w:ilvl w:val="0"/>
          <w:numId w:val="1014"/>
        </w:numPr>
      </w:pPr>
      <w:ins w:id="56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57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del w:id="58" w:author="PR Preview" w:date="2026-01-01T00:00:00Z">
        <w:r>
          <w:delText xml:space="preserve">.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Since</w:delText>
        </w:r>
      </w:del>
      <w:del w:id="6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62" w:author="PR Preview" w:date="2026-01-01T00:00:00Z">
        <w:r>
          <w:delText xml:space="preserve">,</w:delText>
        </w:r>
      </w:del>
      <w:del w:id="6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is not the smallest value of</w:delText>
        </w:r>
      </w:del>
      <w:del w:id="66" w:author="PR Preview" w:date="2026-01-01T00:00:00Z">
        <w:r>
          <w:delText xml:space="preserve"> </w:delText>
        </w:r>
      </w:del>
      <m:oMath>
        <m:r>
          <m:t>f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on</w:delText>
        </w:r>
      </w:del>
      <w:del w:id="69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70" w:author="PR Preview" w:date="2026-01-01T00:00:00Z">
        <w:r>
          <w:delText xml:space="preserve">.</w:delText>
        </w:r>
      </w:del>
    </w:p>
    <w:p>
      <w:pPr>
        <w:numPr>
          <w:ilvl w:val="0"/>
          <w:numId w:val="1014"/>
        </w:numPr>
      </w:pPr>
      <w:del w:id="71" w:author="PR Preview" w:date="2026-01-01T00:00:00Z">
        <w:r>
          <w:delText xml:space="preserve">No.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For each</w:delText>
        </w:r>
      </w:del>
      <w:del w:id="7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75" w:author="PR Preview" w:date="2026-01-01T00:00:00Z">
        <w:r>
          <w:delText xml:space="preserve">,</w:delText>
        </w:r>
      </w:del>
      <w:del w:id="7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del w:id="77" w:author="PR Preview" w:date="2026-01-01T00:00:00Z">
        <w:r>
          <w:delText xml:space="preserve">,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so no value of</w:delText>
        </w:r>
      </w:del>
      <w:del w:id="80" w:author="PR Preview" w:date="2026-01-01T00:00:00Z">
        <w:r>
          <w:delText xml:space="preserve"> </w:delText>
        </w:r>
      </w:del>
      <m:oMath>
        <m:r>
          <m:t>f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is smaller than all the others: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for any</w:delText>
        </w:r>
      </w:del>
      <w:del w:id="85" w:author="PR Preview" w:date="2026-01-01T00:00:00Z">
        <w:r>
          <w:delText xml:space="preserve"> </w:delText>
        </w:r>
      </w:del>
      <m:oMath>
        <m:r>
          <m:t>x</m:t>
        </m:r>
      </m:oMath>
      <w:del w:id="86" w:author="PR Preview" w:date="2026-01-01T00:00:00Z">
        <w:r>
          <w:delText xml:space="preserve">, picking</w:delText>
        </w:r>
      </w:del>
      <w:del w:id="8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with</w:delText>
        </w:r>
      </w:del>
      <w:del w:id="9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gives</w:delText>
        </w:r>
      </w:del>
      <w:del w:id="9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94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95" w:author="PR Preview" w:date="2026-01-01T00:00:00Z">
        <w:r>
          <w:t xml:space="preserve">Since</w:t>
        </w:r>
      </w:ins>
      <w:ins w:id="9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97" w:author="PR Preview" w:date="2026-01-01T00:00:00Z">
        <w:r>
          <w:t xml:space="preserve">,</w:t>
        </w:r>
      </w:ins>
      <w:ins w:id="9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is not the smallest value of</w:t>
        </w:r>
      </w:ins>
      <w:ins w:id="101" w:author="PR Preview" w:date="2026-01-01T00:00:00Z">
        <w:r>
          <w:t xml:space="preserve"> </w:t>
        </w:r>
      </w:ins>
      <m:oMath>
        <m:r>
          <m:t>f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on</w:t>
        </w:r>
      </w:ins>
      <w:ins w:id="10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05" w:author="PR Preview" w:date="2026-01-01T00:00:00Z">
        <w:r>
          <w:t xml:space="preserve">.</w:t>
        </w:r>
      </w:ins>
    </w:p>
    <w:p>
      <w:pPr>
        <w:numPr>
          <w:ilvl w:val="0"/>
          <w:numId w:val="1014"/>
        </w:numPr>
      </w:pPr>
      <w:ins w:id="106" w:author="PR Preview" w:date="2026-01-01T00:00:00Z">
        <w:r>
          <w:t xml:space="preserve">No.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For each</w:t>
        </w:r>
      </w:ins>
      <w:ins w:id="10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11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11" w:author="PR Preview" w:date="2026-01-01T00:00:00Z">
        <w:r>
          <w:t xml:space="preserve">so no value of</w:t>
        </w:r>
      </w:ins>
      <w:ins w:id="112" w:author="PR Preview" w:date="2026-01-01T00:00:00Z">
        <w:r>
          <w:t xml:space="preserve"> </w:t>
        </w:r>
      </w:ins>
      <m:oMath>
        <m:r>
          <m:t>f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is smaller than all the others: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for any</w:t>
        </w:r>
      </w:ins>
      <w:ins w:id="117" w:author="PR Preview" w:date="2026-01-01T00:00:00Z">
        <w:r>
          <w:t xml:space="preserve"> </w:t>
        </w:r>
      </w:ins>
      <m:oMath>
        <m:r>
          <m:t>x</m:t>
        </m:r>
      </m:oMath>
      <w:ins w:id="118" w:author="PR Preview" w:date="2026-01-01T00:00:00Z">
        <w:r>
          <w:t xml:space="preserve">, picking</w:t>
        </w:r>
      </w:ins>
      <w:ins w:id="11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with</w:t>
        </w:r>
      </w:ins>
      <w:ins w:id="12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gives</w:t>
        </w:r>
      </w:ins>
      <w:ins w:id="12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6" w:author="PR Preview" w:date="2026-01-01T00:00:00Z">
        <w:r>
          <w:t xml:space="preserve">.</w:t>
        </w:r>
      </w:ins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27" w:author="PR Preview" w:date="2026-01-01T00:00:00Z">
        <w:r>
          <w:delText xml:space="preserve">and</w:delText>
        </w:r>
      </w:del>
      <w:del w:id="128" w:author="PR Preview" w:date="2026-01-01T00:00:00Z">
        <w:r>
          <w:delText xml:space="preserve"> </w:delText>
        </w:r>
      </w:del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whenever</w:delText>
        </w:r>
      </w:del>
      <w:del w:id="13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≠</m:t>
        </m:r>
        <m:r>
          <m:t>0</m:t>
        </m:r>
      </m:oMath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and</w:delText>
        </w:r>
      </w:del>
      <w:del w:id="13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&lt;</m:t>
        </m:r>
        <m:r>
          <m:t>3</m:t>
        </m:r>
      </m:oMath>
      <w:del w:id="135" w:author="PR Preview" w:date="2026-01-01T00:00:00Z">
        <w:r>
          <w:delText xml:space="preserve">.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So whatever</w:delText>
        </w:r>
      </w:del>
      <w:del w:id="138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is,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the point</w:delText>
        </w:r>
      </w:del>
      <w:del w:id="14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with</w:delText>
        </w:r>
      </w:del>
      <w:del w:id="14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satisfies</w:delText>
        </w:r>
      </w:del>
      <w:del w:id="14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and</w:delText>
        </w:r>
      </w:del>
      <w:del w:id="15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53" w:author="PR Preview" w:date="2026-01-01T00:00:00Z">
        <w:r>
          <w:delText xml:space="preserve">.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For example,</w:delText>
        </w:r>
      </w:del>
      <w:del w:id="15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0.729</m:t>
        </m:r>
        <m:r>
          <m:rPr>
            <m:sty m:val="p"/>
          </m:rPr>
          <m:t>+</m:t>
        </m:r>
        <m:r>
          <m:t>2.7</m:t>
        </m:r>
        <m:r>
          <m:rPr>
            <m:sty m:val="p"/>
          </m:rPr>
          <m:t>=</m:t>
        </m:r>
        <m:r>
          <m:t>1.971</m:t>
        </m:r>
        <m:r>
          <m:rPr>
            <m:sty m:val="p"/>
          </m:rPr>
          <m:t>&lt;</m:t>
        </m:r>
        <m:r>
          <m:t>2</m:t>
        </m:r>
      </m:oMath>
      <w:del w:id="157" w:author="PR Preview" w:date="2026-01-01T00:00:00Z">
        <w:r>
          <w:delText xml:space="preserve">.</w:delText>
        </w:r>
      </w:del>
    </w:p>
    <w:p>
      <w:pPr>
        <w:pStyle w:val="FirstParagraph"/>
      </w:pPr>
      <w:ins w:id="158" w:author="PR Preview" w:date="2026-01-01T00:00:00Z">
        <w:r>
          <w:t xml:space="preserve">and</w:t>
        </w:r>
      </w:ins>
      <w:ins w:id="159" w:author="PR Preview" w:date="2026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whenever</w:t>
        </w:r>
      </w:ins>
      <w:ins w:id="16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≠</m:t>
        </m:r>
        <m:r>
          <m:t>0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and</w:t>
        </w:r>
      </w:ins>
      <w:ins w:id="16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&lt;</m:t>
        </m:r>
        <m:r>
          <m:t>3</m:t>
        </m:r>
      </m:oMath>
      <w:ins w:id="166" w:author="PR Preview" w:date="2026-01-01T00:00:00Z">
        <w:r>
          <w:t xml:space="preserve">.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So whatever</w:t>
        </w:r>
      </w:ins>
      <w:ins w:id="169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is,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the point</w:t>
        </w:r>
      </w:ins>
      <w:ins w:id="17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with</w:t>
        </w:r>
      </w:ins>
      <w:ins w:id="17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satisfies</w:t>
        </w:r>
      </w:ins>
      <w:ins w:id="18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and</w:t>
        </w:r>
      </w:ins>
      <w:ins w:id="18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84" w:author="PR Preview" w:date="2026-01-01T00:00:00Z">
        <w:r>
          <w:t xml:space="preserve">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del w:id="187" w:author="PR Preview" w:date="2026-01-01T00:00:00Z">
        <w:r>
          <w:delText xml:space="preserve">With</w:delText>
        </w:r>
      </w:del>
      <w:del w:id="18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89" w:author="PR Preview" w:date="2026-01-01T00:00:00Z">
        <w:r>
          <w:delText xml:space="preserve">,</w:delText>
        </w:r>
      </w:del>
      <w:del w:id="190" w:author="PR Preview" w:date="2026-01-01T00:00:00Z">
        <w:r>
          <w:delText xml:space="preserve"> </w:delText>
        </w:r>
      </w:del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del w:id="191" w:author="PR Preview" w:date="2026-01-01T00:00:00Z">
        <w:r>
          <w:delText xml:space="preserve">,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so</w:delText>
        </w:r>
      </w:del>
      <w:del w:id="19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del w:id="195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and</w:delText>
        </w:r>
      </w:del>
      <w:del w:id="19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del w:id="199" w:author="PR Preview" w:date="2026-01-01T00:00:00Z">
        <w:r>
          <w:delText xml:space="preserve">,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so</w:delText>
        </w:r>
      </w:del>
      <w:del w:id="202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del w:id="203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w:ins w:id="204" w:author="PR Preview" w:date="2026-01-01T00:00:00Z">
        <w:r>
          <w:t xml:space="preserve">With</w:t>
        </w:r>
      </w:ins>
      <w:ins w:id="20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20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207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ins w:id="208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209" w:author="PR Preview" w:date="2026-01-01T00:00:00Z">
        <w:r>
          <w:t xml:space="preserve">so</w:t>
        </w:r>
      </w:ins>
      <w:ins w:id="210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ins w:id="211" w:author="PR Preview" w:date="2026-01-01T00:00:00Z">
        <w:r>
          <w:t xml:space="preserve">.</w:t>
        </w:r>
      </w:ins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del w:id="212" w:author="PR Preview" w:date="2026-01-01T00:00:00Z">
        <w:r>
          <w:delText xml:space="preserve">For example, take</w:delText>
        </w:r>
      </w:del>
      <w:del w:id="21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14" w:author="PR Preview" w:date="2026-01-01T00:00:00Z">
        <w:r>
          <w:delText xml:space="preserve">,</w:delText>
        </w:r>
      </w:del>
      <w:del w:id="21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16" w:author="PR Preview" w:date="2026-01-01T00:00:00Z">
        <w:r>
          <w:delText xml:space="preserve">,</w:delText>
        </w:r>
      </w:del>
      <w:del w:id="21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3</m:t>
        </m:r>
      </m:oMath>
      <w:del w:id="218" w:author="PR Preview" w:date="2026-01-01T00:00:00Z">
        <w:r>
          <w:delText xml:space="preserve">, and</w:delText>
        </w:r>
      </w:del>
      <w:del w:id="21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220" w:author="PR Preview" w:date="2026-01-01T00:00:00Z">
        <w:r>
          <w:delText xml:space="preserve">.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The point is</w:delText>
        </w:r>
      </w:del>
      <w:del w:id="223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del w:id="224" w:author="PR Preview" w:date="2026-01-01T00:00:00Z">
        <w:r>
          <w:delText xml:space="preserve">,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where the graph has height</w:delText>
        </w:r>
      </w:del>
      <w:del w:id="22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and the chord has height</w:delText>
        </w:r>
      </w:del>
      <w:del w:id="230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5</m:t>
        </m:r>
      </m:oMath>
      <w:del w:id="231" w:author="PR Preview" w:date="2026-01-01T00:00:00Z">
        <w:r>
          <w:delText xml:space="preserve">.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The chord is above the graph:</w:delText>
        </w:r>
      </w:del>
      <w:del w:id="23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≤</m:t>
        </m:r>
        <m:r>
          <m:t>5</m:t>
        </m:r>
      </m:oMath>
      <w:del w:id="235" w:author="PR Preview" w:date="2026-01-01T00:00:00Z">
        <w:r>
          <w:delText xml:space="preserve">.</w:delText>
        </w:r>
      </w:del>
    </w:p>
    <w:p>
      <w:pPr>
        <w:pStyle w:val="BodyText"/>
      </w:pPr>
      <w:del w:id="236" w:author="PR Preview" w:date="2026-01-01T00:00:00Z">
        <w:r>
          <w:rPr>
            <w:b/>
            <w:bCs/>
          </w:rPr>
          <w:delText xml:space="preserve">Example 12 (A function that is not convex)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The function in</w:delText>
        </w:r>
      </w:del>
      <w:del w:id="239" w:author="PR Preview" w:date="2026-01-01T00:00:00Z">
        <w:r>
          <w:delText xml:space="preserve"> </w:delText>
        </w:r>
      </w:del>
      <w:hyperlink w:anchor="exr-local-vs-global-min">
        <w:del w:id="240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241" w:author="PR Preview" w:date="2026-01-01T00:00:00Z">
        <w:r>
          <w:delText xml:space="preserve">,</w:delText>
        </w:r>
      </w:del>
      <w:del w:id="24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del w:id="243" w:author="PR Preview" w:date="2026-01-01T00:00:00Z">
        <w:r>
          <w:delText xml:space="preserve">, is not convex.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Take</w:delText>
        </w:r>
      </w:del>
      <w:del w:id="24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247" w:author="PR Preview" w:date="2026-01-01T00:00:00Z">
        <w:r>
          <w:delText xml:space="preserve">,</w:delText>
        </w:r>
      </w:del>
      <w:del w:id="248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0</m:t>
        </m:r>
      </m:oMath>
      <w:del w:id="249" w:author="PR Preview" w:date="2026-01-01T00:00:00Z">
        <w:r>
          <w:delText xml:space="preserve">,</w:delText>
        </w:r>
      </w:del>
      <w:del w:id="25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251" w:author="PR Preview" w:date="2026-01-01T00:00:00Z">
        <w:r>
          <w:delText xml:space="preserve">.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The point is</w:delText>
        </w:r>
      </w:del>
      <w:del w:id="254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55" w:author="PR Preview" w:date="2026-01-01T00:00:00Z">
        <w:r>
          <w:delText xml:space="preserve">,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where the graph has height</w:delText>
        </w:r>
      </w:del>
      <w:del w:id="25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  <w:del w:id="259" w:author="PR Preview" w:date="2026-01-01T00:00:00Z">
        <w:r>
          <w:delText xml:space="preserve">,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but the chord has height</w:delText>
        </w:r>
      </w:del>
      <w:del w:id="262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63" w:author="PR Preview" w:date="2026-01-01T00:00:00Z">
        <w:r>
          <w:delText xml:space="preserve">,</w:delText>
        </w:r>
      </w:del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and</w:delText>
        </w:r>
      </w:del>
      <w:del w:id="266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is false.</w:delText>
        </w:r>
      </w:del>
    </w:p>
    <w:p>
      <w:pPr>
        <w:pStyle w:val="BodyText"/>
      </w:pPr>
      <w:del w:id="269" w:author="PR Preview" w:date="2026-01-01T00:00:00Z">
        <w:r>
          <w:rPr>
            <w:b/>
            <w:bCs/>
          </w:rPr>
          <w:delText xml:space="preserve">Example 13 (A convex and a non-convex function)</w:delText>
        </w:r>
      </w:del>
      <w:del w:id="27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is convex (</w:delText>
        </w:r>
      </w:del>
      <w:hyperlink w:anchor="def-convex-function">
        <w:del w:id="273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274" w:author="PR Preview" w:date="2026-01-01T00:00:00Z">
        <w:r>
          <w:delText xml:space="preserve">):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by expanding the square,</w:delText>
        </w:r>
      </w:del>
      <w:del w:id="27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del w:id="278" w:author="PR Preview" w:date="2026-01-01T00:00:00Z">
        <w:r>
          <w:delText xml:space="preserve">.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Its local minimizer</w:delText>
        </w:r>
      </w:del>
      <w:del w:id="281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is also a global minimizer,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since</w:delText>
        </w:r>
      </w:del>
      <w:del w:id="28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for every</w:delText>
        </w:r>
      </w:del>
      <w:del w:id="289" w:author="PR Preview" w:date="2026-01-01T00:00:00Z">
        <w:r>
          <w:delText xml:space="preserve"> </w:delText>
        </w:r>
      </w:del>
      <m:oMath>
        <m:r>
          <m:t>x</m:t>
        </m:r>
      </m:oMath>
      <w:del w:id="290" w:author="PR Preview" w:date="2026-01-01T00:00:00Z">
        <w:r>
          <w:delText xml:space="preserve">.</w:delText>
        </w:r>
      </w:del>
    </w:p>
    <w:p>
      <w:pPr>
        <w:pStyle w:val="BodyText"/>
      </w:pPr>
      <w:ins w:id="291" w:author="PR Preview" w:date="2026-01-01T00:00:00Z">
        <w:r>
          <w:t xml:space="preserve">For example, take</w:t>
        </w:r>
      </w:ins>
      <w:ins w:id="29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93" w:author="PR Preview" w:date="2026-01-01T00:00:00Z">
        <w:r>
          <w:t xml:space="preserve">,</w:t>
        </w:r>
      </w:ins>
      <w:ins w:id="29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95" w:author="PR Preview" w:date="2026-01-01T00:00:00Z">
        <w:r>
          <w:t xml:space="preserve">,</w:t>
        </w:r>
      </w:ins>
      <w:ins w:id="29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3</m:t>
        </m:r>
      </m:oMath>
      <w:ins w:id="297" w:author="PR Preview" w:date="2026-01-01T00:00:00Z">
        <w:r>
          <w:t xml:space="preserve">, and</w:t>
        </w:r>
      </w:ins>
      <w:ins w:id="29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299" w:author="PR Preview" w:date="2026-01-01T00:00:00Z">
        <w:r>
          <w:t xml:space="preserve">.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The point is</w:t>
        </w:r>
      </w:ins>
      <w:ins w:id="302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ins w:id="303" w:author="PR Preview" w:date="2026-01-01T00:00:00Z">
        <w:r>
          <w:t xml:space="preserve">,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where the graph has height</w:t>
        </w:r>
      </w:ins>
      <w:ins w:id="30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and the chord has height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09" w:author="PR Preview" w:date="2026-01-01T00:00:00Z">
        <w:r>
          <w:t xml:space="preserve">The chord is above the graph:</w:t>
        </w:r>
      </w:ins>
      <w:ins w:id="31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5</m:t>
        </m:r>
      </m:oMath>
      <w:ins w:id="311" w:author="PR Preview" w:date="2026-01-01T00:00:00Z">
        <w:r>
          <w:t xml:space="preserve">.</w:t>
        </w:r>
      </w:ins>
    </w:p>
    <w:bookmarkEnd w:id="68"/>
    <w:bookmarkStart w:id="69" w:name="exm-cubic-not-convex"/>
    <w:p>
      <w:pPr>
        <w:pStyle w:val="BodyText"/>
      </w:pPr>
      <w:ins w:id="312" w:author="PR Preview" w:date="2026-01-01T00:00:00Z">
        <w:r>
          <w:rPr>
            <w:b/>
            <w:bCs/>
          </w:rPr>
          <w:t xml:space="preserve">Example 12 (A function that is not convex)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The function in</w:t>
        </w:r>
      </w:ins>
      <w:ins w:id="315" w:author="PR Preview" w:date="2026-01-01T00:00:00Z">
        <w:r>
          <w:t xml:space="preserve"> </w:t>
        </w:r>
      </w:ins>
      <w:hyperlink w:anchor="exr-local-vs-global-min">
        <w:ins w:id="316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317" w:author="PR Preview" w:date="2026-01-01T00:00:00Z">
        <w:r>
          <w:t xml:space="preserve">,</w:t>
        </w:r>
      </w:ins>
      <w:ins w:id="31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ins w:id="319" w:author="PR Preview" w:date="2026-01-01T00:00:00Z">
        <w:r>
          <w:t xml:space="preserve">, is not convex.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Take</w:t>
        </w:r>
      </w:ins>
      <w:ins w:id="32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323" w:author="PR Preview" w:date="2026-01-01T00:00:00Z">
        <w:r>
          <w:t xml:space="preserve">,</w:t>
        </w:r>
      </w:ins>
      <w:ins w:id="32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325" w:author="PR Preview" w:date="2026-01-01T00:00:00Z">
        <w:r>
          <w:t xml:space="preserve">,</w:t>
        </w:r>
      </w:ins>
      <w:ins w:id="32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327" w:author="PR Preview" w:date="2026-01-01T00:00:00Z">
        <w:r>
          <w:t xml:space="preserve">.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The point is</w:t>
        </w:r>
      </w:ins>
      <w:ins w:id="330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31" w:author="PR Preview" w:date="2026-01-01T00:00:00Z">
        <w:r>
          <w:t xml:space="preserve">,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where the graph has height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34" w:author="PR Preview" w:date="2026-01-01T00:00:00Z">
        <w:r>
          <w:t xml:space="preserve">but the chord has height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35" w:author="PR Preview" w:date="2026-01-01T00:00:00Z">
        <w:r>
          <w:t xml:space="preserve">and</w:t>
        </w:r>
      </w:ins>
      <w:ins w:id="336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is false.</w:t>
        </w:r>
      </w:ins>
    </w:p>
    <w:bookmarkEnd w:id="69"/>
    <w:bookmarkStart w:id="70" w:name="exm-convex-local-global"/>
    <w:p>
      <w:pPr>
        <w:pStyle w:val="BodyText"/>
      </w:pPr>
      <w:ins w:id="339" w:author="PR Preview" w:date="2026-01-01T00:00:00Z">
        <w:r>
          <w:rPr>
            <w:b/>
            <w:bCs/>
          </w:rPr>
          <w:t xml:space="preserve">Example 13 (A convex and a non-convex function)</w:t>
        </w:r>
      </w:ins>
      <w:ins w:id="34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is convex (</w:t>
        </w:r>
      </w:ins>
      <w:hyperlink w:anchor="def-convex-function">
        <w:ins w:id="343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344" w:author="PR Preview" w:date="2026-01-01T00:00:00Z">
        <w:r>
          <w:t xml:space="preserve">):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by expanding the square,</w:t>
        </w:r>
      </w:ins>
      <w:ins w:id="34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ins w:id="348" w:author="PR Preview" w:date="2026-01-01T00:00:00Z">
        <w:r>
          <w:t xml:space="preserve">.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Its local minimizer</w:t>
        </w:r>
      </w:ins>
      <w:ins w:id="35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is also a global minimizer,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56" w:author="PR Preview" w:date="2026-01-01T00:00:00Z">
        <w:r>
          <w:t xml:space="preserve">for every</w:t>
        </w:r>
      </w:ins>
      <w:ins w:id="357" w:author="PR Preview" w:date="2026-01-01T00:00:00Z">
        <w:r>
          <w:t xml:space="preserve"> </w:t>
        </w:r>
      </w:ins>
      <m:oMath>
        <m:r>
          <m:t>x</m:t>
        </m:r>
      </m:oMath>
      <w:ins w:id="358" w:author="PR Preview" w:date="2026-01-01T00:00:00Z">
        <w:r>
          <w:t xml:space="preserve">.</w:t>
        </w:r>
      </w:ins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359" w:author="PR Preview" w:date="2026-01-01T00:00:00Z">
        <w:r>
          <w:delText xml:space="preserve">Now let</w:delText>
        </w:r>
      </w:del>
      <w:del w:id="36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361" w:author="PR Preview" w:date="2026-01-01T00:00:00Z">
        <w:r>
          <w:delText xml:space="preserve">, and assume the inequality holds for</w:delText>
        </w:r>
      </w:del>
      <w:del w:id="36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points.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If</w:delText>
        </w:r>
      </w:del>
      <w:del w:id="367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del w:id="368" w:author="PR Preview" w:date="2026-01-01T00:00:00Z">
        <w:r>
          <w:delText xml:space="preserve">, the other weights are all</w:delText>
        </w:r>
      </w:del>
      <w:del w:id="369" w:author="PR Preview" w:date="2026-01-01T00:00:00Z">
        <w:r>
          <w:delText xml:space="preserve"> </w:delText>
        </w:r>
      </w:del>
      <m:oMath>
        <m:r>
          <m:t>0</m:t>
        </m:r>
      </m:oMath>
      <w:del w:id="370" w:author="PR Preview" w:date="2026-01-01T00:00:00Z">
        <w:r>
          <w:delText xml:space="preserve">,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and both sides equal</w:delText>
        </w:r>
      </w:del>
      <w:del w:id="37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374" w:author="PR Preview" w:date="2026-01-01T00:00:00Z">
        <w:r>
          <w:delText xml:space="preserve">.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Otherwise let</w:delText>
        </w:r>
      </w:del>
      <w:del w:id="37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and</w:delText>
        </w:r>
      </w:del>
    </w:p>
    <w:p>
      <w:pPr>
        <w:pStyle w:val="BodyText"/>
      </w:pPr>
      <w:ins w:id="380" w:author="PR Preview" w:date="2026-01-01T00:00:00Z">
        <w:r>
          <w:t xml:space="preserve">Now let</w:t>
        </w:r>
      </w:ins>
      <w:ins w:id="38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382" w:author="PR Preview" w:date="2026-01-01T00:00:00Z">
        <w:r>
          <w:t xml:space="preserve">, and assume the inequality holds for</w:t>
        </w:r>
      </w:ins>
      <w:ins w:id="38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points.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If</w:t>
        </w:r>
      </w:ins>
      <w:ins w:id="388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ins w:id="389" w:author="PR Preview" w:date="2026-01-01T00:00:00Z">
        <w:r>
          <w:t xml:space="preserve">, the other weights are all</w:t>
        </w:r>
      </w:ins>
      <w:ins w:id="390" w:author="PR Preview" w:date="2026-01-01T00:00:00Z">
        <w:r>
          <w:t xml:space="preserve"> </w:t>
        </w:r>
      </w:ins>
      <m:oMath>
        <m:r>
          <m:t>0</m:t>
        </m:r>
      </m:oMath>
      <w:ins w:id="391" w:author="PR Preview" w:date="2026-01-01T00:00:00Z">
        <w:r>
          <w:t xml:space="preserve">,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and both sides equal</w:t>
        </w:r>
      </w:ins>
      <w:ins w:id="3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395" w:author="PR Preview" w:date="2026-01-01T00:00:00Z">
        <w:r>
          <w:t xml:space="preserve">.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Otherwise let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ins w:id="398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99" w:author="PR Preview" w:date="2026-01-01T00:00:00Z">
        <w:r>
          <w:delText xml:space="preserve">Take the three points</w:delText>
        </w:r>
      </w:del>
      <w:del w:id="40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del w:id="401" w:author="PR Preview" w:date="2026-01-01T00:00:00Z">
        <w:r>
          <w:delText xml:space="preserve">,</w:delText>
        </w:r>
      </w:del>
      <w:del w:id="40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del w:id="403" w:author="PR Preview" w:date="2026-01-01T00:00:00Z">
        <w:r>
          <w:delText xml:space="preserve">,</w:delText>
        </w:r>
      </w:del>
      <w:del w:id="40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del w:id="405" w:author="PR Preview" w:date="2026-01-01T00:00:00Z">
        <w:r>
          <w:delText xml:space="preserve">,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and the equal weights</w:delText>
        </w:r>
      </w:del>
      <w:del w:id="408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del w:id="409" w:author="PR Preview" w:date="2026-01-01T00:00:00Z">
        <w:r>
          <w:delText xml:space="preserve">.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The weighted average of the points is their mean,</w:delText>
        </w:r>
      </w:del>
      <w:del w:id="412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del w:id="413" w:author="PR Preview" w:date="2026-01-01T00:00:00Z">
        <w:r>
          <w:delText xml:space="preserve">,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so the left side of</w:delText>
        </w:r>
      </w:del>
      <w:del w:id="416" w:author="PR Preview" w:date="2026-01-01T00:00:00Z">
        <w:r>
          <w:delText xml:space="preserve"> </w:delText>
        </w:r>
      </w:del>
      <w:hyperlink w:anchor="thm-jensen">
        <w:del w:id="417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is</w:delText>
        </w:r>
      </w:del>
      <w:del w:id="42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del w:id="421" w:author="PR Preview" w:date="2026-01-01T00:00:00Z">
        <w:r>
          <w:delText xml:space="preserve">.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The right side is the mean of the squares,</w:delText>
        </w:r>
      </w:del>
      <w:del w:id="424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del w:id="425" w:author="PR Preview" w:date="2026-01-01T00:00:00Z">
        <w:r>
          <w:delText xml:space="preserve">.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The inequality holds:</w:delText>
        </w:r>
      </w:del>
      <w:del w:id="428" w:author="PR Preview" w:date="2026-01-01T00:00:00Z">
        <w:r>
          <w:delText xml:space="preserve"> </w:delText>
        </w:r>
      </w:del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del w:id="429" w:author="PR Preview" w:date="2026-01-01T00:00:00Z">
        <w:r>
          <w:delText xml:space="preserve">.</w:delText>
        </w:r>
      </w:del>
    </w:p>
    <w:p>
      <w:pPr>
        <w:pStyle w:val="FirstParagraph"/>
      </w:pPr>
      <w:ins w:id="430" w:author="PR Preview" w:date="2026-01-01T00:00:00Z">
        <w:r>
          <w:t xml:space="preserve">Take the three points</w:t>
        </w:r>
      </w:ins>
      <w:ins w:id="4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432" w:author="PR Preview" w:date="2026-01-01T00:00:00Z">
        <w:r>
          <w:t xml:space="preserve">,</w:t>
        </w:r>
      </w:ins>
      <w:ins w:id="43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ins w:id="434" w:author="PR Preview" w:date="2026-01-01T00:00:00Z">
        <w:r>
          <w:t xml:space="preserve">,</w:t>
        </w:r>
      </w:ins>
      <w:ins w:id="43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ins w:id="436" w:author="PR Preview" w:date="2026-01-01T00:00:00Z">
        <w:r>
          <w:t xml:space="preserve">,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and the equal weights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439" w:author="PR Preview" w:date="2026-01-01T00:00:00Z">
        <w:r>
          <w:t xml:space="preserve">The weighted average of the points is their mean,</w:t>
        </w:r>
      </w:ins>
      <w:ins w:id="440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441" w:author="PR Preview" w:date="2026-01-01T00:00:00Z">
        <w:r>
          <w:t xml:space="preserve">,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so the left side of</w:t>
        </w:r>
      </w:ins>
      <w:ins w:id="444" w:author="PR Preview" w:date="2026-01-01T00:00:00Z">
        <w:r>
          <w:t xml:space="preserve"> </w:t>
        </w:r>
      </w:ins>
      <w:hyperlink w:anchor="thm-jensen">
        <w:ins w:id="445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is</w:t>
        </w:r>
      </w:ins>
      <w:ins w:id="44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ins w:id="449" w:author="PR Preview" w:date="2026-01-01T00:00:00Z">
        <w:r>
          <w:t xml:space="preserve">.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The right side is the mean of the squares,</w:t>
        </w:r>
      </w:ins>
      <w:ins w:id="452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ins w:id="453" w:author="PR Preview" w:date="2026-01-01T00:00:00Z">
        <w:r>
          <w:t xml:space="preserve">.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The inequality holds:</w:t>
        </w:r>
      </w:ins>
      <w:ins w:id="456" w:author="PR Preview" w:date="2026-01-01T00:00:00Z">
        <w:r>
          <w:t xml:space="preserve"> </w:t>
        </w:r>
      </w:ins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ins w:id="457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del w:id="458" w:author="PR Preview" w:date="2026-01-01T00:00:00Z">
        <w:r>
          <w:delText xml:space="preserve">If the infimum belongs to</w:delText>
        </w:r>
      </w:del>
      <w:del w:id="459" w:author="PR Preview" w:date="2026-01-01T00:00:00Z">
        <w:r>
          <w:delText xml:space="preserve"> </w:delText>
        </w:r>
      </w:del>
      <m:oMath>
        <m:r>
          <m:t>A</m:t>
        </m:r>
      </m:oMath>
      <w:del w:id="460" w:author="PR Preview" w:date="2026-01-01T00:00:00Z">
        <w:r>
          <w:delText xml:space="preserve">, it equals the minimum:</w:delText>
        </w:r>
      </w:del>
      <w:del w:id="461" w:author="PR Preview" w:date="2026-01-01T00:00:00Z">
        <w:r>
          <w:delText xml:space="preserve"> </w:delText>
        </w:r>
      </w:del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del w:id="462" w:author="PR Preview" w:date="2026-01-01T00:00:00Z">
        <w:r>
          <w:delText xml:space="preserve">.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For example,</w:delText>
        </w:r>
      </w:del>
      <w:del w:id="465" w:author="PR Preview" w:date="2026-01-01T00:00:00Z">
        <w:r>
          <w:delText xml:space="preserve"> </w:delText>
        </w:r>
      </w:del>
      <m:oMath>
        <m:r>
          <m:rPr>
            <m:sty m:val="p"/>
          </m:rPr>
          <m:t>inf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del w:id="466" w:author="PR Preview" w:date="2026-01-01T00:00:00Z">
        <w:r>
          <w:delText xml:space="preserve">.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For</w:delText>
        </w:r>
      </w:del>
      <w:del w:id="46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del w:id="470" w:author="PR Preview" w:date="2026-01-01T00:00:00Z">
        <w:r>
          <w:delText xml:space="preserve">, the infimum</w:delText>
        </w:r>
      </w:del>
      <w:del w:id="471" w:author="PR Preview" w:date="2026-01-01T00:00:00Z">
        <w:r>
          <w:delText xml:space="preserve"> </w:delText>
        </w:r>
      </w:del>
      <m:oMath>
        <m:r>
          <m:t>1</m:t>
        </m:r>
      </m:oMath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is not in</w:delText>
        </w:r>
      </w:del>
      <w:del w:id="474" w:author="PR Preview" w:date="2026-01-01T00:00:00Z">
        <w:r>
          <w:delText xml:space="preserve"> </w:delText>
        </w:r>
      </w:del>
      <m:oMath>
        <m:r>
          <m:t>A</m:t>
        </m:r>
      </m:oMath>
      <w:del w:id="475" w:author="PR Preview" w:date="2026-01-01T00:00:00Z">
        <w:r>
          <w:delText xml:space="preserve">,</w:delText>
        </w:r>
      </w:del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and</w:delText>
        </w:r>
      </w:del>
      <w:del w:id="478" w:author="PR Preview" w:date="2026-01-01T00:00:00Z">
        <w:r>
          <w:delText xml:space="preserve"> </w:delText>
        </w:r>
      </w:del>
      <m:oMath>
        <m:r>
          <m:t>A</m:t>
        </m:r>
      </m:oMath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has no minimum.</w:delText>
        </w:r>
      </w:del>
    </w:p>
    <w:p>
      <w:pPr>
        <w:pStyle w:val="BodyText"/>
      </w:pPr>
      <w:ins w:id="481" w:author="PR Preview" w:date="2026-01-01T00:00:00Z">
        <w:r>
          <w:t xml:space="preserve">If the infimum belongs to</w:t>
        </w:r>
      </w:ins>
      <w:ins w:id="482" w:author="PR Preview" w:date="2026-01-01T00:00:00Z">
        <w:r>
          <w:t xml:space="preserve"> </w:t>
        </w:r>
      </w:ins>
      <m:oMath>
        <m:r>
          <m:t>A</m:t>
        </m:r>
      </m:oMath>
      <w:ins w:id="483" w:author="PR Preview" w:date="2026-01-01T00:00:00Z">
        <w:r>
          <w:t xml:space="preserve">, it equals the minimum:</w:t>
        </w:r>
      </w:ins>
      <w:ins w:id="484" w:author="PR Preview" w:date="2026-01-01T00:00:00Z">
        <w:r>
          <w:t xml:space="preserve"> </w:t>
        </w:r>
      </w:ins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ins w:id="485" w:author="PR Preview" w:date="2026-01-01T00:00:00Z">
        <w:r>
          <w:t xml:space="preserve">.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488" w:author="PR Preview" w:date="2026-01-01T00:00:00Z">
        <w:r>
          <w:t xml:space="preserve">For</w:t>
        </w:r>
      </w:ins>
      <w:ins w:id="48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490" w:author="PR Preview" w:date="2026-01-01T00:00:00Z">
        <w:r>
          <w:t xml:space="preserve">, the infimum</w:t>
        </w:r>
      </w:ins>
      <w:ins w:id="491" w:author="PR Preview" w:date="2026-01-01T00:00:00Z">
        <w:r>
          <w:t xml:space="preserve"> </w:t>
        </w:r>
      </w:ins>
      <m:oMath>
        <m:r>
          <m:t>1</m:t>
        </m:r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is not in</w:t>
        </w:r>
      </w:ins>
      <w:ins w:id="494" w:author="PR Preview" w:date="2026-01-01T00:00:00Z">
        <w:r>
          <w:t xml:space="preserve"> </w:t>
        </w:r>
      </w:ins>
      <m:oMath>
        <m:r>
          <m:t>A</m:t>
        </m:r>
      </m:oMath>
      <w:ins w:id="495" w:author="PR Preview" w:date="2026-01-01T00:00:00Z">
        <w:r>
          <w:t xml:space="preserve">,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and</w:t>
        </w:r>
      </w:ins>
      <w:ins w:id="498" w:author="PR Preview" w:date="2026-01-01T00:00:00Z">
        <w:r>
          <w:t xml:space="preserve"> </w:t>
        </w:r>
      </w:ins>
      <m:oMath>
        <m:r>
          <m:t>A</m:t>
        </m:r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has no minimum.</w:t>
        </w:r>
      </w:ins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501" w:author="PR Preview" w:date="2026-01-01T00:00:00Z">
        <w:r>
          <w:delText xml:space="preserve">: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for intervals open below, the infimum equals the minimum of the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corresponding closed-below interval, even though</w:delText>
        </w:r>
      </w:del>
      <w:del w:id="506" w:author="PR Preview" w:date="2026-01-01T00:00:00Z">
        <w:r>
          <w:delText xml:space="preserve"> </w:delText>
        </w:r>
      </w:del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507" w:author="PR Preview" w:date="2026-01-01T00:00:00Z">
        <w:r>
          <w:delText xml:space="preserve">.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More generally,</w:delText>
        </w:r>
      </w:del>
      <w:del w:id="510" w:author="PR Preview" w:date="2026-01-01T00:00:00Z">
        <w:r>
          <w:delText xml:space="preserve"> </w:delText>
        </w:r>
      </w:del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for any</w:delText>
        </w:r>
      </w:del>
      <w:del w:id="51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&lt;</m:t>
        </m:r>
        <m:r>
          <m:t>b</m:t>
        </m:r>
      </m:oMath>
      <w:del w:id="514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ins w:id="515" w:author="PR Preview" w:date="2026-01-01T00:00:00Z">
        <w:r>
          <w:t xml:space="preserve">for intervals open below, the infimum equals the minimum of the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corresponding closed-below interval, even though</w:t>
        </w:r>
      </w:ins>
      <w:ins w:id="518" w:author="PR Preview" w:date="2026-01-01T00:00:00Z">
        <w:r>
          <w:t xml:space="preserve"> </w:t>
        </w:r>
      </w:ins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519" w:author="PR Preview" w:date="2026-01-01T00:00:00Z">
        <w:r>
          <w:t xml:space="preserve">.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More generally,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ins w:id="522" w:author="PR Preview" w:date="2026-01-01T00:00:00Z">
        <w:r>
          <w:t xml:space="preserve">for any</w:t>
        </w:r>
      </w:ins>
      <w:ins w:id="52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&lt;</m:t>
        </m:r>
        <m:r>
          <m:t>b</m:t>
        </m:r>
      </m:oMath>
      <w:ins w:id="524" w:author="PR Preview" w:date="2026-01-01T00:00:00Z">
        <w:r>
          <w:t xml:space="preserve">.</w:t>
        </w:r>
      </w:ins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del w:id="525" w:author="PR Preview" w:date="2026-01-01T00:00:00Z">
        <w:r>
          <w:delText xml:space="preserve">If the supremum belongs to</w:delText>
        </w:r>
      </w:del>
      <w:del w:id="526" w:author="PR Preview" w:date="2026-01-01T00:00:00Z">
        <w:r>
          <w:delText xml:space="preserve"> </w:delText>
        </w:r>
      </w:del>
      <m:oMath>
        <m:r>
          <m:t>A</m:t>
        </m:r>
      </m:oMath>
      <w:del w:id="527" w:author="PR Preview" w:date="2026-01-01T00:00:00Z">
        <w:r>
          <w:delText xml:space="preserve">, it equals the maximum:</w:delText>
        </w:r>
      </w:del>
      <w:del w:id="528" w:author="PR Preview" w:date="2026-01-01T00:00:00Z">
        <w:r>
          <w:delText xml:space="preserve"> </w:delText>
        </w:r>
      </w:del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del w:id="529" w:author="PR Preview" w:date="2026-01-01T00:00:00Z">
        <w:r>
          <w:delText xml:space="preserve">.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For example,</w:delText>
        </w:r>
      </w:del>
      <w:del w:id="532" w:author="PR Preview" w:date="2026-01-01T00:00:00Z">
        <w:r>
          <w:delText xml:space="preserve"> </w:delText>
        </w:r>
      </w:del>
      <m:oMath>
        <m:r>
          <m:rPr>
            <m:sty m:val="p"/>
          </m:rPr>
          <m:t>sup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del w:id="533" w:author="PR Preview" w:date="2026-01-01T00:00:00Z">
        <w:r>
          <w:delText xml:space="preserve">.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For</w:delText>
        </w:r>
      </w:del>
      <w:del w:id="53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537" w:author="PR Preview" w:date="2026-01-01T00:00:00Z">
        <w:r>
          <w:delText xml:space="preserve">, the supremum</w:delText>
        </w:r>
      </w:del>
      <w:del w:id="538" w:author="PR Preview" w:date="2026-01-01T00:00:00Z">
        <w:r>
          <w:delText xml:space="preserve"> </w:delText>
        </w:r>
      </w:del>
      <m:oMath>
        <m:r>
          <m:t>2</m:t>
        </m:r>
      </m:oMath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is not in</w:delText>
        </w:r>
      </w:del>
      <w:del w:id="541" w:author="PR Preview" w:date="2026-01-01T00:00:00Z">
        <w:r>
          <w:delText xml:space="preserve"> </w:delText>
        </w:r>
      </w:del>
      <m:oMath>
        <m:r>
          <m:t>A</m:t>
        </m:r>
      </m:oMath>
      <w:del w:id="542" w:author="PR Preview" w:date="2026-01-01T00:00:00Z">
        <w:r>
          <w:delText xml:space="preserve">,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and</w:delText>
        </w:r>
      </w:del>
      <w:del w:id="545" w:author="PR Preview" w:date="2026-01-01T00:00:00Z">
        <w:r>
          <w:delText xml:space="preserve"> </w:delText>
        </w:r>
      </w:del>
      <m:oMath>
        <m:r>
          <m:t>A</m:t>
        </m:r>
      </m:oMath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has no maximum.</w:delText>
        </w:r>
      </w:del>
    </w:p>
    <w:p>
      <w:pPr>
        <w:pStyle w:val="BodyText"/>
      </w:pPr>
      <w:ins w:id="548" w:author="PR Preview" w:date="2026-01-01T00:00:00Z">
        <w:r>
          <w:t xml:space="preserve">If the supremum belongs to</w:t>
        </w:r>
      </w:ins>
      <w:ins w:id="549" w:author="PR Preview" w:date="2026-01-01T00:00:00Z">
        <w:r>
          <w:t xml:space="preserve"> </w:t>
        </w:r>
      </w:ins>
      <m:oMath>
        <m:r>
          <m:t>A</m:t>
        </m:r>
      </m:oMath>
      <w:ins w:id="550" w:author="PR Preview" w:date="2026-01-01T00:00:00Z">
        <w:r>
          <w:t xml:space="preserve">, it equals the maximum:</w:t>
        </w:r>
      </w:ins>
      <w:ins w:id="551" w:author="PR Preview" w:date="2026-01-01T00:00:00Z">
        <w:r>
          <w:t xml:space="preserve"> </w:t>
        </w:r>
      </w:ins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ins w:id="552" w:author="PR Preview" w:date="2026-01-01T00:00:00Z">
        <w:r>
          <w:t xml:space="preserve">.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55" w:author="PR Preview" w:date="2026-01-01T00:00:00Z">
        <w:r>
          <w:t xml:space="preserve">For</w:t>
        </w:r>
      </w:ins>
      <w:ins w:id="55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57" w:author="PR Preview" w:date="2026-01-01T00:00:00Z">
        <w:r>
          <w:t xml:space="preserve">, the supremum</w:t>
        </w:r>
      </w:ins>
      <w:ins w:id="558" w:author="PR Preview" w:date="2026-01-01T00:00:00Z">
        <w:r>
          <w:t xml:space="preserve"> </w:t>
        </w:r>
      </w:ins>
      <m:oMath>
        <m:r>
          <m:t>2</m:t>
        </m:r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is not in</w:t>
        </w:r>
      </w:ins>
      <w:ins w:id="561" w:author="PR Preview" w:date="2026-01-01T00:00:00Z">
        <w:r>
          <w:t xml:space="preserve"> </w:t>
        </w:r>
      </w:ins>
      <m:oMath>
        <m:r>
          <m:t>A</m:t>
        </m:r>
      </m:oMath>
      <w:ins w:id="562" w:author="PR Preview" w:date="2026-01-01T00:00:00Z">
        <w:r>
          <w:t xml:space="preserve">,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and</w:t>
        </w:r>
      </w:ins>
      <w:ins w:id="565" w:author="PR Preview" w:date="2026-01-01T00:00:00Z">
        <w:r>
          <w:t xml:space="preserve"> </w:t>
        </w:r>
      </w:ins>
      <m:oMath>
        <m:r>
          <m:t>A</m:t>
        </m:r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has no maximum.</w:t>
        </w:r>
      </w:ins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w:del w:id="568" w:author="PR Preview" w:date="2026-01-01T00:00:00Z">
        <w:r>
          <w:delText xml:space="preserve">Addition is commutative: for example,</w:delText>
        </w:r>
      </w:del>
      <w:del w:id="569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</m:oMath>
      <w:del w:id="570" w:author="PR Preview" w:date="2026-01-01T00:00:00Z">
        <w:r>
          <w:delText xml:space="preserve">.</w:delText>
        </w:r>
      </w:del>
    </w:p>
    <w:p>
      <w:pPr>
        <w:numPr>
          <w:ilvl w:val="0"/>
          <w:numId w:val="1024"/>
        </w:numPr>
      </w:pPr>
      <w:ins w:id="571" w:author="PR Preview" w:date="2026-01-01T00:00:00Z">
        <w:r>
          <w:t xml:space="preserve">Addition is commutative: 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w:del w:id="572" w:author="PR Preview" w:date="2026-01-01T00:00:00Z">
        <w:r>
          <w:delText xml:space="preserve">Multiplication is associative: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for example,</w:delText>
        </w:r>
      </w:del>
      <w:del w:id="57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and</w:delText>
        </w:r>
      </w:del>
      <w:del w:id="57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del w:id="579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5"/>
        </w:numPr>
      </w:pPr>
      <w:del w:id="580" w:author="PR Preview" w:date="2026-01-01T00:00:00Z">
        <w:r>
          <w:delText xml:space="preserve">Subtraction is not associative:</w:delText>
        </w:r>
      </w:del>
      <w:del w:id="58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del w:id="582" w:author="PR Preview" w:date="2026-01-01T00:00:00Z">
        <w:r>
          <w:delText xml:space="preserve">,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but</w:delText>
        </w:r>
      </w:del>
      <w:del w:id="585" w:author="PR Preview" w:date="2026-01-01T00:00:00Z">
        <w:r>
          <w:delText xml:space="preserve"> </w:delText>
        </w:r>
      </w:del>
      <m:oMath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del w:id="586" w:author="PR Preview" w:date="2026-01-01T00:00:00Z">
        <w:r>
          <w:delText xml:space="preserve">.</w:delText>
        </w:r>
      </w:del>
    </w:p>
    <w:p>
      <w:pPr>
        <w:numPr>
          <w:ilvl w:val="0"/>
          <w:numId w:val="1025"/>
        </w:numPr>
      </w:pPr>
      <w:ins w:id="587" w:author="PR Preview" w:date="2026-01-01T00:00:00Z">
        <w:r>
          <w:t xml:space="preserve">Multiplication is associative: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ins w:id="590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ins w:id="591" w:author="PR Preview" w:date="2026-01-01T00:00:00Z">
        <w:r>
          <w:t xml:space="preserve">Subtraction is not associative: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592" w:author="PR Preview" w:date="2026-01-01T00:00:00Z">
        <w:r>
          <w:t xml:space="preserve">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del w:id="593" w:author="PR Preview" w:date="2026-01-01T00:00:00Z">
        <w:r>
          <w:rPr>
            <w:b/>
            <w:bCs/>
          </w:rPr>
          <w:delText xml:space="preserve">Example 23 (Grouping a sum two ways)</w:delText>
        </w:r>
      </w:del>
      <w:del w:id="59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del w:id="595" w:author="PR Preview" w:date="2026-01-01T00:00:00Z">
        <w:r>
          <w:delText xml:space="preserve">,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and</w:delText>
        </w:r>
      </w:del>
      <w:del w:id="59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9</m:t>
        </m:r>
      </m:oMath>
      <w:del w:id="599" w:author="PR Preview" w:date="2026-01-01T00:00:00Z">
        <w:r>
          <w:delText xml:space="preserve">.</w:delText>
        </w:r>
      </w:del>
    </w:p>
    <w:p>
      <w:pPr>
        <w:pStyle w:val="FirstParagraph"/>
      </w:pPr>
      <w:ins w:id="600" w:author="PR Preview" w:date="2026-01-01T00:00:00Z">
        <w:r>
          <w:rPr>
            <w:b/>
            <w:bCs/>
          </w:rPr>
          <w:t xml:space="preserve">Example 23 (Grouping a sum two ways)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01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27</m:t>
        </m:r>
      </m:oMath>
      <w:del w:id="602" w:author="PR Preview" w:date="2026-01-01T00:00:00Z">
        <w:r>
          <w:delText xml:space="preserve">,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and</w:delText>
        </w:r>
      </w:del>
      <w:del w:id="60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del w:id="606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6"/>
        </w:numPr>
      </w:pPr>
      <w:del w:id="607" w:author="PR Preview" w:date="2026-01-01T00:00:00Z">
        <w:r>
          <w:delText xml:space="preserve">Addition does not distribute over multiplication:</w:delText>
        </w:r>
      </w:del>
      <w:del w:id="60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14</m:t>
        </m:r>
      </m:oMath>
      <w:del w:id="609" w:author="PR Preview" w:date="2026-01-01T00:00:00Z">
        <w:r>
          <w:delText xml:space="preserve">,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but</w:delText>
        </w:r>
      </w:del>
      <w:del w:id="61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del w:id="613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61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ins w:id="615" w:author="PR Preview" w:date="2026-01-01T00:00:00Z">
        <w:r>
          <w:t xml:space="preserve">Addition does not distribute over multiplication: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616" w:author="PR Preview" w:date="2026-01-01T00:00:00Z">
        <w:r>
          <w:t xml:space="preserve">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and</w:delText>
        </w:r>
      </w:del>
      <w:del w:id="61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are like terms;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collecting them gives</w:delText>
        </w:r>
      </w:del>
      <w:del w:id="624" w:author="PR Preview" w:date="2026-01-01T00:00:00Z">
        <w:r>
          <w:delText xml:space="preserve"> </w:delText>
        </w:r>
      </w:del>
      <m:oMath>
        <m:r>
          <m:t>3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  <w:del w:id="625" w:author="PR Preview" w:date="2026-01-01T00:00:00Z">
        <w:r>
          <w:delText xml:space="preserve">.</w:delText>
        </w:r>
      </w:del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and</w:t>
        </w:r>
      </w:ins>
      <w:ins w:id="62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are like terms;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collecting them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del w:id="633" w:author="PR Preview" w:date="2026-01-01T00:00:00Z">
        <w:r>
          <w:rPr>
            <w:i/>
            <w:iCs/>
          </w:rPr>
          <w:delText xml:space="preserve">Solution 4</w:delText>
        </w:r>
      </w:del>
      <w:del w:id="634" w:author="PR Preview" w:date="2026-01-01T00:00:00Z">
        <w:r>
          <w:delText xml:space="preserve">. </w:delText>
        </w:r>
      </w:del>
      <w:del w:id="635" w:author="PR Preview" w:date="2026-01-01T00:00:00Z">
        <w:r>
          <w:delText xml:space="preserve">No:</w:delText>
        </w:r>
      </w:del>
      <w:del w:id="63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del w:id="637" w:author="PR Preview" w:date="2026-01-01T00:00:00Z">
        <w:r>
          <w:delText xml:space="preserve">, while</w:delText>
        </w:r>
      </w:del>
      <w:del w:id="638" w:author="PR Preview" w:date="2026-01-01T00:00:00Z">
        <w:r>
          <w:delText xml:space="preserve"> </w:delText>
        </w:r>
      </w:del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del w:id="639" w:author="PR Preview" w:date="2026-01-01T00:00:00Z">
        <w:r>
          <w:delText xml:space="preserve">.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The difference,</w:delText>
        </w:r>
      </w:del>
      <w:del w:id="642" w:author="PR Preview" w:date="2026-01-01T00:00:00Z">
        <w:r>
          <w:delText xml:space="preserve"> </w:delText>
        </w:r>
      </w:del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del w:id="643" w:author="PR Preview" w:date="2026-01-01T00:00:00Z">
        <w:r>
          <w:delText xml:space="preserve">, is</w:delText>
        </w:r>
      </w:del>
      <w:del w:id="644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del w:id="645" w:author="PR Preview" w:date="2026-01-01T00:00:00Z">
        <w:r>
          <w:delText xml:space="preserve">.</w:delText>
        </w:r>
      </w:del>
    </w:p>
    <w:p>
      <w:pPr>
        <w:pStyle w:val="BodyText"/>
      </w:pPr>
      <w:ins w:id="646" w:author="PR Preview" w:date="2026-01-01T00:00:00Z">
        <w:r>
          <w:rPr>
            <w:i/>
            <w:iCs/>
          </w:rPr>
          <w:t xml:space="preserve">Solution 4</w:t>
        </w:r>
      </w:ins>
      <w:ins w:id="647" w:author="PR Preview" w:date="2026-01-01T00:00:00Z">
        <w:r>
          <w:t xml:space="preserve">. </w:t>
        </w:r>
      </w:ins>
      <w:ins w:id="648" w:author="PR Preview" w:date="2026-01-01T00:00:00Z">
        <w:r>
          <w:t xml:space="preserve">No: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49" w:author="PR Preview" w:date="2026-01-01T00:00:00Z">
        <w:r>
          <w:t xml:space="preserve">while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650" w:author="PR Preview" w:date="2026-01-01T00:00:00Z">
        <w:r>
          <w:t xml:space="preserve">The difference,</w:t>
        </w:r>
      </w:ins>
      <w:ins w:id="651" w:author="PR Preview" w:date="2026-01-01T00:00:00Z">
        <w:r>
          <w:t xml:space="preserve"> </w:t>
        </w:r>
      </w:ins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ins w:id="652" w:author="PR Preview" w:date="2026-01-01T00:00:00Z">
        <w:r>
          <w:t xml:space="preserve">, is</w:t>
        </w:r>
      </w:ins>
      <w:ins w:id="65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ins w:id="654" w:author="PR Preview" w:date="2026-01-01T00:00:00Z">
        <w:r>
          <w:t xml:space="preserve">.</w:t>
        </w:r>
      </w:ins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del w:id="655" w:author="PR Preview" w:date="2026-01-01T00:00:00Z">
        <w:r>
          <w:rPr>
            <w:i/>
            <w:iCs/>
          </w:rPr>
          <w:delText xml:space="preserve">Remark 9</w:delText>
        </w:r>
      </w:del>
      <w:del w:id="656" w:author="PR Preview" w:date="2026-01-01T00:00:00Z">
        <w:r>
          <w:delText xml:space="preserve"> (Square of a difference). </w:delText>
        </w:r>
      </w:del>
      <w:del w:id="657" w:author="PR Preview" w:date="2026-01-01T00:00:00Z">
        <w:r>
          <w:delText xml:space="preserve">Replacing</w:delText>
        </w:r>
      </w:del>
      <w:del w:id="658" w:author="PR Preview" w:date="2026-01-01T00:00:00Z">
        <w:r>
          <w:delText xml:space="preserve"> </w:delText>
        </w:r>
      </w:del>
      <m:oMath>
        <m:r>
          <m:t>b</m:t>
        </m:r>
      </m:oMath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by</w:delText>
        </w:r>
      </w:del>
      <w:del w:id="66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b</m:t>
        </m:r>
      </m:oMath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in</w:delText>
        </w:r>
      </w:del>
      <w:del w:id="664" w:author="PR Preview" w:date="2026-01-01T00:00:00Z">
        <w:r>
          <w:delText xml:space="preserve"> </w:delText>
        </w:r>
      </w:del>
      <w:hyperlink w:anchor="thm-square-of-a-sum">
        <w:del w:id="665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gives</w:delText>
        </w:r>
      </w:del>
      <w:del w:id="66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del w:id="669" w:author="PR Preview" w:date="2026-01-01T00:00:00Z">
        <w:r>
          <w:delText xml:space="preserve">.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For example, the square</w:delText>
        </w:r>
      </w:del>
      <w:del w:id="6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of the difference between an observed value</w:delText>
        </w:r>
      </w:del>
      <w:del w:id="675" w:author="PR Preview" w:date="2026-01-01T00:00:00Z">
        <w:r>
          <w:delText xml:space="preserve"> </w:delText>
        </w:r>
      </w:del>
      <m:oMath>
        <m:r>
          <m:t>y</m:t>
        </m:r>
      </m:oMath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and a prediction</w:delText>
        </w:r>
      </w:del>
      <w:del w:id="67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of it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expands this way.</w:delText>
        </w:r>
      </w:del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With</w:delText>
        </w:r>
      </w:del>
      <w:del w:id="68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5</m:t>
        </m:r>
      </m:oMath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and</w:delText>
        </w:r>
      </w:del>
      <w:del w:id="68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del w:id="689" w:author="PR Preview" w:date="2026-01-01T00:00:00Z">
        <w:r>
          <w:delText xml:space="preserve">,</w:delText>
        </w:r>
      </w:del>
      <w:del w:id="69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del w:id="691" w:author="PR Preview" w:date="2026-01-01T00:00:00Z">
        <w:r>
          <w:delText xml:space="preserve">,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and</w:delText>
        </w:r>
      </w:del>
      <w:del w:id="694" w:author="PR Preview" w:date="2026-01-01T00:00:00Z">
        <w:r>
          <w:delText xml:space="preserve"> </w:delText>
        </w:r>
      </w:del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</m:t>
        </m:r>
      </m:oMath>
      <w:del w:id="695" w:author="PR Preview" w:date="2026-01-01T00:00:00Z">
        <w:r>
          <w:delText xml:space="preserve">.</w:delText>
        </w:r>
      </w:del>
    </w:p>
    <w:p>
      <w:pPr>
        <w:pStyle w:val="BodyText"/>
      </w:pPr>
      <w:ins w:id="696" w:author="PR Preview" w:date="2026-01-01T00:00:00Z">
        <w:r>
          <w:rPr>
            <w:i/>
            <w:iCs/>
          </w:rPr>
          <w:t xml:space="preserve">Remark 9</w:t>
        </w:r>
      </w:ins>
      <w:ins w:id="697" w:author="PR Preview" w:date="2026-01-01T00:00:00Z">
        <w:r>
          <w:t xml:space="preserve"> (Square of a difference). </w:t>
        </w:r>
      </w:ins>
      <w:ins w:id="698" w:author="PR Preview" w:date="2026-01-01T00:00:00Z">
        <w:r>
          <w:t xml:space="preserve">Replacing</w:t>
        </w:r>
      </w:ins>
      <w:ins w:id="699" w:author="PR Preview" w:date="2026-01-01T00:00:00Z">
        <w:r>
          <w:t xml:space="preserve"> </w:t>
        </w:r>
      </w:ins>
      <m:oMath>
        <m:r>
          <m:t>b</m:t>
        </m:r>
      </m:oMath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by</w:t>
        </w:r>
      </w:ins>
      <w:ins w:id="70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b</m:t>
        </m:r>
      </m:oMath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in</w:t>
        </w:r>
      </w:ins>
      <w:ins w:id="705" w:author="PR Preview" w:date="2026-01-01T00:00:00Z">
        <w:r>
          <w:t xml:space="preserve"> </w:t>
        </w:r>
      </w:ins>
      <w:hyperlink w:anchor="thm-square-of-a-sum">
        <w:ins w:id="706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gives</w:t>
        </w:r>
      </w:ins>
      <w:ins w:id="7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710" w:author="PR Preview" w:date="2026-01-01T00:00:00Z">
        <w:r>
          <w:t xml:space="preserve">.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For example, the square</w:t>
        </w:r>
      </w:ins>
      <w:ins w:id="7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of the difference between an observed value</w:t>
        </w:r>
      </w:ins>
      <w:ins w:id="716" w:author="PR Preview" w:date="2026-01-01T00:00:00Z">
        <w:r>
          <w:t xml:space="preserve"> </w:t>
        </w:r>
      </w:ins>
      <m:oMath>
        <m:r>
          <m:t>y</m:t>
        </m:r>
      </m:oMath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and a prediction</w:t>
        </w:r>
      </w:ins>
      <w:ins w:id="71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of it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expands this way.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With</w:t>
        </w:r>
      </w:ins>
      <w:ins w:id="72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5</m:t>
        </m:r>
      </m:oMath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and</w:t>
        </w:r>
      </w:ins>
      <w:ins w:id="72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ins w:id="73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731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del w:id="732" w:author="PR Preview" w:date="2026-01-01T00:00:00Z">
        <w:r>
          <w:rPr>
            <w:i/>
            <w:iCs/>
          </w:rPr>
          <w:delText xml:space="preserve">Remark 10</w:delText>
        </w:r>
      </w:del>
      <w:del w:id="733" w:author="PR Preview" w:date="2026-01-01T00:00:00Z">
        <w:r>
          <w:delText xml:space="preserve"> (The index is a placeholder). </w:delText>
        </w:r>
      </w:del>
      <w:del w:id="734" w:author="PR Preview" w:date="2026-01-01T00:00:00Z">
        <w:r>
          <w:delText xml:space="preserve">The name of the index does not change the sum:</w:delText>
        </w:r>
      </w:del>
      <w:del w:id="735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and</w:delText>
        </w:r>
      </w:del>
      <w:del w:id="738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del w:id="739" w:author="PR Preview" w:date="2026-01-01T00:00:00Z">
        <w:r>
          <w:delText xml:space="preserve"> </w:delText>
        </w:r>
      </w:del>
      <w:del w:id="740" w:author="PR Preview" w:date="2026-01-01T00:00:00Z">
        <w:r>
          <w:delText xml:space="preserve">are the same number.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For example,</w:delText>
        </w:r>
      </w:del>
      <w:del w:id="74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and</w:delText>
        </w:r>
      </w:del>
      <w:del w:id="746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del w:id="747" w:author="PR Preview" w:date="2026-01-01T00:00:00Z">
        <w:r>
          <w:delText xml:space="preserve">.</w:delText>
        </w:r>
      </w:del>
    </w:p>
    <w:p>
      <w:pPr>
        <w:pStyle w:val="BodyText"/>
      </w:pPr>
      <w:ins w:id="748" w:author="PR Preview" w:date="2026-01-01T00:00:00Z">
        <w:r>
          <w:rPr>
            <w:i/>
            <w:iCs/>
          </w:rPr>
          <w:t xml:space="preserve">Remark 10</w:t>
        </w:r>
      </w:ins>
      <w:ins w:id="749" w:author="PR Preview" w:date="2026-01-01T00:00:00Z">
        <w:r>
          <w:t xml:space="preserve"> (The index is a placeholder). </w:t>
        </w:r>
      </w:ins>
      <w:ins w:id="750" w:author="PR Preview" w:date="2026-01-01T00:00:00Z">
        <w:r>
          <w:t xml:space="preserve">The name of the index does not change the sum:</w:t>
        </w:r>
      </w:ins>
      <w:ins w:id="75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and</w:t>
        </w:r>
      </w:ins>
      <w:ins w:id="75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are the same number.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ins w:id="759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and</w:delText>
        </w:r>
      </w:del>
      <w:del w:id="762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are proportional:</w:delText>
        </w:r>
      </w:del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for</w:delText>
        </w:r>
      </w:del>
      <w:del w:id="76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≠</m:t>
        </m:r>
        <m:r>
          <m:t>0</m:t>
        </m:r>
      </m:oMath>
      <w:del w:id="768" w:author="PR Preview" w:date="2026-01-01T00:00:00Z">
        <w:r>
          <w:delText xml:space="preserve">,</w:delText>
        </w:r>
      </w:del>
      <w:del w:id="769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</m:oMath>
      <w:del w:id="770" w:author="PR Preview" w:date="2026-01-01T00:00:00Z">
        <w:r>
          <w:delText xml:space="preserve">, which does not depend on</w:delText>
        </w:r>
      </w:del>
      <w:del w:id="771" w:author="PR Preview" w:date="2026-01-01T00:00:00Z">
        <w:r>
          <w:delText xml:space="preserve"> </w:delText>
        </w:r>
      </w:del>
      <m:oMath>
        <m:r>
          <m:t>x</m:t>
        </m:r>
      </m:oMath>
      <w:del w:id="77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and</w:delText>
        </w:r>
      </w:del>
      <w:del w:id="775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are not proportional: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for</w:delText>
        </w:r>
      </w:del>
      <w:del w:id="78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≠</m:t>
        </m:r>
        <m:r>
          <m:t>0</m:t>
        </m:r>
      </m:oMath>
      <w:del w:id="781" w:author="PR Preview" w:date="2026-01-01T00:00:00Z">
        <w:r>
          <w:delText xml:space="preserve">,</w:delText>
        </w:r>
      </w:del>
      <w:del w:id="782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</m:oMath>
      <w:del w:id="783" w:author="PR Preview" w:date="2026-01-01T00:00:00Z">
        <w:r>
          <w:delText xml:space="preserve">,</w:delText>
        </w:r>
      </w:del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which is</w:delText>
        </w:r>
      </w:del>
      <w:del w:id="786" w:author="PR Preview" w:date="2026-01-01T00:00:00Z">
        <w:r>
          <w:delText xml:space="preserve"> </w:delText>
        </w:r>
      </w:del>
      <m:oMath>
        <m:r>
          <m:t>2</m:t>
        </m:r>
      </m:oMath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at</w:delText>
        </w:r>
      </w:del>
      <w:del w:id="78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delText xml:space="preserve">and</w:delText>
        </w:r>
      </w:del>
      <w:del w:id="792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at</w:delText>
        </w:r>
      </w:del>
      <w:del w:id="79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796" w:author="PR Preview" w:date="2026-01-01T00:00:00Z">
        <w:r>
          <w:delText xml:space="preserve">.</w:delText>
        </w:r>
      </w:del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and</w:t>
        </w:r>
      </w:ins>
      <w:ins w:id="79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are proportional: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for</w:t>
        </w:r>
      </w:ins>
      <w:ins w:id="80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0</m:t>
        </m:r>
      </m:oMath>
      <w:ins w:id="80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806" w:author="PR Preview" w:date="2026-01-01T00:00:00Z">
        <w:r>
          <w:t xml:space="preserve">which does not depend on</w:t>
        </w:r>
      </w:ins>
      <w:ins w:id="807" w:author="PR Preview" w:date="2026-01-01T00:00:00Z">
        <w:r>
          <w:t xml:space="preserve"> </w:t>
        </w:r>
      </w:ins>
      <m:oMath>
        <m:r>
          <m:t>x</m:t>
        </m:r>
      </m:oMath>
      <w:ins w:id="808" w:author="PR Preview" w:date="2026-01-01T00:00:00Z">
        <w:r>
          <w:t xml:space="preserve">.</w:t>
        </w:r>
      </w:ins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and</w:t>
        </w:r>
      </w:ins>
      <w:ins w:id="811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are not proportional: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for</w:t>
        </w:r>
      </w:ins>
      <w:ins w:id="81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0</m:t>
        </m:r>
      </m:oMath>
      <w:ins w:id="81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818" w:author="PR Preview" w:date="2026-01-01T00:00:00Z">
        <w:r>
          <w:t xml:space="preserve">which is</w:t>
        </w:r>
      </w:ins>
      <w:ins w:id="819" w:author="PR Preview" w:date="2026-01-01T00:00:00Z">
        <w:r>
          <w:t xml:space="preserve"> </w:t>
        </w:r>
      </w:ins>
      <m:oMath>
        <m:r>
          <m:t>2</m:t>
        </m:r>
      </m:oMath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at</w:t>
        </w:r>
      </w:ins>
      <w:ins w:id="82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and</w:t>
        </w:r>
      </w:ins>
      <w:ins w:id="825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at</w:t>
        </w:r>
      </w:ins>
      <w:ins w:id="82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829" w:author="PR Preview" w:date="2026-01-01T00:00:00Z">
        <w:r>
          <w:t xml:space="preserve">.</w:t>
        </w:r>
      </w:ins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is quadratic,</w:delText>
        </w:r>
      </w:del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by</w:delText>
        </w:r>
      </w:del>
      <w:del w:id="834" w:author="PR Preview" w:date="2026-01-01T00:00:00Z">
        <w:r>
          <w:delText xml:space="preserve"> </w:delText>
        </w:r>
      </w:del>
      <w:hyperlink w:anchor="rem-square-of-a-difference">
        <w:del w:id="835" w:author="PR Preview" w:date="2026-01-01T00:00:00Z">
          <w:r>
            <w:rPr>
              <w:rStyle w:val="Hyperlink"/>
            </w:rPr>
            <w:delText xml:space="preserve">Remark 9</w:delText>
          </w:r>
        </w:del>
      </w:hyperlink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with</w:delText>
        </w:r>
      </w:del>
      <w:del w:id="83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x</m:t>
        </m:r>
      </m:oMath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and</w:delText>
        </w:r>
      </w:del>
      <w:del w:id="84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842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ins w:id="843" w:author="PR Preview" w:date="2026-01-01T00:00:00Z">
        <w:r>
          <w:t xml:space="preserve">is quadratic,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by</w:t>
        </w:r>
      </w:ins>
      <w:ins w:id="846" w:author="PR Preview" w:date="2026-01-01T00:00:00Z">
        <w:r>
          <w:t xml:space="preserve"> </w:t>
        </w:r>
      </w:ins>
      <w:hyperlink w:anchor="rem-square-of-a-difference">
        <w:ins w:id="847" w:author="PR Preview" w:date="2026-01-01T00:00:00Z">
          <w:r>
            <w:rPr>
              <w:rStyle w:val="Hyperlink"/>
            </w:rPr>
            <w:t xml:space="preserve">Remark 9</w:t>
          </w:r>
        </w:ins>
      </w:hyperlink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with</w:t>
        </w:r>
      </w:ins>
      <w:ins w:id="85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x</m:t>
        </m:r>
      </m:oMath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and</w:t>
        </w:r>
      </w:ins>
      <w:ins w:id="85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854" w:author="PR Preview" w:date="2026-01-01T00:00:00Z">
        <w:r>
          <w:t xml:space="preserve">.</w:t>
        </w:r>
      </w:ins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855" w:author="PR Preview" w:date="2026-01-01T00:00:00Z">
        <w:r>
          <w:rPr>
            <w:b/>
            <w:bCs/>
          </w:rPr>
          <w:delText xml:space="preserve">Part 3.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Part 1, applied to each formula, gives</w:delText>
        </w:r>
      </w:del>
      <w:del w:id="85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859" w:author="PR Preview" w:date="2026-01-01T00:00:00Z">
        <w:r>
          <w:delText xml:space="preserve">.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Part 2 with</w:delText>
        </w:r>
      </w:del>
      <w:del w:id="86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and</w:delText>
        </w:r>
      </w:del>
      <w:del w:id="86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del w:id="866" w:author="PR Preview" w:date="2026-01-01T00:00:00Z">
        <w:r>
          <w:delText xml:space="preserve">, applied to each formula,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gives</w:delText>
        </w:r>
      </w:del>
      <w:del w:id="86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870" w:author="PR Preview" w:date="2026-01-01T00:00:00Z">
        <w:r>
          <w:delText xml:space="preserve">.</w:delText>
        </w:r>
      </w:del>
    </w:p>
    <w:p>
      <w:pPr>
        <w:pStyle w:val="FirstParagraph"/>
      </w:pPr>
      <w:ins w:id="871" w:author="PR Preview" w:date="2026-01-01T00:00:00Z">
        <w:r>
          <w:rPr>
            <w:b/>
            <w:bCs/>
          </w:rPr>
          <w:t xml:space="preserve">Part 3.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Part 1, applied to each formula,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874" w:author="PR Preview" w:date="2026-01-01T00:00:00Z">
        <w:r>
          <w:t xml:space="preserve">Part 2 with</w:t>
        </w:r>
      </w:ins>
      <w:ins w:id="87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and</w:t>
        </w:r>
      </w:ins>
      <w:ins w:id="87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ins w:id="879" w:author="PR Preview" w:date="2026-01-01T00:00:00Z">
        <w:r>
          <w:t xml:space="preserve">, applied to each formula,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del w:id="882" w:author="PR Preview" w:date="2026-01-01T00:00:00Z">
        <w:r>
          <w:delText xml:space="preserve">,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which agrees with</w:delText>
        </w:r>
      </w:del>
      <w:del w:id="885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from</w:delText>
        </w:r>
      </w:del>
      <w:del w:id="888" w:author="PR Preview" w:date="2026-01-01T00:00:00Z">
        <w:r>
          <w:delText xml:space="preserve"> </w:delText>
        </w:r>
      </w:del>
      <w:hyperlink w:anchor="def-power">
        <w:del w:id="889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890" w:author="PR Preview" w:date="2026-01-01T00:00:00Z">
        <w:r>
          <w:delText xml:space="preserve">.</w:delText>
        </w:r>
      </w:del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ins w:id="891" w:author="PR Preview" w:date="2026-01-01T00:00:00Z">
        <w:r>
          <w:t xml:space="preserve">,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which agrees 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ins w:id="894" w:author="PR Preview" w:date="2026-01-01T00:00:00Z">
        <w:r>
          <w:t xml:space="preserve">from</w:t>
        </w:r>
      </w:ins>
      <w:ins w:id="895" w:author="PR Preview" w:date="2026-01-01T00:00:00Z">
        <w:r>
          <w:t xml:space="preserve"> </w:t>
        </w:r>
      </w:ins>
      <w:hyperlink w:anchor="def-power">
        <w:ins w:id="896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897" w:author="PR Preview" w:date="2026-01-01T00:00:00Z">
        <w:r>
          <w:t xml:space="preserve">.</w:t>
        </w:r>
      </w:ins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del w:id="898" w:author="PR Preview" w:date="2026-01-01T00:00:00Z">
        <w:r>
          <w:rPr>
            <w:b/>
            <w:bCs/>
          </w:rPr>
          <w:delText xml:space="preserve">Example 45 (Power of a sum)</w:delText>
        </w:r>
      </w:del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With</w:delText>
        </w:r>
      </w:del>
      <w:del w:id="90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902" w:author="PR Preview" w:date="2026-01-01T00:00:00Z">
        <w:r>
          <w:delText xml:space="preserve">,</w:delText>
        </w:r>
      </w:del>
      <w:del w:id="90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904" w:author="PR Preview" w:date="2026-01-01T00:00:00Z">
        <w:r>
          <w:delText xml:space="preserve">, and</w:delText>
        </w:r>
      </w:del>
      <w:del w:id="90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4</m:t>
        </m:r>
      </m:oMath>
      <w:del w:id="906" w:author="PR Preview" w:date="2026-01-01T00:00:00Z">
        <w:r>
          <w:delText xml:space="preserve">,</w:delText>
        </w:r>
      </w:del>
      <w:del w:id="907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128</m:t>
        </m:r>
      </m:oMath>
      <w:del w:id="908" w:author="PR Preview" w:date="2026-01-01T00:00:00Z">
        <w:r>
          <w:delText xml:space="preserve">,</w:delText>
        </w:r>
      </w:del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and</w:delText>
        </w:r>
      </w:del>
      <w:del w:id="911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=</m:t>
        </m:r>
        <m:r>
          <m:t>128</m:t>
        </m:r>
      </m:oMath>
      <w:del w:id="912" w:author="PR Preview" w:date="2026-01-01T00:00:00Z">
        <w:r>
          <w:delText xml:space="preserve">.</w:delText>
        </w:r>
      </w:del>
    </w:p>
    <w:p>
      <w:pPr>
        <w:pStyle w:val="FirstParagraph"/>
      </w:pPr>
      <w:ins w:id="913" w:author="PR Preview" w:date="2026-01-01T00:00:00Z">
        <w:r>
          <w:rPr>
            <w:b/>
            <w:bCs/>
          </w:rPr>
          <w:t xml:space="preserve">Example 45 (Power of a sum)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With</w:t>
        </w:r>
      </w:ins>
      <w:ins w:id="91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917" w:author="PR Preview" w:date="2026-01-01T00:00:00Z">
        <w:r>
          <w:t xml:space="preserve">,</w:t>
        </w:r>
      </w:ins>
      <w:ins w:id="91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919" w:author="PR Preview" w:date="2026-01-01T00:00:00Z">
        <w:r>
          <w:t xml:space="preserve">, and</w:t>
        </w:r>
      </w:ins>
      <w:ins w:id="92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4</m:t>
        </m:r>
      </m:oMath>
      <w:ins w:id="92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922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del w:id="923" w:author="PR Preview" w:date="2026-01-01T00:00:00Z">
        <w:r>
          <w:rPr>
            <w:b/>
            <w:bCs/>
          </w:rPr>
          <w:delText xml:space="preserve">Example 46 (Power of a product)</w:delText>
        </w:r>
      </w:del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With</w:delText>
        </w:r>
      </w:del>
      <w:del w:id="92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927" w:author="PR Preview" w:date="2026-01-01T00:00:00Z">
        <w:r>
          <w:delText xml:space="preserve">,</w:delText>
        </w:r>
      </w:del>
      <w:del w:id="92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929" w:author="PR Preview" w:date="2026-01-01T00:00:00Z">
        <w:r>
          <w:delText xml:space="preserve">, and</w:delText>
        </w:r>
      </w:del>
      <w:del w:id="93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931" w:author="PR Preview" w:date="2026-01-01T00:00:00Z">
        <w:r>
          <w:delText xml:space="preserve">,</w:delText>
        </w:r>
      </w:del>
      <w:del w:id="9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del w:id="933" w:author="PR Preview" w:date="2026-01-01T00:00:00Z">
        <w:r>
          <w:delText xml:space="preserve">,</w:delText>
        </w:r>
      </w:del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and</w:delText>
        </w:r>
      </w:del>
      <w:del w:id="936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del w:id="937" w:author="PR Preview" w:date="2026-01-01T00:00:00Z">
        <w:r>
          <w:delText xml:space="preserve">.</w:delText>
        </w:r>
      </w:del>
    </w:p>
    <w:p>
      <w:pPr>
        <w:pStyle w:val="BodyText"/>
      </w:pPr>
      <w:ins w:id="938" w:author="PR Preview" w:date="2026-01-01T00:00:00Z">
        <w:r>
          <w:rPr>
            <w:b/>
            <w:bCs/>
          </w:rPr>
          <w:t xml:space="preserve">Example 46 (Power of a product)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With</w:t>
        </w:r>
      </w:ins>
      <w:ins w:id="94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942" w:author="PR Preview" w:date="2026-01-01T00:00:00Z">
        <w:r>
          <w:t xml:space="preserve">,</w:t>
        </w:r>
      </w:ins>
      <w:ins w:id="94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944" w:author="PR Preview" w:date="2026-01-01T00:00:00Z">
        <w:r>
          <w:t xml:space="preserve">, and</w:t>
        </w:r>
      </w:ins>
      <w:ins w:id="94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94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947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del w:id="948" w:author="PR Preview" w:date="2026-01-01T00:00:00Z">
        <w:r>
          <w:rPr>
            <w:b/>
            <w:bCs/>
          </w:rPr>
          <w:delText xml:space="preserve">Example 48 (Contour lines of a bowl)</w:delText>
        </w:r>
      </w:del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For</w:delText>
        </w:r>
      </w:del>
      <w:del w:id="951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del w:id="952" w:author="PR Preview" w:date="2026-01-01T00:00:00Z">
        <w:r>
          <w:delText xml:space="preserve">,</w:delText>
        </w:r>
      </w:del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the contour line at height</w:delText>
        </w:r>
      </w:del>
      <w:del w:id="95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956" w:author="PR Preview" w:date="2026-01-01T00:00:00Z">
        <w:r>
          <w:delText xml:space="preserve"> </w:delText>
        </w:r>
      </w:del>
      <w:del w:id="957" w:author="PR Preview" w:date="2026-01-01T00:00:00Z">
        <w:r>
          <w:delText xml:space="preserve">is</w:delText>
        </w:r>
      </w:del>
      <w:del w:id="95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del w:id="959" w:author="PR Preview" w:date="2026-01-01T00:00:00Z">
        <w:r>
          <w:delText xml:space="preserve">,</w:delText>
        </w:r>
      </w:del>
      <w:del w:id="960" w:author="PR Preview" w:date="2026-01-01T00:00:00Z">
        <w:r>
          <w:delText xml:space="preserve"> </w:delText>
        </w:r>
      </w:del>
      <w:del w:id="961" w:author="PR Preview" w:date="2026-01-01T00:00:00Z">
        <w:r>
          <w:delText xml:space="preserve">the circle of radius</w:delText>
        </w:r>
      </w:del>
      <w:del w:id="962" w:author="PR Preview" w:date="2026-01-01T00:00:00Z">
        <w:r>
          <w:delText xml:space="preserve"> </w:delText>
        </w:r>
      </w:del>
      <m:oMath>
        <m:r>
          <m:t>2</m:t>
        </m:r>
      </m:oMath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around</w:delText>
        </w:r>
      </w:del>
      <w:del w:id="96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66" w:author="PR Preview" w:date="2026-01-01T00:00:00Z">
        <w:r>
          <w:delText xml:space="preserve">:</w:delText>
        </w:r>
      </w:del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for example,</w:delText>
        </w:r>
      </w:del>
      <w:del w:id="969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</m:oMath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and</w:delText>
        </w:r>
      </w:del>
      <w:del w:id="972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del w:id="973" w:author="PR Preview" w:date="2026-01-01T00:00:00Z">
        <w:r>
          <w:delText xml:space="preserve">.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The contour line at height</w:delText>
        </w:r>
      </w:del>
      <w:del w:id="97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is empty,</w:delText>
        </w:r>
      </w:del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because</w:delText>
        </w:r>
      </w:del>
      <w:del w:id="981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for all</w:delText>
        </w:r>
      </w:del>
      <w:del w:id="984" w:author="PR Preview" w:date="2026-01-01T00:00:00Z">
        <w:r>
          <w:delText xml:space="preserve"> </w:delText>
        </w:r>
      </w:del>
      <m:oMath>
        <m:r>
          <m:t>b</m:t>
        </m:r>
      </m:oMath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and</w:delText>
        </w:r>
      </w:del>
      <w:del w:id="987" w:author="PR Preview" w:date="2026-01-01T00:00:00Z">
        <w:r>
          <w:delText xml:space="preserve"> </w:delText>
        </w:r>
      </w:del>
      <m:oMath>
        <m:r>
          <m:t>c</m:t>
        </m:r>
      </m:oMath>
      <w:del w:id="988" w:author="PR Preview" w:date="2026-01-01T00:00:00Z">
        <w:r>
          <w:delText xml:space="preserve">.</w:delText>
        </w:r>
      </w:del>
    </w:p>
    <w:p>
      <w:pPr>
        <w:pStyle w:val="BodyText"/>
      </w:pPr>
      <w:ins w:id="989" w:author="PR Preview" w:date="2026-01-01T00:00:00Z">
        <w:r>
          <w:rPr>
            <w:b/>
            <w:bCs/>
          </w:rPr>
          <w:t xml:space="preserve">Example 48 (Contour lines of a bowl)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For</w:t>
        </w:r>
      </w:ins>
      <w:ins w:id="99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ins w:id="993" w:author="PR Preview" w:date="2026-01-01T00:00:00Z">
        <w:r>
          <w:t xml:space="preserve">,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the contour line at height</w:t>
        </w:r>
      </w:ins>
      <w:ins w:id="99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is</w:t>
        </w:r>
      </w:ins>
      <w:ins w:id="99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ins w:id="1000" w:author="PR Preview" w:date="2026-01-01T00:00:00Z">
        <w:r>
          <w:t xml:space="preserve">,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the circle of radius</w:t>
        </w:r>
      </w:ins>
      <w:ins w:id="1003" w:author="PR Preview" w:date="2026-01-01T00:00:00Z">
        <w:r>
          <w:t xml:space="preserve"> </w:t>
        </w:r>
      </w:ins>
      <m:oMath>
        <m:r>
          <m:t>2</m:t>
        </m:r>
      </m:oMath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around</w:t>
        </w:r>
      </w:ins>
      <w:ins w:id="100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007" w:author="PR Preview" w:date="2026-01-01T00:00:00Z">
        <w:r>
          <w:t xml:space="preserve">: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ins w:id="1010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011" w:author="PR Preview" w:date="2026-01-01T00:00:00Z">
        <w:r>
          <w:t xml:space="preserve">The contour line at height</w:t>
        </w:r>
      </w:ins>
      <w:ins w:id="101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is empty,</w:t>
        </w:r>
      </w:ins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because</w:t>
        </w:r>
      </w:ins>
      <w:ins w:id="1017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for all</w:t>
        </w:r>
      </w:ins>
      <w:ins w:id="1020" w:author="PR Preview" w:date="2026-01-01T00:00:00Z">
        <w:r>
          <w:t xml:space="preserve"> </w:t>
        </w:r>
      </w:ins>
      <m:oMath>
        <m:r>
          <m:t>b</m:t>
        </m:r>
      </m:oMath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and</w:t>
        </w:r>
      </w:ins>
      <w:ins w:id="1023" w:author="PR Preview" w:date="2026-01-01T00:00:00Z">
        <w:r>
          <w:t xml:space="preserve"> </w:t>
        </w:r>
      </w:ins>
      <m:oMath>
        <m:r>
          <m:t>c</m:t>
        </m:r>
      </m:oMath>
      <w:ins w:id="1024" w:author="PR Preview" w:date="2026-01-01T00:00:00Z">
        <w:r>
          <w:t xml:space="preserve">.</w:t>
        </w:r>
      </w:ins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and</w:delText>
        </w:r>
      </w:del>
      <w:del w:id="1027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&gt;</m:t>
        </m:r>
        <m:r>
          <m:t>0</m:t>
        </m:r>
      </m:oMath>
      <w:del w:id="1028" w:author="PR Preview" w:date="2026-01-01T00:00:00Z">
        <w:r>
          <w:delText xml:space="preserve">,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since then</w:delText>
        </w:r>
      </w:del>
      <w:del w:id="1031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b</m:t>
        </m:r>
        <m:r>
          <m:t>c</m:t>
        </m:r>
      </m:oMath>
      <w:del w:id="1032" w:author="PR Preview" w:date="2026-01-01T00:00:00Z">
        <w:r>
          <w:delText xml:space="preserve">.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(</w:delText>
        </w:r>
      </w:del>
      <m:oMath>
        <m:r>
          <m:t>b</m:t>
        </m:r>
        <m:r>
          <m:rPr>
            <m:sty m:val="p"/>
          </m:rPr>
          <m:t>=</m:t>
        </m:r>
        <m:r>
          <m:t>0</m:t>
        </m:r>
      </m:oMath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and</w:delText>
        </w:r>
      </w:del>
      <w:del w:id="1037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fails, since</w:delText>
        </w:r>
      </w:del>
      <w:del w:id="1040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del w:id="1041" w:author="PR Preview" w:date="2026-01-01T00:00:00Z">
        <w:r>
          <w:delText xml:space="preserve">.)</w:delText>
        </w:r>
      </w:del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del w:id="1042" w:author="PR Preview" w:date="2026-01-01T00:00:00Z">
        <w:r>
          <w:delText xml:space="preserve">,</w:delText>
        </w:r>
      </w:del>
      <w:del w:id="104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&gt;</m:t>
        </m:r>
        <m:r>
          <m:t>0</m:t>
        </m:r>
      </m:oMath>
      <w:del w:id="1044" w:author="PR Preview" w:date="2026-01-01T00:00:00Z">
        <w:r>
          <w:delText xml:space="preserve">,</w:delText>
        </w:r>
      </w:del>
      <w:del w:id="104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≠</m:t>
        </m:r>
        <m:r>
          <m:t>1</m:t>
        </m:r>
      </m:oMath>
      <w:del w:id="1046" w:author="PR Preview" w:date="2026-01-01T00:00:00Z">
        <w:r>
          <w:delText xml:space="preserve">, and</w:delText>
        </w:r>
      </w:del>
      <w:del w:id="104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del w:id="1048" w:author="PR Preview" w:date="2026-01-01T00:00:00Z">
        <w:r>
          <w:delText xml:space="preserve">.</w:delText>
        </w:r>
      </w:del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For</w:delText>
        </w:r>
      </w:del>
      <w:del w:id="105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&gt;</m:t>
        </m:r>
        <m:r>
          <m:t>0</m:t>
        </m:r>
      </m:oMath>
      <w:del w:id="1052" w:author="PR Preview" w:date="2026-01-01T00:00:00Z">
        <w:r>
          <w:delText xml:space="preserve">, dividing both sides of</w:delText>
        </w:r>
      </w:del>
      <w:del w:id="1053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by</w:delText>
        </w:r>
      </w:del>
      <w:del w:id="1056" w:author="PR Preview" w:date="2026-01-01T00:00:00Z">
        <w:r>
          <w:delText xml:space="preserve"> </w:delText>
        </w:r>
      </w:del>
      <m:oMath>
        <m:r>
          <m:t>b</m:t>
        </m:r>
      </m:oMath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gives</w:delText>
        </w:r>
      </w:del>
      <w:del w:id="1059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del w:id="1060" w:author="PR Preview" w:date="2026-01-01T00:00:00Z">
        <w:r>
          <w:delText xml:space="preserve">,</w:delText>
        </w:r>
      </w:del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which needs</w:delText>
        </w:r>
      </w:del>
      <w:del w:id="106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&gt;</m:t>
        </m:r>
        <m:r>
          <m:t>0</m:t>
        </m:r>
      </m:oMath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because</w:delText>
        </w:r>
      </w:del>
      <w:del w:id="1066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del w:id="1067" w:author="PR Preview" w:date="2026-01-01T00:00:00Z">
        <w:r>
          <w:delText xml:space="preserve">;</w:delText>
        </w:r>
      </w:del>
      <w:del w:id="1068" w:author="PR Preview" w:date="2026-01-01T00:00:00Z">
        <w:r>
          <w:delText xml:space="preserve"> </w:delText>
        </w:r>
      </w:del>
      <w:del w:id="1069" w:author="PR Preview" w:date="2026-01-01T00:00:00Z">
        <w:r>
          <w:delText xml:space="preserve">taking logarithms then gives</w:delText>
        </w:r>
      </w:del>
      <w:del w:id="107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del w:id="1071" w:author="PR Preview" w:date="2026-01-01T00:00:00Z">
        <w:r>
          <w:delText xml:space="preserve">.</w:delText>
        </w:r>
      </w:del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For example,</w:delText>
        </w:r>
      </w:del>
      <w:del w:id="107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gives</w:delText>
        </w:r>
      </w:del>
      <w:del w:id="107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1078" w:author="PR Preview" w:date="2026-01-01T00:00:00Z">
        <w:r>
          <w:delText xml:space="preserve">, and indeed</w:delText>
        </w:r>
      </w:del>
      <w:del w:id="1079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del w:id="108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and</w:delText>
        </w:r>
      </w:del>
      <w:del w:id="1083" w:author="PR Preview" w:date="2026-01-01T00:00:00Z">
        <w:r>
          <w:delText xml:space="preserve"> </w:delText>
        </w:r>
      </w:del>
      <m:oMath>
        <m:r>
          <m:t>c</m:t>
        </m:r>
      </m:oMath>
      <w:del w:id="1084" w:author="PR Preview" w:date="2026-01-01T00:00:00Z">
        <w:r>
          <w:delText xml:space="preserve"> </w:delText>
        </w:r>
      </w:del>
      <w:del w:id="1085" w:author="PR Preview" w:date="2026-01-01T00:00:00Z">
        <w:r>
          <w:delText xml:space="preserve">is an odd integer with</w:delText>
        </w:r>
      </w:del>
      <w:del w:id="108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≥</m:t>
        </m:r>
        <m:r>
          <m:t>3</m:t>
        </m:r>
      </m:oMath>
      <w:del w:id="1087" w:author="PR Preview" w:date="2026-01-01T00:00:00Z">
        <w:r>
          <w:delText xml:space="preserve">,</w:delText>
        </w:r>
      </w:del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with</w:delText>
        </w:r>
      </w:del>
      <w:del w:id="109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1091" w:author="PR Preview" w:date="2026-01-01T00:00:00Z">
        <w:r>
          <w:delText xml:space="preserve">;</w:delText>
        </w:r>
      </w:del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for example,</w:delText>
        </w:r>
      </w:del>
      <w:del w:id="109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and</w:delText>
        </w:r>
      </w:del>
      <w:del w:id="1097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3</m:t>
        </m:r>
      </m:oMath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give</w:delText>
        </w:r>
      </w:del>
      <w:del w:id="1100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b</m:t>
        </m:r>
        <m:r>
          <m:t>c</m:t>
        </m:r>
      </m:oMath>
      <w:del w:id="1101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and</w:delText>
        </w:r>
      </w:del>
      <w:del w:id="1104" w:author="PR Preview" w:date="2026-01-01T00:00:00Z">
        <w:r>
          <w:delText xml:space="preserve"> </w:delText>
        </w:r>
      </w:del>
      <m:oMath>
        <m:r>
          <m:t>c</m:t>
        </m:r>
      </m:oMath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is an even integer with</w:delText>
        </w:r>
      </w:del>
      <w:del w:id="1107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del w:id="1108" w:author="PR Preview" w:date="2026-01-01T00:00:00Z">
        <w:r>
          <w:delText xml:space="preserve">,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with</w:delText>
        </w:r>
      </w:del>
      <w:del w:id="111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1112" w:author="PR Preview" w:date="2026-01-01T00:00:00Z">
        <w:r>
          <w:delText xml:space="preserve">;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for example,</w:delText>
        </w:r>
      </w:del>
      <w:del w:id="111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and</w:delText>
        </w:r>
      </w:del>
      <w:del w:id="111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give</w:delText>
        </w:r>
      </w:del>
      <w:del w:id="1121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del w:id="1122" w:author="PR Preview" w:date="2026-01-01T00:00:00Z">
        <w:r>
          <w:delText xml:space="preserve">.</w:delText>
        </w:r>
      </w:del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and</w:t>
        </w:r>
      </w:ins>
      <w:ins w:id="112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1126" w:author="PR Preview" w:date="2026-01-01T00:00:00Z">
        <w:r>
          <w:t xml:space="preserve">,</w:t>
        </w:r>
      </w:ins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since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1129" w:author="PR Preview" w:date="2026-01-01T00:00:00Z">
        <w:r>
          <w:t xml:space="preserve">(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and</w:t>
        </w:r>
      </w:ins>
      <w:ins w:id="113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fails, since</w:t>
        </w:r>
      </w:ins>
      <w:ins w:id="1135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ins w:id="1136" w:author="PR Preview" w:date="2026-01-01T00:00:00Z">
        <w:r>
          <w:t xml:space="preserve">.)</w:t>
        </w:r>
      </w:ins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1137" w:author="PR Preview" w:date="2026-01-01T00:00:00Z">
        <w:r>
          <w:t xml:space="preserve">,</w:t>
        </w:r>
      </w:ins>
      <w:ins w:id="113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1139" w:author="PR Preview" w:date="2026-01-01T00:00:00Z">
        <w:r>
          <w:t xml:space="preserve">,</w:t>
        </w:r>
      </w:ins>
      <w:ins w:id="114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≠</m:t>
        </m:r>
        <m:r>
          <m:t>1</m:t>
        </m:r>
      </m:oMath>
      <w:ins w:id="1141" w:author="PR Preview" w:date="2026-01-01T00:00:00Z">
        <w:r>
          <w:t xml:space="preserve">, and</w:t>
        </w:r>
      </w:ins>
      <w:ins w:id="114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ins w:id="1143" w:author="PR Preview" w:date="2026-01-01T00:00:00Z">
        <w:r>
          <w:t xml:space="preserve">.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For</w:t>
        </w:r>
      </w:ins>
      <w:ins w:id="114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1147" w:author="PR Preview" w:date="2026-01-01T00:00:00Z">
        <w:r>
          <w:t xml:space="preserve">, dividing both sides of</w:t>
        </w:r>
      </w:ins>
      <w:ins w:id="1148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by</w:t>
        </w:r>
      </w:ins>
      <w:ins w:id="1151" w:author="PR Preview" w:date="2026-01-01T00:00:00Z">
        <w:r>
          <w:t xml:space="preserve"> </w:t>
        </w:r>
      </w:ins>
      <m:oMath>
        <m:r>
          <m:t>b</m:t>
        </m:r>
      </m:oMath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gives</w:t>
        </w:r>
      </w:ins>
      <w:ins w:id="1154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ins w:id="1155" w:author="PR Preview" w:date="2026-01-01T00:00:00Z">
        <w:r>
          <w:t xml:space="preserve">,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which needs</w:t>
        </w:r>
      </w:ins>
      <w:ins w:id="115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because</w:t>
        </w:r>
      </w:ins>
      <w:ins w:id="1161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ins w:id="1162" w:author="PR Preview" w:date="2026-01-01T00:00:00Z">
        <w:r>
          <w:t xml:space="preserve">;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taking logarithms then gives</w:t>
        </w:r>
      </w:ins>
      <w:ins w:id="11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ins w:id="1166" w:author="PR Preview" w:date="2026-01-01T00:00:00Z">
        <w:r>
          <w:t xml:space="preserve">.</w:t>
        </w:r>
      </w:ins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For example,</w:t>
        </w:r>
      </w:ins>
      <w:ins w:id="116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gives</w:t>
        </w:r>
      </w:ins>
      <w:ins w:id="117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1173" w:author="PR Preview" w:date="2026-01-01T00:00:00Z">
        <w:r>
          <w:t xml:space="preserve">, and indeed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and</w:t>
        </w:r>
      </w:ins>
      <w:ins w:id="1176" w:author="PR Preview" w:date="2026-01-01T00:00:00Z">
        <w:r>
          <w:t xml:space="preserve"> </w:t>
        </w:r>
      </w:ins>
      <m:oMath>
        <m:r>
          <m:t>c</m:t>
        </m:r>
      </m:oMath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is an odd integer with</w:t>
        </w:r>
      </w:ins>
      <w:ins w:id="117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≥</m:t>
        </m:r>
        <m:r>
          <m:t>3</m:t>
        </m:r>
      </m:oMath>
      <w:ins w:id="1180" w:author="PR Preview" w:date="2026-01-01T00:00:00Z">
        <w:r>
          <w:t xml:space="preserve">,</w:t>
        </w:r>
      </w:ins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with</w:t>
        </w:r>
      </w:ins>
      <w:ins w:id="118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ins w:id="1184" w:author="PR Preview" w:date="2026-01-01T00:00:00Z">
        <w:r>
          <w:t xml:space="preserve">;</w:t>
        </w:r>
      </w:ins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for example,</w:t>
        </w:r>
      </w:ins>
      <w:ins w:id="118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and</w:t>
        </w:r>
      </w:ins>
      <w:ins w:id="119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3</m:t>
        </m:r>
      </m:oMath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give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and</w:t>
        </w:r>
      </w:ins>
      <w:ins w:id="1195" w:author="PR Preview" w:date="2026-01-01T00:00:00Z">
        <w:r>
          <w:t xml:space="preserve"> </w:t>
        </w:r>
      </w:ins>
      <m:oMath>
        <m:r>
          <m:t>c</m:t>
        </m:r>
      </m:oMath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is an even integer with</w:t>
        </w:r>
      </w:ins>
      <w:ins w:id="119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ins w:id="1199" w:author="PR Preview" w:date="2026-01-01T00:00:00Z">
        <w:r>
          <w:t xml:space="preserve">,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with</w:t>
        </w:r>
      </w:ins>
      <w:ins w:id="120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ins w:id="1203" w:author="PR Preview" w:date="2026-01-01T00:00:00Z">
        <w:r>
          <w:t xml:space="preserve">;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for example,</w:t>
        </w:r>
      </w:ins>
      <w:ins w:id="120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and</w:t>
        </w:r>
      </w:ins>
      <w:ins w:id="120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give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del w:id="1212" w:author="PR Preview" w:date="2026-01-01T00:00:00Z">
        <w:r>
          <w:delText xml:space="preserve">If</w:delText>
        </w:r>
      </w:del>
      <w:del w:id="121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0</m:t>
        </m:r>
      </m:oMath>
      <w:del w:id="1214" w:author="PR Preview" w:date="2026-01-01T00:00:00Z">
        <w:r>
          <w:delText xml:space="preserve">, then</w:delText>
        </w:r>
      </w:del>
      <w:del w:id="121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del w:id="1216" w:author="PR Preview" w:date="2026-01-01T00:00:00Z">
        <w:r>
          <w:delText xml:space="preserve">;</w:delText>
        </w:r>
      </w:del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for</w:delText>
        </w:r>
      </w:del>
      <w:del w:id="1219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&gt;</m:t>
        </m:r>
        <m:r>
          <m:t>0</m:t>
        </m:r>
      </m:oMath>
      <w:del w:id="1220" w:author="PR Preview" w:date="2026-01-01T00:00:00Z">
        <w:r>
          <w:delText xml:space="preserve">,</w:delText>
        </w:r>
      </w:del>
      <w:del w:id="1221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del w:id="1222" w:author="PR Preview" w:date="2026-01-01T00:00:00Z">
        <w:r>
          <w:delText xml:space="preserve">, so the two sides agree,</w:delText>
        </w:r>
      </w:del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and for</w:delText>
        </w:r>
      </w:del>
      <w:del w:id="122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≤</m:t>
        </m:r>
        <m:r>
          <m:t>0</m:t>
        </m:r>
      </m:oMath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they do not.</w:delText>
        </w:r>
      </w:del>
    </w:p>
    <w:p>
      <w:pPr>
        <w:numPr>
          <w:ilvl w:val="0"/>
          <w:numId w:val="1053"/>
        </w:numPr>
      </w:pPr>
      <w:ins w:id="1228" w:author="PR Preview" w:date="2026-01-01T00:00:00Z">
        <w:r>
          <w:t xml:space="preserve">If</w:t>
        </w:r>
      </w:ins>
      <w:ins w:id="122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1230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ins w:id="1231" w:author="PR Preview" w:date="2026-01-01T00:00:00Z">
        <w:r>
          <w:t xml:space="preserve">for</w:t>
        </w:r>
      </w:ins>
      <w:ins w:id="123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123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234" w:author="PR Preview" w:date="2026-01-01T00:00:00Z">
        <w:r>
          <w:t xml:space="preserve">so the two sides agree,</w:t>
        </w:r>
      </w:ins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and for</w:t>
        </w:r>
      </w:ins>
      <w:ins w:id="123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≤</m:t>
        </m:r>
        <m:r>
          <m:t>0</m:t>
        </m:r>
      </m:oMath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they do not.</w:t>
        </w:r>
      </w:ins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del w:id="1240" w:author="PR Preview" w:date="2026-01-01T00:00:00Z">
        <w:r>
          <w:delText xml:space="preserve">The number</w:delText>
        </w:r>
      </w:del>
      <w:del w:id="124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also squares to</w:delText>
        </w:r>
      </w:del>
      <w:del w:id="124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245" w:author="PR Preview" w:date="2026-01-01T00:00:00Z">
        <w:r>
          <w:delText xml:space="preserve">, since</w:delText>
        </w:r>
      </w:del>
      <w:del w:id="124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247" w:author="PR Preview" w:date="2026-01-01T00:00:00Z">
        <w:r>
          <w:delText xml:space="preserve">;</w:delText>
        </w:r>
      </w:del>
      <w:del w:id="1248" w:author="PR Preview" w:date="2026-01-01T00:00:00Z">
        <w:r>
          <w:delText xml:space="preserve"> </w:delText>
        </w:r>
      </w:del>
      <m:oMath>
        <m:r>
          <m:t>i</m:t>
        </m:r>
      </m:oMath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names one of these two square roots, chosen once and for all.</w:delText>
        </w:r>
      </w:del>
    </w:p>
    <w:p>
      <w:pPr>
        <w:pStyle w:val="FirstParagraph"/>
      </w:pPr>
      <w:ins w:id="1251" w:author="PR Preview" w:date="2026-01-01T00:00:00Z">
        <w:r>
          <w:t xml:space="preserve">The number</w:t>
        </w:r>
      </w:ins>
      <w:ins w:id="125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also squares to</w:t>
        </w:r>
      </w:ins>
      <w:ins w:id="125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256" w:author="PR Preview" w:date="2026-01-01T00:00:00Z">
        <w:r>
          <w:t xml:space="preserve">, 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r>
          <m:t>i</m:t>
        </m:r>
      </m:oMath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names one of these two square roots, chosen once and for all.</w:t>
        </w:r>
      </w:ins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1259" w:author="PR Preview" w:date="2026-01-01T00:00:00Z">
        <w:r>
          <w:delText xml:space="preserve">The product formula in</w:delText>
        </w:r>
      </w:del>
      <w:del w:id="1260" w:author="PR Preview" w:date="2026-01-01T00:00:00Z">
        <w:r>
          <w:delText xml:space="preserve"> </w:delText>
        </w:r>
      </w:del>
      <w:hyperlink w:anchor="thm-complex-arithmetic">
        <w:del w:id="1261" w:author="PR Preview" w:date="2026-01-01T00:00:00Z">
          <w:r>
            <w:rPr>
              <w:rStyle w:val="Hyperlink"/>
            </w:rPr>
            <w:delText xml:space="preserve">Theorem 30</w:delText>
          </w:r>
        </w:del>
      </w:hyperlink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gives the same answer:</w:delText>
        </w:r>
      </w:del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with</w:delText>
        </w:r>
      </w:del>
      <w:del w:id="126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1</m:t>
        </m:r>
      </m:oMath>
      <w:del w:id="1267" w:author="PR Preview" w:date="2026-01-01T00:00:00Z">
        <w:r>
          <w:delText xml:space="preserve">,</w:delText>
        </w:r>
      </w:del>
      <w:del w:id="126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1269" w:author="PR Preview" w:date="2026-01-01T00:00:00Z">
        <w:r>
          <w:delText xml:space="preserve">,</w:delText>
        </w:r>
      </w:del>
      <w:del w:id="127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3</m:t>
        </m:r>
      </m:oMath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and</w:delText>
        </w:r>
      </w:del>
      <w:del w:id="127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274" w:author="PR Preview" w:date="2026-01-01T00:00:00Z">
        <w:r>
          <w:delText xml:space="preserve">,</w:delText>
        </w:r>
      </w:del>
      <w:del w:id="1275" w:author="PR Preview" w:date="2026-01-01T00:00:00Z">
        <w:r>
          <w:delText xml:space="preserve"> </w:delText>
        </w:r>
      </w:del>
      <m:oMath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delText xml:space="preserve">and</w:delText>
        </w:r>
      </w:del>
      <w:del w:id="1278" w:author="PR Preview" w:date="2026-01-01T00:00:00Z">
        <w:r>
          <w:delText xml:space="preserve"> </w:delText>
        </w:r>
      </w:del>
      <m:oMath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del w:id="1279" w:author="PR Preview" w:date="2026-01-01T00:00:00Z">
        <w:r>
          <w:delText xml:space="preserve">.</w:delText>
        </w:r>
      </w:del>
    </w:p>
    <w:p>
      <w:pPr>
        <w:pStyle w:val="FirstParagraph"/>
      </w:pPr>
      <w:ins w:id="1280" w:author="PR Preview" w:date="2026-01-01T00:00:00Z">
        <w:r>
          <w:t xml:space="preserve">The product formula in</w:t>
        </w:r>
      </w:ins>
      <w:ins w:id="1281" w:author="PR Preview" w:date="2026-01-01T00:00:00Z">
        <w:r>
          <w:t xml:space="preserve"> </w:t>
        </w:r>
      </w:ins>
      <w:hyperlink w:anchor="thm-complex-arithmetic">
        <w:ins w:id="1282" w:author="PR Preview" w:date="2026-01-01T00:00:00Z">
          <w:r>
            <w:rPr>
              <w:rStyle w:val="Hyperlink"/>
            </w:rPr>
            <w:t xml:space="preserve">Theorem 30</w:t>
          </w:r>
        </w:ins>
      </w:hyperlink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gives the same answer:</w:t>
        </w:r>
      </w:ins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with</w:t>
        </w:r>
      </w:ins>
      <w:ins w:id="128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1288" w:author="PR Preview" w:date="2026-01-01T00:00:00Z">
        <w:r>
          <w:t xml:space="preserve">,</w:t>
        </w:r>
      </w:ins>
      <w:ins w:id="128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1290" w:author="PR Preview" w:date="2026-01-01T00:00:00Z">
        <w:r>
          <w:t xml:space="preserve">,</w:t>
        </w:r>
      </w:ins>
      <w:ins w:id="129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3</m:t>
        </m:r>
      </m:oMath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and</w:t>
        </w:r>
      </w:ins>
      <w:ins w:id="129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29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ins w:id="1296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1"/>
    <w:bookmarkStart w:id="232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=</m:t>
        </m:r>
        <m:r>
          <m:t>2</m:t>
        </m:r>
        <m:r>
          <m:t> </m:t>
        </m:r>
        <m:r>
          <m:t>i</m:t>
        </m:r>
      </m:oMath>
      <w:del w:id="1297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5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5</m:t>
            </m:r>
            <m:r>
              <m:rPr>
                <m:sty m:val="p"/>
              </m:rPr>
              <m:t>+</m:t>
            </m:r>
            <m:r>
              <m:t>0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5</m:t>
        </m:r>
      </m:oMath>
      <w:del w:id="1298" w:author="PR Preview" w:date="2026-01-01T00:00:00Z">
        <w:r>
          <w:delText xml:space="preserve">:</w:delText>
        </w:r>
      </w:del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a real number is its own complex conjugate.</w:delText>
        </w:r>
      </w:del>
      <w:del w:id="1301" w:author="PR Preview" w:date="2026-01-01T00:00:00Z">
        <w:r>
          <w:delText xml:space="preserve"> </w:delText>
        </w:r>
      </w:del>
      <w:del w:id="1302" w:author="PR Preview" w:date="2026-01-01T00:00:00Z">
        <w:r>
          <w:delText xml:space="preserve">A complex number with a nonzero imaginary part, such as</w:delText>
        </w:r>
      </w:del>
      <w:del w:id="1303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del w:id="1304" w:author="PR Preview" w:date="2026-01-01T00:00:00Z">
        <w:r>
          <w:delText xml:space="preserve">, is not.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ins w:id="1305" w:author="PR Preview" w:date="2026-01-01T00:00:00Z">
        <w:r>
          <w:t xml:space="preserve">a real number is its own complex conjugate.</w:t>
        </w:r>
      </w:ins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A complex number with a nonzero imaginary part, such as</w:t>
        </w:r>
      </w:ins>
      <w:ins w:id="1308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ins w:id="1309" w:author="PR Preview" w:date="2026-01-01T00:00:00Z">
        <w:r>
          <w:t xml:space="preserve">, is not.</w:t>
        </w:r>
      </w:ins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5</m:t>
        </m:r>
      </m:oMath>
      <w:del w:id="131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del w:id="1311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58"/>
        </w:numPr>
      </w:pPr>
      <w:del w:id="1312" w:author="PR Preview" w:date="2026-01-01T00:00:00Z">
        <w:r>
          <w:delText xml:space="preserve">For a real number</w:delText>
        </w:r>
      </w:del>
      <w:del w:id="131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1314" w:author="PR Preview" w:date="2026-01-01T00:00:00Z">
        <w:r>
          <w:delText xml:space="preserve">,</w:delText>
        </w:r>
      </w:del>
      <w:del w:id="131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del w:id="1316" w:author="PR Preview" w:date="2026-01-01T00:00:00Z">
        <w:r>
          <w:delText xml:space="preserve">,</w:delText>
        </w:r>
      </w:del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which is the usual absolute value of</w:delText>
        </w:r>
      </w:del>
      <w:del w:id="1319" w:author="PR Preview" w:date="2026-01-01T00:00:00Z">
        <w:r>
          <w:delText xml:space="preserve"> </w:delText>
        </w:r>
      </w:del>
      <m:oMath>
        <m:r>
          <m:t>a</m:t>
        </m:r>
      </m:oMath>
      <w:del w:id="1320" w:author="PR Preview" w:date="2026-01-01T00:00:00Z">
        <w:r>
          <w:delText xml:space="preserve">;</w:delText>
        </w:r>
      </w:del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for instance,</w:delText>
        </w:r>
      </w:del>
      <w:del w:id="132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del w:id="1324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ins w:id="1325" w:author="PR Preview" w:date="2026-01-01T00:00:00Z">
        <w:r>
          <w:t xml:space="preserve">For a real number</w:t>
        </w:r>
      </w:ins>
      <w:ins w:id="132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132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328" w:author="PR Preview" w:date="2026-01-01T00:00:00Z">
        <w:r>
          <w:t xml:space="preserve">which is the usual absolute value of</w:t>
        </w:r>
      </w:ins>
      <w:ins w:id="1329" w:author="PR Preview" w:date="2026-01-01T00:00:00Z">
        <w:r>
          <w:t xml:space="preserve"> </w:t>
        </w:r>
      </w:ins>
      <m:oMath>
        <m:r>
          <m:t>a</m:t>
        </m:r>
      </m:oMath>
      <w:ins w:id="1330" w:author="PR Preview" w:date="2026-01-01T00:00:00Z">
        <w:r>
          <w:t xml:space="preserve">;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t xml:space="preserve">for instance,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2026-10-09T17:50:22Z</dcterms:created>
  <dcterms:modified xsi:type="dcterms:W3CDTF">2026-10-09T17:50:22Z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10:42:41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