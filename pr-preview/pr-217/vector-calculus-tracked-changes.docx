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2026-10-09 10:27:12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10:42:41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Example 1 (Partial derivatives of</w:delText>
        </w:r>
      </w:del>
      <w:del w:id="4" w:author="PR Preview" w:date="2026-01-01T00:00:00Z">
        <w:r>
          <w:rPr>
            <w:b/>
            <w:bCs/>
          </w:rP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del w:id="5" w:author="PR Preview" w:date="2026-01-01T00:00:00Z">
        <w:r>
          <w:rPr>
            <w:b/>
            <w:bCs/>
          </w:rPr>
          <w:delText xml:space="preserve">)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Let</w:delText>
        </w:r>
      </w:del>
      <w:del w:id="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del w:id="9" w:author="PR Preview" w:date="2026-01-01T00:00:00Z">
        <w:r>
          <w:delText xml:space="preserve">.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At</w:delText>
        </w:r>
      </w:del>
      <w:del w:id="1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3" w:author="PR Preview" w:date="2026-01-01T00:00:00Z">
        <w:r>
          <w:delText xml:space="preserve">,</w:delText>
        </w:r>
      </w:del>
      <w:del w:id="1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8</m:t>
        </m:r>
      </m:oMath>
      <w:del w:id="15" w:author="PR Preview" w:date="2026-01-01T00:00:00Z">
        <w:r>
          <w:delText xml:space="preserve">, and for</w:delText>
        </w:r>
      </w:del>
      <w:del w:id="16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w:ins w:id="17" w:author="PR Preview" w:date="2026-01-01T00:00:00Z">
        <w:r>
          <w:rPr>
            <w:b/>
            <w:bCs/>
          </w:rPr>
          <w:t xml:space="preserve">Example 1 (Partial derivatives of</w:t>
        </w:r>
      </w:ins>
      <w:ins w:id="18" w:author="PR Preview" w:date="2026-01-01T00:00:00Z">
        <w:r>
          <w:rPr>
            <w:b/>
            <w:bCs/>
          </w:rP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ins w:id="19" w:author="PR Preview" w:date="2026-01-01T00:00:00Z">
        <w:r>
          <w:rPr>
            <w:b/>
            <w:bCs/>
          </w:rPr>
          <w:t xml:space="preserve">)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Let</w:t>
        </w:r>
      </w:ins>
      <w:ins w:id="2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ins w:id="23" w:author="PR Preview" w:date="2026-01-01T00:00:00Z">
        <w:r>
          <w:t xml:space="preserve">.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At</w:t>
        </w:r>
      </w:ins>
      <w:ins w:id="2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7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28" w:author="PR Preview" w:date="2026-01-01T00:00:00Z">
        <w:r>
          <w:t xml:space="preserve">and for</w:t>
        </w:r>
      </w:ins>
      <w:ins w:id="29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del w:id="30" w:author="PR Preview" w:date="2026-01-01T00:00:00Z">
        <w:r>
          <w:rPr>
            <w:b/>
            <w:bCs/>
          </w:rPr>
          <w:delText xml:space="preserve">Definition 6 (Derivative of a vector-valued function)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If</w:delText>
        </w:r>
      </w:del>
      <w:del w:id="3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q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is a</w:delText>
        </w:r>
      </w:del>
      <w:del w:id="36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×</m:t>
        </m:r>
        <m:r>
          <m:t>1</m:t>
        </m:r>
      </m:oMath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vector-valued function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of the</w:delText>
        </w:r>
      </w:del>
      <w:del w:id="4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vector</w:delText>
        </w:r>
      </w:del>
      <w:del w:id="4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45" w:author="PR Preview" w:date="2026-01-01T00:00:00Z">
        <w:r>
          <w:delText xml:space="preserve">,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its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rPr>
            <w:b/>
            <w:bCs/>
          </w:rPr>
          <w:delText xml:space="preserve">derivative with respect to</w:delText>
        </w:r>
      </w:del>
      <w:del w:id="5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is the</w:delText>
        </w:r>
      </w:del>
      <w:del w:id="5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q</m:t>
        </m:r>
      </m:oMath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matrix whose</w:delText>
        </w:r>
      </w:del>
      <w:del w:id="5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entry is</w:delText>
        </w:r>
      </w:del>
    </w:p>
    <w:p>
      <w:pPr>
        <w:pStyle w:val="BodyText"/>
      </w:pPr>
      <w:ins w:id="59" w:author="PR Preview" w:date="2026-01-01T00:00:00Z">
        <w:r>
          <w:rPr>
            <w:b/>
            <w:bCs/>
          </w:rPr>
          <w:t xml:space="preserve">Definition 6 (Derivative of a vector-valued function)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If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ins w:id="62" w:author="PR Preview" w:date="2026-01-01T00:00:00Z">
        <w:r>
          <w:t xml:space="preserve">is a</w:t>
        </w:r>
      </w:ins>
      <w:ins w:id="63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×</m:t>
        </m:r>
        <m:r>
          <m:t>1</m:t>
        </m:r>
      </m:oMath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vector-valued function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of the</w:t>
        </w:r>
      </w:ins>
      <w:ins w:id="6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vector</w:t>
        </w:r>
      </w:ins>
      <w:ins w:id="7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72" w:author="PR Preview" w:date="2026-01-01T00:00:00Z">
        <w:r>
          <w:t xml:space="preserve">,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its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rPr>
            <w:b/>
            <w:bCs/>
          </w:rPr>
          <w:t xml:space="preserve">derivative with respect to</w:t>
        </w:r>
      </w:ins>
      <w:ins w:id="7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is the</w:t>
        </w:r>
      </w:ins>
      <w:ins w:id="8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q</m:t>
        </m:r>
      </m:oMath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matrix whose</w:t>
        </w:r>
      </w:ins>
      <w:ins w:id="8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entry is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del w:id="86" w:author="PR Preview" w:date="2026-01-01T00:00:00Z">
        <w:r>
          <w:rPr>
            <w:b/>
            <w:bCs/>
          </w:rPr>
          <w:delText xml:space="preserve">Definition 7 (Jacobian matrix)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Let</w:delText>
        </w:r>
      </w:del>
      <w:del w:id="8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q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be a</w:delText>
        </w:r>
      </w:del>
      <w:del w:id="92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×</m:t>
        </m:r>
        <m:r>
          <m:t>1</m:t>
        </m:r>
      </m:oMath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vector-valued function</w:delText>
        </w:r>
      </w:del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of the</w:delText>
        </w:r>
      </w:del>
      <w:del w:id="9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vector</w:delText>
        </w:r>
      </w:del>
      <w:del w:id="10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101" w:author="PR Preview" w:date="2026-01-01T00:00:00Z">
        <w:r>
          <w:delText xml:space="preserve">.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The</w:delText>
        </w:r>
      </w:del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rPr>
            <w:b/>
            <w:bCs/>
          </w:rPr>
          <w:delText xml:space="preserve">Jacobian matrix</w:delText>
        </w:r>
      </w:del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of</w:delText>
        </w:r>
      </w:del>
      <w:del w:id="10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is the</w:delText>
        </w:r>
      </w:del>
      <w:del w:id="111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×</m:t>
        </m:r>
        <m:r>
          <m:t>p</m:t>
        </m:r>
      </m:oMath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delText xml:space="preserve">matrix</w:delText>
        </w:r>
      </w:del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whose</w:delText>
        </w:r>
      </w:del>
      <w:del w:id="11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entry is</w:delText>
        </w:r>
      </w:del>
      <w:del w:id="11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del w:id="120" w:author="PR Preview" w:date="2026-01-01T00:00:00Z">
        <w:r>
          <w:delText xml:space="preserve">,</w:delText>
        </w:r>
      </w:del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for</w:delText>
        </w:r>
      </w:del>
      <w:del w:id="123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and</w:delText>
        </w:r>
      </w:del>
      <w:del w:id="126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del w:id="127" w:author="PR Preview" w:date="2026-01-01T00:00:00Z">
        <w:r>
          <w:delText xml:space="preserve">.</w:delText>
        </w:r>
      </w:del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It is the transpose of the derivative</w:delText>
        </w:r>
      </w:del>
      <w:del w:id="130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of</w:delText>
        </w:r>
      </w:del>
      <w:del w:id="133" w:author="PR Preview" w:date="2026-01-01T00:00:00Z">
        <w:r>
          <w:delText xml:space="preserve"> </w:delText>
        </w:r>
      </w:del>
      <w:hyperlink w:anchor="def-vector-valued-derivative">
        <w:del w:id="134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35" w:author="PR Preview" w:date="2026-01-01T00:00:00Z">
        <w:r>
          <w:delText xml:space="preserve">.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Writing derivatives this way,</w:delText>
        </w:r>
      </w:del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with rows indexing the entries of</w:delText>
        </w:r>
      </w:del>
      <w:del w:id="14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(the numerator)</w:delText>
        </w:r>
      </w:del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delText xml:space="preserve">and columns indexing the entries of</w:delText>
        </w:r>
      </w:del>
      <w:del w:id="14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(the denominator),</w:delText>
        </w:r>
      </w:del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is the</w:delText>
        </w:r>
      </w:del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rPr>
            <w:b/>
            <w:bCs/>
          </w:rPr>
          <w:delText xml:space="preserve">numerator layout</w:delText>
        </w:r>
      </w:del>
      <w:del w:id="152" w:author="PR Preview" w:date="2026-01-01T00:00:00Z">
        <w:r>
          <w:delText xml:space="preserve">.</w:delText>
        </w:r>
      </w:del>
    </w:p>
    <w:p>
      <w:pPr>
        <w:pStyle w:val="FirstParagraph"/>
      </w:pPr>
      <w:ins w:id="153" w:author="PR Preview" w:date="2026-01-01T00:00:00Z">
        <w:r>
          <w:rPr>
            <w:b/>
            <w:bCs/>
          </w:rPr>
          <w:t xml:space="preserve">Definition 7 (Jacobian matrix)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Let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ins w:id="156" w:author="PR Preview" w:date="2026-01-01T00:00:00Z">
        <w:r>
          <w:t xml:space="preserve">be a</w:t>
        </w:r>
      </w:ins>
      <w:ins w:id="157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×</m:t>
        </m:r>
        <m:r>
          <m:t>1</m:t>
        </m:r>
      </m:oMath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vector-valued function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of the</w:t>
        </w:r>
      </w:ins>
      <w:ins w:id="16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vector</w:t>
        </w:r>
      </w:ins>
      <w:ins w:id="16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166" w:author="PR Preview" w:date="2026-01-01T00:00:00Z">
        <w:r>
          <w:t xml:space="preserve">.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The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rPr>
            <w:b/>
            <w:bCs/>
          </w:rPr>
          <w:t xml:space="preserve">Jacobian matrix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of</w:t>
        </w:r>
      </w:ins>
      <w:ins w:id="17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is the</w:t>
        </w:r>
      </w:ins>
      <w:ins w:id="176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×</m:t>
        </m:r>
        <m:r>
          <m:t>p</m:t>
        </m:r>
      </m:oMath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matrix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whose</w:t>
        </w:r>
      </w:ins>
      <w:ins w:id="18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entry is</w:t>
        </w:r>
      </w:ins>
      <w:ins w:id="18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ins w:id="185" w:author="PR Preview" w:date="2026-01-01T00:00:00Z">
        <w:r>
          <w:t xml:space="preserve">,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for</w:t>
        </w:r>
      </w:ins>
      <w:ins w:id="188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and</w:t>
        </w:r>
      </w:ins>
      <w:ins w:id="19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ins w:id="192" w:author="PR Preview" w:date="2026-01-01T00:00:00Z">
        <w:r>
          <w:t xml:space="preserve">.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It is the transpose of the derivative</w:t>
        </w:r>
      </w:ins>
      <w:ins w:id="19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of</w:t>
        </w:r>
      </w:ins>
      <w:ins w:id="198" w:author="PR Preview" w:date="2026-01-01T00:00:00Z">
        <w:r>
          <w:t xml:space="preserve"> </w:t>
        </w:r>
      </w:ins>
      <w:hyperlink w:anchor="def-vector-valued-derivative">
        <w:ins w:id="199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200" w:author="PR Preview" w:date="2026-01-01T00:00:00Z">
        <w:r>
          <w:t xml:space="preserve">.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Writing derivatives this way,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with rows indexing the entries of</w:t>
        </w:r>
      </w:ins>
      <w:ins w:id="20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(the numerator)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and columns indexing the entries of</w:t>
        </w:r>
      </w:ins>
      <w:ins w:id="21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(the denominator),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is the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rPr>
            <w:b/>
            <w:bCs/>
          </w:rPr>
          <w:t xml:space="preserve">numerator layout</w:t>
        </w:r>
      </w:ins>
      <w:ins w:id="217" w:author="PR Preview" w:date="2026-01-01T00:00:00Z">
        <w:r>
          <w:t xml:space="preserve">.</w:t>
        </w:r>
      </w:ins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den>
                          </m:f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den>
                          </m:f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</m:d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</m:d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del w:id="218" w:author="PR Preview" w:date="2026-01-01T00:00:00Z">
        <w:r>
          <w:rPr>
            <w:i/>
            <w:iCs/>
          </w:rPr>
          <w:delText xml:space="preserve">Remark 3</w:delText>
        </w:r>
      </w:del>
      <w:del w:id="219" w:author="PR Preview" w:date="2026-01-01T00:00:00Z">
        <w:r>
          <w:delText xml:space="preserve"> (The derivative of a linear map as a special case). </w:delText>
        </w:r>
      </w:del>
      <w:del w:id="220" w:author="PR Preview" w:date="2026-01-01T00:00:00Z">
        <w:r>
          <w:delText xml:space="preserve">This result generalizes</w:delText>
        </w:r>
      </w:del>
      <w:del w:id="221" w:author="PR Preview" w:date="2026-01-01T00:00:00Z">
        <w:r>
          <w:delText xml:space="preserve"> </w:delText>
        </w:r>
      </w:del>
      <w:hyperlink w:anchor="thm-deriv-linear-map">
        <w:del w:id="222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223" w:author="PR Preview" w:date="2026-01-01T00:00:00Z">
        <w:r>
          <w:delText xml:space="preserve">,</w:delText>
        </w:r>
      </w:del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which is the special case</w:delText>
        </w:r>
      </w:del>
      <w:del w:id="22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(so that</w:delText>
        </w:r>
      </w:del>
      <w:del w:id="229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t>p</m:t>
        </m:r>
      </m:oMath>
      <w:del w:id="230" w:author="PR Preview" w:date="2026-01-01T00:00:00Z">
        <w:r>
          <w:delText xml:space="preserve">,</w:delText>
        </w:r>
      </w:del>
      <w:del w:id="23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232" w:author="PR Preview" w:date="2026-01-01T00:00:00Z">
        <w:r>
          <w:delText xml:space="preserve">,</w:delText>
        </w:r>
      </w:del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and</w:delText>
        </w:r>
      </w:del>
      <w:del w:id="23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36" w:author="PR Preview" w:date="2026-01-01T00:00:00Z">
        <w:r>
          <w:delText xml:space="preserve">).</w:delText>
        </w:r>
      </w:del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For example,</w:delText>
        </w:r>
      </w:del>
      <w:del w:id="239" w:author="PR Preview" w:date="2026-01-01T00:00:00Z">
        <w:r>
          <w:delText xml:space="preserve"> </w:delText>
        </w:r>
      </w:del>
      <w:hyperlink w:anchor="exm-deriv-linear-map">
        <w:del w:id="240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241" w:author="PR Preview" w:date="2026-01-01T00:00:00Z">
        <w:r>
          <w:delText xml:space="preserve"> </w:delText>
        </w:r>
      </w:del>
      <w:del w:id="242" w:author="PR Preview" w:date="2026-01-01T00:00:00Z">
        <w:r>
          <w:delText xml:space="preserve">is the case</w:delText>
        </w:r>
      </w:del>
      <w:del w:id="24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del w:id="244" w:author="PR Preview" w:date="2026-01-01T00:00:00Z">
        <w:r>
          <w:delText xml:space="preserve"> </w:delText>
        </w:r>
      </w:del>
      <w:del w:id="245" w:author="PR Preview" w:date="2026-01-01T00:00:00Z">
        <w:r>
          <w:delText xml:space="preserve">and</w:delText>
        </w:r>
      </w:del>
      <w:del w:id="24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47" w:author="PR Preview" w:date="2026-01-01T00:00:00Z">
        <w:r>
          <w:delText xml:space="preserve">,</w:delText>
        </w:r>
      </w:del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where this result gives</w:delText>
        </w:r>
      </w:del>
      <w:del w:id="250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51" w:author="PR Preview" w:date="2026-01-01T00:00:00Z">
        <w:r>
          <w:delText xml:space="preserve">.</w:delText>
        </w:r>
      </w:del>
    </w:p>
    <w:p>
      <w:pPr>
        <w:pStyle w:val="FirstParagraph"/>
      </w:pPr>
      <w:ins w:id="252" w:author="PR Preview" w:date="2026-01-01T00:00:00Z">
        <w:r>
          <w:rPr>
            <w:i/>
            <w:iCs/>
          </w:rPr>
          <w:t xml:space="preserve">Remark 3</w:t>
        </w:r>
      </w:ins>
      <w:ins w:id="253" w:author="PR Preview" w:date="2026-01-01T00:00:00Z">
        <w:r>
          <w:t xml:space="preserve"> (The derivative of a linear map as a special case). </w:t>
        </w:r>
      </w:ins>
      <w:ins w:id="254" w:author="PR Preview" w:date="2026-01-01T00:00:00Z">
        <w:r>
          <w:t xml:space="preserve">This result generalizes</w:t>
        </w:r>
      </w:ins>
      <w:ins w:id="255" w:author="PR Preview" w:date="2026-01-01T00:00:00Z">
        <w:r>
          <w:t xml:space="preserve"> </w:t>
        </w:r>
      </w:ins>
      <w:hyperlink w:anchor="thm-deriv-linear-map">
        <w:ins w:id="256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257" w:author="PR Preview" w:date="2026-01-01T00:00:00Z">
        <w:r>
          <w:t xml:space="preserve">,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which is the special case</w:t>
        </w:r>
      </w:ins>
      <w:ins w:id="26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(so that</w:t>
        </w:r>
      </w:ins>
      <w:ins w:id="263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p</m:t>
        </m:r>
      </m:oMath>
      <w:ins w:id="264" w:author="PR Preview" w:date="2026-01-01T00:00:00Z">
        <w:r>
          <w:t xml:space="preserve">,</w:t>
        </w:r>
      </w:ins>
      <w:ins w:id="26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266" w:author="PR Preview" w:date="2026-01-01T00:00:00Z">
        <w:r>
          <w:t xml:space="preserve">,</w:t>
        </w:r>
      </w:ins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and</w:t>
        </w:r>
      </w:ins>
      <w:ins w:id="269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70" w:author="PR Preview" w:date="2026-01-01T00:00:00Z">
        <w:r>
          <w:t xml:space="preserve">, which is</w:t>
        </w:r>
      </w:ins>
      <w:ins w:id="271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72" w:author="PR Preview" w:date="2026-01-01T00:00:00Z">
        <w:r>
          <w:t xml:space="preserve">).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For example,</w:t>
        </w:r>
      </w:ins>
      <w:ins w:id="275" w:author="PR Preview" w:date="2026-01-01T00:00:00Z">
        <w:r>
          <w:t xml:space="preserve"> </w:t>
        </w:r>
      </w:ins>
      <w:hyperlink w:anchor="exm-deriv-linear-map">
        <w:ins w:id="276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is the case</w:t>
        </w:r>
      </w:ins>
      <w:ins w:id="27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282" w:author="PR Preview" w:date="2026-01-01T00:00:00Z">
        <w:r>
          <w:t xml:space="preserve">where this result gives</w:t>
        </w:r>
      </w:ins>
      <w:ins w:id="283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84" w:author="PR Preview" w:date="2026-01-01T00:00:00Z">
        <w:r>
          <w:t xml:space="preserve">.</w:t>
        </w:r>
      </w:ins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del w:id="285" w:author="PR Preview" w:date="2026-01-01T00:00:00Z">
        <w:r>
          <w:rPr>
            <w:b/>
            <w:bCs/>
          </w:rPr>
          <w:delText xml:space="preserve">Example 19 (Applying the vector chain rule)</w:delText>
        </w:r>
      </w:del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Let</w:delText>
        </w:r>
      </w:del>
      <w:del w:id="28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89" w:author="PR Preview" w:date="2026-01-01T00:00:00Z">
        <w:r>
          <w:delText xml:space="preserve">,</w:delText>
        </w:r>
      </w:del>
      <w:del w:id="29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91" w:author="PR Preview" w:date="2026-01-01T00:00:00Z">
        <w:r>
          <w:delText xml:space="preserve">,</w:delText>
        </w:r>
      </w:del>
      <w:del w:id="292" w:author="PR Preview" w:date="2026-01-01T00:00:00Z">
        <w:r>
          <w:delText xml:space="preserve"> </w:delText>
        </w:r>
      </w:del>
      <w:del w:id="293" w:author="PR Preview" w:date="2026-01-01T00:00:00Z">
        <w:r>
          <w:delText xml:space="preserve">and</w:delText>
        </w:r>
      </w:del>
      <w:del w:id="294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del w:id="295" w:author="PR Preview" w:date="2026-01-01T00:00:00Z">
        <w:r>
          <w:delText xml:space="preserve">.</w:delText>
        </w:r>
      </w:del>
      <w:del w:id="296" w:author="PR Preview" w:date="2026-01-01T00:00:00Z">
        <w:r>
          <w:delText xml:space="preserve"> </w:delText>
        </w:r>
      </w:del>
      <w:del w:id="297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del w:id="298" w:author="PR Preview" w:date="2026-01-01T00:00:00Z">
        <w:r>
          <w:delText xml:space="preserve">This matches differentiating</w:delText>
        </w:r>
      </w:del>
      <w:del w:id="299" w:author="PR Preview" w:date="2026-01-01T00:00:00Z">
        <w:r>
          <w:delText xml:space="preserve"> </w:delText>
        </w:r>
      </w:del>
      <m:oMath>
        <m:r>
          <m:t>z</m:t>
        </m:r>
      </m:oMath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directly:</w:delText>
        </w:r>
      </w:del>
      <w:del w:id="302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303" w:author="PR Preview" w:date="2026-01-01T00:00:00Z">
        <w:r>
          <w:delText xml:space="preserve">,</w:delText>
        </w:r>
      </w:del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so</w:delText>
        </w:r>
      </w:del>
      <w:del w:id="306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and</w:delText>
        </w:r>
      </w:del>
      <w:del w:id="30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del w:id="310" w:author="PR Preview" w:date="2026-01-01T00:00:00Z">
        <w:r>
          <w:delText xml:space="preserve">.</w:delText>
        </w:r>
      </w:del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delText xml:space="preserve">The product in the other order,</w:delText>
        </w:r>
      </w:del>
      <w:del w:id="313" w:author="PR Preview" w:date="2026-01-01T00:00:00Z">
        <w:r>
          <w:delText xml:space="preserve"> </w:delText>
        </w:r>
      </w:del>
      <w:del w:id="314" w:author="PR Preview" w:date="2026-01-01T00:00:00Z">
        <w:r>
          <w:delText xml:space="preserve">a</w:delText>
        </w:r>
      </w:del>
      <w:del w:id="315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1</m:t>
        </m:r>
      </m:oMath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delText xml:space="preserve">matrix times a</w:delText>
        </w:r>
      </w:del>
      <w:del w:id="318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319" w:author="PR Preview" w:date="2026-01-01T00:00:00Z">
        <w:r>
          <w:delText xml:space="preserve"> </w:delText>
        </w:r>
      </w:del>
      <w:del w:id="320" w:author="PR Preview" w:date="2026-01-01T00:00:00Z">
        <w:r>
          <w:delText xml:space="preserve">matrix,</w:delText>
        </w:r>
      </w:del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is not defined.</w:delText>
        </w:r>
      </w:del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delText xml:space="preserve">The total derivative is the transpose,</w:delText>
        </w:r>
      </w:del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delText xml:space="preserve">the row vector</w:delText>
        </w:r>
      </w:del>
      <w:del w:id="32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328" w:author="PR Preview" w:date="2026-01-01T00:00:00Z">
        <w:r>
          <w:delText xml:space="preserve">.</w:delText>
        </w:r>
      </w:del>
    </w:p>
    <w:p>
      <w:pPr>
        <w:pStyle w:val="BodyText"/>
      </w:pPr>
      <w:ins w:id="329" w:author="PR Preview" w:date="2026-01-01T00:00:00Z">
        <w:r>
          <w:rPr>
            <w:b/>
            <w:bCs/>
          </w:rPr>
          <w:t xml:space="preserve">Example 19 (Applying the vector chain rule)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Let</w:t>
        </w:r>
      </w:ins>
      <w:ins w:id="33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33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334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335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ins w:id="336" w:author="PR Preview" w:date="2026-01-01T00:00:00Z">
        <w:r>
          <w:t xml:space="preserve">This matches differentiating</w:t>
        </w:r>
      </w:ins>
      <w:ins w:id="337" w:author="PR Preview" w:date="2026-01-01T00:00:00Z">
        <w:r>
          <w:t xml:space="preserve"> </w:t>
        </w:r>
      </w:ins>
      <m:oMath>
        <m:r>
          <m:t>z</m:t>
        </m:r>
      </m:oMath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directly: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340" w:author="PR Preview" w:date="2026-01-01T00:00:00Z">
        <w:r>
          <w:t xml:space="preserve">so</w:t>
        </w:r>
      </w:ins>
      <w:ins w:id="341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and</w:t>
        </w:r>
      </w:ins>
      <w:ins w:id="34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ins w:id="345" w:author="PR Preview" w:date="2026-01-01T00:00:00Z">
        <w:r>
          <w:t xml:space="preserve">.</w:t>
        </w:r>
      </w:ins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The product in the other order,</w:t>
        </w:r>
      </w:ins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a</w:t>
        </w:r>
      </w:ins>
      <w:ins w:id="350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1</m:t>
        </m:r>
      </m:oMath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matrix times a</w:t>
        </w:r>
      </w:ins>
      <w:ins w:id="353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matrix,</w:t>
        </w:r>
      </w:ins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is not defined.</w:t>
        </w:r>
      </w:ins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The total derivative is the transpose,</w:t>
        </w:r>
      </w:ins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the row vector</w:t>
        </w:r>
      </w:ins>
      <w:ins w:id="36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363" w:author="PR Preview" w:date="2026-01-01T00:00:00Z">
        <w:r>
          <w:t xml:space="preserve">.</w:t>
        </w:r>
      </w:ins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del w:id="364" w:author="PR Preview" w:date="2026-01-01T00:00:00Z">
        <w:r>
          <w:rPr>
            <w:i/>
            <w:iCs/>
          </w:rPr>
          <w:delText xml:space="preserve">Proof</w:delText>
        </w:r>
      </w:del>
      <w:del w:id="365" w:author="PR Preview" w:date="2026-01-01T00:00:00Z">
        <w:r>
          <w:delText xml:space="preserve">. </w:delText>
        </w:r>
      </w:del>
      <w:del w:id="366" w:author="PR Preview" w:date="2026-01-01T00:00:00Z">
        <w:r>
          <w:delText xml:space="preserve">Apply</w:delText>
        </w:r>
      </w:del>
      <w:del w:id="367" w:author="PR Preview" w:date="2026-01-01T00:00:00Z">
        <w:r>
          <w:delText xml:space="preserve"> </w:delText>
        </w:r>
      </w:del>
      <w:hyperlink w:anchor="thm-chain-vec">
        <w:del w:id="368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delText xml:space="preserve">with</w:delText>
        </w:r>
      </w:del>
      <w:del w:id="37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del w:id="372" w:author="PR Preview" w:date="2026-01-01T00:00:00Z">
        <w:r>
          <w:delText xml:space="preserve">,</w:delText>
        </w:r>
      </w:del>
      <w:del w:id="37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del w:id="374" w:author="PR Preview" w:date="2026-01-01T00:00:00Z">
        <w:r>
          <w:delText xml:space="preserve">,</w:delText>
        </w:r>
      </w:del>
      <w:del w:id="375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t>n</m:t>
        </m:r>
      </m:oMath>
      <w:del w:id="376" w:author="PR Preview" w:date="2026-01-01T00:00:00Z">
        <w:r>
          <w:delText xml:space="preserve">,</w:delText>
        </w:r>
      </w:del>
      <w:del w:id="377" w:author="PR Preview" w:date="2026-01-01T00:00:00Z">
        <w:r>
          <w:delText xml:space="preserve"> </w:delText>
        </w:r>
      </w:del>
      <w:del w:id="378" w:author="PR Preview" w:date="2026-01-01T00:00:00Z">
        <w:r>
          <w:delText xml:space="preserve">and</w:delText>
        </w:r>
      </w:del>
      <w:del w:id="379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ε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ε</m:t>
            </m:r>
          </m:e>
        </m:acc>
      </m:oMath>
      <w:del w:id="380" w:author="PR Preview" w:date="2026-01-01T00:00:00Z">
        <w:r>
          <w:delText xml:space="preserve">:</w:delText>
        </w:r>
      </w:del>
    </w:p>
    <w:p>
      <w:pPr>
        <w:pStyle w:val="FirstParagraph"/>
      </w:pPr>
      <w:ins w:id="381" w:author="PR Preview" w:date="2026-01-01T00:00:00Z">
        <w:r>
          <w:rPr>
            <w:i/>
            <w:iCs/>
          </w:rPr>
          <w:t xml:space="preserve">Proof</w:t>
        </w:r>
      </w:ins>
      <w:ins w:id="382" w:author="PR Preview" w:date="2026-01-01T00:00:00Z">
        <w:r>
          <w:t xml:space="preserve">. </w:t>
        </w:r>
      </w:ins>
      <w:ins w:id="383" w:author="PR Preview" w:date="2026-01-01T00:00:00Z">
        <w:r>
          <w:t xml:space="preserve">Apply</w:t>
        </w:r>
      </w:ins>
      <w:ins w:id="384" w:author="PR Preview" w:date="2026-01-01T00:00:00Z">
        <w:r>
          <w:t xml:space="preserve"> </w:t>
        </w:r>
      </w:ins>
      <w:hyperlink w:anchor="thm-chain-vec">
        <w:ins w:id="385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with</w:t>
        </w:r>
      </w:ins>
      <w:ins w:id="38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ins w:id="389" w:author="PR Preview" w:date="2026-01-01T00:00:00Z">
        <w:r>
          <w:t xml:space="preserve">,</w:t>
        </w:r>
      </w:ins>
      <w:ins w:id="39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ins w:id="391" w:author="PR Preview" w:date="2026-01-01T00:00:00Z">
        <w:r>
          <w:t xml:space="preserve">,</w:t>
        </w:r>
      </w:ins>
      <w:ins w:id="392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n</m:t>
        </m:r>
      </m:oMath>
      <w:ins w:id="393" w:author="PR Preview" w:date="2026-01-01T00:00:00Z">
        <w:r>
          <w:t xml:space="preserve">,</w:t>
        </w:r>
      </w:ins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t>f</m:t>
                  </m:r>
                </m:e>
              </m:d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del w:id="396" w:author="PR Preview" w:date="2026-01-01T00:00:00Z">
        <w:r>
          <w:rPr>
            <w:b/>
            <w:bCs/>
          </w:rPr>
          <w:delText xml:space="preserve">Example 21 (The matrix derivative of a trace)</w:delText>
        </w:r>
      </w:del>
      <w:del w:id="397" w:author="PR Preview" w:date="2026-01-01T00:00:00Z">
        <w:r>
          <w:delText xml:space="preserve"> </w:delText>
        </w:r>
      </w:del>
      <w:del w:id="398" w:author="PR Preview" w:date="2026-01-01T00:00:00Z">
        <w:r>
          <w:delText xml:space="preserve">Let</w:delText>
        </w:r>
      </w:del>
      <w:del w:id="399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be a</w:delText>
        </w:r>
      </w:del>
      <w:del w:id="402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403" w:author="PR Preview" w:date="2026-01-01T00:00:00Z">
        <w:r>
          <w:delText xml:space="preserve"> </w:delText>
        </w:r>
      </w:del>
      <w:del w:id="404" w:author="PR Preview" w:date="2026-01-01T00:00:00Z">
        <w:r>
          <w:delText xml:space="preserve">matrix and</w:delText>
        </w:r>
      </w:del>
      <w:del w:id="40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del w:id="406" w:author="PR Preview" w:date="2026-01-01T00:00:00Z">
        <w:r>
          <w:delText xml:space="preserve"> </w:delText>
        </w:r>
      </w:del>
      <w:del w:id="407" w:author="PR Preview" w:date="2026-01-01T00:00:00Z">
        <w:r>
          <w:delText xml:space="preserve">(see</w:delText>
        </w:r>
      </w:del>
      <w:del w:id="408" w:author="PR Preview" w:date="2026-01-01T00:00:00Z">
        <w:r>
          <w:delText xml:space="preserve"> </w:delText>
        </w:r>
      </w:del>
      <w:hyperlink r:id="rId106">
        <w:del w:id="409" w:author="PR Preview" w:date="2026-01-01T00:00:00Z">
          <w:r>
            <w:rPr>
              <w:rStyle w:val="Hyperlink"/>
            </w:rPr>
            <w:delText xml:space="preserve">trace</w:delText>
          </w:r>
        </w:del>
      </w:hyperlink>
      <w:del w:id="410" w:author="PR Preview" w:date="2026-01-01T00:00:00Z">
        <w:r>
          <w:delText xml:space="preserve">).</w:delText>
        </w:r>
      </w:del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delText xml:space="preserve">Then</w:delText>
        </w:r>
      </w:del>
      <w:del w:id="413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delText xml:space="preserve">if</w:delText>
        </w:r>
      </w:del>
      <w:del w:id="416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j</m:t>
        </m:r>
      </m:oMath>
      <w:del w:id="417" w:author="PR Preview" w:date="2026-01-01T00:00:00Z">
        <w:r>
          <w:delText xml:space="preserve"> </w:delText>
        </w:r>
      </w:del>
      <w:del w:id="418" w:author="PR Preview" w:date="2026-01-01T00:00:00Z">
        <w:r>
          <w:delText xml:space="preserve">and</w:delText>
        </w:r>
      </w:del>
      <w:del w:id="419" w:author="PR Preview" w:date="2026-01-01T00:00:00Z">
        <w:r>
          <w:delText xml:space="preserve"> </w:delText>
        </w:r>
      </w:del>
      <m:oMath>
        <m:r>
          <m:t>0</m:t>
        </m:r>
      </m:oMath>
      <w:del w:id="420" w:author="PR Preview" w:date="2026-01-01T00:00:00Z">
        <w:r>
          <w:delText xml:space="preserve"> </w:delText>
        </w:r>
      </w:del>
      <w:del w:id="421" w:author="PR Preview" w:date="2026-01-01T00:00:00Z">
        <w:r>
          <w:delText xml:space="preserve">otherwise, so:</w:delText>
        </w:r>
      </w:del>
    </w:p>
    <w:p>
      <w:pPr>
        <w:pStyle w:val="BodyText"/>
      </w:pPr>
      <w:ins w:id="422" w:author="PR Preview" w:date="2026-01-01T00:00:00Z">
        <w:r>
          <w:rPr>
            <w:b/>
            <w:bCs/>
          </w:rPr>
          <w:t xml:space="preserve">Example 21 (The matrix derivative of a trace)</w:t>
        </w:r>
      </w:ins>
      <w:ins w:id="423" w:author="PR Preview" w:date="2026-01-01T00:00:00Z">
        <w:r>
          <w:t xml:space="preserve"> </w:t>
        </w:r>
      </w:ins>
      <w:ins w:id="424" w:author="PR Preview" w:date="2026-01-01T00:00:00Z">
        <w:r>
          <w:t xml:space="preserve">Let</w:t>
        </w:r>
      </w:ins>
      <w:ins w:id="425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be a</w:t>
        </w:r>
      </w:ins>
      <w:ins w:id="428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matrix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ins w:id="431" w:author="PR Preview" w:date="2026-01-01T00:00:00Z">
        <w:r>
          <w:t xml:space="preserve">(see</w:t>
        </w:r>
      </w:ins>
      <w:ins w:id="432" w:author="PR Preview" w:date="2026-01-01T00:00:00Z">
        <w:r>
          <w:t xml:space="preserve"> </w:t>
        </w:r>
      </w:ins>
      <w:hyperlink r:id="rId106">
        <w:ins w:id="433" w:author="PR Preview" w:date="2026-01-01T00:00:00Z">
          <w:r>
            <w:rPr>
              <w:rStyle w:val="Hyperlink"/>
            </w:rPr>
            <w:t xml:space="preserve">trace</w:t>
          </w:r>
        </w:ins>
      </w:hyperlink>
      <w:ins w:id="434" w:author="PR Preview" w:date="2026-01-01T00:00:00Z">
        <w:r>
          <w:t xml:space="preserve">).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Then</w:t>
        </w:r>
      </w:ins>
      <w:ins w:id="43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if</w:t>
        </w:r>
      </w:ins>
      <w:ins w:id="440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j</m:t>
        </m:r>
      </m:oMath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and</w:t>
        </w:r>
      </w:ins>
      <w:ins w:id="443" w:author="PR Preview" w:date="2026-01-01T00:00:00Z">
        <w:r>
          <w:t xml:space="preserve"> </w:t>
        </w:r>
      </w:ins>
      <m:oMath>
        <m:r>
          <m:t>0</m:t>
        </m:r>
      </m:oMath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otherwise, so: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</m:e>
                    <m:sub>
                      <m:r>
                        <m:t>i</m:t>
                      </m:r>
                      <m:r>
                        <m:t>a</m:t>
                      </m:r>
                    </m:sub>
                  </m:sSub>
                </m:e>
              </m:nary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del w:id="446" w:author="PR Preview" w:date="2026-01-01T00:00:00Z">
        <w:r>
          <w:delText xml:space="preserve">For example, with</w:delText>
        </w:r>
      </w:del>
      <w:del w:id="44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del w:id="448" w:author="PR Preview" w:date="2026-01-01T00:00:00Z">
        <w:r>
          <w:delText xml:space="preserve">,</w:delText>
        </w:r>
      </w:del>
      <w:del w:id="449" w:author="PR Preview" w:date="2026-01-01T00:00:00Z">
        <w:r>
          <w:delText xml:space="preserve"> </w:delText>
        </w:r>
      </w:del>
      <w:del w:id="450" w:author="PR Preview" w:date="2026-01-01T00:00:00Z">
        <w:r>
          <w:delText xml:space="preserve">the product</w:delText>
        </w:r>
      </w:del>
      <w:del w:id="45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del w:id="452" w:author="PR Preview" w:date="2026-01-01T00:00:00Z">
        <w:r>
          <w:delText xml:space="preserve"> </w:delText>
        </w:r>
      </w:del>
      <w:del w:id="453" w:author="PR Preview" w:date="2026-01-01T00:00:00Z">
        <w:r>
          <w:delText xml:space="preserve">has</w:delText>
        </w:r>
      </w:del>
      <w:del w:id="454" w:author="PR Preview" w:date="2026-01-01T00:00:00Z">
        <w:r>
          <w:delText xml:space="preserve"> </w:delText>
        </w:r>
      </w:del>
      <m:oMath>
        <m:r>
          <m:t>4</m:t>
        </m:r>
      </m:oMath>
      <w:del w:id="455" w:author="PR Preview" w:date="2026-01-01T00:00:00Z">
        <w:r>
          <w:delText xml:space="preserve"> </w:delText>
        </w:r>
      </w:del>
      <w:del w:id="456" w:author="PR Preview" w:date="2026-01-01T00:00:00Z">
        <w:r>
          <w:delText xml:space="preserve">entries,</w:delText>
        </w:r>
      </w:del>
      <w:del w:id="457" w:author="PR Preview" w:date="2026-01-01T00:00:00Z">
        <w:r>
          <w:delText xml:space="preserve"> </w:delText>
        </w:r>
      </w:del>
      <w:del w:id="458" w:author="PR Preview" w:date="2026-01-01T00:00:00Z">
        <w:r>
          <w:delText xml:space="preserve">each with</w:delText>
        </w:r>
      </w:del>
      <w:del w:id="459" w:author="PR Preview" w:date="2026-01-01T00:00:00Z">
        <w:r>
          <w:delText xml:space="preserve"> </w:delText>
        </w:r>
      </w:del>
      <m:oMath>
        <m:r>
          <m:t>4</m:t>
        </m:r>
      </m:oMath>
      <w:del w:id="460" w:author="PR Preview" w:date="2026-01-01T00:00:00Z">
        <w:r>
          <w:delText xml:space="preserve"> </w:delText>
        </w:r>
      </w:del>
      <w:del w:id="461" w:author="PR Preview" w:date="2026-01-01T00:00:00Z">
        <w:r>
          <w:delText xml:space="preserve">partial derivatives,</w:delText>
        </w:r>
      </w:del>
      <w:del w:id="462" w:author="PR Preview" w:date="2026-01-01T00:00:00Z">
        <w:r>
          <w:delText xml:space="preserve"> </w:delText>
        </w:r>
      </w:del>
      <m:oMath>
        <m:r>
          <m:t>16</m:t>
        </m:r>
      </m:oMath>
      <w:del w:id="463" w:author="PR Preview" w:date="2026-01-01T00:00:00Z">
        <w:r>
          <w:delText xml:space="preserve"> </w:delText>
        </w:r>
      </w:del>
      <w:del w:id="464" w:author="PR Preview" w:date="2026-01-01T00:00:00Z">
        <w:r>
          <w:delText xml:space="preserve">in all,</w:delText>
        </w:r>
      </w:del>
      <w:del w:id="465" w:author="PR Preview" w:date="2026-01-01T00:00:00Z">
        <w:r>
          <w:delText xml:space="preserve"> </w:delText>
        </w:r>
      </w:del>
      <w:del w:id="466" w:author="PR Preview" w:date="2026-01-01T00:00:00Z">
        <w:r>
          <w:delText xml:space="preserve">while its trace</w:delText>
        </w:r>
      </w:del>
      <w:del w:id="46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del w:id="468" w:author="PR Preview" w:date="2026-01-01T00:00:00Z">
        <w:r>
          <w:delText xml:space="preserve"> </w:delText>
        </w:r>
      </w:del>
      <w:del w:id="469" w:author="PR Preview" w:date="2026-01-01T00:00:00Z">
        <w:r>
          <w:delText xml:space="preserve">has the</w:delText>
        </w:r>
      </w:del>
      <w:del w:id="470" w:author="PR Preview" w:date="2026-01-01T00:00:00Z">
        <w:r>
          <w:delText xml:space="preserve"> </w:delText>
        </w:r>
      </w:del>
      <m:oMath>
        <m:r>
          <m:t>4</m:t>
        </m:r>
      </m:oMath>
      <w:del w:id="471" w:author="PR Preview" w:date="2026-01-01T00:00:00Z">
        <w:r>
          <w:delText xml:space="preserve"> </w:delText>
        </w:r>
      </w:del>
      <w:del w:id="472" w:author="PR Preview" w:date="2026-01-01T00:00:00Z">
        <w:r>
          <w:delText xml:space="preserve">partial derivatives</w:delText>
        </w:r>
      </w:del>
      <w:del w:id="473" w:author="PR Preview" w:date="2026-01-01T00:00:00Z">
        <w:r>
          <w:delText xml:space="preserve"> </w:delText>
        </w:r>
      </w:del>
      <w:del w:id="474" w:author="PR Preview" w:date="2026-01-01T00:00:00Z">
        <w:r>
          <w:delText xml:space="preserve">that form the</w:delText>
        </w:r>
      </w:del>
      <w:del w:id="475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476" w:author="PR Preview" w:date="2026-01-01T00:00:00Z">
        <w:r>
          <w:delText xml:space="preserve"> </w:delText>
        </w:r>
      </w:del>
      <w:del w:id="477" w:author="PR Preview" w:date="2026-01-01T00:00:00Z">
        <w:r>
          <w:delText xml:space="preserve">matrix</w:delText>
        </w:r>
      </w:del>
      <w:del w:id="478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del w:id="479" w:author="PR Preview" w:date="2026-01-01T00:00:00Z">
        <w:r>
          <w:delText xml:space="preserve"> </w:delText>
        </w:r>
      </w:del>
      <w:del w:id="480" w:author="PR Preview" w:date="2026-01-01T00:00:00Z">
        <w:r>
          <w:delText xml:space="preserve">of</w:delText>
        </w:r>
      </w:del>
      <w:del w:id="481" w:author="PR Preview" w:date="2026-01-01T00:00:00Z">
        <w:r>
          <w:delText xml:space="preserve"> </w:delText>
        </w:r>
      </w:del>
      <w:hyperlink w:anchor="exm-matrix-derivative">
        <w:del w:id="482" w:author="PR Preview" w:date="2026-01-01T00:00:00Z">
          <w:r>
            <w:rPr>
              <w:rStyle w:val="Hyperlink"/>
            </w:rPr>
            <w:delText xml:space="preserve">Example 21</w:delText>
          </w:r>
        </w:del>
      </w:hyperlink>
      <w:del w:id="483" w:author="PR Preview" w:date="2026-01-01T00:00:00Z">
        <w:r>
          <w:delText xml:space="preserve">.</w:delText>
        </w:r>
      </w:del>
    </w:p>
    <w:p>
      <w:pPr>
        <w:pStyle w:val="BodyText"/>
      </w:pPr>
      <w:ins w:id="484" w:author="PR Preview" w:date="2026-01-01T00:00:00Z">
        <w:r>
          <w:t xml:space="preserve">For example, with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485" w:author="PR Preview" w:date="2026-01-01T00:00:00Z">
        <w:r>
          <w:t xml:space="preserve">the product</w:t>
        </w:r>
      </w:ins>
      <w:ins w:id="48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has</w:t>
        </w:r>
      </w:ins>
      <w:ins w:id="489" w:author="PR Preview" w:date="2026-01-01T00:00:00Z">
        <w:r>
          <w:t xml:space="preserve"> </w:t>
        </w:r>
      </w:ins>
      <m:oMath>
        <m:r>
          <m:t>4</m:t>
        </m:r>
      </m:oMath>
      <w:ins w:id="490" w:author="PR Preview" w:date="2026-01-01T00:00:00Z">
        <w:r>
          <w:t xml:space="preserve"> </w:t>
        </w:r>
      </w:ins>
      <w:ins w:id="491" w:author="PR Preview" w:date="2026-01-01T00:00:00Z">
        <w:r>
          <w:t xml:space="preserve">entries,</w:t>
        </w:r>
      </w:ins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each with</w:t>
        </w:r>
      </w:ins>
      <w:ins w:id="494" w:author="PR Preview" w:date="2026-01-01T00:00:00Z">
        <w:r>
          <w:t xml:space="preserve"> </w:t>
        </w:r>
      </w:ins>
      <m:oMath>
        <m:r>
          <m:t>4</m:t>
        </m:r>
      </m:oMath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partial derivatives,</w:t>
        </w:r>
      </w:ins>
      <w:ins w:id="497" w:author="PR Preview" w:date="2026-01-01T00:00:00Z">
        <w:r>
          <w:t xml:space="preserve"> </w:t>
        </w:r>
      </w:ins>
      <m:oMath>
        <m:r>
          <m:t>16</m:t>
        </m:r>
      </m:oMath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in all,</w:t>
        </w:r>
      </w:ins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while its trace</w:t>
        </w:r>
      </w:ins>
      <w:ins w:id="50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ins w:id="503" w:author="PR Preview" w:date="2026-01-01T00:00:00Z">
        <w:r>
          <w:t xml:space="preserve"> </w:t>
        </w:r>
      </w:ins>
      <w:ins w:id="504" w:author="PR Preview" w:date="2026-01-01T00:00:00Z">
        <w:r>
          <w:t xml:space="preserve">has the</w:t>
        </w:r>
      </w:ins>
      <w:ins w:id="505" w:author="PR Preview" w:date="2026-01-01T00:00:00Z">
        <w:r>
          <w:t xml:space="preserve"> </w:t>
        </w:r>
      </w:ins>
      <m:oMath>
        <m:r>
          <m:t>4</m:t>
        </m:r>
      </m:oMath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partial derivatives</w:t>
        </w:r>
      </w:ins>
      <w:ins w:id="508" w:author="PR Preview" w:date="2026-01-01T00:00:00Z">
        <w:r>
          <w:t xml:space="preserve"> </w:t>
        </w:r>
      </w:ins>
      <w:ins w:id="509" w:author="PR Preview" w:date="2026-01-01T00:00:00Z">
        <w:r>
          <w:t xml:space="preserve">that form the</w:t>
        </w:r>
      </w:ins>
      <w:ins w:id="510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matrix</w:t>
        </w:r>
      </w:ins>
      <w:ins w:id="513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of</w:t>
        </w:r>
      </w:ins>
      <w:ins w:id="516" w:author="PR Preview" w:date="2026-01-01T00:00:00Z">
        <w:r>
          <w:t xml:space="preserve"> </w:t>
        </w:r>
      </w:ins>
      <w:hyperlink w:anchor="exm-matrix-derivative">
        <w:ins w:id="517" w:author="PR Preview" w:date="2026-01-01T00:00:00Z">
          <w:r>
            <w:rPr>
              <w:rStyle w:val="Hyperlink"/>
            </w:rPr>
            <w:t xml:space="preserve">Example 21</w:t>
          </w:r>
        </w:ins>
      </w:hyperlink>
      <w:ins w:id="518" w:author="PR Preview" w:date="2026-01-01T00:00:00Z">
        <w:r>
          <w:t xml:space="preserve">.</w:t>
        </w:r>
      </w:ins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2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delText xml:space="preserve">has</w:delText>
        </w:r>
      </w:del>
      <w:del w:id="52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  <m:r>
          <m:rPr>
            <m:sty m:val="p"/>
          </m:rPr>
          <m:t>+</m:t>
        </m:r>
        <m:r>
          <m:t>0.25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&lt;</m:t>
        </m:r>
        <m:r>
          <m:t>1</m:t>
        </m:r>
      </m:oMath>
      <w:del w:id="522" w:author="PR Preview" w:date="2026-01-01T00:00:00Z">
        <w:r>
          <w:delText xml:space="preserve">,</w:delText>
        </w:r>
      </w:del>
      <w:del w:id="523" w:author="PR Preview" w:date="2026-01-01T00:00:00Z">
        <w:r>
          <w:delText xml:space="preserve"> </w:delText>
        </w:r>
      </w:del>
      <w:del w:id="524" w:author="PR Preview" w:date="2026-01-01T00:00:00Z">
        <w:r>
          <w:delText xml:space="preserve">so it is in both the open and the closed unit ball.</w:delText>
        </w:r>
      </w:del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525" w:author="PR Preview" w:date="2026-01-01T00:00:00Z">
        <w:r>
          <w:delText xml:space="preserve"> </w:delText>
        </w:r>
      </w:del>
      <w:del w:id="526" w:author="PR Preview" w:date="2026-01-01T00:00:00Z">
        <w:r>
          <w:delText xml:space="preserve">has</w:delText>
        </w:r>
      </w:del>
      <w:del w:id="52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0.6</m:t>
                </m:r>
                <m:r>
                  <m:rPr>
                    <m:sty m:val="p"/>
                  </m:rPr>
                  <m:t>,</m:t>
                </m:r>
                <m:r>
                  <m:t>0.8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del w:id="528" w:author="PR Preview" w:date="2026-01-01T00:00:00Z">
        <w:r>
          <w:delText xml:space="preserve">,</w:delText>
        </w:r>
      </w:del>
      <w:del w:id="529" w:author="PR Preview" w:date="2026-01-01T00:00:00Z">
        <w:r>
          <w:delText xml:space="preserve"> </w:delText>
        </w:r>
      </w:del>
      <w:del w:id="530" w:author="PR Preview" w:date="2026-01-01T00:00:00Z">
        <w:r>
          <w:delText xml:space="preserve">so it is in the closed unit ball but not the open one.</w:delText>
        </w:r>
      </w:del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has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533" w:author="PR Preview" w:date="2026-01-01T00:00:00Z">
        <w:r>
          <w:t xml:space="preserve">so it is in both the open and the closed unit ball.</w:t>
        </w:r>
      </w:ins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has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536" w:author="PR Preview" w:date="2026-01-01T00:00:00Z">
        <w:r>
          <w:t xml:space="preserve">so it is in the closed unit ball but not the open one.</w:t>
        </w:r>
      </w:ins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del w:id="537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del w:id="538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del w:id="539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540" w:author="PR Preview" w:date="2026-01-01T00:00:00Z">
        <w:r>
          <w:delText xml:space="preserve">.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1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 is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 the Hessian can also be written</w:t>
      </w:r>
    </w:p>
    <w:p>
      <w:pPr>
        <w:pStyle w:val="BodyText"/>
      </w:pPr>
      <w:bookmarkStart w:id="120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0"/>
    </w:p>
    <w:p>
      <w:pPr>
        <w:pStyle w:val="FirstParagraph"/>
      </w:pPr>
      <w:r>
        <w:t xml:space="preserve">Both forms follow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with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1"/>
    <w:bookmarkStart w:id="123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2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3"/>
    <w:bookmarkStart w:id="126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4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5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129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130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3" w:name="def-continuous-several"/>
    <w:p>
      <w:pPr>
        <w:pStyle w:val="FirstParagraph"/>
      </w:pPr>
      <w:del w:id="541" w:author="PR Preview" w:date="2026-01-01T00:00:00Z">
        <w:r>
          <w:rPr>
            <w:b/>
            <w:bCs/>
          </w:rPr>
          <w:delText xml:space="preserve">Definition 14 (Continuity in several variables)</w:delText>
        </w:r>
      </w:del>
      <w:del w:id="542" w:author="PR Preview" w:date="2026-01-01T00:00:00Z">
        <w:r>
          <w:delText xml:space="preserve"> </w:delText>
        </w:r>
      </w:del>
      <w:del w:id="543" w:author="PR Preview" w:date="2026-01-01T00:00:00Z">
        <w:r>
          <w:delText xml:space="preserve">A function</w:delText>
        </w:r>
      </w:del>
      <w:del w:id="544" w:author="PR Preview" w:date="2026-01-01T00:00:00Z">
        <w:r>
          <w:delText xml:space="preserve"> </w:delText>
        </w:r>
      </w:del>
      <m:oMath>
        <m:r>
          <m:t>f</m:t>
        </m:r>
      </m:oMath>
      <w:del w:id="545" w:author="PR Preview" w:date="2026-01-01T00:00:00Z">
        <w:r>
          <w:delText xml:space="preserve"> </w:delText>
        </w:r>
      </w:del>
      <w:del w:id="546" w:author="PR Preview" w:date="2026-01-01T00:00:00Z">
        <w:r>
          <w:delText xml:space="preserve">from</w:delText>
        </w:r>
      </w:del>
      <w:del w:id="54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548" w:author="PR Preview" w:date="2026-01-01T00:00:00Z">
        <w:r>
          <w:delText xml:space="preserve"> </w:delText>
        </w:r>
      </w:del>
      <w:del w:id="549" w:author="PR Preview" w:date="2026-01-01T00:00:00Z">
        <w:r>
          <w:delText xml:space="preserve">to</w:delText>
        </w:r>
      </w:del>
      <w:del w:id="550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del w:id="551" w:author="PR Preview" w:date="2026-01-01T00:00:00Z">
        <w:r>
          <w:delText xml:space="preserve"> </w:delText>
        </w:r>
      </w:del>
      <w:del w:id="552" w:author="PR Preview" w:date="2026-01-01T00:00:00Z">
        <w:r>
          <w:delText xml:space="preserve">is</w:delText>
        </w:r>
      </w:del>
      <w:del w:id="553" w:author="PR Preview" w:date="2026-01-01T00:00:00Z">
        <w:r>
          <w:delText xml:space="preserve"> </w:delText>
        </w:r>
      </w:del>
      <w:del w:id="554" w:author="PR Preview" w:date="2026-01-01T00:00:00Z">
        <w:r>
          <w:rPr>
            <w:b/>
            <w:bCs/>
          </w:rPr>
          <w:delText xml:space="preserve">continuous at</w:delText>
        </w:r>
      </w:del>
      <w:del w:id="55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556" w:author="PR Preview" w:date="2026-01-01T00:00:00Z">
        <w:r>
          <w:delText xml:space="preserve"> </w:delText>
        </w:r>
      </w:del>
      <w:del w:id="557" w:author="PR Preview" w:date="2026-01-01T00:00:00Z">
        <w:r>
          <w:delText xml:space="preserve">if for every</w:delText>
        </w:r>
      </w:del>
      <w:del w:id="558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559" w:author="PR Preview" w:date="2026-01-01T00:00:00Z">
        <w:r>
          <w:delText xml:space="preserve"> </w:delText>
        </w:r>
      </w:del>
      <w:del w:id="560" w:author="PR Preview" w:date="2026-01-01T00:00:00Z">
        <w:r>
          <w:delText xml:space="preserve">there is a</w:delText>
        </w:r>
      </w:del>
      <w:del w:id="561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562" w:author="PR Preview" w:date="2026-01-01T00:00:00Z">
        <w:r>
          <w:delText xml:space="preserve"> </w:delText>
        </w:r>
      </w:del>
      <w:del w:id="563" w:author="PR Preview" w:date="2026-01-01T00:00:00Z">
        <w:r>
          <w:delText xml:space="preserve">such that</w:delText>
        </w:r>
      </w:del>
      <w:del w:id="56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delText xml:space="preserve">whenever</w:delText>
        </w:r>
      </w:del>
      <w:del w:id="56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568" w:author="PR Preview" w:date="2026-01-01T00:00:00Z">
        <w:r>
          <w:delText xml:space="preserve">.</w:delText>
        </w:r>
      </w:del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delText xml:space="preserve">It is</w:delText>
        </w:r>
      </w:del>
      <w:del w:id="571" w:author="PR Preview" w:date="2026-01-01T00:00:00Z">
        <w:r>
          <w:delText xml:space="preserve"> </w:delText>
        </w:r>
      </w:del>
      <w:del w:id="572" w:author="PR Preview" w:date="2026-01-01T00:00:00Z">
        <w:r>
          <w:rPr>
            <w:b/>
            <w:bCs/>
          </w:rPr>
          <w:delText xml:space="preserve">continuous on</w:delText>
        </w:r>
      </w:del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a set if it is continuous at every point of the set.</w:delText>
        </w:r>
      </w:del>
      <w:del w:id="575" w:author="PR Preview" w:date="2026-01-01T00:00:00Z">
        <w:r>
          <w:delText xml:space="preserve"> </w:delText>
        </w:r>
      </w:del>
      <w:del w:id="576" w:author="PR Preview" w:date="2026-01-01T00:00:00Z">
        <w:r>
          <w:delText xml:space="preserve">For</w:delText>
        </w:r>
      </w:del>
      <w:del w:id="577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t>1</m:t>
        </m:r>
      </m:oMath>
      <w:del w:id="578" w:author="PR Preview" w:date="2026-01-01T00:00:00Z">
        <w:r>
          <w:delText xml:space="preserve">,</w:delText>
        </w:r>
      </w:del>
      <w:del w:id="57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del w:id="580" w:author="PR Preview" w:date="2026-01-01T00:00:00Z">
        <w:r>
          <w:delText xml:space="preserve">.</w:delText>
        </w:r>
      </w:del>
      <w:del w:id="581" w:author="PR Preview" w:date="2026-01-01T00:00:00Z">
        <w:r>
          <w:delText xml:space="preserve"> </w:delText>
        </w:r>
      </w:del>
      <w:del w:id="582" w:author="PR Preview" w:date="2026-01-01T00:00:00Z">
        <w:r>
          <w:delText xml:space="preserve">For</w:delText>
        </w:r>
      </w:del>
      <w:del w:id="58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del w:id="584" w:author="PR Preview" w:date="2026-01-01T00:00:00Z">
        <w:r>
          <w:delText xml:space="preserve">, this definition is the usual</w:delText>
        </w:r>
      </w:del>
      <w:del w:id="585" w:author="PR Preview" w:date="2026-01-01T00:00:00Z">
        <w:r>
          <w:delText xml:space="preserve"> </w:delText>
        </w:r>
      </w:del>
      <w:hyperlink r:id="rId131">
        <w:del w:id="586" w:author="PR Preview" w:date="2026-01-01T00:00:00Z">
          <w:r>
            <w:rPr>
              <w:rStyle w:val="Hyperlink"/>
            </w:rPr>
            <w:delText xml:space="preserve">continuity</w:delText>
          </w:r>
        </w:del>
      </w:hyperlink>
      <w:del w:id="587" w:author="PR Preview" w:date="2026-01-01T00:00:00Z">
        <w:r>
          <w:delText xml:space="preserve">,</w:delText>
        </w:r>
      </w:del>
      <w:del w:id="588" w:author="PR Preview" w:date="2026-01-01T00:00:00Z">
        <w:r>
          <w:delText xml:space="preserve"> </w:delText>
        </w:r>
      </w:del>
      <w:del w:id="589" w:author="PR Preview" w:date="2026-01-01T00:00:00Z">
        <w:r>
          <w:delText xml:space="preserve">written out with the</w:delText>
        </w:r>
      </w:del>
      <w:del w:id="590" w:author="PR Preview" w:date="2026-01-01T00:00:00Z">
        <w:r>
          <w:delText xml:space="preserve"> </w:delText>
        </w:r>
      </w:del>
      <m:oMath>
        <m:r>
          <m:t>ε</m:t>
        </m:r>
      </m:oMath>
      <w:del w:id="591" w:author="PR Preview" w:date="2026-01-01T00:00:00Z">
        <w:r>
          <w:delText xml:space="preserve">-</w:delText>
        </w:r>
      </w:del>
      <m:oMath>
        <m:r>
          <m:t>δ</m:t>
        </m:r>
      </m:oMath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delText xml:space="preserve">definition of the limit</w:delText>
        </w:r>
      </w:del>
      <w:del w:id="594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595" w:author="PR Preview" w:date="2026-01-01T00:00:00Z">
        <w:r>
          <w:delText xml:space="preserve">.</w:delText>
        </w:r>
      </w:del>
    </w:p>
    <w:p>
      <w:pPr>
        <w:pStyle w:val="FirstParagraph"/>
      </w:pPr>
      <w:ins w:id="596" w:author="PR Preview" w:date="2026-01-01T00:00:00Z">
        <w:r>
          <w:rPr>
            <w:b/>
            <w:bCs/>
          </w:rPr>
          <w:t xml:space="preserve">Definition 14 (Continuity in several variables)</w:t>
        </w:r>
      </w:ins>
      <w:ins w:id="597" w:author="PR Preview" w:date="2026-01-01T00:00:00Z">
        <w:r>
          <w:t xml:space="preserve"> </w:t>
        </w:r>
      </w:ins>
      <w:ins w:id="598" w:author="PR Preview" w:date="2026-01-01T00:00:00Z">
        <w:r>
          <w:t xml:space="preserve">A function</w:t>
        </w:r>
      </w:ins>
      <w:ins w:id="599" w:author="PR Preview" w:date="2026-01-01T00:00:00Z">
        <w:r>
          <w:t xml:space="preserve"> </w:t>
        </w:r>
      </w:ins>
      <m:oMath>
        <m:r>
          <m:t>f</m:t>
        </m:r>
      </m:oMath>
      <w:ins w:id="600" w:author="PR Preview" w:date="2026-01-01T00:00:00Z">
        <w:r>
          <w:t xml:space="preserve"> </w:t>
        </w:r>
      </w:ins>
      <w:ins w:id="601" w:author="PR Preview" w:date="2026-01-01T00:00:00Z">
        <w:r>
          <w:t xml:space="preserve">from</w:t>
        </w:r>
      </w:ins>
      <w:ins w:id="60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603" w:author="PR Preview" w:date="2026-01-01T00:00:00Z">
        <w:r>
          <w:t xml:space="preserve"> </w:t>
        </w:r>
      </w:ins>
      <w:ins w:id="604" w:author="PR Preview" w:date="2026-01-01T00:00:00Z">
        <w:r>
          <w:t xml:space="preserve">to</w:t>
        </w:r>
      </w:ins>
      <w:ins w:id="60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ins w:id="606" w:author="PR Preview" w:date="2026-01-01T00:00:00Z">
        <w:r>
          <w:t xml:space="preserve"> </w:t>
        </w:r>
      </w:ins>
      <w:ins w:id="607" w:author="PR Preview" w:date="2026-01-01T00:00:00Z">
        <w:r>
          <w:t xml:space="preserve">is</w:t>
        </w:r>
      </w:ins>
      <w:ins w:id="608" w:author="PR Preview" w:date="2026-01-01T00:00:00Z">
        <w:r>
          <w:t xml:space="preserve"> </w:t>
        </w:r>
      </w:ins>
      <w:ins w:id="609" w:author="PR Preview" w:date="2026-01-01T00:00:00Z">
        <w:r>
          <w:rPr>
            <w:b/>
            <w:bCs/>
          </w:rPr>
          <w:t xml:space="preserve">continuous at</w:t>
        </w:r>
      </w:ins>
      <w:ins w:id="61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611" w:author="PR Preview" w:date="2026-01-01T00:00:00Z">
        <w:r>
          <w:t xml:space="preserve"> </w:t>
        </w:r>
      </w:ins>
      <w:ins w:id="612" w:author="PR Preview" w:date="2026-01-01T00:00:00Z">
        <w:r>
          <w:t xml:space="preserve">if for every</w:t>
        </w:r>
      </w:ins>
      <w:ins w:id="613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there is a</w:t>
        </w:r>
      </w:ins>
      <w:ins w:id="616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such that</w:t>
        </w:r>
      </w:ins>
      <w:ins w:id="619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whenever</w:t>
        </w:r>
      </w:ins>
      <w:ins w:id="622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ins w:id="623" w:author="PR Preview" w:date="2026-01-01T00:00:00Z">
        <w:r>
          <w:t xml:space="preserve">.</w:t>
        </w:r>
      </w:ins>
      <w:ins w:id="624" w:author="PR Preview" w:date="2026-01-01T00:00:00Z">
        <w:r>
          <w:t xml:space="preserve"> </w:t>
        </w:r>
      </w:ins>
      <w:ins w:id="625" w:author="PR Preview" w:date="2026-01-01T00:00:00Z">
        <w:r>
          <w:t xml:space="preserve">It is</w:t>
        </w:r>
      </w:ins>
      <w:ins w:id="626" w:author="PR Preview" w:date="2026-01-01T00:00:00Z">
        <w:r>
          <w:t xml:space="preserve"> </w:t>
        </w:r>
      </w:ins>
      <w:ins w:id="627" w:author="PR Preview" w:date="2026-01-01T00:00:00Z">
        <w:r>
          <w:rPr>
            <w:b/>
            <w:bCs/>
          </w:rPr>
          <w:t xml:space="preserve">continuous on</w:t>
        </w:r>
      </w:ins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a set if it is continuous at every point of the set.</w:t>
        </w:r>
      </w:ins>
      <w:ins w:id="630" w:author="PR Preview" w:date="2026-01-01T00:00:00Z">
        <w:r>
          <w:t xml:space="preserve"> </w:t>
        </w:r>
      </w:ins>
      <w:ins w:id="631" w:author="PR Preview" w:date="2026-01-01T00:00:00Z">
        <w:r>
          <w:t xml:space="preserve">For</w:t>
        </w:r>
      </w:ins>
      <w:ins w:id="632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1</m:t>
        </m:r>
      </m:oMath>
      <w:ins w:id="633" w:author="PR Preview" w:date="2026-01-01T00:00:00Z">
        <w:r>
          <w:t xml:space="preserve">,</w:t>
        </w:r>
      </w:ins>
      <w:ins w:id="634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ins w:id="635" w:author="PR Preview" w:date="2026-01-01T00:00:00Z">
        <w:r>
          <w:t xml:space="preserve">.</w:t>
        </w:r>
      </w:ins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For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638" w:author="PR Preview" w:date="2026-01-01T00:00:00Z">
        <w:r>
          <w:t xml:space="preserve">this definition is the usual</w:t>
        </w:r>
      </w:ins>
      <w:ins w:id="639" w:author="PR Preview" w:date="2026-01-01T00:00:00Z">
        <w:r>
          <w:t xml:space="preserve"> </w:t>
        </w:r>
      </w:ins>
      <w:hyperlink r:id="rId131">
        <w:ins w:id="640" w:author="PR Preview" w:date="2026-01-01T00:00:00Z">
          <w:r>
            <w:rPr>
              <w:rStyle w:val="Hyperlink"/>
            </w:rPr>
            <w:t xml:space="preserve">continuity</w:t>
          </w:r>
        </w:ins>
      </w:hyperlink>
      <w:ins w:id="641" w:author="PR Preview" w:date="2026-01-01T00:00:00Z">
        <w:r>
          <w:t xml:space="preserve">,</w:t>
        </w:r>
      </w:ins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written out with the</w:t>
        </w:r>
      </w:ins>
      <w:ins w:id="644" w:author="PR Preview" w:date="2026-01-01T00:00:00Z">
        <w:r>
          <w:t xml:space="preserve"> </w:t>
        </w:r>
      </w:ins>
      <m:oMath>
        <m:r>
          <m:t>ε</m:t>
        </m:r>
      </m:oMath>
      <w:ins w:id="645" w:author="PR Preview" w:date="2026-01-01T00:00:00Z">
        <w:r>
          <w:t xml:space="preserve">-</w:t>
        </w:r>
      </w:ins>
      <m:oMath>
        <m:r>
          <m:t>δ</m:t>
        </m:r>
      </m:oMath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definition of the limit</w:t>
        </w:r>
      </w:ins>
      <w:ins w:id="648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649" w:author="PR Preview" w:date="2026-01-01T00:00:00Z">
        <w:r>
          <w:t xml:space="preserve">.</w:t>
        </w:r>
      </w:ins>
    </w:p>
    <w:p>
      <w:pPr>
        <w:pStyle w:val="BodyText"/>
      </w:pPr>
      <w:r>
        <w:t xml:space="preserve">Continuity survives the usual operations:</w:t>
      </w:r>
    </w:p>
    <w:p>
      <w:pPr>
        <w:pStyle w:val="Compact"/>
        <w:numPr>
          <w:ilvl w:val="0"/>
          <w:numId w:val="1011"/>
        </w:numPr>
      </w:pP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composition</w:t>
        </w:r>
      </w:hyperlink>
      <w:r>
        <w:t xml:space="preserve"> </w:t>
      </w:r>
      <w:r>
        <w:t xml:space="preserve">of continuous functions is continuous:</w:t>
      </w:r>
      <w:r>
        <w:t xml:space="preserve"> </w:t>
      </w:r>
      <w:r>
        <w:t xml:space="preserve">choose the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for the</w:t>
      </w:r>
      <w:r>
        <w:t xml:space="preserve"> </w:t>
      </w:r>
      <w:hyperlink r:id="rId132">
        <w:r>
          <w:rPr>
            <w:rStyle w:val="Hyperlink"/>
          </w:rPr>
          <w:t xml:space="preserve">outer function</w:t>
        </w:r>
      </w:hyperlink>
      <w:r>
        <w:t xml:space="preserve"> </w:t>
      </w:r>
      <w:r>
        <w:t xml:space="preserve">first,</w:t>
      </w:r>
      <w:r>
        <w:t xml:space="preserve"> </w:t>
      </w:r>
      <w:r>
        <w:t xml:space="preserve">and use it as the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 the inner one.</w:t>
      </w:r>
    </w:p>
    <w:p>
      <w:pPr>
        <w:pStyle w:val="Compact"/>
        <w:numPr>
          <w:ilvl w:val="0"/>
          <w:numId w:val="1011"/>
        </w:numPr>
      </w:pPr>
      <w:r>
        <w:t xml:space="preserve">A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of continuous real-valued functions 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 each.</w:t>
      </w:r>
    </w:p>
    <w:p>
      <w:pPr>
        <w:pStyle w:val="Compact"/>
        <w:numPr>
          <w:ilvl w:val="0"/>
          <w:numId w:val="1011"/>
        </w:numPr>
      </w:pPr>
      <w:r>
        <w:t xml:space="preserve">A constant multiple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.</w:t>
      </w:r>
    </w:p>
    <w:bookmarkEnd w:id="133"/>
    <w:bookmarkStart w:id="134" w:name="exm-continuous-several"/>
    <w:p>
      <w:pPr>
        <w:pStyle w:val="FirstParagraph"/>
      </w:pPr>
      <w:r>
        <w:rPr>
          <w:b/>
          <w:bCs/>
        </w:rPr>
        <w:t xml:space="preserve">Example 27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4"/>
    <w:bookmarkStart w:id="135" w:name="exm-partials-not-continuous"/>
    <w:p>
      <w:pPr>
        <w:pStyle w:val="FirstParagraph"/>
      </w:pPr>
      <w:r>
        <w:rPr>
          <w:b/>
          <w:bCs/>
        </w:rPr>
        <w:t xml:space="preserve">Example 28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del w:id="650" w:author="PR Preview" w:date="2026-01-01T00:00:00Z">
        <w:r>
          <w:rPr>
            <w:b/>
            <w:bCs/>
          </w:rPr>
          <w:delText xml:space="preserve">Both partial derivatives exist at</w:delText>
        </w:r>
      </w:del>
      <w:del w:id="651" w:author="PR Preview" w:date="2026-01-01T00:00:00Z">
        <w:r>
          <w:rPr>
            <w:b/>
            <w:bCs/>
          </w:rP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</m:oMath>
      <w:del w:id="652" w:author="PR Preview" w:date="2026-01-01T00:00:00Z">
        <w:r>
          <w:rPr>
            <w:b/>
            <w:bCs/>
          </w:rPr>
          <w:delText xml:space="preserve">.</w:delText>
        </w:r>
      </w:del>
      <w:del w:id="653" w:author="PR Preview" w:date="2026-01-01T00:00:00Z">
        <w:r>
          <w:delText xml:space="preserve"> </w:delText>
        </w:r>
      </w:del>
      <w:del w:id="654" w:author="PR Preview" w:date="2026-01-01T00:00:00Z">
        <w:r>
          <w:delText xml:space="preserve">For</w:delText>
        </w:r>
      </w:del>
      <w:del w:id="655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≠</m:t>
        </m:r>
        <m:r>
          <m:t>0</m:t>
        </m:r>
      </m:oMath>
      <w:del w:id="656" w:author="PR Preview" w:date="2026-01-01T00:00:00Z">
        <w:r>
          <w:delText xml:space="preserve">,</w:delText>
        </w:r>
      </w:del>
      <w:del w:id="65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⋅</m:t>
            </m:r>
            <m:r>
              <m:t>0</m:t>
            </m:r>
          </m:num>
          <m:den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0</m:t>
            </m:r>
          </m:den>
        </m:f>
        <m:r>
          <m:rPr>
            <m:sty m:val="p"/>
          </m:rPr>
          <m:t>=</m:t>
        </m:r>
        <m:r>
          <m:t>0</m:t>
        </m:r>
      </m:oMath>
      <w:del w:id="658" w:author="PR Preview" w:date="2026-01-01T00:00:00Z">
        <w:r>
          <w:delText xml:space="preserve">, so</w:delText>
        </w:r>
      </w:del>
    </w:p>
    <w:p>
      <w:pPr>
        <w:pStyle w:val="FirstParagraph"/>
      </w:pPr>
      <w:ins w:id="659" w:author="PR Preview" w:date="2026-01-01T00:00:00Z">
        <w:r>
          <w:rPr>
            <w:b/>
            <w:bCs/>
          </w:rPr>
          <w:t xml:space="preserve">Both partial derivatives exist at</w:t>
        </w:r>
      </w:ins>
      <w:ins w:id="660" w:author="PR Preview" w:date="2026-01-01T00:00:00Z">
        <w:r>
          <w:rPr>
            <w:b/>
            <w:bCs/>
          </w:rP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661" w:author="PR Preview" w:date="2026-01-01T00:00:00Z">
        <w:r>
          <w:rPr>
            <w:b/>
            <w:bCs/>
          </w:rPr>
          <w:t xml:space="preserve">.</w:t>
        </w:r>
      </w:ins>
      <w:ins w:id="662" w:author="PR Preview" w:date="2026-01-01T00:00:00Z">
        <w:r>
          <w:t xml:space="preserve"> </w:t>
        </w:r>
      </w:ins>
      <w:ins w:id="663" w:author="PR Preview" w:date="2026-01-01T00:00:00Z">
        <w:r>
          <w:t xml:space="preserve">For</w:t>
        </w:r>
      </w:ins>
      <w:ins w:id="664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≠</m:t>
        </m:r>
        <m:r>
          <m:t>0</m:t>
        </m:r>
      </m:oMath>
      <w:ins w:id="665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666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del w:id="667" w:author="PR Preview" w:date="2026-01-01T00:00:00Z">
        <w:r>
          <w:rPr>
            <w:b/>
            <w:bCs/>
          </w:rPr>
          <w:delText xml:space="preserve">But</w:delText>
        </w:r>
      </w:del>
      <w:del w:id="668" w:author="PR Preview" w:date="2026-01-01T00:00:00Z">
        <w:r>
          <w:rPr>
            <w:b/>
            <w:bCs/>
          </w:rPr>
          <w:delText xml:space="preserve"> </w:delText>
        </w:r>
      </w:del>
      <m:oMath>
        <m:r>
          <m:t>f</m:t>
        </m:r>
      </m:oMath>
      <w:del w:id="669" w:author="PR Preview" w:date="2026-01-01T00:00:00Z">
        <w:r>
          <w:rPr>
            <w:b/>
            <w:bCs/>
          </w:rPr>
          <w:delText xml:space="preserve"> </w:delText>
        </w:r>
      </w:del>
      <w:del w:id="670" w:author="PR Preview" w:date="2026-01-01T00:00:00Z">
        <w:r>
          <w:rPr>
            <w:b/>
            <w:bCs/>
          </w:rPr>
          <w:delText xml:space="preserve">is not continuous at</w:delText>
        </w:r>
      </w:del>
      <w:del w:id="671" w:author="PR Preview" w:date="2026-01-01T00:00:00Z">
        <w:r>
          <w:rPr>
            <w:b/>
            <w:bCs/>
          </w:rP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</m:oMath>
      <w:del w:id="672" w:author="PR Preview" w:date="2026-01-01T00:00:00Z">
        <w:r>
          <w:delText xml:space="preserve"> </w:delText>
        </w:r>
      </w:del>
      <w:del w:id="673" w:author="PR Preview" w:date="2026-01-01T00:00:00Z">
        <w:r>
          <w:delText xml:space="preserve">(</w:delText>
        </w:r>
      </w:del>
      <w:hyperlink w:anchor="def-continuous-several">
        <w:del w:id="674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675" w:author="PR Preview" w:date="2026-01-01T00:00:00Z">
        <w:r>
          <w:delText xml:space="preserve">).</w:delText>
        </w:r>
      </w:del>
      <w:del w:id="676" w:author="PR Preview" w:date="2026-01-01T00:00:00Z">
        <w:r>
          <w:delText xml:space="preserve"> </w:delText>
        </w:r>
      </w:del>
      <w:del w:id="677" w:author="PR Preview" w:date="2026-01-01T00:00:00Z">
        <w:r>
          <w:delText xml:space="preserve">Take</w:delText>
        </w:r>
      </w:del>
      <w:del w:id="678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del w:id="679" w:author="PR Preview" w:date="2026-01-01T00:00:00Z">
        <w:r>
          <w:delText xml:space="preserve"> </w:delText>
        </w:r>
      </w:del>
      <w:del w:id="680" w:author="PR Preview" w:date="2026-01-01T00:00:00Z">
        <w:r>
          <w:delText xml:space="preserve">and any</w:delText>
        </w:r>
      </w:del>
      <w:del w:id="681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682" w:author="PR Preview" w:date="2026-01-01T00:00:00Z">
        <w:r>
          <w:delText xml:space="preserve">,</w:delText>
        </w:r>
      </w:del>
      <w:del w:id="683" w:author="PR Preview" w:date="2026-01-01T00:00:00Z">
        <w:r>
          <w:delText xml:space="preserve"> </w:delText>
        </w:r>
      </w:del>
      <w:del w:id="684" w:author="PR Preview" w:date="2026-01-01T00:00:00Z">
        <w:r>
          <w:delText xml:space="preserve">and let</w:delText>
        </w:r>
      </w:del>
      <w:del w:id="685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del w:id="686" w:author="PR Preview" w:date="2026-01-01T00:00:00Z">
        <w:r>
          <w:delText xml:space="preserve"> </w:delText>
        </w:r>
      </w:del>
      <w:del w:id="687" w:author="PR Preview" w:date="2026-01-01T00:00:00Z">
        <w:r>
          <w:delText xml:space="preserve">and</w:delText>
        </w:r>
      </w:del>
      <w:del w:id="68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689" w:author="PR Preview" w:date="2026-01-01T00:00:00Z">
        <w:r>
          <w:delText xml:space="preserve">.</w:delText>
        </w:r>
      </w:del>
      <w:del w:id="690" w:author="PR Preview" w:date="2026-01-01T00:00:00Z">
        <w:r>
          <w:delText xml:space="preserve"> </w:delText>
        </w:r>
      </w:del>
      <w:del w:id="691" w:author="PR Preview" w:date="2026-01-01T00:00:00Z">
        <w:r>
          <w:delText xml:space="preserve">Then</w:delText>
        </w:r>
      </w:del>
      <w:del w:id="69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t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δ</m:t>
        </m:r>
      </m:oMath>
      <w:del w:id="693" w:author="PR Preview" w:date="2026-01-01T00:00:00Z">
        <w:r>
          <w:delText xml:space="preserve">, but</w:delText>
        </w:r>
      </w:del>
    </w:p>
    <w:p>
      <w:pPr>
        <w:pStyle w:val="BodyText"/>
      </w:pPr>
      <w:ins w:id="694" w:author="PR Preview" w:date="2026-01-01T00:00:00Z">
        <w:r>
          <w:rPr>
            <w:b/>
            <w:bCs/>
          </w:rPr>
          <w:t xml:space="preserve">But</w:t>
        </w:r>
      </w:ins>
      <w:ins w:id="695" w:author="PR Preview" w:date="2026-01-01T00:00:00Z">
        <w:r>
          <w:rPr>
            <w:b/>
            <w:bCs/>
          </w:rPr>
          <w:t xml:space="preserve"> </w:t>
        </w:r>
      </w:ins>
      <m:oMath>
        <m:r>
          <m:t>f</m:t>
        </m:r>
      </m:oMath>
      <w:ins w:id="696" w:author="PR Preview" w:date="2026-01-01T00:00:00Z">
        <w:r>
          <w:rPr>
            <w:b/>
            <w:bCs/>
          </w:rPr>
          <w:t xml:space="preserve"> </w:t>
        </w:r>
      </w:ins>
      <w:ins w:id="697" w:author="PR Preview" w:date="2026-01-01T00:00:00Z">
        <w:r>
          <w:rPr>
            <w:b/>
            <w:bCs/>
          </w:rPr>
          <w:t xml:space="preserve">is not continuous at</w:t>
        </w:r>
      </w:ins>
      <w:ins w:id="698" w:author="PR Preview" w:date="2026-01-01T00:00:00Z">
        <w:r>
          <w:rPr>
            <w:b/>
            <w:bCs/>
          </w:rP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(</w:t>
        </w:r>
      </w:ins>
      <w:hyperlink w:anchor="def-continuous-several">
        <w:ins w:id="701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702" w:author="PR Preview" w:date="2026-01-01T00:00:00Z">
        <w:r>
          <w:t xml:space="preserve">).</w:t>
        </w:r>
      </w:ins>
      <w:ins w:id="703" w:author="PR Preview" w:date="2026-01-01T00:00:00Z">
        <w:r>
          <w:t xml:space="preserve"> </w:t>
        </w:r>
      </w:ins>
      <w:ins w:id="704" w:author="PR Preview" w:date="2026-01-01T00:00:00Z">
        <w:r>
          <w:t xml:space="preserve">Take</w:t>
        </w:r>
      </w:ins>
      <w:ins w:id="705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and any</w:t>
        </w:r>
      </w:ins>
      <w:ins w:id="708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709" w:author="PR Preview" w:date="2026-01-01T00:00:00Z">
        <w:r>
          <w:t xml:space="preserve">,</w:t>
        </w:r>
      </w:ins>
      <w:ins w:id="710" w:author="PR Preview" w:date="2026-01-01T00:00:00Z">
        <w:r>
          <w:t xml:space="preserve"> </w:t>
        </w:r>
      </w:ins>
      <w:ins w:id="711" w:author="PR Preview" w:date="2026-01-01T00:00:00Z">
        <w:r>
          <w:t xml:space="preserve">and let</w:t>
        </w:r>
      </w:ins>
      <w:ins w:id="712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ins w:id="713" w:author="PR Preview" w:date="2026-01-01T00:00:00Z">
        <w:r>
          <w:t xml:space="preserve"> </w:t>
        </w:r>
      </w:ins>
      <w:ins w:id="714" w:author="PR Preview" w:date="2026-01-01T00:00:00Z">
        <w:r>
          <w:t xml:space="preserve">and</w:t>
        </w:r>
      </w:ins>
      <w:ins w:id="71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716" w:author="PR Preview" w:date="2026-01-01T00:00:00Z">
        <w:r>
          <w:t xml:space="preserve">.</w:t>
        </w:r>
      </w:ins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719" w:author="PR Preview" w:date="2026-01-01T00:00:00Z">
        <w:r>
          <w:t xml:space="preserve">but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35"/>
    <w:bookmarkStart w:id="137" w:name="thm-hessian-symmetric"/>
    <w:p>
      <w:pPr>
        <w:pStyle w:val="BodyText"/>
      </w:pPr>
      <w:r>
        <w:rPr>
          <w:b/>
          <w:bCs/>
        </w:rPr>
        <w:t xml:space="preserve">Theorem 10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37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38" w:name="exm-hessian-symmetric"/>
    <w:p>
      <w:pPr>
        <w:pStyle w:val="BodyText"/>
      </w:pPr>
      <w:r>
        <w:rPr>
          <w:b/>
          <w:bCs/>
        </w:rPr>
        <w:t xml:space="preserve">Example 29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38"/>
    <w:bookmarkStart w:id="139" w:name="exm-hessian-not-symmetric"/>
    <w:p>
      <w:pPr>
        <w:pStyle w:val="BodyText"/>
      </w:pPr>
      <w:r>
        <w:rPr>
          <w:b/>
          <w:bCs/>
        </w:rPr>
        <w:t xml:space="preserve">Example 30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720" w:author="PR Preview" w:date="2026-01-01T00:00:00Z">
        <w:r>
          <w:delText xml:space="preserve">and</w:delText>
        </w:r>
      </w:del>
      <w:del w:id="72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0</m:t>
        </m:r>
      </m:oMath>
      <w:del w:id="722" w:author="PR Preview" w:date="2026-01-01T00:00:00Z">
        <w:r>
          <w:delText xml:space="preserve">,</w:delText>
        </w:r>
      </w:del>
      <w:del w:id="723" w:author="PR Preview" w:date="2026-01-01T00:00:00Z">
        <w:r>
          <w:delText xml:space="preserve"> </w:delText>
        </w:r>
      </w:del>
      <w:del w:id="724" w:author="PR Preview" w:date="2026-01-01T00:00:00Z">
        <w:r>
          <w:delText xml:space="preserve">so</w:delText>
        </w:r>
      </w:del>
      <w:del w:id="72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del w:id="726" w:author="PR Preview" w:date="2026-01-01T00:00:00Z">
        <w:r>
          <w:delText xml:space="preserve"> </w:delText>
        </w:r>
      </w:del>
      <w:del w:id="727" w:author="PR Preview" w:date="2026-01-01T00:00:00Z">
        <w:r>
          <w:delText xml:space="preserve">holds at</w:delText>
        </w:r>
      </w:del>
      <w:del w:id="72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729" w:author="PR Preview" w:date="2026-01-01T00:00:00Z">
        <w:r>
          <w:delText xml:space="preserve"> </w:delText>
        </w:r>
      </w:del>
      <w:del w:id="730" w:author="PR Preview" w:date="2026-01-01T00:00:00Z">
        <w:r>
          <w:delText xml:space="preserve">too.</w:delText>
        </w:r>
      </w:del>
      <w:del w:id="731" w:author="PR Preview" w:date="2026-01-01T00:00:00Z">
        <w:r>
          <w:delText xml:space="preserve"> </w:delText>
        </w:r>
      </w:del>
      <w:del w:id="732" w:author="PR Preview" w:date="2026-01-01T00:00:00Z">
        <w:r>
          <w:delText xml:space="preserve">In the same way, with the roles of</w:delText>
        </w:r>
      </w:del>
      <w:del w:id="73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734" w:author="PR Preview" w:date="2026-01-01T00:00:00Z">
        <w:r>
          <w:delText xml:space="preserve"> </w:delText>
        </w:r>
      </w:del>
      <w:del w:id="735" w:author="PR Preview" w:date="2026-01-01T00:00:00Z">
        <w:r>
          <w:delText xml:space="preserve">and</w:delText>
        </w:r>
      </w:del>
      <w:del w:id="73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</m:oMath>
      <w:del w:id="737" w:author="PR Preview" w:date="2026-01-01T00:00:00Z">
        <w:r>
          <w:delText xml:space="preserve"> </w:delText>
        </w:r>
      </w:del>
      <w:del w:id="738" w:author="PR Preview" w:date="2026-01-01T00:00:00Z">
        <w:r>
          <w:delText xml:space="preserve">swapped,</w:delText>
        </w:r>
      </w:del>
      <w:del w:id="73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del w:id="740" w:author="PR Preview" w:date="2026-01-01T00:00:00Z">
        <w:r>
          <w:delText xml:space="preserve">,</w:delText>
        </w:r>
      </w:del>
      <w:del w:id="741" w:author="PR Preview" w:date="2026-01-01T00:00:00Z">
        <w:r>
          <w:delText xml:space="preserve"> </w:delText>
        </w:r>
      </w:del>
      <w:del w:id="742" w:author="PR Preview" w:date="2026-01-01T00:00:00Z">
        <w:r>
          <w:delText xml:space="preserve">so</w:delText>
        </w:r>
      </w:del>
      <w:del w:id="743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del w:id="744" w:author="PR Preview" w:date="2026-01-01T00:00:00Z">
        <w:r>
          <w:delText xml:space="preserve"> </w:delText>
        </w:r>
      </w:del>
      <w:del w:id="745" w:author="PR Preview" w:date="2026-01-01T00:00:00Z">
        <w:r>
          <w:delText xml:space="preserve">for every</w:delText>
        </w:r>
      </w:del>
      <w:del w:id="74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747" w:author="PR Preview" w:date="2026-01-01T00:00:00Z">
        <w:r>
          <w:delText xml:space="preserve">.</w:delText>
        </w:r>
      </w:del>
      <w:del w:id="748" w:author="PR Preview" w:date="2026-01-01T00:00:00Z">
        <w:r>
          <w:delText xml:space="preserve"> </w:delText>
        </w:r>
      </w:del>
      <w:del w:id="749" w:author="PR Preview" w:date="2026-01-01T00:00:00Z">
        <w:r>
          <w:delText xml:space="preserve">So at</w:delText>
        </w:r>
      </w:del>
      <w:del w:id="75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</m:oMath>
      <w:del w:id="751" w:author="PR Preview" w:date="2026-01-01T00:00:00Z">
        <w:r>
          <w:delText xml:space="preserve"> </w:delText>
        </w:r>
      </w:del>
      <w:del w:id="752" w:author="PR Preview" w:date="2026-01-01T00:00:00Z">
        <w:r>
          <w:delText xml:space="preserve">(</w:delText>
        </w:r>
      </w:del>
      <w:hyperlink w:anchor="def-hessian">
        <w:del w:id="753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754" w:author="PR Preview" w:date="2026-01-01T00:00:00Z">
        <w:r>
          <w:delText xml:space="preserve">)</w:delText>
        </w:r>
      </w:del>
    </w:p>
    <w:p>
      <w:pPr>
        <w:pStyle w:val="FirstParagraph"/>
      </w:pPr>
      <w:ins w:id="755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756" w:author="PR Preview" w:date="2026-01-01T00:00:00Z">
        <w:r>
          <w:t xml:space="preserve">so</w:t>
        </w:r>
      </w:ins>
      <w:ins w:id="75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holds at</w:t>
        </w:r>
      </w:ins>
      <w:ins w:id="76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too.</w:t>
        </w:r>
      </w:ins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In the same way, with the roles of</w:t>
        </w:r>
      </w:ins>
      <w:ins w:id="76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766" w:author="PR Preview" w:date="2026-01-01T00:00:00Z">
        <w:r>
          <w:t xml:space="preserve"> </w:t>
        </w:r>
      </w:ins>
      <w:ins w:id="767" w:author="PR Preview" w:date="2026-01-01T00:00:00Z">
        <w:r>
          <w:t xml:space="preserve">and</w:t>
        </w:r>
      </w:ins>
      <w:ins w:id="76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</m:oMath>
      <w:ins w:id="769" w:author="PR Preview" w:date="2026-01-01T00:00:00Z">
        <w:r>
          <w:t xml:space="preserve"> </w:t>
        </w:r>
      </w:ins>
      <w:ins w:id="770" w:author="PR Preview" w:date="2026-01-01T00:00:00Z">
        <w:r>
          <w:t xml:space="preserve">swapped,</w:t>
        </w:r>
      </w:ins>
      <w:ins w:id="77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ins w:id="772" w:author="PR Preview" w:date="2026-01-01T00:00:00Z">
        <w:r>
          <w:t xml:space="preserve">,</w:t>
        </w:r>
      </w:ins>
      <w:ins w:id="773" w:author="PR Preview" w:date="2026-01-01T00:00:00Z">
        <w:r>
          <w:t xml:space="preserve"> </w:t>
        </w:r>
      </w:ins>
      <w:ins w:id="774" w:author="PR Preview" w:date="2026-01-01T00:00:00Z">
        <w:r>
          <w:t xml:space="preserve">so</w:t>
        </w:r>
      </w:ins>
      <w:ins w:id="77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ins w:id="776" w:author="PR Preview" w:date="2026-01-01T00:00:00Z">
        <w:r>
          <w:t xml:space="preserve"> </w:t>
        </w:r>
      </w:ins>
      <w:ins w:id="777" w:author="PR Preview" w:date="2026-01-01T00:00:00Z">
        <w:r>
          <w:t xml:space="preserve">for every</w:t>
        </w:r>
      </w:ins>
      <w:ins w:id="77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779" w:author="PR Preview" w:date="2026-01-01T00:00:00Z">
        <w:r>
          <w:t xml:space="preserve">.</w:t>
        </w:r>
      </w:ins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So at</w:t>
        </w:r>
      </w:ins>
      <w:ins w:id="78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(</w:t>
        </w:r>
      </w:ins>
      <w:hyperlink w:anchor="def-hessian">
        <w:ins w:id="785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786" w:author="PR Preview" w:date="2026-01-01T00:00:00Z">
        <w:r>
          <w:t xml:space="preserve">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10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9"/>
    <w:bookmarkStart w:id="140" w:name="thm-hessian-quadratic"/>
    <w:p>
      <w:pPr>
        <w:pStyle w:val="BodyText"/>
      </w:pPr>
      <w:r>
        <w:rPr>
          <w:b/>
          <w:bCs/>
        </w:rPr>
        <w:t xml:space="preserve">Theorem 11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1" w:name="exm-hessian-quadratic"/>
    <w:p>
      <w:pPr>
        <w:pStyle w:val="FirstParagraph"/>
      </w:pPr>
      <w:r>
        <w:rPr>
          <w:b/>
          <w:bCs/>
        </w:rPr>
        <w:t xml:space="preserve">Example 31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1"/>
    <w:bookmarkEnd w:id="142"/>
    <w:bookmarkStart w:id="147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3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3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3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r:id="rId143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hyperlink r:id="rId144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5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4"/>
        </w:numPr>
      </w:pPr>
      <w:hyperlink r:id="rId146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47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49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48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49"/>
    <w:bookmarkStart w:id="151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0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1"/>
    <w:bookmarkStart w:id="15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3"/>
    <w:bookmarkStart w:id="155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4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5"/>
    <w:bookmarkStart w:id="15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57"/>
    <w:bookmarkStart w:id="159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58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59"/>
    <w:bookmarkStart w:id="160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0"/>
    <w:bookmarkStart w:id="162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4" Type="http://schemas.openxmlformats.org/officeDocument/2006/relationships/hyperlink" Target="algebra.qmd#def-absolute-value" TargetMode="External"/><Relationship Id="rId122" Type="http://schemas.openxmlformats.org/officeDocument/2006/relationships/hyperlink" Target="algebra.qmd#def-euler-number" TargetMode="External"/><Relationship Id="rId131" Type="http://schemas.openxmlformats.org/officeDocument/2006/relationships/hyperlink" Target="calculus.qmd#def-continuous" TargetMode="External"/><Relationship Id="rId10" Type="http://schemas.openxmlformats.org/officeDocument/2006/relationships/hyperlink" Target="calculus.qmd#def-derivative" TargetMode="External"/><Relationship Id="rId125" Type="http://schemas.openxmlformats.org/officeDocument/2006/relationships/hyperlink" Target="calculus.qmd#def-difference-quotient" TargetMode="External"/><Relationship Id="rId14" Type="http://schemas.openxmlformats.org/officeDocument/2006/relationships/hyperlink" Target="calculus.qmd#def-limit" TargetMode="External"/><Relationship Id="rId96" Type="http://schemas.openxmlformats.org/officeDocument/2006/relationships/hyperlink" Target="calculus.qmd#thm-chain-rule" TargetMode="External"/><Relationship Id="rId50" Type="http://schemas.openxmlformats.org/officeDocument/2006/relationships/hyperlink" Target="calculus.qmd#thm-product-rule" TargetMode="External"/><Relationship Id="rId150" Type="http://schemas.openxmlformats.org/officeDocument/2006/relationships/hyperlink" Target="https://doi.org/10.1201/9781315370200" TargetMode="External"/><Relationship Id="rId161" Type="http://schemas.openxmlformats.org/officeDocument/2006/relationships/hyperlink" Target="https://en.wikipedia.org/wiki/Gradient" TargetMode="External"/><Relationship Id="rId152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4" Type="http://schemas.openxmlformats.org/officeDocument/2006/relationships/hyperlink" Target="https://hua-zhou.github.io/" TargetMode="External"/><Relationship Id="rId148" Type="http://schemas.openxmlformats.org/officeDocument/2006/relationships/hyperlink" Target="https://quickfem.com/wp-content/uploads/IFEM.AppF_.pdf" TargetMode="External"/><Relationship Id="rId145" Type="http://schemas.openxmlformats.org/officeDocument/2006/relationships/hyperlink" Target="https://ucla-biostat-216.github.io/2023fall/schedule/schedule.html" TargetMode="External"/><Relationship Id="rId15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4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46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29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0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58" Type="http://schemas.openxmlformats.org/officeDocument/2006/relationships/hyperlink" Target="https://www2.imm.dtu.dk/pubdb/edoc/imm3274.pdf" TargetMode="External"/><Relationship Id="rId11" Type="http://schemas.openxmlformats.org/officeDocument/2006/relationships/hyperlink" Target="linear-algebra.qmd" TargetMode="External"/><Relationship Id="rId12" Type="http://schemas.openxmlformats.org/officeDocument/2006/relationships/hyperlink" Target="linear-algebra.qmd#def-column-vector" TargetMode="External"/><Relationship Id="rId13" Type="http://schemas.openxmlformats.org/officeDocument/2006/relationships/hyperlink" Target="linear-algebra.qmd#def-dot-product" TargetMode="External"/><Relationship Id="rId114" Type="http://schemas.openxmlformats.org/officeDocument/2006/relationships/hyperlink" Target="linear-algebra.qmd#def-euclidean-norm" TargetMode="External"/><Relationship Id="rId88" Type="http://schemas.openxmlformats.org/officeDocument/2006/relationships/hyperlink" Target="linear-algebra.qmd#def-least-squares" TargetMode="External"/><Relationship Id="rId48" Type="http://schemas.openxmlformats.org/officeDocument/2006/relationships/hyperlink" Target="linear-algebra.qmd#def-matrix-mult" TargetMode="External"/><Relationship Id="rId81" Type="http://schemas.openxmlformats.org/officeDocument/2006/relationships/hyperlink" Target="linear-algebra.qmd#def-quadratic-form" TargetMode="External"/><Relationship Id="rId49" Type="http://schemas.openxmlformats.org/officeDocument/2006/relationships/hyperlink" Target="linear-algebra.qmd#def-scalar-mult" TargetMode="External"/><Relationship Id="rId136" Type="http://schemas.openxmlformats.org/officeDocument/2006/relationships/hyperlink" Target="linear-algebra.qmd#def-symmetric-matrix" TargetMode="External"/><Relationship Id="rId106" Type="http://schemas.openxmlformats.org/officeDocument/2006/relationships/hyperlink" Target="linear-algebra.qmd#def-trace" TargetMode="External"/><Relationship Id="rId143" Type="http://schemas.openxmlformats.org/officeDocument/2006/relationships/hyperlink" Target="linear-algebra.qmd#sec-additional-resources" TargetMode="External"/><Relationship Id="rId76" Type="http://schemas.openxmlformats.org/officeDocument/2006/relationships/hyperlink" Target="linear-algebra.qmd#thm-transpose-product" TargetMode="External"/><Relationship Id="rId132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algebra.qmd#def-absolute-value" TargetMode="External"/><Relationship Id="rId122" Type="http://schemas.openxmlformats.org/officeDocument/2006/relationships/hyperlink" Target="algebra.qmd#def-euler-number" TargetMode="External"/><Relationship Id="rId131" Type="http://schemas.openxmlformats.org/officeDocument/2006/relationships/hyperlink" Target="calculus.qmd#def-continuous" TargetMode="External"/><Relationship Id="rId10" Type="http://schemas.openxmlformats.org/officeDocument/2006/relationships/hyperlink" Target="calculus.qmd#def-derivative" TargetMode="External"/><Relationship Id="rId125" Type="http://schemas.openxmlformats.org/officeDocument/2006/relationships/hyperlink" Target="calculus.qmd#def-difference-quotient" TargetMode="External"/><Relationship Id="rId14" Type="http://schemas.openxmlformats.org/officeDocument/2006/relationships/hyperlink" Target="calculus.qmd#def-limit" TargetMode="External"/><Relationship Id="rId96" Type="http://schemas.openxmlformats.org/officeDocument/2006/relationships/hyperlink" Target="calculus.qmd#thm-chain-rule" TargetMode="External"/><Relationship Id="rId50" Type="http://schemas.openxmlformats.org/officeDocument/2006/relationships/hyperlink" Target="calculus.qmd#thm-product-rule" TargetMode="External"/><Relationship Id="rId150" Type="http://schemas.openxmlformats.org/officeDocument/2006/relationships/hyperlink" Target="https://doi.org/10.1201/9781315370200" TargetMode="External"/><Relationship Id="rId161" Type="http://schemas.openxmlformats.org/officeDocument/2006/relationships/hyperlink" Target="https://en.wikipedia.org/wiki/Gradient" TargetMode="External"/><Relationship Id="rId152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4" Type="http://schemas.openxmlformats.org/officeDocument/2006/relationships/hyperlink" Target="https://hua-zhou.github.io/" TargetMode="External"/><Relationship Id="rId148" Type="http://schemas.openxmlformats.org/officeDocument/2006/relationships/hyperlink" Target="https://quickfem.com/wp-content/uploads/IFEM.AppF_.pdf" TargetMode="External"/><Relationship Id="rId145" Type="http://schemas.openxmlformats.org/officeDocument/2006/relationships/hyperlink" Target="https://ucla-biostat-216.github.io/2023fall/schedule/schedule.html" TargetMode="External"/><Relationship Id="rId15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4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46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29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0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58" Type="http://schemas.openxmlformats.org/officeDocument/2006/relationships/hyperlink" Target="https://www2.imm.dtu.dk/pubdb/edoc/imm3274.pdf" TargetMode="External"/><Relationship Id="rId11" Type="http://schemas.openxmlformats.org/officeDocument/2006/relationships/hyperlink" Target="linear-algebra.qmd" TargetMode="External"/><Relationship Id="rId12" Type="http://schemas.openxmlformats.org/officeDocument/2006/relationships/hyperlink" Target="linear-algebra.qmd#def-column-vector" TargetMode="External"/><Relationship Id="rId13" Type="http://schemas.openxmlformats.org/officeDocument/2006/relationships/hyperlink" Target="linear-algebra.qmd#def-dot-product" TargetMode="External"/><Relationship Id="rId114" Type="http://schemas.openxmlformats.org/officeDocument/2006/relationships/hyperlink" Target="linear-algebra.qmd#def-euclidean-norm" TargetMode="External"/><Relationship Id="rId88" Type="http://schemas.openxmlformats.org/officeDocument/2006/relationships/hyperlink" Target="linear-algebra.qmd#def-least-squares" TargetMode="External"/><Relationship Id="rId48" Type="http://schemas.openxmlformats.org/officeDocument/2006/relationships/hyperlink" Target="linear-algebra.qmd#def-matrix-mult" TargetMode="External"/><Relationship Id="rId81" Type="http://schemas.openxmlformats.org/officeDocument/2006/relationships/hyperlink" Target="linear-algebra.qmd#def-quadratic-form" TargetMode="External"/><Relationship Id="rId49" Type="http://schemas.openxmlformats.org/officeDocument/2006/relationships/hyperlink" Target="linear-algebra.qmd#def-scalar-mult" TargetMode="External"/><Relationship Id="rId136" Type="http://schemas.openxmlformats.org/officeDocument/2006/relationships/hyperlink" Target="linear-algebra.qmd#def-symmetric-matrix" TargetMode="External"/><Relationship Id="rId106" Type="http://schemas.openxmlformats.org/officeDocument/2006/relationships/hyperlink" Target="linear-algebra.qmd#def-trace" TargetMode="External"/><Relationship Id="rId143" Type="http://schemas.openxmlformats.org/officeDocument/2006/relationships/hyperlink" Target="linear-algebra.qmd#sec-additional-resources" TargetMode="External"/><Relationship Id="rId76" Type="http://schemas.openxmlformats.org/officeDocument/2006/relationships/hyperlink" Target="linear-algebra.qmd#thm-transpose-product" TargetMode="External"/><Relationship Id="rId132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2026-10-09T17:56:49Z</dcterms:created>
  <dcterms:modified xsi:type="dcterms:W3CDTF">2026-10-09T17:56:49Z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10:42:41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