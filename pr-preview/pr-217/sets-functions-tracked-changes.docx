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2026-10-09 10:27:12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10:42:41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del w:id="3" w:author="PR Preview" w:date="2026-01-01T00:00:00Z">
        <w:r>
          <w:delText xml:space="preserve">.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∪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</m:oMath>
      <w:del w:id="4" w:author="PR Preview" w:date="2026-01-01T00:00:00Z">
        <w:r>
          <w:delText xml:space="preserve">,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and</w:delText>
        </w:r>
      </w:del>
      <w:del w:id="7" w:author="PR Preview" w:date="2026-01-01T00:00:00Z">
        <w:r>
          <w:delText xml:space="preserve"> </w:delText>
        </w:r>
      </w:del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∩</m:t>
        </m:r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</m:oMath>
      <w:del w:id="8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9" w:author="PR Preview" w:date="2026-01-01T00:00:00Z">
        <w:r>
          <w:delText xml:space="preserve">,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and</w:delText>
        </w:r>
      </w:del>
      <w:del w:id="12" w:author="PR Preview" w:date="2026-01-01T00:00:00Z">
        <w:r>
          <w:delText xml:space="preserve"> </w:delText>
        </w:r>
      </w:del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∪</m:t>
        </m:r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13" w:author="PR Preview" w:date="2026-01-01T00:00:00Z">
        <w:r>
          <w:delText xml:space="preserve">.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14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15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76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del w:id="16" w:author="PR Preview" w:date="2026-01-01T00:00:00Z">
        <w:r>
          <w:delText xml:space="preserve">:</w:delText>
        </w:r>
      </w:del>
      <w:del w:id="17" w:author="PR Preview" w:date="2026-01-01T00:00:00Z">
        <w:r>
          <w:delText xml:space="preserve"> </w:delText>
        </w:r>
      </w:del>
      <m:oMath>
        <m:r>
          <m:t>g</m:t>
        </m:r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is the inner function, and</w:delText>
        </w:r>
      </w:del>
      <w:del w:id="20" w:author="PR Preview" w:date="2026-01-01T00:00:00Z">
        <w:r>
          <w:delText xml:space="preserve"> </w:delText>
        </w:r>
      </w:del>
      <m:oMath>
        <m:r>
          <m:t>f</m:t>
        </m:r>
      </m:oMath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is the outer function.</w:delText>
        </w:r>
      </w:del>
    </w:p>
    <w:p>
      <w:pPr>
        <w:pStyle w:val="Compact"/>
        <w:numPr>
          <w:ilvl w:val="0"/>
          <w:numId w:val="1014"/>
        </w:numPr>
      </w:pP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∘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del w:id="23" w:author="PR Preview" w:date="2026-01-01T00:00:00Z">
        <w:r>
          <w:delText xml:space="preserve">: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now</w:delText>
        </w:r>
      </w:del>
      <w:del w:id="26" w:author="PR Preview" w:date="2026-01-01T00:00:00Z">
        <w:r>
          <w:delText xml:space="preserve"> </w:delText>
        </w:r>
      </w:del>
      <m:oMath>
        <m:r>
          <m:t>f</m:t>
        </m:r>
      </m:oMath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is the inner function, and</w:delText>
        </w:r>
      </w:del>
      <w:del w:id="29" w:author="PR Preview" w:date="2026-01-01T00:00:00Z">
        <w:r>
          <w:delText xml:space="preserve"> </w:delText>
        </w:r>
      </w:del>
      <m:oMath>
        <m:r>
          <m:t>g</m:t>
        </m:r>
      </m:oMath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is the outer function.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is the inner function, and</w:t>
        </w:r>
      </w:ins>
      <w:ins w:id="34" w:author="PR Preview" w:date="2026-01-01T00:00:00Z">
        <w:r>
          <w:t xml:space="preserve"> </w:t>
        </w:r>
      </w:ins>
      <m:oMath>
        <m:r>
          <m:t>f</m:t>
        </m:r>
      </m:oMath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is the outer function.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ins w:id="37" w:author="PR Preview" w:date="2026-01-01T00:00:00Z">
        <w:r>
          <w:t xml:space="preserve">now</w:t>
        </w:r>
      </w:ins>
      <w:ins w:id="38" w:author="PR Preview" w:date="2026-01-01T00:00:00Z">
        <w:r>
          <w:t xml:space="preserve"> </w:t>
        </w:r>
      </w:ins>
      <m:oMath>
        <m:r>
          <m:t>f</m:t>
        </m:r>
      </m:oMath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is the inner function, and</w:t>
        </w:r>
      </w:ins>
      <w:ins w:id="41" w:author="PR Preview" w:date="2026-01-01T00:00:00Z">
        <w:r>
          <w:t xml:space="preserve"> </w:t>
        </w:r>
      </w:ins>
      <m:oMath>
        <m:r>
          <m:t>g</m:t>
        </m:r>
      </m:oMath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is the outer function.</w:t>
        </w:r>
      </w:ins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del w:id="44" w:author="PR Preview" w:date="2026-01-01T00:00:00Z">
        <w:r>
          <w:delText xml:space="preserve">Let</w:delText>
        </w:r>
      </w:del>
      <w:del w:id="4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with</w:delText>
        </w:r>
      </w:del>
      <w:del w:id="4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del w:id="49" w:author="PR Preview" w:date="2026-01-01T00:00:00Z">
        <w:r>
          <w:delText xml:space="preserve">.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Its inverse function is</w:delText>
        </w:r>
      </w:del>
      <w:del w:id="52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del w:id="53" w:author="PR Preview" w:date="2026-01-01T00:00:00Z">
        <w:r>
          <w:delText xml:space="preserve">.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For example,</w:delText>
        </w:r>
      </w:del>
      <w:del w:id="5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and</w:delText>
        </w:r>
      </w:del>
      <w:del w:id="59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</m:t>
        </m:r>
      </m:oMath>
      <w:del w:id="60" w:author="PR Preview" w:date="2026-01-01T00:00:00Z">
        <w:r>
          <w:delText xml:space="preserve">.</w:delText>
        </w:r>
      </w:del>
    </w:p>
    <w:p>
      <w:pPr>
        <w:numPr>
          <w:ilvl w:val="0"/>
          <w:numId w:val="1016"/>
        </w:numPr>
      </w:pPr>
      <w:ins w:id="61" w:author="PR Preview" w:date="2026-01-01T00:00:00Z">
        <w:r>
          <w:t xml:space="preserve">Let</w:t>
        </w:r>
      </w:ins>
      <w:ins w:id="6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with</w:t>
        </w:r>
      </w:ins>
      <w:ins w:id="6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ins w:id="66" w:author="PR Preview" w:date="2026-01-01T00:00:00Z">
        <w:r>
          <w:t xml:space="preserve">.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Its inverse function is</w:t>
        </w:r>
      </w:ins>
      <w:ins w:id="69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ins w:id="70" w:author="PR Preview" w:date="2026-01-01T00:00:00Z">
        <w:r>
          <w:t xml:space="preserve">.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For example,</w:t>
        </w:r>
      </w:ins>
      <w:ins w:id="7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sequence"/>
    <w:p>
      <w:pPr>
        <w:pStyle w:val="FirstParagraph"/>
      </w:pPr>
      <w:r>
        <w:rPr>
          <w:b/>
          <w:bCs/>
        </w:rPr>
        <w:t xml:space="preserve">Definition 24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3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4"/>
    <w:bookmarkStart w:id="75" w:name="exm-sequence"/>
    <w:p>
      <w:pPr>
        <w:pStyle w:val="BodyText"/>
      </w:pPr>
      <w:r>
        <w:rPr>
          <w:b/>
          <w:bCs/>
        </w:rPr>
        <w:t xml:space="preserve">Example 20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7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5"/>
    <w:bookmarkEnd w:id="76"/>
    <w:bookmarkStart w:id="91" w:name="countable-sets"/>
    <w:p>
      <w:pPr>
        <w:pStyle w:val="Heading2"/>
      </w:pPr>
      <w:r>
        <w:t xml:space="preserve">4 Countable sets</w:t>
      </w:r>
    </w:p>
    <w:bookmarkStart w:id="77" w:name="def-finite-set"/>
    <w:p>
      <w:pPr>
        <w:pStyle w:val="FirstParagraph"/>
      </w:pPr>
      <w:r>
        <w:rPr>
          <w:b/>
          <w:bCs/>
        </w:rPr>
        <w:t xml:space="preserve">Definition 25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77"/>
    <w:bookmarkStart w:id="80" w:name="rem-cardinality-bars"/>
    <w:p>
      <w:pPr>
        <w:pStyle w:val="BodyText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7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7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0"/>
    <w:bookmarkStart w:id="81" w:name="exm-finite-set"/>
    <w:p>
      <w:pPr>
        <w:pStyle w:val="BodyText"/>
      </w:pPr>
      <w:r>
        <w:rPr>
          <w:b/>
          <w:bCs/>
        </w:rPr>
        <w:t xml:space="preserve">Example 21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81"/>
    <w:bookmarkStart w:id="82" w:name="def-countable-set"/>
    <w:p>
      <w:pPr>
        <w:pStyle w:val="FirstParagraph"/>
      </w:pPr>
      <w:r>
        <w:rPr>
          <w:b/>
          <w:bCs/>
        </w:rPr>
        <w:t xml:space="preserve">Definition 26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82"/>
    <w:bookmarkStart w:id="83" w:name="def-countably-infinite"/>
    <w:p>
      <w:pPr>
        <w:pStyle w:val="BodyText"/>
      </w:pPr>
      <w:r>
        <w:rPr>
          <w:b/>
          <w:bCs/>
        </w:rPr>
        <w:t xml:space="preserve">Definition 27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83"/>
    <w:bookmarkStart w:id="86" w:name="exm-countable-set"/>
    <w:p>
      <w:pPr>
        <w:pStyle w:val="BodyText"/>
      </w:pPr>
      <w:r>
        <w:rPr>
          <w:b/>
          <w:bCs/>
        </w:rPr>
        <w:t xml:space="preserve">Example 22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86"/>
    <w:bookmarkStart w:id="8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87"/>
    <w:bookmarkStart w:id="90" w:name="rem-cantor-diagonal"/>
    <w:p>
      <w:pPr>
        <w:pStyle w:val="BodyText"/>
      </w:pPr>
      <w:r>
        <w:rPr>
          <w:i/>
          <w:iCs/>
        </w:rPr>
        <w:t xml:space="preserve">Remark 10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8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8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90"/>
    <w:bookmarkEnd w:id="91"/>
    <w:bookmarkStart w:id="96" w:name="extended-non-negative-real-numbers"/>
    <w:p>
      <w:pPr>
        <w:pStyle w:val="Heading2"/>
      </w:pPr>
      <w:r>
        <w:t xml:space="preserve">5 Extended non-negative real numbers</w:t>
      </w:r>
    </w:p>
    <w:bookmarkStart w:id="92" w:name="def-extended-nonneg-reals"/>
    <w:p>
      <w:pPr>
        <w:pStyle w:val="FirstParagraph"/>
      </w:pPr>
      <w:r>
        <w:rPr>
          <w:b/>
          <w:bCs/>
        </w:rPr>
        <w:t xml:space="preserve">Definition 28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del w:id="76" w:author="PR Preview" w:date="2026-01-01T00:00:00Z">
        <w:r>
          <w:delText xml:space="preserve">Addition extends to</w:delText>
        </w:r>
      </w:del>
      <w:del w:id="77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by setting</w:delText>
        </w:r>
      </w:del>
      <w:del w:id="80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for every</w:delText>
        </w:r>
      </w:del>
      <w:del w:id="83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84" w:author="PR Preview" w:date="2026-01-01T00:00:00Z">
        <w:r>
          <w:delText xml:space="preserve">.</w:delText>
        </w:r>
      </w:del>
    </w:p>
    <w:p>
      <w:pPr>
        <w:pStyle w:val="FirstParagraph"/>
      </w:pPr>
      <w:ins w:id="85" w:author="PR Preview" w:date="2026-01-01T00:00:00Z">
        <w:r>
          <w:t xml:space="preserve">Addition extends to</w:t>
        </w:r>
      </w:ins>
      <w:ins w:id="86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by setting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ins w:id="89" w:author="PR Preview" w:date="2026-01-01T00:00:00Z">
        <w:r>
          <w:t xml:space="preserve">for every</w:t>
        </w:r>
      </w:ins>
      <w:ins w:id="9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91" w:author="PR Preview" w:date="2026-01-01T00:00:00Z">
        <w:r>
          <w:t xml:space="preserve">.</w:t>
        </w:r>
      </w:ins>
    </w:p>
    <w:bookmarkEnd w:id="92"/>
    <w:bookmarkStart w:id="94" w:name="rem-infinity-arithmetic"/>
    <w:p>
      <w:pPr>
        <w:pStyle w:val="BodyText"/>
      </w:pPr>
      <w:r>
        <w:rPr>
          <w:i/>
          <w:iCs/>
        </w:rPr>
        <w:t xml:space="preserve">Remark 11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9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94"/>
    <w:bookmarkStart w:id="95" w:name="exm-extended-nonneg-reals"/>
    <w:p>
      <w:pPr>
        <w:pStyle w:val="BodyText"/>
      </w:pPr>
      <w:r>
        <w:rPr>
          <w:b/>
          <w:bCs/>
        </w:rPr>
        <w:t xml:space="preserve">Example 23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95"/>
    <w:bookmarkEnd w:id="96"/>
    <w:bookmarkStart w:id="9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0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0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0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0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97"/>
    <w:bookmarkStart w:id="107" w:name="references"/>
    <w:p>
      <w:pPr>
        <w:pStyle w:val="Heading2"/>
      </w:pPr>
      <w:r>
        <w:t xml:space="preserve">References</w:t>
      </w:r>
    </w:p>
    <w:bookmarkStart w:id="106" w:name="refs"/>
    <w:bookmarkStart w:id="9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9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99"/>
    <w:bookmarkStart w:id="10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0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01"/>
    <w:bookmarkStart w:id="10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0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03"/>
    <w:bookmarkStart w:id="10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05"/>
    <w:bookmarkEnd w:id="106"/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8" Type="http://schemas.openxmlformats.org/officeDocument/2006/relationships/hyperlink" Target="algebra.qmd#def-absolute-value" TargetMode="External"/><Relationship Id="rId79" Type="http://schemas.openxmlformats.org/officeDocument/2006/relationships/hyperlink" Target="algebra.qmd#def-complex-modulus" TargetMode="External"/><Relationship Id="rId100" Type="http://schemas.openxmlformats.org/officeDocument/2006/relationships/hyperlink" Target="https://doi.org/10.1007/978-1-4612-0903-4" TargetMode="External"/><Relationship Id="rId104" Type="http://schemas.openxmlformats.org/officeDocument/2006/relationships/hyperlink" Target="https://doi.org/10.1007/978-1-4757-1645-0" TargetMode="External"/><Relationship Id="rId102" Type="http://schemas.openxmlformats.org/officeDocument/2006/relationships/hyperlink" Target="https://doi.org/10.1016/C2009-0-22107-6" TargetMode="External"/><Relationship Id="rId8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93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9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85" Type="http://schemas.openxmlformats.org/officeDocument/2006/relationships/hyperlink" Target="notation.qmd#def-integers" TargetMode="External"/><Relationship Id="rId73" Type="http://schemas.openxmlformats.org/officeDocument/2006/relationships/hyperlink" Target="notation.qmd#def-natural-numbers" TargetMode="External"/><Relationship Id="rId50" Type="http://schemas.openxmlformats.org/officeDocument/2006/relationships/hyperlink" Target="notation.qmd#def-necessary-sufficient" TargetMode="External"/><Relationship Id="rId84" Type="http://schemas.openxmlformats.org/officeDocument/2006/relationships/hyperlink" Target="notation.qmd#def-nonnegative-integers" TargetMode="External"/><Relationship Id="rId88" Type="http://schemas.openxmlformats.org/officeDocument/2006/relationships/hyperlink" Target="notation.qmd#def-proof" TargetMode="External"/><Relationship Id="rId15" Type="http://schemas.openxmlformats.org/officeDocument/2006/relationships/hyperlink" Target="notation.qmd#def-real-numbers" TargetMode="External"/></Relationships>
</file>

<file path=word/_rels/footnotes.xml.rels><?xml version='1.0' encoding='UTF-8' standalone='yes'?>
<Relationships xmlns="http://schemas.openxmlformats.org/package/2006/relationships"><Relationship Id="rId78" Type="http://schemas.openxmlformats.org/officeDocument/2006/relationships/hyperlink" Target="algebra.qmd#def-absolute-value" TargetMode="External"/><Relationship Id="rId79" Type="http://schemas.openxmlformats.org/officeDocument/2006/relationships/hyperlink" Target="algebra.qmd#def-complex-modulus" TargetMode="External"/><Relationship Id="rId100" Type="http://schemas.openxmlformats.org/officeDocument/2006/relationships/hyperlink" Target="https://doi.org/10.1007/978-1-4612-0903-4" TargetMode="External"/><Relationship Id="rId104" Type="http://schemas.openxmlformats.org/officeDocument/2006/relationships/hyperlink" Target="https://doi.org/10.1007/978-1-4757-1645-0" TargetMode="External"/><Relationship Id="rId102" Type="http://schemas.openxmlformats.org/officeDocument/2006/relationships/hyperlink" Target="https://doi.org/10.1016/C2009-0-22107-6" TargetMode="External"/><Relationship Id="rId8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93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9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85" Type="http://schemas.openxmlformats.org/officeDocument/2006/relationships/hyperlink" Target="notation.qmd#def-integers" TargetMode="External"/><Relationship Id="rId73" Type="http://schemas.openxmlformats.org/officeDocument/2006/relationships/hyperlink" Target="notation.qmd#def-natural-numbers" TargetMode="External"/><Relationship Id="rId50" Type="http://schemas.openxmlformats.org/officeDocument/2006/relationships/hyperlink" Target="notation.qmd#def-necessary-sufficient" TargetMode="External"/><Relationship Id="rId84" Type="http://schemas.openxmlformats.org/officeDocument/2006/relationships/hyperlink" Target="notation.qmd#def-nonnegative-integers" TargetMode="External"/><Relationship Id="rId88" Type="http://schemas.openxmlformats.org/officeDocument/2006/relationships/hyperlink" Target="notation.qmd#def-proof" TargetMode="External"/><Relationship Id="rId15" Type="http://schemas.openxmlformats.org/officeDocument/2006/relationships/hyperlink" Target="notation.qmd#def-re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2026-10-09T17:56:27Z</dcterms:created>
  <dcterms:modified xsi:type="dcterms:W3CDTF">2026-10-09T17:56:27Z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10:42:41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