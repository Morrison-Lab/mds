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For example, with</w:delText>
        </w:r>
      </w:del>
      <w:del w:id="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0.3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0.1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point</w:delText>
        </w:r>
      </w:del>
      <w:del w:id="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2.05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satisfies</w:delText>
        </w:r>
      </w:del>
      <w:del w:id="1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t xml:space="preserve">For example, with</w:t>
        </w:r>
      </w:ins>
      <w:ins w:id="2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0.3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</w:t>
        </w:r>
      </w:ins>
      <w:ins w:id="2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0.1</m:t>
        </m:r>
      </m:oMath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point</w:t>
        </w:r>
      </w:ins>
      <w:ins w:id="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2.05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satisfies</w:t>
        </w:r>
      </w:ins>
      <w:ins w:id="3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" w:author="PR Preview" w:date="2026-01-01T00:00:00Z">
        <w:r>
          <w:delText xml:space="preserve">which tends to</w:delText>
        </w:r>
      </w:del>
      <w:del w:id="36" w:author="PR Preview" w:date="2026-01-01T00:00:00Z">
        <w:r>
          <w:delText xml:space="preserve"> </w:delText>
        </w:r>
      </w:del>
      <m:oMath>
        <m:r>
          <m:t>2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as</w:delText>
        </w:r>
      </w:del>
      <w:del w:id="39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</w:delText>
        </w:r>
      </w:del>
      <w:hyperlink w:anchor="def-limit">
        <w:del w:id="4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3" w:author="PR Preview" w:date="2026-01-01T00:00:00Z">
        <w:r>
          <w:delText xml:space="preserve">).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With</w:delText>
        </w:r>
      </w:del>
      <w:del w:id="4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t>0.1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difference quotient is</w:delText>
        </w:r>
      </w:del>
      <w:del w:id="4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del w:id="50" w:author="PR Preview" w:date="2026-01-01T00:00:00Z">
        <w:r>
          <w:delText xml:space="preserve">: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line through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has slope</w:delText>
        </w:r>
      </w:del>
      <w:del w:id="5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del w:id="60" w:author="PR Preview" w:date="2026-01-01T00:00:00Z">
        <w:r>
          <w:delText xml:space="preserve">.</w:delText>
        </w:r>
      </w:del>
    </w:p>
    <w:p>
      <w:pPr>
        <w:pStyle w:val="FirstParagraph"/>
      </w:pPr>
      <w:ins w:id="61" w:author="PR Preview" w:date="2026-01-01T00:00:00Z">
        <w:r>
          <w:t xml:space="preserve">which tends to</w:t>
        </w:r>
      </w:ins>
      <w:ins w:id="62" w:author="PR Preview" w:date="2026-01-01T00:00:00Z">
        <w:r>
          <w:t xml:space="preserve"> </w:t>
        </w:r>
      </w:ins>
      <m:oMath>
        <m:r>
          <m:t>2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as</w:t>
        </w:r>
      </w:ins>
      <w:ins w:id="6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hyperlink w:anchor="def-limit">
        <w:ins w:id="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</w:t>
        </w:r>
      </w:ins>
      <w:ins w:id="7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t>0.1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difference quotient is</w:t>
        </w:r>
      </w:ins>
      <w:ins w:id="7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ins w:id="76" w:author="PR Preview" w:date="2026-01-01T00:00:00Z">
        <w:r>
          <w:t xml:space="preserve">: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line through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has slope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not differentiable at</w:delText>
        </w:r>
      </w:del>
      <w:del w:id="8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88" w:author="PR Preview" w:date="2026-01-01T00:00:00Z">
        <w:r>
          <w:delText xml:space="preserve">: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difference quotient</w:delText>
        </w:r>
      </w:del>
      <w:del w:id="9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grows without bound as</w:delText>
        </w:r>
      </w:del>
      <w:del w:id="9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so the limit is not finite.</w:delText>
        </w:r>
      </w:del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 not differentiable at</w:t>
        </w:r>
      </w:ins>
      <w:ins w:id="10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1" w:author="PR Preview" w:date="2026-01-01T00:00:00Z">
        <w:r>
          <w:t xml:space="preserve">: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difference quotient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ins w:id="104" w:author="PR Preview" w:date="2026-01-01T00:00:00Z">
        <w:r>
          <w:t xml:space="preserve">grows without bound as</w:t>
        </w:r>
      </w:ins>
      <w:ins w:id="10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 the limit is not finite.</w:t>
        </w:r>
      </w:ins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&gt;</m:t>
        </m:r>
        <m:r>
          <m:t>0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del w:id="113" w:author="PR Preview" w:date="2026-01-01T00:00:00Z">
        <w:r>
          <w:delText xml:space="preserve">, so</w:delText>
        </w:r>
      </w:del>
      <w:del w:id="11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del w:id="115" w:author="PR Preview" w:date="2026-01-01T00:00:00Z">
        <w:r>
          <w:delText xml:space="preserve">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The right-hand derivative of</w:delText>
        </w:r>
      </w:del>
      <w:del w:id="118" w:author="PR Preview" w:date="2026-01-01T00:00:00Z">
        <w:r>
          <w:delText xml:space="preserve"> </w:delText>
        </w:r>
      </w:del>
      <m:oMath>
        <m:r>
          <m:t>f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at</w:delText>
        </w:r>
      </w:del>
      <w:del w:id="121" w:author="PR Preview" w:date="2026-01-01T00:00:00Z">
        <w:r>
          <w:delText xml:space="preserve"> </w:delText>
        </w:r>
      </w:del>
      <m:oMath>
        <m:r>
          <m:t>0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</w:delText>
        </w:r>
      </w:del>
      <w:del w:id="124" w:author="PR Preview" w:date="2026-01-01T00:00:00Z">
        <w:r>
          <w:delText xml:space="preserve"> </w:delText>
        </w:r>
      </w:del>
      <m:oMath>
        <m:r>
          <m:t>1</m:t>
        </m:r>
      </m:oMath>
      <w:del w:id="12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del w:id="126" w:author="PR Preview" w:date="2026-01-01T00:00:00Z">
        <w:r>
          <w:delText xml:space="preserve">For</w:delText>
        </w:r>
      </w:del>
      <w:del w:id="12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del w:id="130" w:author="PR Preview" w:date="2026-01-01T00:00:00Z">
        <w:r>
          <w:delText xml:space="preserve">, so</w:delText>
        </w:r>
      </w:del>
      <w:del w:id="1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 left-hand derivative of</w:delText>
        </w:r>
      </w:del>
      <w:del w:id="135" w:author="PR Preview" w:date="2026-01-01T00:00:00Z">
        <w:r>
          <w:delText xml:space="preserve"> </w:delText>
        </w:r>
      </w:del>
      <m:oMath>
        <m:r>
          <m:t>f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at</w:delText>
        </w:r>
      </w:del>
      <w:del w:id="138" w:author="PR Preview" w:date="2026-01-01T00:00:00Z">
        <w:r>
          <w:delText xml:space="preserve"> </w:delText>
        </w:r>
      </w:del>
      <m:oMath>
        <m:r>
          <m:t>0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42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143" w:author="PR Preview" w:date="2026-01-01T00:00:00Z">
        <w:r>
          <w:t xml:space="preserve">For</w:t>
        </w:r>
      </w:ins>
      <w:ins w:id="14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&gt;</m:t>
        </m:r>
        <m:r>
          <m:t>0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ins w:id="14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8" w:author="PR Preview" w:date="2026-01-01T00:00:00Z">
        <w:r>
          <w:t xml:space="preserve">The right-hand derivative of</w:t>
        </w:r>
      </w:ins>
      <w:ins w:id="149" w:author="PR Preview" w:date="2026-01-01T00:00:00Z">
        <w:r>
          <w:t xml:space="preserve"> </w:t>
        </w:r>
      </w:ins>
      <m:oMath>
        <m:r>
          <m:t>f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at</w:t>
        </w:r>
      </w:ins>
      <w:ins w:id="152" w:author="PR Preview" w:date="2026-01-01T00:00:00Z">
        <w:r>
          <w:t xml:space="preserve"> </w:t>
        </w:r>
      </w:ins>
      <m:oMath>
        <m:r>
          <m:t>0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</w:t>
        </w:r>
      </w:ins>
      <w:ins w:id="155" w:author="PR Preview" w:date="2026-01-01T00:00:00Z">
        <w:r>
          <w:t xml:space="preserve"> </w:t>
        </w:r>
      </w:ins>
      <m:oMath>
        <m:r>
          <m:t>1</m:t>
        </m:r>
      </m:oMath>
      <w:ins w:id="156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ins w:id="157" w:author="PR Preview" w:date="2026-01-01T00:00:00Z">
        <w:r>
          <w:t xml:space="preserve">For</w:t>
        </w:r>
      </w:ins>
      <w:ins w:id="15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ins w:id="16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2" w:author="PR Preview" w:date="2026-01-01T00:00:00Z">
        <w:r>
          <w:t xml:space="preserve">The left-hand derivative of</w:t>
        </w:r>
      </w:ins>
      <w:ins w:id="163" w:author="PR Preview" w:date="2026-01-01T00:00:00Z">
        <w:r>
          <w:t xml:space="preserve"> </w:t>
        </w:r>
      </w:ins>
      <m:oMath>
        <m:r>
          <m:t>f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at</w:t>
        </w:r>
      </w:ins>
      <w:ins w:id="166" w:author="PR Preview" w:date="2026-01-01T00:00:00Z">
        <w:r>
          <w:t xml:space="preserve"> </w:t>
        </w:r>
      </w:ins>
      <m:oMath>
        <m:r>
          <m:t>0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</w:t>
        </w:r>
      </w:ins>
      <w:ins w:id="1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0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del w:id="171" w:author="PR Preview" w:date="2026-01-01T00:00:00Z">
        <w:r>
          <w:rPr>
            <w:b/>
            <w:bCs/>
          </w:rPr>
          <w:delText xml:space="preserve">Example 7 (The second derivative of</w:delText>
        </w:r>
      </w:del>
      <w:del w:id="17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3</m:t>
            </m:r>
          </m:sup>
        </m:sSup>
      </m:oMath>
      <w:del w:id="173" w:author="PR Preview" w:date="2026-01-01T00:00:00Z">
        <w:r>
          <w:rPr>
            <w:b/>
            <w:bCs/>
          </w:rPr>
          <w:delText xml:space="preserve">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</w:delText>
        </w:r>
      </w:del>
      <w:del w:id="1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del w:id="177" w:author="PR Preview" w:date="2026-01-01T00:00:00Z">
        <w:r>
          <w:delText xml:space="preserve">, the power rule (</w:delText>
        </w:r>
      </w:del>
      <w:hyperlink w:anchor="thm-deriv-polynomial">
        <w:del w:id="1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79" w:author="PR Preview" w:date="2026-01-01T00:00:00Z">
        <w:r>
          <w:delText xml:space="preserve">) gives</w:delText>
        </w:r>
      </w:del>
      <w:del w:id="18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at every</w:delText>
        </w:r>
      </w:del>
      <w:del w:id="183" w:author="PR Preview" w:date="2026-01-01T00:00:00Z">
        <w:r>
          <w:delText xml:space="preserve"> </w:delText>
        </w:r>
      </w:del>
      <m:oMath>
        <m:r>
          <m:t>x</m:t>
        </m:r>
      </m:oMath>
      <w:del w:id="184" w:author="PR Preview" w:date="2026-01-01T00:00:00Z">
        <w:r>
          <w:delText xml:space="preserve">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 differentiating again, with the constant multiple rule (</w:delText>
        </w:r>
      </w:del>
      <w:hyperlink w:anchor="thm-deriv-const-factor">
        <w:del w:id="18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88" w:author="PR Preview" w:date="2026-01-01T00:00:00Z">
        <w:r>
          <w:delText xml:space="preserve">), gives</w:delText>
        </w:r>
      </w:del>
      <w:del w:id="18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So</w:delText>
        </w:r>
      </w:del>
      <w:del w:id="19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96" w:author="PR Preview" w:date="2026-01-01T00:00:00Z">
        <w:r>
          <w:delText xml:space="preserve">, and</w:delText>
        </w:r>
      </w:del>
      <w:del w:id="1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del w:id="198" w:author="PR Preview" w:date="2026-01-01T00:00:00Z">
        <w:r>
          <w:delText xml:space="preserve">.</w:delText>
        </w:r>
      </w:del>
    </w:p>
    <w:p>
      <w:pPr>
        <w:pStyle w:val="BodyText"/>
      </w:pPr>
      <w:ins w:id="199" w:author="PR Preview" w:date="2026-01-01T00:00:00Z">
        <w:r>
          <w:rPr>
            <w:b/>
            <w:bCs/>
          </w:rPr>
          <w:t xml:space="preserve">Example 7 (The second derivative of</w:t>
        </w:r>
      </w:ins>
      <w:ins w:id="20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</m:oMath>
      <w:ins w:id="201" w:author="PR Preview" w:date="2026-01-01T00:00:00Z">
        <w:r>
          <w:rPr>
            <w:b/>
            <w:bCs/>
          </w:rPr>
          <w:t xml:space="preserve">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For</w:t>
        </w:r>
      </w:ins>
      <w:ins w:id="2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205" w:author="PR Preview" w:date="2026-01-01T00:00:00Z">
        <w:r>
          <w:t xml:space="preserve">, the power rule (</w:t>
        </w:r>
      </w:ins>
      <w:hyperlink w:anchor="thm-deriv-polynomial">
        <w:ins w:id="20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07" w:author="PR Preview" w:date="2026-01-01T00:00:00Z">
        <w:r>
          <w:t xml:space="preserve">) gives</w:t>
        </w:r>
      </w:ins>
      <w:ins w:id="20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at every</w:t>
        </w:r>
      </w:ins>
      <w:ins w:id="211" w:author="PR Preview" w:date="2026-01-01T00:00:00Z">
        <w:r>
          <w:t xml:space="preserve"> </w:t>
        </w:r>
      </w:ins>
      <m:oMath>
        <m:r>
          <m:t>x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 differentiating again, with the constant multiple rule (</w:t>
        </w:r>
      </w:ins>
      <w:hyperlink w:anchor="thm-deriv-const-factor">
        <w:ins w:id="21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16" w:author="PR Preview" w:date="2026-01-01T00:00:00Z">
        <w:r>
          <w:t xml:space="preserve">),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17" w:author="PR Preview" w:date="2026-01-01T00:00:00Z">
        <w:r>
          <w:t xml:space="preserve">So</w:t>
        </w:r>
      </w:ins>
      <w:ins w:id="21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1" w:author="PR Preview" w:date="2026-01-01T00:00:00Z">
        <w:r>
          <w:t xml:space="preserve">, and</w:t>
        </w:r>
      </w:ins>
      <w:ins w:id="2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ins w:id="223" w:author="PR Preview" w:date="2026-01-01T00:00:00Z">
        <w:r>
          <w:t xml:space="preserve">.</w:t>
        </w:r>
      </w:ins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del w:id="224" w:author="PR Preview" w:date="2026-01-01T00:00:00Z">
        <w:r>
          <w:rPr>
            <w:b/>
            <w:bCs/>
          </w:rPr>
          <w:delText xml:space="preserve">1. Slope</w:delText>
        </w:r>
      </w:del>
      <w:del w:id="22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26" w:author="PR Preview" w:date="2026-01-01T00:00:00Z">
        <w:r>
          <w:rPr>
            <w:b/>
            <w:bCs/>
          </w:rPr>
          <w:delText xml:space="preserve">: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Solve</w:delText>
        </w:r>
      </w:del>
      <w:del w:id="2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0" w:author="PR Preview" w:date="2026-01-01T00:00:00Z">
        <w:r>
          <w:delText xml:space="preserve">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The roots are</w:delText>
        </w:r>
      </w:del>
      <w:del w:id="23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and</w:delText>
        </w:r>
      </w:del>
      <w:del w:id="23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37" w:author="PR Preview" w:date="2026-01-01T00:00:00Z">
        <w:r>
          <w:delText xml:space="preserve">.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Evaluating</w:delText>
        </w:r>
      </w:del>
      <w:del w:id="240" w:author="PR Preview" w:date="2026-01-01T00:00:00Z">
        <w:r>
          <w:delText xml:space="preserve"> </w:delText>
        </w:r>
      </w:del>
      <m:oMath>
        <m:r>
          <m:t>f</m:t>
        </m:r>
      </m:oMath>
      <w:del w:id="241" w:author="PR Preview" w:date="2026-01-01T00:00:00Z">
        <w:r>
          <w:delText xml:space="preserve">:</w:delText>
        </w:r>
      </w:del>
      <w:del w:id="2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and</w:delText>
        </w:r>
      </w:del>
      <w:del w:id="2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del w:id="246" w:author="PR Preview" w:date="2026-01-01T00:00:00Z">
        <w:r>
          <w:delText xml:space="preserve">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The points are</w:delText>
        </w:r>
      </w:del>
      <w:del w:id="2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and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del w:id="253" w:author="PR Preview" w:date="2026-01-01T00:00:00Z">
        <w:r>
          <w:delText xml:space="preserve">.</w:delText>
        </w:r>
      </w:del>
    </w:p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2. Slope</w:delText>
        </w:r>
      </w:del>
      <w:del w:id="255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</m:oMath>
      <w:del w:id="256" w:author="PR Preview" w:date="2026-01-01T00:00:00Z">
        <w:r>
          <w:rPr>
            <w:b/>
            <w:bCs/>
          </w:rPr>
          <w:delText xml:space="preserve">: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Solve</w:delText>
        </w:r>
      </w:del>
      <w:del w:id="25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60" w:author="PR Preview" w:date="2026-01-01T00:00:00Z">
        <w:r>
          <w:delText xml:space="preserve">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The roots are</w:delText>
        </w:r>
      </w:del>
      <w:del w:id="26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</w:delText>
        </w:r>
      </w:del>
      <w:del w:id="26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267" w:author="PR Preview" w:date="2026-01-01T00:00:00Z">
        <w:r>
          <w:delText xml:space="preserve">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Evaluating</w:delText>
        </w:r>
      </w:del>
      <w:del w:id="270" w:author="PR Preview" w:date="2026-01-01T00:00:00Z">
        <w:r>
          <w:delText xml:space="preserve"> </w:delText>
        </w:r>
      </w:del>
      <m:oMath>
        <m:r>
          <m:t>f</m:t>
        </m:r>
      </m:oMath>
      <w:del w:id="271" w:author="PR Preview" w:date="2026-01-01T00:00:00Z">
        <w:r>
          <w:delText xml:space="preserve">:</w:delText>
        </w:r>
      </w:del>
      <w:del w:id="2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</w:delText>
        </w:r>
      </w:del>
      <w:del w:id="2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del w:id="276" w:author="PR Preview" w:date="2026-01-01T00:00:00Z">
        <w:r>
          <w:delText xml:space="preserve">.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 points are</w:delText>
        </w:r>
      </w:del>
      <w:del w:id="2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and</w:delText>
        </w:r>
      </w:del>
      <w:del w:id="2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del w:id="283" w:author="PR Preview" w:date="2026-01-01T00:00:00Z">
        <w:r>
          <w:delText xml:space="preserve">.</w:delText>
        </w:r>
      </w:del>
    </w:p>
    <w:p>
      <w:pPr>
        <w:pStyle w:val="FirstParagraph"/>
      </w:pPr>
      <w:ins w:id="284" w:author="PR Preview" w:date="2026-01-01T00:00:00Z">
        <w:r>
          <w:rPr>
            <w:b/>
            <w:bCs/>
          </w:rPr>
          <w:t xml:space="preserve">1. Slope</w:t>
        </w:r>
      </w:ins>
      <w:ins w:id="28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86" w:author="PR Preview" w:date="2026-01-01T00:00:00Z">
        <w:r>
          <w:rPr>
            <w:b/>
            <w:bCs/>
          </w:rPr>
          <w:t xml:space="preserve">: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Solve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89" w:author="PR Preview" w:date="2026-01-01T00:00:00Z">
        <w:r>
          <w:t xml:space="preserve">The roots are</w:t>
        </w:r>
      </w:ins>
      <w:ins w:id="2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</w:t>
        </w:r>
      </w:ins>
      <w:ins w:id="2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Evaluating</w:t>
        </w:r>
      </w:ins>
      <w:ins w:id="297" w:author="PR Preview" w:date="2026-01-01T00:00:00Z">
        <w:r>
          <w:t xml:space="preserve"> </w:t>
        </w:r>
      </w:ins>
      <m:oMath>
        <m:r>
          <m:t>f</m:t>
        </m:r>
      </m:oMath>
      <w:ins w:id="298" w:author="PR Preview" w:date="2026-01-01T00:00:00Z">
        <w:r>
          <w:t xml:space="preserve">:</w:t>
        </w:r>
      </w:ins>
      <w:ins w:id="2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2" w:author="PR Preview" w:date="2026-01-01T00:00:00Z">
        <w:r>
          <w:t xml:space="preserve">The points are</w:t>
        </w:r>
      </w:ins>
      <w:ins w:id="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ins w:id="307" w:author="PR Preview" w:date="2026-01-01T00:00:00Z">
        <w:r>
          <w:t xml:space="preserve">.</w:t>
        </w:r>
      </w:ins>
    </w:p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2. Slope</w:t>
        </w:r>
      </w:ins>
      <w:ins w:id="30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310" w:author="PR Preview" w:date="2026-01-01T00:00:00Z">
        <w:r>
          <w:rPr>
            <w:b/>
            <w:bCs/>
          </w:rPr>
          <w:t xml:space="preserve">: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Solve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13" w:author="PR Preview" w:date="2026-01-01T00:00:00Z">
        <w:r>
          <w:t xml:space="preserve">The roots are</w:t>
        </w:r>
      </w:ins>
      <w:ins w:id="3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</w:t>
        </w:r>
      </w:ins>
      <w:ins w:id="3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18" w:author="PR Preview" w:date="2026-01-01T00:00:00Z">
        <w:r>
          <w:t xml:space="preserve">.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Evaluating</w:t>
        </w:r>
      </w:ins>
      <w:ins w:id="321" w:author="PR Preview" w:date="2026-01-01T00:00:00Z">
        <w:r>
          <w:t xml:space="preserve"> </w:t>
        </w:r>
      </w:ins>
      <m:oMath>
        <m:r>
          <m:t>f</m:t>
        </m:r>
      </m:oMath>
      <w:ins w:id="3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32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4" w:author="PR Preview" w:date="2026-01-01T00:00:00Z">
        <w:r>
          <w:t xml:space="preserve">The points are</w:t>
        </w:r>
      </w:ins>
      <w:ins w:id="3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330" w:author="PR Preview" w:date="2026-01-01T00:00:00Z">
        <w:r>
          <w:rPr>
            <w:i/>
            <w:iCs/>
          </w:rPr>
          <w:delText xml:space="preserve">Remark: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While one could apply the chain rule separately to each term (</w:delText>
        </w:r>
      </w:del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del w:id="333" w:author="PR Preview" w:date="2026-01-01T00:00:00Z">
        <w:r>
          <w:delText xml:space="preserve">), simplifying algebraically first is faster and prevents arithmetic errors.</w:delText>
        </w:r>
      </w:del>
    </w:p>
    <w:p>
      <w:pPr>
        <w:pStyle w:val="FirstParagraph"/>
      </w:pPr>
      <w:ins w:id="334" w:author="PR Preview" w:date="2026-01-01T00:00:00Z">
        <w:r>
          <w:rPr>
            <w:i/>
            <w:iCs/>
          </w:rPr>
          <w:t xml:space="preserve">Remark: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While one could apply the chain rule separately to each term, giving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7" w:author="PR Preview" w:date="2026-01-01T00:00:00Z">
        <w:r>
          <w:t xml:space="preserve">simplifying algebraically first is faster and prevents arithmetic errors.</w:t>
        </w:r>
      </w:ins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del w:id="338" w:author="PR Preview" w:date="2026-01-01T00:00:00Z">
        <w:r>
          <w:rPr>
            <w:b/>
            <w:bCs/>
          </w:rPr>
          <w:delText xml:space="preserve">2.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Set it to zero:</w:delText>
        </w:r>
      </w:del>
      <w:del w:id="341" w:author="PR Preview" w:date="2026-01-01T00:00:00Z">
        <w:r>
          <w:delText xml:space="preserve"> </w:delText>
        </w:r>
      </w:del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gives</w:delText>
        </w:r>
      </w:del>
      <w:del w:id="344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2</m:t>
        </m:r>
      </m:oMath>
      <w:del w:id="345" w:author="PR Preview" w:date="2026-01-01T00:00:00Z">
        <w:r>
          <w:delText xml:space="preserve">.</w:delText>
        </w:r>
      </w:del>
      <w:del w:id="3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the minimum of the values of</w:delText>
        </w:r>
      </w:del>
      <w:del w:id="349" w:author="PR Preview" w:date="2026-01-01T00:00:00Z">
        <w:r>
          <w:delText xml:space="preserve"> </w:delText>
        </w:r>
      </w:del>
      <m:oMath>
        <m:r>
          <m:t>f</m:t>
        </m:r>
      </m:oMath>
      <w:del w:id="350" w:author="PR Preview" w:date="2026-01-01T00:00:00Z">
        <w:r>
          <w:delText xml:space="preserve">.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Completing the square,</w:delText>
        </w:r>
      </w:del>
      <w:del w:id="3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since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del w:id="358" w:author="PR Preview" w:date="2026-01-01T00:00:00Z">
        <w:r>
          <w:delText xml:space="preserve">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and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362" w:author="PR Preview" w:date="2026-01-01T00:00:00Z">
        <w:r>
          <w:delText xml:space="preserve">, so</w:delText>
        </w:r>
      </w:del>
      <w:del w:id="3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for every</w:delText>
        </w:r>
      </w:del>
      <w:del w:id="366" w:author="PR Preview" w:date="2026-01-01T00:00:00Z">
        <w:r>
          <w:delText xml:space="preserve"> </w:delText>
        </w:r>
      </w:del>
      <m:oMath>
        <m:r>
          <m:t>w</m:t>
        </m:r>
      </m:oMath>
      <w:del w:id="367" w:author="PR Preview" w:date="2026-01-01T00:00:00Z">
        <w:r>
          <w:delText xml:space="preserve">.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Equivalently, the derivative is negative below</w:delText>
        </w:r>
      </w:del>
      <w:del w:id="370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2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 positive above it,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so the function falls into that point and rises out of it.</w:delText>
        </w:r>
      </w:del>
    </w:p>
    <w:p>
      <w:pPr>
        <w:pStyle w:val="BodyText"/>
      </w:pPr>
      <w:del w:id="375" w:author="PR Preview" w:date="2026-01-01T00:00:00Z">
        <w:r>
          <w:rPr>
            <w:b/>
            <w:bCs/>
          </w:rPr>
          <w:delText xml:space="preserve">3.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At</w:delText>
        </w:r>
      </w:del>
      <w:del w:id="378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the derivative is</w:delText>
        </w:r>
      </w:del>
      <w:del w:id="38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382" w:author="PR Preview" w:date="2026-01-01T00:00:00Z">
        <w:r>
          <w:delText xml:space="preserve">, so</w:delText>
        </w:r>
      </w:del>
      <w:del w:id="383" w:author="PR Preview" w:date="2026-01-01T00:00:00Z">
        <w:r>
          <w:delText xml:space="preserve"> </w:delText>
        </w:r>
      </w:del>
      <m:oMath>
        <m:r>
          <m:t>f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is falling there.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With</w:delText>
        </w:r>
      </w:del>
      <w:del w:id="38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hyperlink w:anchor="eq-linear-approx">
        <w:del w:id="391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predicts a change of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del w:id="395" w:author="PR Preview" w:date="2026-01-01T00:00:00Z">
        <w:r>
          <w:delText xml:space="preserve">, from</w:delText>
        </w:r>
      </w:del>
      <w:del w:id="3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to</w:delText>
        </w:r>
      </w:del>
      <w:del w:id="399" w:author="PR Preview" w:date="2026-01-01T00:00:00Z">
        <w:r>
          <w:delText xml:space="preserve"> </w:delText>
        </w:r>
      </w:del>
      <m:oMath>
        <m:r>
          <m:t>3.98</m:t>
        </m:r>
      </m:oMath>
      <w:del w:id="400" w:author="PR Preview" w:date="2026-01-01T00:00:00Z">
        <w:r>
          <w:delText xml:space="preserve">.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The exact value is</w:delText>
        </w:r>
      </w:del>
    </w:p>
    <w:p>
      <w:pPr>
        <w:pStyle w:val="FirstParagraph"/>
      </w:pPr>
      <w:ins w:id="403" w:author="PR Preview" w:date="2026-01-01T00:00:00Z">
        <w:r>
          <w:rPr>
            <w:b/>
            <w:bCs/>
          </w:rPr>
          <w:t xml:space="preserve">2.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Set it to zero:</w:t>
        </w:r>
      </w:ins>
      <w:ins w:id="406" w:author="PR Preview" w:date="2026-01-01T00:00:00Z">
        <w:r>
          <w:t xml:space="preserve"> </w:t>
        </w:r>
      </w:ins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gives</w:t>
        </w:r>
      </w:ins>
      <w:ins w:id="409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2</m:t>
        </m:r>
      </m:oMath>
      <w:ins w:id="41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ins w:id="411" w:author="PR Preview" w:date="2026-01-01T00:00:00Z">
        <w:r>
          <w:t xml:space="preserve">is the minimum of the values of</w:t>
        </w:r>
      </w:ins>
      <w:ins w:id="412" w:author="PR Preview" w:date="2026-01-01T00:00:00Z">
        <w:r>
          <w:t xml:space="preserve"> </w:t>
        </w:r>
      </w:ins>
      <m:oMath>
        <m:r>
          <m:t>f</m:t>
        </m:r>
      </m:oMath>
      <w:ins w:id="413" w:author="PR Preview" w:date="2026-01-01T00:00:00Z">
        <w: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Completing the square,</w:t>
        </w:r>
      </w:ins>
      <w:ins w:id="4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20" w:author="PR Preview" w:date="2026-01-01T00:00:00Z">
        <w:r>
          <w:t xml:space="preserve">and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422" w:author="PR Preview" w:date="2026-01-01T00:00:00Z">
        <w:r>
          <w:t xml:space="preserve">, so</w:t>
        </w:r>
      </w:ins>
      <w:ins w:id="4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for every</w:t>
        </w:r>
      </w:ins>
      <w:ins w:id="426" w:author="PR Preview" w:date="2026-01-01T00:00:00Z">
        <w:r>
          <w:t xml:space="preserve"> </w:t>
        </w:r>
      </w:ins>
      <m:oMath>
        <m:r>
          <m:t>w</m:t>
        </m:r>
      </m:oMath>
      <w:ins w:id="427" w:author="PR Preview" w:date="2026-01-01T00:00:00Z">
        <w:r>
          <w:t xml:space="preserve">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Equivalently, the derivative is negative below</w:t>
        </w:r>
      </w:ins>
      <w:ins w:id="430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2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 positive above it,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so the function falls into that point and rises out of it.</w:t>
        </w:r>
      </w:ins>
    </w:p>
    <w:p>
      <w:pPr>
        <w:pStyle w:val="BodyText"/>
      </w:pPr>
      <w:ins w:id="435" w:author="PR Preview" w:date="2026-01-01T00:00:00Z">
        <w:r>
          <w:rPr>
            <w:b/>
            <w:bCs/>
          </w:rPr>
          <w:t xml:space="preserve">3.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At</w:t>
        </w:r>
      </w:ins>
      <w:ins w:id="438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derivative is</w:t>
        </w:r>
      </w:ins>
      <w:ins w:id="44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442" w:author="PR Preview" w:date="2026-01-01T00:00:00Z">
        <w:r>
          <w:t xml:space="preserve">, so</w:t>
        </w:r>
      </w:ins>
      <w:ins w:id="443" w:author="PR Preview" w:date="2026-01-01T00:00:00Z">
        <w:r>
          <w:t xml:space="preserve"> </w:t>
        </w:r>
      </w:ins>
      <m:oMath>
        <m:r>
          <m:t>f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is falling there.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With</w:t>
        </w:r>
      </w:ins>
      <w:ins w:id="44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hyperlink w:anchor="eq-linear-approx">
        <w:ins w:id="45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predicts a change of</w:t>
        </w:r>
      </w:ins>
      <w:ins w:id="4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ins w:id="455" w:author="PR Preview" w:date="2026-01-01T00:00:00Z">
        <w:r>
          <w:t xml:space="preserve">, from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ins w:id="456" w:author="PR Preview" w:date="2026-01-01T00:00:00Z">
        <w:r>
          <w:t xml:space="preserve">to</w:t>
        </w:r>
      </w:ins>
      <w:ins w:id="457" w:author="PR Preview" w:date="2026-01-01T00:00:00Z">
        <w:r>
          <w:t xml:space="preserve"> </w:t>
        </w:r>
      </w:ins>
      <m:oMath>
        <m:r>
          <m:t>3.98</m:t>
        </m:r>
      </m:oMath>
      <w:ins w:id="458" w:author="PR Preview" w:date="2026-01-01T00:00:00Z">
        <w:r>
          <w:t xml:space="preserve">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 exact value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has</w:delText>
        </w:r>
      </w:del>
      <w:del w:id="46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464" w:author="PR Preview" w:date="2026-01-01T00:00:00Z">
        <w:r>
          <w:delText xml:space="preserve">, so</w:delText>
        </w:r>
      </w:del>
      <w:del w:id="465" w:author="PR Preview" w:date="2026-01-01T00:00:00Z">
        <w:r>
          <w:delText xml:space="preserve"> </w:delText>
        </w:r>
      </w:del>
      <m:oMath>
        <m:r>
          <m:t>0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 a flat point of</w:delText>
        </w:r>
      </w:del>
      <w:del w:id="468" w:author="PR Preview" w:date="2026-01-01T00:00:00Z">
        <w:r>
          <w:delText xml:space="preserve"> </w:delText>
        </w:r>
      </w:del>
      <m:oMath>
        <m:r>
          <m:t>f</m:t>
        </m:r>
      </m:oMath>
      <w:del w:id="469" w:author="PR Preview" w:date="2026-01-01T00:00:00Z">
        <w:r>
          <w:delText xml:space="preserve">, and hence a critical point.</w:delText>
        </w:r>
      </w:del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72" w:author="PR Preview" w:date="2026-01-01T00:00:00Z">
        <w:r>
          <w:t xml:space="preserve">so</w:t>
        </w:r>
      </w:ins>
      <w:ins w:id="473" w:author="PR Preview" w:date="2026-01-01T00:00:00Z">
        <w:r>
          <w:t xml:space="preserve"> </w:t>
        </w:r>
      </w:ins>
      <m:oMath>
        <m:r>
          <m:t>0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 a flat point of</w:t>
        </w:r>
      </w:ins>
      <w:ins w:id="476" w:author="PR Preview" w:date="2026-01-01T00:00:00Z">
        <w:r>
          <w:t xml:space="preserve"> </w:t>
        </w:r>
      </w:ins>
      <m:oMath>
        <m:r>
          <m:t>f</m:t>
        </m:r>
      </m:oMath>
      <w:ins w:id="477" w:author="PR Preview" w:date="2026-01-01T00:00:00Z">
        <w:r>
          <w:t xml:space="preserve">, and hence a critical point.</w:t>
        </w:r>
      </w:ins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del w:id="478" w:author="PR Preview" w:date="2026-01-01T00:00:00Z">
        <w:r>
          <w:delText xml:space="preserve">At</w:delText>
        </w:r>
      </w:del>
      <w:del w:id="47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</m:t>
        </m:r>
      </m:oMath>
      <w:del w:id="480" w:author="PR Preview" w:date="2026-01-01T00:00:00Z">
        <w:r>
          <w:delText xml:space="preserve">:</w:delText>
        </w:r>
      </w:del>
      <w:del w:id="4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del w:id="482" w:author="PR Preview" w:date="2026-01-01T00:00:00Z">
        <w:r>
          <w:delText xml:space="preserve">.</w:delText>
        </w:r>
      </w:del>
    </w:p>
    <w:p>
      <w:pPr>
        <w:numPr>
          <w:ilvl w:val="0"/>
          <w:numId w:val="1018"/>
        </w:numPr>
      </w:pPr>
      <w:ins w:id="483" w:author="PR Preview" w:date="2026-01-01T00:00:00Z">
        <w:r>
          <w:t xml:space="preserve">At</w:t>
        </w:r>
      </w:ins>
      <w:ins w:id="4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4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del w:id="486" w:author="PR Preview" w:date="2026-01-01T00:00:00Z">
        <w:r>
          <w:delText xml:space="preserve">At</w:delText>
        </w:r>
      </w:del>
      <w:del w:id="4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488" w:author="PR Preview" w:date="2026-01-01T00:00:00Z">
        <w:r>
          <w:delText xml:space="preserve">:</w:delText>
        </w:r>
      </w:del>
      <w:del w:id="48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del w:id="490" w:author="PR Preview" w:date="2026-01-01T00:00:00Z">
        <w:r>
          <w:delText xml:space="preserve">, so</w:delText>
        </w:r>
      </w:del>
      <w:del w:id="4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is a strict local minimum.</w:delText>
        </w:r>
      </w:del>
    </w:p>
    <w:p>
      <w:pPr>
        <w:numPr>
          <w:ilvl w:val="0"/>
          <w:numId w:val="1019"/>
        </w:numPr>
      </w:pPr>
      <w:ins w:id="494" w:author="PR Preview" w:date="2026-01-01T00:00:00Z">
        <w:r>
          <w:t xml:space="preserve">At</w:t>
        </w:r>
      </w:ins>
      <w:ins w:id="4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4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97" w:author="PR Preview" w:date="2026-01-01T00:00:00Z">
        <w:r>
          <w:t xml:space="preserve">so</w:t>
        </w:r>
      </w:ins>
      <w:ins w:id="4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a strict local minimum.</w:t>
        </w:r>
      </w:ins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del w:id="501" w:author="PR Preview" w:date="2026-01-01T00:00:00Z">
        <w:r>
          <w:rPr>
            <w:b/>
            <w:bCs/>
          </w:rPr>
          <w:delText xml:space="preserve">Example 11 (Taylor series of the exponential function)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For</w:delText>
        </w:r>
      </w:del>
      <w:del w:id="5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centered at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508" w:author="PR Preview" w:date="2026-01-01T00:00:00Z">
        <w:r>
          <w:delText xml:space="preserve">, every derivative is</w:delText>
        </w:r>
      </w:del>
      <w:del w:id="50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510" w:author="PR Preview" w:date="2026-01-01T00:00:00Z">
        <w:r>
          <w:delText xml:space="preserve">.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The degree-</w:delText>
        </w:r>
      </w:del>
      <m:oMath>
        <m:r>
          <m:t>n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Maclaurin polynomial is:</w:delText>
        </w:r>
      </w:del>
    </w:p>
    <w:p>
      <w:pPr>
        <w:pStyle w:val="BodyText"/>
      </w:pPr>
      <w:ins w:id="515" w:author="PR Preview" w:date="2026-01-01T00:00:00Z">
        <w:r>
          <w:rPr>
            <w:b/>
            <w:bCs/>
          </w:rPr>
          <w:t xml:space="preserve">Example 11 (Taylor series of the exponential function)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For</w:t>
        </w:r>
      </w:ins>
      <w:ins w:id="5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centered at</w:t>
        </w:r>
      </w:ins>
      <w:ins w:id="5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522" w:author="PR Preview" w:date="2026-01-01T00:00:00Z">
        <w:r>
          <w:t xml:space="preserve">, every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23" w:author="PR Preview" w:date="2026-01-01T00:00:00Z">
        <w:r>
          <w:t xml:space="preserve">The degree-</w:t>
        </w:r>
      </w:ins>
      <m:oMath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Maclaurin polynomial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del w:id="526" w:author="PR Preview" w:date="2026-01-01T00:00:00Z">
        <w:r>
          <w:rPr>
            <w:i/>
            <w:iCs/>
          </w:rPr>
          <w:delText xml:space="preserve">Solution 21</w:delText>
        </w:r>
      </w:del>
      <w:del w:id="527" w:author="PR Preview" w:date="2026-01-01T00:00:00Z">
        <w:r>
          <w:delText xml:space="preserve">. </w:delText>
        </w:r>
      </w:del>
      <w:del w:id="528" w:author="PR Preview" w:date="2026-01-01T00:00:00Z">
        <w:r>
          <w:delText xml:space="preserve">Since</w:delText>
        </w:r>
      </w:del>
      <w:del w:id="5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and</w:delText>
        </w:r>
      </w:del>
      <w:del w:id="53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53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534" w:author="PR Preview" w:date="2026-01-01T00:00:00Z">
        <w:r>
          <w:delText xml:space="preserve">The full Taylor series is</w:delText>
        </w:r>
      </w:del>
      <w:del w:id="535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del w:id="536" w:author="PR Preview" w:date="2026-01-01T00:00:00Z">
        <w:r>
          <w:delText xml:space="preserve">.</w:delText>
        </w:r>
      </w:del>
    </w:p>
    <w:p>
      <w:pPr>
        <w:pStyle w:val="BodyText"/>
      </w:pPr>
      <w:ins w:id="537" w:author="PR Preview" w:date="2026-01-01T00:00:00Z">
        <w:r>
          <w:rPr>
            <w:i/>
            <w:iCs/>
          </w:rPr>
          <w:t xml:space="preserve">Solution 21</w:t>
        </w:r>
      </w:ins>
      <w:ins w:id="538" w:author="PR Preview" w:date="2026-01-01T00:00:00Z">
        <w:r>
          <w:t xml:space="preserve">. </w:t>
        </w:r>
      </w:ins>
      <w:ins w:id="539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54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541" w:author="PR Preview" w:date="2026-01-01T00:00:00Z">
        <w:r>
          <w:t xml:space="preserve">The full Taylor series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del w:id="542" w:author="PR Preview" w:date="2026-01-01T00:00:00Z">
        <w:r>
          <w:rPr>
            <w:b/>
            <w:bCs/>
          </w:rPr>
          <w:delText xml:space="preserve">Example 14 (Antiderivative of</w:delText>
        </w:r>
      </w:del>
      <w:del w:id="54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44" w:author="PR Preview" w:date="2026-01-01T00:00:00Z">
        <w:r>
          <w:rPr>
            <w:b/>
            <w:bCs/>
          </w:rPr>
          <w:delText xml:space="preserve">)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For</w:delText>
        </w:r>
      </w:del>
      <w:del w:id="5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48" w:author="PR Preview" w:date="2026-01-01T00:00:00Z">
        <w:r>
          <w:delText xml:space="preserve">, an antiderivative is</w:delText>
        </w:r>
      </w:del>
      <w:del w:id="5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del w:id="550" w:author="PR Preview" w:date="2026-01-01T00:00:00Z">
        <w:r>
          <w:delText xml:space="preserve">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since</w:delText>
        </w:r>
      </w:del>
      <w:del w:id="55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4" w:author="PR Preview" w:date="2026-01-01T00:00:00Z">
        <w:r>
          <w:delText xml:space="preserve">.</w:delText>
        </w:r>
      </w:del>
    </w:p>
    <w:p>
      <w:pPr>
        <w:pStyle w:val="BodyText"/>
      </w:pPr>
      <w:ins w:id="555" w:author="PR Preview" w:date="2026-01-01T00:00:00Z">
        <w:r>
          <w:rPr>
            <w:b/>
            <w:bCs/>
          </w:rPr>
          <w:t xml:space="preserve">Example 14 (Antiderivative of</w:t>
        </w:r>
      </w:ins>
      <w:ins w:id="55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57" w:author="PR Preview" w:date="2026-01-01T00:00:00Z">
        <w:r>
          <w:rPr>
            <w:b/>
            <w:bCs/>
          </w:rPr>
          <w:t xml:space="preserve">)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For</w:t>
        </w:r>
      </w:ins>
      <w:ins w:id="5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61" w:author="PR Preview" w:date="2026-01-01T00:00:00Z">
        <w:r>
          <w:t xml:space="preserve">, an antiderivative is</w:t>
        </w:r>
      </w:ins>
      <w:ins w:id="5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66" w:author="PR Preview" w:date="2026-01-01T00:00:00Z">
        <w:r>
          <w:delText xml:space="preserve">Verify by differentiating:</w:delText>
        </w:r>
      </w:del>
      <w:del w:id="5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68" w:author="PR Preview" w:date="2026-01-01T00:00:00Z">
        <w:r>
          <w:delText xml:space="preserve">, as required.</w:delText>
        </w:r>
      </w:del>
    </w:p>
    <w:p>
      <w:pPr>
        <w:pStyle w:val="FirstParagraph"/>
      </w:pPr>
      <w:ins w:id="569" w:author="PR Preview" w:date="2026-01-01T00:00:00Z">
        <w:r>
          <w:t xml:space="preserve">Verify by differentiating: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0" w:author="PR Preview" w:date="2026-01-01T00:00:00Z">
        <w:r>
          <w:t xml:space="preserve">as required.</w:t>
        </w:r>
      </w:ins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is continuous at</w:delText>
        </w:r>
      </w:del>
      <w:del w:id="57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574" w:author="PR Preview" w:date="2026-01-01T00:00:00Z">
        <w:r>
          <w:delText xml:space="preserve">:</w:delText>
        </w:r>
      </w:del>
      <w:del w:id="5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is defined, and</w:delText>
        </w:r>
      </w:del>
      <w:del w:id="57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57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fails condition 1 at</w:delText>
        </w:r>
      </w:del>
      <w:del w:id="58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583" w:author="PR Preview" w:date="2026-01-01T00:00:00Z">
        <w:r>
          <w:delText xml:space="preserve">:</w:delText>
        </w:r>
      </w:del>
      <w:del w:id="58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is not defined (it would divide by zero),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even though</w:delText>
        </w:r>
      </w:del>
      <w:del w:id="58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exists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(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, and the factor</w:delText>
        </w:r>
      </w:del>
      <w:del w:id="5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−</m:t>
        </m:r>
        <m:r>
          <m:t>1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cancels for</w:delText>
        </w:r>
      </w:del>
      <w:del w:id="59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1</m:t>
        </m:r>
      </m:oMath>
      <w:del w:id="599" w:author="PR Preview" w:date="2026-01-01T00:00:00Z">
        <w:r>
          <w:delText xml:space="preserve">).</w:delText>
        </w:r>
      </w:del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is continuous at</w:t>
        </w:r>
      </w:ins>
      <w:ins w:id="60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603" w:author="PR Preview" w:date="2026-01-01T00:00:00Z">
        <w:r>
          <w:t xml:space="preserve">:</w:t>
        </w:r>
      </w:ins>
      <w:ins w:id="6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is defined,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fails condition 1 at</w:t>
        </w:r>
      </w:ins>
      <w:ins w:id="60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610" w:author="PR Preview" w:date="2026-01-01T00:00:00Z">
        <w:r>
          <w:t xml:space="preserve">:</w:t>
        </w:r>
      </w:ins>
      <w:ins w:id="61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is not defined (it would divide by zero),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even though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616" w:author="PR Preview" w:date="2026-01-01T00:00:00Z">
        <w:r>
          <w:t xml:space="preserve">exists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(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619" w:author="PR Preview" w:date="2026-01-01T00:00:00Z">
        <w:r>
          <w:t xml:space="preserve">, and the factor</w:t>
        </w:r>
      </w:ins>
      <w:ins w:id="6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cancels for</w:t>
        </w:r>
      </w:ins>
      <w:ins w:id="6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624" w:author="PR Preview" w:date="2026-01-01T00:00:00Z">
        <w:r>
          <w:t xml:space="preserve">).</w:t>
        </w:r>
      </w:ins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del w:id="625" w:author="PR Preview" w:date="2026-01-01T00:00:00Z">
        <w:r>
          <w:rPr>
            <w:b/>
            <w:bCs/>
          </w:rPr>
          <w:delText xml:space="preserve">Example 19 (Continuity on</w:delText>
        </w:r>
      </w:del>
      <w:del w:id="62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27" w:author="PR Preview" w:date="2026-01-01T00:00:00Z">
        <w:r>
          <w:rPr>
            <w:b/>
            <w:bCs/>
          </w:rPr>
          <w:delText xml:space="preserve"> </w:delText>
        </w:r>
      </w:del>
      <w:del w:id="628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Let</w:delText>
        </w:r>
      </w:del>
      <w:del w:id="6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632" w:author="PR Preview" w:date="2026-01-01T00:00:00Z">
        <w:r>
          <w:delText xml:space="preserve">, the</w:delText>
        </w:r>
      </w:del>
      <w:del w:id="633" w:author="PR Preview" w:date="2026-01-01T00:00:00Z">
        <w:r>
          <w:delText xml:space="preserve"> </w:delText>
        </w:r>
      </w:del>
      <w:hyperlink r:id="rId199">
        <w:del w:id="634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635" w:author="PR Preview" w:date="2026-01-01T00:00:00Z">
        <w:r>
          <w:delText xml:space="preserve">, defined for</w:delText>
        </w:r>
      </w:del>
      <w:del w:id="63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637" w:author="PR Preview" w:date="2026-01-01T00:00:00Z">
        <w:r>
          <w:delText xml:space="preserve">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Because</w:delText>
        </w:r>
      </w:del>
      <w:del w:id="640" w:author="PR Preview" w:date="2026-01-01T00:00:00Z">
        <w:r>
          <w:delText xml:space="preserve"> </w:delText>
        </w:r>
      </w:del>
      <m:oMath>
        <m:r>
          <m:t>f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is undefined for</w:delText>
        </w:r>
      </w:del>
      <w:del w:id="6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644" w:author="PR Preview" w:date="2026-01-01T00:00:00Z">
        <w:r>
          <w:delText xml:space="preserve">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only the right-hand limit of</w:delText>
        </w:r>
      </w:del>
      <w:del w:id="647" w:author="PR Preview" w:date="2026-01-01T00:00:00Z">
        <w:r>
          <w:delText xml:space="preserve"> </w:delText>
        </w:r>
      </w:del>
      <m:oMath>
        <m:r>
          <m:t>f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at</w:delText>
        </w:r>
      </w:del>
      <w:del w:id="650" w:author="PR Preview" w:date="2026-01-01T00:00:00Z">
        <w:r>
          <w:delText xml:space="preserve"> </w:delText>
        </w:r>
      </w:del>
      <m:oMath>
        <m:r>
          <m:t>0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makes sense,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and</w:delText>
        </w:r>
      </w:del>
      <w:del w:id="655" w:author="PR Preview" w:date="2026-01-01T00:00:00Z">
        <w:r>
          <w:delText xml:space="preserve"> </w:delText>
        </w:r>
      </w:del>
      <w:hyperlink w:anchor="def-continuous-on">
        <w:del w:id="65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asks only for that one-sided limit at the endpoint</w:delText>
        </w:r>
      </w:del>
      <w:del w:id="659" w:author="PR Preview" w:date="2026-01-01T00:00:00Z">
        <w:r>
          <w:delText xml:space="preserve"> </w:delText>
        </w:r>
      </w:del>
      <m:oMath>
        <m:r>
          <m:t>0</m:t>
        </m:r>
      </m:oMath>
      <w:del w:id="660" w:author="PR Preview" w:date="2026-01-01T00:00:00Z">
        <w:r>
          <w:delText xml:space="preserve">.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Here</w:delText>
        </w:r>
      </w:del>
      <w:del w:id="663" w:author="PR Preview" w:date="2026-01-01T00:00:00Z">
        <w:r>
          <w:delText xml:space="preserve"> </w:delText>
        </w:r>
      </w:del>
      <m:oMath>
        <m:r>
          <m:t>f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is continuous at every point of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67" w:author="PR Preview" w:date="2026-01-01T00:00:00Z">
        <w:r>
          <w:delText xml:space="preserve">,</w:delText>
        </w:r>
      </w:del>
      <w:del w:id="66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669" w:author="PR Preview" w:date="2026-01-01T00:00:00Z">
        <w:r>
          <w:delText xml:space="preserve">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and</w:delText>
        </w:r>
      </w:del>
      <w:del w:id="67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673" w:author="PR Preview" w:date="2026-01-01T00:00:00Z">
        <w:r>
          <w:delText xml:space="preserve">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so</w:delText>
        </w:r>
      </w:del>
      <w:del w:id="676" w:author="PR Preview" w:date="2026-01-01T00:00:00Z">
        <w:r>
          <w:delText xml:space="preserve"> </w:delText>
        </w:r>
      </w:del>
      <m:oMath>
        <m:r>
          <m:t>f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is continuous on</w:delText>
        </w:r>
      </w:del>
      <w:del w:id="67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(</w:delText>
        </w:r>
      </w:del>
      <w:hyperlink w:anchor="def-continuous-on">
        <w:del w:id="68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83" w:author="PR Preview" w:date="2026-01-01T00:00:00Z">
        <w:r>
          <w:delText xml:space="preserve">).</w:delText>
        </w:r>
      </w:del>
    </w:p>
    <w:p>
      <w:pPr>
        <w:pStyle w:val="BodyText"/>
      </w:pPr>
      <w:del w:id="684" w:author="PR Preview" w:date="2026-01-01T00:00:00Z">
        <w:r>
          <w:rPr>
            <w:b/>
            <w:bCs/>
          </w:rPr>
          <w:delText xml:space="preserve">Example 20 (A function not continuous on</w:delText>
        </w:r>
      </w:del>
      <w:del w:id="68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86" w:author="PR Preview" w:date="2026-01-01T00:00:00Z">
        <w:r>
          <w:rPr>
            <w:b/>
            <w:bCs/>
          </w:rPr>
          <w:delText xml:space="preserve">)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Let</w:delText>
        </w:r>
      </w:del>
      <w:del w:id="6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for</w:delText>
        </w:r>
      </w:del>
      <w:del w:id="69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696" w:author="PR Preview" w:date="2026-01-01T00:00:00Z">
        <w:r>
          <w:delText xml:space="preserve">.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Conditions 1 and 2 of</w:delText>
        </w:r>
      </w:del>
      <w:del w:id="699" w:author="PR Preview" w:date="2026-01-01T00:00:00Z">
        <w:r>
          <w:delText xml:space="preserve"> </w:delText>
        </w:r>
      </w:del>
      <w:hyperlink w:anchor="def-continuous-on">
        <w:del w:id="70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hold,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but</w:delText>
        </w:r>
      </w:del>
      <w:del w:id="70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so condition 3 fails and</w:delText>
        </w:r>
      </w:del>
      <w:del w:id="709" w:author="PR Preview" w:date="2026-01-01T00:00:00Z">
        <w:r>
          <w:delText xml:space="preserve"> </w:delText>
        </w:r>
      </w:del>
      <m:oMath>
        <m:r>
          <m:t>f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is not continuous on</w:delText>
        </w:r>
      </w:del>
      <w:del w:id="7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13" w:author="PR Preview" w:date="2026-01-01T00:00:00Z">
        <w:r>
          <w:delText xml:space="preserve">.</w:delText>
        </w:r>
      </w:del>
    </w:p>
    <w:p>
      <w:pPr>
        <w:pStyle w:val="BodyText"/>
      </w:pPr>
      <w:ins w:id="714" w:author="PR Preview" w:date="2026-01-01T00:00:00Z">
        <w:r>
          <w:rPr>
            <w:b/>
            <w:bCs/>
          </w:rPr>
          <w:t xml:space="preserve">Example 19 (Continuity on</w:t>
        </w:r>
      </w:ins>
      <w:ins w:id="71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16" w:author="PR Preview" w:date="2026-01-01T00:00:00Z">
        <w:r>
          <w:rPr>
            <w:b/>
            <w:bCs/>
          </w:rPr>
          <w:t xml:space="preserve"> </w:t>
        </w:r>
      </w:ins>
      <w:ins w:id="717" w:author="PR Preview" w:date="2026-01-01T00:00:00Z">
        <w:r>
          <w:rPr>
            <w:b/>
            <w:bCs/>
          </w:rPr>
          <w:t xml:space="preserve">uses one-sided limits at the endpoints)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Let</w:t>
        </w:r>
      </w:ins>
      <w:ins w:id="7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721" w:author="PR Preview" w:date="2026-01-01T00:00:00Z">
        <w:r>
          <w:t xml:space="preserve">, the</w:t>
        </w:r>
      </w:ins>
      <w:ins w:id="722" w:author="PR Preview" w:date="2026-01-01T00:00:00Z">
        <w:r>
          <w:t xml:space="preserve"> </w:t>
        </w:r>
      </w:ins>
      <w:hyperlink r:id="rId199">
        <w:ins w:id="723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724" w:author="PR Preview" w:date="2026-01-01T00:00:00Z">
        <w:r>
          <w:t xml:space="preserve">, defined for</w:t>
        </w:r>
      </w:ins>
      <w:ins w:id="7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726" w:author="PR Preview" w:date="2026-01-01T00:00:00Z">
        <w:r>
          <w:t xml:space="preserve">.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Because</w:t>
        </w:r>
      </w:ins>
      <w:ins w:id="729" w:author="PR Preview" w:date="2026-01-01T00:00:00Z">
        <w:r>
          <w:t xml:space="preserve"> </w:t>
        </w:r>
      </w:ins>
      <m:oMath>
        <m:r>
          <m:t>f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undefined for</w:t>
        </w:r>
      </w:ins>
      <w:ins w:id="7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733" w:author="PR Preview" w:date="2026-01-01T00:00:00Z">
        <w:r>
          <w:t xml:space="preserve">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only the right-hand limit of</w:t>
        </w:r>
      </w:ins>
      <w:ins w:id="736" w:author="PR Preview" w:date="2026-01-01T00:00:00Z">
        <w:r>
          <w:t xml:space="preserve"> </w:t>
        </w:r>
      </w:ins>
      <m:oMath>
        <m:r>
          <m:t>f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at</w:t>
        </w:r>
      </w:ins>
      <w:ins w:id="739" w:author="PR Preview" w:date="2026-01-01T00:00:00Z">
        <w:r>
          <w:t xml:space="preserve"> </w:t>
        </w:r>
      </w:ins>
      <m:oMath>
        <m:r>
          <m:t>0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makes sense,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</w:t>
        </w:r>
      </w:ins>
      <w:ins w:id="744" w:author="PR Preview" w:date="2026-01-01T00:00:00Z">
        <w:r>
          <w:t xml:space="preserve"> </w:t>
        </w:r>
      </w:ins>
      <w:hyperlink w:anchor="def-continuous-on">
        <w:ins w:id="74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asks only for that one-sided limit at the endpoint</w:t>
        </w:r>
      </w:ins>
      <w:ins w:id="748" w:author="PR Preview" w:date="2026-01-01T00:00:00Z">
        <w:r>
          <w:t xml:space="preserve"> </w:t>
        </w:r>
      </w:ins>
      <m:oMath>
        <m:r>
          <m:t>0</m:t>
        </m:r>
      </m:oMath>
      <w:ins w:id="749" w:author="PR Preview" w:date="2026-01-01T00:00:00Z">
        <w:r>
          <w:t xml:space="preserve">.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Here</w:t>
        </w:r>
      </w:ins>
      <w:ins w:id="752" w:author="PR Preview" w:date="2026-01-01T00:00:00Z">
        <w:r>
          <w:t xml:space="preserve"> </w:t>
        </w:r>
      </w:ins>
      <m:oMath>
        <m:r>
          <m:t>f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is continuous at every point of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5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5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58" w:author="PR Preview" w:date="2026-01-01T00:00:00Z">
        <w:r>
          <w:t xml:space="preserve">so</w:t>
        </w:r>
      </w:ins>
      <w:ins w:id="759" w:author="PR Preview" w:date="2026-01-01T00:00:00Z">
        <w:r>
          <w:t xml:space="preserve"> </w:t>
        </w:r>
      </w:ins>
      <m:oMath>
        <m:r>
          <m:t>f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is continuous on</w:t>
        </w:r>
      </w:ins>
      <w:ins w:id="7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(</w:t>
        </w:r>
      </w:ins>
      <w:hyperlink w:anchor="def-continuous-on">
        <w:ins w:id="76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766" w:author="PR Preview" w:date="2026-01-01T00:00:00Z">
        <w:r>
          <w:t xml:space="preserve">).</w:t>
        </w:r>
      </w:ins>
    </w:p>
    <w:bookmarkEnd w:id="200"/>
    <w:bookmarkStart w:id="201" w:name="exm-not-continuous-on"/>
    <w:p>
      <w:pPr>
        <w:pStyle w:val="BodyText"/>
      </w:pPr>
      <w:ins w:id="767" w:author="PR Preview" w:date="2026-01-01T00:00:00Z">
        <w:r>
          <w:rPr>
            <w:b/>
            <w:bCs/>
          </w:rPr>
          <w:t xml:space="preserve">Example 20 (A function not continuous on</w:t>
        </w:r>
      </w:ins>
      <w:ins w:id="76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69" w:author="PR Preview" w:date="2026-01-01T00:00:00Z">
        <w:r>
          <w:rPr>
            <w:b/>
            <w:bCs/>
          </w:rPr>
          <w:t xml:space="preserve">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Let</w:t>
        </w:r>
      </w:ins>
      <w:ins w:id="7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for</w:t>
        </w:r>
      </w:ins>
      <w:ins w:id="77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and</w:t>
        </w:r>
      </w:ins>
      <w:ins w:id="7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Conditions 1 and 2 of</w:t>
        </w:r>
      </w:ins>
      <w:ins w:id="782" w:author="PR Preview" w:date="2026-01-01T00:00:00Z">
        <w:r>
          <w:t xml:space="preserve"> </w:t>
        </w:r>
      </w:ins>
      <w:hyperlink w:anchor="def-continuous-on">
        <w:ins w:id="78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hold,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88" w:author="PR Preview" w:date="2026-01-01T00:00:00Z">
        <w:r>
          <w:t xml:space="preserve">so condition 3 fails and</w:t>
        </w:r>
      </w:ins>
      <w:ins w:id="789" w:author="PR Preview" w:date="2026-01-01T00:00:00Z">
        <w:r>
          <w:t xml:space="preserve"> </w:t>
        </w:r>
      </w:ins>
      <m:oMath>
        <m:r>
          <m:t>f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not continuous on</w:t>
        </w:r>
      </w:ins>
      <w:ins w:id="7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93" w:author="PR Preview" w:date="2026-01-01T00:00:00Z">
        <w:r>
          <w:t xml:space="preserve">.</w:t>
        </w:r>
      </w:ins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del w:id="794" w:author="PR Preview" w:date="2026-01-01T00:00:00Z">
        <w:r>
          <w:rPr>
            <w:b/>
            <w:bCs/>
          </w:rPr>
          <w:delText xml:space="preserve">Definition 21 (Riemann sum)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Let</w:delText>
        </w:r>
      </w:del>
      <w:del w:id="797" w:author="PR Preview" w:date="2026-01-01T00:00:00Z">
        <w:r>
          <w:delText xml:space="preserve"> </w:delText>
        </w:r>
      </w:del>
      <m:oMath>
        <m:r>
          <m:t>f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be a function on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801" w:author="PR Preview" w:date="2026-01-01T00:00:00Z">
        <w:r>
          <w:delText xml:space="preserve">,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let</w:delText>
        </w:r>
      </w:del>
      <w:del w:id="8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be a partition</w:delText>
        </w:r>
      </w:del>
      <w:del w:id="80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of</w:delText>
        </w:r>
      </w:del>
      <w:del w:id="81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(</w:delText>
        </w:r>
      </w:del>
      <w:hyperlink w:anchor="def-partition">
        <w:del w:id="813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814" w:author="PR Preview" w:date="2026-01-01T00:00:00Z">
        <w:r>
          <w:delText xml:space="preserve">),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 choose a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rPr>
            <w:b/>
            <w:bCs/>
          </w:rPr>
          <w:delText xml:space="preserve">sample point</w:delText>
        </w:r>
      </w:del>
      <w:del w:id="81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in each subinterval</w:delText>
        </w:r>
      </w:del>
      <w:del w:id="82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823" w:author="PR Preview" w:date="2026-01-01T00:00:00Z">
        <w:r>
          <w:delText xml:space="preserve">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The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rPr>
            <w:b/>
            <w:bCs/>
          </w:rPr>
          <w:delText xml:space="preserve">Riemann sum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of</w:delText>
        </w:r>
      </w:del>
      <w:del w:id="830" w:author="PR Preview" w:date="2026-01-01T00:00:00Z">
        <w:r>
          <w:delText xml:space="preserve"> </w:delText>
        </w:r>
      </w:del>
      <m:oMath>
        <m:r>
          <m:t>f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for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836" w:author="PR Preview" w:date="2026-01-01T00:00:00Z">
        <w:r>
          <w:rPr>
            <w:b/>
            <w:bCs/>
          </w:rPr>
          <w:t xml:space="preserve">Definition 21 (Riemann sum)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Let</w:t>
        </w:r>
      </w:ins>
      <w:ins w:id="839" w:author="PR Preview" w:date="2026-01-01T00:00:00Z">
        <w:r>
          <w:t xml:space="preserve"> </w:t>
        </w:r>
      </w:ins>
      <m:oMath>
        <m:r>
          <m:t>f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be a function on</w:t>
        </w:r>
      </w:ins>
      <w:ins w:id="8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43" w:author="PR Preview" w:date="2026-01-01T00:00:00Z">
        <w:r>
          <w:t xml:space="preserve">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let</w:t>
        </w:r>
      </w:ins>
      <w:ins w:id="8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849" w:author="PR Preview" w:date="2026-01-01T00:00:00Z">
        <w:r>
          <w:t xml:space="preserve">of</w:t>
        </w:r>
      </w:ins>
      <w:ins w:id="85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(</w:t>
        </w:r>
      </w:ins>
      <w:hyperlink w:anchor="def-partition">
        <w:ins w:id="85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54" w:author="PR Preview" w:date="2026-01-01T00:00:00Z">
        <w:r>
          <w:t xml:space="preserve">),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and choose a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sample point</w:t>
        </w:r>
      </w:ins>
      <w:ins w:id="85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in each subinterval</w:t>
        </w:r>
      </w:ins>
      <w:ins w:id="8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863" w:author="PR Preview" w:date="2026-01-01T00:00:00Z">
        <w:r>
          <w:t xml:space="preserve">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The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rPr>
            <w:b/>
            <w:bCs/>
          </w:rPr>
          <w:t xml:space="preserve">Riemann sum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of</w:t>
        </w:r>
      </w:ins>
      <w:ins w:id="870" w:author="PR Preview" w:date="2026-01-01T00:00:00Z">
        <w:r>
          <w:t xml:space="preserve"> </w:t>
        </w:r>
      </w:ins>
      <m:oMath>
        <m:r>
          <m:t>f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for</w:t>
        </w:r>
      </w:ins>
      <w:ins w:id="8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del w:id="876" w:author="PR Preview" w:date="2026-01-01T00:00:00Z">
        <w:r>
          <w:rPr>
            <w:b/>
            <w:bCs/>
          </w:rPr>
          <w:delText xml:space="preserve">Example 29 (Continuous but not differentiable:</w:delText>
        </w:r>
      </w:del>
      <w:del w:id="877" w:author="PR Preview" w:date="2026-01-01T00:00:00Z">
        <w:r>
          <w:rPr>
            <w:b/>
            <w:bCs/>
          </w:rP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878" w:author="PR Preview" w:date="2026-01-01T00:00:00Z">
        <w:r>
          <w:rPr>
            <w:b/>
            <w:bCs/>
          </w:rPr>
          <w:delText xml:space="preserve">)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The absolute-value function</w:delText>
        </w:r>
      </w:del>
      <w:del w:id="8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is continuous at</w:delText>
        </w:r>
      </w:del>
      <w:del w:id="8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(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del w:id="887" w:author="PR Preview" w:date="2026-01-01T00:00:00Z">
        <w:r>
          <w:delText xml:space="preserve">),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but it is not differentiable at</w:delText>
        </w:r>
      </w:del>
      <w:del w:id="8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891" w:author="PR Preview" w:date="2026-01-01T00:00:00Z">
        <w:r>
          <w:delText xml:space="preserve">: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its left-hand derivative there is</w:delText>
        </w:r>
      </w:del>
      <w:del w:id="8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and its right-hand derivative is</w:delText>
        </w:r>
      </w:del>
      <w:del w:id="897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(</w:delText>
        </w:r>
      </w:del>
      <w:hyperlink w:anchor="exm-one-sided-derivative">
        <w:del w:id="90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901" w:author="PR Preview" w:date="2026-01-01T00:00:00Z">
        <w:r>
          <w:delText xml:space="preserve">).</w:delText>
        </w:r>
      </w:del>
    </w:p>
    <w:p>
      <w:pPr>
        <w:pStyle w:val="BodyText"/>
      </w:pPr>
      <w:ins w:id="902" w:author="PR Preview" w:date="2026-01-01T00:00:00Z">
        <w:r>
          <w:rPr>
            <w:b/>
            <w:bCs/>
          </w:rPr>
          <w:t xml:space="preserve">Example 29 (Continuous but not differentiable:</w:t>
        </w:r>
      </w:ins>
      <w:ins w:id="903" w:author="PR Preview" w:date="2026-01-01T00:00:00Z">
        <w:r>
          <w:rPr>
            <w:b/>
            <w:bCs/>
          </w:rP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904" w:author="PR Preview" w:date="2026-01-01T00:00:00Z">
        <w:r>
          <w:rPr>
            <w:b/>
            <w:bCs/>
          </w:rPr>
          <w:t xml:space="preserve">)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absolute-value function</w:t>
        </w:r>
      </w:ins>
      <w:ins w:id="9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is continuous at</w:t>
        </w:r>
      </w:ins>
      <w:ins w:id="9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911" w:author="PR Preview" w:date="2026-01-01T00:00:00Z">
        <w:r>
          <w:t xml:space="preserve">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12" w:author="PR Preview" w:date="2026-01-01T00:00:00Z">
        <w:r>
          <w:t xml:space="preserve">but it is not differentiable at</w:t>
        </w:r>
      </w:ins>
      <w:ins w:id="9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914" w:author="PR Preview" w:date="2026-01-01T00:00:00Z">
        <w:r>
          <w:t xml:space="preserve">: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its left-hand derivative there is</w:t>
        </w:r>
      </w:ins>
      <w:ins w:id="9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 its right-hand derivative is</w:t>
        </w:r>
      </w:ins>
      <w:ins w:id="92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(</w:t>
        </w:r>
      </w:ins>
      <w:hyperlink w:anchor="exm-one-sided-derivative">
        <w:ins w:id="92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24" w:author="PR Preview" w:date="2026-01-01T00:00:00Z">
        <w:r>
          <w:t xml:space="preserve">).</w:t>
        </w:r>
      </w:ins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925" w:author="PR Preview" w:date="2026-01-01T00:00:00Z">
        <w:r>
          <w:delText xml:space="preserve">and</w:delText>
        </w:r>
      </w:del>
      <w:del w:id="9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too.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For example,</w:delText>
        </w:r>
      </w:del>
      <w:del w:id="9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del w:id="932" w:author="PR Preview" w:date="2026-01-01T00:00:00Z">
        <w:r>
          <w:delText xml:space="preserve">, the area of a rectangle of height</w:delText>
        </w:r>
      </w:del>
      <w:del w:id="933" w:author="PR Preview" w:date="2026-01-01T00:00:00Z">
        <w:r>
          <w:delText xml:space="preserve"> </w:delText>
        </w:r>
      </w:del>
      <m:oMath>
        <m:r>
          <m:t>2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and width</w:delText>
        </w:r>
      </w:del>
      <w:del w:id="936" w:author="PR Preview" w:date="2026-01-01T00:00:00Z">
        <w:r>
          <w:delText xml:space="preserve"> </w:delText>
        </w:r>
      </w:del>
      <m:oMath>
        <m:r>
          <m:t>1.5</m:t>
        </m:r>
      </m:oMath>
      <w:del w:id="937" w:author="PR Preview" w:date="2026-01-01T00:00:00Z">
        <w:r>
          <w:delText xml:space="preserve">.</w:delText>
        </w:r>
      </w:del>
    </w:p>
    <w:p>
      <w:pPr>
        <w:pStyle w:val="FirstParagraph"/>
      </w:pPr>
      <w:ins w:id="93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939" w:author="PR Preview" w:date="2026-01-01T00:00:00Z">
        <w:r>
          <w:t xml:space="preserve">too.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42" w:author="PR Preview" w:date="2026-01-01T00:00:00Z">
        <w:r>
          <w:t xml:space="preserve">the area of a rectangle of height</w:t>
        </w:r>
      </w:ins>
      <w:ins w:id="943" w:author="PR Preview" w:date="2026-01-01T00:00:00Z">
        <w:r>
          <w:t xml:space="preserve"> </w:t>
        </w:r>
      </w:ins>
      <m:oMath>
        <m:r>
          <m:t>2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and width</w:t>
        </w:r>
      </w:ins>
      <w:ins w:id="946" w:author="PR Preview" w:date="2026-01-01T00:00:00Z">
        <w:r>
          <w:t xml:space="preserve"> </w:t>
        </w:r>
      </w:ins>
      <m:oMath>
        <m:r>
          <m:t>1.5</m:t>
        </m:r>
      </m:oMath>
      <w:ins w:id="947" w:author="PR Preview" w:date="2026-01-01T00:00:00Z">
        <w:r>
          <w:t xml:space="preserve">.</w:t>
        </w:r>
      </w:ins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del w:id="948" w:author="PR Preview" w:date="2026-01-01T00:00:00Z">
        <w:r>
          <w:delText xml:space="preserve">When</w:delText>
        </w:r>
      </w:del>
      <w:del w:id="9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950" w:author="PR Preview" w:date="2026-01-01T00:00:00Z">
        <w:r>
          <w:delText xml:space="preserve">:</w:delText>
        </w:r>
      </w:del>
      <w:del w:id="95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95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32"/>
        </w:numPr>
      </w:pPr>
      <w:del w:id="953" w:author="PR Preview" w:date="2026-01-01T00:00:00Z">
        <w:r>
          <w:delText xml:space="preserve">When</w:delText>
        </w:r>
      </w:del>
      <w:del w:id="9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955" w:author="PR Preview" w:date="2026-01-01T00:00:00Z">
        <w:r>
          <w:delText xml:space="preserve">:</w:delText>
        </w:r>
      </w:del>
      <w:del w:id="95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del w:id="957" w:author="PR Preview" w:date="2026-01-01T00:00:00Z">
        <w:r>
          <w:delText xml:space="preserve">.</w:delText>
        </w:r>
      </w:del>
    </w:p>
    <w:p>
      <w:pPr>
        <w:numPr>
          <w:ilvl w:val="0"/>
          <w:numId w:val="1032"/>
        </w:numPr>
      </w:pPr>
      <w:ins w:id="958" w:author="PR Preview" w:date="2026-01-01T00:00:00Z">
        <w:r>
          <w:t xml:space="preserve">When</w:t>
        </w:r>
      </w:ins>
      <w:ins w:id="9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9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ins w:id="961" w:author="PR Preview" w:date="2026-01-01T00:00:00Z">
        <w:r>
          <w:t xml:space="preserve">When</w:t>
        </w:r>
      </w:ins>
      <w:ins w:id="9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9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del w:id="964" w:author="PR Preview" w:date="2026-01-01T00:00:00Z">
        <w:r>
          <w:delText xml:space="preserve">When</w:delText>
        </w:r>
      </w:del>
      <w:del w:id="96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966" w:author="PR Preview" w:date="2026-01-01T00:00:00Z">
        <w:r>
          <w:delText xml:space="preserve">:</w:delText>
        </w:r>
      </w:del>
      <w:del w:id="967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del w:id="968" w:author="PR Preview" w:date="2026-01-01T00:00:00Z">
        <w:r>
          <w:delText xml:space="preserve">.</w:delText>
        </w:r>
      </w:del>
    </w:p>
    <w:p>
      <w:pPr>
        <w:numPr>
          <w:ilvl w:val="0"/>
          <w:numId w:val="1033"/>
        </w:numPr>
      </w:pPr>
      <w:ins w:id="969" w:author="PR Preview" w:date="2026-01-01T00:00:00Z">
        <w:r>
          <w:t xml:space="preserve">When</w:t>
        </w:r>
      </w:ins>
      <w:ins w:id="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9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del w:id="972" w:author="PR Preview" w:date="2026-01-01T00:00:00Z">
        <w:r>
          <w:delText xml:space="preserve">When</w:delText>
        </w:r>
      </w:del>
      <w:del w:id="97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974" w:author="PR Preview" w:date="2026-01-01T00:00:00Z">
        <w:r>
          <w:delText xml:space="preserve">:</w:delText>
        </w:r>
      </w:del>
      <w:del w:id="975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del w:id="976" w:author="PR Preview" w:date="2026-01-01T00:00:00Z">
        <w:r>
          <w:delText xml:space="preserve">.</w:delText>
        </w:r>
      </w:del>
    </w:p>
    <w:p>
      <w:pPr>
        <w:numPr>
          <w:ilvl w:val="0"/>
          <w:numId w:val="1034"/>
        </w:numPr>
      </w:pPr>
      <w:ins w:id="977" w:author="PR Preview" w:date="2026-01-01T00:00:00Z">
        <w:r>
          <w:t xml:space="preserve">When</w:t>
        </w:r>
      </w:ins>
      <w:ins w:id="9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9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80" w:author="PR Preview" w:date="2026-01-01T00:00:00Z">
        <w:r>
          <w:delText xml:space="preserve">so</w:delText>
        </w:r>
      </w:del>
      <w:del w:id="9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982" w:author="PR Preview" w:date="2026-01-01T00:00:00Z">
        <w:r>
          <w:delText xml:space="preserve">, and indeed</w:delText>
        </w:r>
      </w:del>
      <w:del w:id="98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84" w:author="PR Preview" w:date="2026-01-01T00:00:00Z">
        <w:r>
          <w:delText xml:space="preserve">, as</w:delText>
        </w:r>
      </w:del>
      <w:del w:id="985" w:author="PR Preview" w:date="2026-01-01T00:00:00Z">
        <w:r>
          <w:delText xml:space="preserve"> </w:delText>
        </w:r>
      </w:del>
      <w:hyperlink w:anchor="thm-ftc">
        <w:del w:id="986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Part 1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predicts.</w:delText>
        </w:r>
      </w:del>
      <w:del w:id="991" w:author="PR Preview" w:date="2026-01-01T00:00:00Z">
        <w:r>
          <w:delText xml:space="preserve"> </w:delText>
        </w:r>
      </w:del>
      <w:hyperlink w:anchor="fig-ftc-part1">
        <w:del w:id="992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shows the integrand on the left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(shaded area equals</w:delText>
        </w:r>
      </w:del>
      <w:del w:id="9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at each</w:delText>
        </w:r>
      </w:del>
      <w:del w:id="1000" w:author="PR Preview" w:date="2026-01-01T00:00:00Z">
        <w:r>
          <w:delText xml:space="preserve"> </w:delText>
        </w:r>
      </w:del>
      <m:oMath>
        <m:r>
          <m:t>x</m:t>
        </m:r>
      </m:oMath>
      <w:del w:id="1001" w:author="PR Preview" w:date="2026-01-01T00:00:00Z">
        <w:r>
          <w:delText xml:space="preserve">)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and the accumulation function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on the right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(its slope at</w:delText>
        </w:r>
      </w:del>
      <w:del w:id="1009" w:author="PR Preview" w:date="2026-01-01T00:00:00Z">
        <w:r>
          <w:delText xml:space="preserve"> </w:delText>
        </w:r>
      </w:del>
      <m:oMath>
        <m:r>
          <m:t>x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equals</w:delText>
        </w:r>
      </w:del>
      <w:del w:id="10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013" w:author="PR Preview" w:date="2026-01-01T00:00:00Z">
        <w:r>
          <w:delText xml:space="preserve">).</w:delText>
        </w:r>
      </w:del>
    </w:p>
    <w:p>
      <w:pPr>
        <w:framePr w:w="0" w:h="0" w:vAnchor="margin" w:hAnchor="margin" w:xAlign="right" w:yAlign="top"/>
      </w:pPr>
    </w:p>
    <w:p>
      <w:pPr>
        <w:pStyle w:val="BodyText"/>
      </w:pPr>
      <w:pPr>
        <w:spacing w:before="200"/>
        <w:pStyle w:val="ImageCaption"/>
      </w:pPr>
      <w:del w:id="1014" w:author="PR Preview" w:date="2026-01-01T00:00:00Z">
        <w:r>
          <w:delText xml:space="preserve">Figure 5: Left:</w:delText>
        </w:r>
      </w:del>
      <w:del w:id="10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1016" w:author="PR Preview" w:date="2026-01-01T00:00:00Z">
        <w:r>
          <w:delText xml:space="preserve">; the shaded area</w:delText>
        </w:r>
      </w:del>
      <w:del w:id="1017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del w:id="1018" w:author="PR Preview" w:date="2026-01-01T00:00:00Z">
        <w:r>
          <w:delText xml:space="preserve">; vertical lines mark</w:delText>
        </w:r>
      </w:del>
      <w:del w:id="10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del w:id="1020" w:author="PR Preview" w:date="2026-01-01T00:00:00Z">
        <w:r>
          <w:delText xml:space="preserve">.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Right:</w:delText>
        </w:r>
      </w:del>
      <w:del w:id="10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024" w:author="PR Preview" w:date="2026-01-01T00:00:00Z">
        <w:r>
          <w:delText xml:space="preserve">; for each marked</w:delText>
        </w:r>
      </w:del>
      <w:del w:id="1025" w:author="PR Preview" w:date="2026-01-01T00:00:00Z">
        <w:r>
          <w:delText xml:space="preserve"> </w:delText>
        </w:r>
      </w:del>
      <m:oMath>
        <m:r>
          <m:t>x</m:t>
        </m:r>
      </m:oMath>
      <w:del w:id="1026" w:author="PR Preview" w:date="2026-01-01T00:00:00Z">
        <w:r>
          <w:delText xml:space="preserve">, the tangent slope equals</w:delText>
        </w:r>
      </w:del>
      <w:del w:id="10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028" w:author="PR Preview" w:date="2026-01-01T00:00:00Z">
        <w:r>
          <w:delText xml:space="preserve">.</w:delText>
        </w:r>
      </w:del>
    </w:p>
    <w:p>
      <w:pPr>
        <w:pStyle w:val="FirstParagraph"/>
      </w:pPr>
      <w:ins w:id="1029" w:author="PR Preview" w:date="2026-01-01T00:00:00Z">
        <w:r>
          <w:t xml:space="preserve">so</w:t>
        </w:r>
      </w:ins>
      <w:ins w:id="10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31" w:author="PR Preview" w:date="2026-01-01T00:00:00Z">
        <w:r>
          <w:t xml:space="preserve">, 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32" w:author="PR Preview" w:date="2026-01-01T00:00:00Z">
        <w:r>
          <w:t xml:space="preserve">as</w:t>
        </w:r>
      </w:ins>
      <w:ins w:id="1033" w:author="PR Preview" w:date="2026-01-01T00:00:00Z">
        <w:r>
          <w:t xml:space="preserve"> </w:t>
        </w:r>
      </w:ins>
      <w:hyperlink w:anchor="thm-ftc">
        <w:ins w:id="103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Part 1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predicts.</w:t>
        </w:r>
      </w:ins>
      <w:ins w:id="1039" w:author="PR Preview" w:date="2026-01-01T00:00:00Z">
        <w:r>
          <w:t xml:space="preserve"> </w:t>
        </w:r>
      </w:ins>
      <w:hyperlink w:anchor="fig-ftc-part1">
        <w:ins w:id="1040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shows the integrand on the left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(shaded area equals</w:t>
        </w:r>
      </w:ins>
      <w:ins w:id="10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at each</w:t>
        </w:r>
      </w:ins>
      <w:ins w:id="1048" w:author="PR Preview" w:date="2026-01-01T00:00:00Z">
        <w:r>
          <w:t xml:space="preserve"> </w:t>
        </w:r>
      </w:ins>
      <m:oMath>
        <m:r>
          <m:t>x</m:t>
        </m:r>
      </m:oMath>
      <w:ins w:id="1049" w:author="PR Preview" w:date="2026-01-01T00:00:00Z">
        <w:r>
          <w:t xml:space="preserve">)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and the accumulation function</w:t>
        </w:r>
      </w:ins>
      <w:ins w:id="10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on the right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(its slope at</w:t>
        </w:r>
      </w:ins>
      <w:ins w:id="1057" w:author="PR Preview" w:date="2026-01-01T00:00:00Z">
        <w:r>
          <w:t xml:space="preserve"> </w:t>
        </w:r>
      </w:ins>
      <m:oMath>
        <m:r>
          <m:t>x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equals</w:t>
        </w:r>
      </w:ins>
      <w:ins w:id="10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061" w:author="PR Preview" w:date="2026-01-01T00:00:00Z">
        <w:r>
          <w:t xml:space="preserve">).</w:t>
        </w:r>
      </w:ins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ins w:id="1062" w:author="PR Preview" w:date="2026-01-01T00:00:00Z">
        <w:r>
          <w:t xml:space="preserve">Figure 5: vertical lines mark</w:t>
        </w:r>
      </w:ins>
      <w:ins w:id="10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1064" w:author="PR Preview" w:date="2026-01-01T00:00:00Z">
        <w:r>
          <w:t xml:space="preserve">.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Right:</w:t>
        </w:r>
      </w:ins>
      <w:ins w:id="10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68" w:author="PR Preview" w:date="2026-01-01T00:00:00Z">
        <w:r>
          <w:t xml:space="preserve">; for each marked</w:t>
        </w:r>
      </w:ins>
      <w:ins w:id="1069" w:author="PR Preview" w:date="2026-01-01T00:00:00Z">
        <w:r>
          <w:t xml:space="preserve"> </w:t>
        </w:r>
      </w:ins>
      <m:oMath>
        <m:r>
          <m:t>x</m:t>
        </m:r>
      </m:oMath>
      <w:ins w:id="1070" w:author="PR Preview" w:date="2026-01-01T00:00:00Z">
        <w:r>
          <w:t xml:space="preserve">, the tangent slope equals</w:t>
        </w:r>
      </w:ins>
      <w:ins w:id="10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072" w:author="PR Preview" w:date="2026-01-01T00:00:00Z">
        <w:r>
          <w:t xml:space="preserve">.</w:t>
        </w:r>
      </w:ins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del w:id="1073" w:author="PR Preview" w:date="2026-01-01T00:00:00Z">
        <w:r>
          <w:rPr>
            <w:b/>
            <w:bCs/>
          </w:rPr>
          <w:delText xml:space="preserve">Example 37 (The double integral of</w:delText>
        </w:r>
      </w:del>
      <w:del w:id="1074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1075" w:author="PR Preview" w:date="2026-01-01T00:00:00Z">
        <w:r>
          <w:rPr>
            <w:b/>
            <w:bCs/>
          </w:rPr>
          <w:delText xml:space="preserve"> </w:delText>
        </w:r>
      </w:del>
      <w:del w:id="1076" w:author="PR Preview" w:date="2026-01-01T00:00:00Z">
        <w:r>
          <w:rPr>
            <w:b/>
            <w:bCs/>
          </w:rPr>
          <w:delText xml:space="preserve">is an area)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Let</w:delText>
        </w:r>
      </w:del>
      <w:del w:id="10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on the rectangle</w:delText>
        </w:r>
      </w:del>
      <w:del w:id="1082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1083" w:author="PR Preview" w:date="2026-01-01T00:00:00Z">
        <w:r>
          <w:delText xml:space="preserve">.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Every sum in</w:delText>
        </w:r>
      </w:del>
      <w:del w:id="1086" w:author="PR Preview" w:date="2026-01-01T00:00:00Z">
        <w:r>
          <w:delText xml:space="preserve"> </w:delText>
        </w:r>
      </w:del>
      <w:hyperlink w:anchor="def-double-integral">
        <w:del w:id="108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adds up the areas of rectangles inside</w:delText>
        </w:r>
      </w:del>
      <w:del w:id="1090" w:author="PR Preview" w:date="2026-01-01T00:00:00Z">
        <w:r>
          <w:delText xml:space="preserve"> </w:delText>
        </w:r>
      </w:del>
      <m:oMath>
        <m:r>
          <m:t>R</m:t>
        </m:r>
      </m:oMath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and those sums approach the area of</w:delText>
        </w:r>
      </w:del>
      <w:del w:id="1094" w:author="PR Preview" w:date="2026-01-01T00:00:00Z">
        <w:r>
          <w:delText xml:space="preserve"> </w:delText>
        </w:r>
      </w:del>
      <m:oMath>
        <m:r>
          <m:t>R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as the grid gets finer,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so</w:delText>
        </w:r>
      </w:del>
      <w:del w:id="1099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1100" w:author="PR Preview" w:date="2026-01-01T00:00:00Z">
        <w:r>
          <w:delText xml:space="preserve">.</w:delText>
        </w:r>
      </w:del>
    </w:p>
    <w:p>
      <w:pPr>
        <w:pStyle w:val="BodyText"/>
      </w:pPr>
      <w:ins w:id="1101" w:author="PR Preview" w:date="2026-01-01T00:00:00Z">
        <w:r>
          <w:rPr>
            <w:b/>
            <w:bCs/>
          </w:rPr>
          <w:t xml:space="preserve">Example 37 (The double integral of</w:t>
        </w:r>
      </w:ins>
      <w:ins w:id="1102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103" w:author="PR Preview" w:date="2026-01-01T00:00:00Z">
        <w:r>
          <w:rPr>
            <w:b/>
            <w:bCs/>
          </w:rPr>
          <w:t xml:space="preserve"> </w:t>
        </w:r>
      </w:ins>
      <w:ins w:id="1104" w:author="PR Preview" w:date="2026-01-01T00:00:00Z">
        <w:r>
          <w:rPr>
            <w:b/>
            <w:bCs/>
          </w:rPr>
          <w:t xml:space="preserve">is an area)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Let</w:t>
        </w:r>
      </w:ins>
      <w:ins w:id="11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on the rectangle</w:t>
        </w:r>
      </w:ins>
      <w:ins w:id="111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111" w:author="PR Preview" w:date="2026-01-01T00:00:00Z">
        <w:r>
          <w:t xml:space="preserve">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Every sum in</w:t>
        </w:r>
      </w:ins>
      <w:ins w:id="1114" w:author="PR Preview" w:date="2026-01-01T00:00:00Z">
        <w:r>
          <w:t xml:space="preserve"> </w:t>
        </w:r>
      </w:ins>
      <w:hyperlink w:anchor="def-double-integral">
        <w:ins w:id="1115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adds up the areas of rectangles inside</w:t>
        </w:r>
      </w:ins>
      <w:ins w:id="1118" w:author="PR Preview" w:date="2026-01-01T00:00:00Z">
        <w:r>
          <w:t xml:space="preserve"> </w:t>
        </w:r>
      </w:ins>
      <m:oMath>
        <m:r>
          <m:t>R</m:t>
        </m:r>
      </m:oMath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and those sums approach the area of</w:t>
        </w:r>
      </w:ins>
      <w:ins w:id="1122" w:author="PR Preview" w:date="2026-01-01T00:00:00Z">
        <w:r>
          <w:t xml:space="preserve"> </w:t>
        </w:r>
      </w:ins>
      <m:oMath>
        <m:r>
          <m:t>R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as the grid gets finer,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del w:id="1127" w:author="PR Preview" w:date="2026-01-01T00:00:00Z">
        <w:r>
          <w:delText xml:space="preserve">Holding</w:delText>
        </w:r>
      </w:del>
      <w:del w:id="1128" w:author="PR Preview" w:date="2026-01-01T00:00:00Z">
        <w:r>
          <w:delText xml:space="preserve"> </w:delText>
        </w:r>
      </w:del>
      <m:oMath>
        <m:r>
          <m:t>x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fixed and differentiating in</w:delText>
        </w:r>
      </w:del>
      <w:del w:id="1131" w:author="PR Preview" w:date="2026-01-01T00:00:00Z">
        <w:r>
          <w:delText xml:space="preserve"> </w:delText>
        </w:r>
      </w:del>
      <m:oMath>
        <m:r>
          <m:t>y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(by the quotient rule,</w:delText>
        </w:r>
      </w:del>
      <w:del w:id="1134" w:author="PR Preview" w:date="2026-01-01T00:00:00Z">
        <w:r>
          <w:delText xml:space="preserve"> </w:delText>
        </w:r>
      </w:del>
      <w:hyperlink w:anchor="thm-quotient-rule">
        <w:del w:id="113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36" w:author="PR Preview" w:date="2026-01-01T00:00:00Z">
        <w:r>
          <w:delText xml:space="preserve">),</w:delText>
        </w:r>
      </w:del>
      <w:del w:id="113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1138" w:author="PR Preview" w:date="2026-01-01T00:00:00Z">
        <w:r>
          <w:delText xml:space="preserve">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(A derivative in one variable with the others held fixed is a</w:delText>
        </w:r>
      </w:del>
      <w:del w:id="1141" w:author="PR Preview" w:date="2026-01-01T00:00:00Z">
        <w:r>
          <w:delText xml:space="preserve"> </w:delText>
        </w:r>
      </w:del>
      <w:hyperlink r:id="rId332">
        <w:del w:id="1142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1143" w:author="PR Preview" w:date="2026-01-01T00:00:00Z">
        <w:r>
          <w:delText xml:space="preserve">,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defined on the vector calculus page.)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The arctangent</w:delText>
        </w:r>
      </w:del>
      <w:del w:id="1148" w:author="PR Preview" w:date="2026-01-01T00:00:00Z">
        <w:r>
          <w:delText xml:space="preserve"> </w:delText>
        </w:r>
      </w:del>
      <m:oMath>
        <m:r>
          <m:rPr>
            <m:sty m:val="p"/>
          </m:rPr>
          <m:t>arctan</m:t>
        </m:r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is the inverse of the tangent function from trigonometry;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all this example needs is that</w:delText>
        </w:r>
      </w:del>
      <w:del w:id="115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1154" w:author="PR Preview" w:date="2026-01-01T00:00:00Z">
        <w:r>
          <w:delText xml:space="preserve">,</w:delText>
        </w:r>
      </w:del>
      <w:del w:id="1155" w:author="PR Preview" w:date="2026-01-01T00:00:00Z">
        <w:r>
          <w:delText xml:space="preserve"> </w:delText>
        </w:r>
      </w:del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56" w:author="PR Preview" w:date="2026-01-01T00:00:00Z">
        <w:r>
          <w:delText xml:space="preserve">, and</w:delText>
        </w:r>
      </w:del>
      <w:del w:id="1157" w:author="PR Preview" w:date="2026-01-01T00:00:00Z">
        <w:r>
          <w:delText xml:space="preserve"> </w:delText>
        </w:r>
      </w:del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del w:id="1158" w:author="PR Preview" w:date="2026-01-01T00:00:00Z">
        <w:r>
          <w:delText xml:space="preserve">.</w:delText>
        </w:r>
      </w:del>
    </w:p>
    <w:p>
      <w:pPr>
        <w:pStyle w:val="BodyText"/>
      </w:pPr>
      <w:ins w:id="1159" w:author="PR Preview" w:date="2026-01-01T00:00:00Z">
        <w:r>
          <w:t xml:space="preserve">Holding</w:t>
        </w:r>
      </w:ins>
      <w:ins w:id="1160" w:author="PR Preview" w:date="2026-01-01T00:00:00Z">
        <w:r>
          <w:t xml:space="preserve"> </w:t>
        </w:r>
      </w:ins>
      <m:oMath>
        <m:r>
          <m:t>x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fixed and differentiating in</w:t>
        </w:r>
      </w:ins>
      <w:ins w:id="1163" w:author="PR Preview" w:date="2026-01-01T00:00:00Z">
        <w:r>
          <w:t xml:space="preserve"> </w:t>
        </w:r>
      </w:ins>
      <m:oMath>
        <m:r>
          <m:t>y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(by the quotient rule,</w:t>
        </w:r>
      </w:ins>
      <w:ins w:id="1166" w:author="PR Preview" w:date="2026-01-01T00:00:00Z">
        <w:r>
          <w:t xml:space="preserve"> </w:t>
        </w:r>
      </w:ins>
      <w:hyperlink w:anchor="thm-quotient-rule">
        <w:ins w:id="116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68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69" w:author="PR Preview" w:date="2026-01-01T00:00:00Z">
        <w:r>
          <w:t xml:space="preserve">(A derivative in one variable with the others held fixed is a</w:t>
        </w:r>
      </w:ins>
      <w:ins w:id="1170" w:author="PR Preview" w:date="2026-01-01T00:00:00Z">
        <w:r>
          <w:t xml:space="preserve"> </w:t>
        </w:r>
      </w:ins>
      <w:hyperlink r:id="rId332">
        <w:ins w:id="1171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defined on the vector calculus page.)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 arctangent</w:t>
        </w:r>
      </w:ins>
      <w:ins w:id="1177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</m:oMath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is the inverse of the tangent function from trigonometry;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all this example needs is that</w:t>
        </w:r>
      </w:ins>
      <w:ins w:id="118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1183" w:author="PR Preview" w:date="2026-01-01T00:00:00Z">
        <w:r>
          <w:t xml:space="preserve">,</w:t>
        </w:r>
      </w:ins>
      <w:ins w:id="1184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5" w:author="PR Preview" w:date="2026-01-01T00:00:00Z">
        <w:r>
          <w:t xml:space="preserve">, and</w:t>
        </w:r>
      </w:ins>
      <w:ins w:id="1186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118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del w:id="1188" w:author="PR Preview" w:date="2026-01-01T00:00:00Z">
        <w:r>
          <w:delText xml:space="preserve">Holding</w:delText>
        </w:r>
      </w:del>
      <w:del w:id="1189" w:author="PR Preview" w:date="2026-01-01T00:00:00Z">
        <w:r>
          <w:delText xml:space="preserve"> </w:delText>
        </w:r>
      </w:del>
      <m:oMath>
        <m:r>
          <m:t>y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fixed and differentiating in</w:delText>
        </w:r>
      </w:del>
      <w:del w:id="1192" w:author="PR Preview" w:date="2026-01-01T00:00:00Z">
        <w:r>
          <w:delText xml:space="preserve"> </w:delText>
        </w:r>
      </w:del>
      <m:oMath>
        <m:r>
          <m:t>x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1195" w:author="PR Preview" w:date="2026-01-01T00:00:00Z">
        <w:r>
          <w:delText xml:space="preserve">:</w:delText>
        </w:r>
      </w:del>
    </w:p>
    <w:p>
      <w:pPr>
        <w:pStyle w:val="BodyText"/>
      </w:pPr>
      <w:ins w:id="1196" w:author="PR Preview" w:date="2026-01-01T00:00:00Z">
        <w:r>
          <w:t xml:space="preserve">Holding</w:t>
        </w:r>
      </w:ins>
      <w:ins w:id="1197" w:author="PR Preview" w:date="2026-01-01T00:00:00Z">
        <w:r>
          <w:t xml:space="preserve"> </w:t>
        </w:r>
      </w:ins>
      <m:oMath>
        <m:r>
          <m:t>y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fixed and differentiating in</w:t>
        </w:r>
      </w:ins>
      <w:ins w:id="1200" w:author="PR Preview" w:date="2026-01-01T00:00:00Z">
        <w:r>
          <w:t xml:space="preserve"> </w:t>
        </w:r>
      </w:ins>
      <m:oMath>
        <m:r>
          <m:t>x</m:t>
        </m:r>
      </m:oMath>
      <w:ins w:id="120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del w:id="1202" w:author="PR Preview" w:date="2026-01-01T00:00:00Z">
        <w:r>
          <w:delText xml:space="preserve">As a cross-check, linearity of expectation gives the same value: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since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for</w:delText>
        </w:r>
      </w:del>
      <w:del w:id="12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(and likewise for</w:delText>
        </w:r>
      </w:del>
      <w:del w:id="1211" w:author="PR Preview" w:date="2026-01-01T00:00:00Z">
        <w:r>
          <w:delText xml:space="preserve"> </w:delText>
        </w:r>
      </w:del>
      <m:oMath>
        <m:r>
          <m:t>Y</m:t>
        </m:r>
      </m:oMath>
      <w:del w:id="1212" w:author="PR Preview" w:date="2026-01-01T00:00:00Z">
        <w:r>
          <w:delText xml:space="preserve">),</w:delText>
        </w:r>
      </w:del>
    </w:p>
    <w:p>
      <w:pPr>
        <w:pStyle w:val="BodyText"/>
      </w:pPr>
      <w:ins w:id="1213" w:author="PR Preview" w:date="2026-01-01T00:00:00Z">
        <w:r>
          <w:t xml:space="preserve">As a cross-check, linearity of expectation gives the same value: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1216" w:author="PR Preview" w:date="2026-01-01T00:00:00Z">
        <w:r>
          <w:t xml:space="preserve">for</w:t>
        </w:r>
      </w:ins>
      <w:ins w:id="12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(and likewise for</w:t>
        </w:r>
      </w:ins>
      <w:ins w:id="1220" w:author="PR Preview" w:date="2026-01-01T00:00:00Z">
        <w:r>
          <w:t xml:space="preserve"> </w:t>
        </w:r>
      </w:ins>
      <m:oMath>
        <m:r>
          <m:t>Y</m:t>
        </m:r>
      </m:oMath>
      <w:ins w:id="1221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del w:id="1222" w:author="PR Preview" w:date="2026-01-01T00:00:00Z">
        <w:r>
          <w:rPr>
            <w:b/>
            <w:bCs/>
          </w:rPr>
          <w:delText xml:space="preserve">Why</w:delText>
        </w:r>
      </w:del>
      <w:del w:id="1223" w:author="PR Preview" w:date="2026-01-01T00:00:00Z">
        <w:r>
          <w:rPr>
            <w:b/>
            <w:bCs/>
          </w:rPr>
          <w:delText xml:space="preserve"> </w:delText>
        </w:r>
      </w:del>
      <w:hyperlink w:anchor="thm-fubini-tonelli">
        <w:del w:id="1224" w:author="PR Preview" w:date="2026-01-01T00:00:00Z">
          <w:r>
            <w:rPr>
              <w:rStyle w:val="Hyperlink"/>
              <w:b/>
              <w:bCs/>
            </w:rPr>
            <w:delText xml:space="preserve">Theorem 17</w:delText>
          </w:r>
        </w:del>
      </w:hyperlink>
      <w:del w:id="1225" w:author="PR Preview" w:date="2026-01-01T00:00:00Z">
        <w:r>
          <w:rPr>
            <w:b/>
            <w:bCs/>
          </w:rPr>
          <w:delText xml:space="preserve">’s conditions fail:</w:delText>
        </w:r>
      </w:del>
      <w:del w:id="1226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27" w:author="PR Preview" w:date="2026-01-01T00:00:00Z">
        <w:r>
          <w:delText xml:space="preserve">, which violates condition (b).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Switching to polar coordinates</w:delText>
        </w:r>
      </w:del>
      <w:del w:id="12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near the origin, the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integrand satisfies</w:delText>
        </w:r>
      </w:del>
      <w:del w:id="1235" w:author="PR Preview" w:date="2026-01-01T00:00:00Z">
        <w:r>
          <w:delText xml:space="preserve"> </w:delText>
        </w:r>
      </w:del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del w:id="1236" w:author="PR Preview" w:date="2026-01-01T00:00:00Z">
        <w:r>
          <w:delText xml:space="preserve">,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so</w:delText>
        </w:r>
      </w:del>
    </w:p>
    <w:p>
      <w:pPr>
        <w:pStyle w:val="BodyText"/>
      </w:pPr>
      <w:ins w:id="1239" w:author="PR Preview" w:date="2026-01-01T00:00:00Z">
        <w:r>
          <w:rPr>
            <w:b/>
            <w:bCs/>
          </w:rPr>
          <w:t xml:space="preserve">Why</w:t>
        </w:r>
      </w:ins>
      <w:ins w:id="1240" w:author="PR Preview" w:date="2026-01-01T00:00:00Z">
        <w:r>
          <w:rPr>
            <w:b/>
            <w:bCs/>
          </w:rPr>
          <w:t xml:space="preserve"> </w:t>
        </w:r>
      </w:ins>
      <w:hyperlink w:anchor="thm-fubini-tonelli">
        <w:ins w:id="1241" w:author="PR Preview" w:date="2026-01-01T00:00:00Z">
          <w:r>
            <w:rPr>
              <w:rStyle w:val="Hyperlink"/>
              <w:b/>
              <w:bCs/>
            </w:rPr>
            <w:t xml:space="preserve">Theorem 17</w:t>
          </w:r>
        </w:ins>
      </w:hyperlink>
      <w:ins w:id="1242" w:author="PR Preview" w:date="2026-01-01T00:00:00Z">
        <w:r>
          <w:rPr>
            <w:b/>
            <w:bCs/>
          </w:rPr>
          <w:t xml:space="preserve">’s conditions fail:</w:t>
        </w:r>
      </w:ins>
      <w:ins w:id="1243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244" w:author="PR Preview" w:date="2026-01-01T00:00:00Z">
        <w:r>
          <w:t xml:space="preserve">, which violates condition (b).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Switching to polar coordinates</w:t>
        </w:r>
      </w:ins>
      <w:ins w:id="12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near the origin, the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25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2026-10-09T17:51:27Z</dcterms:created>
  <dcterms:modified xsi:type="dcterms:W3CDTF">2026-10-09T17:51:27Z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