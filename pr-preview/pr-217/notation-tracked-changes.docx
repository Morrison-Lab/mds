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10:27:12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10:42:41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The second line uses the</w:delText>
        </w:r>
      </w:del>
      <w:del w:id="4" w:author="PR Preview" w:date="2026-01-01T00:00:00Z">
        <w:r>
          <w:delText xml:space="preserve"> </w:delText>
        </w:r>
      </w:del>
      <w:hyperlink r:id="rId65">
        <w:del w:id="5" w:author="PR Preview" w:date="2026-01-01T00:00:00Z">
          <w:r>
            <w:rPr>
              <w:rStyle w:val="Hyperlink"/>
            </w:rPr>
            <w:delText xml:space="preserve">distributive law</w:delText>
          </w:r>
        </w:del>
      </w:hyperlink>
      <w:del w:id="6" w:author="PR Preview" w:date="2026-01-01T00:00:00Z">
        <w:r>
          <w:delText xml:space="preserve">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Since</w:delText>
        </w:r>
      </w:del>
      <w:del w:id="9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+</m:t>
        </m:r>
        <m:r>
          <m:t>k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an integer,</w:delText>
        </w:r>
      </w:del>
      <w:del w:id="1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even (</w:delText>
        </w:r>
      </w:del>
      <w:hyperlink w:anchor="def-even-odd">
        <w:del w:id="1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6" w:author="PR Preview" w:date="2026-01-01T00:00:00Z">
        <w:r>
          <w:delText xml:space="preserve">).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For example,</w:delText>
        </w:r>
      </w:del>
      <w:del w:id="19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del w:id="20" w:author="PR Preview" w:date="2026-01-01T00:00:00Z">
        <w:r>
          <w:delText xml:space="preserve">.</w:delText>
        </w:r>
      </w:del>
    </w:p>
    <w:p>
      <w:pPr>
        <w:pStyle w:val="FirstParagraph"/>
      </w:pPr>
      <w:ins w:id="21" w:author="PR Preview" w:date="2026-01-01T00:00:00Z">
        <w:r>
          <w:t xml:space="preserve">The second line uses the</w:t>
        </w:r>
      </w:ins>
      <w:ins w:id="22" w:author="PR Preview" w:date="2026-01-01T00:00:00Z">
        <w:r>
          <w:t xml:space="preserve"> </w:t>
        </w:r>
      </w:ins>
      <w:hyperlink r:id="rId65">
        <w:ins w:id="23" w:author="PR Preview" w:date="2026-01-01T00:00:00Z">
          <w:r>
            <w:rPr>
              <w:rStyle w:val="Hyperlink"/>
            </w:rPr>
            <w:t xml:space="preserve">distributive law</w:t>
          </w:r>
        </w:ins>
      </w:hyperlink>
      <w:ins w:id="24" w:author="PR Preview" w:date="2026-01-01T00:00:00Z">
        <w:r>
          <w:t xml:space="preserve">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Since</w:t>
        </w:r>
      </w:ins>
      <w:ins w:id="27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+</m:t>
        </m:r>
        <m:r>
          <m:t>k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is an integer,</w:t>
        </w:r>
      </w:ins>
      <w:ins w:id="3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 even (</w:t>
        </w:r>
      </w:ins>
      <w:hyperlink w:anchor="def-even-odd">
        <w:ins w:id="3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4" w:author="PR Preview" w:date="2026-01-01T00:00:00Z">
        <w:r>
          <w:t xml:space="preserve">).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Example 16 (A corollary of a result)</w:delText>
        </w:r>
      </w:del>
      <w:del w:id="38" w:author="PR Preview" w:date="2026-01-01T00:00:00Z">
        <w:r>
          <w:delText xml:space="preserve"> </w:delText>
        </w:r>
      </w:del>
      <w:hyperlink w:anchor="exm-proof">
        <w:del w:id="39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proves the result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“the sum of two even integers is even”</w:delText>
        </w:r>
      </w:del>
      <w:del w:id="44" w:author="PR Preview" w:date="2026-01-01T00:00:00Z">
        <w:r>
          <w:delText xml:space="preserve">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 corollary follows with little extra work: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 sum of three even integers</w:delText>
        </w:r>
      </w:del>
      <w:del w:id="49" w:author="PR Preview" w:date="2026-01-01T00:00:00Z">
        <w:r>
          <w:delText xml:space="preserve"> </w:delText>
        </w:r>
      </w:del>
      <m:oMath>
        <m:r>
          <m:t>a</m:t>
        </m:r>
      </m:oMath>
      <w:del w:id="50" w:author="PR Preview" w:date="2026-01-01T00:00:00Z">
        <w:r>
          <w:delText xml:space="preserve">,</w:delText>
        </w:r>
      </w:del>
      <w:del w:id="51" w:author="PR Preview" w:date="2026-01-01T00:00:00Z">
        <w:r>
          <w:delText xml:space="preserve"> </w:delText>
        </w:r>
      </w:del>
      <m:oMath>
        <m:r>
          <m:t>b</m:t>
        </m:r>
      </m:oMath>
      <w:del w:id="52" w:author="PR Preview" w:date="2026-01-01T00:00:00Z">
        <w:r>
          <w:delText xml:space="preserve">, and</w:delText>
        </w:r>
      </w:del>
      <w:del w:id="53" w:author="PR Preview" w:date="2026-01-01T00:00:00Z">
        <w:r>
          <w:delText xml:space="preserve"> </w:delText>
        </w:r>
      </w:del>
      <m:oMath>
        <m:r>
          <m:t>c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 even,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because</w:delText>
        </w:r>
      </w:del>
      <w:del w:id="5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 even by that result,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and applying the result again to the even integers</w:delText>
        </w:r>
      </w:del>
      <w:del w:id="6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and</w:delText>
        </w:r>
      </w:del>
      <w:del w:id="68" w:author="PR Preview" w:date="2026-01-01T00:00:00Z">
        <w:r>
          <w:delText xml:space="preserve"> </w:delText>
        </w:r>
      </w:del>
      <m:oMath>
        <m:r>
          <m:t>c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shows that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is even.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For example,</w:delText>
        </w:r>
      </w:del>
      <w:del w:id="7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del w:id="77" w:author="PR Preview" w:date="2026-01-01T00:00:00Z">
        <w:r>
          <w:delText xml:space="preserve">, which is even.</w:delText>
        </w:r>
      </w:del>
    </w:p>
    <w:p>
      <w:pPr>
        <w:pStyle w:val="BodyText"/>
      </w:pPr>
      <w:ins w:id="78" w:author="PR Preview" w:date="2026-01-01T00:00:00Z">
        <w:r>
          <w:rPr>
            <w:b/>
            <w:bCs/>
          </w:rPr>
          <w:t xml:space="preserve">Example 16 (A corollary of a result)</w:t>
        </w:r>
      </w:ins>
      <w:ins w:id="79" w:author="PR Preview" w:date="2026-01-01T00:00:00Z">
        <w:r>
          <w:t xml:space="preserve"> </w:t>
        </w:r>
      </w:ins>
      <w:hyperlink w:anchor="exm-proof">
        <w:ins w:id="80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proves the result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“the sum of two even integers is even”</w:t>
        </w:r>
      </w:ins>
      <w:ins w:id="85" w:author="PR Preview" w:date="2026-01-01T00:00:00Z">
        <w:r>
          <w:t xml:space="preserve">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 corollary follows with little extra work: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the sum of three even integers</w:t>
        </w:r>
      </w:ins>
      <w:ins w:id="90" w:author="PR Preview" w:date="2026-01-01T00:00:00Z">
        <w:r>
          <w:t xml:space="preserve"> </w:t>
        </w:r>
      </w:ins>
      <m:oMath>
        <m:r>
          <m:t>a</m:t>
        </m:r>
      </m:oMath>
      <w:ins w:id="91" w:author="PR Preview" w:date="2026-01-01T00:00:00Z">
        <w:r>
          <w:t xml:space="preserve">,</w:t>
        </w:r>
      </w:ins>
      <w:ins w:id="92" w:author="PR Preview" w:date="2026-01-01T00:00:00Z">
        <w:r>
          <w:t xml:space="preserve"> </w:t>
        </w:r>
      </w:ins>
      <m:oMath>
        <m:r>
          <m:t>b</m:t>
        </m:r>
      </m:oMath>
      <w:ins w:id="93" w:author="PR Preview" w:date="2026-01-01T00:00:00Z">
        <w:r>
          <w:t xml:space="preserve">, and</w:t>
        </w:r>
      </w:ins>
      <w:ins w:id="94" w:author="PR Preview" w:date="2026-01-01T00:00:00Z">
        <w:r>
          <w:t xml:space="preserve"> </w:t>
        </w:r>
      </w:ins>
      <m:oMath>
        <m:r>
          <m:t>c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even,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because</w:t>
        </w:r>
      </w:ins>
      <w:ins w:id="9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even by that result,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 applying the result again to the even integers</w:t>
        </w:r>
      </w:ins>
      <w:ins w:id="1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</w:t>
        </w:r>
      </w:ins>
      <w:ins w:id="109" w:author="PR Preview" w:date="2026-01-01T00:00:00Z">
        <w:r>
          <w:t xml:space="preserve"> </w:t>
        </w:r>
      </w:ins>
      <m:oMath>
        <m:r>
          <m:t>c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shows that</w:t>
        </w:r>
      </w:ins>
      <w:ins w:id="1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is even.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7" w:author="PR Preview" w:date="2026-01-01T00:00:00Z">
        <w:r>
          <w:t xml:space="preserve">which is even.</w:t>
        </w:r>
      </w:ins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del w:id="118" w:author="PR Preview" w:date="2026-01-01T00:00:00Z">
        <w:r>
          <w:delText xml:space="preserve">“If</w:delText>
        </w:r>
      </w:del>
      <w:del w:id="119" w:author="PR Preview" w:date="2026-01-01T00:00:00Z">
        <w:r>
          <w:delText xml:space="preserve"> </w:delText>
        </w:r>
      </w:del>
      <m:oMath>
        <m:r>
          <m:t>n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a multiple of</w:delText>
        </w:r>
      </w:del>
      <w:del w:id="122" w:author="PR Preview" w:date="2026-01-01T00:00:00Z">
        <w:r>
          <w:delText xml:space="preserve"> </w:delText>
        </w:r>
      </w:del>
      <m:oMath>
        <m:r>
          <m:t>4</m:t>
        </m:r>
      </m:oMath>
      <w:del w:id="123" w:author="PR Preview" w:date="2026-01-01T00:00:00Z">
        <w:r>
          <w:delText xml:space="preserve">, then</w:delText>
        </w:r>
      </w:del>
      <w:del w:id="124" w:author="PR Preview" w:date="2026-01-01T00:00:00Z">
        <w:r>
          <w:delText xml:space="preserve"> </w:delText>
        </w:r>
      </w:del>
      <m:oMath>
        <m:r>
          <m:t>n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is even”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is true:</w:delText>
        </w:r>
      </w:del>
      <w:del w:id="12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del w:id="130" w:author="PR Preview" w:date="2026-01-01T00:00:00Z">
        <w:r>
          <w:delText xml:space="preserve">, and</w:delText>
        </w:r>
      </w:del>
      <w:del w:id="131" w:author="PR Preview" w:date="2026-01-01T00:00:00Z">
        <w:r>
          <w:delText xml:space="preserve"> </w:delText>
        </w:r>
      </w:del>
      <m:oMath>
        <m:r>
          <m:t>2</m:t>
        </m:r>
        <m:r>
          <m:t>k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is an integer.</w:delText>
        </w:r>
      </w:del>
    </w:p>
    <w:p>
      <w:pPr>
        <w:numPr>
          <w:ilvl w:val="0"/>
          <w:numId w:val="1022"/>
        </w:numPr>
      </w:pPr>
      <w:ins w:id="134" w:author="PR Preview" w:date="2026-01-01T00:00:00Z">
        <w:r>
          <w:t xml:space="preserve">“If</w:t>
        </w:r>
      </w:ins>
      <w:ins w:id="135" w:author="PR Preview" w:date="2026-01-01T00:00:00Z">
        <w:r>
          <w:t xml:space="preserve"> </w:t>
        </w:r>
      </w:ins>
      <m:oMath>
        <m:r>
          <m:t>n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 a multiple of</w:t>
        </w:r>
      </w:ins>
      <w:ins w:id="138" w:author="PR Preview" w:date="2026-01-01T00:00:00Z">
        <w:r>
          <w:t xml:space="preserve"> </w:t>
        </w:r>
      </w:ins>
      <m:oMath>
        <m:r>
          <m:t>4</m:t>
        </m:r>
      </m:oMath>
      <w:ins w:id="139" w:author="PR Preview" w:date="2026-01-01T00:00:00Z">
        <w:r>
          <w:t xml:space="preserve">, then</w:t>
        </w:r>
      </w:ins>
      <w:ins w:id="140" w:author="PR Preview" w:date="2026-01-01T00:00:00Z">
        <w:r>
          <w:t xml:space="preserve"> </w:t>
        </w:r>
      </w:ins>
      <m:oMath>
        <m:r>
          <m:t>n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even”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true: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45" w:author="PR Preview" w:date="2026-01-01T00:00:00Z">
        <w:r>
          <w:t xml:space="preserve">and</w:t>
        </w:r>
      </w:ins>
      <w:ins w:id="146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is an integer.</w:t>
        </w:r>
      </w:ins>
    </w:p>
    <w:p>
      <w:pPr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del w:id="149" w:author="PR Preview" w:date="2026-01-01T00:00:00Z">
        <w:r>
          <w:rPr>
            <w:i/>
            <w:iCs/>
          </w:rPr>
          <w:delText xml:space="preserve">Remark 3</w:delText>
        </w:r>
      </w:del>
      <w:del w:id="150" w:author="PR Preview" w:date="2026-01-01T00:00:00Z">
        <w:r>
          <w:delText xml:space="preserve"> (The Iverson bracket is the predicate indicator). </w:delText>
        </w:r>
      </w:del>
      <w:del w:id="151" w:author="PR Preview" w:date="2026-01-01T00:00:00Z">
        <w:r>
          <w:delText xml:space="preserve">The Iverson bracket</w:delText>
        </w:r>
      </w:del>
      <w:del w:id="15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is the predicate indicator</w:delText>
        </w:r>
      </w:del>
      <w:del w:id="15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(</w:delText>
        </w:r>
      </w:del>
      <w:hyperlink w:anchor="def-indicator-function">
        <w:del w:id="158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59" w:author="PR Preview" w:date="2026-01-01T00:00:00Z">
        <w:r>
          <w:delText xml:space="preserve">) in different notation.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Under this notation,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set membership is written</w:delText>
        </w:r>
      </w:del>
      <w:del w:id="16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del w:id="165" w:author="PR Preview" w:date="2026-01-01T00:00:00Z">
        <w:r>
          <w:delText xml:space="preserve">,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so</w:delText>
        </w:r>
      </w:del>
      <w:del w:id="16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9" w:author="PR Preview" w:date="2026-01-01T00:00:00Z">
        <w:r>
          <w:delText xml:space="preserve">.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For example, the values in</w:delText>
        </w:r>
      </w:del>
      <w:del w:id="172" w:author="PR Preview" w:date="2026-01-01T00:00:00Z">
        <w:r>
          <w:delText xml:space="preserve"> </w:delText>
        </w:r>
      </w:del>
      <w:hyperlink w:anchor="exm-indicator-numerical">
        <w:del w:id="173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become</w:delText>
        </w:r>
      </w:del>
      <w:del w:id="17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and, with</w:delText>
        </w:r>
      </w:del>
      <w:del w:id="17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80" w:author="PR Preview" w:date="2026-01-01T00:00:00Z">
        <w:r>
          <w:delText xml:space="preserve">,</w:delText>
        </w:r>
      </w:del>
      <w:del w:id="18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2" w:author="PR Preview" w:date="2026-01-01T00:00:00Z">
        <w:r>
          <w:delText xml:space="preserve">.</w:delText>
        </w:r>
      </w:del>
    </w:p>
    <w:p>
      <w:pPr>
        <w:pStyle w:val="FirstParagraph"/>
      </w:pPr>
      <w:ins w:id="183" w:author="PR Preview" w:date="2026-01-01T00:00:00Z">
        <w:r>
          <w:rPr>
            <w:i/>
            <w:iCs/>
          </w:rPr>
          <w:t xml:space="preserve">Remark 3</w:t>
        </w:r>
      </w:ins>
      <w:ins w:id="184" w:author="PR Preview" w:date="2026-01-01T00:00:00Z">
        <w:r>
          <w:t xml:space="preserve"> (The Iverson bracket is the predicate indicator). </w:t>
        </w:r>
      </w:ins>
      <w:ins w:id="185" w:author="PR Preview" w:date="2026-01-01T00:00:00Z">
        <w:r>
          <w:t xml:space="preserve">The Iverson bracket</w:t>
        </w:r>
      </w:ins>
      <w:ins w:id="18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is the predicate indicator</w:t>
        </w:r>
      </w:ins>
      <w:ins w:id="18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(</w:t>
        </w:r>
      </w:ins>
      <w:hyperlink w:anchor="def-indicator-function">
        <w:ins w:id="192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93" w:author="PR Preview" w:date="2026-01-01T00:00:00Z">
        <w:r>
          <w:t xml:space="preserve">) in different notation.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Under this notation,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set membership is written</w:t>
        </w:r>
      </w:ins>
      <w:ins w:id="19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ins w:id="199" w:author="PR Preview" w:date="2026-01-01T00:00:00Z">
        <w:r>
          <w:t xml:space="preserve">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so</w:t>
        </w:r>
      </w:ins>
      <w:ins w:id="20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3" w:author="PR Preview" w:date="2026-01-01T00:00:00Z">
        <w:r>
          <w:t xml:space="preserve">.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For example, the values in</w:t>
        </w:r>
      </w:ins>
      <w:ins w:id="206" w:author="PR Preview" w:date="2026-01-01T00:00:00Z">
        <w:r>
          <w:t xml:space="preserve"> </w:t>
        </w:r>
      </w:ins>
      <w:hyperlink w:anchor="exm-indicator-numerical">
        <w:ins w:id="207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become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210" w:author="PR Preview" w:date="2026-01-01T00:00:00Z">
        <w:r>
          <w:t xml:space="preserve">and, with</w:t>
        </w:r>
      </w:ins>
      <w:ins w:id="2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1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del w:id="21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del w:id="21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del w:id="21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del w:id="216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del w:id="217" w:author="PR Preview" w:date="2026-01-01T00:00:00Z">
        <w:r>
          <w:delText xml:space="preserve">Every indicator function</w:delText>
        </w:r>
      </w:del>
      <w:del w:id="218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is idempotent,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because each of its values is</w:delText>
        </w:r>
      </w:del>
      <w:del w:id="223" w:author="PR Preview" w:date="2026-01-01T00:00:00Z">
        <w:r>
          <w:delText xml:space="preserve"> </w:delText>
        </w:r>
      </w:del>
      <m:oMath>
        <m:r>
          <m:t>0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or</w:delText>
        </w:r>
      </w:del>
      <w:del w:id="226" w:author="PR Preview" w:date="2026-01-01T00:00:00Z">
        <w:r>
          <w:delText xml:space="preserve"> </w:delText>
        </w:r>
      </w:del>
      <m:oMath>
        <m:r>
          <m:t>1</m:t>
        </m:r>
      </m:oMath>
      <w:del w:id="227" w:author="PR Preview" w:date="2026-01-01T00:00:00Z">
        <w:r>
          <w:delText xml:space="preserve">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For example, with</w:delText>
        </w:r>
      </w:del>
      <w:del w:id="23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31" w:author="PR Preview" w:date="2026-01-01T00:00:00Z">
        <w:r>
          <w:delText xml:space="preserve">,</w:delText>
        </w:r>
      </w:del>
      <w:del w:id="232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del w:id="233" w:author="PR Preview" w:date="2026-01-01T00:00:00Z">
        <w:r>
          <w:delText xml:space="preserve">.</w:delText>
        </w:r>
      </w:del>
    </w:p>
    <w:p>
      <w:pPr>
        <w:numPr>
          <w:ilvl w:val="0"/>
          <w:numId w:val="1034"/>
        </w:numPr>
      </w:pPr>
      <w:ins w:id="234" w:author="PR Preview" w:date="2026-01-01T00:00:00Z">
        <w:r>
          <w:t xml:space="preserve">Every indicator function</w:t>
        </w:r>
      </w:ins>
      <w:ins w:id="235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is idempotent,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because each of its values is</w:t>
        </w:r>
      </w:ins>
      <w:ins w:id="240" w:author="PR Preview" w:date="2026-01-01T00:00:00Z">
        <w:r>
          <w:t xml:space="preserve"> </w:t>
        </w:r>
      </w:ins>
      <m:oMath>
        <m:r>
          <m:t>0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or</w:t>
        </w:r>
      </w:ins>
      <w:ins w:id="243" w:author="PR Preview" w:date="2026-01-01T00:00:00Z">
        <w:r>
          <w:t xml:space="preserve"> </w:t>
        </w:r>
      </w:ins>
      <m:oMath>
        <m:r>
          <m:t>1</m:t>
        </m:r>
      </m:oMath>
      <w:ins w:id="244" w:author="PR Preview" w:date="2026-01-01T00:00:00Z">
        <w:r>
          <w:t xml:space="preserve">.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For example, with</w:t>
        </w:r>
      </w:ins>
      <w:ins w:id="2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4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2026-10-09T17:54:47Z</dcterms:created>
  <dcterms:modified xsi:type="dcterms:W3CDTF">2026-10-09T17:54:47Z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