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10:27:12 (PDT)</w:delText>
        </w:r>
      </w:del>
    </w:p>
    <w:p>
      <w:pPr>
        <w:pStyle w:val="Date"/>
      </w:pPr>
      <w:ins w:id="2" w:author="PR Preview" w:date="2026-01-01T00:00:00Z">
        <w:r>
          <w:t xml:space="preserve">Last modified: 2026-10-09 10:42:41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2026-10-09T17:53:18Z</dcterms:created>
  <dcterms:modified xsi:type="dcterms:W3CDTF">2026-10-09T17:53:18Z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10:42:41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