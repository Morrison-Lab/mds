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2026-10-09 10:27:12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10:42:41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and</w:delText>
        </w:r>
      </w:del>
      <w:del w:id="4" w:author="PR Preview" w:date="2026-01-01T00:00:00Z">
        <w:r>
          <w:delText xml:space="preserve"> </w:delText>
        </w:r>
      </w:del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is an integer,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because sums and products of integers are integers.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So</w:delText>
        </w:r>
      </w:del>
      <w:del w:id="11" w:author="PR Preview" w:date="2026-01-01T00:00:00Z">
        <w:r>
          <w:delText xml:space="preserve"> </w:delText>
        </w:r>
      </w:del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del w:id="12" w:author="PR Preview" w:date="2026-01-01T00:00:00Z">
        <w:r>
          <w:delText xml:space="preserve">, which is the definition of odd.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For example,</w:delText>
        </w:r>
      </w:del>
      <w:del w:id="1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gives</w:delText>
        </w:r>
      </w:del>
      <w:del w:id="18" w:author="PR Preview" w:date="2026-01-01T00:00:00Z">
        <w:r>
          <w:delText xml:space="preserve"> </w:delText>
        </w:r>
      </w:del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del w:id="19" w:author="PR Preview" w:date="2026-01-01T00:00:00Z">
        <w:r>
          <w:delText xml:space="preserve">, and</w:delText>
        </w:r>
      </w:del>
      <w:del w:id="2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del w:id="21" w:author="PR Preview" w:date="2026-01-01T00:00:00Z">
        <w:r>
          <w:delText xml:space="preserve">.</w:delText>
        </w:r>
      </w:del>
    </w:p>
    <w:p>
      <w:pPr>
        <w:pStyle w:val="FirstParagraph"/>
      </w:pPr>
      <w:ins w:id="22" w:author="PR Preview" w:date="2026-01-01T00:00:00Z">
        <w:r>
          <w:t xml:space="preserve">and</w:t>
        </w:r>
      </w:ins>
      <w:ins w:id="23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is an integer,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because sums and products of integers are integers.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So</w:t>
        </w:r>
      </w:ins>
      <w:ins w:id="30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31" w:author="PR Preview" w:date="2026-01-01T00:00:00Z">
        <w:r>
          <w:t xml:space="preserve">, which is the definition of odd.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ins w:id="34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5" w:author="PR Preview" w:date="2026-01-01T00:00:00Z">
        <w:r>
          <w:t xml:space="preserve">and</w:t>
        </w:r>
      </w:ins>
      <w:ins w:id="3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ins w:id="37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2026-10-09T17:56:08Z</dcterms:created>
  <dcterms:modified xsi:type="dcterms:W3CDTF">2026-10-09T17:56:08Z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